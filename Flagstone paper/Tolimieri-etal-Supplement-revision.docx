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4"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5">
          <w:tblGrid>
            <w:gridCol w:w="1005"/>
            <w:gridCol w:w="1980"/>
            <w:gridCol w:w="720"/>
            <w:gridCol w:w="2355"/>
          </w:tblGrid>
        </w:tblGridChange>
      </w:tblGrid>
      <w:tr w:rsidR="0038698C" w:rsidTr="008E6C62">
        <w:trPr>
          <w:trHeight w:val="20"/>
          <w:trPrChange w:id="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1"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2"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3"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4"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5"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2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7</w:t>
            </w:r>
          </w:p>
        </w:tc>
      </w:tr>
      <w:tr w:rsidR="0038698C" w:rsidTr="008E6C62">
        <w:trPr>
          <w:trHeight w:val="20"/>
          <w:trPrChange w:id="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4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8E6C62">
        <w:trPr>
          <w:trHeight w:val="20"/>
          <w:trPrChange w:id="5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5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6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7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8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9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0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1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2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3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4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8"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59"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0"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1" w:author="Nick.Tolimieri" w:date="2022-09-02T10:08:00Z"/>
        </w:rPr>
      </w:pPr>
    </w:p>
    <w:p w:rsidR="0038698C" w:rsidRDefault="0038698C" w:rsidP="0038698C">
      <w:pPr>
        <w:pStyle w:val="Heading5"/>
      </w:pPr>
      <w:bookmarkStart w:id="162" w:name="_r9nsv8bfn4i1" w:colFirst="0" w:colLast="0"/>
      <w:bookmarkEnd w:id="162"/>
      <w:r>
        <w:br w:type="page"/>
      </w:r>
    </w:p>
    <w:p w:rsidR="0038698C" w:rsidRDefault="0038698C" w:rsidP="0038698C">
      <w:pPr>
        <w:pStyle w:val="Heading5"/>
        <w:ind w:right="3240"/>
      </w:pPr>
      <w:bookmarkStart w:id="163" w:name="_oqaids1n23wr" w:colFirst="0" w:colLast="0"/>
      <w:bookmarkEnd w:id="163"/>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E22E4E">
            <w:pPr>
              <w:spacing w:line="240" w:lineRule="auto"/>
              <w:ind w:right="-231" w:hanging="19"/>
              <w:jc w:val="center"/>
            </w:pPr>
            <w:r>
              <w:t>Multivariate designation</w:t>
            </w:r>
          </w:p>
        </w:tc>
      </w:tr>
      <w:tr w:rsidR="0038698C" w:rsidTr="00E22E4E">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E22E4E">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right="-231" w:hanging="19"/>
              <w:jc w:val="center"/>
            </w:pPr>
            <w:r>
              <w:t>1.38</w:t>
            </w:r>
          </w:p>
        </w:tc>
        <w:tc>
          <w:tcPr>
            <w:tcW w:w="1275" w:type="dxa"/>
            <w:tcBorders>
              <w:top w:val="single" w:sz="8" w:space="0" w:color="000000"/>
            </w:tcBorders>
          </w:tcPr>
          <w:p w:rsidR="0038698C" w:rsidRPr="00A03DC6" w:rsidRDefault="0038698C" w:rsidP="00E22E4E">
            <w:pPr>
              <w:spacing w:line="240" w:lineRule="auto"/>
              <w:ind w:right="-231" w:hanging="19"/>
              <w:jc w:val="center"/>
              <w:rPr>
                <w:i/>
              </w:rPr>
            </w:pPr>
            <w:proofErr w:type="spellStart"/>
            <w:r w:rsidRPr="00A03DC6">
              <w:rPr>
                <w:i/>
              </w:rPr>
              <w:t>Ptery</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0.87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1.70</w:t>
            </w:r>
          </w:p>
        </w:tc>
        <w:tc>
          <w:tcPr>
            <w:tcW w:w="1275" w:type="dxa"/>
          </w:tcPr>
          <w:p w:rsidR="0038698C" w:rsidRPr="00A03DC6" w:rsidRDefault="0038698C" w:rsidP="00E22E4E">
            <w:pPr>
              <w:spacing w:line="240" w:lineRule="auto"/>
              <w:ind w:right="-231" w:hanging="19"/>
              <w:jc w:val="center"/>
              <w:rPr>
                <w:i/>
              </w:rPr>
            </w:pPr>
            <w:proofErr w:type="spellStart"/>
            <w:r w:rsidRPr="00A03DC6">
              <w:rPr>
                <w:i/>
              </w:rPr>
              <w:t>Nereo</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0.55</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1.37</w:t>
            </w:r>
          </w:p>
        </w:tc>
        <w:tc>
          <w:tcPr>
            <w:tcW w:w="1275" w:type="dxa"/>
          </w:tcPr>
          <w:p w:rsidR="0038698C" w:rsidRPr="00A03DC6" w:rsidRDefault="0038698C" w:rsidP="00E22E4E">
            <w:pPr>
              <w:spacing w:line="240" w:lineRule="auto"/>
              <w:ind w:right="-231" w:hanging="19"/>
              <w:jc w:val="center"/>
              <w:rPr>
                <w:i/>
              </w:rPr>
            </w:pPr>
            <w:r w:rsidRPr="00A03DC6">
              <w:rPr>
                <w:i/>
              </w:rPr>
              <w:t>Macro</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0.13</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0.40</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0.29</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0.31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0.06</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0.17</w:t>
            </w:r>
          </w:p>
        </w:tc>
        <w:tc>
          <w:tcPr>
            <w:tcW w:w="1275" w:type="dxa"/>
          </w:tcPr>
          <w:p w:rsidR="0038698C" w:rsidRDefault="0038698C" w:rsidP="00E22E4E">
            <w:pPr>
              <w:spacing w:line="240" w:lineRule="auto"/>
              <w:ind w:right="-231" w:hanging="19"/>
              <w:jc w:val="center"/>
            </w:pPr>
            <w:r>
              <w:t>Other</w:t>
            </w:r>
          </w:p>
        </w:tc>
      </w:tr>
      <w:tr w:rsidR="0038698C" w:rsidRPr="00626D51"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E22E4E">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E22E4E">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E22E4E">
            <w:pPr>
              <w:spacing w:line="240" w:lineRule="auto"/>
              <w:ind w:right="-231" w:hanging="19"/>
              <w:jc w:val="center"/>
            </w:pPr>
            <w:r w:rsidRPr="00436810">
              <w:t>0.22</w:t>
            </w:r>
          </w:p>
        </w:tc>
        <w:tc>
          <w:tcPr>
            <w:tcW w:w="1275" w:type="dxa"/>
          </w:tcPr>
          <w:p w:rsidR="0038698C" w:rsidRPr="00436810" w:rsidRDefault="0038698C" w:rsidP="00E22E4E">
            <w:pPr>
              <w:spacing w:line="240" w:lineRule="auto"/>
              <w:ind w:right="-231" w:hanging="19"/>
              <w:jc w:val="center"/>
            </w:pPr>
            <w:r w:rsidRPr="00436810">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0.01</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0.06</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0.02</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right="-231" w:hanging="19"/>
              <w:jc w:val="center"/>
            </w:pPr>
            <w:r>
              <w:t>0.04</w:t>
            </w:r>
          </w:p>
        </w:tc>
        <w:tc>
          <w:tcPr>
            <w:tcW w:w="1275" w:type="dxa"/>
            <w:tcBorders>
              <w:bottom w:val="single" w:sz="8" w:space="0" w:color="808080"/>
            </w:tcBorders>
          </w:tcPr>
          <w:p w:rsidR="0038698C" w:rsidRDefault="0038698C" w:rsidP="00E22E4E">
            <w:pPr>
              <w:spacing w:line="240" w:lineRule="auto"/>
              <w:ind w:right="-231" w:hanging="19"/>
              <w:jc w:val="center"/>
            </w:pPr>
            <w:r>
              <w:t>Other</w:t>
            </w:r>
          </w:p>
        </w:tc>
      </w:tr>
    </w:tbl>
    <w:p w:rsidR="0038698C" w:rsidRDefault="0038698C" w:rsidP="0038698C">
      <w:bookmarkStart w:id="164" w:name="_xjuj7385wg2e" w:colFirst="0" w:colLast="0"/>
      <w:bookmarkEnd w:id="164"/>
    </w:p>
    <w:p w:rsidR="0038698C" w:rsidRDefault="0038698C" w:rsidP="0038698C">
      <w:pPr>
        <w:pStyle w:val="Heading5"/>
      </w:pPr>
      <w:bookmarkStart w:id="165" w:name="_skv4plpry6w1" w:colFirst="0" w:colLast="0"/>
      <w:bookmarkEnd w:id="165"/>
      <w:r>
        <w:br w:type="page"/>
      </w:r>
    </w:p>
    <w:p w:rsidR="0038698C" w:rsidRDefault="0038698C" w:rsidP="0038698C">
      <w:pPr>
        <w:pStyle w:val="Heading5"/>
      </w:pPr>
      <w:bookmarkStart w:id="166" w:name="_hwx622owzuun" w:colFirst="0" w:colLast="0"/>
      <w:bookmarkEnd w:id="166"/>
      <w:r>
        <w:lastRenderedPageBreak/>
        <w:t xml:space="preserve">Table </w:t>
      </w:r>
      <w:del w:id="167" w:author="Nick.Tolimieri" w:date="2022-09-02T10:14:00Z">
        <w:r w:rsidDel="00B14AC6">
          <w:delText>S3</w:delText>
        </w:r>
      </w:del>
      <w:ins w:id="168" w:author="Nick.Tolimieri" w:date="2022-09-02T10:14:00Z">
        <w:r w:rsidR="00B14AC6">
          <w:t>S</w:t>
        </w:r>
      </w:ins>
      <w:ins w:id="169"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E22E4E">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E22E4E">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E22E4E">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purple urchin</w:t>
            </w:r>
          </w:p>
        </w:tc>
        <w:tc>
          <w:tcPr>
            <w:tcW w:w="1520" w:type="dxa"/>
            <w:tcMar>
              <w:top w:w="58" w:type="dxa"/>
              <w:left w:w="100" w:type="dxa"/>
              <w:bottom w:w="58" w:type="dxa"/>
              <w:right w:w="100" w:type="dxa"/>
            </w:tcMar>
          </w:tcPr>
          <w:p w:rsidR="0038698C" w:rsidRDefault="0038698C" w:rsidP="00E22E4E">
            <w:pPr>
              <w:spacing w:line="240" w:lineRule="auto"/>
              <w:ind w:firstLine="0"/>
            </w:pPr>
            <w:r>
              <w:t>0.71</w:t>
            </w:r>
          </w:p>
        </w:tc>
        <w:tc>
          <w:tcPr>
            <w:tcW w:w="1520" w:type="dxa"/>
            <w:tcMar>
              <w:top w:w="58" w:type="dxa"/>
              <w:left w:w="100" w:type="dxa"/>
              <w:bottom w:w="58" w:type="dxa"/>
              <w:right w:w="100" w:type="dxa"/>
            </w:tcMar>
          </w:tcPr>
          <w:p w:rsidR="0038698C" w:rsidRDefault="0038698C" w:rsidP="00E22E4E">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0.29</w:t>
            </w:r>
          </w:p>
        </w:tc>
        <w:tc>
          <w:tcPr>
            <w:tcW w:w="1520" w:type="dxa"/>
            <w:tcMar>
              <w:top w:w="58" w:type="dxa"/>
              <w:left w:w="100" w:type="dxa"/>
              <w:bottom w:w="58" w:type="dxa"/>
              <w:right w:w="100" w:type="dxa"/>
            </w:tcMar>
          </w:tcPr>
          <w:p w:rsidR="0038698C" w:rsidRDefault="0038698C" w:rsidP="00E22E4E">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red urchin</w:t>
            </w:r>
          </w:p>
        </w:tc>
        <w:tc>
          <w:tcPr>
            <w:tcW w:w="1520" w:type="dxa"/>
            <w:tcMar>
              <w:top w:w="58" w:type="dxa"/>
              <w:left w:w="100" w:type="dxa"/>
              <w:bottom w:w="58" w:type="dxa"/>
              <w:right w:w="100" w:type="dxa"/>
            </w:tcMar>
          </w:tcPr>
          <w:p w:rsidR="0038698C" w:rsidRDefault="0038698C" w:rsidP="00E22E4E">
            <w:pPr>
              <w:spacing w:line="240" w:lineRule="auto"/>
              <w:ind w:firstLine="0"/>
            </w:pPr>
            <w:r>
              <w:t>0.16</w:t>
            </w:r>
          </w:p>
        </w:tc>
        <w:tc>
          <w:tcPr>
            <w:tcW w:w="1520" w:type="dxa"/>
            <w:tcMar>
              <w:top w:w="58" w:type="dxa"/>
              <w:left w:w="100" w:type="dxa"/>
              <w:bottom w:w="58" w:type="dxa"/>
              <w:right w:w="100" w:type="dxa"/>
            </w:tcMar>
          </w:tcPr>
          <w:p w:rsidR="0038698C" w:rsidRDefault="0038698C" w:rsidP="00E22E4E">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cucumber</w:t>
            </w:r>
          </w:p>
        </w:tc>
        <w:tc>
          <w:tcPr>
            <w:tcW w:w="1520" w:type="dxa"/>
            <w:tcMar>
              <w:top w:w="58" w:type="dxa"/>
              <w:left w:w="100" w:type="dxa"/>
              <w:bottom w:w="58" w:type="dxa"/>
              <w:right w:w="100" w:type="dxa"/>
            </w:tcMar>
          </w:tcPr>
          <w:p w:rsidR="0038698C" w:rsidRDefault="0038698C" w:rsidP="00E22E4E">
            <w:pPr>
              <w:spacing w:line="240" w:lineRule="auto"/>
              <w:ind w:firstLine="0"/>
            </w:pPr>
            <w:r>
              <w:t>0.11</w:t>
            </w:r>
          </w:p>
        </w:tc>
        <w:tc>
          <w:tcPr>
            <w:tcW w:w="1520" w:type="dxa"/>
            <w:tcMar>
              <w:top w:w="58" w:type="dxa"/>
              <w:left w:w="100" w:type="dxa"/>
              <w:bottom w:w="58" w:type="dxa"/>
              <w:right w:w="100" w:type="dxa"/>
            </w:tcMar>
          </w:tcPr>
          <w:p w:rsidR="0038698C" w:rsidRDefault="0038698C" w:rsidP="00E22E4E">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E22E4E">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E22E4E">
            <w:pPr>
              <w:spacing w:line="240" w:lineRule="auto"/>
              <w:ind w:hanging="10"/>
            </w:pPr>
            <w:r>
              <w:t>blood star</w:t>
            </w:r>
          </w:p>
        </w:tc>
        <w:tc>
          <w:tcPr>
            <w:tcW w:w="1520" w:type="dxa"/>
            <w:tcMar>
              <w:top w:w="58" w:type="dxa"/>
              <w:left w:w="100" w:type="dxa"/>
              <w:bottom w:w="58" w:type="dxa"/>
              <w:right w:w="100" w:type="dxa"/>
            </w:tcMar>
          </w:tcPr>
          <w:p w:rsidR="0038698C" w:rsidRDefault="0038698C" w:rsidP="00E22E4E">
            <w:pPr>
              <w:spacing w:line="240" w:lineRule="auto"/>
              <w:ind w:firstLine="0"/>
            </w:pPr>
            <w:r>
              <w:t>0.10</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tunicate</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c>
          <w:tcPr>
            <w:tcW w:w="1520" w:type="dxa"/>
            <w:tcMar>
              <w:top w:w="58" w:type="dxa"/>
              <w:left w:w="100" w:type="dxa"/>
              <w:bottom w:w="58" w:type="dxa"/>
              <w:right w:w="100" w:type="dxa"/>
            </w:tcMar>
          </w:tcPr>
          <w:p w:rsidR="0038698C" w:rsidRDefault="0038698C" w:rsidP="00E22E4E">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green urchin</w:t>
            </w:r>
          </w:p>
        </w:tc>
        <w:tc>
          <w:tcPr>
            <w:tcW w:w="1520" w:type="dxa"/>
            <w:tcMar>
              <w:top w:w="58" w:type="dxa"/>
              <w:left w:w="100" w:type="dxa"/>
              <w:bottom w:w="58" w:type="dxa"/>
              <w:right w:w="100" w:type="dxa"/>
            </w:tcMar>
          </w:tcPr>
          <w:p w:rsidR="0038698C" w:rsidRDefault="0038698C" w:rsidP="00E22E4E">
            <w:pPr>
              <w:spacing w:line="240" w:lineRule="auto"/>
              <w:ind w:firstLine="0"/>
            </w:pPr>
            <w:r>
              <w:t>0.06</w:t>
            </w:r>
          </w:p>
        </w:tc>
        <w:tc>
          <w:tcPr>
            <w:tcW w:w="1520" w:type="dxa"/>
            <w:tcMar>
              <w:top w:w="58" w:type="dxa"/>
              <w:left w:w="100" w:type="dxa"/>
              <w:bottom w:w="58" w:type="dxa"/>
              <w:right w:w="100" w:type="dxa"/>
            </w:tcMar>
          </w:tcPr>
          <w:p w:rsidR="0038698C" w:rsidRDefault="0038698C" w:rsidP="00E22E4E">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leather star</w:t>
            </w:r>
          </w:p>
        </w:tc>
        <w:tc>
          <w:tcPr>
            <w:tcW w:w="1520" w:type="dxa"/>
            <w:tcMar>
              <w:top w:w="58" w:type="dxa"/>
              <w:left w:w="100" w:type="dxa"/>
              <w:bottom w:w="58" w:type="dxa"/>
              <w:right w:w="100" w:type="dxa"/>
            </w:tcMar>
          </w:tcPr>
          <w:p w:rsidR="0038698C" w:rsidRDefault="0038698C" w:rsidP="00E22E4E">
            <w:pPr>
              <w:spacing w:line="240" w:lineRule="auto"/>
              <w:ind w:firstLine="0"/>
            </w:pPr>
            <w:r>
              <w:t>0.06</w:t>
            </w:r>
          </w:p>
        </w:tc>
        <w:tc>
          <w:tcPr>
            <w:tcW w:w="1520" w:type="dxa"/>
            <w:tcMar>
              <w:top w:w="58" w:type="dxa"/>
              <w:left w:w="100" w:type="dxa"/>
              <w:bottom w:w="58" w:type="dxa"/>
              <w:right w:w="100" w:type="dxa"/>
            </w:tcMar>
          </w:tcPr>
          <w:p w:rsidR="0038698C" w:rsidRDefault="0038698C" w:rsidP="00E22E4E">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0.05</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bivalve</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c>
          <w:tcPr>
            <w:tcW w:w="1520" w:type="dxa"/>
            <w:tcMar>
              <w:top w:w="58" w:type="dxa"/>
              <w:left w:w="100" w:type="dxa"/>
              <w:bottom w:w="58" w:type="dxa"/>
              <w:right w:w="100" w:type="dxa"/>
            </w:tcMar>
          </w:tcPr>
          <w:p w:rsidR="0038698C" w:rsidRDefault="0038698C" w:rsidP="00E22E4E">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E22E4E">
            <w:pPr>
              <w:spacing w:line="240" w:lineRule="auto"/>
              <w:ind w:hanging="10"/>
            </w:pPr>
            <w:r>
              <w:t>brood star</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E22E4E">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cucumber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E22E4E">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E22E4E">
            <w:pPr>
              <w:spacing w:line="240" w:lineRule="auto"/>
              <w:ind w:hanging="10"/>
            </w:pPr>
            <w:r>
              <w:t>chiton</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medium star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large star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large star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chiton</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pPr>
            <w:r>
              <w:t>sea star recruits</w:t>
            </w:r>
          </w:p>
        </w:tc>
        <w:tc>
          <w:tcPr>
            <w:tcW w:w="2235" w:type="dxa"/>
            <w:tcMar>
              <w:top w:w="58" w:type="dxa"/>
              <w:left w:w="100" w:type="dxa"/>
              <w:bottom w:w="58" w:type="dxa"/>
              <w:right w:w="100" w:type="dxa"/>
            </w:tcMar>
          </w:tcPr>
          <w:p w:rsidR="0038698C" w:rsidRDefault="0038698C" w:rsidP="00E22E4E">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E22E4E">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E22E4E">
            <w:pPr>
              <w:spacing w:line="240" w:lineRule="auto"/>
              <w:ind w:hanging="10"/>
            </w:pPr>
            <w:r>
              <w:t>sponge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cucumber</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kelp crab</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mussel</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kelp crab</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E22E4E">
            <w:pPr>
              <w:spacing w:line="240" w:lineRule="auto"/>
              <w:ind w:hanging="10"/>
            </w:pPr>
            <w:r>
              <w:t>bivalve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large star</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medium star</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E22E4E">
            <w:pPr>
              <w:spacing w:line="240" w:lineRule="auto"/>
              <w:ind w:hanging="10"/>
            </w:pPr>
            <w:r>
              <w:t>Pycnopodia</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E22E4E">
            <w:pPr>
              <w:spacing w:line="240" w:lineRule="auto"/>
              <w:ind w:hanging="10"/>
            </w:pPr>
            <w:r>
              <w:t>bivalve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E22E4E">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E22E4E">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E22E4E">
            <w:pPr>
              <w:spacing w:line="240" w:lineRule="auto"/>
              <w:ind w:firstLine="0"/>
            </w:pPr>
            <w:r>
              <w:t>0.00</w:t>
            </w:r>
          </w:p>
        </w:tc>
      </w:tr>
    </w:tbl>
    <w:p w:rsidR="0038698C" w:rsidRDefault="0038698C" w:rsidP="0038698C">
      <w:pPr>
        <w:pStyle w:val="Heading5"/>
      </w:pPr>
      <w:bookmarkStart w:id="170" w:name="_jevyb6ayauur" w:colFirst="0" w:colLast="0"/>
      <w:bookmarkEnd w:id="170"/>
      <w:r>
        <w:br w:type="page"/>
      </w:r>
    </w:p>
    <w:p w:rsidR="0038698C" w:rsidRDefault="0038698C" w:rsidP="0038698C">
      <w:pPr>
        <w:pStyle w:val="Heading5"/>
      </w:pPr>
      <w:bookmarkStart w:id="171" w:name="_hbmkrdb4vkpx" w:colFirst="0" w:colLast="0"/>
      <w:bookmarkEnd w:id="171"/>
      <w:r>
        <w:lastRenderedPageBreak/>
        <w:t xml:space="preserve">Table </w:t>
      </w:r>
      <w:del w:id="172" w:author="Nick.Tolimieri" w:date="2022-09-02T10:14:00Z">
        <w:r w:rsidDel="00B14AC6">
          <w:delText>S4</w:delText>
        </w:r>
      </w:del>
      <w:ins w:id="173" w:author="Nick.Tolimieri" w:date="2022-09-02T10:14:00Z">
        <w:r w:rsidR="00B14AC6">
          <w:t>S</w:t>
        </w:r>
      </w:ins>
      <w:ins w:id="174"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5" w:name="_q6022ym9txhx" w:colFirst="0" w:colLast="0"/>
      <w:bookmarkEnd w:id="175"/>
    </w:p>
    <w:p w:rsidR="0038698C" w:rsidRDefault="0038698C" w:rsidP="0038698C">
      <w:bookmarkStart w:id="176" w:name="_c1i22ejfw50x" w:colFirst="0" w:colLast="0"/>
      <w:bookmarkEnd w:id="176"/>
    </w:p>
    <w:p w:rsidR="0038698C" w:rsidRDefault="0038698C" w:rsidP="0038698C"/>
    <w:p w:rsidR="0038698C" w:rsidRDefault="0038698C" w:rsidP="0038698C">
      <w:pPr>
        <w:pStyle w:val="Heading5"/>
        <w:ind w:right="900"/>
      </w:pPr>
      <w:r>
        <w:t xml:space="preserve">Table </w:t>
      </w:r>
      <w:del w:id="177" w:author="Nick.Tolimieri" w:date="2022-09-02T10:15:00Z">
        <w:r w:rsidDel="00B14AC6">
          <w:delText>S5</w:delText>
        </w:r>
      </w:del>
      <w:ins w:id="178" w:author="Nick.Tolimieri" w:date="2022-09-02T10:15:00Z">
        <w:r w:rsidR="00B14AC6">
          <w:t>S</w:t>
        </w:r>
      </w:ins>
      <w:ins w:id="179"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E22E4E">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22E4E">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3544</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E22E4E">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E22E4E">
            <w:pPr>
              <w:spacing w:line="240" w:lineRule="auto"/>
              <w:ind w:firstLine="0"/>
            </w:pPr>
            <w:r>
              <w:t>199</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E22E4E">
            <w:pPr>
              <w:spacing w:line="240" w:lineRule="auto"/>
              <w:ind w:firstLine="0"/>
            </w:pPr>
            <w:r>
              <w:t>141</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canary rockfish</w:t>
            </w:r>
          </w:p>
        </w:tc>
        <w:tc>
          <w:tcPr>
            <w:tcW w:w="870" w:type="dxa"/>
            <w:tcMar>
              <w:top w:w="100" w:type="dxa"/>
              <w:left w:w="100" w:type="dxa"/>
              <w:bottom w:w="100" w:type="dxa"/>
              <w:right w:w="100" w:type="dxa"/>
            </w:tcMar>
          </w:tcPr>
          <w:p w:rsidR="0038698C" w:rsidRDefault="0038698C" w:rsidP="00E22E4E">
            <w:pPr>
              <w:spacing w:line="240" w:lineRule="auto"/>
              <w:ind w:firstLine="0"/>
            </w:pPr>
            <w:r>
              <w:t>103</w:t>
            </w:r>
          </w:p>
        </w:tc>
      </w:tr>
      <w:tr w:rsidR="0038698C" w:rsidTr="00E22E4E">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36</w:t>
            </w:r>
          </w:p>
        </w:tc>
      </w:tr>
      <w:tr w:rsidR="0038698C" w:rsidTr="00E22E4E">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r>
      <w:tr w:rsidR="0038698C" w:rsidTr="00E22E4E">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Mar>
              <w:top w:w="100" w:type="dxa"/>
              <w:left w:w="100" w:type="dxa"/>
              <w:bottom w:w="100" w:type="dxa"/>
              <w:right w:w="100" w:type="dxa"/>
            </w:tcMar>
          </w:tcPr>
          <w:p w:rsidR="0038698C" w:rsidRDefault="0038698C" w:rsidP="00E22E4E">
            <w:pPr>
              <w:spacing w:line="240" w:lineRule="auto"/>
              <w:ind w:firstLine="0"/>
            </w:pPr>
          </w:p>
        </w:tc>
        <w:tc>
          <w:tcPr>
            <w:tcW w:w="870" w:type="dxa"/>
            <w:tcMar>
              <w:top w:w="100" w:type="dxa"/>
              <w:left w:w="100" w:type="dxa"/>
              <w:bottom w:w="100" w:type="dxa"/>
              <w:right w:w="100" w:type="dxa"/>
            </w:tcMar>
          </w:tcPr>
          <w:p w:rsidR="0038698C" w:rsidRDefault="0038698C" w:rsidP="00E22E4E">
            <w:pPr>
              <w:spacing w:line="240" w:lineRule="auto"/>
              <w:ind w:firstLine="0"/>
            </w:pPr>
          </w:p>
        </w:tc>
      </w:tr>
    </w:tbl>
    <w:p w:rsidR="0038698C" w:rsidRDefault="0038698C" w:rsidP="0038698C">
      <w:pPr>
        <w:pStyle w:val="Heading2"/>
        <w:rPr>
          <w:ins w:id="180" w:author="Nick.Tolimieri" w:date="2022-09-02T10:21:00Z"/>
        </w:rPr>
      </w:pPr>
      <w:bookmarkStart w:id="181" w:name="_ki29orrn0w1t" w:colFirst="0" w:colLast="0"/>
      <w:bookmarkEnd w:id="181"/>
      <w:r>
        <w:br w:type="page"/>
      </w:r>
    </w:p>
    <w:p w:rsidR="00277D38" w:rsidRDefault="00277D38">
      <w:pPr>
        <w:rPr>
          <w:ins w:id="182" w:author="Nick.Tolimieri" w:date="2022-09-02T10:21:00Z"/>
        </w:rPr>
        <w:pPrChange w:id="183" w:author="Nick.Tolimieri" w:date="2022-09-02T10:21:00Z">
          <w:pPr>
            <w:pStyle w:val="Heading2"/>
          </w:pPr>
        </w:pPrChange>
      </w:pPr>
      <w:ins w:id="184" w:author="Nick.Tolimieri" w:date="2022-09-02T10:21:00Z">
        <w:r>
          <w:lastRenderedPageBreak/>
          <w:t xml:space="preserve">Table S6. </w:t>
        </w:r>
      </w:ins>
      <w:proofErr w:type="spellStart"/>
      <w:ins w:id="185" w:author="Nick.Tolimieri" w:date="2022-09-02T10:28:00Z">
        <w:r>
          <w:t>PlaceHolder</w:t>
        </w:r>
        <w:proofErr w:type="spellEnd"/>
        <w:r>
          <w:t xml:space="preserve">.  </w:t>
        </w:r>
      </w:ins>
    </w:p>
    <w:p w:rsidR="001A7F6C" w:rsidRDefault="00B7111A" w:rsidP="00277D38">
      <w:pPr>
        <w:rPr>
          <w:rFonts w:asciiTheme="minorHAnsi" w:eastAsiaTheme="minorHAnsi" w:hAnsiTheme="minorHAnsi" w:cstheme="minorBidi"/>
          <w:sz w:val="22"/>
          <w:szCs w:val="22"/>
          <w:lang w:val="en-US"/>
        </w:rPr>
      </w:pPr>
      <w:ins w:id="186" w:author="Nick.Tolimieri" w:date="2022-09-02T11:51:00Z">
        <w:r>
          <w:fldChar w:fldCharType="begin"/>
        </w:r>
        <w:r>
          <w:instrText xml:space="preserve"> LINK </w:instrText>
        </w:r>
      </w:ins>
      <w:r w:rsidR="001A7F6C">
        <w:instrText xml:space="preserve">Excel.SheetBinaryMacroEnabled.12 "C:\\Users\\nick.tolimieri\\Documents\\GitHub\\OCNMS\\Flagstone paper\\Plots\\Table_MHW_Intensity.csv" Table_MHW_Intensity!R1C1:R55C10 </w:instrText>
      </w:r>
      <w:ins w:id="187" w:author="Nick.Tolimieri" w:date="2022-09-02T11:51:00Z">
        <w:r>
          <w:instrText xml:space="preserve">\a \f 5 \h </w:instrText>
        </w:r>
      </w:ins>
      <w:r>
        <w:instrText xml:space="preserve"> \* MERGEFORMAT </w:instrText>
      </w:r>
      <w:ins w:id="188" w:author="Nick.Tolimieri" w:date="2022-09-02T11:51:00Z">
        <w:r w:rsidR="001A7F6C">
          <w:fldChar w:fldCharType="separate"/>
        </w:r>
      </w:ins>
    </w:p>
    <w:tbl>
      <w:tblPr>
        <w:tblStyle w:val="TableGrid"/>
        <w:tblW w:w="13339" w:type="dxa"/>
        <w:tblLook w:val="04A0" w:firstRow="1" w:lastRow="0" w:firstColumn="1" w:lastColumn="0" w:noHBand="0" w:noVBand="1"/>
      </w:tblPr>
      <w:tblGrid>
        <w:gridCol w:w="2814"/>
        <w:gridCol w:w="1383"/>
        <w:gridCol w:w="1363"/>
        <w:gridCol w:w="1457"/>
        <w:gridCol w:w="1271"/>
        <w:gridCol w:w="1291"/>
        <w:gridCol w:w="1325"/>
        <w:gridCol w:w="1455"/>
        <w:gridCol w:w="1327"/>
        <w:gridCol w:w="1327"/>
        <w:tblGridChange w:id="189">
          <w:tblGrid>
            <w:gridCol w:w="2814"/>
            <w:gridCol w:w="1383"/>
            <w:gridCol w:w="1363"/>
            <w:gridCol w:w="1457"/>
            <w:gridCol w:w="1271"/>
            <w:gridCol w:w="1291"/>
            <w:gridCol w:w="1325"/>
            <w:gridCol w:w="1455"/>
            <w:gridCol w:w="1327"/>
            <w:gridCol w:w="1327"/>
          </w:tblGrid>
        </w:tblGridChange>
      </w:tblGrid>
      <w:tr w:rsidR="001A7F6C" w:rsidRPr="001A7F6C" w:rsidTr="001A7F6C">
        <w:trPr>
          <w:trHeight w:val="300"/>
          <w:ins w:id="190" w:author="Nick.Tolimieri" w:date="2022-09-06T09:57:00Z"/>
        </w:trPr>
        <w:tc>
          <w:tcPr>
            <w:tcW w:w="2814" w:type="dxa"/>
            <w:noWrap/>
            <w:hideMark/>
          </w:tcPr>
          <w:p w:rsidR="001A7F6C" w:rsidRPr="001A7F6C" w:rsidRDefault="001A7F6C">
            <w:pPr>
              <w:rPr>
                <w:ins w:id="191" w:author="Nick.Tolimieri" w:date="2022-09-06T09:57:00Z"/>
                <w:rFonts w:asciiTheme="minorHAnsi" w:eastAsiaTheme="minorHAnsi" w:hAnsiTheme="minorHAnsi" w:cstheme="minorBidi"/>
                <w:sz w:val="22"/>
                <w:szCs w:val="22"/>
                <w:rPrChange w:id="192" w:author="Nick.Tolimieri" w:date="2022-09-06T09:57:00Z">
                  <w:rPr>
                    <w:ins w:id="193" w:author="Nick.Tolimieri" w:date="2022-09-06T09:57:00Z"/>
                    <w:rFonts w:ascii="Calibri" w:hAnsi="Calibri" w:cs="Calibri"/>
                    <w:color w:val="000000"/>
                    <w:sz w:val="22"/>
                    <w:szCs w:val="22"/>
                  </w:rPr>
                </w:rPrChange>
              </w:rPr>
            </w:pPr>
            <w:ins w:id="194" w:author="Nick.Tolimieri" w:date="2022-09-06T09:57:00Z">
              <w:r w:rsidRPr="001A7F6C">
                <w:rPr>
                  <w:rFonts w:asciiTheme="minorHAnsi" w:eastAsiaTheme="minorHAnsi" w:hAnsiTheme="minorHAnsi" w:cstheme="minorBidi"/>
                  <w:sz w:val="22"/>
                  <w:szCs w:val="22"/>
                  <w:rPrChange w:id="195" w:author="Nick.Tolimieri" w:date="2022-09-06T09:57:00Z">
                    <w:rPr>
                      <w:rFonts w:ascii="Calibri" w:hAnsi="Calibri" w:cs="Calibri"/>
                      <w:color w:val="000000"/>
                      <w:sz w:val="22"/>
                      <w:szCs w:val="22"/>
                    </w:rPr>
                  </w:rPrChange>
                </w:rPr>
                <w:t>Site</w:t>
              </w:r>
            </w:ins>
          </w:p>
        </w:tc>
        <w:tc>
          <w:tcPr>
            <w:tcW w:w="1197" w:type="dxa"/>
            <w:noWrap/>
            <w:hideMark/>
          </w:tcPr>
          <w:p w:rsidR="001A7F6C" w:rsidRPr="001A7F6C" w:rsidRDefault="001A7F6C">
            <w:pPr>
              <w:rPr>
                <w:ins w:id="196" w:author="Nick.Tolimieri" w:date="2022-09-06T09:57:00Z"/>
                <w:rFonts w:asciiTheme="minorHAnsi" w:eastAsiaTheme="minorHAnsi" w:hAnsiTheme="minorHAnsi" w:cstheme="minorBidi"/>
                <w:sz w:val="22"/>
                <w:szCs w:val="22"/>
                <w:rPrChange w:id="197" w:author="Nick.Tolimieri" w:date="2022-09-06T09:57:00Z">
                  <w:rPr>
                    <w:ins w:id="198" w:author="Nick.Tolimieri" w:date="2022-09-06T09:57:00Z"/>
                    <w:rFonts w:ascii="Calibri" w:hAnsi="Calibri" w:cs="Calibri"/>
                    <w:color w:val="000000"/>
                    <w:sz w:val="22"/>
                    <w:szCs w:val="22"/>
                  </w:rPr>
                </w:rPrChange>
              </w:rPr>
            </w:pPr>
            <w:ins w:id="199" w:author="Nick.Tolimieri" w:date="2022-09-06T09:57:00Z">
              <w:r w:rsidRPr="001A7F6C">
                <w:rPr>
                  <w:rFonts w:asciiTheme="minorHAnsi" w:eastAsiaTheme="minorHAnsi" w:hAnsiTheme="minorHAnsi" w:cstheme="minorBidi"/>
                  <w:sz w:val="22"/>
                  <w:szCs w:val="22"/>
                  <w:rPrChange w:id="200" w:author="Nick.Tolimieri" w:date="2022-09-06T09:57:00Z">
                    <w:rPr>
                      <w:rFonts w:ascii="Calibri" w:hAnsi="Calibri" w:cs="Calibri"/>
                      <w:color w:val="000000"/>
                      <w:sz w:val="22"/>
                      <w:szCs w:val="22"/>
                    </w:rPr>
                  </w:rPrChange>
                </w:rPr>
                <w:t>Year</w:t>
              </w:r>
            </w:ins>
          </w:p>
        </w:tc>
        <w:tc>
          <w:tcPr>
            <w:tcW w:w="1177" w:type="dxa"/>
            <w:noWrap/>
            <w:hideMark/>
          </w:tcPr>
          <w:p w:rsidR="001A7F6C" w:rsidRPr="001A7F6C" w:rsidRDefault="001A7F6C">
            <w:pPr>
              <w:rPr>
                <w:ins w:id="201" w:author="Nick.Tolimieri" w:date="2022-09-06T09:57:00Z"/>
                <w:rFonts w:asciiTheme="minorHAnsi" w:eastAsiaTheme="minorHAnsi" w:hAnsiTheme="minorHAnsi" w:cstheme="minorBidi"/>
                <w:sz w:val="22"/>
                <w:szCs w:val="22"/>
                <w:rPrChange w:id="202" w:author="Nick.Tolimieri" w:date="2022-09-06T09:57:00Z">
                  <w:rPr>
                    <w:ins w:id="203" w:author="Nick.Tolimieri" w:date="2022-09-06T09:57:00Z"/>
                    <w:rFonts w:ascii="Calibri" w:hAnsi="Calibri" w:cs="Calibri"/>
                    <w:color w:val="000000"/>
                    <w:sz w:val="22"/>
                    <w:szCs w:val="22"/>
                  </w:rPr>
                </w:rPrChange>
              </w:rPr>
            </w:pPr>
            <w:ins w:id="204" w:author="Nick.Tolimieri" w:date="2022-09-06T09:57:00Z">
              <w:r w:rsidRPr="001A7F6C">
                <w:rPr>
                  <w:rFonts w:asciiTheme="minorHAnsi" w:eastAsiaTheme="minorHAnsi" w:hAnsiTheme="minorHAnsi" w:cstheme="minorBidi"/>
                  <w:sz w:val="22"/>
                  <w:szCs w:val="22"/>
                  <w:rPrChange w:id="205" w:author="Nick.Tolimieri" w:date="2022-09-06T09:57:00Z">
                    <w:rPr>
                      <w:rFonts w:ascii="Calibri" w:hAnsi="Calibri" w:cs="Calibri"/>
                      <w:color w:val="000000"/>
                      <w:sz w:val="22"/>
                      <w:szCs w:val="22"/>
                    </w:rPr>
                  </w:rPrChange>
                </w:rPr>
                <w:t>Days above threshold</w:t>
              </w:r>
            </w:ins>
          </w:p>
        </w:tc>
        <w:tc>
          <w:tcPr>
            <w:tcW w:w="1271" w:type="dxa"/>
            <w:noWrap/>
            <w:hideMark/>
          </w:tcPr>
          <w:p w:rsidR="001A7F6C" w:rsidRPr="001A7F6C" w:rsidRDefault="001A7F6C">
            <w:pPr>
              <w:rPr>
                <w:ins w:id="206" w:author="Nick.Tolimieri" w:date="2022-09-06T09:57:00Z"/>
                <w:rFonts w:asciiTheme="minorHAnsi" w:eastAsiaTheme="minorHAnsi" w:hAnsiTheme="minorHAnsi" w:cstheme="minorBidi"/>
                <w:sz w:val="22"/>
                <w:szCs w:val="22"/>
                <w:rPrChange w:id="207" w:author="Nick.Tolimieri" w:date="2022-09-06T09:57:00Z">
                  <w:rPr>
                    <w:ins w:id="208" w:author="Nick.Tolimieri" w:date="2022-09-06T09:57:00Z"/>
                    <w:rFonts w:ascii="Calibri" w:hAnsi="Calibri" w:cs="Calibri"/>
                    <w:color w:val="000000"/>
                    <w:sz w:val="22"/>
                    <w:szCs w:val="22"/>
                  </w:rPr>
                </w:rPrChange>
              </w:rPr>
            </w:pPr>
            <w:ins w:id="209" w:author="Nick.Tolimieri" w:date="2022-09-06T09:57:00Z">
              <w:r w:rsidRPr="001A7F6C">
                <w:rPr>
                  <w:rFonts w:asciiTheme="minorHAnsi" w:eastAsiaTheme="minorHAnsi" w:hAnsiTheme="minorHAnsi" w:cstheme="minorBidi"/>
                  <w:sz w:val="22"/>
                  <w:szCs w:val="22"/>
                  <w:rPrChange w:id="210" w:author="Nick.Tolimieri" w:date="2022-09-06T09:57:00Z">
                    <w:rPr>
                      <w:rFonts w:ascii="Calibri" w:hAnsi="Calibri" w:cs="Calibri"/>
                      <w:color w:val="000000"/>
                      <w:sz w:val="22"/>
                      <w:szCs w:val="22"/>
                    </w:rPr>
                  </w:rPrChange>
                </w:rPr>
                <w:t>MHW events</w:t>
              </w:r>
            </w:ins>
          </w:p>
        </w:tc>
        <w:tc>
          <w:tcPr>
            <w:tcW w:w="1085" w:type="dxa"/>
            <w:noWrap/>
            <w:hideMark/>
          </w:tcPr>
          <w:p w:rsidR="001A7F6C" w:rsidRPr="001A7F6C" w:rsidRDefault="001A7F6C">
            <w:pPr>
              <w:rPr>
                <w:ins w:id="211" w:author="Nick.Tolimieri" w:date="2022-09-06T09:57:00Z"/>
                <w:rFonts w:asciiTheme="minorHAnsi" w:eastAsiaTheme="minorHAnsi" w:hAnsiTheme="minorHAnsi" w:cstheme="minorBidi"/>
                <w:sz w:val="22"/>
                <w:szCs w:val="22"/>
                <w:rPrChange w:id="212" w:author="Nick.Tolimieri" w:date="2022-09-06T09:57:00Z">
                  <w:rPr>
                    <w:ins w:id="213" w:author="Nick.Tolimieri" w:date="2022-09-06T09:57:00Z"/>
                    <w:rFonts w:ascii="Calibri" w:hAnsi="Calibri" w:cs="Calibri"/>
                    <w:color w:val="000000"/>
                    <w:sz w:val="22"/>
                    <w:szCs w:val="22"/>
                  </w:rPr>
                </w:rPrChange>
              </w:rPr>
            </w:pPr>
            <w:ins w:id="214" w:author="Nick.Tolimieri" w:date="2022-09-06T09:57:00Z">
              <w:r w:rsidRPr="001A7F6C">
                <w:rPr>
                  <w:rFonts w:asciiTheme="minorHAnsi" w:eastAsiaTheme="minorHAnsi" w:hAnsiTheme="minorHAnsi" w:cstheme="minorBidi"/>
                  <w:sz w:val="22"/>
                  <w:szCs w:val="22"/>
                  <w:rPrChange w:id="215" w:author="Nick.Tolimieri" w:date="2022-09-06T09:57:00Z">
                    <w:rPr>
                      <w:rFonts w:ascii="Calibri" w:hAnsi="Calibri" w:cs="Calibri"/>
                      <w:color w:val="000000"/>
                      <w:sz w:val="22"/>
                      <w:szCs w:val="22"/>
                    </w:rPr>
                  </w:rPrChange>
                </w:rPr>
                <w:t>HW days (5+)</w:t>
              </w:r>
            </w:ins>
          </w:p>
        </w:tc>
        <w:tc>
          <w:tcPr>
            <w:tcW w:w="1105" w:type="dxa"/>
            <w:noWrap/>
            <w:hideMark/>
          </w:tcPr>
          <w:p w:rsidR="001A7F6C" w:rsidRPr="001A7F6C" w:rsidRDefault="001A7F6C">
            <w:pPr>
              <w:rPr>
                <w:ins w:id="216" w:author="Nick.Tolimieri" w:date="2022-09-06T09:57:00Z"/>
                <w:rFonts w:asciiTheme="minorHAnsi" w:eastAsiaTheme="minorHAnsi" w:hAnsiTheme="minorHAnsi" w:cstheme="minorBidi"/>
                <w:sz w:val="22"/>
                <w:szCs w:val="22"/>
                <w:rPrChange w:id="217" w:author="Nick.Tolimieri" w:date="2022-09-06T09:57:00Z">
                  <w:rPr>
                    <w:ins w:id="218" w:author="Nick.Tolimieri" w:date="2022-09-06T09:57:00Z"/>
                    <w:rFonts w:ascii="Calibri" w:hAnsi="Calibri" w:cs="Calibri"/>
                    <w:color w:val="000000"/>
                    <w:sz w:val="22"/>
                    <w:szCs w:val="22"/>
                  </w:rPr>
                </w:rPrChange>
              </w:rPr>
            </w:pPr>
            <w:ins w:id="219" w:author="Nick.Tolimieri" w:date="2022-09-06T09:57:00Z">
              <w:r w:rsidRPr="001A7F6C">
                <w:rPr>
                  <w:rFonts w:asciiTheme="minorHAnsi" w:eastAsiaTheme="minorHAnsi" w:hAnsiTheme="minorHAnsi" w:cstheme="minorBidi"/>
                  <w:sz w:val="22"/>
                  <w:szCs w:val="22"/>
                  <w:rPrChange w:id="220" w:author="Nick.Tolimieri" w:date="2022-09-06T09:57:00Z">
                    <w:rPr>
                      <w:rFonts w:ascii="Calibri" w:hAnsi="Calibri" w:cs="Calibri"/>
                      <w:color w:val="000000"/>
                      <w:sz w:val="22"/>
                      <w:szCs w:val="22"/>
                    </w:rPr>
                  </w:rPrChange>
                </w:rPr>
                <w:t>Min days</w:t>
              </w:r>
            </w:ins>
          </w:p>
        </w:tc>
        <w:tc>
          <w:tcPr>
            <w:tcW w:w="1139" w:type="dxa"/>
            <w:noWrap/>
            <w:hideMark/>
          </w:tcPr>
          <w:p w:rsidR="001A7F6C" w:rsidRPr="001A7F6C" w:rsidRDefault="001A7F6C">
            <w:pPr>
              <w:rPr>
                <w:ins w:id="221" w:author="Nick.Tolimieri" w:date="2022-09-06T09:57:00Z"/>
                <w:rFonts w:asciiTheme="minorHAnsi" w:eastAsiaTheme="minorHAnsi" w:hAnsiTheme="minorHAnsi" w:cstheme="minorBidi"/>
                <w:sz w:val="22"/>
                <w:szCs w:val="22"/>
                <w:rPrChange w:id="222" w:author="Nick.Tolimieri" w:date="2022-09-06T09:57:00Z">
                  <w:rPr>
                    <w:ins w:id="223" w:author="Nick.Tolimieri" w:date="2022-09-06T09:57:00Z"/>
                    <w:rFonts w:ascii="Calibri" w:hAnsi="Calibri" w:cs="Calibri"/>
                    <w:color w:val="000000"/>
                    <w:sz w:val="22"/>
                    <w:szCs w:val="22"/>
                  </w:rPr>
                </w:rPrChange>
              </w:rPr>
            </w:pPr>
            <w:ins w:id="224" w:author="Nick.Tolimieri" w:date="2022-09-06T09:57:00Z">
              <w:r w:rsidRPr="001A7F6C">
                <w:rPr>
                  <w:rFonts w:asciiTheme="minorHAnsi" w:eastAsiaTheme="minorHAnsi" w:hAnsiTheme="minorHAnsi" w:cstheme="minorBidi"/>
                  <w:sz w:val="22"/>
                  <w:szCs w:val="22"/>
                  <w:rPrChange w:id="225" w:author="Nick.Tolimieri" w:date="2022-09-06T09:57:00Z">
                    <w:rPr>
                      <w:rFonts w:ascii="Calibri" w:hAnsi="Calibri" w:cs="Calibri"/>
                      <w:color w:val="000000"/>
                      <w:sz w:val="22"/>
                      <w:szCs w:val="22"/>
                    </w:rPr>
                  </w:rPrChange>
                </w:rPr>
                <w:t>Max days</w:t>
              </w:r>
            </w:ins>
          </w:p>
        </w:tc>
        <w:tc>
          <w:tcPr>
            <w:tcW w:w="1269" w:type="dxa"/>
            <w:noWrap/>
            <w:hideMark/>
          </w:tcPr>
          <w:p w:rsidR="001A7F6C" w:rsidRPr="001A7F6C" w:rsidRDefault="001A7F6C">
            <w:pPr>
              <w:rPr>
                <w:ins w:id="226" w:author="Nick.Tolimieri" w:date="2022-09-06T09:57:00Z"/>
                <w:rFonts w:asciiTheme="minorHAnsi" w:eastAsiaTheme="minorHAnsi" w:hAnsiTheme="minorHAnsi" w:cstheme="minorBidi"/>
                <w:sz w:val="22"/>
                <w:szCs w:val="22"/>
                <w:rPrChange w:id="227" w:author="Nick.Tolimieri" w:date="2022-09-06T09:57:00Z">
                  <w:rPr>
                    <w:ins w:id="228" w:author="Nick.Tolimieri" w:date="2022-09-06T09:57:00Z"/>
                    <w:rFonts w:ascii="Calibri" w:hAnsi="Calibri" w:cs="Calibri"/>
                    <w:color w:val="000000"/>
                    <w:sz w:val="22"/>
                    <w:szCs w:val="22"/>
                  </w:rPr>
                </w:rPrChange>
              </w:rPr>
            </w:pPr>
            <w:ins w:id="229" w:author="Nick.Tolimieri" w:date="2022-09-06T09:57:00Z">
              <w:r w:rsidRPr="001A7F6C">
                <w:rPr>
                  <w:rFonts w:asciiTheme="minorHAnsi" w:eastAsiaTheme="minorHAnsi" w:hAnsiTheme="minorHAnsi" w:cstheme="minorBidi"/>
                  <w:sz w:val="22"/>
                  <w:szCs w:val="22"/>
                  <w:rPrChange w:id="230" w:author="Nick.Tolimieri" w:date="2022-09-06T09:57:00Z">
                    <w:rPr>
                      <w:rFonts w:ascii="Calibri" w:hAnsi="Calibri" w:cs="Calibri"/>
                      <w:color w:val="000000"/>
                      <w:sz w:val="22"/>
                      <w:szCs w:val="22"/>
                    </w:rPr>
                  </w:rPrChange>
                </w:rPr>
                <w:t>Mean intensity</w:t>
              </w:r>
            </w:ins>
          </w:p>
        </w:tc>
        <w:tc>
          <w:tcPr>
            <w:tcW w:w="1141" w:type="dxa"/>
            <w:noWrap/>
            <w:hideMark/>
          </w:tcPr>
          <w:p w:rsidR="001A7F6C" w:rsidRPr="001A7F6C" w:rsidRDefault="001A7F6C">
            <w:pPr>
              <w:rPr>
                <w:ins w:id="231" w:author="Nick.Tolimieri" w:date="2022-09-06T09:57:00Z"/>
                <w:rFonts w:asciiTheme="minorHAnsi" w:eastAsiaTheme="minorHAnsi" w:hAnsiTheme="minorHAnsi" w:cstheme="minorBidi"/>
                <w:sz w:val="22"/>
                <w:szCs w:val="22"/>
                <w:rPrChange w:id="232" w:author="Nick.Tolimieri" w:date="2022-09-06T09:57:00Z">
                  <w:rPr>
                    <w:ins w:id="233" w:author="Nick.Tolimieri" w:date="2022-09-06T09:57:00Z"/>
                    <w:rFonts w:ascii="Calibri" w:hAnsi="Calibri" w:cs="Calibri"/>
                    <w:color w:val="000000"/>
                    <w:sz w:val="22"/>
                    <w:szCs w:val="22"/>
                  </w:rPr>
                </w:rPrChange>
              </w:rPr>
            </w:pPr>
            <w:proofErr w:type="spellStart"/>
            <w:ins w:id="234" w:author="Nick.Tolimieri" w:date="2022-09-06T09:57:00Z">
              <w:r w:rsidRPr="001A7F6C">
                <w:rPr>
                  <w:rFonts w:asciiTheme="minorHAnsi" w:eastAsiaTheme="minorHAnsi" w:hAnsiTheme="minorHAnsi" w:cstheme="minorBidi"/>
                  <w:sz w:val="22"/>
                  <w:szCs w:val="22"/>
                  <w:rPrChange w:id="235" w:author="Nick.Tolimieri" w:date="2022-09-06T09:57:00Z">
                    <w:rPr>
                      <w:rFonts w:ascii="Calibri" w:hAnsi="Calibri" w:cs="Calibri"/>
                      <w:color w:val="000000"/>
                      <w:sz w:val="22"/>
                      <w:szCs w:val="22"/>
                    </w:rPr>
                  </w:rPrChange>
                </w:rPr>
                <w:t>Var</w:t>
              </w:r>
              <w:proofErr w:type="spellEnd"/>
              <w:r w:rsidRPr="001A7F6C">
                <w:rPr>
                  <w:rFonts w:asciiTheme="minorHAnsi" w:eastAsiaTheme="minorHAnsi" w:hAnsiTheme="minorHAnsi" w:cstheme="minorBidi"/>
                  <w:sz w:val="22"/>
                  <w:szCs w:val="22"/>
                  <w:rPrChange w:id="236" w:author="Nick.Tolimieri" w:date="2022-09-06T09:57:00Z">
                    <w:rPr>
                      <w:rFonts w:ascii="Calibri" w:hAnsi="Calibri" w:cs="Calibri"/>
                      <w:color w:val="000000"/>
                      <w:sz w:val="22"/>
                      <w:szCs w:val="22"/>
                    </w:rPr>
                  </w:rPrChange>
                </w:rPr>
                <w:t xml:space="preserve"> intensity</w:t>
              </w:r>
            </w:ins>
          </w:p>
        </w:tc>
        <w:tc>
          <w:tcPr>
            <w:tcW w:w="1141" w:type="dxa"/>
            <w:noWrap/>
            <w:hideMark/>
          </w:tcPr>
          <w:p w:rsidR="001A7F6C" w:rsidRPr="001A7F6C" w:rsidRDefault="001A7F6C">
            <w:pPr>
              <w:rPr>
                <w:ins w:id="237" w:author="Nick.Tolimieri" w:date="2022-09-06T09:57:00Z"/>
                <w:rFonts w:asciiTheme="minorHAnsi" w:eastAsiaTheme="minorHAnsi" w:hAnsiTheme="minorHAnsi" w:cstheme="minorBidi"/>
                <w:sz w:val="22"/>
                <w:szCs w:val="22"/>
                <w:rPrChange w:id="238" w:author="Nick.Tolimieri" w:date="2022-09-06T09:57:00Z">
                  <w:rPr>
                    <w:ins w:id="239" w:author="Nick.Tolimieri" w:date="2022-09-06T09:57:00Z"/>
                    <w:rFonts w:ascii="Calibri" w:hAnsi="Calibri" w:cs="Calibri"/>
                    <w:color w:val="000000"/>
                    <w:sz w:val="22"/>
                    <w:szCs w:val="22"/>
                  </w:rPr>
                </w:rPrChange>
              </w:rPr>
            </w:pPr>
            <w:ins w:id="240" w:author="Nick.Tolimieri" w:date="2022-09-06T09:57:00Z">
              <w:r w:rsidRPr="001A7F6C">
                <w:rPr>
                  <w:rFonts w:asciiTheme="minorHAnsi" w:eastAsiaTheme="minorHAnsi" w:hAnsiTheme="minorHAnsi" w:cstheme="minorBidi"/>
                  <w:sz w:val="22"/>
                  <w:szCs w:val="22"/>
                  <w:rPrChange w:id="241" w:author="Nick.Tolimieri" w:date="2022-09-06T09:57:00Z">
                    <w:rPr>
                      <w:rFonts w:ascii="Calibri" w:hAnsi="Calibri" w:cs="Calibri"/>
                      <w:color w:val="000000"/>
                      <w:sz w:val="22"/>
                      <w:szCs w:val="22"/>
                    </w:rPr>
                  </w:rPrChange>
                </w:rPr>
                <w:t>Max intensity</w:t>
              </w:r>
            </w:ins>
          </w:p>
        </w:tc>
      </w:tr>
      <w:tr w:rsidR="001A7F6C" w:rsidRPr="001A7F6C" w:rsidTr="001A7F6C">
        <w:trPr>
          <w:trHeight w:val="300"/>
          <w:ins w:id="242" w:author="Nick.Tolimieri" w:date="2022-09-06T09:57:00Z"/>
        </w:trPr>
        <w:tc>
          <w:tcPr>
            <w:tcW w:w="2814" w:type="dxa"/>
            <w:noWrap/>
            <w:hideMark/>
          </w:tcPr>
          <w:p w:rsidR="001A7F6C" w:rsidRPr="001A7F6C" w:rsidRDefault="001A7F6C">
            <w:pPr>
              <w:rPr>
                <w:ins w:id="243" w:author="Nick.Tolimieri" w:date="2022-09-06T09:57:00Z"/>
                <w:rFonts w:asciiTheme="minorHAnsi" w:eastAsiaTheme="minorHAnsi" w:hAnsiTheme="minorHAnsi" w:cstheme="minorBidi"/>
                <w:sz w:val="22"/>
                <w:szCs w:val="22"/>
                <w:rPrChange w:id="244" w:author="Nick.Tolimieri" w:date="2022-09-06T09:57:00Z">
                  <w:rPr>
                    <w:ins w:id="245" w:author="Nick.Tolimieri" w:date="2022-09-06T09:57:00Z"/>
                    <w:rFonts w:ascii="Calibri" w:hAnsi="Calibri" w:cs="Calibri"/>
                    <w:color w:val="000000"/>
                    <w:sz w:val="22"/>
                    <w:szCs w:val="22"/>
                  </w:rPr>
                </w:rPrChange>
              </w:rPr>
            </w:pPr>
            <w:proofErr w:type="spellStart"/>
            <w:ins w:id="246" w:author="Nick.Tolimieri" w:date="2022-09-06T09:57:00Z">
              <w:r w:rsidRPr="001A7F6C">
                <w:rPr>
                  <w:rFonts w:asciiTheme="minorHAnsi" w:eastAsiaTheme="minorHAnsi" w:hAnsiTheme="minorHAnsi" w:cstheme="minorBidi"/>
                  <w:sz w:val="22"/>
                  <w:szCs w:val="22"/>
                  <w:rPrChange w:id="247"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248"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249"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250"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251" w:author="Nick.Tolimieri" w:date="2022-09-06T09:57:00Z"/>
                <w:rFonts w:asciiTheme="minorHAnsi" w:eastAsiaTheme="minorHAnsi" w:hAnsiTheme="minorHAnsi" w:cstheme="minorBidi"/>
                <w:sz w:val="22"/>
                <w:szCs w:val="22"/>
                <w:rPrChange w:id="252" w:author="Nick.Tolimieri" w:date="2022-09-06T09:57:00Z">
                  <w:rPr>
                    <w:ins w:id="253" w:author="Nick.Tolimieri" w:date="2022-09-06T09:57:00Z"/>
                    <w:rFonts w:ascii="Calibri" w:hAnsi="Calibri" w:cs="Calibri"/>
                    <w:color w:val="000000"/>
                    <w:sz w:val="22"/>
                    <w:szCs w:val="22"/>
                  </w:rPr>
                </w:rPrChange>
              </w:rPr>
              <w:pPrChange w:id="254" w:author="Nick.Tolimieri" w:date="2022-09-06T09:57:00Z">
                <w:pPr>
                  <w:jc w:val="right"/>
                </w:pPr>
              </w:pPrChange>
            </w:pPr>
            <w:ins w:id="255" w:author="Nick.Tolimieri" w:date="2022-09-06T09:57:00Z">
              <w:r w:rsidRPr="001A7F6C">
                <w:rPr>
                  <w:rFonts w:asciiTheme="minorHAnsi" w:eastAsiaTheme="minorHAnsi" w:hAnsiTheme="minorHAnsi" w:cstheme="minorBidi"/>
                  <w:sz w:val="22"/>
                  <w:szCs w:val="22"/>
                  <w:rPrChange w:id="256" w:author="Nick.Tolimieri" w:date="2022-09-06T09:57:00Z">
                    <w:rPr>
                      <w:rFonts w:ascii="Calibri" w:hAnsi="Calibri" w:cs="Calibri"/>
                      <w:color w:val="000000"/>
                      <w:sz w:val="22"/>
                      <w:szCs w:val="22"/>
                    </w:rPr>
                  </w:rPrChange>
                </w:rPr>
                <w:t>1992</w:t>
              </w:r>
            </w:ins>
          </w:p>
        </w:tc>
        <w:tc>
          <w:tcPr>
            <w:tcW w:w="1177" w:type="dxa"/>
            <w:noWrap/>
            <w:hideMark/>
          </w:tcPr>
          <w:p w:rsidR="001A7F6C" w:rsidRPr="001A7F6C" w:rsidRDefault="001A7F6C" w:rsidP="001A7F6C">
            <w:pPr>
              <w:rPr>
                <w:ins w:id="257" w:author="Nick.Tolimieri" w:date="2022-09-06T09:57:00Z"/>
                <w:rFonts w:asciiTheme="minorHAnsi" w:eastAsiaTheme="minorHAnsi" w:hAnsiTheme="minorHAnsi" w:cstheme="minorBidi"/>
                <w:sz w:val="22"/>
                <w:szCs w:val="22"/>
                <w:rPrChange w:id="258" w:author="Nick.Tolimieri" w:date="2022-09-06T09:57:00Z">
                  <w:rPr>
                    <w:ins w:id="259" w:author="Nick.Tolimieri" w:date="2022-09-06T09:57:00Z"/>
                    <w:rFonts w:ascii="Calibri" w:hAnsi="Calibri" w:cs="Calibri"/>
                    <w:color w:val="000000"/>
                    <w:sz w:val="22"/>
                    <w:szCs w:val="22"/>
                  </w:rPr>
                </w:rPrChange>
              </w:rPr>
              <w:pPrChange w:id="260" w:author="Nick.Tolimieri" w:date="2022-09-06T09:57:00Z">
                <w:pPr>
                  <w:jc w:val="right"/>
                </w:pPr>
              </w:pPrChange>
            </w:pPr>
            <w:ins w:id="261" w:author="Nick.Tolimieri" w:date="2022-09-06T09:57:00Z">
              <w:r w:rsidRPr="001A7F6C">
                <w:rPr>
                  <w:rFonts w:asciiTheme="minorHAnsi" w:eastAsiaTheme="minorHAnsi" w:hAnsiTheme="minorHAnsi" w:cstheme="minorBidi"/>
                  <w:sz w:val="22"/>
                  <w:szCs w:val="22"/>
                  <w:rPrChange w:id="262" w:author="Nick.Tolimieri" w:date="2022-09-06T09:57:00Z">
                    <w:rPr>
                      <w:rFonts w:ascii="Calibri" w:hAnsi="Calibri" w:cs="Calibri"/>
                      <w:color w:val="000000"/>
                      <w:sz w:val="22"/>
                      <w:szCs w:val="22"/>
                    </w:rPr>
                  </w:rPrChange>
                </w:rPr>
                <w:t>44</w:t>
              </w:r>
            </w:ins>
          </w:p>
        </w:tc>
        <w:tc>
          <w:tcPr>
            <w:tcW w:w="1271" w:type="dxa"/>
            <w:noWrap/>
            <w:hideMark/>
          </w:tcPr>
          <w:p w:rsidR="001A7F6C" w:rsidRPr="001A7F6C" w:rsidRDefault="001A7F6C" w:rsidP="001A7F6C">
            <w:pPr>
              <w:rPr>
                <w:ins w:id="263" w:author="Nick.Tolimieri" w:date="2022-09-06T09:57:00Z"/>
                <w:rFonts w:asciiTheme="minorHAnsi" w:eastAsiaTheme="minorHAnsi" w:hAnsiTheme="minorHAnsi" w:cstheme="minorBidi"/>
                <w:sz w:val="22"/>
                <w:szCs w:val="22"/>
                <w:rPrChange w:id="264" w:author="Nick.Tolimieri" w:date="2022-09-06T09:57:00Z">
                  <w:rPr>
                    <w:ins w:id="265" w:author="Nick.Tolimieri" w:date="2022-09-06T09:57:00Z"/>
                    <w:rFonts w:ascii="Calibri" w:hAnsi="Calibri" w:cs="Calibri"/>
                    <w:color w:val="000000"/>
                    <w:sz w:val="22"/>
                    <w:szCs w:val="22"/>
                  </w:rPr>
                </w:rPrChange>
              </w:rPr>
              <w:pPrChange w:id="266" w:author="Nick.Tolimieri" w:date="2022-09-06T09:57:00Z">
                <w:pPr>
                  <w:jc w:val="right"/>
                </w:pPr>
              </w:pPrChange>
            </w:pPr>
            <w:ins w:id="267" w:author="Nick.Tolimieri" w:date="2022-09-06T09:57:00Z">
              <w:r w:rsidRPr="001A7F6C">
                <w:rPr>
                  <w:rFonts w:asciiTheme="minorHAnsi" w:eastAsiaTheme="minorHAnsi" w:hAnsiTheme="minorHAnsi" w:cstheme="minorBidi"/>
                  <w:sz w:val="22"/>
                  <w:szCs w:val="22"/>
                  <w:rPrChange w:id="268" w:author="Nick.Tolimieri" w:date="2022-09-06T09:57:00Z">
                    <w:rPr>
                      <w:rFonts w:ascii="Calibri" w:hAnsi="Calibri" w:cs="Calibri"/>
                      <w:color w:val="000000"/>
                      <w:sz w:val="22"/>
                      <w:szCs w:val="22"/>
                    </w:rPr>
                  </w:rPrChange>
                </w:rPr>
                <w:t>4</w:t>
              </w:r>
            </w:ins>
          </w:p>
        </w:tc>
        <w:tc>
          <w:tcPr>
            <w:tcW w:w="1085" w:type="dxa"/>
            <w:noWrap/>
            <w:hideMark/>
          </w:tcPr>
          <w:p w:rsidR="001A7F6C" w:rsidRPr="001A7F6C" w:rsidRDefault="001A7F6C" w:rsidP="001A7F6C">
            <w:pPr>
              <w:rPr>
                <w:ins w:id="269" w:author="Nick.Tolimieri" w:date="2022-09-06T09:57:00Z"/>
                <w:rFonts w:asciiTheme="minorHAnsi" w:eastAsiaTheme="minorHAnsi" w:hAnsiTheme="minorHAnsi" w:cstheme="minorBidi"/>
                <w:sz w:val="22"/>
                <w:szCs w:val="22"/>
                <w:rPrChange w:id="270" w:author="Nick.Tolimieri" w:date="2022-09-06T09:57:00Z">
                  <w:rPr>
                    <w:ins w:id="271" w:author="Nick.Tolimieri" w:date="2022-09-06T09:57:00Z"/>
                    <w:rFonts w:ascii="Calibri" w:hAnsi="Calibri" w:cs="Calibri"/>
                    <w:color w:val="000000"/>
                    <w:sz w:val="22"/>
                    <w:szCs w:val="22"/>
                  </w:rPr>
                </w:rPrChange>
              </w:rPr>
              <w:pPrChange w:id="272" w:author="Nick.Tolimieri" w:date="2022-09-06T09:57:00Z">
                <w:pPr>
                  <w:jc w:val="right"/>
                </w:pPr>
              </w:pPrChange>
            </w:pPr>
            <w:ins w:id="273" w:author="Nick.Tolimieri" w:date="2022-09-06T09:57:00Z">
              <w:r w:rsidRPr="001A7F6C">
                <w:rPr>
                  <w:rFonts w:asciiTheme="minorHAnsi" w:eastAsiaTheme="minorHAnsi" w:hAnsiTheme="minorHAnsi" w:cstheme="minorBidi"/>
                  <w:sz w:val="22"/>
                  <w:szCs w:val="22"/>
                  <w:rPrChange w:id="274" w:author="Nick.Tolimieri" w:date="2022-09-06T09:57:00Z">
                    <w:rPr>
                      <w:rFonts w:ascii="Calibri" w:hAnsi="Calibri" w:cs="Calibri"/>
                      <w:color w:val="000000"/>
                      <w:sz w:val="22"/>
                      <w:szCs w:val="22"/>
                    </w:rPr>
                  </w:rPrChange>
                </w:rPr>
                <w:t>33</w:t>
              </w:r>
            </w:ins>
          </w:p>
        </w:tc>
        <w:tc>
          <w:tcPr>
            <w:tcW w:w="1105" w:type="dxa"/>
            <w:noWrap/>
            <w:hideMark/>
          </w:tcPr>
          <w:p w:rsidR="001A7F6C" w:rsidRPr="001A7F6C" w:rsidRDefault="001A7F6C" w:rsidP="001A7F6C">
            <w:pPr>
              <w:rPr>
                <w:ins w:id="275" w:author="Nick.Tolimieri" w:date="2022-09-06T09:57:00Z"/>
                <w:rFonts w:asciiTheme="minorHAnsi" w:eastAsiaTheme="minorHAnsi" w:hAnsiTheme="minorHAnsi" w:cstheme="minorBidi"/>
                <w:sz w:val="22"/>
                <w:szCs w:val="22"/>
                <w:rPrChange w:id="276" w:author="Nick.Tolimieri" w:date="2022-09-06T09:57:00Z">
                  <w:rPr>
                    <w:ins w:id="277" w:author="Nick.Tolimieri" w:date="2022-09-06T09:57:00Z"/>
                    <w:rFonts w:ascii="Calibri" w:hAnsi="Calibri" w:cs="Calibri"/>
                    <w:color w:val="000000"/>
                    <w:sz w:val="22"/>
                    <w:szCs w:val="22"/>
                  </w:rPr>
                </w:rPrChange>
              </w:rPr>
              <w:pPrChange w:id="278" w:author="Nick.Tolimieri" w:date="2022-09-06T09:57:00Z">
                <w:pPr>
                  <w:jc w:val="right"/>
                </w:pPr>
              </w:pPrChange>
            </w:pPr>
            <w:ins w:id="279" w:author="Nick.Tolimieri" w:date="2022-09-06T09:57:00Z">
              <w:r w:rsidRPr="001A7F6C">
                <w:rPr>
                  <w:rFonts w:asciiTheme="minorHAnsi" w:eastAsiaTheme="minorHAnsi" w:hAnsiTheme="minorHAnsi" w:cstheme="minorBidi"/>
                  <w:sz w:val="22"/>
                  <w:szCs w:val="22"/>
                  <w:rPrChange w:id="28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281" w:author="Nick.Tolimieri" w:date="2022-09-06T09:57:00Z"/>
                <w:rFonts w:asciiTheme="minorHAnsi" w:eastAsiaTheme="minorHAnsi" w:hAnsiTheme="minorHAnsi" w:cstheme="minorBidi"/>
                <w:sz w:val="22"/>
                <w:szCs w:val="22"/>
                <w:rPrChange w:id="282" w:author="Nick.Tolimieri" w:date="2022-09-06T09:57:00Z">
                  <w:rPr>
                    <w:ins w:id="283" w:author="Nick.Tolimieri" w:date="2022-09-06T09:57:00Z"/>
                    <w:rFonts w:ascii="Calibri" w:hAnsi="Calibri" w:cs="Calibri"/>
                    <w:color w:val="000000"/>
                    <w:sz w:val="22"/>
                    <w:szCs w:val="22"/>
                  </w:rPr>
                </w:rPrChange>
              </w:rPr>
              <w:pPrChange w:id="284" w:author="Nick.Tolimieri" w:date="2022-09-06T09:57:00Z">
                <w:pPr>
                  <w:jc w:val="right"/>
                </w:pPr>
              </w:pPrChange>
            </w:pPr>
            <w:ins w:id="285" w:author="Nick.Tolimieri" w:date="2022-09-06T09:57:00Z">
              <w:r w:rsidRPr="001A7F6C">
                <w:rPr>
                  <w:rFonts w:asciiTheme="minorHAnsi" w:eastAsiaTheme="minorHAnsi" w:hAnsiTheme="minorHAnsi" w:cstheme="minorBidi"/>
                  <w:sz w:val="22"/>
                  <w:szCs w:val="22"/>
                  <w:rPrChange w:id="286" w:author="Nick.Tolimieri" w:date="2022-09-06T09:57:00Z">
                    <w:rPr>
                      <w:rFonts w:ascii="Calibri" w:hAnsi="Calibri" w:cs="Calibri"/>
                      <w:color w:val="000000"/>
                      <w:sz w:val="22"/>
                      <w:szCs w:val="22"/>
                    </w:rPr>
                  </w:rPrChange>
                </w:rPr>
                <w:t>11</w:t>
              </w:r>
            </w:ins>
          </w:p>
        </w:tc>
        <w:tc>
          <w:tcPr>
            <w:tcW w:w="1269" w:type="dxa"/>
            <w:noWrap/>
            <w:hideMark/>
          </w:tcPr>
          <w:p w:rsidR="001A7F6C" w:rsidRPr="001A7F6C" w:rsidRDefault="001A7F6C" w:rsidP="001A7F6C">
            <w:pPr>
              <w:rPr>
                <w:ins w:id="287" w:author="Nick.Tolimieri" w:date="2022-09-06T09:57:00Z"/>
                <w:rFonts w:asciiTheme="minorHAnsi" w:eastAsiaTheme="minorHAnsi" w:hAnsiTheme="minorHAnsi" w:cstheme="minorBidi"/>
                <w:sz w:val="22"/>
                <w:szCs w:val="22"/>
                <w:rPrChange w:id="288" w:author="Nick.Tolimieri" w:date="2022-09-06T09:57:00Z">
                  <w:rPr>
                    <w:ins w:id="289" w:author="Nick.Tolimieri" w:date="2022-09-06T09:57:00Z"/>
                    <w:rFonts w:ascii="Calibri" w:hAnsi="Calibri" w:cs="Calibri"/>
                    <w:color w:val="000000"/>
                    <w:sz w:val="22"/>
                    <w:szCs w:val="22"/>
                  </w:rPr>
                </w:rPrChange>
              </w:rPr>
              <w:pPrChange w:id="290" w:author="Nick.Tolimieri" w:date="2022-09-06T09:57:00Z">
                <w:pPr>
                  <w:jc w:val="right"/>
                </w:pPr>
              </w:pPrChange>
            </w:pPr>
            <w:ins w:id="291" w:author="Nick.Tolimieri" w:date="2022-09-06T09:57:00Z">
              <w:r w:rsidRPr="001A7F6C">
                <w:rPr>
                  <w:rFonts w:asciiTheme="minorHAnsi" w:eastAsiaTheme="minorHAnsi" w:hAnsiTheme="minorHAnsi" w:cstheme="minorBidi"/>
                  <w:sz w:val="22"/>
                  <w:szCs w:val="22"/>
                  <w:rPrChange w:id="292" w:author="Nick.Tolimieri" w:date="2022-09-06T09:57:00Z">
                    <w:rPr>
                      <w:rFonts w:ascii="Calibri" w:hAnsi="Calibri" w:cs="Calibri"/>
                      <w:color w:val="000000"/>
                      <w:sz w:val="22"/>
                      <w:szCs w:val="22"/>
                    </w:rPr>
                  </w:rPrChange>
                </w:rPr>
                <w:t>2.03</w:t>
              </w:r>
            </w:ins>
          </w:p>
        </w:tc>
        <w:tc>
          <w:tcPr>
            <w:tcW w:w="1141" w:type="dxa"/>
            <w:noWrap/>
            <w:hideMark/>
          </w:tcPr>
          <w:p w:rsidR="001A7F6C" w:rsidRPr="001A7F6C" w:rsidRDefault="001A7F6C" w:rsidP="001A7F6C">
            <w:pPr>
              <w:rPr>
                <w:ins w:id="293" w:author="Nick.Tolimieri" w:date="2022-09-06T09:57:00Z"/>
                <w:rFonts w:asciiTheme="minorHAnsi" w:eastAsiaTheme="minorHAnsi" w:hAnsiTheme="minorHAnsi" w:cstheme="minorBidi"/>
                <w:sz w:val="22"/>
                <w:szCs w:val="22"/>
                <w:rPrChange w:id="294" w:author="Nick.Tolimieri" w:date="2022-09-06T09:57:00Z">
                  <w:rPr>
                    <w:ins w:id="295" w:author="Nick.Tolimieri" w:date="2022-09-06T09:57:00Z"/>
                    <w:rFonts w:ascii="Calibri" w:hAnsi="Calibri" w:cs="Calibri"/>
                    <w:color w:val="000000"/>
                    <w:sz w:val="22"/>
                    <w:szCs w:val="22"/>
                  </w:rPr>
                </w:rPrChange>
              </w:rPr>
              <w:pPrChange w:id="296" w:author="Nick.Tolimieri" w:date="2022-09-06T09:57:00Z">
                <w:pPr>
                  <w:jc w:val="right"/>
                </w:pPr>
              </w:pPrChange>
            </w:pPr>
            <w:ins w:id="297" w:author="Nick.Tolimieri" w:date="2022-09-06T09:57:00Z">
              <w:r w:rsidRPr="001A7F6C">
                <w:rPr>
                  <w:rFonts w:asciiTheme="minorHAnsi" w:eastAsiaTheme="minorHAnsi" w:hAnsiTheme="minorHAnsi" w:cstheme="minorBidi"/>
                  <w:sz w:val="22"/>
                  <w:szCs w:val="22"/>
                  <w:rPrChange w:id="298" w:author="Nick.Tolimieri" w:date="2022-09-06T09:57:00Z">
                    <w:rPr>
                      <w:rFonts w:ascii="Calibri" w:hAnsi="Calibri" w:cs="Calibri"/>
                      <w:color w:val="000000"/>
                      <w:sz w:val="22"/>
                      <w:szCs w:val="22"/>
                    </w:rPr>
                  </w:rPrChange>
                </w:rPr>
                <w:t>0.5</w:t>
              </w:r>
            </w:ins>
          </w:p>
        </w:tc>
        <w:tc>
          <w:tcPr>
            <w:tcW w:w="1141" w:type="dxa"/>
            <w:noWrap/>
            <w:hideMark/>
          </w:tcPr>
          <w:p w:rsidR="001A7F6C" w:rsidRPr="001A7F6C" w:rsidRDefault="001A7F6C" w:rsidP="001A7F6C">
            <w:pPr>
              <w:rPr>
                <w:ins w:id="299" w:author="Nick.Tolimieri" w:date="2022-09-06T09:57:00Z"/>
                <w:rFonts w:asciiTheme="minorHAnsi" w:eastAsiaTheme="minorHAnsi" w:hAnsiTheme="minorHAnsi" w:cstheme="minorBidi"/>
                <w:sz w:val="22"/>
                <w:szCs w:val="22"/>
                <w:rPrChange w:id="300" w:author="Nick.Tolimieri" w:date="2022-09-06T09:57:00Z">
                  <w:rPr>
                    <w:ins w:id="301" w:author="Nick.Tolimieri" w:date="2022-09-06T09:57:00Z"/>
                    <w:rFonts w:ascii="Calibri" w:hAnsi="Calibri" w:cs="Calibri"/>
                    <w:color w:val="000000"/>
                    <w:sz w:val="22"/>
                    <w:szCs w:val="22"/>
                  </w:rPr>
                </w:rPrChange>
              </w:rPr>
              <w:pPrChange w:id="302" w:author="Nick.Tolimieri" w:date="2022-09-06T09:57:00Z">
                <w:pPr>
                  <w:jc w:val="right"/>
                </w:pPr>
              </w:pPrChange>
            </w:pPr>
            <w:ins w:id="303" w:author="Nick.Tolimieri" w:date="2022-09-06T09:57:00Z">
              <w:r w:rsidRPr="001A7F6C">
                <w:rPr>
                  <w:rFonts w:asciiTheme="minorHAnsi" w:eastAsiaTheme="minorHAnsi" w:hAnsiTheme="minorHAnsi" w:cstheme="minorBidi"/>
                  <w:sz w:val="22"/>
                  <w:szCs w:val="22"/>
                  <w:rPrChange w:id="304" w:author="Nick.Tolimieri" w:date="2022-09-06T09:57:00Z">
                    <w:rPr>
                      <w:rFonts w:ascii="Calibri" w:hAnsi="Calibri" w:cs="Calibri"/>
                      <w:color w:val="000000"/>
                      <w:sz w:val="22"/>
                      <w:szCs w:val="22"/>
                    </w:rPr>
                  </w:rPrChange>
                </w:rPr>
                <w:t>3.34</w:t>
              </w:r>
            </w:ins>
          </w:p>
        </w:tc>
      </w:tr>
      <w:tr w:rsidR="001A7F6C" w:rsidRPr="001A7F6C" w:rsidTr="001A7F6C">
        <w:trPr>
          <w:trHeight w:val="300"/>
          <w:ins w:id="305" w:author="Nick.Tolimieri" w:date="2022-09-06T09:57:00Z"/>
        </w:trPr>
        <w:tc>
          <w:tcPr>
            <w:tcW w:w="2814" w:type="dxa"/>
            <w:noWrap/>
            <w:hideMark/>
          </w:tcPr>
          <w:p w:rsidR="001A7F6C" w:rsidRPr="001A7F6C" w:rsidRDefault="001A7F6C">
            <w:pPr>
              <w:rPr>
                <w:ins w:id="306" w:author="Nick.Tolimieri" w:date="2022-09-06T09:57:00Z"/>
                <w:rFonts w:asciiTheme="minorHAnsi" w:eastAsiaTheme="minorHAnsi" w:hAnsiTheme="minorHAnsi" w:cstheme="minorBidi"/>
                <w:sz w:val="22"/>
                <w:szCs w:val="22"/>
                <w:rPrChange w:id="307" w:author="Nick.Tolimieri" w:date="2022-09-06T09:57:00Z">
                  <w:rPr>
                    <w:ins w:id="308" w:author="Nick.Tolimieri" w:date="2022-09-06T09:57:00Z"/>
                    <w:rFonts w:ascii="Calibri" w:hAnsi="Calibri" w:cs="Calibri"/>
                    <w:color w:val="000000"/>
                    <w:sz w:val="22"/>
                    <w:szCs w:val="22"/>
                  </w:rPr>
                </w:rPrChange>
              </w:rPr>
            </w:pPr>
            <w:proofErr w:type="spellStart"/>
            <w:ins w:id="309" w:author="Nick.Tolimieri" w:date="2022-09-06T09:57:00Z">
              <w:r w:rsidRPr="001A7F6C">
                <w:rPr>
                  <w:rFonts w:asciiTheme="minorHAnsi" w:eastAsiaTheme="minorHAnsi" w:hAnsiTheme="minorHAnsi" w:cstheme="minorBidi"/>
                  <w:sz w:val="22"/>
                  <w:szCs w:val="22"/>
                  <w:rPrChange w:id="310"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311"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312"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313"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314" w:author="Nick.Tolimieri" w:date="2022-09-06T09:57:00Z"/>
                <w:rFonts w:asciiTheme="minorHAnsi" w:eastAsiaTheme="minorHAnsi" w:hAnsiTheme="minorHAnsi" w:cstheme="minorBidi"/>
                <w:sz w:val="22"/>
                <w:szCs w:val="22"/>
                <w:rPrChange w:id="315" w:author="Nick.Tolimieri" w:date="2022-09-06T09:57:00Z">
                  <w:rPr>
                    <w:ins w:id="316" w:author="Nick.Tolimieri" w:date="2022-09-06T09:57:00Z"/>
                    <w:rFonts w:ascii="Calibri" w:hAnsi="Calibri" w:cs="Calibri"/>
                    <w:color w:val="000000"/>
                    <w:sz w:val="22"/>
                    <w:szCs w:val="22"/>
                  </w:rPr>
                </w:rPrChange>
              </w:rPr>
              <w:pPrChange w:id="317" w:author="Nick.Tolimieri" w:date="2022-09-06T09:57:00Z">
                <w:pPr>
                  <w:jc w:val="right"/>
                </w:pPr>
              </w:pPrChange>
            </w:pPr>
            <w:ins w:id="318" w:author="Nick.Tolimieri" w:date="2022-09-06T09:57:00Z">
              <w:r w:rsidRPr="001A7F6C">
                <w:rPr>
                  <w:rFonts w:asciiTheme="minorHAnsi" w:eastAsiaTheme="minorHAnsi" w:hAnsiTheme="minorHAnsi" w:cstheme="minorBidi"/>
                  <w:sz w:val="22"/>
                  <w:szCs w:val="22"/>
                  <w:rPrChange w:id="319" w:author="Nick.Tolimieri" w:date="2022-09-06T09:57:00Z">
                    <w:rPr>
                      <w:rFonts w:ascii="Calibri" w:hAnsi="Calibri" w:cs="Calibri"/>
                      <w:color w:val="000000"/>
                      <w:sz w:val="22"/>
                      <w:szCs w:val="22"/>
                    </w:rPr>
                  </w:rPrChange>
                </w:rPr>
                <w:t>1993</w:t>
              </w:r>
            </w:ins>
          </w:p>
        </w:tc>
        <w:tc>
          <w:tcPr>
            <w:tcW w:w="1177" w:type="dxa"/>
            <w:noWrap/>
            <w:hideMark/>
          </w:tcPr>
          <w:p w:rsidR="001A7F6C" w:rsidRPr="001A7F6C" w:rsidRDefault="001A7F6C" w:rsidP="001A7F6C">
            <w:pPr>
              <w:rPr>
                <w:ins w:id="320" w:author="Nick.Tolimieri" w:date="2022-09-06T09:57:00Z"/>
                <w:rFonts w:asciiTheme="minorHAnsi" w:eastAsiaTheme="minorHAnsi" w:hAnsiTheme="minorHAnsi" w:cstheme="minorBidi"/>
                <w:sz w:val="22"/>
                <w:szCs w:val="22"/>
                <w:rPrChange w:id="321" w:author="Nick.Tolimieri" w:date="2022-09-06T09:57:00Z">
                  <w:rPr>
                    <w:ins w:id="322" w:author="Nick.Tolimieri" w:date="2022-09-06T09:57:00Z"/>
                    <w:rFonts w:ascii="Calibri" w:hAnsi="Calibri" w:cs="Calibri"/>
                    <w:color w:val="000000"/>
                    <w:sz w:val="22"/>
                    <w:szCs w:val="22"/>
                  </w:rPr>
                </w:rPrChange>
              </w:rPr>
              <w:pPrChange w:id="323" w:author="Nick.Tolimieri" w:date="2022-09-06T09:57:00Z">
                <w:pPr>
                  <w:jc w:val="right"/>
                </w:pPr>
              </w:pPrChange>
            </w:pPr>
            <w:ins w:id="324" w:author="Nick.Tolimieri" w:date="2022-09-06T09:57:00Z">
              <w:r w:rsidRPr="001A7F6C">
                <w:rPr>
                  <w:rFonts w:asciiTheme="minorHAnsi" w:eastAsiaTheme="minorHAnsi" w:hAnsiTheme="minorHAnsi" w:cstheme="minorBidi"/>
                  <w:sz w:val="22"/>
                  <w:szCs w:val="22"/>
                  <w:rPrChange w:id="325" w:author="Nick.Tolimieri" w:date="2022-09-06T09:57:00Z">
                    <w:rPr>
                      <w:rFonts w:ascii="Calibri" w:hAnsi="Calibri" w:cs="Calibri"/>
                      <w:color w:val="000000"/>
                      <w:sz w:val="22"/>
                      <w:szCs w:val="22"/>
                    </w:rPr>
                  </w:rPrChange>
                </w:rPr>
                <w:t>42</w:t>
              </w:r>
            </w:ins>
          </w:p>
        </w:tc>
        <w:tc>
          <w:tcPr>
            <w:tcW w:w="1271" w:type="dxa"/>
            <w:noWrap/>
            <w:hideMark/>
          </w:tcPr>
          <w:p w:rsidR="001A7F6C" w:rsidRPr="001A7F6C" w:rsidRDefault="001A7F6C" w:rsidP="001A7F6C">
            <w:pPr>
              <w:rPr>
                <w:ins w:id="326" w:author="Nick.Tolimieri" w:date="2022-09-06T09:57:00Z"/>
                <w:rFonts w:asciiTheme="minorHAnsi" w:eastAsiaTheme="minorHAnsi" w:hAnsiTheme="minorHAnsi" w:cstheme="minorBidi"/>
                <w:sz w:val="22"/>
                <w:szCs w:val="22"/>
                <w:rPrChange w:id="327" w:author="Nick.Tolimieri" w:date="2022-09-06T09:57:00Z">
                  <w:rPr>
                    <w:ins w:id="328" w:author="Nick.Tolimieri" w:date="2022-09-06T09:57:00Z"/>
                    <w:rFonts w:ascii="Calibri" w:hAnsi="Calibri" w:cs="Calibri"/>
                    <w:color w:val="000000"/>
                    <w:sz w:val="22"/>
                    <w:szCs w:val="22"/>
                  </w:rPr>
                </w:rPrChange>
              </w:rPr>
              <w:pPrChange w:id="329" w:author="Nick.Tolimieri" w:date="2022-09-06T09:57:00Z">
                <w:pPr>
                  <w:jc w:val="right"/>
                </w:pPr>
              </w:pPrChange>
            </w:pPr>
            <w:ins w:id="330" w:author="Nick.Tolimieri" w:date="2022-09-06T09:57:00Z">
              <w:r w:rsidRPr="001A7F6C">
                <w:rPr>
                  <w:rFonts w:asciiTheme="minorHAnsi" w:eastAsiaTheme="minorHAnsi" w:hAnsiTheme="minorHAnsi" w:cstheme="minorBidi"/>
                  <w:sz w:val="22"/>
                  <w:szCs w:val="22"/>
                  <w:rPrChange w:id="331" w:author="Nick.Tolimieri" w:date="2022-09-06T09:57:00Z">
                    <w:rPr>
                      <w:rFonts w:ascii="Calibri" w:hAnsi="Calibri" w:cs="Calibri"/>
                      <w:color w:val="000000"/>
                      <w:sz w:val="22"/>
                      <w:szCs w:val="22"/>
                    </w:rPr>
                  </w:rPrChange>
                </w:rPr>
                <w:t>2</w:t>
              </w:r>
            </w:ins>
          </w:p>
        </w:tc>
        <w:tc>
          <w:tcPr>
            <w:tcW w:w="1085" w:type="dxa"/>
            <w:noWrap/>
            <w:hideMark/>
          </w:tcPr>
          <w:p w:rsidR="001A7F6C" w:rsidRPr="001A7F6C" w:rsidRDefault="001A7F6C" w:rsidP="001A7F6C">
            <w:pPr>
              <w:rPr>
                <w:ins w:id="332" w:author="Nick.Tolimieri" w:date="2022-09-06T09:57:00Z"/>
                <w:rFonts w:asciiTheme="minorHAnsi" w:eastAsiaTheme="minorHAnsi" w:hAnsiTheme="minorHAnsi" w:cstheme="minorBidi"/>
                <w:sz w:val="22"/>
                <w:szCs w:val="22"/>
                <w:rPrChange w:id="333" w:author="Nick.Tolimieri" w:date="2022-09-06T09:57:00Z">
                  <w:rPr>
                    <w:ins w:id="334" w:author="Nick.Tolimieri" w:date="2022-09-06T09:57:00Z"/>
                    <w:rFonts w:ascii="Calibri" w:hAnsi="Calibri" w:cs="Calibri"/>
                    <w:color w:val="000000"/>
                    <w:sz w:val="22"/>
                    <w:szCs w:val="22"/>
                  </w:rPr>
                </w:rPrChange>
              </w:rPr>
              <w:pPrChange w:id="335" w:author="Nick.Tolimieri" w:date="2022-09-06T09:57:00Z">
                <w:pPr>
                  <w:jc w:val="right"/>
                </w:pPr>
              </w:pPrChange>
            </w:pPr>
            <w:ins w:id="336" w:author="Nick.Tolimieri" w:date="2022-09-06T09:57:00Z">
              <w:r w:rsidRPr="001A7F6C">
                <w:rPr>
                  <w:rFonts w:asciiTheme="minorHAnsi" w:eastAsiaTheme="minorHAnsi" w:hAnsiTheme="minorHAnsi" w:cstheme="minorBidi"/>
                  <w:sz w:val="22"/>
                  <w:szCs w:val="22"/>
                  <w:rPrChange w:id="337" w:author="Nick.Tolimieri" w:date="2022-09-06T09:57:00Z">
                    <w:rPr>
                      <w:rFonts w:ascii="Calibri" w:hAnsi="Calibri" w:cs="Calibri"/>
                      <w:color w:val="000000"/>
                      <w:sz w:val="22"/>
                      <w:szCs w:val="22"/>
                    </w:rPr>
                  </w:rPrChange>
                </w:rPr>
                <w:t>36</w:t>
              </w:r>
            </w:ins>
          </w:p>
        </w:tc>
        <w:tc>
          <w:tcPr>
            <w:tcW w:w="1105" w:type="dxa"/>
            <w:noWrap/>
            <w:hideMark/>
          </w:tcPr>
          <w:p w:rsidR="001A7F6C" w:rsidRPr="001A7F6C" w:rsidRDefault="001A7F6C" w:rsidP="001A7F6C">
            <w:pPr>
              <w:rPr>
                <w:ins w:id="338" w:author="Nick.Tolimieri" w:date="2022-09-06T09:57:00Z"/>
                <w:rFonts w:asciiTheme="minorHAnsi" w:eastAsiaTheme="minorHAnsi" w:hAnsiTheme="minorHAnsi" w:cstheme="minorBidi"/>
                <w:sz w:val="22"/>
                <w:szCs w:val="22"/>
                <w:rPrChange w:id="339" w:author="Nick.Tolimieri" w:date="2022-09-06T09:57:00Z">
                  <w:rPr>
                    <w:ins w:id="340" w:author="Nick.Tolimieri" w:date="2022-09-06T09:57:00Z"/>
                    <w:rFonts w:ascii="Calibri" w:hAnsi="Calibri" w:cs="Calibri"/>
                    <w:color w:val="000000"/>
                    <w:sz w:val="22"/>
                    <w:szCs w:val="22"/>
                  </w:rPr>
                </w:rPrChange>
              </w:rPr>
              <w:pPrChange w:id="341" w:author="Nick.Tolimieri" w:date="2022-09-06T09:57:00Z">
                <w:pPr>
                  <w:jc w:val="right"/>
                </w:pPr>
              </w:pPrChange>
            </w:pPr>
            <w:ins w:id="342" w:author="Nick.Tolimieri" w:date="2022-09-06T09:57:00Z">
              <w:r w:rsidRPr="001A7F6C">
                <w:rPr>
                  <w:rFonts w:asciiTheme="minorHAnsi" w:eastAsiaTheme="minorHAnsi" w:hAnsiTheme="minorHAnsi" w:cstheme="minorBidi"/>
                  <w:sz w:val="22"/>
                  <w:szCs w:val="22"/>
                  <w:rPrChange w:id="343" w:author="Nick.Tolimieri" w:date="2022-09-06T09:57:00Z">
                    <w:rPr>
                      <w:rFonts w:ascii="Calibri" w:hAnsi="Calibri" w:cs="Calibri"/>
                      <w:color w:val="000000"/>
                      <w:sz w:val="22"/>
                      <w:szCs w:val="22"/>
                    </w:rPr>
                  </w:rPrChange>
                </w:rPr>
                <w:t>6</w:t>
              </w:r>
            </w:ins>
          </w:p>
        </w:tc>
        <w:tc>
          <w:tcPr>
            <w:tcW w:w="1139" w:type="dxa"/>
            <w:noWrap/>
            <w:hideMark/>
          </w:tcPr>
          <w:p w:rsidR="001A7F6C" w:rsidRPr="001A7F6C" w:rsidRDefault="001A7F6C" w:rsidP="001A7F6C">
            <w:pPr>
              <w:rPr>
                <w:ins w:id="344" w:author="Nick.Tolimieri" w:date="2022-09-06T09:57:00Z"/>
                <w:rFonts w:asciiTheme="minorHAnsi" w:eastAsiaTheme="minorHAnsi" w:hAnsiTheme="minorHAnsi" w:cstheme="minorBidi"/>
                <w:sz w:val="22"/>
                <w:szCs w:val="22"/>
                <w:rPrChange w:id="345" w:author="Nick.Tolimieri" w:date="2022-09-06T09:57:00Z">
                  <w:rPr>
                    <w:ins w:id="346" w:author="Nick.Tolimieri" w:date="2022-09-06T09:57:00Z"/>
                    <w:rFonts w:ascii="Calibri" w:hAnsi="Calibri" w:cs="Calibri"/>
                    <w:color w:val="000000"/>
                    <w:sz w:val="22"/>
                    <w:szCs w:val="22"/>
                  </w:rPr>
                </w:rPrChange>
              </w:rPr>
              <w:pPrChange w:id="347" w:author="Nick.Tolimieri" w:date="2022-09-06T09:57:00Z">
                <w:pPr>
                  <w:jc w:val="right"/>
                </w:pPr>
              </w:pPrChange>
            </w:pPr>
            <w:ins w:id="348" w:author="Nick.Tolimieri" w:date="2022-09-06T09:57:00Z">
              <w:r w:rsidRPr="001A7F6C">
                <w:rPr>
                  <w:rFonts w:asciiTheme="minorHAnsi" w:eastAsiaTheme="minorHAnsi" w:hAnsiTheme="minorHAnsi" w:cstheme="minorBidi"/>
                  <w:sz w:val="22"/>
                  <w:szCs w:val="22"/>
                  <w:rPrChange w:id="349" w:author="Nick.Tolimieri" w:date="2022-09-06T09:57:00Z">
                    <w:rPr>
                      <w:rFonts w:ascii="Calibri" w:hAnsi="Calibri" w:cs="Calibri"/>
                      <w:color w:val="000000"/>
                      <w:sz w:val="22"/>
                      <w:szCs w:val="22"/>
                    </w:rPr>
                  </w:rPrChange>
                </w:rPr>
                <w:t>30</w:t>
              </w:r>
            </w:ins>
          </w:p>
        </w:tc>
        <w:tc>
          <w:tcPr>
            <w:tcW w:w="1269" w:type="dxa"/>
            <w:noWrap/>
            <w:hideMark/>
          </w:tcPr>
          <w:p w:rsidR="001A7F6C" w:rsidRPr="001A7F6C" w:rsidRDefault="001A7F6C" w:rsidP="001A7F6C">
            <w:pPr>
              <w:rPr>
                <w:ins w:id="350" w:author="Nick.Tolimieri" w:date="2022-09-06T09:57:00Z"/>
                <w:rFonts w:asciiTheme="minorHAnsi" w:eastAsiaTheme="minorHAnsi" w:hAnsiTheme="minorHAnsi" w:cstheme="minorBidi"/>
                <w:sz w:val="22"/>
                <w:szCs w:val="22"/>
                <w:rPrChange w:id="351" w:author="Nick.Tolimieri" w:date="2022-09-06T09:57:00Z">
                  <w:rPr>
                    <w:ins w:id="352" w:author="Nick.Tolimieri" w:date="2022-09-06T09:57:00Z"/>
                    <w:rFonts w:ascii="Calibri" w:hAnsi="Calibri" w:cs="Calibri"/>
                    <w:color w:val="000000"/>
                    <w:sz w:val="22"/>
                    <w:szCs w:val="22"/>
                  </w:rPr>
                </w:rPrChange>
              </w:rPr>
              <w:pPrChange w:id="353" w:author="Nick.Tolimieri" w:date="2022-09-06T09:57:00Z">
                <w:pPr>
                  <w:jc w:val="right"/>
                </w:pPr>
              </w:pPrChange>
            </w:pPr>
            <w:ins w:id="354" w:author="Nick.Tolimieri" w:date="2022-09-06T09:57:00Z">
              <w:r w:rsidRPr="001A7F6C">
                <w:rPr>
                  <w:rFonts w:asciiTheme="minorHAnsi" w:eastAsiaTheme="minorHAnsi" w:hAnsiTheme="minorHAnsi" w:cstheme="minorBidi"/>
                  <w:sz w:val="22"/>
                  <w:szCs w:val="22"/>
                  <w:rPrChange w:id="355" w:author="Nick.Tolimieri" w:date="2022-09-06T09:57:00Z">
                    <w:rPr>
                      <w:rFonts w:ascii="Calibri" w:hAnsi="Calibri" w:cs="Calibri"/>
                      <w:color w:val="000000"/>
                      <w:sz w:val="22"/>
                      <w:szCs w:val="22"/>
                    </w:rPr>
                  </w:rPrChange>
                </w:rPr>
                <w:t>2.27</w:t>
              </w:r>
            </w:ins>
          </w:p>
        </w:tc>
        <w:tc>
          <w:tcPr>
            <w:tcW w:w="1141" w:type="dxa"/>
            <w:noWrap/>
            <w:hideMark/>
          </w:tcPr>
          <w:p w:rsidR="001A7F6C" w:rsidRPr="001A7F6C" w:rsidRDefault="001A7F6C" w:rsidP="001A7F6C">
            <w:pPr>
              <w:rPr>
                <w:ins w:id="356" w:author="Nick.Tolimieri" w:date="2022-09-06T09:57:00Z"/>
                <w:rFonts w:asciiTheme="minorHAnsi" w:eastAsiaTheme="minorHAnsi" w:hAnsiTheme="minorHAnsi" w:cstheme="minorBidi"/>
                <w:sz w:val="22"/>
                <w:szCs w:val="22"/>
                <w:rPrChange w:id="357" w:author="Nick.Tolimieri" w:date="2022-09-06T09:57:00Z">
                  <w:rPr>
                    <w:ins w:id="358" w:author="Nick.Tolimieri" w:date="2022-09-06T09:57:00Z"/>
                    <w:rFonts w:ascii="Calibri" w:hAnsi="Calibri" w:cs="Calibri"/>
                    <w:color w:val="000000"/>
                    <w:sz w:val="22"/>
                    <w:szCs w:val="22"/>
                  </w:rPr>
                </w:rPrChange>
              </w:rPr>
              <w:pPrChange w:id="359" w:author="Nick.Tolimieri" w:date="2022-09-06T09:57:00Z">
                <w:pPr>
                  <w:jc w:val="right"/>
                </w:pPr>
              </w:pPrChange>
            </w:pPr>
            <w:ins w:id="360" w:author="Nick.Tolimieri" w:date="2022-09-06T09:57:00Z">
              <w:r w:rsidRPr="001A7F6C">
                <w:rPr>
                  <w:rFonts w:asciiTheme="minorHAnsi" w:eastAsiaTheme="minorHAnsi" w:hAnsiTheme="minorHAnsi" w:cstheme="minorBidi"/>
                  <w:sz w:val="22"/>
                  <w:szCs w:val="22"/>
                  <w:rPrChange w:id="361" w:author="Nick.Tolimieri" w:date="2022-09-06T09:57:00Z">
                    <w:rPr>
                      <w:rFonts w:ascii="Calibri" w:hAnsi="Calibri" w:cs="Calibri"/>
                      <w:color w:val="000000"/>
                      <w:sz w:val="22"/>
                      <w:szCs w:val="22"/>
                    </w:rPr>
                  </w:rPrChange>
                </w:rPr>
                <w:t>0.42</w:t>
              </w:r>
            </w:ins>
          </w:p>
        </w:tc>
        <w:tc>
          <w:tcPr>
            <w:tcW w:w="1141" w:type="dxa"/>
            <w:noWrap/>
            <w:hideMark/>
          </w:tcPr>
          <w:p w:rsidR="001A7F6C" w:rsidRPr="001A7F6C" w:rsidRDefault="001A7F6C" w:rsidP="001A7F6C">
            <w:pPr>
              <w:rPr>
                <w:ins w:id="362" w:author="Nick.Tolimieri" w:date="2022-09-06T09:57:00Z"/>
                <w:rFonts w:asciiTheme="minorHAnsi" w:eastAsiaTheme="minorHAnsi" w:hAnsiTheme="minorHAnsi" w:cstheme="minorBidi"/>
                <w:sz w:val="22"/>
                <w:szCs w:val="22"/>
                <w:rPrChange w:id="363" w:author="Nick.Tolimieri" w:date="2022-09-06T09:57:00Z">
                  <w:rPr>
                    <w:ins w:id="364" w:author="Nick.Tolimieri" w:date="2022-09-06T09:57:00Z"/>
                    <w:rFonts w:ascii="Calibri" w:hAnsi="Calibri" w:cs="Calibri"/>
                    <w:color w:val="000000"/>
                    <w:sz w:val="22"/>
                    <w:szCs w:val="22"/>
                  </w:rPr>
                </w:rPrChange>
              </w:rPr>
              <w:pPrChange w:id="365" w:author="Nick.Tolimieri" w:date="2022-09-06T09:57:00Z">
                <w:pPr>
                  <w:jc w:val="right"/>
                </w:pPr>
              </w:pPrChange>
            </w:pPr>
            <w:ins w:id="366" w:author="Nick.Tolimieri" w:date="2022-09-06T09:57:00Z">
              <w:r w:rsidRPr="001A7F6C">
                <w:rPr>
                  <w:rFonts w:asciiTheme="minorHAnsi" w:eastAsiaTheme="minorHAnsi" w:hAnsiTheme="minorHAnsi" w:cstheme="minorBidi"/>
                  <w:sz w:val="22"/>
                  <w:szCs w:val="22"/>
                  <w:rPrChange w:id="367" w:author="Nick.Tolimieri" w:date="2022-09-06T09:57:00Z">
                    <w:rPr>
                      <w:rFonts w:ascii="Calibri" w:hAnsi="Calibri" w:cs="Calibri"/>
                      <w:color w:val="000000"/>
                      <w:sz w:val="22"/>
                      <w:szCs w:val="22"/>
                    </w:rPr>
                  </w:rPrChange>
                </w:rPr>
                <w:t>4.3</w:t>
              </w:r>
            </w:ins>
          </w:p>
        </w:tc>
      </w:tr>
      <w:tr w:rsidR="001A7F6C" w:rsidRPr="001A7F6C" w:rsidTr="001A7F6C">
        <w:trPr>
          <w:trHeight w:val="300"/>
          <w:ins w:id="368" w:author="Nick.Tolimieri" w:date="2022-09-06T09:57:00Z"/>
        </w:trPr>
        <w:tc>
          <w:tcPr>
            <w:tcW w:w="2814" w:type="dxa"/>
            <w:noWrap/>
            <w:hideMark/>
          </w:tcPr>
          <w:p w:rsidR="001A7F6C" w:rsidRPr="001A7F6C" w:rsidRDefault="001A7F6C">
            <w:pPr>
              <w:rPr>
                <w:ins w:id="369" w:author="Nick.Tolimieri" w:date="2022-09-06T09:57:00Z"/>
                <w:rFonts w:asciiTheme="minorHAnsi" w:eastAsiaTheme="minorHAnsi" w:hAnsiTheme="minorHAnsi" w:cstheme="minorBidi"/>
                <w:sz w:val="22"/>
                <w:szCs w:val="22"/>
                <w:rPrChange w:id="370" w:author="Nick.Tolimieri" w:date="2022-09-06T09:57:00Z">
                  <w:rPr>
                    <w:ins w:id="371" w:author="Nick.Tolimieri" w:date="2022-09-06T09:57:00Z"/>
                    <w:rFonts w:ascii="Calibri" w:hAnsi="Calibri" w:cs="Calibri"/>
                    <w:color w:val="000000"/>
                    <w:sz w:val="22"/>
                    <w:szCs w:val="22"/>
                  </w:rPr>
                </w:rPrChange>
              </w:rPr>
            </w:pPr>
            <w:proofErr w:type="spellStart"/>
            <w:ins w:id="372" w:author="Nick.Tolimieri" w:date="2022-09-06T09:57:00Z">
              <w:r w:rsidRPr="001A7F6C">
                <w:rPr>
                  <w:rFonts w:asciiTheme="minorHAnsi" w:eastAsiaTheme="minorHAnsi" w:hAnsiTheme="minorHAnsi" w:cstheme="minorBidi"/>
                  <w:sz w:val="22"/>
                  <w:szCs w:val="22"/>
                  <w:rPrChange w:id="373"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374"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375"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376"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377" w:author="Nick.Tolimieri" w:date="2022-09-06T09:57:00Z"/>
                <w:rFonts w:asciiTheme="minorHAnsi" w:eastAsiaTheme="minorHAnsi" w:hAnsiTheme="minorHAnsi" w:cstheme="minorBidi"/>
                <w:sz w:val="22"/>
                <w:szCs w:val="22"/>
                <w:rPrChange w:id="378" w:author="Nick.Tolimieri" w:date="2022-09-06T09:57:00Z">
                  <w:rPr>
                    <w:ins w:id="379" w:author="Nick.Tolimieri" w:date="2022-09-06T09:57:00Z"/>
                    <w:rFonts w:ascii="Calibri" w:hAnsi="Calibri" w:cs="Calibri"/>
                    <w:color w:val="000000"/>
                    <w:sz w:val="22"/>
                    <w:szCs w:val="22"/>
                  </w:rPr>
                </w:rPrChange>
              </w:rPr>
              <w:pPrChange w:id="380" w:author="Nick.Tolimieri" w:date="2022-09-06T09:57:00Z">
                <w:pPr>
                  <w:jc w:val="right"/>
                </w:pPr>
              </w:pPrChange>
            </w:pPr>
            <w:ins w:id="381" w:author="Nick.Tolimieri" w:date="2022-09-06T09:57:00Z">
              <w:r w:rsidRPr="001A7F6C">
                <w:rPr>
                  <w:rFonts w:asciiTheme="minorHAnsi" w:eastAsiaTheme="minorHAnsi" w:hAnsiTheme="minorHAnsi" w:cstheme="minorBidi"/>
                  <w:sz w:val="22"/>
                  <w:szCs w:val="22"/>
                  <w:rPrChange w:id="382" w:author="Nick.Tolimieri" w:date="2022-09-06T09:57:00Z">
                    <w:rPr>
                      <w:rFonts w:ascii="Calibri" w:hAnsi="Calibri" w:cs="Calibri"/>
                      <w:color w:val="000000"/>
                      <w:sz w:val="22"/>
                      <w:szCs w:val="22"/>
                    </w:rPr>
                  </w:rPrChange>
                </w:rPr>
                <w:t>1994</w:t>
              </w:r>
            </w:ins>
          </w:p>
        </w:tc>
        <w:tc>
          <w:tcPr>
            <w:tcW w:w="1177" w:type="dxa"/>
            <w:noWrap/>
            <w:hideMark/>
          </w:tcPr>
          <w:p w:rsidR="001A7F6C" w:rsidRPr="001A7F6C" w:rsidRDefault="001A7F6C" w:rsidP="001A7F6C">
            <w:pPr>
              <w:rPr>
                <w:ins w:id="383" w:author="Nick.Tolimieri" w:date="2022-09-06T09:57:00Z"/>
                <w:rFonts w:asciiTheme="minorHAnsi" w:eastAsiaTheme="minorHAnsi" w:hAnsiTheme="minorHAnsi" w:cstheme="minorBidi"/>
                <w:sz w:val="22"/>
                <w:szCs w:val="22"/>
                <w:rPrChange w:id="384" w:author="Nick.Tolimieri" w:date="2022-09-06T09:57:00Z">
                  <w:rPr>
                    <w:ins w:id="385" w:author="Nick.Tolimieri" w:date="2022-09-06T09:57:00Z"/>
                    <w:rFonts w:ascii="Calibri" w:hAnsi="Calibri" w:cs="Calibri"/>
                    <w:color w:val="000000"/>
                    <w:sz w:val="22"/>
                    <w:szCs w:val="22"/>
                  </w:rPr>
                </w:rPrChange>
              </w:rPr>
              <w:pPrChange w:id="386" w:author="Nick.Tolimieri" w:date="2022-09-06T09:57:00Z">
                <w:pPr>
                  <w:jc w:val="right"/>
                </w:pPr>
              </w:pPrChange>
            </w:pPr>
            <w:ins w:id="387" w:author="Nick.Tolimieri" w:date="2022-09-06T09:57:00Z">
              <w:r w:rsidRPr="001A7F6C">
                <w:rPr>
                  <w:rFonts w:asciiTheme="minorHAnsi" w:eastAsiaTheme="minorHAnsi" w:hAnsiTheme="minorHAnsi" w:cstheme="minorBidi"/>
                  <w:sz w:val="22"/>
                  <w:szCs w:val="22"/>
                  <w:rPrChange w:id="388" w:author="Nick.Tolimieri" w:date="2022-09-06T09:57:00Z">
                    <w:rPr>
                      <w:rFonts w:ascii="Calibri" w:hAnsi="Calibri" w:cs="Calibri"/>
                      <w:color w:val="000000"/>
                      <w:sz w:val="22"/>
                      <w:szCs w:val="22"/>
                    </w:rPr>
                  </w:rPrChange>
                </w:rPr>
                <w:t>47</w:t>
              </w:r>
            </w:ins>
          </w:p>
        </w:tc>
        <w:tc>
          <w:tcPr>
            <w:tcW w:w="1271" w:type="dxa"/>
            <w:noWrap/>
            <w:hideMark/>
          </w:tcPr>
          <w:p w:rsidR="001A7F6C" w:rsidRPr="001A7F6C" w:rsidRDefault="001A7F6C" w:rsidP="001A7F6C">
            <w:pPr>
              <w:rPr>
                <w:ins w:id="389" w:author="Nick.Tolimieri" w:date="2022-09-06T09:57:00Z"/>
                <w:rFonts w:asciiTheme="minorHAnsi" w:eastAsiaTheme="minorHAnsi" w:hAnsiTheme="minorHAnsi" w:cstheme="minorBidi"/>
                <w:sz w:val="22"/>
                <w:szCs w:val="22"/>
                <w:rPrChange w:id="390" w:author="Nick.Tolimieri" w:date="2022-09-06T09:57:00Z">
                  <w:rPr>
                    <w:ins w:id="391" w:author="Nick.Tolimieri" w:date="2022-09-06T09:57:00Z"/>
                    <w:rFonts w:ascii="Calibri" w:hAnsi="Calibri" w:cs="Calibri"/>
                    <w:color w:val="000000"/>
                    <w:sz w:val="22"/>
                    <w:szCs w:val="22"/>
                  </w:rPr>
                </w:rPrChange>
              </w:rPr>
              <w:pPrChange w:id="392" w:author="Nick.Tolimieri" w:date="2022-09-06T09:57:00Z">
                <w:pPr>
                  <w:jc w:val="right"/>
                </w:pPr>
              </w:pPrChange>
            </w:pPr>
            <w:ins w:id="393" w:author="Nick.Tolimieri" w:date="2022-09-06T09:57:00Z">
              <w:r w:rsidRPr="001A7F6C">
                <w:rPr>
                  <w:rFonts w:asciiTheme="minorHAnsi" w:eastAsiaTheme="minorHAnsi" w:hAnsiTheme="minorHAnsi" w:cstheme="minorBidi"/>
                  <w:sz w:val="22"/>
                  <w:szCs w:val="22"/>
                  <w:rPrChange w:id="394"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395" w:author="Nick.Tolimieri" w:date="2022-09-06T09:57:00Z"/>
                <w:rFonts w:asciiTheme="minorHAnsi" w:eastAsiaTheme="minorHAnsi" w:hAnsiTheme="minorHAnsi" w:cstheme="minorBidi"/>
                <w:sz w:val="22"/>
                <w:szCs w:val="22"/>
                <w:rPrChange w:id="396" w:author="Nick.Tolimieri" w:date="2022-09-06T09:57:00Z">
                  <w:rPr>
                    <w:ins w:id="397" w:author="Nick.Tolimieri" w:date="2022-09-06T09:57:00Z"/>
                    <w:rFonts w:ascii="Calibri" w:hAnsi="Calibri" w:cs="Calibri"/>
                    <w:color w:val="000000"/>
                    <w:sz w:val="22"/>
                    <w:szCs w:val="22"/>
                  </w:rPr>
                </w:rPrChange>
              </w:rPr>
              <w:pPrChange w:id="398" w:author="Nick.Tolimieri" w:date="2022-09-06T09:57:00Z">
                <w:pPr>
                  <w:jc w:val="right"/>
                </w:pPr>
              </w:pPrChange>
            </w:pPr>
            <w:ins w:id="399" w:author="Nick.Tolimieri" w:date="2022-09-06T09:57:00Z">
              <w:r w:rsidRPr="001A7F6C">
                <w:rPr>
                  <w:rFonts w:asciiTheme="minorHAnsi" w:eastAsiaTheme="minorHAnsi" w:hAnsiTheme="minorHAnsi" w:cstheme="minorBidi"/>
                  <w:sz w:val="22"/>
                  <w:szCs w:val="22"/>
                  <w:rPrChange w:id="400" w:author="Nick.Tolimieri" w:date="2022-09-06T09:57:00Z">
                    <w:rPr>
                      <w:rFonts w:ascii="Calibri" w:hAnsi="Calibri" w:cs="Calibri"/>
                      <w:color w:val="000000"/>
                      <w:sz w:val="22"/>
                      <w:szCs w:val="22"/>
                    </w:rPr>
                  </w:rPrChange>
                </w:rPr>
                <w:t>30</w:t>
              </w:r>
            </w:ins>
          </w:p>
        </w:tc>
        <w:tc>
          <w:tcPr>
            <w:tcW w:w="1105" w:type="dxa"/>
            <w:noWrap/>
            <w:hideMark/>
          </w:tcPr>
          <w:p w:rsidR="001A7F6C" w:rsidRPr="001A7F6C" w:rsidRDefault="001A7F6C" w:rsidP="001A7F6C">
            <w:pPr>
              <w:rPr>
                <w:ins w:id="401" w:author="Nick.Tolimieri" w:date="2022-09-06T09:57:00Z"/>
                <w:rFonts w:asciiTheme="minorHAnsi" w:eastAsiaTheme="minorHAnsi" w:hAnsiTheme="minorHAnsi" w:cstheme="minorBidi"/>
                <w:sz w:val="22"/>
                <w:szCs w:val="22"/>
                <w:rPrChange w:id="402" w:author="Nick.Tolimieri" w:date="2022-09-06T09:57:00Z">
                  <w:rPr>
                    <w:ins w:id="403" w:author="Nick.Tolimieri" w:date="2022-09-06T09:57:00Z"/>
                    <w:rFonts w:ascii="Calibri" w:hAnsi="Calibri" w:cs="Calibri"/>
                    <w:color w:val="000000"/>
                    <w:sz w:val="22"/>
                    <w:szCs w:val="22"/>
                  </w:rPr>
                </w:rPrChange>
              </w:rPr>
              <w:pPrChange w:id="404" w:author="Nick.Tolimieri" w:date="2022-09-06T09:57:00Z">
                <w:pPr>
                  <w:jc w:val="right"/>
                </w:pPr>
              </w:pPrChange>
            </w:pPr>
            <w:ins w:id="405" w:author="Nick.Tolimieri" w:date="2022-09-06T09:57:00Z">
              <w:r w:rsidRPr="001A7F6C">
                <w:rPr>
                  <w:rFonts w:asciiTheme="minorHAnsi" w:eastAsiaTheme="minorHAnsi" w:hAnsiTheme="minorHAnsi" w:cstheme="minorBidi"/>
                  <w:sz w:val="22"/>
                  <w:szCs w:val="22"/>
                  <w:rPrChange w:id="406" w:author="Nick.Tolimieri" w:date="2022-09-06T09:57:00Z">
                    <w:rPr>
                      <w:rFonts w:ascii="Calibri" w:hAnsi="Calibri" w:cs="Calibri"/>
                      <w:color w:val="000000"/>
                      <w:sz w:val="22"/>
                      <w:szCs w:val="22"/>
                    </w:rPr>
                  </w:rPrChange>
                </w:rPr>
                <w:t>30</w:t>
              </w:r>
            </w:ins>
          </w:p>
        </w:tc>
        <w:tc>
          <w:tcPr>
            <w:tcW w:w="1139" w:type="dxa"/>
            <w:noWrap/>
            <w:hideMark/>
          </w:tcPr>
          <w:p w:rsidR="001A7F6C" w:rsidRPr="001A7F6C" w:rsidRDefault="001A7F6C" w:rsidP="001A7F6C">
            <w:pPr>
              <w:rPr>
                <w:ins w:id="407" w:author="Nick.Tolimieri" w:date="2022-09-06T09:57:00Z"/>
                <w:rFonts w:asciiTheme="minorHAnsi" w:eastAsiaTheme="minorHAnsi" w:hAnsiTheme="minorHAnsi" w:cstheme="minorBidi"/>
                <w:sz w:val="22"/>
                <w:szCs w:val="22"/>
                <w:rPrChange w:id="408" w:author="Nick.Tolimieri" w:date="2022-09-06T09:57:00Z">
                  <w:rPr>
                    <w:ins w:id="409" w:author="Nick.Tolimieri" w:date="2022-09-06T09:57:00Z"/>
                    <w:rFonts w:ascii="Calibri" w:hAnsi="Calibri" w:cs="Calibri"/>
                    <w:color w:val="000000"/>
                    <w:sz w:val="22"/>
                    <w:szCs w:val="22"/>
                  </w:rPr>
                </w:rPrChange>
              </w:rPr>
              <w:pPrChange w:id="410" w:author="Nick.Tolimieri" w:date="2022-09-06T09:57:00Z">
                <w:pPr>
                  <w:jc w:val="right"/>
                </w:pPr>
              </w:pPrChange>
            </w:pPr>
            <w:ins w:id="411" w:author="Nick.Tolimieri" w:date="2022-09-06T09:57:00Z">
              <w:r w:rsidRPr="001A7F6C">
                <w:rPr>
                  <w:rFonts w:asciiTheme="minorHAnsi" w:eastAsiaTheme="minorHAnsi" w:hAnsiTheme="minorHAnsi" w:cstheme="minorBidi"/>
                  <w:sz w:val="22"/>
                  <w:szCs w:val="22"/>
                  <w:rPrChange w:id="412" w:author="Nick.Tolimieri" w:date="2022-09-06T09:57:00Z">
                    <w:rPr>
                      <w:rFonts w:ascii="Calibri" w:hAnsi="Calibri" w:cs="Calibri"/>
                      <w:color w:val="000000"/>
                      <w:sz w:val="22"/>
                      <w:szCs w:val="22"/>
                    </w:rPr>
                  </w:rPrChange>
                </w:rPr>
                <w:t>30</w:t>
              </w:r>
            </w:ins>
          </w:p>
        </w:tc>
        <w:tc>
          <w:tcPr>
            <w:tcW w:w="1269" w:type="dxa"/>
            <w:noWrap/>
            <w:hideMark/>
          </w:tcPr>
          <w:p w:rsidR="001A7F6C" w:rsidRPr="001A7F6C" w:rsidRDefault="001A7F6C" w:rsidP="001A7F6C">
            <w:pPr>
              <w:rPr>
                <w:ins w:id="413" w:author="Nick.Tolimieri" w:date="2022-09-06T09:57:00Z"/>
                <w:rFonts w:asciiTheme="minorHAnsi" w:eastAsiaTheme="minorHAnsi" w:hAnsiTheme="minorHAnsi" w:cstheme="minorBidi"/>
                <w:sz w:val="22"/>
                <w:szCs w:val="22"/>
                <w:rPrChange w:id="414" w:author="Nick.Tolimieri" w:date="2022-09-06T09:57:00Z">
                  <w:rPr>
                    <w:ins w:id="415" w:author="Nick.Tolimieri" w:date="2022-09-06T09:57:00Z"/>
                    <w:rFonts w:ascii="Calibri" w:hAnsi="Calibri" w:cs="Calibri"/>
                    <w:color w:val="000000"/>
                    <w:sz w:val="22"/>
                    <w:szCs w:val="22"/>
                  </w:rPr>
                </w:rPrChange>
              </w:rPr>
              <w:pPrChange w:id="416" w:author="Nick.Tolimieri" w:date="2022-09-06T09:57:00Z">
                <w:pPr>
                  <w:jc w:val="right"/>
                </w:pPr>
              </w:pPrChange>
            </w:pPr>
            <w:ins w:id="417" w:author="Nick.Tolimieri" w:date="2022-09-06T09:57:00Z">
              <w:r w:rsidRPr="001A7F6C">
                <w:rPr>
                  <w:rFonts w:asciiTheme="minorHAnsi" w:eastAsiaTheme="minorHAnsi" w:hAnsiTheme="minorHAnsi" w:cstheme="minorBidi"/>
                  <w:sz w:val="22"/>
                  <w:szCs w:val="22"/>
                  <w:rPrChange w:id="418" w:author="Nick.Tolimieri" w:date="2022-09-06T09:57:00Z">
                    <w:rPr>
                      <w:rFonts w:ascii="Calibri" w:hAnsi="Calibri" w:cs="Calibri"/>
                      <w:color w:val="000000"/>
                      <w:sz w:val="22"/>
                      <w:szCs w:val="22"/>
                    </w:rPr>
                  </w:rPrChange>
                </w:rPr>
                <w:t>2.64</w:t>
              </w:r>
            </w:ins>
          </w:p>
        </w:tc>
        <w:tc>
          <w:tcPr>
            <w:tcW w:w="1141" w:type="dxa"/>
            <w:noWrap/>
            <w:hideMark/>
          </w:tcPr>
          <w:p w:rsidR="001A7F6C" w:rsidRPr="001A7F6C" w:rsidRDefault="001A7F6C" w:rsidP="001A7F6C">
            <w:pPr>
              <w:rPr>
                <w:ins w:id="419" w:author="Nick.Tolimieri" w:date="2022-09-06T09:57:00Z"/>
                <w:rFonts w:asciiTheme="minorHAnsi" w:eastAsiaTheme="minorHAnsi" w:hAnsiTheme="minorHAnsi" w:cstheme="minorBidi"/>
                <w:sz w:val="22"/>
                <w:szCs w:val="22"/>
                <w:rPrChange w:id="420" w:author="Nick.Tolimieri" w:date="2022-09-06T09:57:00Z">
                  <w:rPr>
                    <w:ins w:id="421" w:author="Nick.Tolimieri" w:date="2022-09-06T09:57:00Z"/>
                    <w:rFonts w:ascii="Calibri" w:hAnsi="Calibri" w:cs="Calibri"/>
                    <w:color w:val="000000"/>
                    <w:sz w:val="22"/>
                    <w:szCs w:val="22"/>
                  </w:rPr>
                </w:rPrChange>
              </w:rPr>
              <w:pPrChange w:id="422" w:author="Nick.Tolimieri" w:date="2022-09-06T09:57:00Z">
                <w:pPr>
                  <w:jc w:val="right"/>
                </w:pPr>
              </w:pPrChange>
            </w:pPr>
            <w:ins w:id="423" w:author="Nick.Tolimieri" w:date="2022-09-06T09:57:00Z">
              <w:r w:rsidRPr="001A7F6C">
                <w:rPr>
                  <w:rFonts w:asciiTheme="minorHAnsi" w:eastAsiaTheme="minorHAnsi" w:hAnsiTheme="minorHAnsi" w:cstheme="minorBidi"/>
                  <w:sz w:val="22"/>
                  <w:szCs w:val="22"/>
                  <w:rPrChange w:id="424" w:author="Nick.Tolimieri" w:date="2022-09-06T09:57:00Z">
                    <w:rPr>
                      <w:rFonts w:ascii="Calibri" w:hAnsi="Calibri" w:cs="Calibri"/>
                      <w:color w:val="000000"/>
                      <w:sz w:val="22"/>
                      <w:szCs w:val="22"/>
                    </w:rPr>
                  </w:rPrChange>
                </w:rPr>
                <w:t>0.71</w:t>
              </w:r>
            </w:ins>
          </w:p>
        </w:tc>
        <w:tc>
          <w:tcPr>
            <w:tcW w:w="1141" w:type="dxa"/>
            <w:noWrap/>
            <w:hideMark/>
          </w:tcPr>
          <w:p w:rsidR="001A7F6C" w:rsidRPr="001A7F6C" w:rsidRDefault="001A7F6C" w:rsidP="001A7F6C">
            <w:pPr>
              <w:rPr>
                <w:ins w:id="425" w:author="Nick.Tolimieri" w:date="2022-09-06T09:57:00Z"/>
                <w:rFonts w:asciiTheme="minorHAnsi" w:eastAsiaTheme="minorHAnsi" w:hAnsiTheme="minorHAnsi" w:cstheme="minorBidi"/>
                <w:sz w:val="22"/>
                <w:szCs w:val="22"/>
                <w:rPrChange w:id="426" w:author="Nick.Tolimieri" w:date="2022-09-06T09:57:00Z">
                  <w:rPr>
                    <w:ins w:id="427" w:author="Nick.Tolimieri" w:date="2022-09-06T09:57:00Z"/>
                    <w:rFonts w:ascii="Calibri" w:hAnsi="Calibri" w:cs="Calibri"/>
                    <w:color w:val="000000"/>
                    <w:sz w:val="22"/>
                    <w:szCs w:val="22"/>
                  </w:rPr>
                </w:rPrChange>
              </w:rPr>
              <w:pPrChange w:id="428" w:author="Nick.Tolimieri" w:date="2022-09-06T09:57:00Z">
                <w:pPr>
                  <w:jc w:val="right"/>
                </w:pPr>
              </w:pPrChange>
            </w:pPr>
            <w:ins w:id="429" w:author="Nick.Tolimieri" w:date="2022-09-06T09:57:00Z">
              <w:r w:rsidRPr="001A7F6C">
                <w:rPr>
                  <w:rFonts w:asciiTheme="minorHAnsi" w:eastAsiaTheme="minorHAnsi" w:hAnsiTheme="minorHAnsi" w:cstheme="minorBidi"/>
                  <w:sz w:val="22"/>
                  <w:szCs w:val="22"/>
                  <w:rPrChange w:id="430" w:author="Nick.Tolimieri" w:date="2022-09-06T09:57:00Z">
                    <w:rPr>
                      <w:rFonts w:ascii="Calibri" w:hAnsi="Calibri" w:cs="Calibri"/>
                      <w:color w:val="000000"/>
                      <w:sz w:val="22"/>
                      <w:szCs w:val="22"/>
                    </w:rPr>
                  </w:rPrChange>
                </w:rPr>
                <w:t>4.14</w:t>
              </w:r>
            </w:ins>
          </w:p>
        </w:tc>
      </w:tr>
      <w:tr w:rsidR="001A7F6C" w:rsidRPr="001A7F6C" w:rsidTr="001A7F6C">
        <w:trPr>
          <w:trHeight w:val="300"/>
          <w:ins w:id="431" w:author="Nick.Tolimieri" w:date="2022-09-06T09:57:00Z"/>
        </w:trPr>
        <w:tc>
          <w:tcPr>
            <w:tcW w:w="2814" w:type="dxa"/>
            <w:noWrap/>
            <w:hideMark/>
          </w:tcPr>
          <w:p w:rsidR="001A7F6C" w:rsidRPr="001A7F6C" w:rsidRDefault="001A7F6C">
            <w:pPr>
              <w:rPr>
                <w:ins w:id="432" w:author="Nick.Tolimieri" w:date="2022-09-06T09:57:00Z"/>
                <w:rFonts w:asciiTheme="minorHAnsi" w:eastAsiaTheme="minorHAnsi" w:hAnsiTheme="minorHAnsi" w:cstheme="minorBidi"/>
                <w:sz w:val="22"/>
                <w:szCs w:val="22"/>
                <w:rPrChange w:id="433" w:author="Nick.Tolimieri" w:date="2022-09-06T09:57:00Z">
                  <w:rPr>
                    <w:ins w:id="434" w:author="Nick.Tolimieri" w:date="2022-09-06T09:57:00Z"/>
                    <w:rFonts w:ascii="Calibri" w:hAnsi="Calibri" w:cs="Calibri"/>
                    <w:color w:val="000000"/>
                    <w:sz w:val="22"/>
                    <w:szCs w:val="22"/>
                  </w:rPr>
                </w:rPrChange>
              </w:rPr>
            </w:pPr>
            <w:proofErr w:type="spellStart"/>
            <w:ins w:id="435" w:author="Nick.Tolimieri" w:date="2022-09-06T09:57:00Z">
              <w:r w:rsidRPr="001A7F6C">
                <w:rPr>
                  <w:rFonts w:asciiTheme="minorHAnsi" w:eastAsiaTheme="minorHAnsi" w:hAnsiTheme="minorHAnsi" w:cstheme="minorBidi"/>
                  <w:sz w:val="22"/>
                  <w:szCs w:val="22"/>
                  <w:rPrChange w:id="436"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437"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438"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439"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440" w:author="Nick.Tolimieri" w:date="2022-09-06T09:57:00Z"/>
                <w:rFonts w:asciiTheme="minorHAnsi" w:eastAsiaTheme="minorHAnsi" w:hAnsiTheme="minorHAnsi" w:cstheme="minorBidi"/>
                <w:sz w:val="22"/>
                <w:szCs w:val="22"/>
                <w:rPrChange w:id="441" w:author="Nick.Tolimieri" w:date="2022-09-06T09:57:00Z">
                  <w:rPr>
                    <w:ins w:id="442" w:author="Nick.Tolimieri" w:date="2022-09-06T09:57:00Z"/>
                    <w:rFonts w:ascii="Calibri" w:hAnsi="Calibri" w:cs="Calibri"/>
                    <w:color w:val="000000"/>
                    <w:sz w:val="22"/>
                    <w:szCs w:val="22"/>
                  </w:rPr>
                </w:rPrChange>
              </w:rPr>
              <w:pPrChange w:id="443" w:author="Nick.Tolimieri" w:date="2022-09-06T09:57:00Z">
                <w:pPr>
                  <w:jc w:val="right"/>
                </w:pPr>
              </w:pPrChange>
            </w:pPr>
            <w:ins w:id="444" w:author="Nick.Tolimieri" w:date="2022-09-06T09:57:00Z">
              <w:r w:rsidRPr="001A7F6C">
                <w:rPr>
                  <w:rFonts w:asciiTheme="minorHAnsi" w:eastAsiaTheme="minorHAnsi" w:hAnsiTheme="minorHAnsi" w:cstheme="minorBidi"/>
                  <w:sz w:val="22"/>
                  <w:szCs w:val="22"/>
                  <w:rPrChange w:id="445" w:author="Nick.Tolimieri" w:date="2022-09-06T09:57:00Z">
                    <w:rPr>
                      <w:rFonts w:ascii="Calibri" w:hAnsi="Calibri" w:cs="Calibri"/>
                      <w:color w:val="000000"/>
                      <w:sz w:val="22"/>
                      <w:szCs w:val="22"/>
                    </w:rPr>
                  </w:rPrChange>
                </w:rPr>
                <w:t>1995</w:t>
              </w:r>
            </w:ins>
          </w:p>
        </w:tc>
        <w:tc>
          <w:tcPr>
            <w:tcW w:w="1177" w:type="dxa"/>
            <w:noWrap/>
            <w:hideMark/>
          </w:tcPr>
          <w:p w:rsidR="001A7F6C" w:rsidRPr="001A7F6C" w:rsidRDefault="001A7F6C" w:rsidP="001A7F6C">
            <w:pPr>
              <w:rPr>
                <w:ins w:id="446" w:author="Nick.Tolimieri" w:date="2022-09-06T09:57:00Z"/>
                <w:rFonts w:asciiTheme="minorHAnsi" w:eastAsiaTheme="minorHAnsi" w:hAnsiTheme="minorHAnsi" w:cstheme="minorBidi"/>
                <w:sz w:val="22"/>
                <w:szCs w:val="22"/>
                <w:rPrChange w:id="447" w:author="Nick.Tolimieri" w:date="2022-09-06T09:57:00Z">
                  <w:rPr>
                    <w:ins w:id="448" w:author="Nick.Tolimieri" w:date="2022-09-06T09:57:00Z"/>
                    <w:rFonts w:ascii="Calibri" w:hAnsi="Calibri" w:cs="Calibri"/>
                    <w:color w:val="000000"/>
                    <w:sz w:val="22"/>
                    <w:szCs w:val="22"/>
                  </w:rPr>
                </w:rPrChange>
              </w:rPr>
              <w:pPrChange w:id="449" w:author="Nick.Tolimieri" w:date="2022-09-06T09:57:00Z">
                <w:pPr>
                  <w:jc w:val="right"/>
                </w:pPr>
              </w:pPrChange>
            </w:pPr>
            <w:ins w:id="450" w:author="Nick.Tolimieri" w:date="2022-09-06T09:57:00Z">
              <w:r w:rsidRPr="001A7F6C">
                <w:rPr>
                  <w:rFonts w:asciiTheme="minorHAnsi" w:eastAsiaTheme="minorHAnsi" w:hAnsiTheme="minorHAnsi" w:cstheme="minorBidi"/>
                  <w:sz w:val="22"/>
                  <w:szCs w:val="22"/>
                  <w:rPrChange w:id="451" w:author="Nick.Tolimieri" w:date="2022-09-06T09:57:00Z">
                    <w:rPr>
                      <w:rFonts w:ascii="Calibri" w:hAnsi="Calibri" w:cs="Calibri"/>
                      <w:color w:val="000000"/>
                      <w:sz w:val="22"/>
                      <w:szCs w:val="22"/>
                    </w:rPr>
                  </w:rPrChange>
                </w:rPr>
                <w:t>59</w:t>
              </w:r>
            </w:ins>
          </w:p>
        </w:tc>
        <w:tc>
          <w:tcPr>
            <w:tcW w:w="1271" w:type="dxa"/>
            <w:noWrap/>
            <w:hideMark/>
          </w:tcPr>
          <w:p w:rsidR="001A7F6C" w:rsidRPr="001A7F6C" w:rsidRDefault="001A7F6C" w:rsidP="001A7F6C">
            <w:pPr>
              <w:rPr>
                <w:ins w:id="452" w:author="Nick.Tolimieri" w:date="2022-09-06T09:57:00Z"/>
                <w:rFonts w:asciiTheme="minorHAnsi" w:eastAsiaTheme="minorHAnsi" w:hAnsiTheme="minorHAnsi" w:cstheme="minorBidi"/>
                <w:sz w:val="22"/>
                <w:szCs w:val="22"/>
                <w:rPrChange w:id="453" w:author="Nick.Tolimieri" w:date="2022-09-06T09:57:00Z">
                  <w:rPr>
                    <w:ins w:id="454" w:author="Nick.Tolimieri" w:date="2022-09-06T09:57:00Z"/>
                    <w:rFonts w:ascii="Calibri" w:hAnsi="Calibri" w:cs="Calibri"/>
                    <w:color w:val="000000"/>
                    <w:sz w:val="22"/>
                    <w:szCs w:val="22"/>
                  </w:rPr>
                </w:rPrChange>
              </w:rPr>
              <w:pPrChange w:id="455" w:author="Nick.Tolimieri" w:date="2022-09-06T09:57:00Z">
                <w:pPr>
                  <w:jc w:val="right"/>
                </w:pPr>
              </w:pPrChange>
            </w:pPr>
            <w:ins w:id="456" w:author="Nick.Tolimieri" w:date="2022-09-06T09:57:00Z">
              <w:r w:rsidRPr="001A7F6C">
                <w:rPr>
                  <w:rFonts w:asciiTheme="minorHAnsi" w:eastAsiaTheme="minorHAnsi" w:hAnsiTheme="minorHAnsi" w:cstheme="minorBidi"/>
                  <w:sz w:val="22"/>
                  <w:szCs w:val="22"/>
                  <w:rPrChange w:id="457" w:author="Nick.Tolimieri" w:date="2022-09-06T09:57:00Z">
                    <w:rPr>
                      <w:rFonts w:ascii="Calibri" w:hAnsi="Calibri" w:cs="Calibri"/>
                      <w:color w:val="000000"/>
                      <w:sz w:val="22"/>
                      <w:szCs w:val="22"/>
                    </w:rPr>
                  </w:rPrChange>
                </w:rPr>
                <w:t>6</w:t>
              </w:r>
            </w:ins>
          </w:p>
        </w:tc>
        <w:tc>
          <w:tcPr>
            <w:tcW w:w="1085" w:type="dxa"/>
            <w:noWrap/>
            <w:hideMark/>
          </w:tcPr>
          <w:p w:rsidR="001A7F6C" w:rsidRPr="001A7F6C" w:rsidRDefault="001A7F6C" w:rsidP="001A7F6C">
            <w:pPr>
              <w:rPr>
                <w:ins w:id="458" w:author="Nick.Tolimieri" w:date="2022-09-06T09:57:00Z"/>
                <w:rFonts w:asciiTheme="minorHAnsi" w:eastAsiaTheme="minorHAnsi" w:hAnsiTheme="minorHAnsi" w:cstheme="minorBidi"/>
                <w:sz w:val="22"/>
                <w:szCs w:val="22"/>
                <w:rPrChange w:id="459" w:author="Nick.Tolimieri" w:date="2022-09-06T09:57:00Z">
                  <w:rPr>
                    <w:ins w:id="460" w:author="Nick.Tolimieri" w:date="2022-09-06T09:57:00Z"/>
                    <w:rFonts w:ascii="Calibri" w:hAnsi="Calibri" w:cs="Calibri"/>
                    <w:color w:val="000000"/>
                    <w:sz w:val="22"/>
                    <w:szCs w:val="22"/>
                  </w:rPr>
                </w:rPrChange>
              </w:rPr>
              <w:pPrChange w:id="461" w:author="Nick.Tolimieri" w:date="2022-09-06T09:57:00Z">
                <w:pPr>
                  <w:jc w:val="right"/>
                </w:pPr>
              </w:pPrChange>
            </w:pPr>
            <w:ins w:id="462" w:author="Nick.Tolimieri" w:date="2022-09-06T09:57:00Z">
              <w:r w:rsidRPr="001A7F6C">
                <w:rPr>
                  <w:rFonts w:asciiTheme="minorHAnsi" w:eastAsiaTheme="minorHAnsi" w:hAnsiTheme="minorHAnsi" w:cstheme="minorBidi"/>
                  <w:sz w:val="22"/>
                  <w:szCs w:val="22"/>
                  <w:rPrChange w:id="463" w:author="Nick.Tolimieri" w:date="2022-09-06T09:57:00Z">
                    <w:rPr>
                      <w:rFonts w:ascii="Calibri" w:hAnsi="Calibri" w:cs="Calibri"/>
                      <w:color w:val="000000"/>
                      <w:sz w:val="22"/>
                      <w:szCs w:val="22"/>
                    </w:rPr>
                  </w:rPrChange>
                </w:rPr>
                <w:t>46</w:t>
              </w:r>
            </w:ins>
          </w:p>
        </w:tc>
        <w:tc>
          <w:tcPr>
            <w:tcW w:w="1105" w:type="dxa"/>
            <w:noWrap/>
            <w:hideMark/>
          </w:tcPr>
          <w:p w:rsidR="001A7F6C" w:rsidRPr="001A7F6C" w:rsidRDefault="001A7F6C" w:rsidP="001A7F6C">
            <w:pPr>
              <w:rPr>
                <w:ins w:id="464" w:author="Nick.Tolimieri" w:date="2022-09-06T09:57:00Z"/>
                <w:rFonts w:asciiTheme="minorHAnsi" w:eastAsiaTheme="minorHAnsi" w:hAnsiTheme="minorHAnsi" w:cstheme="minorBidi"/>
                <w:sz w:val="22"/>
                <w:szCs w:val="22"/>
                <w:rPrChange w:id="465" w:author="Nick.Tolimieri" w:date="2022-09-06T09:57:00Z">
                  <w:rPr>
                    <w:ins w:id="466" w:author="Nick.Tolimieri" w:date="2022-09-06T09:57:00Z"/>
                    <w:rFonts w:ascii="Calibri" w:hAnsi="Calibri" w:cs="Calibri"/>
                    <w:color w:val="000000"/>
                    <w:sz w:val="22"/>
                    <w:szCs w:val="22"/>
                  </w:rPr>
                </w:rPrChange>
              </w:rPr>
              <w:pPrChange w:id="467" w:author="Nick.Tolimieri" w:date="2022-09-06T09:57:00Z">
                <w:pPr>
                  <w:jc w:val="right"/>
                </w:pPr>
              </w:pPrChange>
            </w:pPr>
            <w:ins w:id="468" w:author="Nick.Tolimieri" w:date="2022-09-06T09:57:00Z">
              <w:r w:rsidRPr="001A7F6C">
                <w:rPr>
                  <w:rFonts w:asciiTheme="minorHAnsi" w:eastAsiaTheme="minorHAnsi" w:hAnsiTheme="minorHAnsi" w:cstheme="minorBidi"/>
                  <w:sz w:val="22"/>
                  <w:szCs w:val="22"/>
                  <w:rPrChange w:id="469"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470" w:author="Nick.Tolimieri" w:date="2022-09-06T09:57:00Z"/>
                <w:rFonts w:asciiTheme="minorHAnsi" w:eastAsiaTheme="minorHAnsi" w:hAnsiTheme="minorHAnsi" w:cstheme="minorBidi"/>
                <w:sz w:val="22"/>
                <w:szCs w:val="22"/>
                <w:rPrChange w:id="471" w:author="Nick.Tolimieri" w:date="2022-09-06T09:57:00Z">
                  <w:rPr>
                    <w:ins w:id="472" w:author="Nick.Tolimieri" w:date="2022-09-06T09:57:00Z"/>
                    <w:rFonts w:ascii="Calibri" w:hAnsi="Calibri" w:cs="Calibri"/>
                    <w:color w:val="000000"/>
                    <w:sz w:val="22"/>
                    <w:szCs w:val="22"/>
                  </w:rPr>
                </w:rPrChange>
              </w:rPr>
              <w:pPrChange w:id="473" w:author="Nick.Tolimieri" w:date="2022-09-06T09:57:00Z">
                <w:pPr>
                  <w:jc w:val="right"/>
                </w:pPr>
              </w:pPrChange>
            </w:pPr>
            <w:ins w:id="474" w:author="Nick.Tolimieri" w:date="2022-09-06T09:57:00Z">
              <w:r w:rsidRPr="001A7F6C">
                <w:rPr>
                  <w:rFonts w:asciiTheme="minorHAnsi" w:eastAsiaTheme="minorHAnsi" w:hAnsiTheme="minorHAnsi" w:cstheme="minorBidi"/>
                  <w:sz w:val="22"/>
                  <w:szCs w:val="22"/>
                  <w:rPrChange w:id="475" w:author="Nick.Tolimieri" w:date="2022-09-06T09:57:00Z">
                    <w:rPr>
                      <w:rFonts w:ascii="Calibri" w:hAnsi="Calibri" w:cs="Calibri"/>
                      <w:color w:val="000000"/>
                      <w:sz w:val="22"/>
                      <w:szCs w:val="22"/>
                    </w:rPr>
                  </w:rPrChange>
                </w:rPr>
                <w:t>14</w:t>
              </w:r>
            </w:ins>
          </w:p>
        </w:tc>
        <w:tc>
          <w:tcPr>
            <w:tcW w:w="1269" w:type="dxa"/>
            <w:noWrap/>
            <w:hideMark/>
          </w:tcPr>
          <w:p w:rsidR="001A7F6C" w:rsidRPr="001A7F6C" w:rsidRDefault="001A7F6C" w:rsidP="001A7F6C">
            <w:pPr>
              <w:rPr>
                <w:ins w:id="476" w:author="Nick.Tolimieri" w:date="2022-09-06T09:57:00Z"/>
                <w:rFonts w:asciiTheme="minorHAnsi" w:eastAsiaTheme="minorHAnsi" w:hAnsiTheme="minorHAnsi" w:cstheme="minorBidi"/>
                <w:sz w:val="22"/>
                <w:szCs w:val="22"/>
                <w:rPrChange w:id="477" w:author="Nick.Tolimieri" w:date="2022-09-06T09:57:00Z">
                  <w:rPr>
                    <w:ins w:id="478" w:author="Nick.Tolimieri" w:date="2022-09-06T09:57:00Z"/>
                    <w:rFonts w:ascii="Calibri" w:hAnsi="Calibri" w:cs="Calibri"/>
                    <w:color w:val="000000"/>
                    <w:sz w:val="22"/>
                    <w:szCs w:val="22"/>
                  </w:rPr>
                </w:rPrChange>
              </w:rPr>
              <w:pPrChange w:id="479" w:author="Nick.Tolimieri" w:date="2022-09-06T09:57:00Z">
                <w:pPr>
                  <w:jc w:val="right"/>
                </w:pPr>
              </w:pPrChange>
            </w:pPr>
            <w:ins w:id="480" w:author="Nick.Tolimieri" w:date="2022-09-06T09:57:00Z">
              <w:r w:rsidRPr="001A7F6C">
                <w:rPr>
                  <w:rFonts w:asciiTheme="minorHAnsi" w:eastAsiaTheme="minorHAnsi" w:hAnsiTheme="minorHAnsi" w:cstheme="minorBidi"/>
                  <w:sz w:val="22"/>
                  <w:szCs w:val="22"/>
                  <w:rPrChange w:id="481" w:author="Nick.Tolimieri" w:date="2022-09-06T09:57:00Z">
                    <w:rPr>
                      <w:rFonts w:ascii="Calibri" w:hAnsi="Calibri" w:cs="Calibri"/>
                      <w:color w:val="000000"/>
                      <w:sz w:val="22"/>
                      <w:szCs w:val="22"/>
                    </w:rPr>
                  </w:rPrChange>
                </w:rPr>
                <w:t>2.14</w:t>
              </w:r>
            </w:ins>
          </w:p>
        </w:tc>
        <w:tc>
          <w:tcPr>
            <w:tcW w:w="1141" w:type="dxa"/>
            <w:noWrap/>
            <w:hideMark/>
          </w:tcPr>
          <w:p w:rsidR="001A7F6C" w:rsidRPr="001A7F6C" w:rsidRDefault="001A7F6C" w:rsidP="001A7F6C">
            <w:pPr>
              <w:rPr>
                <w:ins w:id="482" w:author="Nick.Tolimieri" w:date="2022-09-06T09:57:00Z"/>
                <w:rFonts w:asciiTheme="minorHAnsi" w:eastAsiaTheme="minorHAnsi" w:hAnsiTheme="minorHAnsi" w:cstheme="minorBidi"/>
                <w:sz w:val="22"/>
                <w:szCs w:val="22"/>
                <w:rPrChange w:id="483" w:author="Nick.Tolimieri" w:date="2022-09-06T09:57:00Z">
                  <w:rPr>
                    <w:ins w:id="484" w:author="Nick.Tolimieri" w:date="2022-09-06T09:57:00Z"/>
                    <w:rFonts w:ascii="Calibri" w:hAnsi="Calibri" w:cs="Calibri"/>
                    <w:color w:val="000000"/>
                    <w:sz w:val="22"/>
                    <w:szCs w:val="22"/>
                  </w:rPr>
                </w:rPrChange>
              </w:rPr>
              <w:pPrChange w:id="485" w:author="Nick.Tolimieri" w:date="2022-09-06T09:57:00Z">
                <w:pPr>
                  <w:jc w:val="right"/>
                </w:pPr>
              </w:pPrChange>
            </w:pPr>
            <w:ins w:id="486" w:author="Nick.Tolimieri" w:date="2022-09-06T09:57:00Z">
              <w:r w:rsidRPr="001A7F6C">
                <w:rPr>
                  <w:rFonts w:asciiTheme="minorHAnsi" w:eastAsiaTheme="minorHAnsi" w:hAnsiTheme="minorHAnsi" w:cstheme="minorBidi"/>
                  <w:sz w:val="22"/>
                  <w:szCs w:val="22"/>
                  <w:rPrChange w:id="487" w:author="Nick.Tolimieri" w:date="2022-09-06T09:57:00Z">
                    <w:rPr>
                      <w:rFonts w:ascii="Calibri" w:hAnsi="Calibri" w:cs="Calibri"/>
                      <w:color w:val="000000"/>
                      <w:sz w:val="22"/>
                      <w:szCs w:val="22"/>
                    </w:rPr>
                  </w:rPrChange>
                </w:rPr>
                <w:t>0.47</w:t>
              </w:r>
            </w:ins>
          </w:p>
        </w:tc>
        <w:tc>
          <w:tcPr>
            <w:tcW w:w="1141" w:type="dxa"/>
            <w:noWrap/>
            <w:hideMark/>
          </w:tcPr>
          <w:p w:rsidR="001A7F6C" w:rsidRPr="001A7F6C" w:rsidRDefault="001A7F6C" w:rsidP="001A7F6C">
            <w:pPr>
              <w:rPr>
                <w:ins w:id="488" w:author="Nick.Tolimieri" w:date="2022-09-06T09:57:00Z"/>
                <w:rFonts w:asciiTheme="minorHAnsi" w:eastAsiaTheme="minorHAnsi" w:hAnsiTheme="minorHAnsi" w:cstheme="minorBidi"/>
                <w:sz w:val="22"/>
                <w:szCs w:val="22"/>
                <w:rPrChange w:id="489" w:author="Nick.Tolimieri" w:date="2022-09-06T09:57:00Z">
                  <w:rPr>
                    <w:ins w:id="490" w:author="Nick.Tolimieri" w:date="2022-09-06T09:57:00Z"/>
                    <w:rFonts w:ascii="Calibri" w:hAnsi="Calibri" w:cs="Calibri"/>
                    <w:color w:val="000000"/>
                    <w:sz w:val="22"/>
                    <w:szCs w:val="22"/>
                  </w:rPr>
                </w:rPrChange>
              </w:rPr>
              <w:pPrChange w:id="491" w:author="Nick.Tolimieri" w:date="2022-09-06T09:57:00Z">
                <w:pPr>
                  <w:jc w:val="right"/>
                </w:pPr>
              </w:pPrChange>
            </w:pPr>
            <w:ins w:id="492" w:author="Nick.Tolimieri" w:date="2022-09-06T09:57:00Z">
              <w:r w:rsidRPr="001A7F6C">
                <w:rPr>
                  <w:rFonts w:asciiTheme="minorHAnsi" w:eastAsiaTheme="minorHAnsi" w:hAnsiTheme="minorHAnsi" w:cstheme="minorBidi"/>
                  <w:sz w:val="22"/>
                  <w:szCs w:val="22"/>
                  <w:rPrChange w:id="493" w:author="Nick.Tolimieri" w:date="2022-09-06T09:57:00Z">
                    <w:rPr>
                      <w:rFonts w:ascii="Calibri" w:hAnsi="Calibri" w:cs="Calibri"/>
                      <w:color w:val="000000"/>
                      <w:sz w:val="22"/>
                      <w:szCs w:val="22"/>
                    </w:rPr>
                  </w:rPrChange>
                </w:rPr>
                <w:t>5.18</w:t>
              </w:r>
            </w:ins>
          </w:p>
        </w:tc>
      </w:tr>
      <w:tr w:rsidR="001A7F6C" w:rsidRPr="001A7F6C" w:rsidTr="001A7F6C">
        <w:trPr>
          <w:trHeight w:val="300"/>
          <w:ins w:id="494" w:author="Nick.Tolimieri" w:date="2022-09-06T09:57:00Z"/>
        </w:trPr>
        <w:tc>
          <w:tcPr>
            <w:tcW w:w="2814" w:type="dxa"/>
            <w:noWrap/>
            <w:hideMark/>
          </w:tcPr>
          <w:p w:rsidR="001A7F6C" w:rsidRPr="001A7F6C" w:rsidRDefault="001A7F6C">
            <w:pPr>
              <w:rPr>
                <w:ins w:id="495" w:author="Nick.Tolimieri" w:date="2022-09-06T09:57:00Z"/>
                <w:rFonts w:asciiTheme="minorHAnsi" w:eastAsiaTheme="minorHAnsi" w:hAnsiTheme="minorHAnsi" w:cstheme="minorBidi"/>
                <w:sz w:val="22"/>
                <w:szCs w:val="22"/>
                <w:rPrChange w:id="496" w:author="Nick.Tolimieri" w:date="2022-09-06T09:57:00Z">
                  <w:rPr>
                    <w:ins w:id="497" w:author="Nick.Tolimieri" w:date="2022-09-06T09:57:00Z"/>
                    <w:rFonts w:ascii="Calibri" w:hAnsi="Calibri" w:cs="Calibri"/>
                    <w:color w:val="000000"/>
                    <w:sz w:val="22"/>
                    <w:szCs w:val="22"/>
                  </w:rPr>
                </w:rPrChange>
              </w:rPr>
            </w:pPr>
            <w:proofErr w:type="spellStart"/>
            <w:ins w:id="498" w:author="Nick.Tolimieri" w:date="2022-09-06T09:57:00Z">
              <w:r w:rsidRPr="001A7F6C">
                <w:rPr>
                  <w:rFonts w:asciiTheme="minorHAnsi" w:eastAsiaTheme="minorHAnsi" w:hAnsiTheme="minorHAnsi" w:cstheme="minorBidi"/>
                  <w:sz w:val="22"/>
                  <w:szCs w:val="22"/>
                  <w:rPrChange w:id="499"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500"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501"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502"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503" w:author="Nick.Tolimieri" w:date="2022-09-06T09:57:00Z"/>
                <w:rFonts w:asciiTheme="minorHAnsi" w:eastAsiaTheme="minorHAnsi" w:hAnsiTheme="minorHAnsi" w:cstheme="minorBidi"/>
                <w:sz w:val="22"/>
                <w:szCs w:val="22"/>
                <w:rPrChange w:id="504" w:author="Nick.Tolimieri" w:date="2022-09-06T09:57:00Z">
                  <w:rPr>
                    <w:ins w:id="505" w:author="Nick.Tolimieri" w:date="2022-09-06T09:57:00Z"/>
                    <w:rFonts w:ascii="Calibri" w:hAnsi="Calibri" w:cs="Calibri"/>
                    <w:color w:val="000000"/>
                    <w:sz w:val="22"/>
                    <w:szCs w:val="22"/>
                  </w:rPr>
                </w:rPrChange>
              </w:rPr>
              <w:pPrChange w:id="506" w:author="Nick.Tolimieri" w:date="2022-09-06T09:57:00Z">
                <w:pPr>
                  <w:jc w:val="right"/>
                </w:pPr>
              </w:pPrChange>
            </w:pPr>
            <w:ins w:id="507" w:author="Nick.Tolimieri" w:date="2022-09-06T09:57:00Z">
              <w:r w:rsidRPr="001A7F6C">
                <w:rPr>
                  <w:rFonts w:asciiTheme="minorHAnsi" w:eastAsiaTheme="minorHAnsi" w:hAnsiTheme="minorHAnsi" w:cstheme="minorBidi"/>
                  <w:sz w:val="22"/>
                  <w:szCs w:val="22"/>
                  <w:rPrChange w:id="508" w:author="Nick.Tolimieri" w:date="2022-09-06T09:57:00Z">
                    <w:rPr>
                      <w:rFonts w:ascii="Calibri" w:hAnsi="Calibri" w:cs="Calibri"/>
                      <w:color w:val="000000"/>
                      <w:sz w:val="22"/>
                      <w:szCs w:val="22"/>
                    </w:rPr>
                  </w:rPrChange>
                </w:rPr>
                <w:t>1996</w:t>
              </w:r>
            </w:ins>
          </w:p>
        </w:tc>
        <w:tc>
          <w:tcPr>
            <w:tcW w:w="1177" w:type="dxa"/>
            <w:noWrap/>
            <w:hideMark/>
          </w:tcPr>
          <w:p w:rsidR="001A7F6C" w:rsidRPr="001A7F6C" w:rsidRDefault="001A7F6C" w:rsidP="001A7F6C">
            <w:pPr>
              <w:rPr>
                <w:ins w:id="509" w:author="Nick.Tolimieri" w:date="2022-09-06T09:57:00Z"/>
                <w:rFonts w:asciiTheme="minorHAnsi" w:eastAsiaTheme="minorHAnsi" w:hAnsiTheme="minorHAnsi" w:cstheme="minorBidi"/>
                <w:sz w:val="22"/>
                <w:szCs w:val="22"/>
                <w:rPrChange w:id="510" w:author="Nick.Tolimieri" w:date="2022-09-06T09:57:00Z">
                  <w:rPr>
                    <w:ins w:id="511" w:author="Nick.Tolimieri" w:date="2022-09-06T09:57:00Z"/>
                    <w:rFonts w:ascii="Calibri" w:hAnsi="Calibri" w:cs="Calibri"/>
                    <w:color w:val="000000"/>
                    <w:sz w:val="22"/>
                    <w:szCs w:val="22"/>
                  </w:rPr>
                </w:rPrChange>
              </w:rPr>
              <w:pPrChange w:id="512" w:author="Nick.Tolimieri" w:date="2022-09-06T09:57:00Z">
                <w:pPr>
                  <w:jc w:val="right"/>
                </w:pPr>
              </w:pPrChange>
            </w:pPr>
            <w:ins w:id="513" w:author="Nick.Tolimieri" w:date="2022-09-06T09:57:00Z">
              <w:r w:rsidRPr="001A7F6C">
                <w:rPr>
                  <w:rFonts w:asciiTheme="minorHAnsi" w:eastAsiaTheme="minorHAnsi" w:hAnsiTheme="minorHAnsi" w:cstheme="minorBidi"/>
                  <w:sz w:val="22"/>
                  <w:szCs w:val="22"/>
                  <w:rPrChange w:id="514" w:author="Nick.Tolimieri" w:date="2022-09-06T09:57:00Z">
                    <w:rPr>
                      <w:rFonts w:ascii="Calibri" w:hAnsi="Calibri" w:cs="Calibri"/>
                      <w:color w:val="000000"/>
                      <w:sz w:val="22"/>
                      <w:szCs w:val="22"/>
                    </w:rPr>
                  </w:rPrChange>
                </w:rPr>
                <w:t>18</w:t>
              </w:r>
            </w:ins>
          </w:p>
        </w:tc>
        <w:tc>
          <w:tcPr>
            <w:tcW w:w="1271" w:type="dxa"/>
            <w:noWrap/>
            <w:hideMark/>
          </w:tcPr>
          <w:p w:rsidR="001A7F6C" w:rsidRPr="001A7F6C" w:rsidRDefault="001A7F6C" w:rsidP="001A7F6C">
            <w:pPr>
              <w:rPr>
                <w:ins w:id="515" w:author="Nick.Tolimieri" w:date="2022-09-06T09:57:00Z"/>
                <w:rFonts w:asciiTheme="minorHAnsi" w:eastAsiaTheme="minorHAnsi" w:hAnsiTheme="minorHAnsi" w:cstheme="minorBidi"/>
                <w:sz w:val="22"/>
                <w:szCs w:val="22"/>
                <w:rPrChange w:id="516" w:author="Nick.Tolimieri" w:date="2022-09-06T09:57:00Z">
                  <w:rPr>
                    <w:ins w:id="517" w:author="Nick.Tolimieri" w:date="2022-09-06T09:57:00Z"/>
                    <w:rFonts w:ascii="Calibri" w:hAnsi="Calibri" w:cs="Calibri"/>
                    <w:color w:val="000000"/>
                    <w:sz w:val="22"/>
                    <w:szCs w:val="22"/>
                  </w:rPr>
                </w:rPrChange>
              </w:rPr>
              <w:pPrChange w:id="518" w:author="Nick.Tolimieri" w:date="2022-09-06T09:57:00Z">
                <w:pPr>
                  <w:jc w:val="right"/>
                </w:pPr>
              </w:pPrChange>
            </w:pPr>
            <w:ins w:id="519" w:author="Nick.Tolimieri" w:date="2022-09-06T09:57:00Z">
              <w:r w:rsidRPr="001A7F6C">
                <w:rPr>
                  <w:rFonts w:asciiTheme="minorHAnsi" w:eastAsiaTheme="minorHAnsi" w:hAnsiTheme="minorHAnsi" w:cstheme="minorBidi"/>
                  <w:sz w:val="22"/>
                  <w:szCs w:val="22"/>
                  <w:rPrChange w:id="520"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521" w:author="Nick.Tolimieri" w:date="2022-09-06T09:57:00Z"/>
                <w:rFonts w:asciiTheme="minorHAnsi" w:eastAsiaTheme="minorHAnsi" w:hAnsiTheme="minorHAnsi" w:cstheme="minorBidi"/>
                <w:sz w:val="22"/>
                <w:szCs w:val="22"/>
                <w:rPrChange w:id="522" w:author="Nick.Tolimieri" w:date="2022-09-06T09:57:00Z">
                  <w:rPr>
                    <w:ins w:id="523" w:author="Nick.Tolimieri" w:date="2022-09-06T09:57:00Z"/>
                    <w:rFonts w:ascii="Calibri" w:hAnsi="Calibri" w:cs="Calibri"/>
                    <w:color w:val="000000"/>
                    <w:sz w:val="22"/>
                    <w:szCs w:val="22"/>
                  </w:rPr>
                </w:rPrChange>
              </w:rPr>
              <w:pPrChange w:id="524" w:author="Nick.Tolimieri" w:date="2022-09-06T09:57:00Z">
                <w:pPr>
                  <w:jc w:val="right"/>
                </w:pPr>
              </w:pPrChange>
            </w:pPr>
            <w:ins w:id="525" w:author="Nick.Tolimieri" w:date="2022-09-06T09:57:00Z">
              <w:r w:rsidRPr="001A7F6C">
                <w:rPr>
                  <w:rFonts w:asciiTheme="minorHAnsi" w:eastAsiaTheme="minorHAnsi" w:hAnsiTheme="minorHAnsi" w:cstheme="minorBidi"/>
                  <w:sz w:val="22"/>
                  <w:szCs w:val="22"/>
                  <w:rPrChange w:id="526" w:author="Nick.Tolimieri" w:date="2022-09-06T09:57:00Z">
                    <w:rPr>
                      <w:rFonts w:ascii="Calibri" w:hAnsi="Calibri" w:cs="Calibri"/>
                      <w:color w:val="000000"/>
                      <w:sz w:val="22"/>
                      <w:szCs w:val="22"/>
                    </w:rPr>
                  </w:rPrChange>
                </w:rPr>
                <w:t>9</w:t>
              </w:r>
            </w:ins>
          </w:p>
        </w:tc>
        <w:tc>
          <w:tcPr>
            <w:tcW w:w="1105" w:type="dxa"/>
            <w:noWrap/>
            <w:hideMark/>
          </w:tcPr>
          <w:p w:rsidR="001A7F6C" w:rsidRPr="001A7F6C" w:rsidRDefault="001A7F6C" w:rsidP="001A7F6C">
            <w:pPr>
              <w:rPr>
                <w:ins w:id="527" w:author="Nick.Tolimieri" w:date="2022-09-06T09:57:00Z"/>
                <w:rFonts w:asciiTheme="minorHAnsi" w:eastAsiaTheme="minorHAnsi" w:hAnsiTheme="minorHAnsi" w:cstheme="minorBidi"/>
                <w:sz w:val="22"/>
                <w:szCs w:val="22"/>
                <w:rPrChange w:id="528" w:author="Nick.Tolimieri" w:date="2022-09-06T09:57:00Z">
                  <w:rPr>
                    <w:ins w:id="529" w:author="Nick.Tolimieri" w:date="2022-09-06T09:57:00Z"/>
                    <w:rFonts w:ascii="Calibri" w:hAnsi="Calibri" w:cs="Calibri"/>
                    <w:color w:val="000000"/>
                    <w:sz w:val="22"/>
                    <w:szCs w:val="22"/>
                  </w:rPr>
                </w:rPrChange>
              </w:rPr>
              <w:pPrChange w:id="530" w:author="Nick.Tolimieri" w:date="2022-09-06T09:57:00Z">
                <w:pPr>
                  <w:jc w:val="right"/>
                </w:pPr>
              </w:pPrChange>
            </w:pPr>
            <w:ins w:id="531" w:author="Nick.Tolimieri" w:date="2022-09-06T09:57:00Z">
              <w:r w:rsidRPr="001A7F6C">
                <w:rPr>
                  <w:rFonts w:asciiTheme="minorHAnsi" w:eastAsiaTheme="minorHAnsi" w:hAnsiTheme="minorHAnsi" w:cstheme="minorBidi"/>
                  <w:sz w:val="22"/>
                  <w:szCs w:val="22"/>
                  <w:rPrChange w:id="532" w:author="Nick.Tolimieri" w:date="2022-09-06T09:57:00Z">
                    <w:rPr>
                      <w:rFonts w:ascii="Calibri" w:hAnsi="Calibri" w:cs="Calibri"/>
                      <w:color w:val="000000"/>
                      <w:sz w:val="22"/>
                      <w:szCs w:val="22"/>
                    </w:rPr>
                  </w:rPrChange>
                </w:rPr>
                <w:t>9</w:t>
              </w:r>
            </w:ins>
          </w:p>
        </w:tc>
        <w:tc>
          <w:tcPr>
            <w:tcW w:w="1139" w:type="dxa"/>
            <w:noWrap/>
            <w:hideMark/>
          </w:tcPr>
          <w:p w:rsidR="001A7F6C" w:rsidRPr="001A7F6C" w:rsidRDefault="001A7F6C" w:rsidP="001A7F6C">
            <w:pPr>
              <w:rPr>
                <w:ins w:id="533" w:author="Nick.Tolimieri" w:date="2022-09-06T09:57:00Z"/>
                <w:rFonts w:asciiTheme="minorHAnsi" w:eastAsiaTheme="minorHAnsi" w:hAnsiTheme="minorHAnsi" w:cstheme="minorBidi"/>
                <w:sz w:val="22"/>
                <w:szCs w:val="22"/>
                <w:rPrChange w:id="534" w:author="Nick.Tolimieri" w:date="2022-09-06T09:57:00Z">
                  <w:rPr>
                    <w:ins w:id="535" w:author="Nick.Tolimieri" w:date="2022-09-06T09:57:00Z"/>
                    <w:rFonts w:ascii="Calibri" w:hAnsi="Calibri" w:cs="Calibri"/>
                    <w:color w:val="000000"/>
                    <w:sz w:val="22"/>
                    <w:szCs w:val="22"/>
                  </w:rPr>
                </w:rPrChange>
              </w:rPr>
              <w:pPrChange w:id="536" w:author="Nick.Tolimieri" w:date="2022-09-06T09:57:00Z">
                <w:pPr>
                  <w:jc w:val="right"/>
                </w:pPr>
              </w:pPrChange>
            </w:pPr>
            <w:ins w:id="537" w:author="Nick.Tolimieri" w:date="2022-09-06T09:57:00Z">
              <w:r w:rsidRPr="001A7F6C">
                <w:rPr>
                  <w:rFonts w:asciiTheme="minorHAnsi" w:eastAsiaTheme="minorHAnsi" w:hAnsiTheme="minorHAnsi" w:cstheme="minorBidi"/>
                  <w:sz w:val="22"/>
                  <w:szCs w:val="22"/>
                  <w:rPrChange w:id="538" w:author="Nick.Tolimieri" w:date="2022-09-06T09:57:00Z">
                    <w:rPr>
                      <w:rFonts w:ascii="Calibri" w:hAnsi="Calibri" w:cs="Calibri"/>
                      <w:color w:val="000000"/>
                      <w:sz w:val="22"/>
                      <w:szCs w:val="22"/>
                    </w:rPr>
                  </w:rPrChange>
                </w:rPr>
                <w:t>9</w:t>
              </w:r>
            </w:ins>
          </w:p>
        </w:tc>
        <w:tc>
          <w:tcPr>
            <w:tcW w:w="1269" w:type="dxa"/>
            <w:noWrap/>
            <w:hideMark/>
          </w:tcPr>
          <w:p w:rsidR="001A7F6C" w:rsidRPr="001A7F6C" w:rsidRDefault="001A7F6C" w:rsidP="001A7F6C">
            <w:pPr>
              <w:rPr>
                <w:ins w:id="539" w:author="Nick.Tolimieri" w:date="2022-09-06T09:57:00Z"/>
                <w:rFonts w:asciiTheme="minorHAnsi" w:eastAsiaTheme="minorHAnsi" w:hAnsiTheme="minorHAnsi" w:cstheme="minorBidi"/>
                <w:sz w:val="22"/>
                <w:szCs w:val="22"/>
                <w:rPrChange w:id="540" w:author="Nick.Tolimieri" w:date="2022-09-06T09:57:00Z">
                  <w:rPr>
                    <w:ins w:id="541" w:author="Nick.Tolimieri" w:date="2022-09-06T09:57:00Z"/>
                    <w:rFonts w:ascii="Calibri" w:hAnsi="Calibri" w:cs="Calibri"/>
                    <w:color w:val="000000"/>
                    <w:sz w:val="22"/>
                    <w:szCs w:val="22"/>
                  </w:rPr>
                </w:rPrChange>
              </w:rPr>
              <w:pPrChange w:id="542" w:author="Nick.Tolimieri" w:date="2022-09-06T09:57:00Z">
                <w:pPr>
                  <w:jc w:val="right"/>
                </w:pPr>
              </w:pPrChange>
            </w:pPr>
            <w:ins w:id="543" w:author="Nick.Tolimieri" w:date="2022-09-06T09:57:00Z">
              <w:r w:rsidRPr="001A7F6C">
                <w:rPr>
                  <w:rFonts w:asciiTheme="minorHAnsi" w:eastAsiaTheme="minorHAnsi" w:hAnsiTheme="minorHAnsi" w:cstheme="minorBidi"/>
                  <w:sz w:val="22"/>
                  <w:szCs w:val="22"/>
                  <w:rPrChange w:id="544" w:author="Nick.Tolimieri" w:date="2022-09-06T09:57:00Z">
                    <w:rPr>
                      <w:rFonts w:ascii="Calibri" w:hAnsi="Calibri" w:cs="Calibri"/>
                      <w:color w:val="000000"/>
                      <w:sz w:val="22"/>
                      <w:szCs w:val="22"/>
                    </w:rPr>
                  </w:rPrChange>
                </w:rPr>
                <w:t>1.78</w:t>
              </w:r>
            </w:ins>
          </w:p>
        </w:tc>
        <w:tc>
          <w:tcPr>
            <w:tcW w:w="1141" w:type="dxa"/>
            <w:noWrap/>
            <w:hideMark/>
          </w:tcPr>
          <w:p w:rsidR="001A7F6C" w:rsidRPr="001A7F6C" w:rsidRDefault="001A7F6C" w:rsidP="001A7F6C">
            <w:pPr>
              <w:rPr>
                <w:ins w:id="545" w:author="Nick.Tolimieri" w:date="2022-09-06T09:57:00Z"/>
                <w:rFonts w:asciiTheme="minorHAnsi" w:eastAsiaTheme="minorHAnsi" w:hAnsiTheme="minorHAnsi" w:cstheme="minorBidi"/>
                <w:sz w:val="22"/>
                <w:szCs w:val="22"/>
                <w:rPrChange w:id="546" w:author="Nick.Tolimieri" w:date="2022-09-06T09:57:00Z">
                  <w:rPr>
                    <w:ins w:id="547" w:author="Nick.Tolimieri" w:date="2022-09-06T09:57:00Z"/>
                    <w:rFonts w:ascii="Calibri" w:hAnsi="Calibri" w:cs="Calibri"/>
                    <w:color w:val="000000"/>
                    <w:sz w:val="22"/>
                    <w:szCs w:val="22"/>
                  </w:rPr>
                </w:rPrChange>
              </w:rPr>
              <w:pPrChange w:id="548" w:author="Nick.Tolimieri" w:date="2022-09-06T09:57:00Z">
                <w:pPr>
                  <w:jc w:val="right"/>
                </w:pPr>
              </w:pPrChange>
            </w:pPr>
            <w:ins w:id="549" w:author="Nick.Tolimieri" w:date="2022-09-06T09:57:00Z">
              <w:r w:rsidRPr="001A7F6C">
                <w:rPr>
                  <w:rFonts w:asciiTheme="minorHAnsi" w:eastAsiaTheme="minorHAnsi" w:hAnsiTheme="minorHAnsi" w:cstheme="minorBidi"/>
                  <w:sz w:val="22"/>
                  <w:szCs w:val="22"/>
                  <w:rPrChange w:id="550" w:author="Nick.Tolimieri" w:date="2022-09-06T09:57:00Z">
                    <w:rPr>
                      <w:rFonts w:ascii="Calibri" w:hAnsi="Calibri" w:cs="Calibri"/>
                      <w:color w:val="000000"/>
                      <w:sz w:val="22"/>
                      <w:szCs w:val="22"/>
                    </w:rPr>
                  </w:rPrChange>
                </w:rPr>
                <w:t>0.16</w:t>
              </w:r>
            </w:ins>
          </w:p>
        </w:tc>
        <w:tc>
          <w:tcPr>
            <w:tcW w:w="1141" w:type="dxa"/>
            <w:noWrap/>
            <w:hideMark/>
          </w:tcPr>
          <w:p w:rsidR="001A7F6C" w:rsidRPr="001A7F6C" w:rsidRDefault="001A7F6C" w:rsidP="001A7F6C">
            <w:pPr>
              <w:rPr>
                <w:ins w:id="551" w:author="Nick.Tolimieri" w:date="2022-09-06T09:57:00Z"/>
                <w:rFonts w:asciiTheme="minorHAnsi" w:eastAsiaTheme="minorHAnsi" w:hAnsiTheme="minorHAnsi" w:cstheme="minorBidi"/>
                <w:sz w:val="22"/>
                <w:szCs w:val="22"/>
                <w:rPrChange w:id="552" w:author="Nick.Tolimieri" w:date="2022-09-06T09:57:00Z">
                  <w:rPr>
                    <w:ins w:id="553" w:author="Nick.Tolimieri" w:date="2022-09-06T09:57:00Z"/>
                    <w:rFonts w:ascii="Calibri" w:hAnsi="Calibri" w:cs="Calibri"/>
                    <w:color w:val="000000"/>
                    <w:sz w:val="22"/>
                    <w:szCs w:val="22"/>
                  </w:rPr>
                </w:rPrChange>
              </w:rPr>
              <w:pPrChange w:id="554" w:author="Nick.Tolimieri" w:date="2022-09-06T09:57:00Z">
                <w:pPr>
                  <w:jc w:val="right"/>
                </w:pPr>
              </w:pPrChange>
            </w:pPr>
            <w:ins w:id="555" w:author="Nick.Tolimieri" w:date="2022-09-06T09:57:00Z">
              <w:r w:rsidRPr="001A7F6C">
                <w:rPr>
                  <w:rFonts w:asciiTheme="minorHAnsi" w:eastAsiaTheme="minorHAnsi" w:hAnsiTheme="minorHAnsi" w:cstheme="minorBidi"/>
                  <w:sz w:val="22"/>
                  <w:szCs w:val="22"/>
                  <w:rPrChange w:id="556" w:author="Nick.Tolimieri" w:date="2022-09-06T09:57:00Z">
                    <w:rPr>
                      <w:rFonts w:ascii="Calibri" w:hAnsi="Calibri" w:cs="Calibri"/>
                      <w:color w:val="000000"/>
                      <w:sz w:val="22"/>
                      <w:szCs w:val="22"/>
                    </w:rPr>
                  </w:rPrChange>
                </w:rPr>
                <w:t>1.98</w:t>
              </w:r>
            </w:ins>
          </w:p>
        </w:tc>
      </w:tr>
      <w:tr w:rsidR="001A7F6C" w:rsidRPr="001A7F6C" w:rsidTr="001A7F6C">
        <w:trPr>
          <w:trHeight w:val="300"/>
          <w:ins w:id="557" w:author="Nick.Tolimieri" w:date="2022-09-06T09:57:00Z"/>
        </w:trPr>
        <w:tc>
          <w:tcPr>
            <w:tcW w:w="2814" w:type="dxa"/>
            <w:noWrap/>
            <w:hideMark/>
          </w:tcPr>
          <w:p w:rsidR="001A7F6C" w:rsidRPr="001A7F6C" w:rsidRDefault="001A7F6C">
            <w:pPr>
              <w:rPr>
                <w:ins w:id="558" w:author="Nick.Tolimieri" w:date="2022-09-06T09:57:00Z"/>
                <w:rFonts w:asciiTheme="minorHAnsi" w:eastAsiaTheme="minorHAnsi" w:hAnsiTheme="minorHAnsi" w:cstheme="minorBidi"/>
                <w:sz w:val="22"/>
                <w:szCs w:val="22"/>
                <w:rPrChange w:id="559" w:author="Nick.Tolimieri" w:date="2022-09-06T09:57:00Z">
                  <w:rPr>
                    <w:ins w:id="560" w:author="Nick.Tolimieri" w:date="2022-09-06T09:57:00Z"/>
                    <w:rFonts w:ascii="Calibri" w:hAnsi="Calibri" w:cs="Calibri"/>
                    <w:color w:val="000000"/>
                    <w:sz w:val="22"/>
                    <w:szCs w:val="22"/>
                  </w:rPr>
                </w:rPrChange>
              </w:rPr>
            </w:pPr>
            <w:proofErr w:type="spellStart"/>
            <w:ins w:id="561" w:author="Nick.Tolimieri" w:date="2022-09-06T09:57:00Z">
              <w:r w:rsidRPr="001A7F6C">
                <w:rPr>
                  <w:rFonts w:asciiTheme="minorHAnsi" w:eastAsiaTheme="minorHAnsi" w:hAnsiTheme="minorHAnsi" w:cstheme="minorBidi"/>
                  <w:sz w:val="22"/>
                  <w:szCs w:val="22"/>
                  <w:rPrChange w:id="562"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563"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564"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565"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566" w:author="Nick.Tolimieri" w:date="2022-09-06T09:57:00Z"/>
                <w:rFonts w:asciiTheme="minorHAnsi" w:eastAsiaTheme="minorHAnsi" w:hAnsiTheme="minorHAnsi" w:cstheme="minorBidi"/>
                <w:sz w:val="22"/>
                <w:szCs w:val="22"/>
                <w:rPrChange w:id="567" w:author="Nick.Tolimieri" w:date="2022-09-06T09:57:00Z">
                  <w:rPr>
                    <w:ins w:id="568" w:author="Nick.Tolimieri" w:date="2022-09-06T09:57:00Z"/>
                    <w:rFonts w:ascii="Calibri" w:hAnsi="Calibri" w:cs="Calibri"/>
                    <w:color w:val="000000"/>
                    <w:sz w:val="22"/>
                    <w:szCs w:val="22"/>
                  </w:rPr>
                </w:rPrChange>
              </w:rPr>
              <w:pPrChange w:id="569" w:author="Nick.Tolimieri" w:date="2022-09-06T09:57:00Z">
                <w:pPr>
                  <w:jc w:val="right"/>
                </w:pPr>
              </w:pPrChange>
            </w:pPr>
            <w:ins w:id="570" w:author="Nick.Tolimieri" w:date="2022-09-06T09:57:00Z">
              <w:r w:rsidRPr="001A7F6C">
                <w:rPr>
                  <w:rFonts w:asciiTheme="minorHAnsi" w:eastAsiaTheme="minorHAnsi" w:hAnsiTheme="minorHAnsi" w:cstheme="minorBidi"/>
                  <w:sz w:val="22"/>
                  <w:szCs w:val="22"/>
                  <w:rPrChange w:id="571" w:author="Nick.Tolimieri" w:date="2022-09-06T09:57:00Z">
                    <w:rPr>
                      <w:rFonts w:ascii="Calibri" w:hAnsi="Calibri" w:cs="Calibri"/>
                      <w:color w:val="000000"/>
                      <w:sz w:val="22"/>
                      <w:szCs w:val="22"/>
                    </w:rPr>
                  </w:rPrChange>
                </w:rPr>
                <w:t>1997</w:t>
              </w:r>
            </w:ins>
          </w:p>
        </w:tc>
        <w:tc>
          <w:tcPr>
            <w:tcW w:w="1177" w:type="dxa"/>
            <w:noWrap/>
            <w:hideMark/>
          </w:tcPr>
          <w:p w:rsidR="001A7F6C" w:rsidRPr="001A7F6C" w:rsidRDefault="001A7F6C" w:rsidP="001A7F6C">
            <w:pPr>
              <w:rPr>
                <w:ins w:id="572" w:author="Nick.Tolimieri" w:date="2022-09-06T09:57:00Z"/>
                <w:rFonts w:asciiTheme="minorHAnsi" w:eastAsiaTheme="minorHAnsi" w:hAnsiTheme="minorHAnsi" w:cstheme="minorBidi"/>
                <w:sz w:val="22"/>
                <w:szCs w:val="22"/>
                <w:rPrChange w:id="573" w:author="Nick.Tolimieri" w:date="2022-09-06T09:57:00Z">
                  <w:rPr>
                    <w:ins w:id="574" w:author="Nick.Tolimieri" w:date="2022-09-06T09:57:00Z"/>
                    <w:rFonts w:ascii="Calibri" w:hAnsi="Calibri" w:cs="Calibri"/>
                    <w:color w:val="000000"/>
                    <w:sz w:val="22"/>
                    <w:szCs w:val="22"/>
                  </w:rPr>
                </w:rPrChange>
              </w:rPr>
              <w:pPrChange w:id="575" w:author="Nick.Tolimieri" w:date="2022-09-06T09:57:00Z">
                <w:pPr>
                  <w:jc w:val="right"/>
                </w:pPr>
              </w:pPrChange>
            </w:pPr>
            <w:ins w:id="576" w:author="Nick.Tolimieri" w:date="2022-09-06T09:57:00Z">
              <w:r w:rsidRPr="001A7F6C">
                <w:rPr>
                  <w:rFonts w:asciiTheme="minorHAnsi" w:eastAsiaTheme="minorHAnsi" w:hAnsiTheme="minorHAnsi" w:cstheme="minorBidi"/>
                  <w:sz w:val="22"/>
                  <w:szCs w:val="22"/>
                  <w:rPrChange w:id="577" w:author="Nick.Tolimieri" w:date="2022-09-06T09:57:00Z">
                    <w:rPr>
                      <w:rFonts w:ascii="Calibri" w:hAnsi="Calibri" w:cs="Calibri"/>
                      <w:color w:val="000000"/>
                      <w:sz w:val="22"/>
                      <w:szCs w:val="22"/>
                    </w:rPr>
                  </w:rPrChange>
                </w:rPr>
                <w:t>128</w:t>
              </w:r>
            </w:ins>
          </w:p>
        </w:tc>
        <w:tc>
          <w:tcPr>
            <w:tcW w:w="1271" w:type="dxa"/>
            <w:noWrap/>
            <w:hideMark/>
          </w:tcPr>
          <w:p w:rsidR="001A7F6C" w:rsidRPr="001A7F6C" w:rsidRDefault="001A7F6C" w:rsidP="001A7F6C">
            <w:pPr>
              <w:rPr>
                <w:ins w:id="578" w:author="Nick.Tolimieri" w:date="2022-09-06T09:57:00Z"/>
                <w:rFonts w:asciiTheme="minorHAnsi" w:eastAsiaTheme="minorHAnsi" w:hAnsiTheme="minorHAnsi" w:cstheme="minorBidi"/>
                <w:sz w:val="22"/>
                <w:szCs w:val="22"/>
                <w:rPrChange w:id="579" w:author="Nick.Tolimieri" w:date="2022-09-06T09:57:00Z">
                  <w:rPr>
                    <w:ins w:id="580" w:author="Nick.Tolimieri" w:date="2022-09-06T09:57:00Z"/>
                    <w:rFonts w:ascii="Calibri" w:hAnsi="Calibri" w:cs="Calibri"/>
                    <w:color w:val="000000"/>
                    <w:sz w:val="22"/>
                    <w:szCs w:val="22"/>
                  </w:rPr>
                </w:rPrChange>
              </w:rPr>
              <w:pPrChange w:id="581" w:author="Nick.Tolimieri" w:date="2022-09-06T09:57:00Z">
                <w:pPr>
                  <w:jc w:val="right"/>
                </w:pPr>
              </w:pPrChange>
            </w:pPr>
            <w:ins w:id="582" w:author="Nick.Tolimieri" w:date="2022-09-06T09:57:00Z">
              <w:r w:rsidRPr="001A7F6C">
                <w:rPr>
                  <w:rFonts w:asciiTheme="minorHAnsi" w:eastAsiaTheme="minorHAnsi" w:hAnsiTheme="minorHAnsi" w:cstheme="minorBidi"/>
                  <w:sz w:val="22"/>
                  <w:szCs w:val="22"/>
                  <w:rPrChange w:id="583" w:author="Nick.Tolimieri" w:date="2022-09-06T09:57:00Z">
                    <w:rPr>
                      <w:rFonts w:ascii="Calibri" w:hAnsi="Calibri" w:cs="Calibri"/>
                      <w:color w:val="000000"/>
                      <w:sz w:val="22"/>
                      <w:szCs w:val="22"/>
                    </w:rPr>
                  </w:rPrChange>
                </w:rPr>
                <w:t>4</w:t>
              </w:r>
            </w:ins>
          </w:p>
        </w:tc>
        <w:tc>
          <w:tcPr>
            <w:tcW w:w="1085" w:type="dxa"/>
            <w:noWrap/>
            <w:hideMark/>
          </w:tcPr>
          <w:p w:rsidR="001A7F6C" w:rsidRPr="001A7F6C" w:rsidRDefault="001A7F6C" w:rsidP="001A7F6C">
            <w:pPr>
              <w:rPr>
                <w:ins w:id="584" w:author="Nick.Tolimieri" w:date="2022-09-06T09:57:00Z"/>
                <w:rFonts w:asciiTheme="minorHAnsi" w:eastAsiaTheme="minorHAnsi" w:hAnsiTheme="minorHAnsi" w:cstheme="minorBidi"/>
                <w:sz w:val="22"/>
                <w:szCs w:val="22"/>
                <w:rPrChange w:id="585" w:author="Nick.Tolimieri" w:date="2022-09-06T09:57:00Z">
                  <w:rPr>
                    <w:ins w:id="586" w:author="Nick.Tolimieri" w:date="2022-09-06T09:57:00Z"/>
                    <w:rFonts w:ascii="Calibri" w:hAnsi="Calibri" w:cs="Calibri"/>
                    <w:color w:val="000000"/>
                    <w:sz w:val="22"/>
                    <w:szCs w:val="22"/>
                  </w:rPr>
                </w:rPrChange>
              </w:rPr>
              <w:pPrChange w:id="587" w:author="Nick.Tolimieri" w:date="2022-09-06T09:57:00Z">
                <w:pPr>
                  <w:jc w:val="right"/>
                </w:pPr>
              </w:pPrChange>
            </w:pPr>
            <w:ins w:id="588" w:author="Nick.Tolimieri" w:date="2022-09-06T09:57:00Z">
              <w:r w:rsidRPr="001A7F6C">
                <w:rPr>
                  <w:rFonts w:asciiTheme="minorHAnsi" w:eastAsiaTheme="minorHAnsi" w:hAnsiTheme="minorHAnsi" w:cstheme="minorBidi"/>
                  <w:sz w:val="22"/>
                  <w:szCs w:val="22"/>
                  <w:rPrChange w:id="589" w:author="Nick.Tolimieri" w:date="2022-09-06T09:57:00Z">
                    <w:rPr>
                      <w:rFonts w:ascii="Calibri" w:hAnsi="Calibri" w:cs="Calibri"/>
                      <w:color w:val="000000"/>
                      <w:sz w:val="22"/>
                      <w:szCs w:val="22"/>
                    </w:rPr>
                  </w:rPrChange>
                </w:rPr>
                <w:t>114</w:t>
              </w:r>
            </w:ins>
          </w:p>
        </w:tc>
        <w:tc>
          <w:tcPr>
            <w:tcW w:w="1105" w:type="dxa"/>
            <w:noWrap/>
            <w:hideMark/>
          </w:tcPr>
          <w:p w:rsidR="001A7F6C" w:rsidRPr="001A7F6C" w:rsidRDefault="001A7F6C" w:rsidP="001A7F6C">
            <w:pPr>
              <w:rPr>
                <w:ins w:id="590" w:author="Nick.Tolimieri" w:date="2022-09-06T09:57:00Z"/>
                <w:rFonts w:asciiTheme="minorHAnsi" w:eastAsiaTheme="minorHAnsi" w:hAnsiTheme="minorHAnsi" w:cstheme="minorBidi"/>
                <w:sz w:val="22"/>
                <w:szCs w:val="22"/>
                <w:rPrChange w:id="591" w:author="Nick.Tolimieri" w:date="2022-09-06T09:57:00Z">
                  <w:rPr>
                    <w:ins w:id="592" w:author="Nick.Tolimieri" w:date="2022-09-06T09:57:00Z"/>
                    <w:rFonts w:ascii="Calibri" w:hAnsi="Calibri" w:cs="Calibri"/>
                    <w:color w:val="000000"/>
                    <w:sz w:val="22"/>
                    <w:szCs w:val="22"/>
                  </w:rPr>
                </w:rPrChange>
              </w:rPr>
              <w:pPrChange w:id="593" w:author="Nick.Tolimieri" w:date="2022-09-06T09:57:00Z">
                <w:pPr>
                  <w:jc w:val="right"/>
                </w:pPr>
              </w:pPrChange>
            </w:pPr>
            <w:ins w:id="594" w:author="Nick.Tolimieri" w:date="2022-09-06T09:57:00Z">
              <w:r w:rsidRPr="001A7F6C">
                <w:rPr>
                  <w:rFonts w:asciiTheme="minorHAnsi" w:eastAsiaTheme="minorHAnsi" w:hAnsiTheme="minorHAnsi" w:cstheme="minorBidi"/>
                  <w:sz w:val="22"/>
                  <w:szCs w:val="22"/>
                  <w:rPrChange w:id="595" w:author="Nick.Tolimieri" w:date="2022-09-06T09:57:00Z">
                    <w:rPr>
                      <w:rFonts w:ascii="Calibri" w:hAnsi="Calibri" w:cs="Calibri"/>
                      <w:color w:val="000000"/>
                      <w:sz w:val="22"/>
                      <w:szCs w:val="22"/>
                    </w:rPr>
                  </w:rPrChange>
                </w:rPr>
                <w:t>11</w:t>
              </w:r>
            </w:ins>
          </w:p>
        </w:tc>
        <w:tc>
          <w:tcPr>
            <w:tcW w:w="1139" w:type="dxa"/>
            <w:noWrap/>
            <w:hideMark/>
          </w:tcPr>
          <w:p w:rsidR="001A7F6C" w:rsidRPr="001A7F6C" w:rsidRDefault="001A7F6C" w:rsidP="001A7F6C">
            <w:pPr>
              <w:rPr>
                <w:ins w:id="596" w:author="Nick.Tolimieri" w:date="2022-09-06T09:57:00Z"/>
                <w:rFonts w:asciiTheme="minorHAnsi" w:eastAsiaTheme="minorHAnsi" w:hAnsiTheme="minorHAnsi" w:cstheme="minorBidi"/>
                <w:sz w:val="22"/>
                <w:szCs w:val="22"/>
                <w:rPrChange w:id="597" w:author="Nick.Tolimieri" w:date="2022-09-06T09:57:00Z">
                  <w:rPr>
                    <w:ins w:id="598" w:author="Nick.Tolimieri" w:date="2022-09-06T09:57:00Z"/>
                    <w:rFonts w:ascii="Calibri" w:hAnsi="Calibri" w:cs="Calibri"/>
                    <w:color w:val="000000"/>
                    <w:sz w:val="22"/>
                    <w:szCs w:val="22"/>
                  </w:rPr>
                </w:rPrChange>
              </w:rPr>
              <w:pPrChange w:id="599" w:author="Nick.Tolimieri" w:date="2022-09-06T09:57:00Z">
                <w:pPr>
                  <w:jc w:val="right"/>
                </w:pPr>
              </w:pPrChange>
            </w:pPr>
            <w:ins w:id="600" w:author="Nick.Tolimieri" w:date="2022-09-06T09:57:00Z">
              <w:r w:rsidRPr="001A7F6C">
                <w:rPr>
                  <w:rFonts w:asciiTheme="minorHAnsi" w:eastAsiaTheme="minorHAnsi" w:hAnsiTheme="minorHAnsi" w:cstheme="minorBidi"/>
                  <w:sz w:val="22"/>
                  <w:szCs w:val="22"/>
                  <w:rPrChange w:id="601" w:author="Nick.Tolimieri" w:date="2022-09-06T09:57:00Z">
                    <w:rPr>
                      <w:rFonts w:ascii="Calibri" w:hAnsi="Calibri" w:cs="Calibri"/>
                      <w:color w:val="000000"/>
                      <w:sz w:val="22"/>
                      <w:szCs w:val="22"/>
                    </w:rPr>
                  </w:rPrChange>
                </w:rPr>
                <w:t>50</w:t>
              </w:r>
            </w:ins>
          </w:p>
        </w:tc>
        <w:tc>
          <w:tcPr>
            <w:tcW w:w="1269" w:type="dxa"/>
            <w:noWrap/>
            <w:hideMark/>
          </w:tcPr>
          <w:p w:rsidR="001A7F6C" w:rsidRPr="001A7F6C" w:rsidRDefault="001A7F6C" w:rsidP="001A7F6C">
            <w:pPr>
              <w:rPr>
                <w:ins w:id="602" w:author="Nick.Tolimieri" w:date="2022-09-06T09:57:00Z"/>
                <w:rFonts w:asciiTheme="minorHAnsi" w:eastAsiaTheme="minorHAnsi" w:hAnsiTheme="minorHAnsi" w:cstheme="minorBidi"/>
                <w:sz w:val="22"/>
                <w:szCs w:val="22"/>
                <w:rPrChange w:id="603" w:author="Nick.Tolimieri" w:date="2022-09-06T09:57:00Z">
                  <w:rPr>
                    <w:ins w:id="604" w:author="Nick.Tolimieri" w:date="2022-09-06T09:57:00Z"/>
                    <w:rFonts w:ascii="Calibri" w:hAnsi="Calibri" w:cs="Calibri"/>
                    <w:color w:val="000000"/>
                    <w:sz w:val="22"/>
                    <w:szCs w:val="22"/>
                  </w:rPr>
                </w:rPrChange>
              </w:rPr>
              <w:pPrChange w:id="605" w:author="Nick.Tolimieri" w:date="2022-09-06T09:57:00Z">
                <w:pPr>
                  <w:jc w:val="right"/>
                </w:pPr>
              </w:pPrChange>
            </w:pPr>
            <w:ins w:id="606" w:author="Nick.Tolimieri" w:date="2022-09-06T09:57:00Z">
              <w:r w:rsidRPr="001A7F6C">
                <w:rPr>
                  <w:rFonts w:asciiTheme="minorHAnsi" w:eastAsiaTheme="minorHAnsi" w:hAnsiTheme="minorHAnsi" w:cstheme="minorBidi"/>
                  <w:sz w:val="22"/>
                  <w:szCs w:val="22"/>
                  <w:rPrChange w:id="607" w:author="Nick.Tolimieri" w:date="2022-09-06T09:57:00Z">
                    <w:rPr>
                      <w:rFonts w:ascii="Calibri" w:hAnsi="Calibri" w:cs="Calibri"/>
                      <w:color w:val="000000"/>
                      <w:sz w:val="22"/>
                      <w:szCs w:val="22"/>
                    </w:rPr>
                  </w:rPrChange>
                </w:rPr>
                <w:t>2.21</w:t>
              </w:r>
            </w:ins>
          </w:p>
        </w:tc>
        <w:tc>
          <w:tcPr>
            <w:tcW w:w="1141" w:type="dxa"/>
            <w:noWrap/>
            <w:hideMark/>
          </w:tcPr>
          <w:p w:rsidR="001A7F6C" w:rsidRPr="001A7F6C" w:rsidRDefault="001A7F6C" w:rsidP="001A7F6C">
            <w:pPr>
              <w:rPr>
                <w:ins w:id="608" w:author="Nick.Tolimieri" w:date="2022-09-06T09:57:00Z"/>
                <w:rFonts w:asciiTheme="minorHAnsi" w:eastAsiaTheme="minorHAnsi" w:hAnsiTheme="minorHAnsi" w:cstheme="minorBidi"/>
                <w:sz w:val="22"/>
                <w:szCs w:val="22"/>
                <w:rPrChange w:id="609" w:author="Nick.Tolimieri" w:date="2022-09-06T09:57:00Z">
                  <w:rPr>
                    <w:ins w:id="610" w:author="Nick.Tolimieri" w:date="2022-09-06T09:57:00Z"/>
                    <w:rFonts w:ascii="Calibri" w:hAnsi="Calibri" w:cs="Calibri"/>
                    <w:color w:val="000000"/>
                    <w:sz w:val="22"/>
                    <w:szCs w:val="22"/>
                  </w:rPr>
                </w:rPrChange>
              </w:rPr>
              <w:pPrChange w:id="611" w:author="Nick.Tolimieri" w:date="2022-09-06T09:57:00Z">
                <w:pPr>
                  <w:jc w:val="right"/>
                </w:pPr>
              </w:pPrChange>
            </w:pPr>
            <w:ins w:id="612" w:author="Nick.Tolimieri" w:date="2022-09-06T09:57:00Z">
              <w:r w:rsidRPr="001A7F6C">
                <w:rPr>
                  <w:rFonts w:asciiTheme="minorHAnsi" w:eastAsiaTheme="minorHAnsi" w:hAnsiTheme="minorHAnsi" w:cstheme="minorBidi"/>
                  <w:sz w:val="22"/>
                  <w:szCs w:val="22"/>
                  <w:rPrChange w:id="613" w:author="Nick.Tolimieri" w:date="2022-09-06T09:57:00Z">
                    <w:rPr>
                      <w:rFonts w:ascii="Calibri" w:hAnsi="Calibri" w:cs="Calibri"/>
                      <w:color w:val="000000"/>
                      <w:sz w:val="22"/>
                      <w:szCs w:val="22"/>
                    </w:rPr>
                  </w:rPrChange>
                </w:rPr>
                <w:t>0.48</w:t>
              </w:r>
            </w:ins>
          </w:p>
        </w:tc>
        <w:tc>
          <w:tcPr>
            <w:tcW w:w="1141" w:type="dxa"/>
            <w:noWrap/>
            <w:hideMark/>
          </w:tcPr>
          <w:p w:rsidR="001A7F6C" w:rsidRPr="001A7F6C" w:rsidRDefault="001A7F6C" w:rsidP="001A7F6C">
            <w:pPr>
              <w:rPr>
                <w:ins w:id="614" w:author="Nick.Tolimieri" w:date="2022-09-06T09:57:00Z"/>
                <w:rFonts w:asciiTheme="minorHAnsi" w:eastAsiaTheme="minorHAnsi" w:hAnsiTheme="minorHAnsi" w:cstheme="minorBidi"/>
                <w:sz w:val="22"/>
                <w:szCs w:val="22"/>
                <w:rPrChange w:id="615" w:author="Nick.Tolimieri" w:date="2022-09-06T09:57:00Z">
                  <w:rPr>
                    <w:ins w:id="616" w:author="Nick.Tolimieri" w:date="2022-09-06T09:57:00Z"/>
                    <w:rFonts w:ascii="Calibri" w:hAnsi="Calibri" w:cs="Calibri"/>
                    <w:color w:val="000000"/>
                    <w:sz w:val="22"/>
                    <w:szCs w:val="22"/>
                  </w:rPr>
                </w:rPrChange>
              </w:rPr>
              <w:pPrChange w:id="617" w:author="Nick.Tolimieri" w:date="2022-09-06T09:57:00Z">
                <w:pPr>
                  <w:jc w:val="right"/>
                </w:pPr>
              </w:pPrChange>
            </w:pPr>
            <w:ins w:id="618" w:author="Nick.Tolimieri" w:date="2022-09-06T09:57:00Z">
              <w:r w:rsidRPr="001A7F6C">
                <w:rPr>
                  <w:rFonts w:asciiTheme="minorHAnsi" w:eastAsiaTheme="minorHAnsi" w:hAnsiTheme="minorHAnsi" w:cstheme="minorBidi"/>
                  <w:sz w:val="22"/>
                  <w:szCs w:val="22"/>
                  <w:rPrChange w:id="619" w:author="Nick.Tolimieri" w:date="2022-09-06T09:57:00Z">
                    <w:rPr>
                      <w:rFonts w:ascii="Calibri" w:hAnsi="Calibri" w:cs="Calibri"/>
                      <w:color w:val="000000"/>
                      <w:sz w:val="22"/>
                      <w:szCs w:val="22"/>
                    </w:rPr>
                  </w:rPrChange>
                </w:rPr>
                <w:t>4.25</w:t>
              </w:r>
            </w:ins>
          </w:p>
        </w:tc>
      </w:tr>
      <w:tr w:rsidR="001A7F6C" w:rsidRPr="001A7F6C" w:rsidTr="001A7F6C">
        <w:trPr>
          <w:trHeight w:val="300"/>
          <w:ins w:id="620" w:author="Nick.Tolimieri" w:date="2022-09-06T09:57:00Z"/>
        </w:trPr>
        <w:tc>
          <w:tcPr>
            <w:tcW w:w="2814" w:type="dxa"/>
            <w:noWrap/>
            <w:hideMark/>
          </w:tcPr>
          <w:p w:rsidR="001A7F6C" w:rsidRPr="001A7F6C" w:rsidRDefault="001A7F6C">
            <w:pPr>
              <w:rPr>
                <w:ins w:id="621" w:author="Nick.Tolimieri" w:date="2022-09-06T09:57:00Z"/>
                <w:rFonts w:asciiTheme="minorHAnsi" w:eastAsiaTheme="minorHAnsi" w:hAnsiTheme="minorHAnsi" w:cstheme="minorBidi"/>
                <w:sz w:val="22"/>
                <w:szCs w:val="22"/>
                <w:rPrChange w:id="622" w:author="Nick.Tolimieri" w:date="2022-09-06T09:57:00Z">
                  <w:rPr>
                    <w:ins w:id="623" w:author="Nick.Tolimieri" w:date="2022-09-06T09:57:00Z"/>
                    <w:rFonts w:ascii="Calibri" w:hAnsi="Calibri" w:cs="Calibri"/>
                    <w:color w:val="000000"/>
                    <w:sz w:val="22"/>
                    <w:szCs w:val="22"/>
                  </w:rPr>
                </w:rPrChange>
              </w:rPr>
            </w:pPr>
            <w:proofErr w:type="spellStart"/>
            <w:ins w:id="624" w:author="Nick.Tolimieri" w:date="2022-09-06T09:57:00Z">
              <w:r w:rsidRPr="001A7F6C">
                <w:rPr>
                  <w:rFonts w:asciiTheme="minorHAnsi" w:eastAsiaTheme="minorHAnsi" w:hAnsiTheme="minorHAnsi" w:cstheme="minorBidi"/>
                  <w:sz w:val="22"/>
                  <w:szCs w:val="22"/>
                  <w:rPrChange w:id="625"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626"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627"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628"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629" w:author="Nick.Tolimieri" w:date="2022-09-06T09:57:00Z"/>
                <w:rFonts w:asciiTheme="minorHAnsi" w:eastAsiaTheme="minorHAnsi" w:hAnsiTheme="minorHAnsi" w:cstheme="minorBidi"/>
                <w:sz w:val="22"/>
                <w:szCs w:val="22"/>
                <w:rPrChange w:id="630" w:author="Nick.Tolimieri" w:date="2022-09-06T09:57:00Z">
                  <w:rPr>
                    <w:ins w:id="631" w:author="Nick.Tolimieri" w:date="2022-09-06T09:57:00Z"/>
                    <w:rFonts w:ascii="Calibri" w:hAnsi="Calibri" w:cs="Calibri"/>
                    <w:color w:val="000000"/>
                    <w:sz w:val="22"/>
                    <w:szCs w:val="22"/>
                  </w:rPr>
                </w:rPrChange>
              </w:rPr>
              <w:pPrChange w:id="632" w:author="Nick.Tolimieri" w:date="2022-09-06T09:57:00Z">
                <w:pPr>
                  <w:jc w:val="right"/>
                </w:pPr>
              </w:pPrChange>
            </w:pPr>
            <w:ins w:id="633" w:author="Nick.Tolimieri" w:date="2022-09-06T09:57:00Z">
              <w:r w:rsidRPr="001A7F6C">
                <w:rPr>
                  <w:rFonts w:asciiTheme="minorHAnsi" w:eastAsiaTheme="minorHAnsi" w:hAnsiTheme="minorHAnsi" w:cstheme="minorBidi"/>
                  <w:sz w:val="22"/>
                  <w:szCs w:val="22"/>
                  <w:rPrChange w:id="634" w:author="Nick.Tolimieri" w:date="2022-09-06T09:57:00Z">
                    <w:rPr>
                      <w:rFonts w:ascii="Calibri" w:hAnsi="Calibri" w:cs="Calibri"/>
                      <w:color w:val="000000"/>
                      <w:sz w:val="22"/>
                      <w:szCs w:val="22"/>
                    </w:rPr>
                  </w:rPrChange>
                </w:rPr>
                <w:t>1998</w:t>
              </w:r>
            </w:ins>
          </w:p>
        </w:tc>
        <w:tc>
          <w:tcPr>
            <w:tcW w:w="1177" w:type="dxa"/>
            <w:noWrap/>
            <w:hideMark/>
          </w:tcPr>
          <w:p w:rsidR="001A7F6C" w:rsidRPr="001A7F6C" w:rsidRDefault="001A7F6C" w:rsidP="001A7F6C">
            <w:pPr>
              <w:rPr>
                <w:ins w:id="635" w:author="Nick.Tolimieri" w:date="2022-09-06T09:57:00Z"/>
                <w:rFonts w:asciiTheme="minorHAnsi" w:eastAsiaTheme="minorHAnsi" w:hAnsiTheme="minorHAnsi" w:cstheme="minorBidi"/>
                <w:sz w:val="22"/>
                <w:szCs w:val="22"/>
                <w:rPrChange w:id="636" w:author="Nick.Tolimieri" w:date="2022-09-06T09:57:00Z">
                  <w:rPr>
                    <w:ins w:id="637" w:author="Nick.Tolimieri" w:date="2022-09-06T09:57:00Z"/>
                    <w:rFonts w:ascii="Calibri" w:hAnsi="Calibri" w:cs="Calibri"/>
                    <w:color w:val="000000"/>
                    <w:sz w:val="22"/>
                    <w:szCs w:val="22"/>
                  </w:rPr>
                </w:rPrChange>
              </w:rPr>
              <w:pPrChange w:id="638" w:author="Nick.Tolimieri" w:date="2022-09-06T09:57:00Z">
                <w:pPr>
                  <w:jc w:val="right"/>
                </w:pPr>
              </w:pPrChange>
            </w:pPr>
            <w:ins w:id="639" w:author="Nick.Tolimieri" w:date="2022-09-06T09:57:00Z">
              <w:r w:rsidRPr="001A7F6C">
                <w:rPr>
                  <w:rFonts w:asciiTheme="minorHAnsi" w:eastAsiaTheme="minorHAnsi" w:hAnsiTheme="minorHAnsi" w:cstheme="minorBidi"/>
                  <w:sz w:val="22"/>
                  <w:szCs w:val="22"/>
                  <w:rPrChange w:id="640" w:author="Nick.Tolimieri" w:date="2022-09-06T09:57:00Z">
                    <w:rPr>
                      <w:rFonts w:ascii="Calibri" w:hAnsi="Calibri" w:cs="Calibri"/>
                      <w:color w:val="000000"/>
                      <w:sz w:val="22"/>
                      <w:szCs w:val="22"/>
                    </w:rPr>
                  </w:rPrChange>
                </w:rPr>
                <w:t>144</w:t>
              </w:r>
            </w:ins>
          </w:p>
        </w:tc>
        <w:tc>
          <w:tcPr>
            <w:tcW w:w="1271" w:type="dxa"/>
            <w:noWrap/>
            <w:hideMark/>
          </w:tcPr>
          <w:p w:rsidR="001A7F6C" w:rsidRPr="001A7F6C" w:rsidRDefault="001A7F6C" w:rsidP="001A7F6C">
            <w:pPr>
              <w:rPr>
                <w:ins w:id="641" w:author="Nick.Tolimieri" w:date="2022-09-06T09:57:00Z"/>
                <w:rFonts w:asciiTheme="minorHAnsi" w:eastAsiaTheme="minorHAnsi" w:hAnsiTheme="minorHAnsi" w:cstheme="minorBidi"/>
                <w:sz w:val="22"/>
                <w:szCs w:val="22"/>
                <w:rPrChange w:id="642" w:author="Nick.Tolimieri" w:date="2022-09-06T09:57:00Z">
                  <w:rPr>
                    <w:ins w:id="643" w:author="Nick.Tolimieri" w:date="2022-09-06T09:57:00Z"/>
                    <w:rFonts w:ascii="Calibri" w:hAnsi="Calibri" w:cs="Calibri"/>
                    <w:color w:val="000000"/>
                    <w:sz w:val="22"/>
                    <w:szCs w:val="22"/>
                  </w:rPr>
                </w:rPrChange>
              </w:rPr>
              <w:pPrChange w:id="644" w:author="Nick.Tolimieri" w:date="2022-09-06T09:57:00Z">
                <w:pPr>
                  <w:jc w:val="right"/>
                </w:pPr>
              </w:pPrChange>
            </w:pPr>
            <w:ins w:id="645" w:author="Nick.Tolimieri" w:date="2022-09-06T09:57:00Z">
              <w:r w:rsidRPr="001A7F6C">
                <w:rPr>
                  <w:rFonts w:asciiTheme="minorHAnsi" w:eastAsiaTheme="minorHAnsi" w:hAnsiTheme="minorHAnsi" w:cstheme="minorBidi"/>
                  <w:sz w:val="22"/>
                  <w:szCs w:val="22"/>
                  <w:rPrChange w:id="646" w:author="Nick.Tolimieri" w:date="2022-09-06T09:57:00Z">
                    <w:rPr>
                      <w:rFonts w:ascii="Calibri" w:hAnsi="Calibri" w:cs="Calibri"/>
                      <w:color w:val="000000"/>
                      <w:sz w:val="22"/>
                      <w:szCs w:val="22"/>
                    </w:rPr>
                  </w:rPrChange>
                </w:rPr>
                <w:t>5</w:t>
              </w:r>
            </w:ins>
          </w:p>
        </w:tc>
        <w:tc>
          <w:tcPr>
            <w:tcW w:w="1085" w:type="dxa"/>
            <w:noWrap/>
            <w:hideMark/>
          </w:tcPr>
          <w:p w:rsidR="001A7F6C" w:rsidRPr="001A7F6C" w:rsidRDefault="001A7F6C" w:rsidP="001A7F6C">
            <w:pPr>
              <w:rPr>
                <w:ins w:id="647" w:author="Nick.Tolimieri" w:date="2022-09-06T09:57:00Z"/>
                <w:rFonts w:asciiTheme="minorHAnsi" w:eastAsiaTheme="minorHAnsi" w:hAnsiTheme="minorHAnsi" w:cstheme="minorBidi"/>
                <w:sz w:val="22"/>
                <w:szCs w:val="22"/>
                <w:rPrChange w:id="648" w:author="Nick.Tolimieri" w:date="2022-09-06T09:57:00Z">
                  <w:rPr>
                    <w:ins w:id="649" w:author="Nick.Tolimieri" w:date="2022-09-06T09:57:00Z"/>
                    <w:rFonts w:ascii="Calibri" w:hAnsi="Calibri" w:cs="Calibri"/>
                    <w:color w:val="000000"/>
                    <w:sz w:val="22"/>
                    <w:szCs w:val="22"/>
                  </w:rPr>
                </w:rPrChange>
              </w:rPr>
              <w:pPrChange w:id="650" w:author="Nick.Tolimieri" w:date="2022-09-06T09:57:00Z">
                <w:pPr>
                  <w:jc w:val="right"/>
                </w:pPr>
              </w:pPrChange>
            </w:pPr>
            <w:ins w:id="651" w:author="Nick.Tolimieri" w:date="2022-09-06T09:57:00Z">
              <w:r w:rsidRPr="001A7F6C">
                <w:rPr>
                  <w:rFonts w:asciiTheme="minorHAnsi" w:eastAsiaTheme="minorHAnsi" w:hAnsiTheme="minorHAnsi" w:cstheme="minorBidi"/>
                  <w:sz w:val="22"/>
                  <w:szCs w:val="22"/>
                  <w:rPrChange w:id="652" w:author="Nick.Tolimieri" w:date="2022-09-06T09:57:00Z">
                    <w:rPr>
                      <w:rFonts w:ascii="Calibri" w:hAnsi="Calibri" w:cs="Calibri"/>
                      <w:color w:val="000000"/>
                      <w:sz w:val="22"/>
                      <w:szCs w:val="22"/>
                    </w:rPr>
                  </w:rPrChange>
                </w:rPr>
                <w:t>135</w:t>
              </w:r>
            </w:ins>
          </w:p>
        </w:tc>
        <w:tc>
          <w:tcPr>
            <w:tcW w:w="1105" w:type="dxa"/>
            <w:noWrap/>
            <w:hideMark/>
          </w:tcPr>
          <w:p w:rsidR="001A7F6C" w:rsidRPr="001A7F6C" w:rsidRDefault="001A7F6C" w:rsidP="001A7F6C">
            <w:pPr>
              <w:rPr>
                <w:ins w:id="653" w:author="Nick.Tolimieri" w:date="2022-09-06T09:57:00Z"/>
                <w:rFonts w:asciiTheme="minorHAnsi" w:eastAsiaTheme="minorHAnsi" w:hAnsiTheme="minorHAnsi" w:cstheme="minorBidi"/>
                <w:sz w:val="22"/>
                <w:szCs w:val="22"/>
                <w:rPrChange w:id="654" w:author="Nick.Tolimieri" w:date="2022-09-06T09:57:00Z">
                  <w:rPr>
                    <w:ins w:id="655" w:author="Nick.Tolimieri" w:date="2022-09-06T09:57:00Z"/>
                    <w:rFonts w:ascii="Calibri" w:hAnsi="Calibri" w:cs="Calibri"/>
                    <w:color w:val="000000"/>
                    <w:sz w:val="22"/>
                    <w:szCs w:val="22"/>
                  </w:rPr>
                </w:rPrChange>
              </w:rPr>
              <w:pPrChange w:id="656" w:author="Nick.Tolimieri" w:date="2022-09-06T09:57:00Z">
                <w:pPr>
                  <w:jc w:val="right"/>
                </w:pPr>
              </w:pPrChange>
            </w:pPr>
            <w:ins w:id="657" w:author="Nick.Tolimieri" w:date="2022-09-06T09:57:00Z">
              <w:r w:rsidRPr="001A7F6C">
                <w:rPr>
                  <w:rFonts w:asciiTheme="minorHAnsi" w:eastAsiaTheme="minorHAnsi" w:hAnsiTheme="minorHAnsi" w:cstheme="minorBidi"/>
                  <w:sz w:val="22"/>
                  <w:szCs w:val="22"/>
                  <w:rPrChange w:id="658" w:author="Nick.Tolimieri" w:date="2022-09-06T09:57:00Z">
                    <w:rPr>
                      <w:rFonts w:ascii="Calibri" w:hAnsi="Calibri" w:cs="Calibri"/>
                      <w:color w:val="000000"/>
                      <w:sz w:val="22"/>
                      <w:szCs w:val="22"/>
                    </w:rPr>
                  </w:rPrChange>
                </w:rPr>
                <w:t>7</w:t>
              </w:r>
            </w:ins>
          </w:p>
        </w:tc>
        <w:tc>
          <w:tcPr>
            <w:tcW w:w="1139" w:type="dxa"/>
            <w:noWrap/>
            <w:hideMark/>
          </w:tcPr>
          <w:p w:rsidR="001A7F6C" w:rsidRPr="001A7F6C" w:rsidRDefault="001A7F6C" w:rsidP="001A7F6C">
            <w:pPr>
              <w:rPr>
                <w:ins w:id="659" w:author="Nick.Tolimieri" w:date="2022-09-06T09:57:00Z"/>
                <w:rFonts w:asciiTheme="minorHAnsi" w:eastAsiaTheme="minorHAnsi" w:hAnsiTheme="minorHAnsi" w:cstheme="minorBidi"/>
                <w:sz w:val="22"/>
                <w:szCs w:val="22"/>
                <w:rPrChange w:id="660" w:author="Nick.Tolimieri" w:date="2022-09-06T09:57:00Z">
                  <w:rPr>
                    <w:ins w:id="661" w:author="Nick.Tolimieri" w:date="2022-09-06T09:57:00Z"/>
                    <w:rFonts w:ascii="Calibri" w:hAnsi="Calibri" w:cs="Calibri"/>
                    <w:color w:val="000000"/>
                    <w:sz w:val="22"/>
                    <w:szCs w:val="22"/>
                  </w:rPr>
                </w:rPrChange>
              </w:rPr>
              <w:pPrChange w:id="662" w:author="Nick.Tolimieri" w:date="2022-09-06T09:57:00Z">
                <w:pPr>
                  <w:jc w:val="right"/>
                </w:pPr>
              </w:pPrChange>
            </w:pPr>
            <w:ins w:id="663" w:author="Nick.Tolimieri" w:date="2022-09-06T09:57:00Z">
              <w:r w:rsidRPr="001A7F6C">
                <w:rPr>
                  <w:rFonts w:asciiTheme="minorHAnsi" w:eastAsiaTheme="minorHAnsi" w:hAnsiTheme="minorHAnsi" w:cstheme="minorBidi"/>
                  <w:sz w:val="22"/>
                  <w:szCs w:val="22"/>
                  <w:rPrChange w:id="664" w:author="Nick.Tolimieri" w:date="2022-09-06T09:57:00Z">
                    <w:rPr>
                      <w:rFonts w:ascii="Calibri" w:hAnsi="Calibri" w:cs="Calibri"/>
                      <w:color w:val="000000"/>
                      <w:sz w:val="22"/>
                      <w:szCs w:val="22"/>
                    </w:rPr>
                  </w:rPrChange>
                </w:rPr>
                <w:t>40</w:t>
              </w:r>
            </w:ins>
          </w:p>
        </w:tc>
        <w:tc>
          <w:tcPr>
            <w:tcW w:w="1269" w:type="dxa"/>
            <w:noWrap/>
            <w:hideMark/>
          </w:tcPr>
          <w:p w:rsidR="001A7F6C" w:rsidRPr="001A7F6C" w:rsidRDefault="001A7F6C" w:rsidP="001A7F6C">
            <w:pPr>
              <w:rPr>
                <w:ins w:id="665" w:author="Nick.Tolimieri" w:date="2022-09-06T09:57:00Z"/>
                <w:rFonts w:asciiTheme="minorHAnsi" w:eastAsiaTheme="minorHAnsi" w:hAnsiTheme="minorHAnsi" w:cstheme="minorBidi"/>
                <w:sz w:val="22"/>
                <w:szCs w:val="22"/>
                <w:rPrChange w:id="666" w:author="Nick.Tolimieri" w:date="2022-09-06T09:57:00Z">
                  <w:rPr>
                    <w:ins w:id="667" w:author="Nick.Tolimieri" w:date="2022-09-06T09:57:00Z"/>
                    <w:rFonts w:ascii="Calibri" w:hAnsi="Calibri" w:cs="Calibri"/>
                    <w:color w:val="000000"/>
                    <w:sz w:val="22"/>
                    <w:szCs w:val="22"/>
                  </w:rPr>
                </w:rPrChange>
              </w:rPr>
              <w:pPrChange w:id="668" w:author="Nick.Tolimieri" w:date="2022-09-06T09:57:00Z">
                <w:pPr>
                  <w:jc w:val="right"/>
                </w:pPr>
              </w:pPrChange>
            </w:pPr>
            <w:ins w:id="669" w:author="Nick.Tolimieri" w:date="2022-09-06T09:57:00Z">
              <w:r w:rsidRPr="001A7F6C">
                <w:rPr>
                  <w:rFonts w:asciiTheme="minorHAnsi" w:eastAsiaTheme="minorHAnsi" w:hAnsiTheme="minorHAnsi" w:cstheme="minorBidi"/>
                  <w:sz w:val="22"/>
                  <w:szCs w:val="22"/>
                  <w:rPrChange w:id="670" w:author="Nick.Tolimieri" w:date="2022-09-06T09:57:00Z">
                    <w:rPr>
                      <w:rFonts w:ascii="Calibri" w:hAnsi="Calibri" w:cs="Calibri"/>
                      <w:color w:val="000000"/>
                      <w:sz w:val="22"/>
                      <w:szCs w:val="22"/>
                    </w:rPr>
                  </w:rPrChange>
                </w:rPr>
                <w:t>1.98</w:t>
              </w:r>
            </w:ins>
          </w:p>
        </w:tc>
        <w:tc>
          <w:tcPr>
            <w:tcW w:w="1141" w:type="dxa"/>
            <w:noWrap/>
            <w:hideMark/>
          </w:tcPr>
          <w:p w:rsidR="001A7F6C" w:rsidRPr="001A7F6C" w:rsidRDefault="001A7F6C" w:rsidP="001A7F6C">
            <w:pPr>
              <w:rPr>
                <w:ins w:id="671" w:author="Nick.Tolimieri" w:date="2022-09-06T09:57:00Z"/>
                <w:rFonts w:asciiTheme="minorHAnsi" w:eastAsiaTheme="minorHAnsi" w:hAnsiTheme="minorHAnsi" w:cstheme="minorBidi"/>
                <w:sz w:val="22"/>
                <w:szCs w:val="22"/>
                <w:rPrChange w:id="672" w:author="Nick.Tolimieri" w:date="2022-09-06T09:57:00Z">
                  <w:rPr>
                    <w:ins w:id="673" w:author="Nick.Tolimieri" w:date="2022-09-06T09:57:00Z"/>
                    <w:rFonts w:ascii="Calibri" w:hAnsi="Calibri" w:cs="Calibri"/>
                    <w:color w:val="000000"/>
                    <w:sz w:val="22"/>
                    <w:szCs w:val="22"/>
                  </w:rPr>
                </w:rPrChange>
              </w:rPr>
              <w:pPrChange w:id="674" w:author="Nick.Tolimieri" w:date="2022-09-06T09:57:00Z">
                <w:pPr>
                  <w:jc w:val="right"/>
                </w:pPr>
              </w:pPrChange>
            </w:pPr>
            <w:ins w:id="675" w:author="Nick.Tolimieri" w:date="2022-09-06T09:57:00Z">
              <w:r w:rsidRPr="001A7F6C">
                <w:rPr>
                  <w:rFonts w:asciiTheme="minorHAnsi" w:eastAsiaTheme="minorHAnsi" w:hAnsiTheme="minorHAnsi" w:cstheme="minorBidi"/>
                  <w:sz w:val="22"/>
                  <w:szCs w:val="22"/>
                  <w:rPrChange w:id="676" w:author="Nick.Tolimieri" w:date="2022-09-06T09:57:00Z">
                    <w:rPr>
                      <w:rFonts w:ascii="Calibri" w:hAnsi="Calibri" w:cs="Calibri"/>
                      <w:color w:val="000000"/>
                      <w:sz w:val="22"/>
                      <w:szCs w:val="22"/>
                    </w:rPr>
                  </w:rPrChange>
                </w:rPr>
                <w:t>0.39</w:t>
              </w:r>
            </w:ins>
          </w:p>
        </w:tc>
        <w:tc>
          <w:tcPr>
            <w:tcW w:w="1141" w:type="dxa"/>
            <w:noWrap/>
            <w:hideMark/>
          </w:tcPr>
          <w:p w:rsidR="001A7F6C" w:rsidRPr="001A7F6C" w:rsidRDefault="001A7F6C" w:rsidP="001A7F6C">
            <w:pPr>
              <w:rPr>
                <w:ins w:id="677" w:author="Nick.Tolimieri" w:date="2022-09-06T09:57:00Z"/>
                <w:rFonts w:asciiTheme="minorHAnsi" w:eastAsiaTheme="minorHAnsi" w:hAnsiTheme="minorHAnsi" w:cstheme="minorBidi"/>
                <w:sz w:val="22"/>
                <w:szCs w:val="22"/>
                <w:rPrChange w:id="678" w:author="Nick.Tolimieri" w:date="2022-09-06T09:57:00Z">
                  <w:rPr>
                    <w:ins w:id="679" w:author="Nick.Tolimieri" w:date="2022-09-06T09:57:00Z"/>
                    <w:rFonts w:ascii="Calibri" w:hAnsi="Calibri" w:cs="Calibri"/>
                    <w:color w:val="000000"/>
                    <w:sz w:val="22"/>
                    <w:szCs w:val="22"/>
                  </w:rPr>
                </w:rPrChange>
              </w:rPr>
              <w:pPrChange w:id="680" w:author="Nick.Tolimieri" w:date="2022-09-06T09:57:00Z">
                <w:pPr>
                  <w:jc w:val="right"/>
                </w:pPr>
              </w:pPrChange>
            </w:pPr>
            <w:ins w:id="681" w:author="Nick.Tolimieri" w:date="2022-09-06T09:57:00Z">
              <w:r w:rsidRPr="001A7F6C">
                <w:rPr>
                  <w:rFonts w:asciiTheme="minorHAnsi" w:eastAsiaTheme="minorHAnsi" w:hAnsiTheme="minorHAnsi" w:cstheme="minorBidi"/>
                  <w:sz w:val="22"/>
                  <w:szCs w:val="22"/>
                  <w:rPrChange w:id="682" w:author="Nick.Tolimieri" w:date="2022-09-06T09:57:00Z">
                    <w:rPr>
                      <w:rFonts w:ascii="Calibri" w:hAnsi="Calibri" w:cs="Calibri"/>
                      <w:color w:val="000000"/>
                      <w:sz w:val="22"/>
                      <w:szCs w:val="22"/>
                    </w:rPr>
                  </w:rPrChange>
                </w:rPr>
                <w:t>3.81</w:t>
              </w:r>
            </w:ins>
          </w:p>
        </w:tc>
      </w:tr>
      <w:tr w:rsidR="001A7F6C" w:rsidRPr="001A7F6C" w:rsidTr="001A7F6C">
        <w:trPr>
          <w:trHeight w:val="300"/>
          <w:ins w:id="683" w:author="Nick.Tolimieri" w:date="2022-09-06T09:57:00Z"/>
        </w:trPr>
        <w:tc>
          <w:tcPr>
            <w:tcW w:w="2814" w:type="dxa"/>
            <w:noWrap/>
            <w:hideMark/>
          </w:tcPr>
          <w:p w:rsidR="001A7F6C" w:rsidRPr="001A7F6C" w:rsidRDefault="001A7F6C">
            <w:pPr>
              <w:rPr>
                <w:ins w:id="684" w:author="Nick.Tolimieri" w:date="2022-09-06T09:57:00Z"/>
                <w:rFonts w:asciiTheme="minorHAnsi" w:eastAsiaTheme="minorHAnsi" w:hAnsiTheme="minorHAnsi" w:cstheme="minorBidi"/>
                <w:sz w:val="22"/>
                <w:szCs w:val="22"/>
                <w:rPrChange w:id="685" w:author="Nick.Tolimieri" w:date="2022-09-06T09:57:00Z">
                  <w:rPr>
                    <w:ins w:id="686" w:author="Nick.Tolimieri" w:date="2022-09-06T09:57:00Z"/>
                    <w:rFonts w:ascii="Calibri" w:hAnsi="Calibri" w:cs="Calibri"/>
                    <w:color w:val="000000"/>
                    <w:sz w:val="22"/>
                    <w:szCs w:val="22"/>
                  </w:rPr>
                </w:rPrChange>
              </w:rPr>
            </w:pPr>
            <w:proofErr w:type="spellStart"/>
            <w:ins w:id="687" w:author="Nick.Tolimieri" w:date="2022-09-06T09:57:00Z">
              <w:r w:rsidRPr="001A7F6C">
                <w:rPr>
                  <w:rFonts w:asciiTheme="minorHAnsi" w:eastAsiaTheme="minorHAnsi" w:hAnsiTheme="minorHAnsi" w:cstheme="minorBidi"/>
                  <w:sz w:val="22"/>
                  <w:szCs w:val="22"/>
                  <w:rPrChange w:id="688"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689"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690"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691"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692" w:author="Nick.Tolimieri" w:date="2022-09-06T09:57:00Z"/>
                <w:rFonts w:asciiTheme="minorHAnsi" w:eastAsiaTheme="minorHAnsi" w:hAnsiTheme="minorHAnsi" w:cstheme="minorBidi"/>
                <w:sz w:val="22"/>
                <w:szCs w:val="22"/>
                <w:rPrChange w:id="693" w:author="Nick.Tolimieri" w:date="2022-09-06T09:57:00Z">
                  <w:rPr>
                    <w:ins w:id="694" w:author="Nick.Tolimieri" w:date="2022-09-06T09:57:00Z"/>
                    <w:rFonts w:ascii="Calibri" w:hAnsi="Calibri" w:cs="Calibri"/>
                    <w:color w:val="000000"/>
                    <w:sz w:val="22"/>
                    <w:szCs w:val="22"/>
                  </w:rPr>
                </w:rPrChange>
              </w:rPr>
              <w:pPrChange w:id="695" w:author="Nick.Tolimieri" w:date="2022-09-06T09:57:00Z">
                <w:pPr>
                  <w:jc w:val="right"/>
                </w:pPr>
              </w:pPrChange>
            </w:pPr>
            <w:ins w:id="696" w:author="Nick.Tolimieri" w:date="2022-09-06T09:57:00Z">
              <w:r w:rsidRPr="001A7F6C">
                <w:rPr>
                  <w:rFonts w:asciiTheme="minorHAnsi" w:eastAsiaTheme="minorHAnsi" w:hAnsiTheme="minorHAnsi" w:cstheme="minorBidi"/>
                  <w:sz w:val="22"/>
                  <w:szCs w:val="22"/>
                  <w:rPrChange w:id="697" w:author="Nick.Tolimieri" w:date="2022-09-06T09:57:00Z">
                    <w:rPr>
                      <w:rFonts w:ascii="Calibri" w:hAnsi="Calibri" w:cs="Calibri"/>
                      <w:color w:val="000000"/>
                      <w:sz w:val="22"/>
                      <w:szCs w:val="22"/>
                    </w:rPr>
                  </w:rPrChange>
                </w:rPr>
                <w:t>2002</w:t>
              </w:r>
            </w:ins>
          </w:p>
        </w:tc>
        <w:tc>
          <w:tcPr>
            <w:tcW w:w="1177" w:type="dxa"/>
            <w:noWrap/>
            <w:hideMark/>
          </w:tcPr>
          <w:p w:rsidR="001A7F6C" w:rsidRPr="001A7F6C" w:rsidRDefault="001A7F6C" w:rsidP="001A7F6C">
            <w:pPr>
              <w:rPr>
                <w:ins w:id="698" w:author="Nick.Tolimieri" w:date="2022-09-06T09:57:00Z"/>
                <w:rFonts w:asciiTheme="minorHAnsi" w:eastAsiaTheme="minorHAnsi" w:hAnsiTheme="minorHAnsi" w:cstheme="minorBidi"/>
                <w:sz w:val="22"/>
                <w:szCs w:val="22"/>
                <w:rPrChange w:id="699" w:author="Nick.Tolimieri" w:date="2022-09-06T09:57:00Z">
                  <w:rPr>
                    <w:ins w:id="700" w:author="Nick.Tolimieri" w:date="2022-09-06T09:57:00Z"/>
                    <w:rFonts w:ascii="Calibri" w:hAnsi="Calibri" w:cs="Calibri"/>
                    <w:color w:val="000000"/>
                    <w:sz w:val="22"/>
                    <w:szCs w:val="22"/>
                  </w:rPr>
                </w:rPrChange>
              </w:rPr>
              <w:pPrChange w:id="701" w:author="Nick.Tolimieri" w:date="2022-09-06T09:57:00Z">
                <w:pPr>
                  <w:jc w:val="right"/>
                </w:pPr>
              </w:pPrChange>
            </w:pPr>
            <w:ins w:id="702" w:author="Nick.Tolimieri" w:date="2022-09-06T09:57:00Z">
              <w:r w:rsidRPr="001A7F6C">
                <w:rPr>
                  <w:rFonts w:asciiTheme="minorHAnsi" w:eastAsiaTheme="minorHAnsi" w:hAnsiTheme="minorHAnsi" w:cstheme="minorBidi"/>
                  <w:sz w:val="22"/>
                  <w:szCs w:val="22"/>
                  <w:rPrChange w:id="703" w:author="Nick.Tolimieri" w:date="2022-09-06T09:57:00Z">
                    <w:rPr>
                      <w:rFonts w:ascii="Calibri" w:hAnsi="Calibri" w:cs="Calibri"/>
                      <w:color w:val="000000"/>
                      <w:sz w:val="22"/>
                      <w:szCs w:val="22"/>
                    </w:rPr>
                  </w:rPrChange>
                </w:rPr>
                <w:t>12</w:t>
              </w:r>
            </w:ins>
          </w:p>
        </w:tc>
        <w:tc>
          <w:tcPr>
            <w:tcW w:w="1271" w:type="dxa"/>
            <w:noWrap/>
            <w:hideMark/>
          </w:tcPr>
          <w:p w:rsidR="001A7F6C" w:rsidRPr="001A7F6C" w:rsidRDefault="001A7F6C" w:rsidP="001A7F6C">
            <w:pPr>
              <w:rPr>
                <w:ins w:id="704" w:author="Nick.Tolimieri" w:date="2022-09-06T09:57:00Z"/>
                <w:rFonts w:asciiTheme="minorHAnsi" w:eastAsiaTheme="minorHAnsi" w:hAnsiTheme="minorHAnsi" w:cstheme="minorBidi"/>
                <w:sz w:val="22"/>
                <w:szCs w:val="22"/>
                <w:rPrChange w:id="705" w:author="Nick.Tolimieri" w:date="2022-09-06T09:57:00Z">
                  <w:rPr>
                    <w:ins w:id="706" w:author="Nick.Tolimieri" w:date="2022-09-06T09:57:00Z"/>
                    <w:rFonts w:ascii="Calibri" w:hAnsi="Calibri" w:cs="Calibri"/>
                    <w:color w:val="000000"/>
                    <w:sz w:val="22"/>
                    <w:szCs w:val="22"/>
                  </w:rPr>
                </w:rPrChange>
              </w:rPr>
              <w:pPrChange w:id="707" w:author="Nick.Tolimieri" w:date="2022-09-06T09:57:00Z">
                <w:pPr>
                  <w:jc w:val="right"/>
                </w:pPr>
              </w:pPrChange>
            </w:pPr>
            <w:ins w:id="708" w:author="Nick.Tolimieri" w:date="2022-09-06T09:57:00Z">
              <w:r w:rsidRPr="001A7F6C">
                <w:rPr>
                  <w:rFonts w:asciiTheme="minorHAnsi" w:eastAsiaTheme="minorHAnsi" w:hAnsiTheme="minorHAnsi" w:cstheme="minorBidi"/>
                  <w:sz w:val="22"/>
                  <w:szCs w:val="22"/>
                  <w:rPrChange w:id="709"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710" w:author="Nick.Tolimieri" w:date="2022-09-06T09:57:00Z"/>
                <w:rFonts w:asciiTheme="minorHAnsi" w:eastAsiaTheme="minorHAnsi" w:hAnsiTheme="minorHAnsi" w:cstheme="minorBidi"/>
                <w:sz w:val="22"/>
                <w:szCs w:val="22"/>
                <w:rPrChange w:id="711" w:author="Nick.Tolimieri" w:date="2022-09-06T09:57:00Z">
                  <w:rPr>
                    <w:ins w:id="712" w:author="Nick.Tolimieri" w:date="2022-09-06T09:57:00Z"/>
                    <w:rFonts w:ascii="Calibri" w:hAnsi="Calibri" w:cs="Calibri"/>
                    <w:color w:val="000000"/>
                    <w:sz w:val="22"/>
                    <w:szCs w:val="22"/>
                  </w:rPr>
                </w:rPrChange>
              </w:rPr>
              <w:pPrChange w:id="713" w:author="Nick.Tolimieri" w:date="2022-09-06T09:57:00Z">
                <w:pPr>
                  <w:jc w:val="right"/>
                </w:pPr>
              </w:pPrChange>
            </w:pPr>
            <w:ins w:id="714" w:author="Nick.Tolimieri" w:date="2022-09-06T09:57:00Z">
              <w:r w:rsidRPr="001A7F6C">
                <w:rPr>
                  <w:rFonts w:asciiTheme="minorHAnsi" w:eastAsiaTheme="minorHAnsi" w:hAnsiTheme="minorHAnsi" w:cstheme="minorBidi"/>
                  <w:sz w:val="22"/>
                  <w:szCs w:val="22"/>
                  <w:rPrChange w:id="715" w:author="Nick.Tolimieri" w:date="2022-09-06T09:57:00Z">
                    <w:rPr>
                      <w:rFonts w:ascii="Calibri" w:hAnsi="Calibri" w:cs="Calibri"/>
                      <w:color w:val="000000"/>
                      <w:sz w:val="22"/>
                      <w:szCs w:val="22"/>
                    </w:rPr>
                  </w:rPrChange>
                </w:rPr>
                <w:t>13</w:t>
              </w:r>
            </w:ins>
          </w:p>
        </w:tc>
        <w:tc>
          <w:tcPr>
            <w:tcW w:w="1105" w:type="dxa"/>
            <w:noWrap/>
            <w:hideMark/>
          </w:tcPr>
          <w:p w:rsidR="001A7F6C" w:rsidRPr="001A7F6C" w:rsidRDefault="001A7F6C" w:rsidP="001A7F6C">
            <w:pPr>
              <w:rPr>
                <w:ins w:id="716" w:author="Nick.Tolimieri" w:date="2022-09-06T09:57:00Z"/>
                <w:rFonts w:asciiTheme="minorHAnsi" w:eastAsiaTheme="minorHAnsi" w:hAnsiTheme="minorHAnsi" w:cstheme="minorBidi"/>
                <w:sz w:val="22"/>
                <w:szCs w:val="22"/>
                <w:rPrChange w:id="717" w:author="Nick.Tolimieri" w:date="2022-09-06T09:57:00Z">
                  <w:rPr>
                    <w:ins w:id="718" w:author="Nick.Tolimieri" w:date="2022-09-06T09:57:00Z"/>
                    <w:rFonts w:ascii="Calibri" w:hAnsi="Calibri" w:cs="Calibri"/>
                    <w:color w:val="000000"/>
                    <w:sz w:val="22"/>
                    <w:szCs w:val="22"/>
                  </w:rPr>
                </w:rPrChange>
              </w:rPr>
              <w:pPrChange w:id="719" w:author="Nick.Tolimieri" w:date="2022-09-06T09:57:00Z">
                <w:pPr>
                  <w:jc w:val="right"/>
                </w:pPr>
              </w:pPrChange>
            </w:pPr>
            <w:ins w:id="720" w:author="Nick.Tolimieri" w:date="2022-09-06T09:57:00Z">
              <w:r w:rsidRPr="001A7F6C">
                <w:rPr>
                  <w:rFonts w:asciiTheme="minorHAnsi" w:eastAsiaTheme="minorHAnsi" w:hAnsiTheme="minorHAnsi" w:cstheme="minorBidi"/>
                  <w:sz w:val="22"/>
                  <w:szCs w:val="22"/>
                  <w:rPrChange w:id="721" w:author="Nick.Tolimieri" w:date="2022-09-06T09:57:00Z">
                    <w:rPr>
                      <w:rFonts w:ascii="Calibri" w:hAnsi="Calibri" w:cs="Calibri"/>
                      <w:color w:val="000000"/>
                      <w:sz w:val="22"/>
                      <w:szCs w:val="22"/>
                    </w:rPr>
                  </w:rPrChange>
                </w:rPr>
                <w:t>13</w:t>
              </w:r>
            </w:ins>
          </w:p>
        </w:tc>
        <w:tc>
          <w:tcPr>
            <w:tcW w:w="1139" w:type="dxa"/>
            <w:noWrap/>
            <w:hideMark/>
          </w:tcPr>
          <w:p w:rsidR="001A7F6C" w:rsidRPr="001A7F6C" w:rsidRDefault="001A7F6C" w:rsidP="001A7F6C">
            <w:pPr>
              <w:rPr>
                <w:ins w:id="722" w:author="Nick.Tolimieri" w:date="2022-09-06T09:57:00Z"/>
                <w:rFonts w:asciiTheme="minorHAnsi" w:eastAsiaTheme="minorHAnsi" w:hAnsiTheme="minorHAnsi" w:cstheme="minorBidi"/>
                <w:sz w:val="22"/>
                <w:szCs w:val="22"/>
                <w:rPrChange w:id="723" w:author="Nick.Tolimieri" w:date="2022-09-06T09:57:00Z">
                  <w:rPr>
                    <w:ins w:id="724" w:author="Nick.Tolimieri" w:date="2022-09-06T09:57:00Z"/>
                    <w:rFonts w:ascii="Calibri" w:hAnsi="Calibri" w:cs="Calibri"/>
                    <w:color w:val="000000"/>
                    <w:sz w:val="22"/>
                    <w:szCs w:val="22"/>
                  </w:rPr>
                </w:rPrChange>
              </w:rPr>
              <w:pPrChange w:id="725" w:author="Nick.Tolimieri" w:date="2022-09-06T09:57:00Z">
                <w:pPr>
                  <w:jc w:val="right"/>
                </w:pPr>
              </w:pPrChange>
            </w:pPr>
            <w:ins w:id="726" w:author="Nick.Tolimieri" w:date="2022-09-06T09:57:00Z">
              <w:r w:rsidRPr="001A7F6C">
                <w:rPr>
                  <w:rFonts w:asciiTheme="minorHAnsi" w:eastAsiaTheme="minorHAnsi" w:hAnsiTheme="minorHAnsi" w:cstheme="minorBidi"/>
                  <w:sz w:val="22"/>
                  <w:szCs w:val="22"/>
                  <w:rPrChange w:id="727" w:author="Nick.Tolimieri" w:date="2022-09-06T09:57:00Z">
                    <w:rPr>
                      <w:rFonts w:ascii="Calibri" w:hAnsi="Calibri" w:cs="Calibri"/>
                      <w:color w:val="000000"/>
                      <w:sz w:val="22"/>
                      <w:szCs w:val="22"/>
                    </w:rPr>
                  </w:rPrChange>
                </w:rPr>
                <w:t>13</w:t>
              </w:r>
            </w:ins>
          </w:p>
        </w:tc>
        <w:tc>
          <w:tcPr>
            <w:tcW w:w="1269" w:type="dxa"/>
            <w:noWrap/>
            <w:hideMark/>
          </w:tcPr>
          <w:p w:rsidR="001A7F6C" w:rsidRPr="001A7F6C" w:rsidRDefault="001A7F6C" w:rsidP="001A7F6C">
            <w:pPr>
              <w:rPr>
                <w:ins w:id="728" w:author="Nick.Tolimieri" w:date="2022-09-06T09:57:00Z"/>
                <w:rFonts w:asciiTheme="minorHAnsi" w:eastAsiaTheme="minorHAnsi" w:hAnsiTheme="minorHAnsi" w:cstheme="minorBidi"/>
                <w:sz w:val="22"/>
                <w:szCs w:val="22"/>
                <w:rPrChange w:id="729" w:author="Nick.Tolimieri" w:date="2022-09-06T09:57:00Z">
                  <w:rPr>
                    <w:ins w:id="730" w:author="Nick.Tolimieri" w:date="2022-09-06T09:57:00Z"/>
                    <w:rFonts w:ascii="Calibri" w:hAnsi="Calibri" w:cs="Calibri"/>
                    <w:color w:val="000000"/>
                    <w:sz w:val="22"/>
                    <w:szCs w:val="22"/>
                  </w:rPr>
                </w:rPrChange>
              </w:rPr>
              <w:pPrChange w:id="731" w:author="Nick.Tolimieri" w:date="2022-09-06T09:57:00Z">
                <w:pPr>
                  <w:jc w:val="right"/>
                </w:pPr>
              </w:pPrChange>
            </w:pPr>
            <w:ins w:id="732" w:author="Nick.Tolimieri" w:date="2022-09-06T09:57:00Z">
              <w:r w:rsidRPr="001A7F6C">
                <w:rPr>
                  <w:rFonts w:asciiTheme="minorHAnsi" w:eastAsiaTheme="minorHAnsi" w:hAnsiTheme="minorHAnsi" w:cstheme="minorBidi"/>
                  <w:sz w:val="22"/>
                  <w:szCs w:val="22"/>
                  <w:rPrChange w:id="733" w:author="Nick.Tolimieri" w:date="2022-09-06T09:57:00Z">
                    <w:rPr>
                      <w:rFonts w:ascii="Calibri" w:hAnsi="Calibri" w:cs="Calibri"/>
                      <w:color w:val="000000"/>
                      <w:sz w:val="22"/>
                      <w:szCs w:val="22"/>
                    </w:rPr>
                  </w:rPrChange>
                </w:rPr>
                <w:t>1.55</w:t>
              </w:r>
            </w:ins>
          </w:p>
        </w:tc>
        <w:tc>
          <w:tcPr>
            <w:tcW w:w="1141" w:type="dxa"/>
            <w:noWrap/>
            <w:hideMark/>
          </w:tcPr>
          <w:p w:rsidR="001A7F6C" w:rsidRPr="001A7F6C" w:rsidRDefault="001A7F6C" w:rsidP="001A7F6C">
            <w:pPr>
              <w:rPr>
                <w:ins w:id="734" w:author="Nick.Tolimieri" w:date="2022-09-06T09:57:00Z"/>
                <w:rFonts w:asciiTheme="minorHAnsi" w:eastAsiaTheme="minorHAnsi" w:hAnsiTheme="minorHAnsi" w:cstheme="minorBidi"/>
                <w:sz w:val="22"/>
                <w:szCs w:val="22"/>
                <w:rPrChange w:id="735" w:author="Nick.Tolimieri" w:date="2022-09-06T09:57:00Z">
                  <w:rPr>
                    <w:ins w:id="736" w:author="Nick.Tolimieri" w:date="2022-09-06T09:57:00Z"/>
                    <w:rFonts w:ascii="Calibri" w:hAnsi="Calibri" w:cs="Calibri"/>
                    <w:color w:val="000000"/>
                    <w:sz w:val="22"/>
                    <w:szCs w:val="22"/>
                  </w:rPr>
                </w:rPrChange>
              </w:rPr>
              <w:pPrChange w:id="737" w:author="Nick.Tolimieri" w:date="2022-09-06T09:57:00Z">
                <w:pPr>
                  <w:jc w:val="right"/>
                </w:pPr>
              </w:pPrChange>
            </w:pPr>
            <w:ins w:id="738" w:author="Nick.Tolimieri" w:date="2022-09-06T09:57:00Z">
              <w:r w:rsidRPr="001A7F6C">
                <w:rPr>
                  <w:rFonts w:asciiTheme="minorHAnsi" w:eastAsiaTheme="minorHAnsi" w:hAnsiTheme="minorHAnsi" w:cstheme="minorBidi"/>
                  <w:sz w:val="22"/>
                  <w:szCs w:val="22"/>
                  <w:rPrChange w:id="739" w:author="Nick.Tolimieri" w:date="2022-09-06T09:57:00Z">
                    <w:rPr>
                      <w:rFonts w:ascii="Calibri" w:hAnsi="Calibri" w:cs="Calibri"/>
                      <w:color w:val="000000"/>
                      <w:sz w:val="22"/>
                      <w:szCs w:val="22"/>
                    </w:rPr>
                  </w:rPrChange>
                </w:rPr>
                <w:t>0.24</w:t>
              </w:r>
            </w:ins>
          </w:p>
        </w:tc>
        <w:tc>
          <w:tcPr>
            <w:tcW w:w="1141" w:type="dxa"/>
            <w:noWrap/>
            <w:hideMark/>
          </w:tcPr>
          <w:p w:rsidR="001A7F6C" w:rsidRPr="001A7F6C" w:rsidRDefault="001A7F6C" w:rsidP="001A7F6C">
            <w:pPr>
              <w:rPr>
                <w:ins w:id="740" w:author="Nick.Tolimieri" w:date="2022-09-06T09:57:00Z"/>
                <w:rFonts w:asciiTheme="minorHAnsi" w:eastAsiaTheme="minorHAnsi" w:hAnsiTheme="minorHAnsi" w:cstheme="minorBidi"/>
                <w:sz w:val="22"/>
                <w:szCs w:val="22"/>
                <w:rPrChange w:id="741" w:author="Nick.Tolimieri" w:date="2022-09-06T09:57:00Z">
                  <w:rPr>
                    <w:ins w:id="742" w:author="Nick.Tolimieri" w:date="2022-09-06T09:57:00Z"/>
                    <w:rFonts w:ascii="Calibri" w:hAnsi="Calibri" w:cs="Calibri"/>
                    <w:color w:val="000000"/>
                    <w:sz w:val="22"/>
                    <w:szCs w:val="22"/>
                  </w:rPr>
                </w:rPrChange>
              </w:rPr>
              <w:pPrChange w:id="743" w:author="Nick.Tolimieri" w:date="2022-09-06T09:57:00Z">
                <w:pPr>
                  <w:jc w:val="right"/>
                </w:pPr>
              </w:pPrChange>
            </w:pPr>
            <w:ins w:id="744" w:author="Nick.Tolimieri" w:date="2022-09-06T09:57:00Z">
              <w:r w:rsidRPr="001A7F6C">
                <w:rPr>
                  <w:rFonts w:asciiTheme="minorHAnsi" w:eastAsiaTheme="minorHAnsi" w:hAnsiTheme="minorHAnsi" w:cstheme="minorBidi"/>
                  <w:sz w:val="22"/>
                  <w:szCs w:val="22"/>
                  <w:rPrChange w:id="745" w:author="Nick.Tolimieri" w:date="2022-09-06T09:57:00Z">
                    <w:rPr>
                      <w:rFonts w:ascii="Calibri" w:hAnsi="Calibri" w:cs="Calibri"/>
                      <w:color w:val="000000"/>
                      <w:sz w:val="22"/>
                      <w:szCs w:val="22"/>
                    </w:rPr>
                  </w:rPrChange>
                </w:rPr>
                <w:t>1.92</w:t>
              </w:r>
            </w:ins>
          </w:p>
        </w:tc>
      </w:tr>
      <w:tr w:rsidR="001A7F6C" w:rsidRPr="001A7F6C" w:rsidTr="001A7F6C">
        <w:trPr>
          <w:trHeight w:val="300"/>
          <w:ins w:id="746" w:author="Nick.Tolimieri" w:date="2022-09-06T09:57:00Z"/>
        </w:trPr>
        <w:tc>
          <w:tcPr>
            <w:tcW w:w="2814" w:type="dxa"/>
            <w:noWrap/>
            <w:hideMark/>
          </w:tcPr>
          <w:p w:rsidR="001A7F6C" w:rsidRPr="001A7F6C" w:rsidRDefault="001A7F6C">
            <w:pPr>
              <w:rPr>
                <w:ins w:id="747" w:author="Nick.Tolimieri" w:date="2022-09-06T09:57:00Z"/>
                <w:rFonts w:asciiTheme="minorHAnsi" w:eastAsiaTheme="minorHAnsi" w:hAnsiTheme="minorHAnsi" w:cstheme="minorBidi"/>
                <w:sz w:val="22"/>
                <w:szCs w:val="22"/>
                <w:rPrChange w:id="748" w:author="Nick.Tolimieri" w:date="2022-09-06T09:57:00Z">
                  <w:rPr>
                    <w:ins w:id="749" w:author="Nick.Tolimieri" w:date="2022-09-06T09:57:00Z"/>
                    <w:rFonts w:ascii="Calibri" w:hAnsi="Calibri" w:cs="Calibri"/>
                    <w:color w:val="000000"/>
                    <w:sz w:val="22"/>
                    <w:szCs w:val="22"/>
                  </w:rPr>
                </w:rPrChange>
              </w:rPr>
            </w:pPr>
            <w:proofErr w:type="spellStart"/>
            <w:ins w:id="750" w:author="Nick.Tolimieri" w:date="2022-09-06T09:57:00Z">
              <w:r w:rsidRPr="001A7F6C">
                <w:rPr>
                  <w:rFonts w:asciiTheme="minorHAnsi" w:eastAsiaTheme="minorHAnsi" w:hAnsiTheme="minorHAnsi" w:cstheme="minorBidi"/>
                  <w:sz w:val="22"/>
                  <w:szCs w:val="22"/>
                  <w:rPrChange w:id="751"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752"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753"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754"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755" w:author="Nick.Tolimieri" w:date="2022-09-06T09:57:00Z"/>
                <w:rFonts w:asciiTheme="minorHAnsi" w:eastAsiaTheme="minorHAnsi" w:hAnsiTheme="minorHAnsi" w:cstheme="minorBidi"/>
                <w:sz w:val="22"/>
                <w:szCs w:val="22"/>
                <w:rPrChange w:id="756" w:author="Nick.Tolimieri" w:date="2022-09-06T09:57:00Z">
                  <w:rPr>
                    <w:ins w:id="757" w:author="Nick.Tolimieri" w:date="2022-09-06T09:57:00Z"/>
                    <w:rFonts w:ascii="Calibri" w:hAnsi="Calibri" w:cs="Calibri"/>
                    <w:color w:val="000000"/>
                    <w:sz w:val="22"/>
                    <w:szCs w:val="22"/>
                  </w:rPr>
                </w:rPrChange>
              </w:rPr>
              <w:pPrChange w:id="758" w:author="Nick.Tolimieri" w:date="2022-09-06T09:57:00Z">
                <w:pPr>
                  <w:jc w:val="right"/>
                </w:pPr>
              </w:pPrChange>
            </w:pPr>
            <w:ins w:id="759" w:author="Nick.Tolimieri" w:date="2022-09-06T09:57:00Z">
              <w:r w:rsidRPr="001A7F6C">
                <w:rPr>
                  <w:rFonts w:asciiTheme="minorHAnsi" w:eastAsiaTheme="minorHAnsi" w:hAnsiTheme="minorHAnsi" w:cstheme="minorBidi"/>
                  <w:sz w:val="22"/>
                  <w:szCs w:val="22"/>
                  <w:rPrChange w:id="760" w:author="Nick.Tolimieri" w:date="2022-09-06T09:57:00Z">
                    <w:rPr>
                      <w:rFonts w:ascii="Calibri" w:hAnsi="Calibri" w:cs="Calibri"/>
                      <w:color w:val="000000"/>
                      <w:sz w:val="22"/>
                      <w:szCs w:val="22"/>
                    </w:rPr>
                  </w:rPrChange>
                </w:rPr>
                <w:t>2003</w:t>
              </w:r>
            </w:ins>
          </w:p>
        </w:tc>
        <w:tc>
          <w:tcPr>
            <w:tcW w:w="1177" w:type="dxa"/>
            <w:noWrap/>
            <w:hideMark/>
          </w:tcPr>
          <w:p w:rsidR="001A7F6C" w:rsidRPr="001A7F6C" w:rsidRDefault="001A7F6C" w:rsidP="001A7F6C">
            <w:pPr>
              <w:rPr>
                <w:ins w:id="761" w:author="Nick.Tolimieri" w:date="2022-09-06T09:57:00Z"/>
                <w:rFonts w:asciiTheme="minorHAnsi" w:eastAsiaTheme="minorHAnsi" w:hAnsiTheme="minorHAnsi" w:cstheme="minorBidi"/>
                <w:sz w:val="22"/>
                <w:szCs w:val="22"/>
                <w:rPrChange w:id="762" w:author="Nick.Tolimieri" w:date="2022-09-06T09:57:00Z">
                  <w:rPr>
                    <w:ins w:id="763" w:author="Nick.Tolimieri" w:date="2022-09-06T09:57:00Z"/>
                    <w:rFonts w:ascii="Calibri" w:hAnsi="Calibri" w:cs="Calibri"/>
                    <w:color w:val="000000"/>
                    <w:sz w:val="22"/>
                    <w:szCs w:val="22"/>
                  </w:rPr>
                </w:rPrChange>
              </w:rPr>
              <w:pPrChange w:id="764" w:author="Nick.Tolimieri" w:date="2022-09-06T09:57:00Z">
                <w:pPr>
                  <w:jc w:val="right"/>
                </w:pPr>
              </w:pPrChange>
            </w:pPr>
            <w:ins w:id="765" w:author="Nick.Tolimieri" w:date="2022-09-06T09:57:00Z">
              <w:r w:rsidRPr="001A7F6C">
                <w:rPr>
                  <w:rFonts w:asciiTheme="minorHAnsi" w:eastAsiaTheme="minorHAnsi" w:hAnsiTheme="minorHAnsi" w:cstheme="minorBidi"/>
                  <w:sz w:val="22"/>
                  <w:szCs w:val="22"/>
                  <w:rPrChange w:id="766" w:author="Nick.Tolimieri" w:date="2022-09-06T09:57:00Z">
                    <w:rPr>
                      <w:rFonts w:ascii="Calibri" w:hAnsi="Calibri" w:cs="Calibri"/>
                      <w:color w:val="000000"/>
                      <w:sz w:val="22"/>
                      <w:szCs w:val="22"/>
                    </w:rPr>
                  </w:rPrChange>
                </w:rPr>
                <w:t>31</w:t>
              </w:r>
            </w:ins>
          </w:p>
        </w:tc>
        <w:tc>
          <w:tcPr>
            <w:tcW w:w="1271" w:type="dxa"/>
            <w:noWrap/>
            <w:hideMark/>
          </w:tcPr>
          <w:p w:rsidR="001A7F6C" w:rsidRPr="001A7F6C" w:rsidRDefault="001A7F6C" w:rsidP="001A7F6C">
            <w:pPr>
              <w:rPr>
                <w:ins w:id="767" w:author="Nick.Tolimieri" w:date="2022-09-06T09:57:00Z"/>
                <w:rFonts w:asciiTheme="minorHAnsi" w:eastAsiaTheme="minorHAnsi" w:hAnsiTheme="minorHAnsi" w:cstheme="minorBidi"/>
                <w:sz w:val="22"/>
                <w:szCs w:val="22"/>
                <w:rPrChange w:id="768" w:author="Nick.Tolimieri" w:date="2022-09-06T09:57:00Z">
                  <w:rPr>
                    <w:ins w:id="769" w:author="Nick.Tolimieri" w:date="2022-09-06T09:57:00Z"/>
                    <w:rFonts w:ascii="Calibri" w:hAnsi="Calibri" w:cs="Calibri"/>
                    <w:color w:val="000000"/>
                    <w:sz w:val="22"/>
                    <w:szCs w:val="22"/>
                  </w:rPr>
                </w:rPrChange>
              </w:rPr>
              <w:pPrChange w:id="770" w:author="Nick.Tolimieri" w:date="2022-09-06T09:57:00Z">
                <w:pPr>
                  <w:jc w:val="right"/>
                </w:pPr>
              </w:pPrChange>
            </w:pPr>
            <w:ins w:id="771" w:author="Nick.Tolimieri" w:date="2022-09-06T09:57:00Z">
              <w:r w:rsidRPr="001A7F6C">
                <w:rPr>
                  <w:rFonts w:asciiTheme="minorHAnsi" w:eastAsiaTheme="minorHAnsi" w:hAnsiTheme="minorHAnsi" w:cstheme="minorBidi"/>
                  <w:sz w:val="22"/>
                  <w:szCs w:val="22"/>
                  <w:rPrChange w:id="772" w:author="Nick.Tolimieri" w:date="2022-09-06T09:57:00Z">
                    <w:rPr>
                      <w:rFonts w:ascii="Calibri" w:hAnsi="Calibri" w:cs="Calibri"/>
                      <w:color w:val="000000"/>
                      <w:sz w:val="22"/>
                      <w:szCs w:val="22"/>
                    </w:rPr>
                  </w:rPrChange>
                </w:rPr>
                <w:t>3</w:t>
              </w:r>
            </w:ins>
          </w:p>
        </w:tc>
        <w:tc>
          <w:tcPr>
            <w:tcW w:w="1085" w:type="dxa"/>
            <w:noWrap/>
            <w:hideMark/>
          </w:tcPr>
          <w:p w:rsidR="001A7F6C" w:rsidRPr="001A7F6C" w:rsidRDefault="001A7F6C" w:rsidP="001A7F6C">
            <w:pPr>
              <w:rPr>
                <w:ins w:id="773" w:author="Nick.Tolimieri" w:date="2022-09-06T09:57:00Z"/>
                <w:rFonts w:asciiTheme="minorHAnsi" w:eastAsiaTheme="minorHAnsi" w:hAnsiTheme="minorHAnsi" w:cstheme="minorBidi"/>
                <w:sz w:val="22"/>
                <w:szCs w:val="22"/>
                <w:rPrChange w:id="774" w:author="Nick.Tolimieri" w:date="2022-09-06T09:57:00Z">
                  <w:rPr>
                    <w:ins w:id="775" w:author="Nick.Tolimieri" w:date="2022-09-06T09:57:00Z"/>
                    <w:rFonts w:ascii="Calibri" w:hAnsi="Calibri" w:cs="Calibri"/>
                    <w:color w:val="000000"/>
                    <w:sz w:val="22"/>
                    <w:szCs w:val="22"/>
                  </w:rPr>
                </w:rPrChange>
              </w:rPr>
              <w:pPrChange w:id="776" w:author="Nick.Tolimieri" w:date="2022-09-06T09:57:00Z">
                <w:pPr>
                  <w:jc w:val="right"/>
                </w:pPr>
              </w:pPrChange>
            </w:pPr>
            <w:ins w:id="777" w:author="Nick.Tolimieri" w:date="2022-09-06T09:57:00Z">
              <w:r w:rsidRPr="001A7F6C">
                <w:rPr>
                  <w:rFonts w:asciiTheme="minorHAnsi" w:eastAsiaTheme="minorHAnsi" w:hAnsiTheme="minorHAnsi" w:cstheme="minorBidi"/>
                  <w:sz w:val="22"/>
                  <w:szCs w:val="22"/>
                  <w:rPrChange w:id="778" w:author="Nick.Tolimieri" w:date="2022-09-06T09:57:00Z">
                    <w:rPr>
                      <w:rFonts w:ascii="Calibri" w:hAnsi="Calibri" w:cs="Calibri"/>
                      <w:color w:val="000000"/>
                      <w:sz w:val="22"/>
                      <w:szCs w:val="22"/>
                    </w:rPr>
                  </w:rPrChange>
                </w:rPr>
                <w:t>23</w:t>
              </w:r>
            </w:ins>
          </w:p>
        </w:tc>
        <w:tc>
          <w:tcPr>
            <w:tcW w:w="1105" w:type="dxa"/>
            <w:noWrap/>
            <w:hideMark/>
          </w:tcPr>
          <w:p w:rsidR="001A7F6C" w:rsidRPr="001A7F6C" w:rsidRDefault="001A7F6C" w:rsidP="001A7F6C">
            <w:pPr>
              <w:rPr>
                <w:ins w:id="779" w:author="Nick.Tolimieri" w:date="2022-09-06T09:57:00Z"/>
                <w:rFonts w:asciiTheme="minorHAnsi" w:eastAsiaTheme="minorHAnsi" w:hAnsiTheme="minorHAnsi" w:cstheme="minorBidi"/>
                <w:sz w:val="22"/>
                <w:szCs w:val="22"/>
                <w:rPrChange w:id="780" w:author="Nick.Tolimieri" w:date="2022-09-06T09:57:00Z">
                  <w:rPr>
                    <w:ins w:id="781" w:author="Nick.Tolimieri" w:date="2022-09-06T09:57:00Z"/>
                    <w:rFonts w:ascii="Calibri" w:hAnsi="Calibri" w:cs="Calibri"/>
                    <w:color w:val="000000"/>
                    <w:sz w:val="22"/>
                    <w:szCs w:val="22"/>
                  </w:rPr>
                </w:rPrChange>
              </w:rPr>
              <w:pPrChange w:id="782" w:author="Nick.Tolimieri" w:date="2022-09-06T09:57:00Z">
                <w:pPr>
                  <w:jc w:val="right"/>
                </w:pPr>
              </w:pPrChange>
            </w:pPr>
            <w:ins w:id="783" w:author="Nick.Tolimieri" w:date="2022-09-06T09:57:00Z">
              <w:r w:rsidRPr="001A7F6C">
                <w:rPr>
                  <w:rFonts w:asciiTheme="minorHAnsi" w:eastAsiaTheme="minorHAnsi" w:hAnsiTheme="minorHAnsi" w:cstheme="minorBidi"/>
                  <w:sz w:val="22"/>
                  <w:szCs w:val="22"/>
                  <w:rPrChange w:id="784"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785" w:author="Nick.Tolimieri" w:date="2022-09-06T09:57:00Z"/>
                <w:rFonts w:asciiTheme="minorHAnsi" w:eastAsiaTheme="minorHAnsi" w:hAnsiTheme="minorHAnsi" w:cstheme="minorBidi"/>
                <w:sz w:val="22"/>
                <w:szCs w:val="22"/>
                <w:rPrChange w:id="786" w:author="Nick.Tolimieri" w:date="2022-09-06T09:57:00Z">
                  <w:rPr>
                    <w:ins w:id="787" w:author="Nick.Tolimieri" w:date="2022-09-06T09:57:00Z"/>
                    <w:rFonts w:ascii="Calibri" w:hAnsi="Calibri" w:cs="Calibri"/>
                    <w:color w:val="000000"/>
                    <w:sz w:val="22"/>
                    <w:szCs w:val="22"/>
                  </w:rPr>
                </w:rPrChange>
              </w:rPr>
              <w:pPrChange w:id="788" w:author="Nick.Tolimieri" w:date="2022-09-06T09:57:00Z">
                <w:pPr>
                  <w:jc w:val="right"/>
                </w:pPr>
              </w:pPrChange>
            </w:pPr>
            <w:ins w:id="789" w:author="Nick.Tolimieri" w:date="2022-09-06T09:57:00Z">
              <w:r w:rsidRPr="001A7F6C">
                <w:rPr>
                  <w:rFonts w:asciiTheme="minorHAnsi" w:eastAsiaTheme="minorHAnsi" w:hAnsiTheme="minorHAnsi" w:cstheme="minorBidi"/>
                  <w:sz w:val="22"/>
                  <w:szCs w:val="22"/>
                  <w:rPrChange w:id="790" w:author="Nick.Tolimieri" w:date="2022-09-06T09:57:00Z">
                    <w:rPr>
                      <w:rFonts w:ascii="Calibri" w:hAnsi="Calibri" w:cs="Calibri"/>
                      <w:color w:val="000000"/>
                      <w:sz w:val="22"/>
                      <w:szCs w:val="22"/>
                    </w:rPr>
                  </w:rPrChange>
                </w:rPr>
                <w:t>10</w:t>
              </w:r>
            </w:ins>
          </w:p>
        </w:tc>
        <w:tc>
          <w:tcPr>
            <w:tcW w:w="1269" w:type="dxa"/>
            <w:noWrap/>
            <w:hideMark/>
          </w:tcPr>
          <w:p w:rsidR="001A7F6C" w:rsidRPr="001A7F6C" w:rsidRDefault="001A7F6C" w:rsidP="001A7F6C">
            <w:pPr>
              <w:rPr>
                <w:ins w:id="791" w:author="Nick.Tolimieri" w:date="2022-09-06T09:57:00Z"/>
                <w:rFonts w:asciiTheme="minorHAnsi" w:eastAsiaTheme="minorHAnsi" w:hAnsiTheme="minorHAnsi" w:cstheme="minorBidi"/>
                <w:sz w:val="22"/>
                <w:szCs w:val="22"/>
                <w:rPrChange w:id="792" w:author="Nick.Tolimieri" w:date="2022-09-06T09:57:00Z">
                  <w:rPr>
                    <w:ins w:id="793" w:author="Nick.Tolimieri" w:date="2022-09-06T09:57:00Z"/>
                    <w:rFonts w:ascii="Calibri" w:hAnsi="Calibri" w:cs="Calibri"/>
                    <w:color w:val="000000"/>
                    <w:sz w:val="22"/>
                    <w:szCs w:val="22"/>
                  </w:rPr>
                </w:rPrChange>
              </w:rPr>
              <w:pPrChange w:id="794" w:author="Nick.Tolimieri" w:date="2022-09-06T09:57:00Z">
                <w:pPr>
                  <w:jc w:val="right"/>
                </w:pPr>
              </w:pPrChange>
            </w:pPr>
            <w:ins w:id="795" w:author="Nick.Tolimieri" w:date="2022-09-06T09:57:00Z">
              <w:r w:rsidRPr="001A7F6C">
                <w:rPr>
                  <w:rFonts w:asciiTheme="minorHAnsi" w:eastAsiaTheme="minorHAnsi" w:hAnsiTheme="minorHAnsi" w:cstheme="minorBidi"/>
                  <w:sz w:val="22"/>
                  <w:szCs w:val="22"/>
                  <w:rPrChange w:id="796" w:author="Nick.Tolimieri" w:date="2022-09-06T09:57:00Z">
                    <w:rPr>
                      <w:rFonts w:ascii="Calibri" w:hAnsi="Calibri" w:cs="Calibri"/>
                      <w:color w:val="000000"/>
                      <w:sz w:val="22"/>
                      <w:szCs w:val="22"/>
                    </w:rPr>
                  </w:rPrChange>
                </w:rPr>
                <w:t>1.67</w:t>
              </w:r>
            </w:ins>
          </w:p>
        </w:tc>
        <w:tc>
          <w:tcPr>
            <w:tcW w:w="1141" w:type="dxa"/>
            <w:noWrap/>
            <w:hideMark/>
          </w:tcPr>
          <w:p w:rsidR="001A7F6C" w:rsidRPr="001A7F6C" w:rsidRDefault="001A7F6C" w:rsidP="001A7F6C">
            <w:pPr>
              <w:rPr>
                <w:ins w:id="797" w:author="Nick.Tolimieri" w:date="2022-09-06T09:57:00Z"/>
                <w:rFonts w:asciiTheme="minorHAnsi" w:eastAsiaTheme="minorHAnsi" w:hAnsiTheme="minorHAnsi" w:cstheme="minorBidi"/>
                <w:sz w:val="22"/>
                <w:szCs w:val="22"/>
                <w:rPrChange w:id="798" w:author="Nick.Tolimieri" w:date="2022-09-06T09:57:00Z">
                  <w:rPr>
                    <w:ins w:id="799" w:author="Nick.Tolimieri" w:date="2022-09-06T09:57:00Z"/>
                    <w:rFonts w:ascii="Calibri" w:hAnsi="Calibri" w:cs="Calibri"/>
                    <w:color w:val="000000"/>
                    <w:sz w:val="22"/>
                    <w:szCs w:val="22"/>
                  </w:rPr>
                </w:rPrChange>
              </w:rPr>
              <w:pPrChange w:id="800" w:author="Nick.Tolimieri" w:date="2022-09-06T09:57:00Z">
                <w:pPr>
                  <w:jc w:val="right"/>
                </w:pPr>
              </w:pPrChange>
            </w:pPr>
            <w:ins w:id="801" w:author="Nick.Tolimieri" w:date="2022-09-06T09:57:00Z">
              <w:r w:rsidRPr="001A7F6C">
                <w:rPr>
                  <w:rFonts w:asciiTheme="minorHAnsi" w:eastAsiaTheme="minorHAnsi" w:hAnsiTheme="minorHAnsi" w:cstheme="minorBidi"/>
                  <w:sz w:val="22"/>
                  <w:szCs w:val="22"/>
                  <w:rPrChange w:id="802" w:author="Nick.Tolimieri" w:date="2022-09-06T09:57:00Z">
                    <w:rPr>
                      <w:rFonts w:ascii="Calibri" w:hAnsi="Calibri" w:cs="Calibri"/>
                      <w:color w:val="000000"/>
                      <w:sz w:val="22"/>
                      <w:szCs w:val="22"/>
                    </w:rPr>
                  </w:rPrChange>
                </w:rPr>
                <w:t>0.27</w:t>
              </w:r>
            </w:ins>
          </w:p>
        </w:tc>
        <w:tc>
          <w:tcPr>
            <w:tcW w:w="1141" w:type="dxa"/>
            <w:noWrap/>
            <w:hideMark/>
          </w:tcPr>
          <w:p w:rsidR="001A7F6C" w:rsidRPr="001A7F6C" w:rsidRDefault="001A7F6C" w:rsidP="001A7F6C">
            <w:pPr>
              <w:rPr>
                <w:ins w:id="803" w:author="Nick.Tolimieri" w:date="2022-09-06T09:57:00Z"/>
                <w:rFonts w:asciiTheme="minorHAnsi" w:eastAsiaTheme="minorHAnsi" w:hAnsiTheme="minorHAnsi" w:cstheme="minorBidi"/>
                <w:sz w:val="22"/>
                <w:szCs w:val="22"/>
                <w:rPrChange w:id="804" w:author="Nick.Tolimieri" w:date="2022-09-06T09:57:00Z">
                  <w:rPr>
                    <w:ins w:id="805" w:author="Nick.Tolimieri" w:date="2022-09-06T09:57:00Z"/>
                    <w:rFonts w:ascii="Calibri" w:hAnsi="Calibri" w:cs="Calibri"/>
                    <w:color w:val="000000"/>
                    <w:sz w:val="22"/>
                    <w:szCs w:val="22"/>
                  </w:rPr>
                </w:rPrChange>
              </w:rPr>
              <w:pPrChange w:id="806" w:author="Nick.Tolimieri" w:date="2022-09-06T09:57:00Z">
                <w:pPr>
                  <w:jc w:val="right"/>
                </w:pPr>
              </w:pPrChange>
            </w:pPr>
            <w:ins w:id="807" w:author="Nick.Tolimieri" w:date="2022-09-06T09:57:00Z">
              <w:r w:rsidRPr="001A7F6C">
                <w:rPr>
                  <w:rFonts w:asciiTheme="minorHAnsi" w:eastAsiaTheme="minorHAnsi" w:hAnsiTheme="minorHAnsi" w:cstheme="minorBidi"/>
                  <w:sz w:val="22"/>
                  <w:szCs w:val="22"/>
                  <w:rPrChange w:id="808" w:author="Nick.Tolimieri" w:date="2022-09-06T09:57:00Z">
                    <w:rPr>
                      <w:rFonts w:ascii="Calibri" w:hAnsi="Calibri" w:cs="Calibri"/>
                      <w:color w:val="000000"/>
                      <w:sz w:val="22"/>
                      <w:szCs w:val="22"/>
                    </w:rPr>
                  </w:rPrChange>
                </w:rPr>
                <w:t>2.51</w:t>
              </w:r>
            </w:ins>
          </w:p>
        </w:tc>
      </w:tr>
      <w:tr w:rsidR="001A7F6C" w:rsidRPr="001A7F6C" w:rsidTr="001A7F6C">
        <w:trPr>
          <w:trHeight w:val="300"/>
          <w:ins w:id="809" w:author="Nick.Tolimieri" w:date="2022-09-06T09:57:00Z"/>
        </w:trPr>
        <w:tc>
          <w:tcPr>
            <w:tcW w:w="2814" w:type="dxa"/>
            <w:noWrap/>
            <w:hideMark/>
          </w:tcPr>
          <w:p w:rsidR="001A7F6C" w:rsidRPr="001A7F6C" w:rsidRDefault="001A7F6C">
            <w:pPr>
              <w:rPr>
                <w:ins w:id="810" w:author="Nick.Tolimieri" w:date="2022-09-06T09:57:00Z"/>
                <w:rFonts w:asciiTheme="minorHAnsi" w:eastAsiaTheme="minorHAnsi" w:hAnsiTheme="minorHAnsi" w:cstheme="minorBidi"/>
                <w:sz w:val="22"/>
                <w:szCs w:val="22"/>
                <w:rPrChange w:id="811" w:author="Nick.Tolimieri" w:date="2022-09-06T09:57:00Z">
                  <w:rPr>
                    <w:ins w:id="812" w:author="Nick.Tolimieri" w:date="2022-09-06T09:57:00Z"/>
                    <w:rFonts w:ascii="Calibri" w:hAnsi="Calibri" w:cs="Calibri"/>
                    <w:color w:val="000000"/>
                    <w:sz w:val="22"/>
                    <w:szCs w:val="22"/>
                  </w:rPr>
                </w:rPrChange>
              </w:rPr>
            </w:pPr>
            <w:proofErr w:type="spellStart"/>
            <w:ins w:id="813" w:author="Nick.Tolimieri" w:date="2022-09-06T09:57:00Z">
              <w:r w:rsidRPr="001A7F6C">
                <w:rPr>
                  <w:rFonts w:asciiTheme="minorHAnsi" w:eastAsiaTheme="minorHAnsi" w:hAnsiTheme="minorHAnsi" w:cstheme="minorBidi"/>
                  <w:sz w:val="22"/>
                  <w:szCs w:val="22"/>
                  <w:rPrChange w:id="814" w:author="Nick.Tolimieri" w:date="2022-09-06T09:57:00Z">
                    <w:rPr>
                      <w:rFonts w:ascii="Calibri" w:hAnsi="Calibri" w:cs="Calibri"/>
                      <w:color w:val="000000"/>
                      <w:sz w:val="22"/>
                      <w:szCs w:val="22"/>
                    </w:rPr>
                  </w:rPrChange>
                </w:rPr>
                <w:lastRenderedPageBreak/>
                <w:t>Tatoosh</w:t>
              </w:r>
              <w:proofErr w:type="spellEnd"/>
              <w:r w:rsidRPr="001A7F6C">
                <w:rPr>
                  <w:rFonts w:asciiTheme="minorHAnsi" w:eastAsiaTheme="minorHAnsi" w:hAnsiTheme="minorHAnsi" w:cstheme="minorBidi"/>
                  <w:sz w:val="22"/>
                  <w:szCs w:val="22"/>
                  <w:rPrChange w:id="815"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816"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817"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818" w:author="Nick.Tolimieri" w:date="2022-09-06T09:57:00Z"/>
                <w:rFonts w:asciiTheme="minorHAnsi" w:eastAsiaTheme="minorHAnsi" w:hAnsiTheme="minorHAnsi" w:cstheme="minorBidi"/>
                <w:sz w:val="22"/>
                <w:szCs w:val="22"/>
                <w:rPrChange w:id="819" w:author="Nick.Tolimieri" w:date="2022-09-06T09:57:00Z">
                  <w:rPr>
                    <w:ins w:id="820" w:author="Nick.Tolimieri" w:date="2022-09-06T09:57:00Z"/>
                    <w:rFonts w:ascii="Calibri" w:hAnsi="Calibri" w:cs="Calibri"/>
                    <w:color w:val="000000"/>
                    <w:sz w:val="22"/>
                    <w:szCs w:val="22"/>
                  </w:rPr>
                </w:rPrChange>
              </w:rPr>
              <w:pPrChange w:id="821" w:author="Nick.Tolimieri" w:date="2022-09-06T09:57:00Z">
                <w:pPr>
                  <w:jc w:val="right"/>
                </w:pPr>
              </w:pPrChange>
            </w:pPr>
            <w:ins w:id="822" w:author="Nick.Tolimieri" w:date="2022-09-06T09:57:00Z">
              <w:r w:rsidRPr="001A7F6C">
                <w:rPr>
                  <w:rFonts w:asciiTheme="minorHAnsi" w:eastAsiaTheme="minorHAnsi" w:hAnsiTheme="minorHAnsi" w:cstheme="minorBidi"/>
                  <w:sz w:val="22"/>
                  <w:szCs w:val="22"/>
                  <w:rPrChange w:id="823" w:author="Nick.Tolimieri" w:date="2022-09-06T09:57:00Z">
                    <w:rPr>
                      <w:rFonts w:ascii="Calibri" w:hAnsi="Calibri" w:cs="Calibri"/>
                      <w:color w:val="000000"/>
                      <w:sz w:val="22"/>
                      <w:szCs w:val="22"/>
                    </w:rPr>
                  </w:rPrChange>
                </w:rPr>
                <w:t>2005</w:t>
              </w:r>
            </w:ins>
          </w:p>
        </w:tc>
        <w:tc>
          <w:tcPr>
            <w:tcW w:w="1177" w:type="dxa"/>
            <w:noWrap/>
            <w:hideMark/>
          </w:tcPr>
          <w:p w:rsidR="001A7F6C" w:rsidRPr="001A7F6C" w:rsidRDefault="001A7F6C" w:rsidP="001A7F6C">
            <w:pPr>
              <w:rPr>
                <w:ins w:id="824" w:author="Nick.Tolimieri" w:date="2022-09-06T09:57:00Z"/>
                <w:rFonts w:asciiTheme="minorHAnsi" w:eastAsiaTheme="minorHAnsi" w:hAnsiTheme="minorHAnsi" w:cstheme="minorBidi"/>
                <w:sz w:val="22"/>
                <w:szCs w:val="22"/>
                <w:rPrChange w:id="825" w:author="Nick.Tolimieri" w:date="2022-09-06T09:57:00Z">
                  <w:rPr>
                    <w:ins w:id="826" w:author="Nick.Tolimieri" w:date="2022-09-06T09:57:00Z"/>
                    <w:rFonts w:ascii="Calibri" w:hAnsi="Calibri" w:cs="Calibri"/>
                    <w:color w:val="000000"/>
                    <w:sz w:val="22"/>
                    <w:szCs w:val="22"/>
                  </w:rPr>
                </w:rPrChange>
              </w:rPr>
              <w:pPrChange w:id="827" w:author="Nick.Tolimieri" w:date="2022-09-06T09:57:00Z">
                <w:pPr>
                  <w:jc w:val="right"/>
                </w:pPr>
              </w:pPrChange>
            </w:pPr>
            <w:ins w:id="828" w:author="Nick.Tolimieri" w:date="2022-09-06T09:57:00Z">
              <w:r w:rsidRPr="001A7F6C">
                <w:rPr>
                  <w:rFonts w:asciiTheme="minorHAnsi" w:eastAsiaTheme="minorHAnsi" w:hAnsiTheme="minorHAnsi" w:cstheme="minorBidi"/>
                  <w:sz w:val="22"/>
                  <w:szCs w:val="22"/>
                  <w:rPrChange w:id="829" w:author="Nick.Tolimieri" w:date="2022-09-06T09:57:00Z">
                    <w:rPr>
                      <w:rFonts w:ascii="Calibri" w:hAnsi="Calibri" w:cs="Calibri"/>
                      <w:color w:val="000000"/>
                      <w:sz w:val="22"/>
                      <w:szCs w:val="22"/>
                    </w:rPr>
                  </w:rPrChange>
                </w:rPr>
                <w:t>39</w:t>
              </w:r>
            </w:ins>
          </w:p>
        </w:tc>
        <w:tc>
          <w:tcPr>
            <w:tcW w:w="1271" w:type="dxa"/>
            <w:noWrap/>
            <w:hideMark/>
          </w:tcPr>
          <w:p w:rsidR="001A7F6C" w:rsidRPr="001A7F6C" w:rsidRDefault="001A7F6C" w:rsidP="001A7F6C">
            <w:pPr>
              <w:rPr>
                <w:ins w:id="830" w:author="Nick.Tolimieri" w:date="2022-09-06T09:57:00Z"/>
                <w:rFonts w:asciiTheme="minorHAnsi" w:eastAsiaTheme="minorHAnsi" w:hAnsiTheme="minorHAnsi" w:cstheme="minorBidi"/>
                <w:sz w:val="22"/>
                <w:szCs w:val="22"/>
                <w:rPrChange w:id="831" w:author="Nick.Tolimieri" w:date="2022-09-06T09:57:00Z">
                  <w:rPr>
                    <w:ins w:id="832" w:author="Nick.Tolimieri" w:date="2022-09-06T09:57:00Z"/>
                    <w:rFonts w:ascii="Calibri" w:hAnsi="Calibri" w:cs="Calibri"/>
                    <w:color w:val="000000"/>
                    <w:sz w:val="22"/>
                    <w:szCs w:val="22"/>
                  </w:rPr>
                </w:rPrChange>
              </w:rPr>
              <w:pPrChange w:id="833" w:author="Nick.Tolimieri" w:date="2022-09-06T09:57:00Z">
                <w:pPr>
                  <w:jc w:val="right"/>
                </w:pPr>
              </w:pPrChange>
            </w:pPr>
            <w:ins w:id="834" w:author="Nick.Tolimieri" w:date="2022-09-06T09:57:00Z">
              <w:r w:rsidRPr="001A7F6C">
                <w:rPr>
                  <w:rFonts w:asciiTheme="minorHAnsi" w:eastAsiaTheme="minorHAnsi" w:hAnsiTheme="minorHAnsi" w:cstheme="minorBidi"/>
                  <w:sz w:val="22"/>
                  <w:szCs w:val="22"/>
                  <w:rPrChange w:id="835"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836" w:author="Nick.Tolimieri" w:date="2022-09-06T09:57:00Z"/>
                <w:rFonts w:asciiTheme="minorHAnsi" w:eastAsiaTheme="minorHAnsi" w:hAnsiTheme="minorHAnsi" w:cstheme="minorBidi"/>
                <w:sz w:val="22"/>
                <w:szCs w:val="22"/>
                <w:rPrChange w:id="837" w:author="Nick.Tolimieri" w:date="2022-09-06T09:57:00Z">
                  <w:rPr>
                    <w:ins w:id="838" w:author="Nick.Tolimieri" w:date="2022-09-06T09:57:00Z"/>
                    <w:rFonts w:ascii="Calibri" w:hAnsi="Calibri" w:cs="Calibri"/>
                    <w:color w:val="000000"/>
                    <w:sz w:val="22"/>
                    <w:szCs w:val="22"/>
                  </w:rPr>
                </w:rPrChange>
              </w:rPr>
              <w:pPrChange w:id="839" w:author="Nick.Tolimieri" w:date="2022-09-06T09:57:00Z">
                <w:pPr>
                  <w:jc w:val="right"/>
                </w:pPr>
              </w:pPrChange>
            </w:pPr>
            <w:ins w:id="840" w:author="Nick.Tolimieri" w:date="2022-09-06T09:57:00Z">
              <w:r w:rsidRPr="001A7F6C">
                <w:rPr>
                  <w:rFonts w:asciiTheme="minorHAnsi" w:eastAsiaTheme="minorHAnsi" w:hAnsiTheme="minorHAnsi" w:cstheme="minorBidi"/>
                  <w:sz w:val="22"/>
                  <w:szCs w:val="22"/>
                  <w:rPrChange w:id="841" w:author="Nick.Tolimieri" w:date="2022-09-06T09:57:00Z">
                    <w:rPr>
                      <w:rFonts w:ascii="Calibri" w:hAnsi="Calibri" w:cs="Calibri"/>
                      <w:color w:val="000000"/>
                      <w:sz w:val="22"/>
                      <w:szCs w:val="22"/>
                    </w:rPr>
                  </w:rPrChange>
                </w:rPr>
                <w:t>15</w:t>
              </w:r>
            </w:ins>
          </w:p>
        </w:tc>
        <w:tc>
          <w:tcPr>
            <w:tcW w:w="1105" w:type="dxa"/>
            <w:noWrap/>
            <w:hideMark/>
          </w:tcPr>
          <w:p w:rsidR="001A7F6C" w:rsidRPr="001A7F6C" w:rsidRDefault="001A7F6C" w:rsidP="001A7F6C">
            <w:pPr>
              <w:rPr>
                <w:ins w:id="842" w:author="Nick.Tolimieri" w:date="2022-09-06T09:57:00Z"/>
                <w:rFonts w:asciiTheme="minorHAnsi" w:eastAsiaTheme="minorHAnsi" w:hAnsiTheme="minorHAnsi" w:cstheme="minorBidi"/>
                <w:sz w:val="22"/>
                <w:szCs w:val="22"/>
                <w:rPrChange w:id="843" w:author="Nick.Tolimieri" w:date="2022-09-06T09:57:00Z">
                  <w:rPr>
                    <w:ins w:id="844" w:author="Nick.Tolimieri" w:date="2022-09-06T09:57:00Z"/>
                    <w:rFonts w:ascii="Calibri" w:hAnsi="Calibri" w:cs="Calibri"/>
                    <w:color w:val="000000"/>
                    <w:sz w:val="22"/>
                    <w:szCs w:val="22"/>
                  </w:rPr>
                </w:rPrChange>
              </w:rPr>
              <w:pPrChange w:id="845" w:author="Nick.Tolimieri" w:date="2022-09-06T09:57:00Z">
                <w:pPr>
                  <w:jc w:val="right"/>
                </w:pPr>
              </w:pPrChange>
            </w:pPr>
            <w:ins w:id="846" w:author="Nick.Tolimieri" w:date="2022-09-06T09:57:00Z">
              <w:r w:rsidRPr="001A7F6C">
                <w:rPr>
                  <w:rFonts w:asciiTheme="minorHAnsi" w:eastAsiaTheme="minorHAnsi" w:hAnsiTheme="minorHAnsi" w:cstheme="minorBidi"/>
                  <w:sz w:val="22"/>
                  <w:szCs w:val="22"/>
                  <w:rPrChange w:id="847" w:author="Nick.Tolimieri" w:date="2022-09-06T09:57:00Z">
                    <w:rPr>
                      <w:rFonts w:ascii="Calibri" w:hAnsi="Calibri" w:cs="Calibri"/>
                      <w:color w:val="000000"/>
                      <w:sz w:val="22"/>
                      <w:szCs w:val="22"/>
                    </w:rPr>
                  </w:rPrChange>
                </w:rPr>
                <w:t>15</w:t>
              </w:r>
            </w:ins>
          </w:p>
        </w:tc>
        <w:tc>
          <w:tcPr>
            <w:tcW w:w="1139" w:type="dxa"/>
            <w:noWrap/>
            <w:hideMark/>
          </w:tcPr>
          <w:p w:rsidR="001A7F6C" w:rsidRPr="001A7F6C" w:rsidRDefault="001A7F6C" w:rsidP="001A7F6C">
            <w:pPr>
              <w:rPr>
                <w:ins w:id="848" w:author="Nick.Tolimieri" w:date="2022-09-06T09:57:00Z"/>
                <w:rFonts w:asciiTheme="minorHAnsi" w:eastAsiaTheme="minorHAnsi" w:hAnsiTheme="minorHAnsi" w:cstheme="minorBidi"/>
                <w:sz w:val="22"/>
                <w:szCs w:val="22"/>
                <w:rPrChange w:id="849" w:author="Nick.Tolimieri" w:date="2022-09-06T09:57:00Z">
                  <w:rPr>
                    <w:ins w:id="850" w:author="Nick.Tolimieri" w:date="2022-09-06T09:57:00Z"/>
                    <w:rFonts w:ascii="Calibri" w:hAnsi="Calibri" w:cs="Calibri"/>
                    <w:color w:val="000000"/>
                    <w:sz w:val="22"/>
                    <w:szCs w:val="22"/>
                  </w:rPr>
                </w:rPrChange>
              </w:rPr>
              <w:pPrChange w:id="851" w:author="Nick.Tolimieri" w:date="2022-09-06T09:57:00Z">
                <w:pPr>
                  <w:jc w:val="right"/>
                </w:pPr>
              </w:pPrChange>
            </w:pPr>
            <w:ins w:id="852" w:author="Nick.Tolimieri" w:date="2022-09-06T09:57:00Z">
              <w:r w:rsidRPr="001A7F6C">
                <w:rPr>
                  <w:rFonts w:asciiTheme="minorHAnsi" w:eastAsiaTheme="minorHAnsi" w:hAnsiTheme="minorHAnsi" w:cstheme="minorBidi"/>
                  <w:sz w:val="22"/>
                  <w:szCs w:val="22"/>
                  <w:rPrChange w:id="853" w:author="Nick.Tolimieri" w:date="2022-09-06T09:57:00Z">
                    <w:rPr>
                      <w:rFonts w:ascii="Calibri" w:hAnsi="Calibri" w:cs="Calibri"/>
                      <w:color w:val="000000"/>
                      <w:sz w:val="22"/>
                      <w:szCs w:val="22"/>
                    </w:rPr>
                  </w:rPrChange>
                </w:rPr>
                <w:t>15</w:t>
              </w:r>
            </w:ins>
          </w:p>
        </w:tc>
        <w:tc>
          <w:tcPr>
            <w:tcW w:w="1269" w:type="dxa"/>
            <w:noWrap/>
            <w:hideMark/>
          </w:tcPr>
          <w:p w:rsidR="001A7F6C" w:rsidRPr="001A7F6C" w:rsidRDefault="001A7F6C" w:rsidP="001A7F6C">
            <w:pPr>
              <w:rPr>
                <w:ins w:id="854" w:author="Nick.Tolimieri" w:date="2022-09-06T09:57:00Z"/>
                <w:rFonts w:asciiTheme="minorHAnsi" w:eastAsiaTheme="minorHAnsi" w:hAnsiTheme="minorHAnsi" w:cstheme="minorBidi"/>
                <w:sz w:val="22"/>
                <w:szCs w:val="22"/>
                <w:rPrChange w:id="855" w:author="Nick.Tolimieri" w:date="2022-09-06T09:57:00Z">
                  <w:rPr>
                    <w:ins w:id="856" w:author="Nick.Tolimieri" w:date="2022-09-06T09:57:00Z"/>
                    <w:rFonts w:ascii="Calibri" w:hAnsi="Calibri" w:cs="Calibri"/>
                    <w:color w:val="000000"/>
                    <w:sz w:val="22"/>
                    <w:szCs w:val="22"/>
                  </w:rPr>
                </w:rPrChange>
              </w:rPr>
              <w:pPrChange w:id="857" w:author="Nick.Tolimieri" w:date="2022-09-06T09:57:00Z">
                <w:pPr>
                  <w:jc w:val="right"/>
                </w:pPr>
              </w:pPrChange>
            </w:pPr>
            <w:ins w:id="858" w:author="Nick.Tolimieri" w:date="2022-09-06T09:57:00Z">
              <w:r w:rsidRPr="001A7F6C">
                <w:rPr>
                  <w:rFonts w:asciiTheme="minorHAnsi" w:eastAsiaTheme="minorHAnsi" w:hAnsiTheme="minorHAnsi" w:cstheme="minorBidi"/>
                  <w:sz w:val="22"/>
                  <w:szCs w:val="22"/>
                  <w:rPrChange w:id="859" w:author="Nick.Tolimieri" w:date="2022-09-06T09:57:00Z">
                    <w:rPr>
                      <w:rFonts w:ascii="Calibri" w:hAnsi="Calibri" w:cs="Calibri"/>
                      <w:color w:val="000000"/>
                      <w:sz w:val="22"/>
                      <w:szCs w:val="22"/>
                    </w:rPr>
                  </w:rPrChange>
                </w:rPr>
                <w:t>1.96</w:t>
              </w:r>
            </w:ins>
          </w:p>
        </w:tc>
        <w:tc>
          <w:tcPr>
            <w:tcW w:w="1141" w:type="dxa"/>
            <w:noWrap/>
            <w:hideMark/>
          </w:tcPr>
          <w:p w:rsidR="001A7F6C" w:rsidRPr="001A7F6C" w:rsidRDefault="001A7F6C" w:rsidP="001A7F6C">
            <w:pPr>
              <w:rPr>
                <w:ins w:id="860" w:author="Nick.Tolimieri" w:date="2022-09-06T09:57:00Z"/>
                <w:rFonts w:asciiTheme="minorHAnsi" w:eastAsiaTheme="minorHAnsi" w:hAnsiTheme="minorHAnsi" w:cstheme="minorBidi"/>
                <w:sz w:val="22"/>
                <w:szCs w:val="22"/>
                <w:rPrChange w:id="861" w:author="Nick.Tolimieri" w:date="2022-09-06T09:57:00Z">
                  <w:rPr>
                    <w:ins w:id="862" w:author="Nick.Tolimieri" w:date="2022-09-06T09:57:00Z"/>
                    <w:rFonts w:ascii="Calibri" w:hAnsi="Calibri" w:cs="Calibri"/>
                    <w:color w:val="000000"/>
                    <w:sz w:val="22"/>
                    <w:szCs w:val="22"/>
                  </w:rPr>
                </w:rPrChange>
              </w:rPr>
              <w:pPrChange w:id="863" w:author="Nick.Tolimieri" w:date="2022-09-06T09:57:00Z">
                <w:pPr>
                  <w:jc w:val="right"/>
                </w:pPr>
              </w:pPrChange>
            </w:pPr>
            <w:ins w:id="864" w:author="Nick.Tolimieri" w:date="2022-09-06T09:57:00Z">
              <w:r w:rsidRPr="001A7F6C">
                <w:rPr>
                  <w:rFonts w:asciiTheme="minorHAnsi" w:eastAsiaTheme="minorHAnsi" w:hAnsiTheme="minorHAnsi" w:cstheme="minorBidi"/>
                  <w:sz w:val="22"/>
                  <w:szCs w:val="22"/>
                  <w:rPrChange w:id="865" w:author="Nick.Tolimieri" w:date="2022-09-06T09:57:00Z">
                    <w:rPr>
                      <w:rFonts w:ascii="Calibri" w:hAnsi="Calibri" w:cs="Calibri"/>
                      <w:color w:val="000000"/>
                      <w:sz w:val="22"/>
                      <w:szCs w:val="22"/>
                    </w:rPr>
                  </w:rPrChange>
                </w:rPr>
                <w:t>0.32</w:t>
              </w:r>
            </w:ins>
          </w:p>
        </w:tc>
        <w:tc>
          <w:tcPr>
            <w:tcW w:w="1141" w:type="dxa"/>
            <w:noWrap/>
            <w:hideMark/>
          </w:tcPr>
          <w:p w:rsidR="001A7F6C" w:rsidRPr="001A7F6C" w:rsidRDefault="001A7F6C" w:rsidP="001A7F6C">
            <w:pPr>
              <w:rPr>
                <w:ins w:id="866" w:author="Nick.Tolimieri" w:date="2022-09-06T09:57:00Z"/>
                <w:rFonts w:asciiTheme="minorHAnsi" w:eastAsiaTheme="minorHAnsi" w:hAnsiTheme="minorHAnsi" w:cstheme="minorBidi"/>
                <w:sz w:val="22"/>
                <w:szCs w:val="22"/>
                <w:rPrChange w:id="867" w:author="Nick.Tolimieri" w:date="2022-09-06T09:57:00Z">
                  <w:rPr>
                    <w:ins w:id="868" w:author="Nick.Tolimieri" w:date="2022-09-06T09:57:00Z"/>
                    <w:rFonts w:ascii="Calibri" w:hAnsi="Calibri" w:cs="Calibri"/>
                    <w:color w:val="000000"/>
                    <w:sz w:val="22"/>
                    <w:szCs w:val="22"/>
                  </w:rPr>
                </w:rPrChange>
              </w:rPr>
              <w:pPrChange w:id="869" w:author="Nick.Tolimieri" w:date="2022-09-06T09:57:00Z">
                <w:pPr>
                  <w:jc w:val="right"/>
                </w:pPr>
              </w:pPrChange>
            </w:pPr>
            <w:ins w:id="870" w:author="Nick.Tolimieri" w:date="2022-09-06T09:57:00Z">
              <w:r w:rsidRPr="001A7F6C">
                <w:rPr>
                  <w:rFonts w:asciiTheme="minorHAnsi" w:eastAsiaTheme="minorHAnsi" w:hAnsiTheme="minorHAnsi" w:cstheme="minorBidi"/>
                  <w:sz w:val="22"/>
                  <w:szCs w:val="22"/>
                  <w:rPrChange w:id="871" w:author="Nick.Tolimieri" w:date="2022-09-06T09:57:00Z">
                    <w:rPr>
                      <w:rFonts w:ascii="Calibri" w:hAnsi="Calibri" w:cs="Calibri"/>
                      <w:color w:val="000000"/>
                      <w:sz w:val="22"/>
                      <w:szCs w:val="22"/>
                    </w:rPr>
                  </w:rPrChange>
                </w:rPr>
                <w:t>2.58</w:t>
              </w:r>
            </w:ins>
          </w:p>
        </w:tc>
      </w:tr>
      <w:tr w:rsidR="001A7F6C" w:rsidRPr="001A7F6C" w:rsidTr="001A7F6C">
        <w:trPr>
          <w:trHeight w:val="300"/>
          <w:ins w:id="872" w:author="Nick.Tolimieri" w:date="2022-09-06T09:57:00Z"/>
        </w:trPr>
        <w:tc>
          <w:tcPr>
            <w:tcW w:w="2814" w:type="dxa"/>
            <w:noWrap/>
            <w:hideMark/>
          </w:tcPr>
          <w:p w:rsidR="001A7F6C" w:rsidRPr="001A7F6C" w:rsidRDefault="001A7F6C">
            <w:pPr>
              <w:rPr>
                <w:ins w:id="873" w:author="Nick.Tolimieri" w:date="2022-09-06T09:57:00Z"/>
                <w:rFonts w:asciiTheme="minorHAnsi" w:eastAsiaTheme="minorHAnsi" w:hAnsiTheme="minorHAnsi" w:cstheme="minorBidi"/>
                <w:sz w:val="22"/>
                <w:szCs w:val="22"/>
                <w:rPrChange w:id="874" w:author="Nick.Tolimieri" w:date="2022-09-06T09:57:00Z">
                  <w:rPr>
                    <w:ins w:id="875" w:author="Nick.Tolimieri" w:date="2022-09-06T09:57:00Z"/>
                    <w:rFonts w:ascii="Calibri" w:hAnsi="Calibri" w:cs="Calibri"/>
                    <w:color w:val="000000"/>
                    <w:sz w:val="22"/>
                    <w:szCs w:val="22"/>
                  </w:rPr>
                </w:rPrChange>
              </w:rPr>
            </w:pPr>
            <w:proofErr w:type="spellStart"/>
            <w:ins w:id="876" w:author="Nick.Tolimieri" w:date="2022-09-06T09:57:00Z">
              <w:r w:rsidRPr="001A7F6C">
                <w:rPr>
                  <w:rFonts w:asciiTheme="minorHAnsi" w:eastAsiaTheme="minorHAnsi" w:hAnsiTheme="minorHAnsi" w:cstheme="minorBidi"/>
                  <w:sz w:val="22"/>
                  <w:szCs w:val="22"/>
                  <w:rPrChange w:id="877"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878"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879"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880"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881" w:author="Nick.Tolimieri" w:date="2022-09-06T09:57:00Z"/>
                <w:rFonts w:asciiTheme="minorHAnsi" w:eastAsiaTheme="minorHAnsi" w:hAnsiTheme="minorHAnsi" w:cstheme="minorBidi"/>
                <w:sz w:val="22"/>
                <w:szCs w:val="22"/>
                <w:rPrChange w:id="882" w:author="Nick.Tolimieri" w:date="2022-09-06T09:57:00Z">
                  <w:rPr>
                    <w:ins w:id="883" w:author="Nick.Tolimieri" w:date="2022-09-06T09:57:00Z"/>
                    <w:rFonts w:ascii="Calibri" w:hAnsi="Calibri" w:cs="Calibri"/>
                    <w:color w:val="000000"/>
                    <w:sz w:val="22"/>
                    <w:szCs w:val="22"/>
                  </w:rPr>
                </w:rPrChange>
              </w:rPr>
              <w:pPrChange w:id="884" w:author="Nick.Tolimieri" w:date="2022-09-06T09:57:00Z">
                <w:pPr>
                  <w:jc w:val="right"/>
                </w:pPr>
              </w:pPrChange>
            </w:pPr>
            <w:ins w:id="885" w:author="Nick.Tolimieri" w:date="2022-09-06T09:57:00Z">
              <w:r w:rsidRPr="001A7F6C">
                <w:rPr>
                  <w:rFonts w:asciiTheme="minorHAnsi" w:eastAsiaTheme="minorHAnsi" w:hAnsiTheme="minorHAnsi" w:cstheme="minorBidi"/>
                  <w:sz w:val="22"/>
                  <w:szCs w:val="22"/>
                  <w:rPrChange w:id="886" w:author="Nick.Tolimieri" w:date="2022-09-06T09:57:00Z">
                    <w:rPr>
                      <w:rFonts w:ascii="Calibri" w:hAnsi="Calibri" w:cs="Calibri"/>
                      <w:color w:val="000000"/>
                      <w:sz w:val="22"/>
                      <w:szCs w:val="22"/>
                    </w:rPr>
                  </w:rPrChange>
                </w:rPr>
                <w:t>2006</w:t>
              </w:r>
            </w:ins>
          </w:p>
        </w:tc>
        <w:tc>
          <w:tcPr>
            <w:tcW w:w="1177" w:type="dxa"/>
            <w:noWrap/>
            <w:hideMark/>
          </w:tcPr>
          <w:p w:rsidR="001A7F6C" w:rsidRPr="001A7F6C" w:rsidRDefault="001A7F6C" w:rsidP="001A7F6C">
            <w:pPr>
              <w:rPr>
                <w:ins w:id="887" w:author="Nick.Tolimieri" w:date="2022-09-06T09:57:00Z"/>
                <w:rFonts w:asciiTheme="minorHAnsi" w:eastAsiaTheme="minorHAnsi" w:hAnsiTheme="minorHAnsi" w:cstheme="minorBidi"/>
                <w:sz w:val="22"/>
                <w:szCs w:val="22"/>
                <w:rPrChange w:id="888" w:author="Nick.Tolimieri" w:date="2022-09-06T09:57:00Z">
                  <w:rPr>
                    <w:ins w:id="889" w:author="Nick.Tolimieri" w:date="2022-09-06T09:57:00Z"/>
                    <w:rFonts w:ascii="Calibri" w:hAnsi="Calibri" w:cs="Calibri"/>
                    <w:color w:val="000000"/>
                    <w:sz w:val="22"/>
                    <w:szCs w:val="22"/>
                  </w:rPr>
                </w:rPrChange>
              </w:rPr>
              <w:pPrChange w:id="890" w:author="Nick.Tolimieri" w:date="2022-09-06T09:57:00Z">
                <w:pPr>
                  <w:jc w:val="right"/>
                </w:pPr>
              </w:pPrChange>
            </w:pPr>
            <w:ins w:id="891" w:author="Nick.Tolimieri" w:date="2022-09-06T09:57:00Z">
              <w:r w:rsidRPr="001A7F6C">
                <w:rPr>
                  <w:rFonts w:asciiTheme="minorHAnsi" w:eastAsiaTheme="minorHAnsi" w:hAnsiTheme="minorHAnsi" w:cstheme="minorBidi"/>
                  <w:sz w:val="22"/>
                  <w:szCs w:val="22"/>
                  <w:rPrChange w:id="892" w:author="Nick.Tolimieri" w:date="2022-09-06T09:57:00Z">
                    <w:rPr>
                      <w:rFonts w:ascii="Calibri" w:hAnsi="Calibri" w:cs="Calibri"/>
                      <w:color w:val="000000"/>
                      <w:sz w:val="22"/>
                      <w:szCs w:val="22"/>
                    </w:rPr>
                  </w:rPrChange>
                </w:rPr>
                <w:t>22</w:t>
              </w:r>
            </w:ins>
          </w:p>
        </w:tc>
        <w:tc>
          <w:tcPr>
            <w:tcW w:w="1271" w:type="dxa"/>
            <w:noWrap/>
            <w:hideMark/>
          </w:tcPr>
          <w:p w:rsidR="001A7F6C" w:rsidRPr="001A7F6C" w:rsidRDefault="001A7F6C" w:rsidP="001A7F6C">
            <w:pPr>
              <w:rPr>
                <w:ins w:id="893" w:author="Nick.Tolimieri" w:date="2022-09-06T09:57:00Z"/>
                <w:rFonts w:asciiTheme="minorHAnsi" w:eastAsiaTheme="minorHAnsi" w:hAnsiTheme="minorHAnsi" w:cstheme="minorBidi"/>
                <w:sz w:val="22"/>
                <w:szCs w:val="22"/>
                <w:rPrChange w:id="894" w:author="Nick.Tolimieri" w:date="2022-09-06T09:57:00Z">
                  <w:rPr>
                    <w:ins w:id="895" w:author="Nick.Tolimieri" w:date="2022-09-06T09:57:00Z"/>
                    <w:rFonts w:ascii="Calibri" w:hAnsi="Calibri" w:cs="Calibri"/>
                    <w:color w:val="000000"/>
                    <w:sz w:val="22"/>
                    <w:szCs w:val="22"/>
                  </w:rPr>
                </w:rPrChange>
              </w:rPr>
              <w:pPrChange w:id="896" w:author="Nick.Tolimieri" w:date="2022-09-06T09:57:00Z">
                <w:pPr>
                  <w:jc w:val="right"/>
                </w:pPr>
              </w:pPrChange>
            </w:pPr>
            <w:ins w:id="897" w:author="Nick.Tolimieri" w:date="2022-09-06T09:57:00Z">
              <w:r w:rsidRPr="001A7F6C">
                <w:rPr>
                  <w:rFonts w:asciiTheme="minorHAnsi" w:eastAsiaTheme="minorHAnsi" w:hAnsiTheme="minorHAnsi" w:cstheme="minorBidi"/>
                  <w:sz w:val="22"/>
                  <w:szCs w:val="22"/>
                  <w:rPrChange w:id="89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899" w:author="Nick.Tolimieri" w:date="2022-09-06T09:57:00Z"/>
                <w:rFonts w:asciiTheme="minorHAnsi" w:eastAsiaTheme="minorHAnsi" w:hAnsiTheme="minorHAnsi" w:cstheme="minorBidi"/>
                <w:sz w:val="22"/>
                <w:szCs w:val="22"/>
                <w:rPrChange w:id="900" w:author="Nick.Tolimieri" w:date="2022-09-06T09:57:00Z">
                  <w:rPr>
                    <w:ins w:id="901" w:author="Nick.Tolimieri" w:date="2022-09-06T09:57:00Z"/>
                    <w:rFonts w:ascii="Calibri" w:hAnsi="Calibri" w:cs="Calibri"/>
                    <w:color w:val="000000"/>
                    <w:sz w:val="22"/>
                    <w:szCs w:val="22"/>
                  </w:rPr>
                </w:rPrChange>
              </w:rPr>
              <w:pPrChange w:id="902" w:author="Nick.Tolimieri" w:date="2022-09-06T09:57:00Z">
                <w:pPr>
                  <w:jc w:val="right"/>
                </w:pPr>
              </w:pPrChange>
            </w:pPr>
            <w:ins w:id="903" w:author="Nick.Tolimieri" w:date="2022-09-06T09:57:00Z">
              <w:r w:rsidRPr="001A7F6C">
                <w:rPr>
                  <w:rFonts w:asciiTheme="minorHAnsi" w:eastAsiaTheme="minorHAnsi" w:hAnsiTheme="minorHAnsi" w:cstheme="minorBidi"/>
                  <w:sz w:val="22"/>
                  <w:szCs w:val="22"/>
                  <w:rPrChange w:id="904" w:author="Nick.Tolimieri" w:date="2022-09-06T09:57:00Z">
                    <w:rPr>
                      <w:rFonts w:ascii="Calibri" w:hAnsi="Calibri" w:cs="Calibri"/>
                      <w:color w:val="000000"/>
                      <w:sz w:val="22"/>
                      <w:szCs w:val="22"/>
                    </w:rPr>
                  </w:rPrChange>
                </w:rPr>
                <w:t>6</w:t>
              </w:r>
            </w:ins>
          </w:p>
        </w:tc>
        <w:tc>
          <w:tcPr>
            <w:tcW w:w="1105" w:type="dxa"/>
            <w:noWrap/>
            <w:hideMark/>
          </w:tcPr>
          <w:p w:rsidR="001A7F6C" w:rsidRPr="001A7F6C" w:rsidRDefault="001A7F6C" w:rsidP="001A7F6C">
            <w:pPr>
              <w:rPr>
                <w:ins w:id="905" w:author="Nick.Tolimieri" w:date="2022-09-06T09:57:00Z"/>
                <w:rFonts w:asciiTheme="minorHAnsi" w:eastAsiaTheme="minorHAnsi" w:hAnsiTheme="minorHAnsi" w:cstheme="minorBidi"/>
                <w:sz w:val="22"/>
                <w:szCs w:val="22"/>
                <w:rPrChange w:id="906" w:author="Nick.Tolimieri" w:date="2022-09-06T09:57:00Z">
                  <w:rPr>
                    <w:ins w:id="907" w:author="Nick.Tolimieri" w:date="2022-09-06T09:57:00Z"/>
                    <w:rFonts w:ascii="Calibri" w:hAnsi="Calibri" w:cs="Calibri"/>
                    <w:color w:val="000000"/>
                    <w:sz w:val="22"/>
                    <w:szCs w:val="22"/>
                  </w:rPr>
                </w:rPrChange>
              </w:rPr>
              <w:pPrChange w:id="908" w:author="Nick.Tolimieri" w:date="2022-09-06T09:57:00Z">
                <w:pPr>
                  <w:jc w:val="right"/>
                </w:pPr>
              </w:pPrChange>
            </w:pPr>
            <w:ins w:id="909" w:author="Nick.Tolimieri" w:date="2022-09-06T09:57:00Z">
              <w:r w:rsidRPr="001A7F6C">
                <w:rPr>
                  <w:rFonts w:asciiTheme="minorHAnsi" w:eastAsiaTheme="minorHAnsi" w:hAnsiTheme="minorHAnsi" w:cstheme="minorBidi"/>
                  <w:sz w:val="22"/>
                  <w:szCs w:val="22"/>
                  <w:rPrChange w:id="910" w:author="Nick.Tolimieri" w:date="2022-09-06T09:57:00Z">
                    <w:rPr>
                      <w:rFonts w:ascii="Calibri" w:hAnsi="Calibri" w:cs="Calibri"/>
                      <w:color w:val="000000"/>
                      <w:sz w:val="22"/>
                      <w:szCs w:val="22"/>
                    </w:rPr>
                  </w:rPrChange>
                </w:rPr>
                <w:t>6</w:t>
              </w:r>
            </w:ins>
          </w:p>
        </w:tc>
        <w:tc>
          <w:tcPr>
            <w:tcW w:w="1139" w:type="dxa"/>
            <w:noWrap/>
            <w:hideMark/>
          </w:tcPr>
          <w:p w:rsidR="001A7F6C" w:rsidRPr="001A7F6C" w:rsidRDefault="001A7F6C" w:rsidP="001A7F6C">
            <w:pPr>
              <w:rPr>
                <w:ins w:id="911" w:author="Nick.Tolimieri" w:date="2022-09-06T09:57:00Z"/>
                <w:rFonts w:asciiTheme="minorHAnsi" w:eastAsiaTheme="minorHAnsi" w:hAnsiTheme="minorHAnsi" w:cstheme="minorBidi"/>
                <w:sz w:val="22"/>
                <w:szCs w:val="22"/>
                <w:rPrChange w:id="912" w:author="Nick.Tolimieri" w:date="2022-09-06T09:57:00Z">
                  <w:rPr>
                    <w:ins w:id="913" w:author="Nick.Tolimieri" w:date="2022-09-06T09:57:00Z"/>
                    <w:rFonts w:ascii="Calibri" w:hAnsi="Calibri" w:cs="Calibri"/>
                    <w:color w:val="000000"/>
                    <w:sz w:val="22"/>
                    <w:szCs w:val="22"/>
                  </w:rPr>
                </w:rPrChange>
              </w:rPr>
              <w:pPrChange w:id="914" w:author="Nick.Tolimieri" w:date="2022-09-06T09:57:00Z">
                <w:pPr>
                  <w:jc w:val="right"/>
                </w:pPr>
              </w:pPrChange>
            </w:pPr>
            <w:ins w:id="915" w:author="Nick.Tolimieri" w:date="2022-09-06T09:57:00Z">
              <w:r w:rsidRPr="001A7F6C">
                <w:rPr>
                  <w:rFonts w:asciiTheme="minorHAnsi" w:eastAsiaTheme="minorHAnsi" w:hAnsiTheme="minorHAnsi" w:cstheme="minorBidi"/>
                  <w:sz w:val="22"/>
                  <w:szCs w:val="22"/>
                  <w:rPrChange w:id="916" w:author="Nick.Tolimieri" w:date="2022-09-06T09:57:00Z">
                    <w:rPr>
                      <w:rFonts w:ascii="Calibri" w:hAnsi="Calibri" w:cs="Calibri"/>
                      <w:color w:val="000000"/>
                      <w:sz w:val="22"/>
                      <w:szCs w:val="22"/>
                    </w:rPr>
                  </w:rPrChange>
                </w:rPr>
                <w:t>6</w:t>
              </w:r>
            </w:ins>
          </w:p>
        </w:tc>
        <w:tc>
          <w:tcPr>
            <w:tcW w:w="1269" w:type="dxa"/>
            <w:noWrap/>
            <w:hideMark/>
          </w:tcPr>
          <w:p w:rsidR="001A7F6C" w:rsidRPr="001A7F6C" w:rsidRDefault="001A7F6C" w:rsidP="001A7F6C">
            <w:pPr>
              <w:rPr>
                <w:ins w:id="917" w:author="Nick.Tolimieri" w:date="2022-09-06T09:57:00Z"/>
                <w:rFonts w:asciiTheme="minorHAnsi" w:eastAsiaTheme="minorHAnsi" w:hAnsiTheme="minorHAnsi" w:cstheme="minorBidi"/>
                <w:sz w:val="22"/>
                <w:szCs w:val="22"/>
                <w:rPrChange w:id="918" w:author="Nick.Tolimieri" w:date="2022-09-06T09:57:00Z">
                  <w:rPr>
                    <w:ins w:id="919" w:author="Nick.Tolimieri" w:date="2022-09-06T09:57:00Z"/>
                    <w:rFonts w:ascii="Calibri" w:hAnsi="Calibri" w:cs="Calibri"/>
                    <w:color w:val="000000"/>
                    <w:sz w:val="22"/>
                    <w:szCs w:val="22"/>
                  </w:rPr>
                </w:rPrChange>
              </w:rPr>
              <w:pPrChange w:id="920" w:author="Nick.Tolimieri" w:date="2022-09-06T09:57:00Z">
                <w:pPr>
                  <w:jc w:val="right"/>
                </w:pPr>
              </w:pPrChange>
            </w:pPr>
            <w:ins w:id="921" w:author="Nick.Tolimieri" w:date="2022-09-06T09:57:00Z">
              <w:r w:rsidRPr="001A7F6C">
                <w:rPr>
                  <w:rFonts w:asciiTheme="minorHAnsi" w:eastAsiaTheme="minorHAnsi" w:hAnsiTheme="minorHAnsi" w:cstheme="minorBidi"/>
                  <w:sz w:val="22"/>
                  <w:szCs w:val="22"/>
                  <w:rPrChange w:id="922" w:author="Nick.Tolimieri" w:date="2022-09-06T09:57:00Z">
                    <w:rPr>
                      <w:rFonts w:ascii="Calibri" w:hAnsi="Calibri" w:cs="Calibri"/>
                      <w:color w:val="000000"/>
                      <w:sz w:val="22"/>
                      <w:szCs w:val="22"/>
                    </w:rPr>
                  </w:rPrChange>
                </w:rPr>
                <w:t>1.9</w:t>
              </w:r>
            </w:ins>
          </w:p>
        </w:tc>
        <w:tc>
          <w:tcPr>
            <w:tcW w:w="1141" w:type="dxa"/>
            <w:noWrap/>
            <w:hideMark/>
          </w:tcPr>
          <w:p w:rsidR="001A7F6C" w:rsidRPr="001A7F6C" w:rsidRDefault="001A7F6C" w:rsidP="001A7F6C">
            <w:pPr>
              <w:rPr>
                <w:ins w:id="923" w:author="Nick.Tolimieri" w:date="2022-09-06T09:57:00Z"/>
                <w:rFonts w:asciiTheme="minorHAnsi" w:eastAsiaTheme="minorHAnsi" w:hAnsiTheme="minorHAnsi" w:cstheme="minorBidi"/>
                <w:sz w:val="22"/>
                <w:szCs w:val="22"/>
                <w:rPrChange w:id="924" w:author="Nick.Tolimieri" w:date="2022-09-06T09:57:00Z">
                  <w:rPr>
                    <w:ins w:id="925" w:author="Nick.Tolimieri" w:date="2022-09-06T09:57:00Z"/>
                    <w:rFonts w:ascii="Calibri" w:hAnsi="Calibri" w:cs="Calibri"/>
                    <w:color w:val="000000"/>
                    <w:sz w:val="22"/>
                    <w:szCs w:val="22"/>
                  </w:rPr>
                </w:rPrChange>
              </w:rPr>
              <w:pPrChange w:id="926" w:author="Nick.Tolimieri" w:date="2022-09-06T09:57:00Z">
                <w:pPr>
                  <w:jc w:val="right"/>
                </w:pPr>
              </w:pPrChange>
            </w:pPr>
            <w:ins w:id="927" w:author="Nick.Tolimieri" w:date="2022-09-06T09:57:00Z">
              <w:r w:rsidRPr="001A7F6C">
                <w:rPr>
                  <w:rFonts w:asciiTheme="minorHAnsi" w:eastAsiaTheme="minorHAnsi" w:hAnsiTheme="minorHAnsi" w:cstheme="minorBidi"/>
                  <w:sz w:val="22"/>
                  <w:szCs w:val="22"/>
                  <w:rPrChange w:id="928" w:author="Nick.Tolimieri" w:date="2022-09-06T09:57:00Z">
                    <w:rPr>
                      <w:rFonts w:ascii="Calibri" w:hAnsi="Calibri" w:cs="Calibri"/>
                      <w:color w:val="000000"/>
                      <w:sz w:val="22"/>
                      <w:szCs w:val="22"/>
                    </w:rPr>
                  </w:rPrChange>
                </w:rPr>
                <w:t>0.29</w:t>
              </w:r>
            </w:ins>
          </w:p>
        </w:tc>
        <w:tc>
          <w:tcPr>
            <w:tcW w:w="1141" w:type="dxa"/>
            <w:noWrap/>
            <w:hideMark/>
          </w:tcPr>
          <w:p w:rsidR="001A7F6C" w:rsidRPr="001A7F6C" w:rsidRDefault="001A7F6C" w:rsidP="001A7F6C">
            <w:pPr>
              <w:rPr>
                <w:ins w:id="929" w:author="Nick.Tolimieri" w:date="2022-09-06T09:57:00Z"/>
                <w:rFonts w:asciiTheme="minorHAnsi" w:eastAsiaTheme="minorHAnsi" w:hAnsiTheme="minorHAnsi" w:cstheme="minorBidi"/>
                <w:sz w:val="22"/>
                <w:szCs w:val="22"/>
                <w:rPrChange w:id="930" w:author="Nick.Tolimieri" w:date="2022-09-06T09:57:00Z">
                  <w:rPr>
                    <w:ins w:id="931" w:author="Nick.Tolimieri" w:date="2022-09-06T09:57:00Z"/>
                    <w:rFonts w:ascii="Calibri" w:hAnsi="Calibri" w:cs="Calibri"/>
                    <w:color w:val="000000"/>
                    <w:sz w:val="22"/>
                    <w:szCs w:val="22"/>
                  </w:rPr>
                </w:rPrChange>
              </w:rPr>
              <w:pPrChange w:id="932" w:author="Nick.Tolimieri" w:date="2022-09-06T09:57:00Z">
                <w:pPr>
                  <w:jc w:val="right"/>
                </w:pPr>
              </w:pPrChange>
            </w:pPr>
            <w:ins w:id="933" w:author="Nick.Tolimieri" w:date="2022-09-06T09:57:00Z">
              <w:r w:rsidRPr="001A7F6C">
                <w:rPr>
                  <w:rFonts w:asciiTheme="minorHAnsi" w:eastAsiaTheme="minorHAnsi" w:hAnsiTheme="minorHAnsi" w:cstheme="minorBidi"/>
                  <w:sz w:val="22"/>
                  <w:szCs w:val="22"/>
                  <w:rPrChange w:id="934" w:author="Nick.Tolimieri" w:date="2022-09-06T09:57:00Z">
                    <w:rPr>
                      <w:rFonts w:ascii="Calibri" w:hAnsi="Calibri" w:cs="Calibri"/>
                      <w:color w:val="000000"/>
                      <w:sz w:val="22"/>
                      <w:szCs w:val="22"/>
                    </w:rPr>
                  </w:rPrChange>
                </w:rPr>
                <w:t>2.38</w:t>
              </w:r>
            </w:ins>
          </w:p>
        </w:tc>
      </w:tr>
      <w:tr w:rsidR="001A7F6C" w:rsidRPr="001A7F6C" w:rsidTr="001A7F6C">
        <w:trPr>
          <w:trHeight w:val="300"/>
          <w:ins w:id="935" w:author="Nick.Tolimieri" w:date="2022-09-06T09:57:00Z"/>
        </w:trPr>
        <w:tc>
          <w:tcPr>
            <w:tcW w:w="2814" w:type="dxa"/>
            <w:noWrap/>
            <w:hideMark/>
          </w:tcPr>
          <w:p w:rsidR="001A7F6C" w:rsidRPr="001A7F6C" w:rsidRDefault="001A7F6C">
            <w:pPr>
              <w:rPr>
                <w:ins w:id="936" w:author="Nick.Tolimieri" w:date="2022-09-06T09:57:00Z"/>
                <w:rFonts w:asciiTheme="minorHAnsi" w:eastAsiaTheme="minorHAnsi" w:hAnsiTheme="minorHAnsi" w:cstheme="minorBidi"/>
                <w:sz w:val="22"/>
                <w:szCs w:val="22"/>
                <w:rPrChange w:id="937" w:author="Nick.Tolimieri" w:date="2022-09-06T09:57:00Z">
                  <w:rPr>
                    <w:ins w:id="938" w:author="Nick.Tolimieri" w:date="2022-09-06T09:57:00Z"/>
                    <w:rFonts w:ascii="Calibri" w:hAnsi="Calibri" w:cs="Calibri"/>
                    <w:color w:val="000000"/>
                    <w:sz w:val="22"/>
                    <w:szCs w:val="22"/>
                  </w:rPr>
                </w:rPrChange>
              </w:rPr>
            </w:pPr>
            <w:proofErr w:type="spellStart"/>
            <w:ins w:id="939" w:author="Nick.Tolimieri" w:date="2022-09-06T09:57:00Z">
              <w:r w:rsidRPr="001A7F6C">
                <w:rPr>
                  <w:rFonts w:asciiTheme="minorHAnsi" w:eastAsiaTheme="minorHAnsi" w:hAnsiTheme="minorHAnsi" w:cstheme="minorBidi"/>
                  <w:sz w:val="22"/>
                  <w:szCs w:val="22"/>
                  <w:rPrChange w:id="940"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941"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942"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943"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944" w:author="Nick.Tolimieri" w:date="2022-09-06T09:57:00Z"/>
                <w:rFonts w:asciiTheme="minorHAnsi" w:eastAsiaTheme="minorHAnsi" w:hAnsiTheme="minorHAnsi" w:cstheme="minorBidi"/>
                <w:sz w:val="22"/>
                <w:szCs w:val="22"/>
                <w:rPrChange w:id="945" w:author="Nick.Tolimieri" w:date="2022-09-06T09:57:00Z">
                  <w:rPr>
                    <w:ins w:id="946" w:author="Nick.Tolimieri" w:date="2022-09-06T09:57:00Z"/>
                    <w:rFonts w:ascii="Calibri" w:hAnsi="Calibri" w:cs="Calibri"/>
                    <w:color w:val="000000"/>
                    <w:sz w:val="22"/>
                    <w:szCs w:val="22"/>
                  </w:rPr>
                </w:rPrChange>
              </w:rPr>
              <w:pPrChange w:id="947" w:author="Nick.Tolimieri" w:date="2022-09-06T09:57:00Z">
                <w:pPr>
                  <w:jc w:val="right"/>
                </w:pPr>
              </w:pPrChange>
            </w:pPr>
            <w:ins w:id="948" w:author="Nick.Tolimieri" w:date="2022-09-06T09:57:00Z">
              <w:r w:rsidRPr="001A7F6C">
                <w:rPr>
                  <w:rFonts w:asciiTheme="minorHAnsi" w:eastAsiaTheme="minorHAnsi" w:hAnsiTheme="minorHAnsi" w:cstheme="minorBidi"/>
                  <w:sz w:val="22"/>
                  <w:szCs w:val="22"/>
                  <w:rPrChange w:id="949" w:author="Nick.Tolimieri" w:date="2022-09-06T09:57:00Z">
                    <w:rPr>
                      <w:rFonts w:ascii="Calibri" w:hAnsi="Calibri" w:cs="Calibri"/>
                      <w:color w:val="000000"/>
                      <w:sz w:val="22"/>
                      <w:szCs w:val="22"/>
                    </w:rPr>
                  </w:rPrChange>
                </w:rPr>
                <w:t>2007</w:t>
              </w:r>
            </w:ins>
          </w:p>
        </w:tc>
        <w:tc>
          <w:tcPr>
            <w:tcW w:w="1177" w:type="dxa"/>
            <w:noWrap/>
            <w:hideMark/>
          </w:tcPr>
          <w:p w:rsidR="001A7F6C" w:rsidRPr="001A7F6C" w:rsidRDefault="001A7F6C" w:rsidP="001A7F6C">
            <w:pPr>
              <w:rPr>
                <w:ins w:id="950" w:author="Nick.Tolimieri" w:date="2022-09-06T09:57:00Z"/>
                <w:rFonts w:asciiTheme="minorHAnsi" w:eastAsiaTheme="minorHAnsi" w:hAnsiTheme="minorHAnsi" w:cstheme="minorBidi"/>
                <w:sz w:val="22"/>
                <w:szCs w:val="22"/>
                <w:rPrChange w:id="951" w:author="Nick.Tolimieri" w:date="2022-09-06T09:57:00Z">
                  <w:rPr>
                    <w:ins w:id="952" w:author="Nick.Tolimieri" w:date="2022-09-06T09:57:00Z"/>
                    <w:rFonts w:ascii="Calibri" w:hAnsi="Calibri" w:cs="Calibri"/>
                    <w:color w:val="000000"/>
                    <w:sz w:val="22"/>
                    <w:szCs w:val="22"/>
                  </w:rPr>
                </w:rPrChange>
              </w:rPr>
              <w:pPrChange w:id="953" w:author="Nick.Tolimieri" w:date="2022-09-06T09:57:00Z">
                <w:pPr>
                  <w:jc w:val="right"/>
                </w:pPr>
              </w:pPrChange>
            </w:pPr>
            <w:ins w:id="954" w:author="Nick.Tolimieri" w:date="2022-09-06T09:57:00Z">
              <w:r w:rsidRPr="001A7F6C">
                <w:rPr>
                  <w:rFonts w:asciiTheme="minorHAnsi" w:eastAsiaTheme="minorHAnsi" w:hAnsiTheme="minorHAnsi" w:cstheme="minorBidi"/>
                  <w:sz w:val="22"/>
                  <w:szCs w:val="22"/>
                  <w:rPrChange w:id="955" w:author="Nick.Tolimieri" w:date="2022-09-06T09:57:00Z">
                    <w:rPr>
                      <w:rFonts w:ascii="Calibri" w:hAnsi="Calibri" w:cs="Calibri"/>
                      <w:color w:val="000000"/>
                      <w:sz w:val="22"/>
                      <w:szCs w:val="22"/>
                    </w:rPr>
                  </w:rPrChange>
                </w:rPr>
                <w:t>8</w:t>
              </w:r>
            </w:ins>
          </w:p>
        </w:tc>
        <w:tc>
          <w:tcPr>
            <w:tcW w:w="1271" w:type="dxa"/>
            <w:noWrap/>
            <w:hideMark/>
          </w:tcPr>
          <w:p w:rsidR="001A7F6C" w:rsidRPr="001A7F6C" w:rsidRDefault="001A7F6C" w:rsidP="001A7F6C">
            <w:pPr>
              <w:rPr>
                <w:ins w:id="956" w:author="Nick.Tolimieri" w:date="2022-09-06T09:57:00Z"/>
                <w:rFonts w:asciiTheme="minorHAnsi" w:eastAsiaTheme="minorHAnsi" w:hAnsiTheme="minorHAnsi" w:cstheme="minorBidi"/>
                <w:sz w:val="22"/>
                <w:szCs w:val="22"/>
                <w:rPrChange w:id="957" w:author="Nick.Tolimieri" w:date="2022-09-06T09:57:00Z">
                  <w:rPr>
                    <w:ins w:id="958" w:author="Nick.Tolimieri" w:date="2022-09-06T09:57:00Z"/>
                    <w:rFonts w:ascii="Calibri" w:hAnsi="Calibri" w:cs="Calibri"/>
                    <w:color w:val="000000"/>
                    <w:sz w:val="22"/>
                    <w:szCs w:val="22"/>
                  </w:rPr>
                </w:rPrChange>
              </w:rPr>
              <w:pPrChange w:id="959" w:author="Nick.Tolimieri" w:date="2022-09-06T09:57:00Z">
                <w:pPr>
                  <w:jc w:val="right"/>
                </w:pPr>
              </w:pPrChange>
            </w:pPr>
            <w:ins w:id="960" w:author="Nick.Tolimieri" w:date="2022-09-06T09:57:00Z">
              <w:r w:rsidRPr="001A7F6C">
                <w:rPr>
                  <w:rFonts w:asciiTheme="minorHAnsi" w:eastAsiaTheme="minorHAnsi" w:hAnsiTheme="minorHAnsi" w:cstheme="minorBidi"/>
                  <w:sz w:val="22"/>
                  <w:szCs w:val="22"/>
                  <w:rPrChange w:id="961"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962" w:author="Nick.Tolimieri" w:date="2022-09-06T09:57:00Z"/>
                <w:rFonts w:asciiTheme="minorHAnsi" w:eastAsiaTheme="minorHAnsi" w:hAnsiTheme="minorHAnsi" w:cstheme="minorBidi"/>
                <w:sz w:val="22"/>
                <w:szCs w:val="22"/>
                <w:rPrChange w:id="963" w:author="Nick.Tolimieri" w:date="2022-09-06T09:57:00Z">
                  <w:rPr>
                    <w:ins w:id="964" w:author="Nick.Tolimieri" w:date="2022-09-06T09:57:00Z"/>
                    <w:rFonts w:ascii="Calibri" w:hAnsi="Calibri" w:cs="Calibri"/>
                    <w:color w:val="000000"/>
                    <w:sz w:val="22"/>
                    <w:szCs w:val="22"/>
                  </w:rPr>
                </w:rPrChange>
              </w:rPr>
              <w:pPrChange w:id="965" w:author="Nick.Tolimieri" w:date="2022-09-06T09:57:00Z">
                <w:pPr>
                  <w:jc w:val="right"/>
                </w:pPr>
              </w:pPrChange>
            </w:pPr>
            <w:ins w:id="966" w:author="Nick.Tolimieri" w:date="2022-09-06T09:57:00Z">
              <w:r w:rsidRPr="001A7F6C">
                <w:rPr>
                  <w:rFonts w:asciiTheme="minorHAnsi" w:eastAsiaTheme="minorHAnsi" w:hAnsiTheme="minorHAnsi" w:cstheme="minorBidi"/>
                  <w:sz w:val="22"/>
                  <w:szCs w:val="22"/>
                  <w:rPrChange w:id="967" w:author="Nick.Tolimieri" w:date="2022-09-06T09:57:00Z">
                    <w:rPr>
                      <w:rFonts w:ascii="Calibri" w:hAnsi="Calibri" w:cs="Calibri"/>
                      <w:color w:val="000000"/>
                      <w:sz w:val="22"/>
                      <w:szCs w:val="22"/>
                    </w:rPr>
                  </w:rPrChange>
                </w:rPr>
                <w:t>8</w:t>
              </w:r>
            </w:ins>
          </w:p>
        </w:tc>
        <w:tc>
          <w:tcPr>
            <w:tcW w:w="1105" w:type="dxa"/>
            <w:noWrap/>
            <w:hideMark/>
          </w:tcPr>
          <w:p w:rsidR="001A7F6C" w:rsidRPr="001A7F6C" w:rsidRDefault="001A7F6C" w:rsidP="001A7F6C">
            <w:pPr>
              <w:rPr>
                <w:ins w:id="968" w:author="Nick.Tolimieri" w:date="2022-09-06T09:57:00Z"/>
                <w:rFonts w:asciiTheme="minorHAnsi" w:eastAsiaTheme="minorHAnsi" w:hAnsiTheme="minorHAnsi" w:cstheme="minorBidi"/>
                <w:sz w:val="22"/>
                <w:szCs w:val="22"/>
                <w:rPrChange w:id="969" w:author="Nick.Tolimieri" w:date="2022-09-06T09:57:00Z">
                  <w:rPr>
                    <w:ins w:id="970" w:author="Nick.Tolimieri" w:date="2022-09-06T09:57:00Z"/>
                    <w:rFonts w:ascii="Calibri" w:hAnsi="Calibri" w:cs="Calibri"/>
                    <w:color w:val="000000"/>
                    <w:sz w:val="22"/>
                    <w:szCs w:val="22"/>
                  </w:rPr>
                </w:rPrChange>
              </w:rPr>
              <w:pPrChange w:id="971" w:author="Nick.Tolimieri" w:date="2022-09-06T09:57:00Z">
                <w:pPr>
                  <w:jc w:val="right"/>
                </w:pPr>
              </w:pPrChange>
            </w:pPr>
            <w:ins w:id="972" w:author="Nick.Tolimieri" w:date="2022-09-06T09:57:00Z">
              <w:r w:rsidRPr="001A7F6C">
                <w:rPr>
                  <w:rFonts w:asciiTheme="minorHAnsi" w:eastAsiaTheme="minorHAnsi" w:hAnsiTheme="minorHAnsi" w:cstheme="minorBidi"/>
                  <w:sz w:val="22"/>
                  <w:szCs w:val="22"/>
                  <w:rPrChange w:id="973" w:author="Nick.Tolimieri" w:date="2022-09-06T09:57:00Z">
                    <w:rPr>
                      <w:rFonts w:ascii="Calibri" w:hAnsi="Calibri" w:cs="Calibri"/>
                      <w:color w:val="000000"/>
                      <w:sz w:val="22"/>
                      <w:szCs w:val="22"/>
                    </w:rPr>
                  </w:rPrChange>
                </w:rPr>
                <w:t>8</w:t>
              </w:r>
            </w:ins>
          </w:p>
        </w:tc>
        <w:tc>
          <w:tcPr>
            <w:tcW w:w="1139" w:type="dxa"/>
            <w:noWrap/>
            <w:hideMark/>
          </w:tcPr>
          <w:p w:rsidR="001A7F6C" w:rsidRPr="001A7F6C" w:rsidRDefault="001A7F6C" w:rsidP="001A7F6C">
            <w:pPr>
              <w:rPr>
                <w:ins w:id="974" w:author="Nick.Tolimieri" w:date="2022-09-06T09:57:00Z"/>
                <w:rFonts w:asciiTheme="minorHAnsi" w:eastAsiaTheme="minorHAnsi" w:hAnsiTheme="minorHAnsi" w:cstheme="minorBidi"/>
                <w:sz w:val="22"/>
                <w:szCs w:val="22"/>
                <w:rPrChange w:id="975" w:author="Nick.Tolimieri" w:date="2022-09-06T09:57:00Z">
                  <w:rPr>
                    <w:ins w:id="976" w:author="Nick.Tolimieri" w:date="2022-09-06T09:57:00Z"/>
                    <w:rFonts w:ascii="Calibri" w:hAnsi="Calibri" w:cs="Calibri"/>
                    <w:color w:val="000000"/>
                    <w:sz w:val="22"/>
                    <w:szCs w:val="22"/>
                  </w:rPr>
                </w:rPrChange>
              </w:rPr>
              <w:pPrChange w:id="977" w:author="Nick.Tolimieri" w:date="2022-09-06T09:57:00Z">
                <w:pPr>
                  <w:jc w:val="right"/>
                </w:pPr>
              </w:pPrChange>
            </w:pPr>
            <w:ins w:id="978" w:author="Nick.Tolimieri" w:date="2022-09-06T09:57:00Z">
              <w:r w:rsidRPr="001A7F6C">
                <w:rPr>
                  <w:rFonts w:asciiTheme="minorHAnsi" w:eastAsiaTheme="minorHAnsi" w:hAnsiTheme="minorHAnsi" w:cstheme="minorBidi"/>
                  <w:sz w:val="22"/>
                  <w:szCs w:val="22"/>
                  <w:rPrChange w:id="979" w:author="Nick.Tolimieri" w:date="2022-09-06T09:57:00Z">
                    <w:rPr>
                      <w:rFonts w:ascii="Calibri" w:hAnsi="Calibri" w:cs="Calibri"/>
                      <w:color w:val="000000"/>
                      <w:sz w:val="22"/>
                      <w:szCs w:val="22"/>
                    </w:rPr>
                  </w:rPrChange>
                </w:rPr>
                <w:t>8</w:t>
              </w:r>
            </w:ins>
          </w:p>
        </w:tc>
        <w:tc>
          <w:tcPr>
            <w:tcW w:w="1269" w:type="dxa"/>
            <w:noWrap/>
            <w:hideMark/>
          </w:tcPr>
          <w:p w:rsidR="001A7F6C" w:rsidRPr="001A7F6C" w:rsidRDefault="001A7F6C" w:rsidP="001A7F6C">
            <w:pPr>
              <w:rPr>
                <w:ins w:id="980" w:author="Nick.Tolimieri" w:date="2022-09-06T09:57:00Z"/>
                <w:rFonts w:asciiTheme="minorHAnsi" w:eastAsiaTheme="minorHAnsi" w:hAnsiTheme="minorHAnsi" w:cstheme="minorBidi"/>
                <w:sz w:val="22"/>
                <w:szCs w:val="22"/>
                <w:rPrChange w:id="981" w:author="Nick.Tolimieri" w:date="2022-09-06T09:57:00Z">
                  <w:rPr>
                    <w:ins w:id="982" w:author="Nick.Tolimieri" w:date="2022-09-06T09:57:00Z"/>
                    <w:rFonts w:ascii="Calibri" w:hAnsi="Calibri" w:cs="Calibri"/>
                    <w:color w:val="000000"/>
                    <w:sz w:val="22"/>
                    <w:szCs w:val="22"/>
                  </w:rPr>
                </w:rPrChange>
              </w:rPr>
              <w:pPrChange w:id="983" w:author="Nick.Tolimieri" w:date="2022-09-06T09:57:00Z">
                <w:pPr>
                  <w:jc w:val="right"/>
                </w:pPr>
              </w:pPrChange>
            </w:pPr>
            <w:ins w:id="984" w:author="Nick.Tolimieri" w:date="2022-09-06T09:57:00Z">
              <w:r w:rsidRPr="001A7F6C">
                <w:rPr>
                  <w:rFonts w:asciiTheme="minorHAnsi" w:eastAsiaTheme="minorHAnsi" w:hAnsiTheme="minorHAnsi" w:cstheme="minorBidi"/>
                  <w:sz w:val="22"/>
                  <w:szCs w:val="22"/>
                  <w:rPrChange w:id="985" w:author="Nick.Tolimieri" w:date="2022-09-06T09:57:00Z">
                    <w:rPr>
                      <w:rFonts w:ascii="Calibri" w:hAnsi="Calibri" w:cs="Calibri"/>
                      <w:color w:val="000000"/>
                      <w:sz w:val="22"/>
                      <w:szCs w:val="22"/>
                    </w:rPr>
                  </w:rPrChange>
                </w:rPr>
                <w:t>2.58</w:t>
              </w:r>
            </w:ins>
          </w:p>
        </w:tc>
        <w:tc>
          <w:tcPr>
            <w:tcW w:w="1141" w:type="dxa"/>
            <w:noWrap/>
            <w:hideMark/>
          </w:tcPr>
          <w:p w:rsidR="001A7F6C" w:rsidRPr="001A7F6C" w:rsidRDefault="001A7F6C" w:rsidP="001A7F6C">
            <w:pPr>
              <w:rPr>
                <w:ins w:id="986" w:author="Nick.Tolimieri" w:date="2022-09-06T09:57:00Z"/>
                <w:rFonts w:asciiTheme="minorHAnsi" w:eastAsiaTheme="minorHAnsi" w:hAnsiTheme="minorHAnsi" w:cstheme="minorBidi"/>
                <w:sz w:val="22"/>
                <w:szCs w:val="22"/>
                <w:rPrChange w:id="987" w:author="Nick.Tolimieri" w:date="2022-09-06T09:57:00Z">
                  <w:rPr>
                    <w:ins w:id="988" w:author="Nick.Tolimieri" w:date="2022-09-06T09:57:00Z"/>
                    <w:rFonts w:ascii="Calibri" w:hAnsi="Calibri" w:cs="Calibri"/>
                    <w:color w:val="000000"/>
                    <w:sz w:val="22"/>
                    <w:szCs w:val="22"/>
                  </w:rPr>
                </w:rPrChange>
              </w:rPr>
              <w:pPrChange w:id="989" w:author="Nick.Tolimieri" w:date="2022-09-06T09:57:00Z">
                <w:pPr>
                  <w:jc w:val="right"/>
                </w:pPr>
              </w:pPrChange>
            </w:pPr>
            <w:ins w:id="990" w:author="Nick.Tolimieri" w:date="2022-09-06T09:57:00Z">
              <w:r w:rsidRPr="001A7F6C">
                <w:rPr>
                  <w:rFonts w:asciiTheme="minorHAnsi" w:eastAsiaTheme="minorHAnsi" w:hAnsiTheme="minorHAnsi" w:cstheme="minorBidi"/>
                  <w:sz w:val="22"/>
                  <w:szCs w:val="22"/>
                  <w:rPrChange w:id="991" w:author="Nick.Tolimieri" w:date="2022-09-06T09:57:00Z">
                    <w:rPr>
                      <w:rFonts w:ascii="Calibri" w:hAnsi="Calibri" w:cs="Calibri"/>
                      <w:color w:val="000000"/>
                      <w:sz w:val="22"/>
                      <w:szCs w:val="22"/>
                    </w:rPr>
                  </w:rPrChange>
                </w:rPr>
                <w:t>0.67</w:t>
              </w:r>
            </w:ins>
          </w:p>
        </w:tc>
        <w:tc>
          <w:tcPr>
            <w:tcW w:w="1141" w:type="dxa"/>
            <w:noWrap/>
            <w:hideMark/>
          </w:tcPr>
          <w:p w:rsidR="001A7F6C" w:rsidRPr="001A7F6C" w:rsidRDefault="001A7F6C" w:rsidP="001A7F6C">
            <w:pPr>
              <w:rPr>
                <w:ins w:id="992" w:author="Nick.Tolimieri" w:date="2022-09-06T09:57:00Z"/>
                <w:rFonts w:asciiTheme="minorHAnsi" w:eastAsiaTheme="minorHAnsi" w:hAnsiTheme="minorHAnsi" w:cstheme="minorBidi"/>
                <w:sz w:val="22"/>
                <w:szCs w:val="22"/>
                <w:rPrChange w:id="993" w:author="Nick.Tolimieri" w:date="2022-09-06T09:57:00Z">
                  <w:rPr>
                    <w:ins w:id="994" w:author="Nick.Tolimieri" w:date="2022-09-06T09:57:00Z"/>
                    <w:rFonts w:ascii="Calibri" w:hAnsi="Calibri" w:cs="Calibri"/>
                    <w:color w:val="000000"/>
                    <w:sz w:val="22"/>
                    <w:szCs w:val="22"/>
                  </w:rPr>
                </w:rPrChange>
              </w:rPr>
              <w:pPrChange w:id="995" w:author="Nick.Tolimieri" w:date="2022-09-06T09:57:00Z">
                <w:pPr>
                  <w:jc w:val="right"/>
                </w:pPr>
              </w:pPrChange>
            </w:pPr>
            <w:ins w:id="996" w:author="Nick.Tolimieri" w:date="2022-09-06T09:57:00Z">
              <w:r w:rsidRPr="001A7F6C">
                <w:rPr>
                  <w:rFonts w:asciiTheme="minorHAnsi" w:eastAsiaTheme="minorHAnsi" w:hAnsiTheme="minorHAnsi" w:cstheme="minorBidi"/>
                  <w:sz w:val="22"/>
                  <w:szCs w:val="22"/>
                  <w:rPrChange w:id="997" w:author="Nick.Tolimieri" w:date="2022-09-06T09:57:00Z">
                    <w:rPr>
                      <w:rFonts w:ascii="Calibri" w:hAnsi="Calibri" w:cs="Calibri"/>
                      <w:color w:val="000000"/>
                      <w:sz w:val="22"/>
                      <w:szCs w:val="22"/>
                    </w:rPr>
                  </w:rPrChange>
                </w:rPr>
                <w:t>3.33</w:t>
              </w:r>
            </w:ins>
          </w:p>
        </w:tc>
      </w:tr>
      <w:tr w:rsidR="001A7F6C" w:rsidRPr="001A7F6C" w:rsidTr="001A7F6C">
        <w:trPr>
          <w:trHeight w:val="300"/>
          <w:ins w:id="998" w:author="Nick.Tolimieri" w:date="2022-09-06T09:57:00Z"/>
        </w:trPr>
        <w:tc>
          <w:tcPr>
            <w:tcW w:w="2814" w:type="dxa"/>
            <w:noWrap/>
            <w:hideMark/>
          </w:tcPr>
          <w:p w:rsidR="001A7F6C" w:rsidRPr="001A7F6C" w:rsidRDefault="001A7F6C">
            <w:pPr>
              <w:rPr>
                <w:ins w:id="999" w:author="Nick.Tolimieri" w:date="2022-09-06T09:57:00Z"/>
                <w:rFonts w:asciiTheme="minorHAnsi" w:eastAsiaTheme="minorHAnsi" w:hAnsiTheme="minorHAnsi" w:cstheme="minorBidi"/>
                <w:sz w:val="22"/>
                <w:szCs w:val="22"/>
                <w:rPrChange w:id="1000" w:author="Nick.Tolimieri" w:date="2022-09-06T09:57:00Z">
                  <w:rPr>
                    <w:ins w:id="1001" w:author="Nick.Tolimieri" w:date="2022-09-06T09:57:00Z"/>
                    <w:rFonts w:ascii="Calibri" w:hAnsi="Calibri" w:cs="Calibri"/>
                    <w:color w:val="000000"/>
                    <w:sz w:val="22"/>
                    <w:szCs w:val="22"/>
                  </w:rPr>
                </w:rPrChange>
              </w:rPr>
            </w:pPr>
            <w:proofErr w:type="spellStart"/>
            <w:ins w:id="1002" w:author="Nick.Tolimieri" w:date="2022-09-06T09:57:00Z">
              <w:r w:rsidRPr="001A7F6C">
                <w:rPr>
                  <w:rFonts w:asciiTheme="minorHAnsi" w:eastAsiaTheme="minorHAnsi" w:hAnsiTheme="minorHAnsi" w:cstheme="minorBidi"/>
                  <w:sz w:val="22"/>
                  <w:szCs w:val="22"/>
                  <w:rPrChange w:id="1003"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1004"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1005"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1006"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1007" w:author="Nick.Tolimieri" w:date="2022-09-06T09:57:00Z"/>
                <w:rFonts w:asciiTheme="minorHAnsi" w:eastAsiaTheme="minorHAnsi" w:hAnsiTheme="minorHAnsi" w:cstheme="minorBidi"/>
                <w:sz w:val="22"/>
                <w:szCs w:val="22"/>
                <w:rPrChange w:id="1008" w:author="Nick.Tolimieri" w:date="2022-09-06T09:57:00Z">
                  <w:rPr>
                    <w:ins w:id="1009" w:author="Nick.Tolimieri" w:date="2022-09-06T09:57:00Z"/>
                    <w:rFonts w:ascii="Calibri" w:hAnsi="Calibri" w:cs="Calibri"/>
                    <w:color w:val="000000"/>
                    <w:sz w:val="22"/>
                    <w:szCs w:val="22"/>
                  </w:rPr>
                </w:rPrChange>
              </w:rPr>
              <w:pPrChange w:id="1010" w:author="Nick.Tolimieri" w:date="2022-09-06T09:57:00Z">
                <w:pPr>
                  <w:jc w:val="right"/>
                </w:pPr>
              </w:pPrChange>
            </w:pPr>
            <w:ins w:id="1011" w:author="Nick.Tolimieri" w:date="2022-09-06T09:57:00Z">
              <w:r w:rsidRPr="001A7F6C">
                <w:rPr>
                  <w:rFonts w:asciiTheme="minorHAnsi" w:eastAsiaTheme="minorHAnsi" w:hAnsiTheme="minorHAnsi" w:cstheme="minorBidi"/>
                  <w:sz w:val="22"/>
                  <w:szCs w:val="22"/>
                  <w:rPrChange w:id="1012" w:author="Nick.Tolimieri" w:date="2022-09-06T09:57:00Z">
                    <w:rPr>
                      <w:rFonts w:ascii="Calibri" w:hAnsi="Calibri" w:cs="Calibri"/>
                      <w:color w:val="000000"/>
                      <w:sz w:val="22"/>
                      <w:szCs w:val="22"/>
                    </w:rPr>
                  </w:rPrChange>
                </w:rPr>
                <w:t>2010</w:t>
              </w:r>
            </w:ins>
          </w:p>
        </w:tc>
        <w:tc>
          <w:tcPr>
            <w:tcW w:w="1177" w:type="dxa"/>
            <w:noWrap/>
            <w:hideMark/>
          </w:tcPr>
          <w:p w:rsidR="001A7F6C" w:rsidRPr="001A7F6C" w:rsidRDefault="001A7F6C" w:rsidP="001A7F6C">
            <w:pPr>
              <w:rPr>
                <w:ins w:id="1013" w:author="Nick.Tolimieri" w:date="2022-09-06T09:57:00Z"/>
                <w:rFonts w:asciiTheme="minorHAnsi" w:eastAsiaTheme="minorHAnsi" w:hAnsiTheme="minorHAnsi" w:cstheme="minorBidi"/>
                <w:sz w:val="22"/>
                <w:szCs w:val="22"/>
                <w:rPrChange w:id="1014" w:author="Nick.Tolimieri" w:date="2022-09-06T09:57:00Z">
                  <w:rPr>
                    <w:ins w:id="1015" w:author="Nick.Tolimieri" w:date="2022-09-06T09:57:00Z"/>
                    <w:rFonts w:ascii="Calibri" w:hAnsi="Calibri" w:cs="Calibri"/>
                    <w:color w:val="000000"/>
                    <w:sz w:val="22"/>
                    <w:szCs w:val="22"/>
                  </w:rPr>
                </w:rPrChange>
              </w:rPr>
              <w:pPrChange w:id="1016" w:author="Nick.Tolimieri" w:date="2022-09-06T09:57:00Z">
                <w:pPr>
                  <w:jc w:val="right"/>
                </w:pPr>
              </w:pPrChange>
            </w:pPr>
            <w:ins w:id="1017" w:author="Nick.Tolimieri" w:date="2022-09-06T09:57:00Z">
              <w:r w:rsidRPr="001A7F6C">
                <w:rPr>
                  <w:rFonts w:asciiTheme="minorHAnsi" w:eastAsiaTheme="minorHAnsi" w:hAnsiTheme="minorHAnsi" w:cstheme="minorBidi"/>
                  <w:sz w:val="22"/>
                  <w:szCs w:val="22"/>
                  <w:rPrChange w:id="1018" w:author="Nick.Tolimieri" w:date="2022-09-06T09:57:00Z">
                    <w:rPr>
                      <w:rFonts w:ascii="Calibri" w:hAnsi="Calibri" w:cs="Calibri"/>
                      <w:color w:val="000000"/>
                      <w:sz w:val="22"/>
                      <w:szCs w:val="22"/>
                    </w:rPr>
                  </w:rPrChange>
                </w:rPr>
                <w:t>29</w:t>
              </w:r>
            </w:ins>
          </w:p>
        </w:tc>
        <w:tc>
          <w:tcPr>
            <w:tcW w:w="1271" w:type="dxa"/>
            <w:noWrap/>
            <w:hideMark/>
          </w:tcPr>
          <w:p w:rsidR="001A7F6C" w:rsidRPr="001A7F6C" w:rsidRDefault="001A7F6C" w:rsidP="001A7F6C">
            <w:pPr>
              <w:rPr>
                <w:ins w:id="1019" w:author="Nick.Tolimieri" w:date="2022-09-06T09:57:00Z"/>
                <w:rFonts w:asciiTheme="minorHAnsi" w:eastAsiaTheme="minorHAnsi" w:hAnsiTheme="minorHAnsi" w:cstheme="minorBidi"/>
                <w:sz w:val="22"/>
                <w:szCs w:val="22"/>
                <w:rPrChange w:id="1020" w:author="Nick.Tolimieri" w:date="2022-09-06T09:57:00Z">
                  <w:rPr>
                    <w:ins w:id="1021" w:author="Nick.Tolimieri" w:date="2022-09-06T09:57:00Z"/>
                    <w:rFonts w:ascii="Calibri" w:hAnsi="Calibri" w:cs="Calibri"/>
                    <w:color w:val="000000"/>
                    <w:sz w:val="22"/>
                    <w:szCs w:val="22"/>
                  </w:rPr>
                </w:rPrChange>
              </w:rPr>
              <w:pPrChange w:id="1022" w:author="Nick.Tolimieri" w:date="2022-09-06T09:57:00Z">
                <w:pPr>
                  <w:jc w:val="right"/>
                </w:pPr>
              </w:pPrChange>
            </w:pPr>
            <w:ins w:id="1023" w:author="Nick.Tolimieri" w:date="2022-09-06T09:57:00Z">
              <w:r w:rsidRPr="001A7F6C">
                <w:rPr>
                  <w:rFonts w:asciiTheme="minorHAnsi" w:eastAsiaTheme="minorHAnsi" w:hAnsiTheme="minorHAnsi" w:cstheme="minorBidi"/>
                  <w:sz w:val="22"/>
                  <w:szCs w:val="22"/>
                  <w:rPrChange w:id="1024" w:author="Nick.Tolimieri" w:date="2022-09-06T09:57:00Z">
                    <w:rPr>
                      <w:rFonts w:ascii="Calibri" w:hAnsi="Calibri" w:cs="Calibri"/>
                      <w:color w:val="000000"/>
                      <w:sz w:val="22"/>
                      <w:szCs w:val="22"/>
                    </w:rPr>
                  </w:rPrChange>
                </w:rPr>
                <w:t>2</w:t>
              </w:r>
            </w:ins>
          </w:p>
        </w:tc>
        <w:tc>
          <w:tcPr>
            <w:tcW w:w="1085" w:type="dxa"/>
            <w:noWrap/>
            <w:hideMark/>
          </w:tcPr>
          <w:p w:rsidR="001A7F6C" w:rsidRPr="001A7F6C" w:rsidRDefault="001A7F6C" w:rsidP="001A7F6C">
            <w:pPr>
              <w:rPr>
                <w:ins w:id="1025" w:author="Nick.Tolimieri" w:date="2022-09-06T09:57:00Z"/>
                <w:rFonts w:asciiTheme="minorHAnsi" w:eastAsiaTheme="minorHAnsi" w:hAnsiTheme="minorHAnsi" w:cstheme="minorBidi"/>
                <w:sz w:val="22"/>
                <w:szCs w:val="22"/>
                <w:rPrChange w:id="1026" w:author="Nick.Tolimieri" w:date="2022-09-06T09:57:00Z">
                  <w:rPr>
                    <w:ins w:id="1027" w:author="Nick.Tolimieri" w:date="2022-09-06T09:57:00Z"/>
                    <w:rFonts w:ascii="Calibri" w:hAnsi="Calibri" w:cs="Calibri"/>
                    <w:color w:val="000000"/>
                    <w:sz w:val="22"/>
                    <w:szCs w:val="22"/>
                  </w:rPr>
                </w:rPrChange>
              </w:rPr>
              <w:pPrChange w:id="1028" w:author="Nick.Tolimieri" w:date="2022-09-06T09:57:00Z">
                <w:pPr>
                  <w:jc w:val="right"/>
                </w:pPr>
              </w:pPrChange>
            </w:pPr>
            <w:ins w:id="1029" w:author="Nick.Tolimieri" w:date="2022-09-06T09:57:00Z">
              <w:r w:rsidRPr="001A7F6C">
                <w:rPr>
                  <w:rFonts w:asciiTheme="minorHAnsi" w:eastAsiaTheme="minorHAnsi" w:hAnsiTheme="minorHAnsi" w:cstheme="minorBidi"/>
                  <w:sz w:val="22"/>
                  <w:szCs w:val="22"/>
                  <w:rPrChange w:id="1030" w:author="Nick.Tolimieri" w:date="2022-09-06T09:57:00Z">
                    <w:rPr>
                      <w:rFonts w:ascii="Calibri" w:hAnsi="Calibri" w:cs="Calibri"/>
                      <w:color w:val="000000"/>
                      <w:sz w:val="22"/>
                      <w:szCs w:val="22"/>
                    </w:rPr>
                  </w:rPrChange>
                </w:rPr>
                <w:t>15</w:t>
              </w:r>
            </w:ins>
          </w:p>
        </w:tc>
        <w:tc>
          <w:tcPr>
            <w:tcW w:w="1105" w:type="dxa"/>
            <w:noWrap/>
            <w:hideMark/>
          </w:tcPr>
          <w:p w:rsidR="001A7F6C" w:rsidRPr="001A7F6C" w:rsidRDefault="001A7F6C" w:rsidP="001A7F6C">
            <w:pPr>
              <w:rPr>
                <w:ins w:id="1031" w:author="Nick.Tolimieri" w:date="2022-09-06T09:57:00Z"/>
                <w:rFonts w:asciiTheme="minorHAnsi" w:eastAsiaTheme="minorHAnsi" w:hAnsiTheme="minorHAnsi" w:cstheme="minorBidi"/>
                <w:sz w:val="22"/>
                <w:szCs w:val="22"/>
                <w:rPrChange w:id="1032" w:author="Nick.Tolimieri" w:date="2022-09-06T09:57:00Z">
                  <w:rPr>
                    <w:ins w:id="1033" w:author="Nick.Tolimieri" w:date="2022-09-06T09:57:00Z"/>
                    <w:rFonts w:ascii="Calibri" w:hAnsi="Calibri" w:cs="Calibri"/>
                    <w:color w:val="000000"/>
                    <w:sz w:val="22"/>
                    <w:szCs w:val="22"/>
                  </w:rPr>
                </w:rPrChange>
              </w:rPr>
              <w:pPrChange w:id="1034" w:author="Nick.Tolimieri" w:date="2022-09-06T09:57:00Z">
                <w:pPr>
                  <w:jc w:val="right"/>
                </w:pPr>
              </w:pPrChange>
            </w:pPr>
            <w:ins w:id="1035" w:author="Nick.Tolimieri" w:date="2022-09-06T09:57:00Z">
              <w:r w:rsidRPr="001A7F6C">
                <w:rPr>
                  <w:rFonts w:asciiTheme="minorHAnsi" w:eastAsiaTheme="minorHAnsi" w:hAnsiTheme="minorHAnsi" w:cstheme="minorBidi"/>
                  <w:sz w:val="22"/>
                  <w:szCs w:val="22"/>
                  <w:rPrChange w:id="1036" w:author="Nick.Tolimieri" w:date="2022-09-06T09:57:00Z">
                    <w:rPr>
                      <w:rFonts w:ascii="Calibri" w:hAnsi="Calibri" w:cs="Calibri"/>
                      <w:color w:val="000000"/>
                      <w:sz w:val="22"/>
                      <w:szCs w:val="22"/>
                    </w:rPr>
                  </w:rPrChange>
                </w:rPr>
                <w:t>7</w:t>
              </w:r>
            </w:ins>
          </w:p>
        </w:tc>
        <w:tc>
          <w:tcPr>
            <w:tcW w:w="1139" w:type="dxa"/>
            <w:noWrap/>
            <w:hideMark/>
          </w:tcPr>
          <w:p w:rsidR="001A7F6C" w:rsidRPr="001A7F6C" w:rsidRDefault="001A7F6C" w:rsidP="001A7F6C">
            <w:pPr>
              <w:rPr>
                <w:ins w:id="1037" w:author="Nick.Tolimieri" w:date="2022-09-06T09:57:00Z"/>
                <w:rFonts w:asciiTheme="minorHAnsi" w:eastAsiaTheme="minorHAnsi" w:hAnsiTheme="minorHAnsi" w:cstheme="minorBidi"/>
                <w:sz w:val="22"/>
                <w:szCs w:val="22"/>
                <w:rPrChange w:id="1038" w:author="Nick.Tolimieri" w:date="2022-09-06T09:57:00Z">
                  <w:rPr>
                    <w:ins w:id="1039" w:author="Nick.Tolimieri" w:date="2022-09-06T09:57:00Z"/>
                    <w:rFonts w:ascii="Calibri" w:hAnsi="Calibri" w:cs="Calibri"/>
                    <w:color w:val="000000"/>
                    <w:sz w:val="22"/>
                    <w:szCs w:val="22"/>
                  </w:rPr>
                </w:rPrChange>
              </w:rPr>
              <w:pPrChange w:id="1040" w:author="Nick.Tolimieri" w:date="2022-09-06T09:57:00Z">
                <w:pPr>
                  <w:jc w:val="right"/>
                </w:pPr>
              </w:pPrChange>
            </w:pPr>
            <w:ins w:id="1041" w:author="Nick.Tolimieri" w:date="2022-09-06T09:57:00Z">
              <w:r w:rsidRPr="001A7F6C">
                <w:rPr>
                  <w:rFonts w:asciiTheme="minorHAnsi" w:eastAsiaTheme="minorHAnsi" w:hAnsiTheme="minorHAnsi" w:cstheme="minorBidi"/>
                  <w:sz w:val="22"/>
                  <w:szCs w:val="22"/>
                  <w:rPrChange w:id="1042" w:author="Nick.Tolimieri" w:date="2022-09-06T09:57:00Z">
                    <w:rPr>
                      <w:rFonts w:ascii="Calibri" w:hAnsi="Calibri" w:cs="Calibri"/>
                      <w:color w:val="000000"/>
                      <w:sz w:val="22"/>
                      <w:szCs w:val="22"/>
                    </w:rPr>
                  </w:rPrChange>
                </w:rPr>
                <w:t>8</w:t>
              </w:r>
            </w:ins>
          </w:p>
        </w:tc>
        <w:tc>
          <w:tcPr>
            <w:tcW w:w="1269" w:type="dxa"/>
            <w:noWrap/>
            <w:hideMark/>
          </w:tcPr>
          <w:p w:rsidR="001A7F6C" w:rsidRPr="001A7F6C" w:rsidRDefault="001A7F6C" w:rsidP="001A7F6C">
            <w:pPr>
              <w:rPr>
                <w:ins w:id="1043" w:author="Nick.Tolimieri" w:date="2022-09-06T09:57:00Z"/>
                <w:rFonts w:asciiTheme="minorHAnsi" w:eastAsiaTheme="minorHAnsi" w:hAnsiTheme="minorHAnsi" w:cstheme="minorBidi"/>
                <w:sz w:val="22"/>
                <w:szCs w:val="22"/>
                <w:rPrChange w:id="1044" w:author="Nick.Tolimieri" w:date="2022-09-06T09:57:00Z">
                  <w:rPr>
                    <w:ins w:id="1045" w:author="Nick.Tolimieri" w:date="2022-09-06T09:57:00Z"/>
                    <w:rFonts w:ascii="Calibri" w:hAnsi="Calibri" w:cs="Calibri"/>
                    <w:color w:val="000000"/>
                    <w:sz w:val="22"/>
                    <w:szCs w:val="22"/>
                  </w:rPr>
                </w:rPrChange>
              </w:rPr>
              <w:pPrChange w:id="1046" w:author="Nick.Tolimieri" w:date="2022-09-06T09:57:00Z">
                <w:pPr>
                  <w:jc w:val="right"/>
                </w:pPr>
              </w:pPrChange>
            </w:pPr>
            <w:ins w:id="1047" w:author="Nick.Tolimieri" w:date="2022-09-06T09:57:00Z">
              <w:r w:rsidRPr="001A7F6C">
                <w:rPr>
                  <w:rFonts w:asciiTheme="minorHAnsi" w:eastAsiaTheme="minorHAnsi" w:hAnsiTheme="minorHAnsi" w:cstheme="minorBidi"/>
                  <w:sz w:val="22"/>
                  <w:szCs w:val="22"/>
                  <w:rPrChange w:id="1048" w:author="Nick.Tolimieri" w:date="2022-09-06T09:57:00Z">
                    <w:rPr>
                      <w:rFonts w:ascii="Calibri" w:hAnsi="Calibri" w:cs="Calibri"/>
                      <w:color w:val="000000"/>
                      <w:sz w:val="22"/>
                      <w:szCs w:val="22"/>
                    </w:rPr>
                  </w:rPrChange>
                </w:rPr>
                <w:t>1.51</w:t>
              </w:r>
            </w:ins>
          </w:p>
        </w:tc>
        <w:tc>
          <w:tcPr>
            <w:tcW w:w="1141" w:type="dxa"/>
            <w:noWrap/>
            <w:hideMark/>
          </w:tcPr>
          <w:p w:rsidR="001A7F6C" w:rsidRPr="001A7F6C" w:rsidRDefault="001A7F6C" w:rsidP="001A7F6C">
            <w:pPr>
              <w:rPr>
                <w:ins w:id="1049" w:author="Nick.Tolimieri" w:date="2022-09-06T09:57:00Z"/>
                <w:rFonts w:asciiTheme="minorHAnsi" w:eastAsiaTheme="minorHAnsi" w:hAnsiTheme="minorHAnsi" w:cstheme="minorBidi"/>
                <w:sz w:val="22"/>
                <w:szCs w:val="22"/>
                <w:rPrChange w:id="1050" w:author="Nick.Tolimieri" w:date="2022-09-06T09:57:00Z">
                  <w:rPr>
                    <w:ins w:id="1051" w:author="Nick.Tolimieri" w:date="2022-09-06T09:57:00Z"/>
                    <w:rFonts w:ascii="Calibri" w:hAnsi="Calibri" w:cs="Calibri"/>
                    <w:color w:val="000000"/>
                    <w:sz w:val="22"/>
                    <w:szCs w:val="22"/>
                  </w:rPr>
                </w:rPrChange>
              </w:rPr>
              <w:pPrChange w:id="1052" w:author="Nick.Tolimieri" w:date="2022-09-06T09:57:00Z">
                <w:pPr>
                  <w:jc w:val="right"/>
                </w:pPr>
              </w:pPrChange>
            </w:pPr>
            <w:ins w:id="1053" w:author="Nick.Tolimieri" w:date="2022-09-06T09:57:00Z">
              <w:r w:rsidRPr="001A7F6C">
                <w:rPr>
                  <w:rFonts w:asciiTheme="minorHAnsi" w:eastAsiaTheme="minorHAnsi" w:hAnsiTheme="minorHAnsi" w:cstheme="minorBidi"/>
                  <w:sz w:val="22"/>
                  <w:szCs w:val="22"/>
                  <w:rPrChange w:id="1054" w:author="Nick.Tolimieri" w:date="2022-09-06T09:57:00Z">
                    <w:rPr>
                      <w:rFonts w:ascii="Calibri" w:hAnsi="Calibri" w:cs="Calibri"/>
                      <w:color w:val="000000"/>
                      <w:sz w:val="22"/>
                      <w:szCs w:val="22"/>
                    </w:rPr>
                  </w:rPrChange>
                </w:rPr>
                <w:t>0.09</w:t>
              </w:r>
            </w:ins>
          </w:p>
        </w:tc>
        <w:tc>
          <w:tcPr>
            <w:tcW w:w="1141" w:type="dxa"/>
            <w:noWrap/>
            <w:hideMark/>
          </w:tcPr>
          <w:p w:rsidR="001A7F6C" w:rsidRPr="001A7F6C" w:rsidRDefault="001A7F6C" w:rsidP="001A7F6C">
            <w:pPr>
              <w:rPr>
                <w:ins w:id="1055" w:author="Nick.Tolimieri" w:date="2022-09-06T09:57:00Z"/>
                <w:rFonts w:asciiTheme="minorHAnsi" w:eastAsiaTheme="minorHAnsi" w:hAnsiTheme="minorHAnsi" w:cstheme="minorBidi"/>
                <w:sz w:val="22"/>
                <w:szCs w:val="22"/>
                <w:rPrChange w:id="1056" w:author="Nick.Tolimieri" w:date="2022-09-06T09:57:00Z">
                  <w:rPr>
                    <w:ins w:id="1057" w:author="Nick.Tolimieri" w:date="2022-09-06T09:57:00Z"/>
                    <w:rFonts w:ascii="Calibri" w:hAnsi="Calibri" w:cs="Calibri"/>
                    <w:color w:val="000000"/>
                    <w:sz w:val="22"/>
                    <w:szCs w:val="22"/>
                  </w:rPr>
                </w:rPrChange>
              </w:rPr>
              <w:pPrChange w:id="1058" w:author="Nick.Tolimieri" w:date="2022-09-06T09:57:00Z">
                <w:pPr>
                  <w:jc w:val="right"/>
                </w:pPr>
              </w:pPrChange>
            </w:pPr>
            <w:ins w:id="1059" w:author="Nick.Tolimieri" w:date="2022-09-06T09:57:00Z">
              <w:r w:rsidRPr="001A7F6C">
                <w:rPr>
                  <w:rFonts w:asciiTheme="minorHAnsi" w:eastAsiaTheme="minorHAnsi" w:hAnsiTheme="minorHAnsi" w:cstheme="minorBidi"/>
                  <w:sz w:val="22"/>
                  <w:szCs w:val="22"/>
                  <w:rPrChange w:id="1060" w:author="Nick.Tolimieri" w:date="2022-09-06T09:57:00Z">
                    <w:rPr>
                      <w:rFonts w:ascii="Calibri" w:hAnsi="Calibri" w:cs="Calibri"/>
                      <w:color w:val="000000"/>
                      <w:sz w:val="22"/>
                      <w:szCs w:val="22"/>
                    </w:rPr>
                  </w:rPrChange>
                </w:rPr>
                <w:t>1.75</w:t>
              </w:r>
            </w:ins>
          </w:p>
        </w:tc>
      </w:tr>
      <w:tr w:rsidR="001A7F6C" w:rsidRPr="001A7F6C" w:rsidTr="001A7F6C">
        <w:trPr>
          <w:trHeight w:val="300"/>
          <w:ins w:id="1061" w:author="Nick.Tolimieri" w:date="2022-09-06T09:57:00Z"/>
        </w:trPr>
        <w:tc>
          <w:tcPr>
            <w:tcW w:w="2814" w:type="dxa"/>
            <w:noWrap/>
            <w:hideMark/>
          </w:tcPr>
          <w:p w:rsidR="001A7F6C" w:rsidRPr="001A7F6C" w:rsidRDefault="001A7F6C">
            <w:pPr>
              <w:rPr>
                <w:ins w:id="1062" w:author="Nick.Tolimieri" w:date="2022-09-06T09:57:00Z"/>
                <w:rFonts w:asciiTheme="minorHAnsi" w:eastAsiaTheme="minorHAnsi" w:hAnsiTheme="minorHAnsi" w:cstheme="minorBidi"/>
                <w:sz w:val="22"/>
                <w:szCs w:val="22"/>
                <w:rPrChange w:id="1063" w:author="Nick.Tolimieri" w:date="2022-09-06T09:57:00Z">
                  <w:rPr>
                    <w:ins w:id="1064" w:author="Nick.Tolimieri" w:date="2022-09-06T09:57:00Z"/>
                    <w:rFonts w:ascii="Calibri" w:hAnsi="Calibri" w:cs="Calibri"/>
                    <w:color w:val="000000"/>
                    <w:sz w:val="22"/>
                    <w:szCs w:val="22"/>
                  </w:rPr>
                </w:rPrChange>
              </w:rPr>
            </w:pPr>
            <w:proofErr w:type="spellStart"/>
            <w:ins w:id="1065" w:author="Nick.Tolimieri" w:date="2022-09-06T09:57:00Z">
              <w:r w:rsidRPr="001A7F6C">
                <w:rPr>
                  <w:rFonts w:asciiTheme="minorHAnsi" w:eastAsiaTheme="minorHAnsi" w:hAnsiTheme="minorHAnsi" w:cstheme="minorBidi"/>
                  <w:sz w:val="22"/>
                  <w:szCs w:val="22"/>
                  <w:rPrChange w:id="1066"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1067"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1068"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1069"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1070" w:author="Nick.Tolimieri" w:date="2022-09-06T09:57:00Z"/>
                <w:rFonts w:asciiTheme="minorHAnsi" w:eastAsiaTheme="minorHAnsi" w:hAnsiTheme="minorHAnsi" w:cstheme="minorBidi"/>
                <w:sz w:val="22"/>
                <w:szCs w:val="22"/>
                <w:rPrChange w:id="1071" w:author="Nick.Tolimieri" w:date="2022-09-06T09:57:00Z">
                  <w:rPr>
                    <w:ins w:id="1072" w:author="Nick.Tolimieri" w:date="2022-09-06T09:57:00Z"/>
                    <w:rFonts w:ascii="Calibri" w:hAnsi="Calibri" w:cs="Calibri"/>
                    <w:color w:val="000000"/>
                    <w:sz w:val="22"/>
                    <w:szCs w:val="22"/>
                  </w:rPr>
                </w:rPrChange>
              </w:rPr>
              <w:pPrChange w:id="1073" w:author="Nick.Tolimieri" w:date="2022-09-06T09:57:00Z">
                <w:pPr>
                  <w:jc w:val="right"/>
                </w:pPr>
              </w:pPrChange>
            </w:pPr>
            <w:ins w:id="1074" w:author="Nick.Tolimieri" w:date="2022-09-06T09:57:00Z">
              <w:r w:rsidRPr="001A7F6C">
                <w:rPr>
                  <w:rFonts w:asciiTheme="minorHAnsi" w:eastAsiaTheme="minorHAnsi" w:hAnsiTheme="minorHAnsi" w:cstheme="minorBidi"/>
                  <w:sz w:val="22"/>
                  <w:szCs w:val="22"/>
                  <w:rPrChange w:id="1075" w:author="Nick.Tolimieri" w:date="2022-09-06T09:57:00Z">
                    <w:rPr>
                      <w:rFonts w:ascii="Calibri" w:hAnsi="Calibri" w:cs="Calibri"/>
                      <w:color w:val="000000"/>
                      <w:sz w:val="22"/>
                      <w:szCs w:val="22"/>
                    </w:rPr>
                  </w:rPrChange>
                </w:rPr>
                <w:t>2011</w:t>
              </w:r>
            </w:ins>
          </w:p>
        </w:tc>
        <w:tc>
          <w:tcPr>
            <w:tcW w:w="1177" w:type="dxa"/>
            <w:noWrap/>
            <w:hideMark/>
          </w:tcPr>
          <w:p w:rsidR="001A7F6C" w:rsidRPr="001A7F6C" w:rsidRDefault="001A7F6C" w:rsidP="001A7F6C">
            <w:pPr>
              <w:rPr>
                <w:ins w:id="1076" w:author="Nick.Tolimieri" w:date="2022-09-06T09:57:00Z"/>
                <w:rFonts w:asciiTheme="minorHAnsi" w:eastAsiaTheme="minorHAnsi" w:hAnsiTheme="minorHAnsi" w:cstheme="minorBidi"/>
                <w:sz w:val="22"/>
                <w:szCs w:val="22"/>
                <w:rPrChange w:id="1077" w:author="Nick.Tolimieri" w:date="2022-09-06T09:57:00Z">
                  <w:rPr>
                    <w:ins w:id="1078" w:author="Nick.Tolimieri" w:date="2022-09-06T09:57:00Z"/>
                    <w:rFonts w:ascii="Calibri" w:hAnsi="Calibri" w:cs="Calibri"/>
                    <w:color w:val="000000"/>
                    <w:sz w:val="22"/>
                    <w:szCs w:val="22"/>
                  </w:rPr>
                </w:rPrChange>
              </w:rPr>
              <w:pPrChange w:id="1079" w:author="Nick.Tolimieri" w:date="2022-09-06T09:57:00Z">
                <w:pPr>
                  <w:jc w:val="right"/>
                </w:pPr>
              </w:pPrChange>
            </w:pPr>
            <w:ins w:id="1080" w:author="Nick.Tolimieri" w:date="2022-09-06T09:57:00Z">
              <w:r w:rsidRPr="001A7F6C">
                <w:rPr>
                  <w:rFonts w:asciiTheme="minorHAnsi" w:eastAsiaTheme="minorHAnsi" w:hAnsiTheme="minorHAnsi" w:cstheme="minorBidi"/>
                  <w:sz w:val="22"/>
                  <w:szCs w:val="22"/>
                  <w:rPrChange w:id="1081" w:author="Nick.Tolimieri" w:date="2022-09-06T09:57:00Z">
                    <w:rPr>
                      <w:rFonts w:ascii="Calibri" w:hAnsi="Calibri" w:cs="Calibri"/>
                      <w:color w:val="000000"/>
                      <w:sz w:val="22"/>
                      <w:szCs w:val="22"/>
                    </w:rPr>
                  </w:rPrChange>
                </w:rPr>
                <w:t>7</w:t>
              </w:r>
            </w:ins>
          </w:p>
        </w:tc>
        <w:tc>
          <w:tcPr>
            <w:tcW w:w="1271" w:type="dxa"/>
            <w:noWrap/>
            <w:hideMark/>
          </w:tcPr>
          <w:p w:rsidR="001A7F6C" w:rsidRPr="001A7F6C" w:rsidRDefault="001A7F6C" w:rsidP="001A7F6C">
            <w:pPr>
              <w:rPr>
                <w:ins w:id="1082" w:author="Nick.Tolimieri" w:date="2022-09-06T09:57:00Z"/>
                <w:rFonts w:asciiTheme="minorHAnsi" w:eastAsiaTheme="minorHAnsi" w:hAnsiTheme="minorHAnsi" w:cstheme="minorBidi"/>
                <w:sz w:val="22"/>
                <w:szCs w:val="22"/>
                <w:rPrChange w:id="1083" w:author="Nick.Tolimieri" w:date="2022-09-06T09:57:00Z">
                  <w:rPr>
                    <w:ins w:id="1084" w:author="Nick.Tolimieri" w:date="2022-09-06T09:57:00Z"/>
                    <w:rFonts w:ascii="Calibri" w:hAnsi="Calibri" w:cs="Calibri"/>
                    <w:color w:val="000000"/>
                    <w:sz w:val="22"/>
                    <w:szCs w:val="22"/>
                  </w:rPr>
                </w:rPrChange>
              </w:rPr>
              <w:pPrChange w:id="1085" w:author="Nick.Tolimieri" w:date="2022-09-06T09:57:00Z">
                <w:pPr>
                  <w:jc w:val="right"/>
                </w:pPr>
              </w:pPrChange>
            </w:pPr>
            <w:ins w:id="1086" w:author="Nick.Tolimieri" w:date="2022-09-06T09:57:00Z">
              <w:r w:rsidRPr="001A7F6C">
                <w:rPr>
                  <w:rFonts w:asciiTheme="minorHAnsi" w:eastAsiaTheme="minorHAnsi" w:hAnsiTheme="minorHAnsi" w:cstheme="minorBidi"/>
                  <w:sz w:val="22"/>
                  <w:szCs w:val="22"/>
                  <w:rPrChange w:id="1087"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1088" w:author="Nick.Tolimieri" w:date="2022-09-06T09:57:00Z"/>
                <w:rFonts w:asciiTheme="minorHAnsi" w:eastAsiaTheme="minorHAnsi" w:hAnsiTheme="minorHAnsi" w:cstheme="minorBidi"/>
                <w:sz w:val="22"/>
                <w:szCs w:val="22"/>
                <w:rPrChange w:id="1089" w:author="Nick.Tolimieri" w:date="2022-09-06T09:57:00Z">
                  <w:rPr>
                    <w:ins w:id="1090" w:author="Nick.Tolimieri" w:date="2022-09-06T09:57:00Z"/>
                    <w:rFonts w:ascii="Calibri" w:hAnsi="Calibri" w:cs="Calibri"/>
                    <w:color w:val="000000"/>
                    <w:sz w:val="22"/>
                    <w:szCs w:val="22"/>
                  </w:rPr>
                </w:rPrChange>
              </w:rPr>
              <w:pPrChange w:id="1091" w:author="Nick.Tolimieri" w:date="2022-09-06T09:57:00Z">
                <w:pPr>
                  <w:jc w:val="right"/>
                </w:pPr>
              </w:pPrChange>
            </w:pPr>
            <w:ins w:id="1092" w:author="Nick.Tolimieri" w:date="2022-09-06T09:57:00Z">
              <w:r w:rsidRPr="001A7F6C">
                <w:rPr>
                  <w:rFonts w:asciiTheme="minorHAnsi" w:eastAsiaTheme="minorHAnsi" w:hAnsiTheme="minorHAnsi" w:cstheme="minorBidi"/>
                  <w:sz w:val="22"/>
                  <w:szCs w:val="22"/>
                  <w:rPrChange w:id="1093" w:author="Nick.Tolimieri" w:date="2022-09-06T09:57:00Z">
                    <w:rPr>
                      <w:rFonts w:ascii="Calibri" w:hAnsi="Calibri" w:cs="Calibri"/>
                      <w:color w:val="000000"/>
                      <w:sz w:val="22"/>
                      <w:szCs w:val="22"/>
                    </w:rPr>
                  </w:rPrChange>
                </w:rPr>
                <w:t>7</w:t>
              </w:r>
            </w:ins>
          </w:p>
        </w:tc>
        <w:tc>
          <w:tcPr>
            <w:tcW w:w="1105" w:type="dxa"/>
            <w:noWrap/>
            <w:hideMark/>
          </w:tcPr>
          <w:p w:rsidR="001A7F6C" w:rsidRPr="001A7F6C" w:rsidRDefault="001A7F6C" w:rsidP="001A7F6C">
            <w:pPr>
              <w:rPr>
                <w:ins w:id="1094" w:author="Nick.Tolimieri" w:date="2022-09-06T09:57:00Z"/>
                <w:rFonts w:asciiTheme="minorHAnsi" w:eastAsiaTheme="minorHAnsi" w:hAnsiTheme="minorHAnsi" w:cstheme="minorBidi"/>
                <w:sz w:val="22"/>
                <w:szCs w:val="22"/>
                <w:rPrChange w:id="1095" w:author="Nick.Tolimieri" w:date="2022-09-06T09:57:00Z">
                  <w:rPr>
                    <w:ins w:id="1096" w:author="Nick.Tolimieri" w:date="2022-09-06T09:57:00Z"/>
                    <w:rFonts w:ascii="Calibri" w:hAnsi="Calibri" w:cs="Calibri"/>
                    <w:color w:val="000000"/>
                    <w:sz w:val="22"/>
                    <w:szCs w:val="22"/>
                  </w:rPr>
                </w:rPrChange>
              </w:rPr>
              <w:pPrChange w:id="1097" w:author="Nick.Tolimieri" w:date="2022-09-06T09:57:00Z">
                <w:pPr>
                  <w:jc w:val="right"/>
                </w:pPr>
              </w:pPrChange>
            </w:pPr>
            <w:ins w:id="1098" w:author="Nick.Tolimieri" w:date="2022-09-06T09:57:00Z">
              <w:r w:rsidRPr="001A7F6C">
                <w:rPr>
                  <w:rFonts w:asciiTheme="minorHAnsi" w:eastAsiaTheme="minorHAnsi" w:hAnsiTheme="minorHAnsi" w:cstheme="minorBidi"/>
                  <w:sz w:val="22"/>
                  <w:szCs w:val="22"/>
                  <w:rPrChange w:id="1099" w:author="Nick.Tolimieri" w:date="2022-09-06T09:57:00Z">
                    <w:rPr>
                      <w:rFonts w:ascii="Calibri" w:hAnsi="Calibri" w:cs="Calibri"/>
                      <w:color w:val="000000"/>
                      <w:sz w:val="22"/>
                      <w:szCs w:val="22"/>
                    </w:rPr>
                  </w:rPrChange>
                </w:rPr>
                <w:t>7</w:t>
              </w:r>
            </w:ins>
          </w:p>
        </w:tc>
        <w:tc>
          <w:tcPr>
            <w:tcW w:w="1139" w:type="dxa"/>
            <w:noWrap/>
            <w:hideMark/>
          </w:tcPr>
          <w:p w:rsidR="001A7F6C" w:rsidRPr="001A7F6C" w:rsidRDefault="001A7F6C" w:rsidP="001A7F6C">
            <w:pPr>
              <w:rPr>
                <w:ins w:id="1100" w:author="Nick.Tolimieri" w:date="2022-09-06T09:57:00Z"/>
                <w:rFonts w:asciiTheme="minorHAnsi" w:eastAsiaTheme="minorHAnsi" w:hAnsiTheme="minorHAnsi" w:cstheme="minorBidi"/>
                <w:sz w:val="22"/>
                <w:szCs w:val="22"/>
                <w:rPrChange w:id="1101" w:author="Nick.Tolimieri" w:date="2022-09-06T09:57:00Z">
                  <w:rPr>
                    <w:ins w:id="1102" w:author="Nick.Tolimieri" w:date="2022-09-06T09:57:00Z"/>
                    <w:rFonts w:ascii="Calibri" w:hAnsi="Calibri" w:cs="Calibri"/>
                    <w:color w:val="000000"/>
                    <w:sz w:val="22"/>
                    <w:szCs w:val="22"/>
                  </w:rPr>
                </w:rPrChange>
              </w:rPr>
              <w:pPrChange w:id="1103" w:author="Nick.Tolimieri" w:date="2022-09-06T09:57:00Z">
                <w:pPr>
                  <w:jc w:val="right"/>
                </w:pPr>
              </w:pPrChange>
            </w:pPr>
            <w:ins w:id="1104" w:author="Nick.Tolimieri" w:date="2022-09-06T09:57:00Z">
              <w:r w:rsidRPr="001A7F6C">
                <w:rPr>
                  <w:rFonts w:asciiTheme="minorHAnsi" w:eastAsiaTheme="minorHAnsi" w:hAnsiTheme="minorHAnsi" w:cstheme="minorBidi"/>
                  <w:sz w:val="22"/>
                  <w:szCs w:val="22"/>
                  <w:rPrChange w:id="1105" w:author="Nick.Tolimieri" w:date="2022-09-06T09:57:00Z">
                    <w:rPr>
                      <w:rFonts w:ascii="Calibri" w:hAnsi="Calibri" w:cs="Calibri"/>
                      <w:color w:val="000000"/>
                      <w:sz w:val="22"/>
                      <w:szCs w:val="22"/>
                    </w:rPr>
                  </w:rPrChange>
                </w:rPr>
                <w:t>7</w:t>
              </w:r>
            </w:ins>
          </w:p>
        </w:tc>
        <w:tc>
          <w:tcPr>
            <w:tcW w:w="1269" w:type="dxa"/>
            <w:noWrap/>
            <w:hideMark/>
          </w:tcPr>
          <w:p w:rsidR="001A7F6C" w:rsidRPr="001A7F6C" w:rsidRDefault="001A7F6C" w:rsidP="001A7F6C">
            <w:pPr>
              <w:rPr>
                <w:ins w:id="1106" w:author="Nick.Tolimieri" w:date="2022-09-06T09:57:00Z"/>
                <w:rFonts w:asciiTheme="minorHAnsi" w:eastAsiaTheme="minorHAnsi" w:hAnsiTheme="minorHAnsi" w:cstheme="minorBidi"/>
                <w:sz w:val="22"/>
                <w:szCs w:val="22"/>
                <w:rPrChange w:id="1107" w:author="Nick.Tolimieri" w:date="2022-09-06T09:57:00Z">
                  <w:rPr>
                    <w:ins w:id="1108" w:author="Nick.Tolimieri" w:date="2022-09-06T09:57:00Z"/>
                    <w:rFonts w:ascii="Calibri" w:hAnsi="Calibri" w:cs="Calibri"/>
                    <w:color w:val="000000"/>
                    <w:sz w:val="22"/>
                    <w:szCs w:val="22"/>
                  </w:rPr>
                </w:rPrChange>
              </w:rPr>
              <w:pPrChange w:id="1109" w:author="Nick.Tolimieri" w:date="2022-09-06T09:57:00Z">
                <w:pPr>
                  <w:jc w:val="right"/>
                </w:pPr>
              </w:pPrChange>
            </w:pPr>
            <w:ins w:id="1110" w:author="Nick.Tolimieri" w:date="2022-09-06T09:57:00Z">
              <w:r w:rsidRPr="001A7F6C">
                <w:rPr>
                  <w:rFonts w:asciiTheme="minorHAnsi" w:eastAsiaTheme="minorHAnsi" w:hAnsiTheme="minorHAnsi" w:cstheme="minorBidi"/>
                  <w:sz w:val="22"/>
                  <w:szCs w:val="22"/>
                  <w:rPrChange w:id="1111" w:author="Nick.Tolimieri" w:date="2022-09-06T09:57:00Z">
                    <w:rPr>
                      <w:rFonts w:ascii="Calibri" w:hAnsi="Calibri" w:cs="Calibri"/>
                      <w:color w:val="000000"/>
                      <w:sz w:val="22"/>
                      <w:szCs w:val="22"/>
                    </w:rPr>
                  </w:rPrChange>
                </w:rPr>
                <w:t>1.9</w:t>
              </w:r>
            </w:ins>
          </w:p>
        </w:tc>
        <w:tc>
          <w:tcPr>
            <w:tcW w:w="1141" w:type="dxa"/>
            <w:noWrap/>
            <w:hideMark/>
          </w:tcPr>
          <w:p w:rsidR="001A7F6C" w:rsidRPr="001A7F6C" w:rsidRDefault="001A7F6C" w:rsidP="001A7F6C">
            <w:pPr>
              <w:rPr>
                <w:ins w:id="1112" w:author="Nick.Tolimieri" w:date="2022-09-06T09:57:00Z"/>
                <w:rFonts w:asciiTheme="minorHAnsi" w:eastAsiaTheme="minorHAnsi" w:hAnsiTheme="minorHAnsi" w:cstheme="minorBidi"/>
                <w:sz w:val="22"/>
                <w:szCs w:val="22"/>
                <w:rPrChange w:id="1113" w:author="Nick.Tolimieri" w:date="2022-09-06T09:57:00Z">
                  <w:rPr>
                    <w:ins w:id="1114" w:author="Nick.Tolimieri" w:date="2022-09-06T09:57:00Z"/>
                    <w:rFonts w:ascii="Calibri" w:hAnsi="Calibri" w:cs="Calibri"/>
                    <w:color w:val="000000"/>
                    <w:sz w:val="22"/>
                    <w:szCs w:val="22"/>
                  </w:rPr>
                </w:rPrChange>
              </w:rPr>
              <w:pPrChange w:id="1115" w:author="Nick.Tolimieri" w:date="2022-09-06T09:57:00Z">
                <w:pPr>
                  <w:jc w:val="right"/>
                </w:pPr>
              </w:pPrChange>
            </w:pPr>
            <w:ins w:id="1116" w:author="Nick.Tolimieri" w:date="2022-09-06T09:57:00Z">
              <w:r w:rsidRPr="001A7F6C">
                <w:rPr>
                  <w:rFonts w:asciiTheme="minorHAnsi" w:eastAsiaTheme="minorHAnsi" w:hAnsiTheme="minorHAnsi" w:cstheme="minorBidi"/>
                  <w:sz w:val="22"/>
                  <w:szCs w:val="22"/>
                  <w:rPrChange w:id="1117" w:author="Nick.Tolimieri" w:date="2022-09-06T09:57:00Z">
                    <w:rPr>
                      <w:rFonts w:ascii="Calibri" w:hAnsi="Calibri" w:cs="Calibri"/>
                      <w:color w:val="000000"/>
                      <w:sz w:val="22"/>
                      <w:szCs w:val="22"/>
                    </w:rPr>
                  </w:rPrChange>
                </w:rPr>
                <w:t>0.13</w:t>
              </w:r>
            </w:ins>
          </w:p>
        </w:tc>
        <w:tc>
          <w:tcPr>
            <w:tcW w:w="1141" w:type="dxa"/>
            <w:noWrap/>
            <w:hideMark/>
          </w:tcPr>
          <w:p w:rsidR="001A7F6C" w:rsidRPr="001A7F6C" w:rsidRDefault="001A7F6C" w:rsidP="001A7F6C">
            <w:pPr>
              <w:rPr>
                <w:ins w:id="1118" w:author="Nick.Tolimieri" w:date="2022-09-06T09:57:00Z"/>
                <w:rFonts w:asciiTheme="minorHAnsi" w:eastAsiaTheme="minorHAnsi" w:hAnsiTheme="minorHAnsi" w:cstheme="minorBidi"/>
                <w:sz w:val="22"/>
                <w:szCs w:val="22"/>
                <w:rPrChange w:id="1119" w:author="Nick.Tolimieri" w:date="2022-09-06T09:57:00Z">
                  <w:rPr>
                    <w:ins w:id="1120" w:author="Nick.Tolimieri" w:date="2022-09-06T09:57:00Z"/>
                    <w:rFonts w:ascii="Calibri" w:hAnsi="Calibri" w:cs="Calibri"/>
                    <w:color w:val="000000"/>
                    <w:sz w:val="22"/>
                    <w:szCs w:val="22"/>
                  </w:rPr>
                </w:rPrChange>
              </w:rPr>
              <w:pPrChange w:id="1121" w:author="Nick.Tolimieri" w:date="2022-09-06T09:57:00Z">
                <w:pPr>
                  <w:jc w:val="right"/>
                </w:pPr>
              </w:pPrChange>
            </w:pPr>
            <w:ins w:id="1122" w:author="Nick.Tolimieri" w:date="2022-09-06T09:57:00Z">
              <w:r w:rsidRPr="001A7F6C">
                <w:rPr>
                  <w:rFonts w:asciiTheme="minorHAnsi" w:eastAsiaTheme="minorHAnsi" w:hAnsiTheme="minorHAnsi" w:cstheme="minorBidi"/>
                  <w:sz w:val="22"/>
                  <w:szCs w:val="22"/>
                  <w:rPrChange w:id="1123" w:author="Nick.Tolimieri" w:date="2022-09-06T09:57:00Z">
                    <w:rPr>
                      <w:rFonts w:ascii="Calibri" w:hAnsi="Calibri" w:cs="Calibri"/>
                      <w:color w:val="000000"/>
                      <w:sz w:val="22"/>
                      <w:szCs w:val="22"/>
                    </w:rPr>
                  </w:rPrChange>
                </w:rPr>
                <w:t>2.05</w:t>
              </w:r>
            </w:ins>
          </w:p>
        </w:tc>
      </w:tr>
      <w:tr w:rsidR="001A7F6C" w:rsidRPr="001A7F6C" w:rsidTr="001A7F6C">
        <w:trPr>
          <w:trHeight w:val="300"/>
          <w:ins w:id="1124" w:author="Nick.Tolimieri" w:date="2022-09-06T09:57:00Z"/>
        </w:trPr>
        <w:tc>
          <w:tcPr>
            <w:tcW w:w="2814" w:type="dxa"/>
            <w:noWrap/>
            <w:hideMark/>
          </w:tcPr>
          <w:p w:rsidR="001A7F6C" w:rsidRPr="001A7F6C" w:rsidRDefault="001A7F6C">
            <w:pPr>
              <w:rPr>
                <w:ins w:id="1125" w:author="Nick.Tolimieri" w:date="2022-09-06T09:57:00Z"/>
                <w:rFonts w:asciiTheme="minorHAnsi" w:eastAsiaTheme="minorHAnsi" w:hAnsiTheme="minorHAnsi" w:cstheme="minorBidi"/>
                <w:sz w:val="22"/>
                <w:szCs w:val="22"/>
                <w:rPrChange w:id="1126" w:author="Nick.Tolimieri" w:date="2022-09-06T09:57:00Z">
                  <w:rPr>
                    <w:ins w:id="1127" w:author="Nick.Tolimieri" w:date="2022-09-06T09:57:00Z"/>
                    <w:rFonts w:ascii="Calibri" w:hAnsi="Calibri" w:cs="Calibri"/>
                    <w:color w:val="000000"/>
                    <w:sz w:val="22"/>
                    <w:szCs w:val="22"/>
                  </w:rPr>
                </w:rPrChange>
              </w:rPr>
            </w:pPr>
            <w:proofErr w:type="spellStart"/>
            <w:ins w:id="1128" w:author="Nick.Tolimieri" w:date="2022-09-06T09:57:00Z">
              <w:r w:rsidRPr="001A7F6C">
                <w:rPr>
                  <w:rFonts w:asciiTheme="minorHAnsi" w:eastAsiaTheme="minorHAnsi" w:hAnsiTheme="minorHAnsi" w:cstheme="minorBidi"/>
                  <w:sz w:val="22"/>
                  <w:szCs w:val="22"/>
                  <w:rPrChange w:id="1129"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1130"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1131"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1132"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1133" w:author="Nick.Tolimieri" w:date="2022-09-06T09:57:00Z"/>
                <w:rFonts w:asciiTheme="minorHAnsi" w:eastAsiaTheme="minorHAnsi" w:hAnsiTheme="minorHAnsi" w:cstheme="minorBidi"/>
                <w:sz w:val="22"/>
                <w:szCs w:val="22"/>
                <w:rPrChange w:id="1134" w:author="Nick.Tolimieri" w:date="2022-09-06T09:57:00Z">
                  <w:rPr>
                    <w:ins w:id="1135" w:author="Nick.Tolimieri" w:date="2022-09-06T09:57:00Z"/>
                    <w:rFonts w:ascii="Calibri" w:hAnsi="Calibri" w:cs="Calibri"/>
                    <w:color w:val="000000"/>
                    <w:sz w:val="22"/>
                    <w:szCs w:val="22"/>
                  </w:rPr>
                </w:rPrChange>
              </w:rPr>
              <w:pPrChange w:id="1136" w:author="Nick.Tolimieri" w:date="2022-09-06T09:57:00Z">
                <w:pPr>
                  <w:jc w:val="right"/>
                </w:pPr>
              </w:pPrChange>
            </w:pPr>
            <w:ins w:id="1137" w:author="Nick.Tolimieri" w:date="2022-09-06T09:57:00Z">
              <w:r w:rsidRPr="001A7F6C">
                <w:rPr>
                  <w:rFonts w:asciiTheme="minorHAnsi" w:eastAsiaTheme="minorHAnsi" w:hAnsiTheme="minorHAnsi" w:cstheme="minorBidi"/>
                  <w:sz w:val="22"/>
                  <w:szCs w:val="22"/>
                  <w:rPrChange w:id="1138" w:author="Nick.Tolimieri" w:date="2022-09-06T09:57:00Z">
                    <w:rPr>
                      <w:rFonts w:ascii="Calibri" w:hAnsi="Calibri" w:cs="Calibri"/>
                      <w:color w:val="000000"/>
                      <w:sz w:val="22"/>
                      <w:szCs w:val="22"/>
                    </w:rPr>
                  </w:rPrChange>
                </w:rPr>
                <w:t>2013</w:t>
              </w:r>
            </w:ins>
          </w:p>
        </w:tc>
        <w:tc>
          <w:tcPr>
            <w:tcW w:w="1177" w:type="dxa"/>
            <w:noWrap/>
            <w:hideMark/>
          </w:tcPr>
          <w:p w:rsidR="001A7F6C" w:rsidRPr="001A7F6C" w:rsidRDefault="001A7F6C" w:rsidP="001A7F6C">
            <w:pPr>
              <w:rPr>
                <w:ins w:id="1139" w:author="Nick.Tolimieri" w:date="2022-09-06T09:57:00Z"/>
                <w:rFonts w:asciiTheme="minorHAnsi" w:eastAsiaTheme="minorHAnsi" w:hAnsiTheme="minorHAnsi" w:cstheme="minorBidi"/>
                <w:sz w:val="22"/>
                <w:szCs w:val="22"/>
                <w:rPrChange w:id="1140" w:author="Nick.Tolimieri" w:date="2022-09-06T09:57:00Z">
                  <w:rPr>
                    <w:ins w:id="1141" w:author="Nick.Tolimieri" w:date="2022-09-06T09:57:00Z"/>
                    <w:rFonts w:ascii="Calibri" w:hAnsi="Calibri" w:cs="Calibri"/>
                    <w:color w:val="000000"/>
                    <w:sz w:val="22"/>
                    <w:szCs w:val="22"/>
                  </w:rPr>
                </w:rPrChange>
              </w:rPr>
              <w:pPrChange w:id="1142" w:author="Nick.Tolimieri" w:date="2022-09-06T09:57:00Z">
                <w:pPr>
                  <w:jc w:val="right"/>
                </w:pPr>
              </w:pPrChange>
            </w:pPr>
            <w:ins w:id="1143" w:author="Nick.Tolimieri" w:date="2022-09-06T09:57:00Z">
              <w:r w:rsidRPr="001A7F6C">
                <w:rPr>
                  <w:rFonts w:asciiTheme="minorHAnsi" w:eastAsiaTheme="minorHAnsi" w:hAnsiTheme="minorHAnsi" w:cstheme="minorBidi"/>
                  <w:sz w:val="22"/>
                  <w:szCs w:val="22"/>
                  <w:rPrChange w:id="1144" w:author="Nick.Tolimieri" w:date="2022-09-06T09:57:00Z">
                    <w:rPr>
                      <w:rFonts w:ascii="Calibri" w:hAnsi="Calibri" w:cs="Calibri"/>
                      <w:color w:val="000000"/>
                      <w:sz w:val="22"/>
                      <w:szCs w:val="22"/>
                    </w:rPr>
                  </w:rPrChange>
                </w:rPr>
                <w:t>26</w:t>
              </w:r>
            </w:ins>
          </w:p>
        </w:tc>
        <w:tc>
          <w:tcPr>
            <w:tcW w:w="1271" w:type="dxa"/>
            <w:noWrap/>
            <w:hideMark/>
          </w:tcPr>
          <w:p w:rsidR="001A7F6C" w:rsidRPr="001A7F6C" w:rsidRDefault="001A7F6C" w:rsidP="001A7F6C">
            <w:pPr>
              <w:rPr>
                <w:ins w:id="1145" w:author="Nick.Tolimieri" w:date="2022-09-06T09:57:00Z"/>
                <w:rFonts w:asciiTheme="minorHAnsi" w:eastAsiaTheme="minorHAnsi" w:hAnsiTheme="minorHAnsi" w:cstheme="minorBidi"/>
                <w:sz w:val="22"/>
                <w:szCs w:val="22"/>
                <w:rPrChange w:id="1146" w:author="Nick.Tolimieri" w:date="2022-09-06T09:57:00Z">
                  <w:rPr>
                    <w:ins w:id="1147" w:author="Nick.Tolimieri" w:date="2022-09-06T09:57:00Z"/>
                    <w:rFonts w:ascii="Calibri" w:hAnsi="Calibri" w:cs="Calibri"/>
                    <w:color w:val="000000"/>
                    <w:sz w:val="22"/>
                    <w:szCs w:val="22"/>
                  </w:rPr>
                </w:rPrChange>
              </w:rPr>
              <w:pPrChange w:id="1148" w:author="Nick.Tolimieri" w:date="2022-09-06T09:57:00Z">
                <w:pPr>
                  <w:jc w:val="right"/>
                </w:pPr>
              </w:pPrChange>
            </w:pPr>
            <w:ins w:id="1149" w:author="Nick.Tolimieri" w:date="2022-09-06T09:57:00Z">
              <w:r w:rsidRPr="001A7F6C">
                <w:rPr>
                  <w:rFonts w:asciiTheme="minorHAnsi" w:eastAsiaTheme="minorHAnsi" w:hAnsiTheme="minorHAnsi" w:cstheme="minorBidi"/>
                  <w:sz w:val="22"/>
                  <w:szCs w:val="22"/>
                  <w:rPrChange w:id="1150" w:author="Nick.Tolimieri" w:date="2022-09-06T09:57:00Z">
                    <w:rPr>
                      <w:rFonts w:ascii="Calibri" w:hAnsi="Calibri" w:cs="Calibri"/>
                      <w:color w:val="000000"/>
                      <w:sz w:val="22"/>
                      <w:szCs w:val="22"/>
                    </w:rPr>
                  </w:rPrChange>
                </w:rPr>
                <w:t>3</w:t>
              </w:r>
            </w:ins>
          </w:p>
        </w:tc>
        <w:tc>
          <w:tcPr>
            <w:tcW w:w="1085" w:type="dxa"/>
            <w:noWrap/>
            <w:hideMark/>
          </w:tcPr>
          <w:p w:rsidR="001A7F6C" w:rsidRPr="001A7F6C" w:rsidRDefault="001A7F6C" w:rsidP="001A7F6C">
            <w:pPr>
              <w:rPr>
                <w:ins w:id="1151" w:author="Nick.Tolimieri" w:date="2022-09-06T09:57:00Z"/>
                <w:rFonts w:asciiTheme="minorHAnsi" w:eastAsiaTheme="minorHAnsi" w:hAnsiTheme="minorHAnsi" w:cstheme="minorBidi"/>
                <w:sz w:val="22"/>
                <w:szCs w:val="22"/>
                <w:rPrChange w:id="1152" w:author="Nick.Tolimieri" w:date="2022-09-06T09:57:00Z">
                  <w:rPr>
                    <w:ins w:id="1153" w:author="Nick.Tolimieri" w:date="2022-09-06T09:57:00Z"/>
                    <w:rFonts w:ascii="Calibri" w:hAnsi="Calibri" w:cs="Calibri"/>
                    <w:color w:val="000000"/>
                    <w:sz w:val="22"/>
                    <w:szCs w:val="22"/>
                  </w:rPr>
                </w:rPrChange>
              </w:rPr>
              <w:pPrChange w:id="1154" w:author="Nick.Tolimieri" w:date="2022-09-06T09:57:00Z">
                <w:pPr>
                  <w:jc w:val="right"/>
                </w:pPr>
              </w:pPrChange>
            </w:pPr>
            <w:ins w:id="1155" w:author="Nick.Tolimieri" w:date="2022-09-06T09:57:00Z">
              <w:r w:rsidRPr="001A7F6C">
                <w:rPr>
                  <w:rFonts w:asciiTheme="minorHAnsi" w:eastAsiaTheme="minorHAnsi" w:hAnsiTheme="minorHAnsi" w:cstheme="minorBidi"/>
                  <w:sz w:val="22"/>
                  <w:szCs w:val="22"/>
                  <w:rPrChange w:id="1156" w:author="Nick.Tolimieri" w:date="2022-09-06T09:57:00Z">
                    <w:rPr>
                      <w:rFonts w:ascii="Calibri" w:hAnsi="Calibri" w:cs="Calibri"/>
                      <w:color w:val="000000"/>
                      <w:sz w:val="22"/>
                      <w:szCs w:val="22"/>
                    </w:rPr>
                  </w:rPrChange>
                </w:rPr>
                <w:t>19</w:t>
              </w:r>
            </w:ins>
          </w:p>
        </w:tc>
        <w:tc>
          <w:tcPr>
            <w:tcW w:w="1105" w:type="dxa"/>
            <w:noWrap/>
            <w:hideMark/>
          </w:tcPr>
          <w:p w:rsidR="001A7F6C" w:rsidRPr="001A7F6C" w:rsidRDefault="001A7F6C" w:rsidP="001A7F6C">
            <w:pPr>
              <w:rPr>
                <w:ins w:id="1157" w:author="Nick.Tolimieri" w:date="2022-09-06T09:57:00Z"/>
                <w:rFonts w:asciiTheme="minorHAnsi" w:eastAsiaTheme="minorHAnsi" w:hAnsiTheme="minorHAnsi" w:cstheme="minorBidi"/>
                <w:sz w:val="22"/>
                <w:szCs w:val="22"/>
                <w:rPrChange w:id="1158" w:author="Nick.Tolimieri" w:date="2022-09-06T09:57:00Z">
                  <w:rPr>
                    <w:ins w:id="1159" w:author="Nick.Tolimieri" w:date="2022-09-06T09:57:00Z"/>
                    <w:rFonts w:ascii="Calibri" w:hAnsi="Calibri" w:cs="Calibri"/>
                    <w:color w:val="000000"/>
                    <w:sz w:val="22"/>
                    <w:szCs w:val="22"/>
                  </w:rPr>
                </w:rPrChange>
              </w:rPr>
              <w:pPrChange w:id="1160" w:author="Nick.Tolimieri" w:date="2022-09-06T09:57:00Z">
                <w:pPr>
                  <w:jc w:val="right"/>
                </w:pPr>
              </w:pPrChange>
            </w:pPr>
            <w:ins w:id="1161" w:author="Nick.Tolimieri" w:date="2022-09-06T09:57:00Z">
              <w:r w:rsidRPr="001A7F6C">
                <w:rPr>
                  <w:rFonts w:asciiTheme="minorHAnsi" w:eastAsiaTheme="minorHAnsi" w:hAnsiTheme="minorHAnsi" w:cstheme="minorBidi"/>
                  <w:sz w:val="22"/>
                  <w:szCs w:val="22"/>
                  <w:rPrChange w:id="1162"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1163" w:author="Nick.Tolimieri" w:date="2022-09-06T09:57:00Z"/>
                <w:rFonts w:asciiTheme="minorHAnsi" w:eastAsiaTheme="minorHAnsi" w:hAnsiTheme="minorHAnsi" w:cstheme="minorBidi"/>
                <w:sz w:val="22"/>
                <w:szCs w:val="22"/>
                <w:rPrChange w:id="1164" w:author="Nick.Tolimieri" w:date="2022-09-06T09:57:00Z">
                  <w:rPr>
                    <w:ins w:id="1165" w:author="Nick.Tolimieri" w:date="2022-09-06T09:57:00Z"/>
                    <w:rFonts w:ascii="Calibri" w:hAnsi="Calibri" w:cs="Calibri"/>
                    <w:color w:val="000000"/>
                    <w:sz w:val="22"/>
                    <w:szCs w:val="22"/>
                  </w:rPr>
                </w:rPrChange>
              </w:rPr>
              <w:pPrChange w:id="1166" w:author="Nick.Tolimieri" w:date="2022-09-06T09:57:00Z">
                <w:pPr>
                  <w:jc w:val="right"/>
                </w:pPr>
              </w:pPrChange>
            </w:pPr>
            <w:ins w:id="1167" w:author="Nick.Tolimieri" w:date="2022-09-06T09:57:00Z">
              <w:r w:rsidRPr="001A7F6C">
                <w:rPr>
                  <w:rFonts w:asciiTheme="minorHAnsi" w:eastAsiaTheme="minorHAnsi" w:hAnsiTheme="minorHAnsi" w:cstheme="minorBidi"/>
                  <w:sz w:val="22"/>
                  <w:szCs w:val="22"/>
                  <w:rPrChange w:id="1168" w:author="Nick.Tolimieri" w:date="2022-09-06T09:57:00Z">
                    <w:rPr>
                      <w:rFonts w:ascii="Calibri" w:hAnsi="Calibri" w:cs="Calibri"/>
                      <w:color w:val="000000"/>
                      <w:sz w:val="22"/>
                      <w:szCs w:val="22"/>
                    </w:rPr>
                  </w:rPrChange>
                </w:rPr>
                <w:t>8</w:t>
              </w:r>
            </w:ins>
          </w:p>
        </w:tc>
        <w:tc>
          <w:tcPr>
            <w:tcW w:w="1269" w:type="dxa"/>
            <w:noWrap/>
            <w:hideMark/>
          </w:tcPr>
          <w:p w:rsidR="001A7F6C" w:rsidRPr="001A7F6C" w:rsidRDefault="001A7F6C" w:rsidP="001A7F6C">
            <w:pPr>
              <w:rPr>
                <w:ins w:id="1169" w:author="Nick.Tolimieri" w:date="2022-09-06T09:57:00Z"/>
                <w:rFonts w:asciiTheme="minorHAnsi" w:eastAsiaTheme="minorHAnsi" w:hAnsiTheme="minorHAnsi" w:cstheme="minorBidi"/>
                <w:sz w:val="22"/>
                <w:szCs w:val="22"/>
                <w:rPrChange w:id="1170" w:author="Nick.Tolimieri" w:date="2022-09-06T09:57:00Z">
                  <w:rPr>
                    <w:ins w:id="1171" w:author="Nick.Tolimieri" w:date="2022-09-06T09:57:00Z"/>
                    <w:rFonts w:ascii="Calibri" w:hAnsi="Calibri" w:cs="Calibri"/>
                    <w:color w:val="000000"/>
                    <w:sz w:val="22"/>
                    <w:szCs w:val="22"/>
                  </w:rPr>
                </w:rPrChange>
              </w:rPr>
              <w:pPrChange w:id="1172" w:author="Nick.Tolimieri" w:date="2022-09-06T09:57:00Z">
                <w:pPr>
                  <w:jc w:val="right"/>
                </w:pPr>
              </w:pPrChange>
            </w:pPr>
            <w:ins w:id="1173" w:author="Nick.Tolimieri" w:date="2022-09-06T09:57:00Z">
              <w:r w:rsidRPr="001A7F6C">
                <w:rPr>
                  <w:rFonts w:asciiTheme="minorHAnsi" w:eastAsiaTheme="minorHAnsi" w:hAnsiTheme="minorHAnsi" w:cstheme="minorBidi"/>
                  <w:sz w:val="22"/>
                  <w:szCs w:val="22"/>
                  <w:rPrChange w:id="1174" w:author="Nick.Tolimieri" w:date="2022-09-06T09:57:00Z">
                    <w:rPr>
                      <w:rFonts w:ascii="Calibri" w:hAnsi="Calibri" w:cs="Calibri"/>
                      <w:color w:val="000000"/>
                      <w:sz w:val="22"/>
                      <w:szCs w:val="22"/>
                    </w:rPr>
                  </w:rPrChange>
                </w:rPr>
                <w:t>2.49</w:t>
              </w:r>
            </w:ins>
          </w:p>
        </w:tc>
        <w:tc>
          <w:tcPr>
            <w:tcW w:w="1141" w:type="dxa"/>
            <w:noWrap/>
            <w:hideMark/>
          </w:tcPr>
          <w:p w:rsidR="001A7F6C" w:rsidRPr="001A7F6C" w:rsidRDefault="001A7F6C" w:rsidP="001A7F6C">
            <w:pPr>
              <w:rPr>
                <w:ins w:id="1175" w:author="Nick.Tolimieri" w:date="2022-09-06T09:57:00Z"/>
                <w:rFonts w:asciiTheme="minorHAnsi" w:eastAsiaTheme="minorHAnsi" w:hAnsiTheme="minorHAnsi" w:cstheme="minorBidi"/>
                <w:sz w:val="22"/>
                <w:szCs w:val="22"/>
                <w:rPrChange w:id="1176" w:author="Nick.Tolimieri" w:date="2022-09-06T09:57:00Z">
                  <w:rPr>
                    <w:ins w:id="1177" w:author="Nick.Tolimieri" w:date="2022-09-06T09:57:00Z"/>
                    <w:rFonts w:ascii="Calibri" w:hAnsi="Calibri" w:cs="Calibri"/>
                    <w:color w:val="000000"/>
                    <w:sz w:val="22"/>
                    <w:szCs w:val="22"/>
                  </w:rPr>
                </w:rPrChange>
              </w:rPr>
              <w:pPrChange w:id="1178" w:author="Nick.Tolimieri" w:date="2022-09-06T09:57:00Z">
                <w:pPr>
                  <w:jc w:val="right"/>
                </w:pPr>
              </w:pPrChange>
            </w:pPr>
            <w:ins w:id="1179" w:author="Nick.Tolimieri" w:date="2022-09-06T09:57:00Z">
              <w:r w:rsidRPr="001A7F6C">
                <w:rPr>
                  <w:rFonts w:asciiTheme="minorHAnsi" w:eastAsiaTheme="minorHAnsi" w:hAnsiTheme="minorHAnsi" w:cstheme="minorBidi"/>
                  <w:sz w:val="22"/>
                  <w:szCs w:val="22"/>
                  <w:rPrChange w:id="1180" w:author="Nick.Tolimieri" w:date="2022-09-06T09:57:00Z">
                    <w:rPr>
                      <w:rFonts w:ascii="Calibri" w:hAnsi="Calibri" w:cs="Calibri"/>
                      <w:color w:val="000000"/>
                      <w:sz w:val="22"/>
                      <w:szCs w:val="22"/>
                    </w:rPr>
                  </w:rPrChange>
                </w:rPr>
                <w:t>0.64</w:t>
              </w:r>
            </w:ins>
          </w:p>
        </w:tc>
        <w:tc>
          <w:tcPr>
            <w:tcW w:w="1141" w:type="dxa"/>
            <w:noWrap/>
            <w:hideMark/>
          </w:tcPr>
          <w:p w:rsidR="001A7F6C" w:rsidRPr="001A7F6C" w:rsidRDefault="001A7F6C" w:rsidP="001A7F6C">
            <w:pPr>
              <w:rPr>
                <w:ins w:id="1181" w:author="Nick.Tolimieri" w:date="2022-09-06T09:57:00Z"/>
                <w:rFonts w:asciiTheme="minorHAnsi" w:eastAsiaTheme="minorHAnsi" w:hAnsiTheme="minorHAnsi" w:cstheme="minorBidi"/>
                <w:sz w:val="22"/>
                <w:szCs w:val="22"/>
                <w:rPrChange w:id="1182" w:author="Nick.Tolimieri" w:date="2022-09-06T09:57:00Z">
                  <w:rPr>
                    <w:ins w:id="1183" w:author="Nick.Tolimieri" w:date="2022-09-06T09:57:00Z"/>
                    <w:rFonts w:ascii="Calibri" w:hAnsi="Calibri" w:cs="Calibri"/>
                    <w:color w:val="000000"/>
                    <w:sz w:val="22"/>
                    <w:szCs w:val="22"/>
                  </w:rPr>
                </w:rPrChange>
              </w:rPr>
              <w:pPrChange w:id="1184" w:author="Nick.Tolimieri" w:date="2022-09-06T09:57:00Z">
                <w:pPr>
                  <w:jc w:val="right"/>
                </w:pPr>
              </w:pPrChange>
            </w:pPr>
            <w:ins w:id="1185" w:author="Nick.Tolimieri" w:date="2022-09-06T09:57:00Z">
              <w:r w:rsidRPr="001A7F6C">
                <w:rPr>
                  <w:rFonts w:asciiTheme="minorHAnsi" w:eastAsiaTheme="minorHAnsi" w:hAnsiTheme="minorHAnsi" w:cstheme="minorBidi"/>
                  <w:sz w:val="22"/>
                  <w:szCs w:val="22"/>
                  <w:rPrChange w:id="1186" w:author="Nick.Tolimieri" w:date="2022-09-06T09:57:00Z">
                    <w:rPr>
                      <w:rFonts w:ascii="Calibri" w:hAnsi="Calibri" w:cs="Calibri"/>
                      <w:color w:val="000000"/>
                      <w:sz w:val="22"/>
                      <w:szCs w:val="22"/>
                    </w:rPr>
                  </w:rPrChange>
                </w:rPr>
                <w:t>4.43</w:t>
              </w:r>
            </w:ins>
          </w:p>
        </w:tc>
      </w:tr>
      <w:tr w:rsidR="001A7F6C" w:rsidRPr="001A7F6C" w:rsidTr="001A7F6C">
        <w:trPr>
          <w:trHeight w:val="300"/>
          <w:ins w:id="1187" w:author="Nick.Tolimieri" w:date="2022-09-06T09:57:00Z"/>
        </w:trPr>
        <w:tc>
          <w:tcPr>
            <w:tcW w:w="2814" w:type="dxa"/>
            <w:noWrap/>
            <w:hideMark/>
          </w:tcPr>
          <w:p w:rsidR="001A7F6C" w:rsidRPr="001A7F6C" w:rsidRDefault="001A7F6C">
            <w:pPr>
              <w:rPr>
                <w:ins w:id="1188" w:author="Nick.Tolimieri" w:date="2022-09-06T09:57:00Z"/>
                <w:rFonts w:asciiTheme="minorHAnsi" w:eastAsiaTheme="minorHAnsi" w:hAnsiTheme="minorHAnsi" w:cstheme="minorBidi"/>
                <w:sz w:val="22"/>
                <w:szCs w:val="22"/>
                <w:rPrChange w:id="1189" w:author="Nick.Tolimieri" w:date="2022-09-06T09:57:00Z">
                  <w:rPr>
                    <w:ins w:id="1190" w:author="Nick.Tolimieri" w:date="2022-09-06T09:57:00Z"/>
                    <w:rFonts w:ascii="Calibri" w:hAnsi="Calibri" w:cs="Calibri"/>
                    <w:color w:val="000000"/>
                    <w:sz w:val="22"/>
                    <w:szCs w:val="22"/>
                  </w:rPr>
                </w:rPrChange>
              </w:rPr>
            </w:pPr>
            <w:proofErr w:type="spellStart"/>
            <w:ins w:id="1191" w:author="Nick.Tolimieri" w:date="2022-09-06T09:57:00Z">
              <w:r w:rsidRPr="001A7F6C">
                <w:rPr>
                  <w:rFonts w:asciiTheme="minorHAnsi" w:eastAsiaTheme="minorHAnsi" w:hAnsiTheme="minorHAnsi" w:cstheme="minorBidi"/>
                  <w:sz w:val="22"/>
                  <w:szCs w:val="22"/>
                  <w:rPrChange w:id="1192"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1193"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1194"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1195"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1196" w:author="Nick.Tolimieri" w:date="2022-09-06T09:57:00Z"/>
                <w:rFonts w:asciiTheme="minorHAnsi" w:eastAsiaTheme="minorHAnsi" w:hAnsiTheme="minorHAnsi" w:cstheme="minorBidi"/>
                <w:sz w:val="22"/>
                <w:szCs w:val="22"/>
                <w:rPrChange w:id="1197" w:author="Nick.Tolimieri" w:date="2022-09-06T09:57:00Z">
                  <w:rPr>
                    <w:ins w:id="1198" w:author="Nick.Tolimieri" w:date="2022-09-06T09:57:00Z"/>
                    <w:rFonts w:ascii="Calibri" w:hAnsi="Calibri" w:cs="Calibri"/>
                    <w:color w:val="000000"/>
                    <w:sz w:val="22"/>
                    <w:szCs w:val="22"/>
                  </w:rPr>
                </w:rPrChange>
              </w:rPr>
              <w:pPrChange w:id="1199" w:author="Nick.Tolimieri" w:date="2022-09-06T09:57:00Z">
                <w:pPr>
                  <w:jc w:val="right"/>
                </w:pPr>
              </w:pPrChange>
            </w:pPr>
            <w:ins w:id="1200" w:author="Nick.Tolimieri" w:date="2022-09-06T09:57:00Z">
              <w:r w:rsidRPr="001A7F6C">
                <w:rPr>
                  <w:rFonts w:asciiTheme="minorHAnsi" w:eastAsiaTheme="minorHAnsi" w:hAnsiTheme="minorHAnsi" w:cstheme="minorBidi"/>
                  <w:sz w:val="22"/>
                  <w:szCs w:val="22"/>
                  <w:rPrChange w:id="1201" w:author="Nick.Tolimieri" w:date="2022-09-06T09:57:00Z">
                    <w:rPr>
                      <w:rFonts w:ascii="Calibri" w:hAnsi="Calibri" w:cs="Calibri"/>
                      <w:color w:val="000000"/>
                      <w:sz w:val="22"/>
                      <w:szCs w:val="22"/>
                    </w:rPr>
                  </w:rPrChange>
                </w:rPr>
                <w:t>2014</w:t>
              </w:r>
            </w:ins>
          </w:p>
        </w:tc>
        <w:tc>
          <w:tcPr>
            <w:tcW w:w="1177" w:type="dxa"/>
            <w:noWrap/>
            <w:hideMark/>
          </w:tcPr>
          <w:p w:rsidR="001A7F6C" w:rsidRPr="001A7F6C" w:rsidRDefault="001A7F6C" w:rsidP="001A7F6C">
            <w:pPr>
              <w:rPr>
                <w:ins w:id="1202" w:author="Nick.Tolimieri" w:date="2022-09-06T09:57:00Z"/>
                <w:rFonts w:asciiTheme="minorHAnsi" w:eastAsiaTheme="minorHAnsi" w:hAnsiTheme="minorHAnsi" w:cstheme="minorBidi"/>
                <w:sz w:val="22"/>
                <w:szCs w:val="22"/>
                <w:rPrChange w:id="1203" w:author="Nick.Tolimieri" w:date="2022-09-06T09:57:00Z">
                  <w:rPr>
                    <w:ins w:id="1204" w:author="Nick.Tolimieri" w:date="2022-09-06T09:57:00Z"/>
                    <w:rFonts w:ascii="Calibri" w:hAnsi="Calibri" w:cs="Calibri"/>
                    <w:color w:val="000000"/>
                    <w:sz w:val="22"/>
                    <w:szCs w:val="22"/>
                  </w:rPr>
                </w:rPrChange>
              </w:rPr>
              <w:pPrChange w:id="1205" w:author="Nick.Tolimieri" w:date="2022-09-06T09:57:00Z">
                <w:pPr>
                  <w:jc w:val="right"/>
                </w:pPr>
              </w:pPrChange>
            </w:pPr>
            <w:ins w:id="1206" w:author="Nick.Tolimieri" w:date="2022-09-06T09:57:00Z">
              <w:r w:rsidRPr="001A7F6C">
                <w:rPr>
                  <w:rFonts w:asciiTheme="minorHAnsi" w:eastAsiaTheme="minorHAnsi" w:hAnsiTheme="minorHAnsi" w:cstheme="minorBidi"/>
                  <w:sz w:val="22"/>
                  <w:szCs w:val="22"/>
                  <w:rPrChange w:id="1207" w:author="Nick.Tolimieri" w:date="2022-09-06T09:57:00Z">
                    <w:rPr>
                      <w:rFonts w:ascii="Calibri" w:hAnsi="Calibri" w:cs="Calibri"/>
                      <w:color w:val="000000"/>
                      <w:sz w:val="22"/>
                      <w:szCs w:val="22"/>
                    </w:rPr>
                  </w:rPrChange>
                </w:rPr>
                <w:t>83</w:t>
              </w:r>
            </w:ins>
          </w:p>
        </w:tc>
        <w:tc>
          <w:tcPr>
            <w:tcW w:w="1271" w:type="dxa"/>
            <w:noWrap/>
            <w:hideMark/>
          </w:tcPr>
          <w:p w:rsidR="001A7F6C" w:rsidRPr="001A7F6C" w:rsidRDefault="001A7F6C" w:rsidP="001A7F6C">
            <w:pPr>
              <w:rPr>
                <w:ins w:id="1208" w:author="Nick.Tolimieri" w:date="2022-09-06T09:57:00Z"/>
                <w:rFonts w:asciiTheme="minorHAnsi" w:eastAsiaTheme="minorHAnsi" w:hAnsiTheme="minorHAnsi" w:cstheme="minorBidi"/>
                <w:sz w:val="22"/>
                <w:szCs w:val="22"/>
                <w:rPrChange w:id="1209" w:author="Nick.Tolimieri" w:date="2022-09-06T09:57:00Z">
                  <w:rPr>
                    <w:ins w:id="1210" w:author="Nick.Tolimieri" w:date="2022-09-06T09:57:00Z"/>
                    <w:rFonts w:ascii="Calibri" w:hAnsi="Calibri" w:cs="Calibri"/>
                    <w:color w:val="000000"/>
                    <w:sz w:val="22"/>
                    <w:szCs w:val="22"/>
                  </w:rPr>
                </w:rPrChange>
              </w:rPr>
              <w:pPrChange w:id="1211" w:author="Nick.Tolimieri" w:date="2022-09-06T09:57:00Z">
                <w:pPr>
                  <w:jc w:val="right"/>
                </w:pPr>
              </w:pPrChange>
            </w:pPr>
            <w:ins w:id="1212" w:author="Nick.Tolimieri" w:date="2022-09-06T09:57:00Z">
              <w:r w:rsidRPr="001A7F6C">
                <w:rPr>
                  <w:rFonts w:asciiTheme="minorHAnsi" w:eastAsiaTheme="minorHAnsi" w:hAnsiTheme="minorHAnsi" w:cstheme="minorBidi"/>
                  <w:sz w:val="22"/>
                  <w:szCs w:val="22"/>
                  <w:rPrChange w:id="1213" w:author="Nick.Tolimieri" w:date="2022-09-06T09:57:00Z">
                    <w:rPr>
                      <w:rFonts w:ascii="Calibri" w:hAnsi="Calibri" w:cs="Calibri"/>
                      <w:color w:val="000000"/>
                      <w:sz w:val="22"/>
                      <w:szCs w:val="22"/>
                    </w:rPr>
                  </w:rPrChange>
                </w:rPr>
                <w:t>4</w:t>
              </w:r>
            </w:ins>
          </w:p>
        </w:tc>
        <w:tc>
          <w:tcPr>
            <w:tcW w:w="1085" w:type="dxa"/>
            <w:noWrap/>
            <w:hideMark/>
          </w:tcPr>
          <w:p w:rsidR="001A7F6C" w:rsidRPr="001A7F6C" w:rsidRDefault="001A7F6C" w:rsidP="001A7F6C">
            <w:pPr>
              <w:rPr>
                <w:ins w:id="1214" w:author="Nick.Tolimieri" w:date="2022-09-06T09:57:00Z"/>
                <w:rFonts w:asciiTheme="minorHAnsi" w:eastAsiaTheme="minorHAnsi" w:hAnsiTheme="minorHAnsi" w:cstheme="minorBidi"/>
                <w:sz w:val="22"/>
                <w:szCs w:val="22"/>
                <w:rPrChange w:id="1215" w:author="Nick.Tolimieri" w:date="2022-09-06T09:57:00Z">
                  <w:rPr>
                    <w:ins w:id="1216" w:author="Nick.Tolimieri" w:date="2022-09-06T09:57:00Z"/>
                    <w:rFonts w:ascii="Calibri" w:hAnsi="Calibri" w:cs="Calibri"/>
                    <w:color w:val="000000"/>
                    <w:sz w:val="22"/>
                    <w:szCs w:val="22"/>
                  </w:rPr>
                </w:rPrChange>
              </w:rPr>
              <w:pPrChange w:id="1217" w:author="Nick.Tolimieri" w:date="2022-09-06T09:57:00Z">
                <w:pPr>
                  <w:jc w:val="right"/>
                </w:pPr>
              </w:pPrChange>
            </w:pPr>
            <w:ins w:id="1218" w:author="Nick.Tolimieri" w:date="2022-09-06T09:57:00Z">
              <w:r w:rsidRPr="001A7F6C">
                <w:rPr>
                  <w:rFonts w:asciiTheme="minorHAnsi" w:eastAsiaTheme="minorHAnsi" w:hAnsiTheme="minorHAnsi" w:cstheme="minorBidi"/>
                  <w:sz w:val="22"/>
                  <w:szCs w:val="22"/>
                  <w:rPrChange w:id="1219" w:author="Nick.Tolimieri" w:date="2022-09-06T09:57:00Z">
                    <w:rPr>
                      <w:rFonts w:ascii="Calibri" w:hAnsi="Calibri" w:cs="Calibri"/>
                      <w:color w:val="000000"/>
                      <w:sz w:val="22"/>
                      <w:szCs w:val="22"/>
                    </w:rPr>
                  </w:rPrChange>
                </w:rPr>
                <w:t>77</w:t>
              </w:r>
            </w:ins>
          </w:p>
        </w:tc>
        <w:tc>
          <w:tcPr>
            <w:tcW w:w="1105" w:type="dxa"/>
            <w:noWrap/>
            <w:hideMark/>
          </w:tcPr>
          <w:p w:rsidR="001A7F6C" w:rsidRPr="001A7F6C" w:rsidRDefault="001A7F6C" w:rsidP="001A7F6C">
            <w:pPr>
              <w:rPr>
                <w:ins w:id="1220" w:author="Nick.Tolimieri" w:date="2022-09-06T09:57:00Z"/>
                <w:rFonts w:asciiTheme="minorHAnsi" w:eastAsiaTheme="minorHAnsi" w:hAnsiTheme="minorHAnsi" w:cstheme="minorBidi"/>
                <w:sz w:val="22"/>
                <w:szCs w:val="22"/>
                <w:rPrChange w:id="1221" w:author="Nick.Tolimieri" w:date="2022-09-06T09:57:00Z">
                  <w:rPr>
                    <w:ins w:id="1222" w:author="Nick.Tolimieri" w:date="2022-09-06T09:57:00Z"/>
                    <w:rFonts w:ascii="Calibri" w:hAnsi="Calibri" w:cs="Calibri"/>
                    <w:color w:val="000000"/>
                    <w:sz w:val="22"/>
                    <w:szCs w:val="22"/>
                  </w:rPr>
                </w:rPrChange>
              </w:rPr>
              <w:pPrChange w:id="1223" w:author="Nick.Tolimieri" w:date="2022-09-06T09:57:00Z">
                <w:pPr>
                  <w:jc w:val="right"/>
                </w:pPr>
              </w:pPrChange>
            </w:pPr>
            <w:ins w:id="1224" w:author="Nick.Tolimieri" w:date="2022-09-06T09:57:00Z">
              <w:r w:rsidRPr="001A7F6C">
                <w:rPr>
                  <w:rFonts w:asciiTheme="minorHAnsi" w:eastAsiaTheme="minorHAnsi" w:hAnsiTheme="minorHAnsi" w:cstheme="minorBidi"/>
                  <w:sz w:val="22"/>
                  <w:szCs w:val="22"/>
                  <w:rPrChange w:id="1225" w:author="Nick.Tolimieri" w:date="2022-09-06T09:57:00Z">
                    <w:rPr>
                      <w:rFonts w:ascii="Calibri" w:hAnsi="Calibri" w:cs="Calibri"/>
                      <w:color w:val="000000"/>
                      <w:sz w:val="22"/>
                      <w:szCs w:val="22"/>
                    </w:rPr>
                  </w:rPrChange>
                </w:rPr>
                <w:t>6</w:t>
              </w:r>
            </w:ins>
          </w:p>
        </w:tc>
        <w:tc>
          <w:tcPr>
            <w:tcW w:w="1139" w:type="dxa"/>
            <w:noWrap/>
            <w:hideMark/>
          </w:tcPr>
          <w:p w:rsidR="001A7F6C" w:rsidRPr="001A7F6C" w:rsidRDefault="001A7F6C" w:rsidP="001A7F6C">
            <w:pPr>
              <w:rPr>
                <w:ins w:id="1226" w:author="Nick.Tolimieri" w:date="2022-09-06T09:57:00Z"/>
                <w:rFonts w:asciiTheme="minorHAnsi" w:eastAsiaTheme="minorHAnsi" w:hAnsiTheme="minorHAnsi" w:cstheme="minorBidi"/>
                <w:sz w:val="22"/>
                <w:szCs w:val="22"/>
                <w:rPrChange w:id="1227" w:author="Nick.Tolimieri" w:date="2022-09-06T09:57:00Z">
                  <w:rPr>
                    <w:ins w:id="1228" w:author="Nick.Tolimieri" w:date="2022-09-06T09:57:00Z"/>
                    <w:rFonts w:ascii="Calibri" w:hAnsi="Calibri" w:cs="Calibri"/>
                    <w:color w:val="000000"/>
                    <w:sz w:val="22"/>
                    <w:szCs w:val="22"/>
                  </w:rPr>
                </w:rPrChange>
              </w:rPr>
              <w:pPrChange w:id="1229" w:author="Nick.Tolimieri" w:date="2022-09-06T09:57:00Z">
                <w:pPr>
                  <w:jc w:val="right"/>
                </w:pPr>
              </w:pPrChange>
            </w:pPr>
            <w:ins w:id="1230" w:author="Nick.Tolimieri" w:date="2022-09-06T09:57:00Z">
              <w:r w:rsidRPr="001A7F6C">
                <w:rPr>
                  <w:rFonts w:asciiTheme="minorHAnsi" w:eastAsiaTheme="minorHAnsi" w:hAnsiTheme="minorHAnsi" w:cstheme="minorBidi"/>
                  <w:sz w:val="22"/>
                  <w:szCs w:val="22"/>
                  <w:rPrChange w:id="1231" w:author="Nick.Tolimieri" w:date="2022-09-06T09:57:00Z">
                    <w:rPr>
                      <w:rFonts w:ascii="Calibri" w:hAnsi="Calibri" w:cs="Calibri"/>
                      <w:color w:val="000000"/>
                      <w:sz w:val="22"/>
                      <w:szCs w:val="22"/>
                    </w:rPr>
                  </w:rPrChange>
                </w:rPr>
                <w:t>29</w:t>
              </w:r>
            </w:ins>
          </w:p>
        </w:tc>
        <w:tc>
          <w:tcPr>
            <w:tcW w:w="1269" w:type="dxa"/>
            <w:noWrap/>
            <w:hideMark/>
          </w:tcPr>
          <w:p w:rsidR="001A7F6C" w:rsidRPr="001A7F6C" w:rsidRDefault="001A7F6C" w:rsidP="001A7F6C">
            <w:pPr>
              <w:rPr>
                <w:ins w:id="1232" w:author="Nick.Tolimieri" w:date="2022-09-06T09:57:00Z"/>
                <w:rFonts w:asciiTheme="minorHAnsi" w:eastAsiaTheme="minorHAnsi" w:hAnsiTheme="minorHAnsi" w:cstheme="minorBidi"/>
                <w:sz w:val="22"/>
                <w:szCs w:val="22"/>
                <w:rPrChange w:id="1233" w:author="Nick.Tolimieri" w:date="2022-09-06T09:57:00Z">
                  <w:rPr>
                    <w:ins w:id="1234" w:author="Nick.Tolimieri" w:date="2022-09-06T09:57:00Z"/>
                    <w:rFonts w:ascii="Calibri" w:hAnsi="Calibri" w:cs="Calibri"/>
                    <w:color w:val="000000"/>
                    <w:sz w:val="22"/>
                    <w:szCs w:val="22"/>
                  </w:rPr>
                </w:rPrChange>
              </w:rPr>
              <w:pPrChange w:id="1235" w:author="Nick.Tolimieri" w:date="2022-09-06T09:57:00Z">
                <w:pPr>
                  <w:jc w:val="right"/>
                </w:pPr>
              </w:pPrChange>
            </w:pPr>
            <w:ins w:id="1236" w:author="Nick.Tolimieri" w:date="2022-09-06T09:57:00Z">
              <w:r w:rsidRPr="001A7F6C">
                <w:rPr>
                  <w:rFonts w:asciiTheme="minorHAnsi" w:eastAsiaTheme="minorHAnsi" w:hAnsiTheme="minorHAnsi" w:cstheme="minorBidi"/>
                  <w:sz w:val="22"/>
                  <w:szCs w:val="22"/>
                  <w:rPrChange w:id="1237" w:author="Nick.Tolimieri" w:date="2022-09-06T09:57:00Z">
                    <w:rPr>
                      <w:rFonts w:ascii="Calibri" w:hAnsi="Calibri" w:cs="Calibri"/>
                      <w:color w:val="000000"/>
                      <w:sz w:val="22"/>
                      <w:szCs w:val="22"/>
                    </w:rPr>
                  </w:rPrChange>
                </w:rPr>
                <w:t>2.59</w:t>
              </w:r>
            </w:ins>
          </w:p>
        </w:tc>
        <w:tc>
          <w:tcPr>
            <w:tcW w:w="1141" w:type="dxa"/>
            <w:noWrap/>
            <w:hideMark/>
          </w:tcPr>
          <w:p w:rsidR="001A7F6C" w:rsidRPr="001A7F6C" w:rsidRDefault="001A7F6C" w:rsidP="001A7F6C">
            <w:pPr>
              <w:rPr>
                <w:ins w:id="1238" w:author="Nick.Tolimieri" w:date="2022-09-06T09:57:00Z"/>
                <w:rFonts w:asciiTheme="minorHAnsi" w:eastAsiaTheme="minorHAnsi" w:hAnsiTheme="minorHAnsi" w:cstheme="minorBidi"/>
                <w:sz w:val="22"/>
                <w:szCs w:val="22"/>
                <w:rPrChange w:id="1239" w:author="Nick.Tolimieri" w:date="2022-09-06T09:57:00Z">
                  <w:rPr>
                    <w:ins w:id="1240" w:author="Nick.Tolimieri" w:date="2022-09-06T09:57:00Z"/>
                    <w:rFonts w:ascii="Calibri" w:hAnsi="Calibri" w:cs="Calibri"/>
                    <w:color w:val="000000"/>
                    <w:sz w:val="22"/>
                    <w:szCs w:val="22"/>
                  </w:rPr>
                </w:rPrChange>
              </w:rPr>
              <w:pPrChange w:id="1241" w:author="Nick.Tolimieri" w:date="2022-09-06T09:57:00Z">
                <w:pPr>
                  <w:jc w:val="right"/>
                </w:pPr>
              </w:pPrChange>
            </w:pPr>
            <w:ins w:id="1242" w:author="Nick.Tolimieri" w:date="2022-09-06T09:57:00Z">
              <w:r w:rsidRPr="001A7F6C">
                <w:rPr>
                  <w:rFonts w:asciiTheme="minorHAnsi" w:eastAsiaTheme="minorHAnsi" w:hAnsiTheme="minorHAnsi" w:cstheme="minorBidi"/>
                  <w:sz w:val="22"/>
                  <w:szCs w:val="22"/>
                  <w:rPrChange w:id="1243" w:author="Nick.Tolimieri" w:date="2022-09-06T09:57:00Z">
                    <w:rPr>
                      <w:rFonts w:ascii="Calibri" w:hAnsi="Calibri" w:cs="Calibri"/>
                      <w:color w:val="000000"/>
                      <w:sz w:val="22"/>
                      <w:szCs w:val="22"/>
                    </w:rPr>
                  </w:rPrChange>
                </w:rPr>
                <w:t>0.5</w:t>
              </w:r>
            </w:ins>
          </w:p>
        </w:tc>
        <w:tc>
          <w:tcPr>
            <w:tcW w:w="1141" w:type="dxa"/>
            <w:noWrap/>
            <w:hideMark/>
          </w:tcPr>
          <w:p w:rsidR="001A7F6C" w:rsidRPr="001A7F6C" w:rsidRDefault="001A7F6C" w:rsidP="001A7F6C">
            <w:pPr>
              <w:rPr>
                <w:ins w:id="1244" w:author="Nick.Tolimieri" w:date="2022-09-06T09:57:00Z"/>
                <w:rFonts w:asciiTheme="minorHAnsi" w:eastAsiaTheme="minorHAnsi" w:hAnsiTheme="minorHAnsi" w:cstheme="minorBidi"/>
                <w:sz w:val="22"/>
                <w:szCs w:val="22"/>
                <w:rPrChange w:id="1245" w:author="Nick.Tolimieri" w:date="2022-09-06T09:57:00Z">
                  <w:rPr>
                    <w:ins w:id="1246" w:author="Nick.Tolimieri" w:date="2022-09-06T09:57:00Z"/>
                    <w:rFonts w:ascii="Calibri" w:hAnsi="Calibri" w:cs="Calibri"/>
                    <w:color w:val="000000"/>
                    <w:sz w:val="22"/>
                    <w:szCs w:val="22"/>
                  </w:rPr>
                </w:rPrChange>
              </w:rPr>
              <w:pPrChange w:id="1247" w:author="Nick.Tolimieri" w:date="2022-09-06T09:57:00Z">
                <w:pPr>
                  <w:jc w:val="right"/>
                </w:pPr>
              </w:pPrChange>
            </w:pPr>
            <w:ins w:id="1248" w:author="Nick.Tolimieri" w:date="2022-09-06T09:57:00Z">
              <w:r w:rsidRPr="001A7F6C">
                <w:rPr>
                  <w:rFonts w:asciiTheme="minorHAnsi" w:eastAsiaTheme="minorHAnsi" w:hAnsiTheme="minorHAnsi" w:cstheme="minorBidi"/>
                  <w:sz w:val="22"/>
                  <w:szCs w:val="22"/>
                  <w:rPrChange w:id="1249" w:author="Nick.Tolimieri" w:date="2022-09-06T09:57:00Z">
                    <w:rPr>
                      <w:rFonts w:ascii="Calibri" w:hAnsi="Calibri" w:cs="Calibri"/>
                      <w:color w:val="000000"/>
                      <w:sz w:val="22"/>
                      <w:szCs w:val="22"/>
                    </w:rPr>
                  </w:rPrChange>
                </w:rPr>
                <w:t>3.73</w:t>
              </w:r>
            </w:ins>
          </w:p>
        </w:tc>
      </w:tr>
      <w:tr w:rsidR="001A7F6C" w:rsidRPr="001A7F6C" w:rsidTr="001A7F6C">
        <w:trPr>
          <w:trHeight w:val="300"/>
          <w:ins w:id="1250" w:author="Nick.Tolimieri" w:date="2022-09-06T09:57:00Z"/>
        </w:trPr>
        <w:tc>
          <w:tcPr>
            <w:tcW w:w="2814" w:type="dxa"/>
            <w:noWrap/>
            <w:hideMark/>
          </w:tcPr>
          <w:p w:rsidR="001A7F6C" w:rsidRPr="001A7F6C" w:rsidRDefault="001A7F6C">
            <w:pPr>
              <w:rPr>
                <w:ins w:id="1251" w:author="Nick.Tolimieri" w:date="2022-09-06T09:57:00Z"/>
                <w:rFonts w:asciiTheme="minorHAnsi" w:eastAsiaTheme="minorHAnsi" w:hAnsiTheme="minorHAnsi" w:cstheme="minorBidi"/>
                <w:sz w:val="22"/>
                <w:szCs w:val="22"/>
                <w:rPrChange w:id="1252" w:author="Nick.Tolimieri" w:date="2022-09-06T09:57:00Z">
                  <w:rPr>
                    <w:ins w:id="1253" w:author="Nick.Tolimieri" w:date="2022-09-06T09:57:00Z"/>
                    <w:rFonts w:ascii="Calibri" w:hAnsi="Calibri" w:cs="Calibri"/>
                    <w:color w:val="000000"/>
                    <w:sz w:val="22"/>
                    <w:szCs w:val="22"/>
                  </w:rPr>
                </w:rPrChange>
              </w:rPr>
            </w:pPr>
            <w:proofErr w:type="spellStart"/>
            <w:ins w:id="1254" w:author="Nick.Tolimieri" w:date="2022-09-06T09:57:00Z">
              <w:r w:rsidRPr="001A7F6C">
                <w:rPr>
                  <w:rFonts w:asciiTheme="minorHAnsi" w:eastAsiaTheme="minorHAnsi" w:hAnsiTheme="minorHAnsi" w:cstheme="minorBidi"/>
                  <w:sz w:val="22"/>
                  <w:szCs w:val="22"/>
                  <w:rPrChange w:id="1255"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1256"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1257"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1258"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1259" w:author="Nick.Tolimieri" w:date="2022-09-06T09:57:00Z"/>
                <w:rFonts w:asciiTheme="minorHAnsi" w:eastAsiaTheme="minorHAnsi" w:hAnsiTheme="minorHAnsi" w:cstheme="minorBidi"/>
                <w:sz w:val="22"/>
                <w:szCs w:val="22"/>
                <w:rPrChange w:id="1260" w:author="Nick.Tolimieri" w:date="2022-09-06T09:57:00Z">
                  <w:rPr>
                    <w:ins w:id="1261" w:author="Nick.Tolimieri" w:date="2022-09-06T09:57:00Z"/>
                    <w:rFonts w:ascii="Calibri" w:hAnsi="Calibri" w:cs="Calibri"/>
                    <w:color w:val="000000"/>
                    <w:sz w:val="22"/>
                    <w:szCs w:val="22"/>
                  </w:rPr>
                </w:rPrChange>
              </w:rPr>
              <w:pPrChange w:id="1262" w:author="Nick.Tolimieri" w:date="2022-09-06T09:57:00Z">
                <w:pPr>
                  <w:jc w:val="right"/>
                </w:pPr>
              </w:pPrChange>
            </w:pPr>
            <w:ins w:id="1263" w:author="Nick.Tolimieri" w:date="2022-09-06T09:57:00Z">
              <w:r w:rsidRPr="001A7F6C">
                <w:rPr>
                  <w:rFonts w:asciiTheme="minorHAnsi" w:eastAsiaTheme="minorHAnsi" w:hAnsiTheme="minorHAnsi" w:cstheme="minorBidi"/>
                  <w:sz w:val="22"/>
                  <w:szCs w:val="22"/>
                  <w:rPrChange w:id="1264" w:author="Nick.Tolimieri" w:date="2022-09-06T09:57:00Z">
                    <w:rPr>
                      <w:rFonts w:ascii="Calibri" w:hAnsi="Calibri" w:cs="Calibri"/>
                      <w:color w:val="000000"/>
                      <w:sz w:val="22"/>
                      <w:szCs w:val="22"/>
                    </w:rPr>
                  </w:rPrChange>
                </w:rPr>
                <w:t>2015</w:t>
              </w:r>
            </w:ins>
          </w:p>
        </w:tc>
        <w:tc>
          <w:tcPr>
            <w:tcW w:w="1177" w:type="dxa"/>
            <w:noWrap/>
            <w:hideMark/>
          </w:tcPr>
          <w:p w:rsidR="001A7F6C" w:rsidRPr="001A7F6C" w:rsidRDefault="001A7F6C" w:rsidP="001A7F6C">
            <w:pPr>
              <w:rPr>
                <w:ins w:id="1265" w:author="Nick.Tolimieri" w:date="2022-09-06T09:57:00Z"/>
                <w:rFonts w:asciiTheme="minorHAnsi" w:eastAsiaTheme="minorHAnsi" w:hAnsiTheme="minorHAnsi" w:cstheme="minorBidi"/>
                <w:sz w:val="22"/>
                <w:szCs w:val="22"/>
                <w:rPrChange w:id="1266" w:author="Nick.Tolimieri" w:date="2022-09-06T09:57:00Z">
                  <w:rPr>
                    <w:ins w:id="1267" w:author="Nick.Tolimieri" w:date="2022-09-06T09:57:00Z"/>
                    <w:rFonts w:ascii="Calibri" w:hAnsi="Calibri" w:cs="Calibri"/>
                    <w:color w:val="000000"/>
                    <w:sz w:val="22"/>
                    <w:szCs w:val="22"/>
                  </w:rPr>
                </w:rPrChange>
              </w:rPr>
              <w:pPrChange w:id="1268" w:author="Nick.Tolimieri" w:date="2022-09-06T09:57:00Z">
                <w:pPr>
                  <w:jc w:val="right"/>
                </w:pPr>
              </w:pPrChange>
            </w:pPr>
            <w:ins w:id="1269" w:author="Nick.Tolimieri" w:date="2022-09-06T09:57:00Z">
              <w:r w:rsidRPr="001A7F6C">
                <w:rPr>
                  <w:rFonts w:asciiTheme="minorHAnsi" w:eastAsiaTheme="minorHAnsi" w:hAnsiTheme="minorHAnsi" w:cstheme="minorBidi"/>
                  <w:sz w:val="22"/>
                  <w:szCs w:val="22"/>
                  <w:rPrChange w:id="1270" w:author="Nick.Tolimieri" w:date="2022-09-06T09:57:00Z">
                    <w:rPr>
                      <w:rFonts w:ascii="Calibri" w:hAnsi="Calibri" w:cs="Calibri"/>
                      <w:color w:val="000000"/>
                      <w:sz w:val="22"/>
                      <w:szCs w:val="22"/>
                    </w:rPr>
                  </w:rPrChange>
                </w:rPr>
                <w:t>98</w:t>
              </w:r>
            </w:ins>
          </w:p>
        </w:tc>
        <w:tc>
          <w:tcPr>
            <w:tcW w:w="1271" w:type="dxa"/>
            <w:noWrap/>
            <w:hideMark/>
          </w:tcPr>
          <w:p w:rsidR="001A7F6C" w:rsidRPr="001A7F6C" w:rsidRDefault="001A7F6C" w:rsidP="001A7F6C">
            <w:pPr>
              <w:rPr>
                <w:ins w:id="1271" w:author="Nick.Tolimieri" w:date="2022-09-06T09:57:00Z"/>
                <w:rFonts w:asciiTheme="minorHAnsi" w:eastAsiaTheme="minorHAnsi" w:hAnsiTheme="minorHAnsi" w:cstheme="minorBidi"/>
                <w:sz w:val="22"/>
                <w:szCs w:val="22"/>
                <w:rPrChange w:id="1272" w:author="Nick.Tolimieri" w:date="2022-09-06T09:57:00Z">
                  <w:rPr>
                    <w:ins w:id="1273" w:author="Nick.Tolimieri" w:date="2022-09-06T09:57:00Z"/>
                    <w:rFonts w:ascii="Calibri" w:hAnsi="Calibri" w:cs="Calibri"/>
                    <w:color w:val="000000"/>
                    <w:sz w:val="22"/>
                    <w:szCs w:val="22"/>
                  </w:rPr>
                </w:rPrChange>
              </w:rPr>
              <w:pPrChange w:id="1274" w:author="Nick.Tolimieri" w:date="2022-09-06T09:57:00Z">
                <w:pPr>
                  <w:jc w:val="right"/>
                </w:pPr>
              </w:pPrChange>
            </w:pPr>
            <w:ins w:id="1275" w:author="Nick.Tolimieri" w:date="2022-09-06T09:57:00Z">
              <w:r w:rsidRPr="001A7F6C">
                <w:rPr>
                  <w:rFonts w:asciiTheme="minorHAnsi" w:eastAsiaTheme="minorHAnsi" w:hAnsiTheme="minorHAnsi" w:cstheme="minorBidi"/>
                  <w:sz w:val="22"/>
                  <w:szCs w:val="22"/>
                  <w:rPrChange w:id="1276" w:author="Nick.Tolimieri" w:date="2022-09-06T09:57:00Z">
                    <w:rPr>
                      <w:rFonts w:ascii="Calibri" w:hAnsi="Calibri" w:cs="Calibri"/>
                      <w:color w:val="000000"/>
                      <w:sz w:val="22"/>
                      <w:szCs w:val="22"/>
                    </w:rPr>
                  </w:rPrChange>
                </w:rPr>
                <w:t>6</w:t>
              </w:r>
            </w:ins>
          </w:p>
        </w:tc>
        <w:tc>
          <w:tcPr>
            <w:tcW w:w="1085" w:type="dxa"/>
            <w:noWrap/>
            <w:hideMark/>
          </w:tcPr>
          <w:p w:rsidR="001A7F6C" w:rsidRPr="001A7F6C" w:rsidRDefault="001A7F6C" w:rsidP="001A7F6C">
            <w:pPr>
              <w:rPr>
                <w:ins w:id="1277" w:author="Nick.Tolimieri" w:date="2022-09-06T09:57:00Z"/>
                <w:rFonts w:asciiTheme="minorHAnsi" w:eastAsiaTheme="minorHAnsi" w:hAnsiTheme="minorHAnsi" w:cstheme="minorBidi"/>
                <w:sz w:val="22"/>
                <w:szCs w:val="22"/>
                <w:rPrChange w:id="1278" w:author="Nick.Tolimieri" w:date="2022-09-06T09:57:00Z">
                  <w:rPr>
                    <w:ins w:id="1279" w:author="Nick.Tolimieri" w:date="2022-09-06T09:57:00Z"/>
                    <w:rFonts w:ascii="Calibri" w:hAnsi="Calibri" w:cs="Calibri"/>
                    <w:color w:val="000000"/>
                    <w:sz w:val="22"/>
                    <w:szCs w:val="22"/>
                  </w:rPr>
                </w:rPrChange>
              </w:rPr>
              <w:pPrChange w:id="1280" w:author="Nick.Tolimieri" w:date="2022-09-06T09:57:00Z">
                <w:pPr>
                  <w:jc w:val="right"/>
                </w:pPr>
              </w:pPrChange>
            </w:pPr>
            <w:ins w:id="1281" w:author="Nick.Tolimieri" w:date="2022-09-06T09:57:00Z">
              <w:r w:rsidRPr="001A7F6C">
                <w:rPr>
                  <w:rFonts w:asciiTheme="minorHAnsi" w:eastAsiaTheme="minorHAnsi" w:hAnsiTheme="minorHAnsi" w:cstheme="minorBidi"/>
                  <w:sz w:val="22"/>
                  <w:szCs w:val="22"/>
                  <w:rPrChange w:id="1282" w:author="Nick.Tolimieri" w:date="2022-09-06T09:57:00Z">
                    <w:rPr>
                      <w:rFonts w:ascii="Calibri" w:hAnsi="Calibri" w:cs="Calibri"/>
                      <w:color w:val="000000"/>
                      <w:sz w:val="22"/>
                      <w:szCs w:val="22"/>
                    </w:rPr>
                  </w:rPrChange>
                </w:rPr>
                <w:t>77</w:t>
              </w:r>
            </w:ins>
          </w:p>
        </w:tc>
        <w:tc>
          <w:tcPr>
            <w:tcW w:w="1105" w:type="dxa"/>
            <w:noWrap/>
            <w:hideMark/>
          </w:tcPr>
          <w:p w:rsidR="001A7F6C" w:rsidRPr="001A7F6C" w:rsidRDefault="001A7F6C" w:rsidP="001A7F6C">
            <w:pPr>
              <w:rPr>
                <w:ins w:id="1283" w:author="Nick.Tolimieri" w:date="2022-09-06T09:57:00Z"/>
                <w:rFonts w:asciiTheme="minorHAnsi" w:eastAsiaTheme="minorHAnsi" w:hAnsiTheme="minorHAnsi" w:cstheme="minorBidi"/>
                <w:sz w:val="22"/>
                <w:szCs w:val="22"/>
                <w:rPrChange w:id="1284" w:author="Nick.Tolimieri" w:date="2022-09-06T09:57:00Z">
                  <w:rPr>
                    <w:ins w:id="1285" w:author="Nick.Tolimieri" w:date="2022-09-06T09:57:00Z"/>
                    <w:rFonts w:ascii="Calibri" w:hAnsi="Calibri" w:cs="Calibri"/>
                    <w:color w:val="000000"/>
                    <w:sz w:val="22"/>
                    <w:szCs w:val="22"/>
                  </w:rPr>
                </w:rPrChange>
              </w:rPr>
              <w:pPrChange w:id="1286" w:author="Nick.Tolimieri" w:date="2022-09-06T09:57:00Z">
                <w:pPr>
                  <w:jc w:val="right"/>
                </w:pPr>
              </w:pPrChange>
            </w:pPr>
            <w:ins w:id="1287" w:author="Nick.Tolimieri" w:date="2022-09-06T09:57:00Z">
              <w:r w:rsidRPr="001A7F6C">
                <w:rPr>
                  <w:rFonts w:asciiTheme="minorHAnsi" w:eastAsiaTheme="minorHAnsi" w:hAnsiTheme="minorHAnsi" w:cstheme="minorBidi"/>
                  <w:sz w:val="22"/>
                  <w:szCs w:val="22"/>
                  <w:rPrChange w:id="1288"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1289" w:author="Nick.Tolimieri" w:date="2022-09-06T09:57:00Z"/>
                <w:rFonts w:asciiTheme="minorHAnsi" w:eastAsiaTheme="minorHAnsi" w:hAnsiTheme="minorHAnsi" w:cstheme="minorBidi"/>
                <w:sz w:val="22"/>
                <w:szCs w:val="22"/>
                <w:rPrChange w:id="1290" w:author="Nick.Tolimieri" w:date="2022-09-06T09:57:00Z">
                  <w:rPr>
                    <w:ins w:id="1291" w:author="Nick.Tolimieri" w:date="2022-09-06T09:57:00Z"/>
                    <w:rFonts w:ascii="Calibri" w:hAnsi="Calibri" w:cs="Calibri"/>
                    <w:color w:val="000000"/>
                    <w:sz w:val="22"/>
                    <w:szCs w:val="22"/>
                  </w:rPr>
                </w:rPrChange>
              </w:rPr>
              <w:pPrChange w:id="1292" w:author="Nick.Tolimieri" w:date="2022-09-06T09:57:00Z">
                <w:pPr>
                  <w:jc w:val="right"/>
                </w:pPr>
              </w:pPrChange>
            </w:pPr>
            <w:ins w:id="1293" w:author="Nick.Tolimieri" w:date="2022-09-06T09:57:00Z">
              <w:r w:rsidRPr="001A7F6C">
                <w:rPr>
                  <w:rFonts w:asciiTheme="minorHAnsi" w:eastAsiaTheme="minorHAnsi" w:hAnsiTheme="minorHAnsi" w:cstheme="minorBidi"/>
                  <w:sz w:val="22"/>
                  <w:szCs w:val="22"/>
                  <w:rPrChange w:id="1294" w:author="Nick.Tolimieri" w:date="2022-09-06T09:57:00Z">
                    <w:rPr>
                      <w:rFonts w:ascii="Calibri" w:hAnsi="Calibri" w:cs="Calibri"/>
                      <w:color w:val="000000"/>
                      <w:sz w:val="22"/>
                      <w:szCs w:val="22"/>
                    </w:rPr>
                  </w:rPrChange>
                </w:rPr>
                <w:t>22</w:t>
              </w:r>
            </w:ins>
          </w:p>
        </w:tc>
        <w:tc>
          <w:tcPr>
            <w:tcW w:w="1269" w:type="dxa"/>
            <w:noWrap/>
            <w:hideMark/>
          </w:tcPr>
          <w:p w:rsidR="001A7F6C" w:rsidRPr="001A7F6C" w:rsidRDefault="001A7F6C" w:rsidP="001A7F6C">
            <w:pPr>
              <w:rPr>
                <w:ins w:id="1295" w:author="Nick.Tolimieri" w:date="2022-09-06T09:57:00Z"/>
                <w:rFonts w:asciiTheme="minorHAnsi" w:eastAsiaTheme="minorHAnsi" w:hAnsiTheme="minorHAnsi" w:cstheme="minorBidi"/>
                <w:sz w:val="22"/>
                <w:szCs w:val="22"/>
                <w:rPrChange w:id="1296" w:author="Nick.Tolimieri" w:date="2022-09-06T09:57:00Z">
                  <w:rPr>
                    <w:ins w:id="1297" w:author="Nick.Tolimieri" w:date="2022-09-06T09:57:00Z"/>
                    <w:rFonts w:ascii="Calibri" w:hAnsi="Calibri" w:cs="Calibri"/>
                    <w:color w:val="000000"/>
                    <w:sz w:val="22"/>
                    <w:szCs w:val="22"/>
                  </w:rPr>
                </w:rPrChange>
              </w:rPr>
              <w:pPrChange w:id="1298" w:author="Nick.Tolimieri" w:date="2022-09-06T09:57:00Z">
                <w:pPr>
                  <w:jc w:val="right"/>
                </w:pPr>
              </w:pPrChange>
            </w:pPr>
            <w:ins w:id="1299" w:author="Nick.Tolimieri" w:date="2022-09-06T09:57:00Z">
              <w:r w:rsidRPr="001A7F6C">
                <w:rPr>
                  <w:rFonts w:asciiTheme="minorHAnsi" w:eastAsiaTheme="minorHAnsi" w:hAnsiTheme="minorHAnsi" w:cstheme="minorBidi"/>
                  <w:sz w:val="22"/>
                  <w:szCs w:val="22"/>
                  <w:rPrChange w:id="1300" w:author="Nick.Tolimieri" w:date="2022-09-06T09:57:00Z">
                    <w:rPr>
                      <w:rFonts w:ascii="Calibri" w:hAnsi="Calibri" w:cs="Calibri"/>
                      <w:color w:val="000000"/>
                      <w:sz w:val="22"/>
                      <w:szCs w:val="22"/>
                    </w:rPr>
                  </w:rPrChange>
                </w:rPr>
                <w:t>1.73</w:t>
              </w:r>
            </w:ins>
          </w:p>
        </w:tc>
        <w:tc>
          <w:tcPr>
            <w:tcW w:w="1141" w:type="dxa"/>
            <w:noWrap/>
            <w:hideMark/>
          </w:tcPr>
          <w:p w:rsidR="001A7F6C" w:rsidRPr="001A7F6C" w:rsidRDefault="001A7F6C" w:rsidP="001A7F6C">
            <w:pPr>
              <w:rPr>
                <w:ins w:id="1301" w:author="Nick.Tolimieri" w:date="2022-09-06T09:57:00Z"/>
                <w:rFonts w:asciiTheme="minorHAnsi" w:eastAsiaTheme="minorHAnsi" w:hAnsiTheme="minorHAnsi" w:cstheme="minorBidi"/>
                <w:sz w:val="22"/>
                <w:szCs w:val="22"/>
                <w:rPrChange w:id="1302" w:author="Nick.Tolimieri" w:date="2022-09-06T09:57:00Z">
                  <w:rPr>
                    <w:ins w:id="1303" w:author="Nick.Tolimieri" w:date="2022-09-06T09:57:00Z"/>
                    <w:rFonts w:ascii="Calibri" w:hAnsi="Calibri" w:cs="Calibri"/>
                    <w:color w:val="000000"/>
                    <w:sz w:val="22"/>
                    <w:szCs w:val="22"/>
                  </w:rPr>
                </w:rPrChange>
              </w:rPr>
              <w:pPrChange w:id="1304" w:author="Nick.Tolimieri" w:date="2022-09-06T09:57:00Z">
                <w:pPr>
                  <w:jc w:val="right"/>
                </w:pPr>
              </w:pPrChange>
            </w:pPr>
            <w:ins w:id="1305" w:author="Nick.Tolimieri" w:date="2022-09-06T09:57:00Z">
              <w:r w:rsidRPr="001A7F6C">
                <w:rPr>
                  <w:rFonts w:asciiTheme="minorHAnsi" w:eastAsiaTheme="minorHAnsi" w:hAnsiTheme="minorHAnsi" w:cstheme="minorBidi"/>
                  <w:sz w:val="22"/>
                  <w:szCs w:val="22"/>
                  <w:rPrChange w:id="1306" w:author="Nick.Tolimieri" w:date="2022-09-06T09:57:00Z">
                    <w:rPr>
                      <w:rFonts w:ascii="Calibri" w:hAnsi="Calibri" w:cs="Calibri"/>
                      <w:color w:val="000000"/>
                      <w:sz w:val="22"/>
                      <w:szCs w:val="22"/>
                    </w:rPr>
                  </w:rPrChange>
                </w:rPr>
                <w:t>0.26</w:t>
              </w:r>
            </w:ins>
          </w:p>
        </w:tc>
        <w:tc>
          <w:tcPr>
            <w:tcW w:w="1141" w:type="dxa"/>
            <w:noWrap/>
            <w:hideMark/>
          </w:tcPr>
          <w:p w:rsidR="001A7F6C" w:rsidRPr="001A7F6C" w:rsidRDefault="001A7F6C" w:rsidP="001A7F6C">
            <w:pPr>
              <w:rPr>
                <w:ins w:id="1307" w:author="Nick.Tolimieri" w:date="2022-09-06T09:57:00Z"/>
                <w:rFonts w:asciiTheme="minorHAnsi" w:eastAsiaTheme="minorHAnsi" w:hAnsiTheme="minorHAnsi" w:cstheme="minorBidi"/>
                <w:sz w:val="22"/>
                <w:szCs w:val="22"/>
                <w:rPrChange w:id="1308" w:author="Nick.Tolimieri" w:date="2022-09-06T09:57:00Z">
                  <w:rPr>
                    <w:ins w:id="1309" w:author="Nick.Tolimieri" w:date="2022-09-06T09:57:00Z"/>
                    <w:rFonts w:ascii="Calibri" w:hAnsi="Calibri" w:cs="Calibri"/>
                    <w:color w:val="000000"/>
                    <w:sz w:val="22"/>
                    <w:szCs w:val="22"/>
                  </w:rPr>
                </w:rPrChange>
              </w:rPr>
              <w:pPrChange w:id="1310" w:author="Nick.Tolimieri" w:date="2022-09-06T09:57:00Z">
                <w:pPr>
                  <w:jc w:val="right"/>
                </w:pPr>
              </w:pPrChange>
            </w:pPr>
            <w:ins w:id="1311" w:author="Nick.Tolimieri" w:date="2022-09-06T09:57:00Z">
              <w:r w:rsidRPr="001A7F6C">
                <w:rPr>
                  <w:rFonts w:asciiTheme="minorHAnsi" w:eastAsiaTheme="minorHAnsi" w:hAnsiTheme="minorHAnsi" w:cstheme="minorBidi"/>
                  <w:sz w:val="22"/>
                  <w:szCs w:val="22"/>
                  <w:rPrChange w:id="1312" w:author="Nick.Tolimieri" w:date="2022-09-06T09:57:00Z">
                    <w:rPr>
                      <w:rFonts w:ascii="Calibri" w:hAnsi="Calibri" w:cs="Calibri"/>
                      <w:color w:val="000000"/>
                      <w:sz w:val="22"/>
                      <w:szCs w:val="22"/>
                    </w:rPr>
                  </w:rPrChange>
                </w:rPr>
                <w:t>2.41</w:t>
              </w:r>
            </w:ins>
          </w:p>
        </w:tc>
      </w:tr>
      <w:tr w:rsidR="001A7F6C" w:rsidRPr="001A7F6C" w:rsidTr="001A7F6C">
        <w:trPr>
          <w:trHeight w:val="300"/>
          <w:ins w:id="1313" w:author="Nick.Tolimieri" w:date="2022-09-06T09:57:00Z"/>
        </w:trPr>
        <w:tc>
          <w:tcPr>
            <w:tcW w:w="2814" w:type="dxa"/>
            <w:noWrap/>
            <w:hideMark/>
          </w:tcPr>
          <w:p w:rsidR="001A7F6C" w:rsidRPr="001A7F6C" w:rsidRDefault="001A7F6C">
            <w:pPr>
              <w:rPr>
                <w:ins w:id="1314" w:author="Nick.Tolimieri" w:date="2022-09-06T09:57:00Z"/>
                <w:rFonts w:asciiTheme="minorHAnsi" w:eastAsiaTheme="minorHAnsi" w:hAnsiTheme="minorHAnsi" w:cstheme="minorBidi"/>
                <w:sz w:val="22"/>
                <w:szCs w:val="22"/>
                <w:rPrChange w:id="1315" w:author="Nick.Tolimieri" w:date="2022-09-06T09:57:00Z">
                  <w:rPr>
                    <w:ins w:id="1316" w:author="Nick.Tolimieri" w:date="2022-09-06T09:57:00Z"/>
                    <w:rFonts w:ascii="Calibri" w:hAnsi="Calibri" w:cs="Calibri"/>
                    <w:color w:val="000000"/>
                    <w:sz w:val="22"/>
                    <w:szCs w:val="22"/>
                  </w:rPr>
                </w:rPrChange>
              </w:rPr>
            </w:pPr>
            <w:proofErr w:type="spellStart"/>
            <w:ins w:id="1317" w:author="Nick.Tolimieri" w:date="2022-09-06T09:57:00Z">
              <w:r w:rsidRPr="001A7F6C">
                <w:rPr>
                  <w:rFonts w:asciiTheme="minorHAnsi" w:eastAsiaTheme="minorHAnsi" w:hAnsiTheme="minorHAnsi" w:cstheme="minorBidi"/>
                  <w:sz w:val="22"/>
                  <w:szCs w:val="22"/>
                  <w:rPrChange w:id="1318"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1319"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1320"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1321"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1322" w:author="Nick.Tolimieri" w:date="2022-09-06T09:57:00Z"/>
                <w:rFonts w:asciiTheme="minorHAnsi" w:eastAsiaTheme="minorHAnsi" w:hAnsiTheme="minorHAnsi" w:cstheme="minorBidi"/>
                <w:sz w:val="22"/>
                <w:szCs w:val="22"/>
                <w:rPrChange w:id="1323" w:author="Nick.Tolimieri" w:date="2022-09-06T09:57:00Z">
                  <w:rPr>
                    <w:ins w:id="1324" w:author="Nick.Tolimieri" w:date="2022-09-06T09:57:00Z"/>
                    <w:rFonts w:ascii="Calibri" w:hAnsi="Calibri" w:cs="Calibri"/>
                    <w:color w:val="000000"/>
                    <w:sz w:val="22"/>
                    <w:szCs w:val="22"/>
                  </w:rPr>
                </w:rPrChange>
              </w:rPr>
              <w:pPrChange w:id="1325" w:author="Nick.Tolimieri" w:date="2022-09-06T09:57:00Z">
                <w:pPr>
                  <w:jc w:val="right"/>
                </w:pPr>
              </w:pPrChange>
            </w:pPr>
            <w:ins w:id="1326" w:author="Nick.Tolimieri" w:date="2022-09-06T09:57:00Z">
              <w:r w:rsidRPr="001A7F6C">
                <w:rPr>
                  <w:rFonts w:asciiTheme="minorHAnsi" w:eastAsiaTheme="minorHAnsi" w:hAnsiTheme="minorHAnsi" w:cstheme="minorBidi"/>
                  <w:sz w:val="22"/>
                  <w:szCs w:val="22"/>
                  <w:rPrChange w:id="1327" w:author="Nick.Tolimieri" w:date="2022-09-06T09:57:00Z">
                    <w:rPr>
                      <w:rFonts w:ascii="Calibri" w:hAnsi="Calibri" w:cs="Calibri"/>
                      <w:color w:val="000000"/>
                      <w:sz w:val="22"/>
                      <w:szCs w:val="22"/>
                    </w:rPr>
                  </w:rPrChange>
                </w:rPr>
                <w:t>2016</w:t>
              </w:r>
            </w:ins>
          </w:p>
        </w:tc>
        <w:tc>
          <w:tcPr>
            <w:tcW w:w="1177" w:type="dxa"/>
            <w:noWrap/>
            <w:hideMark/>
          </w:tcPr>
          <w:p w:rsidR="001A7F6C" w:rsidRPr="001A7F6C" w:rsidRDefault="001A7F6C" w:rsidP="001A7F6C">
            <w:pPr>
              <w:rPr>
                <w:ins w:id="1328" w:author="Nick.Tolimieri" w:date="2022-09-06T09:57:00Z"/>
                <w:rFonts w:asciiTheme="minorHAnsi" w:eastAsiaTheme="minorHAnsi" w:hAnsiTheme="minorHAnsi" w:cstheme="minorBidi"/>
                <w:sz w:val="22"/>
                <w:szCs w:val="22"/>
                <w:rPrChange w:id="1329" w:author="Nick.Tolimieri" w:date="2022-09-06T09:57:00Z">
                  <w:rPr>
                    <w:ins w:id="1330" w:author="Nick.Tolimieri" w:date="2022-09-06T09:57:00Z"/>
                    <w:rFonts w:ascii="Calibri" w:hAnsi="Calibri" w:cs="Calibri"/>
                    <w:color w:val="000000"/>
                    <w:sz w:val="22"/>
                    <w:szCs w:val="22"/>
                  </w:rPr>
                </w:rPrChange>
              </w:rPr>
              <w:pPrChange w:id="1331" w:author="Nick.Tolimieri" w:date="2022-09-06T09:57:00Z">
                <w:pPr>
                  <w:jc w:val="right"/>
                </w:pPr>
              </w:pPrChange>
            </w:pPr>
            <w:ins w:id="1332" w:author="Nick.Tolimieri" w:date="2022-09-06T09:57:00Z">
              <w:r w:rsidRPr="001A7F6C">
                <w:rPr>
                  <w:rFonts w:asciiTheme="minorHAnsi" w:eastAsiaTheme="minorHAnsi" w:hAnsiTheme="minorHAnsi" w:cstheme="minorBidi"/>
                  <w:sz w:val="22"/>
                  <w:szCs w:val="22"/>
                  <w:rPrChange w:id="1333" w:author="Nick.Tolimieri" w:date="2022-09-06T09:57:00Z">
                    <w:rPr>
                      <w:rFonts w:ascii="Calibri" w:hAnsi="Calibri" w:cs="Calibri"/>
                      <w:color w:val="000000"/>
                      <w:sz w:val="22"/>
                      <w:szCs w:val="22"/>
                    </w:rPr>
                  </w:rPrChange>
                </w:rPr>
                <w:t>116</w:t>
              </w:r>
            </w:ins>
          </w:p>
        </w:tc>
        <w:tc>
          <w:tcPr>
            <w:tcW w:w="1271" w:type="dxa"/>
            <w:noWrap/>
            <w:hideMark/>
          </w:tcPr>
          <w:p w:rsidR="001A7F6C" w:rsidRPr="001A7F6C" w:rsidRDefault="001A7F6C" w:rsidP="001A7F6C">
            <w:pPr>
              <w:rPr>
                <w:ins w:id="1334" w:author="Nick.Tolimieri" w:date="2022-09-06T09:57:00Z"/>
                <w:rFonts w:asciiTheme="minorHAnsi" w:eastAsiaTheme="minorHAnsi" w:hAnsiTheme="minorHAnsi" w:cstheme="minorBidi"/>
                <w:sz w:val="22"/>
                <w:szCs w:val="22"/>
                <w:rPrChange w:id="1335" w:author="Nick.Tolimieri" w:date="2022-09-06T09:57:00Z">
                  <w:rPr>
                    <w:ins w:id="1336" w:author="Nick.Tolimieri" w:date="2022-09-06T09:57:00Z"/>
                    <w:rFonts w:ascii="Calibri" w:hAnsi="Calibri" w:cs="Calibri"/>
                    <w:color w:val="000000"/>
                    <w:sz w:val="22"/>
                    <w:szCs w:val="22"/>
                  </w:rPr>
                </w:rPrChange>
              </w:rPr>
              <w:pPrChange w:id="1337" w:author="Nick.Tolimieri" w:date="2022-09-06T09:57:00Z">
                <w:pPr>
                  <w:jc w:val="right"/>
                </w:pPr>
              </w:pPrChange>
            </w:pPr>
            <w:ins w:id="1338" w:author="Nick.Tolimieri" w:date="2022-09-06T09:57:00Z">
              <w:r w:rsidRPr="001A7F6C">
                <w:rPr>
                  <w:rFonts w:asciiTheme="minorHAnsi" w:eastAsiaTheme="minorHAnsi" w:hAnsiTheme="minorHAnsi" w:cstheme="minorBidi"/>
                  <w:sz w:val="22"/>
                  <w:szCs w:val="22"/>
                  <w:rPrChange w:id="1339" w:author="Nick.Tolimieri" w:date="2022-09-06T09:57:00Z">
                    <w:rPr>
                      <w:rFonts w:ascii="Calibri" w:hAnsi="Calibri" w:cs="Calibri"/>
                      <w:color w:val="000000"/>
                      <w:sz w:val="22"/>
                      <w:szCs w:val="22"/>
                    </w:rPr>
                  </w:rPrChange>
                </w:rPr>
                <w:t>5</w:t>
              </w:r>
            </w:ins>
          </w:p>
        </w:tc>
        <w:tc>
          <w:tcPr>
            <w:tcW w:w="1085" w:type="dxa"/>
            <w:noWrap/>
            <w:hideMark/>
          </w:tcPr>
          <w:p w:rsidR="001A7F6C" w:rsidRPr="001A7F6C" w:rsidRDefault="001A7F6C" w:rsidP="001A7F6C">
            <w:pPr>
              <w:rPr>
                <w:ins w:id="1340" w:author="Nick.Tolimieri" w:date="2022-09-06T09:57:00Z"/>
                <w:rFonts w:asciiTheme="minorHAnsi" w:eastAsiaTheme="minorHAnsi" w:hAnsiTheme="minorHAnsi" w:cstheme="minorBidi"/>
                <w:sz w:val="22"/>
                <w:szCs w:val="22"/>
                <w:rPrChange w:id="1341" w:author="Nick.Tolimieri" w:date="2022-09-06T09:57:00Z">
                  <w:rPr>
                    <w:ins w:id="1342" w:author="Nick.Tolimieri" w:date="2022-09-06T09:57:00Z"/>
                    <w:rFonts w:ascii="Calibri" w:hAnsi="Calibri" w:cs="Calibri"/>
                    <w:color w:val="000000"/>
                    <w:sz w:val="22"/>
                    <w:szCs w:val="22"/>
                  </w:rPr>
                </w:rPrChange>
              </w:rPr>
              <w:pPrChange w:id="1343" w:author="Nick.Tolimieri" w:date="2022-09-06T09:57:00Z">
                <w:pPr>
                  <w:jc w:val="right"/>
                </w:pPr>
              </w:pPrChange>
            </w:pPr>
            <w:ins w:id="1344" w:author="Nick.Tolimieri" w:date="2022-09-06T09:57:00Z">
              <w:r w:rsidRPr="001A7F6C">
                <w:rPr>
                  <w:rFonts w:asciiTheme="minorHAnsi" w:eastAsiaTheme="minorHAnsi" w:hAnsiTheme="minorHAnsi" w:cstheme="minorBidi"/>
                  <w:sz w:val="22"/>
                  <w:szCs w:val="22"/>
                  <w:rPrChange w:id="1345" w:author="Nick.Tolimieri" w:date="2022-09-06T09:57:00Z">
                    <w:rPr>
                      <w:rFonts w:ascii="Calibri" w:hAnsi="Calibri" w:cs="Calibri"/>
                      <w:color w:val="000000"/>
                      <w:sz w:val="22"/>
                      <w:szCs w:val="22"/>
                    </w:rPr>
                  </w:rPrChange>
                </w:rPr>
                <w:t>108</w:t>
              </w:r>
            </w:ins>
          </w:p>
        </w:tc>
        <w:tc>
          <w:tcPr>
            <w:tcW w:w="1105" w:type="dxa"/>
            <w:noWrap/>
            <w:hideMark/>
          </w:tcPr>
          <w:p w:rsidR="001A7F6C" w:rsidRPr="001A7F6C" w:rsidRDefault="001A7F6C" w:rsidP="001A7F6C">
            <w:pPr>
              <w:rPr>
                <w:ins w:id="1346" w:author="Nick.Tolimieri" w:date="2022-09-06T09:57:00Z"/>
                <w:rFonts w:asciiTheme="minorHAnsi" w:eastAsiaTheme="minorHAnsi" w:hAnsiTheme="minorHAnsi" w:cstheme="minorBidi"/>
                <w:sz w:val="22"/>
                <w:szCs w:val="22"/>
                <w:rPrChange w:id="1347" w:author="Nick.Tolimieri" w:date="2022-09-06T09:57:00Z">
                  <w:rPr>
                    <w:ins w:id="1348" w:author="Nick.Tolimieri" w:date="2022-09-06T09:57:00Z"/>
                    <w:rFonts w:ascii="Calibri" w:hAnsi="Calibri" w:cs="Calibri"/>
                    <w:color w:val="000000"/>
                    <w:sz w:val="22"/>
                    <w:szCs w:val="22"/>
                  </w:rPr>
                </w:rPrChange>
              </w:rPr>
              <w:pPrChange w:id="1349" w:author="Nick.Tolimieri" w:date="2022-09-06T09:57:00Z">
                <w:pPr>
                  <w:jc w:val="right"/>
                </w:pPr>
              </w:pPrChange>
            </w:pPr>
            <w:ins w:id="1350" w:author="Nick.Tolimieri" w:date="2022-09-06T09:57:00Z">
              <w:r w:rsidRPr="001A7F6C">
                <w:rPr>
                  <w:rFonts w:asciiTheme="minorHAnsi" w:eastAsiaTheme="minorHAnsi" w:hAnsiTheme="minorHAnsi" w:cstheme="minorBidi"/>
                  <w:sz w:val="22"/>
                  <w:szCs w:val="22"/>
                  <w:rPrChange w:id="1351"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1352" w:author="Nick.Tolimieri" w:date="2022-09-06T09:57:00Z"/>
                <w:rFonts w:asciiTheme="minorHAnsi" w:eastAsiaTheme="minorHAnsi" w:hAnsiTheme="minorHAnsi" w:cstheme="minorBidi"/>
                <w:sz w:val="22"/>
                <w:szCs w:val="22"/>
                <w:rPrChange w:id="1353" w:author="Nick.Tolimieri" w:date="2022-09-06T09:57:00Z">
                  <w:rPr>
                    <w:ins w:id="1354" w:author="Nick.Tolimieri" w:date="2022-09-06T09:57:00Z"/>
                    <w:rFonts w:ascii="Calibri" w:hAnsi="Calibri" w:cs="Calibri"/>
                    <w:color w:val="000000"/>
                    <w:sz w:val="22"/>
                    <w:szCs w:val="22"/>
                  </w:rPr>
                </w:rPrChange>
              </w:rPr>
              <w:pPrChange w:id="1355" w:author="Nick.Tolimieri" w:date="2022-09-06T09:57:00Z">
                <w:pPr>
                  <w:jc w:val="right"/>
                </w:pPr>
              </w:pPrChange>
            </w:pPr>
            <w:ins w:id="1356" w:author="Nick.Tolimieri" w:date="2022-09-06T09:57:00Z">
              <w:r w:rsidRPr="001A7F6C">
                <w:rPr>
                  <w:rFonts w:asciiTheme="minorHAnsi" w:eastAsiaTheme="minorHAnsi" w:hAnsiTheme="minorHAnsi" w:cstheme="minorBidi"/>
                  <w:sz w:val="22"/>
                  <w:szCs w:val="22"/>
                  <w:rPrChange w:id="1357" w:author="Nick.Tolimieri" w:date="2022-09-06T09:57:00Z">
                    <w:rPr>
                      <w:rFonts w:ascii="Calibri" w:hAnsi="Calibri" w:cs="Calibri"/>
                      <w:color w:val="000000"/>
                      <w:sz w:val="22"/>
                      <w:szCs w:val="22"/>
                    </w:rPr>
                  </w:rPrChange>
                </w:rPr>
                <w:t>38</w:t>
              </w:r>
            </w:ins>
          </w:p>
        </w:tc>
        <w:tc>
          <w:tcPr>
            <w:tcW w:w="1269" w:type="dxa"/>
            <w:noWrap/>
            <w:hideMark/>
          </w:tcPr>
          <w:p w:rsidR="001A7F6C" w:rsidRPr="001A7F6C" w:rsidRDefault="001A7F6C" w:rsidP="001A7F6C">
            <w:pPr>
              <w:rPr>
                <w:ins w:id="1358" w:author="Nick.Tolimieri" w:date="2022-09-06T09:57:00Z"/>
                <w:rFonts w:asciiTheme="minorHAnsi" w:eastAsiaTheme="minorHAnsi" w:hAnsiTheme="minorHAnsi" w:cstheme="minorBidi"/>
                <w:sz w:val="22"/>
                <w:szCs w:val="22"/>
                <w:rPrChange w:id="1359" w:author="Nick.Tolimieri" w:date="2022-09-06T09:57:00Z">
                  <w:rPr>
                    <w:ins w:id="1360" w:author="Nick.Tolimieri" w:date="2022-09-06T09:57:00Z"/>
                    <w:rFonts w:ascii="Calibri" w:hAnsi="Calibri" w:cs="Calibri"/>
                    <w:color w:val="000000"/>
                    <w:sz w:val="22"/>
                    <w:szCs w:val="22"/>
                  </w:rPr>
                </w:rPrChange>
              </w:rPr>
              <w:pPrChange w:id="1361" w:author="Nick.Tolimieri" w:date="2022-09-06T09:57:00Z">
                <w:pPr>
                  <w:jc w:val="right"/>
                </w:pPr>
              </w:pPrChange>
            </w:pPr>
            <w:ins w:id="1362" w:author="Nick.Tolimieri" w:date="2022-09-06T09:57:00Z">
              <w:r w:rsidRPr="001A7F6C">
                <w:rPr>
                  <w:rFonts w:asciiTheme="minorHAnsi" w:eastAsiaTheme="minorHAnsi" w:hAnsiTheme="minorHAnsi" w:cstheme="minorBidi"/>
                  <w:sz w:val="22"/>
                  <w:szCs w:val="22"/>
                  <w:rPrChange w:id="1363" w:author="Nick.Tolimieri" w:date="2022-09-06T09:57:00Z">
                    <w:rPr>
                      <w:rFonts w:ascii="Calibri" w:hAnsi="Calibri" w:cs="Calibri"/>
                      <w:color w:val="000000"/>
                      <w:sz w:val="22"/>
                      <w:szCs w:val="22"/>
                    </w:rPr>
                  </w:rPrChange>
                </w:rPr>
                <w:t>1.72</w:t>
              </w:r>
            </w:ins>
          </w:p>
        </w:tc>
        <w:tc>
          <w:tcPr>
            <w:tcW w:w="1141" w:type="dxa"/>
            <w:noWrap/>
            <w:hideMark/>
          </w:tcPr>
          <w:p w:rsidR="001A7F6C" w:rsidRPr="001A7F6C" w:rsidRDefault="001A7F6C" w:rsidP="001A7F6C">
            <w:pPr>
              <w:rPr>
                <w:ins w:id="1364" w:author="Nick.Tolimieri" w:date="2022-09-06T09:57:00Z"/>
                <w:rFonts w:asciiTheme="minorHAnsi" w:eastAsiaTheme="minorHAnsi" w:hAnsiTheme="minorHAnsi" w:cstheme="minorBidi"/>
                <w:sz w:val="22"/>
                <w:szCs w:val="22"/>
                <w:rPrChange w:id="1365" w:author="Nick.Tolimieri" w:date="2022-09-06T09:57:00Z">
                  <w:rPr>
                    <w:ins w:id="1366" w:author="Nick.Tolimieri" w:date="2022-09-06T09:57:00Z"/>
                    <w:rFonts w:ascii="Calibri" w:hAnsi="Calibri" w:cs="Calibri"/>
                    <w:color w:val="000000"/>
                    <w:sz w:val="22"/>
                    <w:szCs w:val="22"/>
                  </w:rPr>
                </w:rPrChange>
              </w:rPr>
              <w:pPrChange w:id="1367" w:author="Nick.Tolimieri" w:date="2022-09-06T09:57:00Z">
                <w:pPr>
                  <w:jc w:val="right"/>
                </w:pPr>
              </w:pPrChange>
            </w:pPr>
            <w:ins w:id="1368" w:author="Nick.Tolimieri" w:date="2022-09-06T09:57:00Z">
              <w:r w:rsidRPr="001A7F6C">
                <w:rPr>
                  <w:rFonts w:asciiTheme="minorHAnsi" w:eastAsiaTheme="minorHAnsi" w:hAnsiTheme="minorHAnsi" w:cstheme="minorBidi"/>
                  <w:sz w:val="22"/>
                  <w:szCs w:val="22"/>
                  <w:rPrChange w:id="1369" w:author="Nick.Tolimieri" w:date="2022-09-06T09:57:00Z">
                    <w:rPr>
                      <w:rFonts w:ascii="Calibri" w:hAnsi="Calibri" w:cs="Calibri"/>
                      <w:color w:val="000000"/>
                      <w:sz w:val="22"/>
                      <w:szCs w:val="22"/>
                    </w:rPr>
                  </w:rPrChange>
                </w:rPr>
                <w:t>0.27</w:t>
              </w:r>
            </w:ins>
          </w:p>
        </w:tc>
        <w:tc>
          <w:tcPr>
            <w:tcW w:w="1141" w:type="dxa"/>
            <w:noWrap/>
            <w:hideMark/>
          </w:tcPr>
          <w:p w:rsidR="001A7F6C" w:rsidRPr="001A7F6C" w:rsidRDefault="001A7F6C" w:rsidP="001A7F6C">
            <w:pPr>
              <w:rPr>
                <w:ins w:id="1370" w:author="Nick.Tolimieri" w:date="2022-09-06T09:57:00Z"/>
                <w:rFonts w:asciiTheme="minorHAnsi" w:eastAsiaTheme="minorHAnsi" w:hAnsiTheme="minorHAnsi" w:cstheme="minorBidi"/>
                <w:sz w:val="22"/>
                <w:szCs w:val="22"/>
                <w:rPrChange w:id="1371" w:author="Nick.Tolimieri" w:date="2022-09-06T09:57:00Z">
                  <w:rPr>
                    <w:ins w:id="1372" w:author="Nick.Tolimieri" w:date="2022-09-06T09:57:00Z"/>
                    <w:rFonts w:ascii="Calibri" w:hAnsi="Calibri" w:cs="Calibri"/>
                    <w:color w:val="000000"/>
                    <w:sz w:val="22"/>
                    <w:szCs w:val="22"/>
                  </w:rPr>
                </w:rPrChange>
              </w:rPr>
              <w:pPrChange w:id="1373" w:author="Nick.Tolimieri" w:date="2022-09-06T09:57:00Z">
                <w:pPr>
                  <w:jc w:val="right"/>
                </w:pPr>
              </w:pPrChange>
            </w:pPr>
            <w:ins w:id="1374" w:author="Nick.Tolimieri" w:date="2022-09-06T09:57:00Z">
              <w:r w:rsidRPr="001A7F6C">
                <w:rPr>
                  <w:rFonts w:asciiTheme="minorHAnsi" w:eastAsiaTheme="minorHAnsi" w:hAnsiTheme="minorHAnsi" w:cstheme="minorBidi"/>
                  <w:sz w:val="22"/>
                  <w:szCs w:val="22"/>
                  <w:rPrChange w:id="1375" w:author="Nick.Tolimieri" w:date="2022-09-06T09:57:00Z">
                    <w:rPr>
                      <w:rFonts w:ascii="Calibri" w:hAnsi="Calibri" w:cs="Calibri"/>
                      <w:color w:val="000000"/>
                      <w:sz w:val="22"/>
                      <w:szCs w:val="22"/>
                    </w:rPr>
                  </w:rPrChange>
                </w:rPr>
                <w:t>3.37</w:t>
              </w:r>
            </w:ins>
          </w:p>
        </w:tc>
      </w:tr>
      <w:tr w:rsidR="001A7F6C" w:rsidRPr="001A7F6C" w:rsidTr="001A7F6C">
        <w:trPr>
          <w:trHeight w:val="300"/>
          <w:ins w:id="1376" w:author="Nick.Tolimieri" w:date="2022-09-06T09:57:00Z"/>
        </w:trPr>
        <w:tc>
          <w:tcPr>
            <w:tcW w:w="2814" w:type="dxa"/>
            <w:noWrap/>
            <w:hideMark/>
          </w:tcPr>
          <w:p w:rsidR="001A7F6C" w:rsidRPr="001A7F6C" w:rsidRDefault="001A7F6C">
            <w:pPr>
              <w:rPr>
                <w:ins w:id="1377" w:author="Nick.Tolimieri" w:date="2022-09-06T09:57:00Z"/>
                <w:rFonts w:asciiTheme="minorHAnsi" w:eastAsiaTheme="minorHAnsi" w:hAnsiTheme="minorHAnsi" w:cstheme="minorBidi"/>
                <w:sz w:val="22"/>
                <w:szCs w:val="22"/>
                <w:rPrChange w:id="1378" w:author="Nick.Tolimieri" w:date="2022-09-06T09:57:00Z">
                  <w:rPr>
                    <w:ins w:id="1379" w:author="Nick.Tolimieri" w:date="2022-09-06T09:57:00Z"/>
                    <w:rFonts w:ascii="Calibri" w:hAnsi="Calibri" w:cs="Calibri"/>
                    <w:color w:val="000000"/>
                    <w:sz w:val="22"/>
                    <w:szCs w:val="22"/>
                  </w:rPr>
                </w:rPrChange>
              </w:rPr>
            </w:pPr>
            <w:proofErr w:type="spellStart"/>
            <w:ins w:id="1380" w:author="Nick.Tolimieri" w:date="2022-09-06T09:57:00Z">
              <w:r w:rsidRPr="001A7F6C">
                <w:rPr>
                  <w:rFonts w:asciiTheme="minorHAnsi" w:eastAsiaTheme="minorHAnsi" w:hAnsiTheme="minorHAnsi" w:cstheme="minorBidi"/>
                  <w:sz w:val="22"/>
                  <w:szCs w:val="22"/>
                  <w:rPrChange w:id="1381"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1382"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1383"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1384"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1385" w:author="Nick.Tolimieri" w:date="2022-09-06T09:57:00Z"/>
                <w:rFonts w:asciiTheme="minorHAnsi" w:eastAsiaTheme="minorHAnsi" w:hAnsiTheme="minorHAnsi" w:cstheme="minorBidi"/>
                <w:sz w:val="22"/>
                <w:szCs w:val="22"/>
                <w:rPrChange w:id="1386" w:author="Nick.Tolimieri" w:date="2022-09-06T09:57:00Z">
                  <w:rPr>
                    <w:ins w:id="1387" w:author="Nick.Tolimieri" w:date="2022-09-06T09:57:00Z"/>
                    <w:rFonts w:ascii="Calibri" w:hAnsi="Calibri" w:cs="Calibri"/>
                    <w:color w:val="000000"/>
                    <w:sz w:val="22"/>
                    <w:szCs w:val="22"/>
                  </w:rPr>
                </w:rPrChange>
              </w:rPr>
              <w:pPrChange w:id="1388" w:author="Nick.Tolimieri" w:date="2022-09-06T09:57:00Z">
                <w:pPr>
                  <w:jc w:val="right"/>
                </w:pPr>
              </w:pPrChange>
            </w:pPr>
            <w:ins w:id="1389" w:author="Nick.Tolimieri" w:date="2022-09-06T09:57:00Z">
              <w:r w:rsidRPr="001A7F6C">
                <w:rPr>
                  <w:rFonts w:asciiTheme="minorHAnsi" w:eastAsiaTheme="minorHAnsi" w:hAnsiTheme="minorHAnsi" w:cstheme="minorBidi"/>
                  <w:sz w:val="22"/>
                  <w:szCs w:val="22"/>
                  <w:rPrChange w:id="1390" w:author="Nick.Tolimieri" w:date="2022-09-06T09:57:00Z">
                    <w:rPr>
                      <w:rFonts w:ascii="Calibri" w:hAnsi="Calibri" w:cs="Calibri"/>
                      <w:color w:val="000000"/>
                      <w:sz w:val="22"/>
                      <w:szCs w:val="22"/>
                    </w:rPr>
                  </w:rPrChange>
                </w:rPr>
                <w:t>2019</w:t>
              </w:r>
            </w:ins>
          </w:p>
        </w:tc>
        <w:tc>
          <w:tcPr>
            <w:tcW w:w="1177" w:type="dxa"/>
            <w:noWrap/>
            <w:hideMark/>
          </w:tcPr>
          <w:p w:rsidR="001A7F6C" w:rsidRPr="001A7F6C" w:rsidRDefault="001A7F6C" w:rsidP="001A7F6C">
            <w:pPr>
              <w:rPr>
                <w:ins w:id="1391" w:author="Nick.Tolimieri" w:date="2022-09-06T09:57:00Z"/>
                <w:rFonts w:asciiTheme="minorHAnsi" w:eastAsiaTheme="minorHAnsi" w:hAnsiTheme="minorHAnsi" w:cstheme="minorBidi"/>
                <w:sz w:val="22"/>
                <w:szCs w:val="22"/>
                <w:rPrChange w:id="1392" w:author="Nick.Tolimieri" w:date="2022-09-06T09:57:00Z">
                  <w:rPr>
                    <w:ins w:id="1393" w:author="Nick.Tolimieri" w:date="2022-09-06T09:57:00Z"/>
                    <w:rFonts w:ascii="Calibri" w:hAnsi="Calibri" w:cs="Calibri"/>
                    <w:color w:val="000000"/>
                    <w:sz w:val="22"/>
                    <w:szCs w:val="22"/>
                  </w:rPr>
                </w:rPrChange>
              </w:rPr>
              <w:pPrChange w:id="1394" w:author="Nick.Tolimieri" w:date="2022-09-06T09:57:00Z">
                <w:pPr>
                  <w:jc w:val="right"/>
                </w:pPr>
              </w:pPrChange>
            </w:pPr>
            <w:ins w:id="1395" w:author="Nick.Tolimieri" w:date="2022-09-06T09:57:00Z">
              <w:r w:rsidRPr="001A7F6C">
                <w:rPr>
                  <w:rFonts w:asciiTheme="minorHAnsi" w:eastAsiaTheme="minorHAnsi" w:hAnsiTheme="minorHAnsi" w:cstheme="minorBidi"/>
                  <w:sz w:val="22"/>
                  <w:szCs w:val="22"/>
                  <w:rPrChange w:id="1396" w:author="Nick.Tolimieri" w:date="2022-09-06T09:57:00Z">
                    <w:rPr>
                      <w:rFonts w:ascii="Calibri" w:hAnsi="Calibri" w:cs="Calibri"/>
                      <w:color w:val="000000"/>
                      <w:sz w:val="22"/>
                      <w:szCs w:val="22"/>
                    </w:rPr>
                  </w:rPrChange>
                </w:rPr>
                <w:t>43</w:t>
              </w:r>
            </w:ins>
          </w:p>
        </w:tc>
        <w:tc>
          <w:tcPr>
            <w:tcW w:w="1271" w:type="dxa"/>
            <w:noWrap/>
            <w:hideMark/>
          </w:tcPr>
          <w:p w:rsidR="001A7F6C" w:rsidRPr="001A7F6C" w:rsidRDefault="001A7F6C" w:rsidP="001A7F6C">
            <w:pPr>
              <w:rPr>
                <w:ins w:id="1397" w:author="Nick.Tolimieri" w:date="2022-09-06T09:57:00Z"/>
                <w:rFonts w:asciiTheme="minorHAnsi" w:eastAsiaTheme="minorHAnsi" w:hAnsiTheme="minorHAnsi" w:cstheme="minorBidi"/>
                <w:sz w:val="22"/>
                <w:szCs w:val="22"/>
                <w:rPrChange w:id="1398" w:author="Nick.Tolimieri" w:date="2022-09-06T09:57:00Z">
                  <w:rPr>
                    <w:ins w:id="1399" w:author="Nick.Tolimieri" w:date="2022-09-06T09:57:00Z"/>
                    <w:rFonts w:ascii="Calibri" w:hAnsi="Calibri" w:cs="Calibri"/>
                    <w:color w:val="000000"/>
                    <w:sz w:val="22"/>
                    <w:szCs w:val="22"/>
                  </w:rPr>
                </w:rPrChange>
              </w:rPr>
              <w:pPrChange w:id="1400" w:author="Nick.Tolimieri" w:date="2022-09-06T09:57:00Z">
                <w:pPr>
                  <w:jc w:val="right"/>
                </w:pPr>
              </w:pPrChange>
            </w:pPr>
            <w:ins w:id="1401" w:author="Nick.Tolimieri" w:date="2022-09-06T09:57:00Z">
              <w:r w:rsidRPr="001A7F6C">
                <w:rPr>
                  <w:rFonts w:asciiTheme="minorHAnsi" w:eastAsiaTheme="minorHAnsi" w:hAnsiTheme="minorHAnsi" w:cstheme="minorBidi"/>
                  <w:sz w:val="22"/>
                  <w:szCs w:val="22"/>
                  <w:rPrChange w:id="1402" w:author="Nick.Tolimieri" w:date="2022-09-06T09:57:00Z">
                    <w:rPr>
                      <w:rFonts w:ascii="Calibri" w:hAnsi="Calibri" w:cs="Calibri"/>
                      <w:color w:val="000000"/>
                      <w:sz w:val="22"/>
                      <w:szCs w:val="22"/>
                    </w:rPr>
                  </w:rPrChange>
                </w:rPr>
                <w:t>3</w:t>
              </w:r>
            </w:ins>
          </w:p>
        </w:tc>
        <w:tc>
          <w:tcPr>
            <w:tcW w:w="1085" w:type="dxa"/>
            <w:noWrap/>
            <w:hideMark/>
          </w:tcPr>
          <w:p w:rsidR="001A7F6C" w:rsidRPr="001A7F6C" w:rsidRDefault="001A7F6C" w:rsidP="001A7F6C">
            <w:pPr>
              <w:rPr>
                <w:ins w:id="1403" w:author="Nick.Tolimieri" w:date="2022-09-06T09:57:00Z"/>
                <w:rFonts w:asciiTheme="minorHAnsi" w:eastAsiaTheme="minorHAnsi" w:hAnsiTheme="minorHAnsi" w:cstheme="minorBidi"/>
                <w:sz w:val="22"/>
                <w:szCs w:val="22"/>
                <w:rPrChange w:id="1404" w:author="Nick.Tolimieri" w:date="2022-09-06T09:57:00Z">
                  <w:rPr>
                    <w:ins w:id="1405" w:author="Nick.Tolimieri" w:date="2022-09-06T09:57:00Z"/>
                    <w:rFonts w:ascii="Calibri" w:hAnsi="Calibri" w:cs="Calibri"/>
                    <w:color w:val="000000"/>
                    <w:sz w:val="22"/>
                    <w:szCs w:val="22"/>
                  </w:rPr>
                </w:rPrChange>
              </w:rPr>
              <w:pPrChange w:id="1406" w:author="Nick.Tolimieri" w:date="2022-09-06T09:57:00Z">
                <w:pPr>
                  <w:jc w:val="right"/>
                </w:pPr>
              </w:pPrChange>
            </w:pPr>
            <w:ins w:id="1407" w:author="Nick.Tolimieri" w:date="2022-09-06T09:57:00Z">
              <w:r w:rsidRPr="001A7F6C">
                <w:rPr>
                  <w:rFonts w:asciiTheme="minorHAnsi" w:eastAsiaTheme="minorHAnsi" w:hAnsiTheme="minorHAnsi" w:cstheme="minorBidi"/>
                  <w:sz w:val="22"/>
                  <w:szCs w:val="22"/>
                  <w:rPrChange w:id="1408" w:author="Nick.Tolimieri" w:date="2022-09-06T09:57:00Z">
                    <w:rPr>
                      <w:rFonts w:ascii="Calibri" w:hAnsi="Calibri" w:cs="Calibri"/>
                      <w:color w:val="000000"/>
                      <w:sz w:val="22"/>
                      <w:szCs w:val="22"/>
                    </w:rPr>
                  </w:rPrChange>
                </w:rPr>
                <w:t>26</w:t>
              </w:r>
            </w:ins>
          </w:p>
        </w:tc>
        <w:tc>
          <w:tcPr>
            <w:tcW w:w="1105" w:type="dxa"/>
            <w:noWrap/>
            <w:hideMark/>
          </w:tcPr>
          <w:p w:rsidR="001A7F6C" w:rsidRPr="001A7F6C" w:rsidRDefault="001A7F6C" w:rsidP="001A7F6C">
            <w:pPr>
              <w:rPr>
                <w:ins w:id="1409" w:author="Nick.Tolimieri" w:date="2022-09-06T09:57:00Z"/>
                <w:rFonts w:asciiTheme="minorHAnsi" w:eastAsiaTheme="minorHAnsi" w:hAnsiTheme="minorHAnsi" w:cstheme="minorBidi"/>
                <w:sz w:val="22"/>
                <w:szCs w:val="22"/>
                <w:rPrChange w:id="1410" w:author="Nick.Tolimieri" w:date="2022-09-06T09:57:00Z">
                  <w:rPr>
                    <w:ins w:id="1411" w:author="Nick.Tolimieri" w:date="2022-09-06T09:57:00Z"/>
                    <w:rFonts w:ascii="Calibri" w:hAnsi="Calibri" w:cs="Calibri"/>
                    <w:color w:val="000000"/>
                    <w:sz w:val="22"/>
                    <w:szCs w:val="22"/>
                  </w:rPr>
                </w:rPrChange>
              </w:rPr>
              <w:pPrChange w:id="1412" w:author="Nick.Tolimieri" w:date="2022-09-06T09:57:00Z">
                <w:pPr>
                  <w:jc w:val="right"/>
                </w:pPr>
              </w:pPrChange>
            </w:pPr>
            <w:ins w:id="1413" w:author="Nick.Tolimieri" w:date="2022-09-06T09:57:00Z">
              <w:r w:rsidRPr="001A7F6C">
                <w:rPr>
                  <w:rFonts w:asciiTheme="minorHAnsi" w:eastAsiaTheme="minorHAnsi" w:hAnsiTheme="minorHAnsi" w:cstheme="minorBidi"/>
                  <w:sz w:val="22"/>
                  <w:szCs w:val="22"/>
                  <w:rPrChange w:id="1414"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1415" w:author="Nick.Tolimieri" w:date="2022-09-06T09:57:00Z"/>
                <w:rFonts w:asciiTheme="minorHAnsi" w:eastAsiaTheme="minorHAnsi" w:hAnsiTheme="minorHAnsi" w:cstheme="minorBidi"/>
                <w:sz w:val="22"/>
                <w:szCs w:val="22"/>
                <w:rPrChange w:id="1416" w:author="Nick.Tolimieri" w:date="2022-09-06T09:57:00Z">
                  <w:rPr>
                    <w:ins w:id="1417" w:author="Nick.Tolimieri" w:date="2022-09-06T09:57:00Z"/>
                    <w:rFonts w:ascii="Calibri" w:hAnsi="Calibri" w:cs="Calibri"/>
                    <w:color w:val="000000"/>
                    <w:sz w:val="22"/>
                    <w:szCs w:val="22"/>
                  </w:rPr>
                </w:rPrChange>
              </w:rPr>
              <w:pPrChange w:id="1418" w:author="Nick.Tolimieri" w:date="2022-09-06T09:57:00Z">
                <w:pPr>
                  <w:jc w:val="right"/>
                </w:pPr>
              </w:pPrChange>
            </w:pPr>
            <w:ins w:id="1419" w:author="Nick.Tolimieri" w:date="2022-09-06T09:57:00Z">
              <w:r w:rsidRPr="001A7F6C">
                <w:rPr>
                  <w:rFonts w:asciiTheme="minorHAnsi" w:eastAsiaTheme="minorHAnsi" w:hAnsiTheme="minorHAnsi" w:cstheme="minorBidi"/>
                  <w:sz w:val="22"/>
                  <w:szCs w:val="22"/>
                  <w:rPrChange w:id="1420" w:author="Nick.Tolimieri" w:date="2022-09-06T09:57:00Z">
                    <w:rPr>
                      <w:rFonts w:ascii="Calibri" w:hAnsi="Calibri" w:cs="Calibri"/>
                      <w:color w:val="000000"/>
                      <w:sz w:val="22"/>
                      <w:szCs w:val="22"/>
                    </w:rPr>
                  </w:rPrChange>
                </w:rPr>
                <w:t>13</w:t>
              </w:r>
            </w:ins>
          </w:p>
        </w:tc>
        <w:tc>
          <w:tcPr>
            <w:tcW w:w="1269" w:type="dxa"/>
            <w:noWrap/>
            <w:hideMark/>
          </w:tcPr>
          <w:p w:rsidR="001A7F6C" w:rsidRPr="001A7F6C" w:rsidRDefault="001A7F6C" w:rsidP="001A7F6C">
            <w:pPr>
              <w:rPr>
                <w:ins w:id="1421" w:author="Nick.Tolimieri" w:date="2022-09-06T09:57:00Z"/>
                <w:rFonts w:asciiTheme="minorHAnsi" w:eastAsiaTheme="minorHAnsi" w:hAnsiTheme="minorHAnsi" w:cstheme="minorBidi"/>
                <w:sz w:val="22"/>
                <w:szCs w:val="22"/>
                <w:rPrChange w:id="1422" w:author="Nick.Tolimieri" w:date="2022-09-06T09:57:00Z">
                  <w:rPr>
                    <w:ins w:id="1423" w:author="Nick.Tolimieri" w:date="2022-09-06T09:57:00Z"/>
                    <w:rFonts w:ascii="Calibri" w:hAnsi="Calibri" w:cs="Calibri"/>
                    <w:color w:val="000000"/>
                    <w:sz w:val="22"/>
                    <w:szCs w:val="22"/>
                  </w:rPr>
                </w:rPrChange>
              </w:rPr>
              <w:pPrChange w:id="1424" w:author="Nick.Tolimieri" w:date="2022-09-06T09:57:00Z">
                <w:pPr>
                  <w:jc w:val="right"/>
                </w:pPr>
              </w:pPrChange>
            </w:pPr>
            <w:ins w:id="1425" w:author="Nick.Tolimieri" w:date="2022-09-06T09:57:00Z">
              <w:r w:rsidRPr="001A7F6C">
                <w:rPr>
                  <w:rFonts w:asciiTheme="minorHAnsi" w:eastAsiaTheme="minorHAnsi" w:hAnsiTheme="minorHAnsi" w:cstheme="minorBidi"/>
                  <w:sz w:val="22"/>
                  <w:szCs w:val="22"/>
                  <w:rPrChange w:id="1426" w:author="Nick.Tolimieri" w:date="2022-09-06T09:57:00Z">
                    <w:rPr>
                      <w:rFonts w:ascii="Calibri" w:hAnsi="Calibri" w:cs="Calibri"/>
                      <w:color w:val="000000"/>
                      <w:sz w:val="22"/>
                      <w:szCs w:val="22"/>
                    </w:rPr>
                  </w:rPrChange>
                </w:rPr>
                <w:t>1.93</w:t>
              </w:r>
            </w:ins>
          </w:p>
        </w:tc>
        <w:tc>
          <w:tcPr>
            <w:tcW w:w="1141" w:type="dxa"/>
            <w:noWrap/>
            <w:hideMark/>
          </w:tcPr>
          <w:p w:rsidR="001A7F6C" w:rsidRPr="001A7F6C" w:rsidRDefault="001A7F6C" w:rsidP="001A7F6C">
            <w:pPr>
              <w:rPr>
                <w:ins w:id="1427" w:author="Nick.Tolimieri" w:date="2022-09-06T09:57:00Z"/>
                <w:rFonts w:asciiTheme="minorHAnsi" w:eastAsiaTheme="minorHAnsi" w:hAnsiTheme="minorHAnsi" w:cstheme="minorBidi"/>
                <w:sz w:val="22"/>
                <w:szCs w:val="22"/>
                <w:rPrChange w:id="1428" w:author="Nick.Tolimieri" w:date="2022-09-06T09:57:00Z">
                  <w:rPr>
                    <w:ins w:id="1429" w:author="Nick.Tolimieri" w:date="2022-09-06T09:57:00Z"/>
                    <w:rFonts w:ascii="Calibri" w:hAnsi="Calibri" w:cs="Calibri"/>
                    <w:color w:val="000000"/>
                    <w:sz w:val="22"/>
                    <w:szCs w:val="22"/>
                  </w:rPr>
                </w:rPrChange>
              </w:rPr>
              <w:pPrChange w:id="1430" w:author="Nick.Tolimieri" w:date="2022-09-06T09:57:00Z">
                <w:pPr>
                  <w:jc w:val="right"/>
                </w:pPr>
              </w:pPrChange>
            </w:pPr>
            <w:ins w:id="1431" w:author="Nick.Tolimieri" w:date="2022-09-06T09:57:00Z">
              <w:r w:rsidRPr="001A7F6C">
                <w:rPr>
                  <w:rFonts w:asciiTheme="minorHAnsi" w:eastAsiaTheme="minorHAnsi" w:hAnsiTheme="minorHAnsi" w:cstheme="minorBidi"/>
                  <w:sz w:val="22"/>
                  <w:szCs w:val="22"/>
                  <w:rPrChange w:id="1432" w:author="Nick.Tolimieri" w:date="2022-09-06T09:57:00Z">
                    <w:rPr>
                      <w:rFonts w:ascii="Calibri" w:hAnsi="Calibri" w:cs="Calibri"/>
                      <w:color w:val="000000"/>
                      <w:sz w:val="22"/>
                      <w:szCs w:val="22"/>
                    </w:rPr>
                  </w:rPrChange>
                </w:rPr>
                <w:t>0.32</w:t>
              </w:r>
            </w:ins>
          </w:p>
        </w:tc>
        <w:tc>
          <w:tcPr>
            <w:tcW w:w="1141" w:type="dxa"/>
            <w:noWrap/>
            <w:hideMark/>
          </w:tcPr>
          <w:p w:rsidR="001A7F6C" w:rsidRPr="001A7F6C" w:rsidRDefault="001A7F6C" w:rsidP="001A7F6C">
            <w:pPr>
              <w:rPr>
                <w:ins w:id="1433" w:author="Nick.Tolimieri" w:date="2022-09-06T09:57:00Z"/>
                <w:rFonts w:asciiTheme="minorHAnsi" w:eastAsiaTheme="minorHAnsi" w:hAnsiTheme="minorHAnsi" w:cstheme="minorBidi"/>
                <w:sz w:val="22"/>
                <w:szCs w:val="22"/>
                <w:rPrChange w:id="1434" w:author="Nick.Tolimieri" w:date="2022-09-06T09:57:00Z">
                  <w:rPr>
                    <w:ins w:id="1435" w:author="Nick.Tolimieri" w:date="2022-09-06T09:57:00Z"/>
                    <w:rFonts w:ascii="Calibri" w:hAnsi="Calibri" w:cs="Calibri"/>
                    <w:color w:val="000000"/>
                    <w:sz w:val="22"/>
                    <w:szCs w:val="22"/>
                  </w:rPr>
                </w:rPrChange>
              </w:rPr>
              <w:pPrChange w:id="1436" w:author="Nick.Tolimieri" w:date="2022-09-06T09:57:00Z">
                <w:pPr>
                  <w:jc w:val="right"/>
                </w:pPr>
              </w:pPrChange>
            </w:pPr>
            <w:ins w:id="1437" w:author="Nick.Tolimieri" w:date="2022-09-06T09:57:00Z">
              <w:r w:rsidRPr="001A7F6C">
                <w:rPr>
                  <w:rFonts w:asciiTheme="minorHAnsi" w:eastAsiaTheme="minorHAnsi" w:hAnsiTheme="minorHAnsi" w:cstheme="minorBidi"/>
                  <w:sz w:val="22"/>
                  <w:szCs w:val="22"/>
                  <w:rPrChange w:id="1438" w:author="Nick.Tolimieri" w:date="2022-09-06T09:57:00Z">
                    <w:rPr>
                      <w:rFonts w:ascii="Calibri" w:hAnsi="Calibri" w:cs="Calibri"/>
                      <w:color w:val="000000"/>
                      <w:sz w:val="22"/>
                      <w:szCs w:val="22"/>
                    </w:rPr>
                  </w:rPrChange>
                </w:rPr>
                <w:t>3.83</w:t>
              </w:r>
            </w:ins>
          </w:p>
        </w:tc>
      </w:tr>
      <w:tr w:rsidR="001A7F6C" w:rsidRPr="001A7F6C" w:rsidTr="001A7F6C">
        <w:trPr>
          <w:trHeight w:val="300"/>
          <w:ins w:id="1439" w:author="Nick.Tolimieri" w:date="2022-09-06T09:57:00Z"/>
        </w:trPr>
        <w:tc>
          <w:tcPr>
            <w:tcW w:w="2814" w:type="dxa"/>
            <w:noWrap/>
            <w:hideMark/>
          </w:tcPr>
          <w:p w:rsidR="001A7F6C" w:rsidRPr="001A7F6C" w:rsidRDefault="001A7F6C">
            <w:pPr>
              <w:rPr>
                <w:ins w:id="1440" w:author="Nick.Tolimieri" w:date="2022-09-06T09:57:00Z"/>
                <w:rFonts w:asciiTheme="minorHAnsi" w:eastAsiaTheme="minorHAnsi" w:hAnsiTheme="minorHAnsi" w:cstheme="minorBidi"/>
                <w:sz w:val="22"/>
                <w:szCs w:val="22"/>
                <w:rPrChange w:id="1441" w:author="Nick.Tolimieri" w:date="2022-09-06T09:57:00Z">
                  <w:rPr>
                    <w:ins w:id="1442" w:author="Nick.Tolimieri" w:date="2022-09-06T09:57:00Z"/>
                    <w:rFonts w:ascii="Calibri" w:hAnsi="Calibri" w:cs="Calibri"/>
                    <w:color w:val="000000"/>
                    <w:sz w:val="22"/>
                    <w:szCs w:val="22"/>
                  </w:rPr>
                </w:rPrChange>
              </w:rPr>
            </w:pPr>
            <w:proofErr w:type="spellStart"/>
            <w:ins w:id="1443" w:author="Nick.Tolimieri" w:date="2022-09-06T09:57:00Z">
              <w:r w:rsidRPr="001A7F6C">
                <w:rPr>
                  <w:rFonts w:asciiTheme="minorHAnsi" w:eastAsiaTheme="minorHAnsi" w:hAnsiTheme="minorHAnsi" w:cstheme="minorBidi"/>
                  <w:sz w:val="22"/>
                  <w:szCs w:val="22"/>
                  <w:rPrChange w:id="1444" w:author="Nick.Tolimieri" w:date="2022-09-06T09:57:00Z">
                    <w:rPr>
                      <w:rFonts w:ascii="Calibri" w:hAnsi="Calibri" w:cs="Calibri"/>
                      <w:color w:val="000000"/>
                      <w:sz w:val="22"/>
                      <w:szCs w:val="22"/>
                    </w:rPr>
                  </w:rPrChange>
                </w:rPr>
                <w:t>Tatoosh</w:t>
              </w:r>
              <w:proofErr w:type="spellEnd"/>
              <w:r w:rsidRPr="001A7F6C">
                <w:rPr>
                  <w:rFonts w:asciiTheme="minorHAnsi" w:eastAsiaTheme="minorHAnsi" w:hAnsiTheme="minorHAnsi" w:cstheme="minorBidi"/>
                  <w:sz w:val="22"/>
                  <w:szCs w:val="22"/>
                  <w:rPrChange w:id="1445"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1446"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1447"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1448" w:author="Nick.Tolimieri" w:date="2022-09-06T09:57:00Z"/>
                <w:rFonts w:asciiTheme="minorHAnsi" w:eastAsiaTheme="minorHAnsi" w:hAnsiTheme="minorHAnsi" w:cstheme="minorBidi"/>
                <w:sz w:val="22"/>
                <w:szCs w:val="22"/>
                <w:rPrChange w:id="1449" w:author="Nick.Tolimieri" w:date="2022-09-06T09:57:00Z">
                  <w:rPr>
                    <w:ins w:id="1450" w:author="Nick.Tolimieri" w:date="2022-09-06T09:57:00Z"/>
                    <w:rFonts w:ascii="Calibri" w:hAnsi="Calibri" w:cs="Calibri"/>
                    <w:color w:val="000000"/>
                    <w:sz w:val="22"/>
                    <w:szCs w:val="22"/>
                  </w:rPr>
                </w:rPrChange>
              </w:rPr>
              <w:pPrChange w:id="1451" w:author="Nick.Tolimieri" w:date="2022-09-06T09:57:00Z">
                <w:pPr>
                  <w:jc w:val="right"/>
                </w:pPr>
              </w:pPrChange>
            </w:pPr>
            <w:ins w:id="1452" w:author="Nick.Tolimieri" w:date="2022-09-06T09:57:00Z">
              <w:r w:rsidRPr="001A7F6C">
                <w:rPr>
                  <w:rFonts w:asciiTheme="minorHAnsi" w:eastAsiaTheme="minorHAnsi" w:hAnsiTheme="minorHAnsi" w:cstheme="minorBidi"/>
                  <w:sz w:val="22"/>
                  <w:szCs w:val="22"/>
                  <w:rPrChange w:id="1453" w:author="Nick.Tolimieri" w:date="2022-09-06T09:57:00Z">
                    <w:rPr>
                      <w:rFonts w:ascii="Calibri" w:hAnsi="Calibri" w:cs="Calibri"/>
                      <w:color w:val="000000"/>
                      <w:sz w:val="22"/>
                      <w:szCs w:val="22"/>
                    </w:rPr>
                  </w:rPrChange>
                </w:rPr>
                <w:t>2020</w:t>
              </w:r>
            </w:ins>
          </w:p>
        </w:tc>
        <w:tc>
          <w:tcPr>
            <w:tcW w:w="1177" w:type="dxa"/>
            <w:noWrap/>
            <w:hideMark/>
          </w:tcPr>
          <w:p w:rsidR="001A7F6C" w:rsidRPr="001A7F6C" w:rsidRDefault="001A7F6C" w:rsidP="001A7F6C">
            <w:pPr>
              <w:rPr>
                <w:ins w:id="1454" w:author="Nick.Tolimieri" w:date="2022-09-06T09:57:00Z"/>
                <w:rFonts w:asciiTheme="minorHAnsi" w:eastAsiaTheme="minorHAnsi" w:hAnsiTheme="minorHAnsi" w:cstheme="minorBidi"/>
                <w:sz w:val="22"/>
                <w:szCs w:val="22"/>
                <w:rPrChange w:id="1455" w:author="Nick.Tolimieri" w:date="2022-09-06T09:57:00Z">
                  <w:rPr>
                    <w:ins w:id="1456" w:author="Nick.Tolimieri" w:date="2022-09-06T09:57:00Z"/>
                    <w:rFonts w:ascii="Calibri" w:hAnsi="Calibri" w:cs="Calibri"/>
                    <w:color w:val="000000"/>
                    <w:sz w:val="22"/>
                    <w:szCs w:val="22"/>
                  </w:rPr>
                </w:rPrChange>
              </w:rPr>
              <w:pPrChange w:id="1457" w:author="Nick.Tolimieri" w:date="2022-09-06T09:57:00Z">
                <w:pPr>
                  <w:jc w:val="right"/>
                </w:pPr>
              </w:pPrChange>
            </w:pPr>
            <w:ins w:id="1458" w:author="Nick.Tolimieri" w:date="2022-09-06T09:57:00Z">
              <w:r w:rsidRPr="001A7F6C">
                <w:rPr>
                  <w:rFonts w:asciiTheme="minorHAnsi" w:eastAsiaTheme="minorHAnsi" w:hAnsiTheme="minorHAnsi" w:cstheme="minorBidi"/>
                  <w:sz w:val="22"/>
                  <w:szCs w:val="22"/>
                  <w:rPrChange w:id="1459" w:author="Nick.Tolimieri" w:date="2022-09-06T09:57:00Z">
                    <w:rPr>
                      <w:rFonts w:ascii="Calibri" w:hAnsi="Calibri" w:cs="Calibri"/>
                      <w:color w:val="000000"/>
                      <w:sz w:val="22"/>
                      <w:szCs w:val="22"/>
                    </w:rPr>
                  </w:rPrChange>
                </w:rPr>
                <w:t>27</w:t>
              </w:r>
            </w:ins>
          </w:p>
        </w:tc>
        <w:tc>
          <w:tcPr>
            <w:tcW w:w="1271" w:type="dxa"/>
            <w:noWrap/>
            <w:hideMark/>
          </w:tcPr>
          <w:p w:rsidR="001A7F6C" w:rsidRPr="001A7F6C" w:rsidRDefault="001A7F6C" w:rsidP="001A7F6C">
            <w:pPr>
              <w:rPr>
                <w:ins w:id="1460" w:author="Nick.Tolimieri" w:date="2022-09-06T09:57:00Z"/>
                <w:rFonts w:asciiTheme="minorHAnsi" w:eastAsiaTheme="minorHAnsi" w:hAnsiTheme="minorHAnsi" w:cstheme="minorBidi"/>
                <w:sz w:val="22"/>
                <w:szCs w:val="22"/>
                <w:rPrChange w:id="1461" w:author="Nick.Tolimieri" w:date="2022-09-06T09:57:00Z">
                  <w:rPr>
                    <w:ins w:id="1462" w:author="Nick.Tolimieri" w:date="2022-09-06T09:57:00Z"/>
                    <w:rFonts w:ascii="Calibri" w:hAnsi="Calibri" w:cs="Calibri"/>
                    <w:color w:val="000000"/>
                    <w:sz w:val="22"/>
                    <w:szCs w:val="22"/>
                  </w:rPr>
                </w:rPrChange>
              </w:rPr>
              <w:pPrChange w:id="1463" w:author="Nick.Tolimieri" w:date="2022-09-06T09:57:00Z">
                <w:pPr>
                  <w:jc w:val="right"/>
                </w:pPr>
              </w:pPrChange>
            </w:pPr>
            <w:ins w:id="1464" w:author="Nick.Tolimieri" w:date="2022-09-06T09:57:00Z">
              <w:r w:rsidRPr="001A7F6C">
                <w:rPr>
                  <w:rFonts w:asciiTheme="minorHAnsi" w:eastAsiaTheme="minorHAnsi" w:hAnsiTheme="minorHAnsi" w:cstheme="minorBidi"/>
                  <w:sz w:val="22"/>
                  <w:szCs w:val="22"/>
                  <w:rPrChange w:id="1465"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1466" w:author="Nick.Tolimieri" w:date="2022-09-06T09:57:00Z"/>
                <w:rFonts w:asciiTheme="minorHAnsi" w:eastAsiaTheme="minorHAnsi" w:hAnsiTheme="minorHAnsi" w:cstheme="minorBidi"/>
                <w:sz w:val="22"/>
                <w:szCs w:val="22"/>
                <w:rPrChange w:id="1467" w:author="Nick.Tolimieri" w:date="2022-09-06T09:57:00Z">
                  <w:rPr>
                    <w:ins w:id="1468" w:author="Nick.Tolimieri" w:date="2022-09-06T09:57:00Z"/>
                    <w:rFonts w:ascii="Calibri" w:hAnsi="Calibri" w:cs="Calibri"/>
                    <w:color w:val="000000"/>
                    <w:sz w:val="22"/>
                    <w:szCs w:val="22"/>
                  </w:rPr>
                </w:rPrChange>
              </w:rPr>
              <w:pPrChange w:id="1469" w:author="Nick.Tolimieri" w:date="2022-09-06T09:57:00Z">
                <w:pPr>
                  <w:jc w:val="right"/>
                </w:pPr>
              </w:pPrChange>
            </w:pPr>
            <w:ins w:id="1470" w:author="Nick.Tolimieri" w:date="2022-09-06T09:57:00Z">
              <w:r w:rsidRPr="001A7F6C">
                <w:rPr>
                  <w:rFonts w:asciiTheme="minorHAnsi" w:eastAsiaTheme="minorHAnsi" w:hAnsiTheme="minorHAnsi" w:cstheme="minorBidi"/>
                  <w:sz w:val="22"/>
                  <w:szCs w:val="22"/>
                  <w:rPrChange w:id="1471" w:author="Nick.Tolimieri" w:date="2022-09-06T09:57:00Z">
                    <w:rPr>
                      <w:rFonts w:ascii="Calibri" w:hAnsi="Calibri" w:cs="Calibri"/>
                      <w:color w:val="000000"/>
                      <w:sz w:val="22"/>
                      <w:szCs w:val="22"/>
                    </w:rPr>
                  </w:rPrChange>
                </w:rPr>
                <w:t>21</w:t>
              </w:r>
            </w:ins>
          </w:p>
        </w:tc>
        <w:tc>
          <w:tcPr>
            <w:tcW w:w="1105" w:type="dxa"/>
            <w:noWrap/>
            <w:hideMark/>
          </w:tcPr>
          <w:p w:rsidR="001A7F6C" w:rsidRPr="001A7F6C" w:rsidRDefault="001A7F6C" w:rsidP="001A7F6C">
            <w:pPr>
              <w:rPr>
                <w:ins w:id="1472" w:author="Nick.Tolimieri" w:date="2022-09-06T09:57:00Z"/>
                <w:rFonts w:asciiTheme="minorHAnsi" w:eastAsiaTheme="minorHAnsi" w:hAnsiTheme="minorHAnsi" w:cstheme="minorBidi"/>
                <w:sz w:val="22"/>
                <w:szCs w:val="22"/>
                <w:rPrChange w:id="1473" w:author="Nick.Tolimieri" w:date="2022-09-06T09:57:00Z">
                  <w:rPr>
                    <w:ins w:id="1474" w:author="Nick.Tolimieri" w:date="2022-09-06T09:57:00Z"/>
                    <w:rFonts w:ascii="Calibri" w:hAnsi="Calibri" w:cs="Calibri"/>
                    <w:color w:val="000000"/>
                    <w:sz w:val="22"/>
                    <w:szCs w:val="22"/>
                  </w:rPr>
                </w:rPrChange>
              </w:rPr>
              <w:pPrChange w:id="1475" w:author="Nick.Tolimieri" w:date="2022-09-06T09:57:00Z">
                <w:pPr>
                  <w:jc w:val="right"/>
                </w:pPr>
              </w:pPrChange>
            </w:pPr>
            <w:ins w:id="1476" w:author="Nick.Tolimieri" w:date="2022-09-06T09:57:00Z">
              <w:r w:rsidRPr="001A7F6C">
                <w:rPr>
                  <w:rFonts w:asciiTheme="minorHAnsi" w:eastAsiaTheme="minorHAnsi" w:hAnsiTheme="minorHAnsi" w:cstheme="minorBidi"/>
                  <w:sz w:val="22"/>
                  <w:szCs w:val="22"/>
                  <w:rPrChange w:id="1477" w:author="Nick.Tolimieri" w:date="2022-09-06T09:57:00Z">
                    <w:rPr>
                      <w:rFonts w:ascii="Calibri" w:hAnsi="Calibri" w:cs="Calibri"/>
                      <w:color w:val="000000"/>
                      <w:sz w:val="22"/>
                      <w:szCs w:val="22"/>
                    </w:rPr>
                  </w:rPrChange>
                </w:rPr>
                <w:t>21</w:t>
              </w:r>
            </w:ins>
          </w:p>
        </w:tc>
        <w:tc>
          <w:tcPr>
            <w:tcW w:w="1139" w:type="dxa"/>
            <w:noWrap/>
            <w:hideMark/>
          </w:tcPr>
          <w:p w:rsidR="001A7F6C" w:rsidRPr="001A7F6C" w:rsidRDefault="001A7F6C" w:rsidP="001A7F6C">
            <w:pPr>
              <w:rPr>
                <w:ins w:id="1478" w:author="Nick.Tolimieri" w:date="2022-09-06T09:57:00Z"/>
                <w:rFonts w:asciiTheme="minorHAnsi" w:eastAsiaTheme="minorHAnsi" w:hAnsiTheme="minorHAnsi" w:cstheme="minorBidi"/>
                <w:sz w:val="22"/>
                <w:szCs w:val="22"/>
                <w:rPrChange w:id="1479" w:author="Nick.Tolimieri" w:date="2022-09-06T09:57:00Z">
                  <w:rPr>
                    <w:ins w:id="1480" w:author="Nick.Tolimieri" w:date="2022-09-06T09:57:00Z"/>
                    <w:rFonts w:ascii="Calibri" w:hAnsi="Calibri" w:cs="Calibri"/>
                    <w:color w:val="000000"/>
                    <w:sz w:val="22"/>
                    <w:szCs w:val="22"/>
                  </w:rPr>
                </w:rPrChange>
              </w:rPr>
              <w:pPrChange w:id="1481" w:author="Nick.Tolimieri" w:date="2022-09-06T09:57:00Z">
                <w:pPr>
                  <w:jc w:val="right"/>
                </w:pPr>
              </w:pPrChange>
            </w:pPr>
            <w:ins w:id="1482" w:author="Nick.Tolimieri" w:date="2022-09-06T09:57:00Z">
              <w:r w:rsidRPr="001A7F6C">
                <w:rPr>
                  <w:rFonts w:asciiTheme="minorHAnsi" w:eastAsiaTheme="minorHAnsi" w:hAnsiTheme="minorHAnsi" w:cstheme="minorBidi"/>
                  <w:sz w:val="22"/>
                  <w:szCs w:val="22"/>
                  <w:rPrChange w:id="1483" w:author="Nick.Tolimieri" w:date="2022-09-06T09:57:00Z">
                    <w:rPr>
                      <w:rFonts w:ascii="Calibri" w:hAnsi="Calibri" w:cs="Calibri"/>
                      <w:color w:val="000000"/>
                      <w:sz w:val="22"/>
                      <w:szCs w:val="22"/>
                    </w:rPr>
                  </w:rPrChange>
                </w:rPr>
                <w:t>21</w:t>
              </w:r>
            </w:ins>
          </w:p>
        </w:tc>
        <w:tc>
          <w:tcPr>
            <w:tcW w:w="1269" w:type="dxa"/>
            <w:noWrap/>
            <w:hideMark/>
          </w:tcPr>
          <w:p w:rsidR="001A7F6C" w:rsidRPr="001A7F6C" w:rsidRDefault="001A7F6C" w:rsidP="001A7F6C">
            <w:pPr>
              <w:rPr>
                <w:ins w:id="1484" w:author="Nick.Tolimieri" w:date="2022-09-06T09:57:00Z"/>
                <w:rFonts w:asciiTheme="minorHAnsi" w:eastAsiaTheme="minorHAnsi" w:hAnsiTheme="minorHAnsi" w:cstheme="minorBidi"/>
                <w:sz w:val="22"/>
                <w:szCs w:val="22"/>
                <w:rPrChange w:id="1485" w:author="Nick.Tolimieri" w:date="2022-09-06T09:57:00Z">
                  <w:rPr>
                    <w:ins w:id="1486" w:author="Nick.Tolimieri" w:date="2022-09-06T09:57:00Z"/>
                    <w:rFonts w:ascii="Calibri" w:hAnsi="Calibri" w:cs="Calibri"/>
                    <w:color w:val="000000"/>
                    <w:sz w:val="22"/>
                    <w:szCs w:val="22"/>
                  </w:rPr>
                </w:rPrChange>
              </w:rPr>
              <w:pPrChange w:id="1487" w:author="Nick.Tolimieri" w:date="2022-09-06T09:57:00Z">
                <w:pPr>
                  <w:jc w:val="right"/>
                </w:pPr>
              </w:pPrChange>
            </w:pPr>
            <w:ins w:id="1488" w:author="Nick.Tolimieri" w:date="2022-09-06T09:57:00Z">
              <w:r w:rsidRPr="001A7F6C">
                <w:rPr>
                  <w:rFonts w:asciiTheme="minorHAnsi" w:eastAsiaTheme="minorHAnsi" w:hAnsiTheme="minorHAnsi" w:cstheme="minorBidi"/>
                  <w:sz w:val="22"/>
                  <w:szCs w:val="22"/>
                  <w:rPrChange w:id="1489" w:author="Nick.Tolimieri" w:date="2022-09-06T09:57:00Z">
                    <w:rPr>
                      <w:rFonts w:ascii="Calibri" w:hAnsi="Calibri" w:cs="Calibri"/>
                      <w:color w:val="000000"/>
                      <w:sz w:val="22"/>
                      <w:szCs w:val="22"/>
                    </w:rPr>
                  </w:rPrChange>
                </w:rPr>
                <w:t>1.89</w:t>
              </w:r>
            </w:ins>
          </w:p>
        </w:tc>
        <w:tc>
          <w:tcPr>
            <w:tcW w:w="1141" w:type="dxa"/>
            <w:noWrap/>
            <w:hideMark/>
          </w:tcPr>
          <w:p w:rsidR="001A7F6C" w:rsidRPr="001A7F6C" w:rsidRDefault="001A7F6C" w:rsidP="001A7F6C">
            <w:pPr>
              <w:rPr>
                <w:ins w:id="1490" w:author="Nick.Tolimieri" w:date="2022-09-06T09:57:00Z"/>
                <w:rFonts w:asciiTheme="minorHAnsi" w:eastAsiaTheme="minorHAnsi" w:hAnsiTheme="minorHAnsi" w:cstheme="minorBidi"/>
                <w:sz w:val="22"/>
                <w:szCs w:val="22"/>
                <w:rPrChange w:id="1491" w:author="Nick.Tolimieri" w:date="2022-09-06T09:57:00Z">
                  <w:rPr>
                    <w:ins w:id="1492" w:author="Nick.Tolimieri" w:date="2022-09-06T09:57:00Z"/>
                    <w:rFonts w:ascii="Calibri" w:hAnsi="Calibri" w:cs="Calibri"/>
                    <w:color w:val="000000"/>
                    <w:sz w:val="22"/>
                    <w:szCs w:val="22"/>
                  </w:rPr>
                </w:rPrChange>
              </w:rPr>
              <w:pPrChange w:id="1493" w:author="Nick.Tolimieri" w:date="2022-09-06T09:57:00Z">
                <w:pPr>
                  <w:jc w:val="right"/>
                </w:pPr>
              </w:pPrChange>
            </w:pPr>
            <w:ins w:id="1494" w:author="Nick.Tolimieri" w:date="2022-09-06T09:57:00Z">
              <w:r w:rsidRPr="001A7F6C">
                <w:rPr>
                  <w:rFonts w:asciiTheme="minorHAnsi" w:eastAsiaTheme="minorHAnsi" w:hAnsiTheme="minorHAnsi" w:cstheme="minorBidi"/>
                  <w:sz w:val="22"/>
                  <w:szCs w:val="22"/>
                  <w:rPrChange w:id="1495" w:author="Nick.Tolimieri" w:date="2022-09-06T09:57:00Z">
                    <w:rPr>
                      <w:rFonts w:ascii="Calibri" w:hAnsi="Calibri" w:cs="Calibri"/>
                      <w:color w:val="000000"/>
                      <w:sz w:val="22"/>
                      <w:szCs w:val="22"/>
                    </w:rPr>
                  </w:rPrChange>
                </w:rPr>
                <w:t>0.64</w:t>
              </w:r>
            </w:ins>
          </w:p>
        </w:tc>
        <w:tc>
          <w:tcPr>
            <w:tcW w:w="1141" w:type="dxa"/>
            <w:noWrap/>
            <w:hideMark/>
          </w:tcPr>
          <w:p w:rsidR="001A7F6C" w:rsidRPr="001A7F6C" w:rsidRDefault="001A7F6C" w:rsidP="001A7F6C">
            <w:pPr>
              <w:rPr>
                <w:ins w:id="1496" w:author="Nick.Tolimieri" w:date="2022-09-06T09:57:00Z"/>
                <w:rFonts w:asciiTheme="minorHAnsi" w:eastAsiaTheme="minorHAnsi" w:hAnsiTheme="minorHAnsi" w:cstheme="minorBidi"/>
                <w:sz w:val="22"/>
                <w:szCs w:val="22"/>
                <w:rPrChange w:id="1497" w:author="Nick.Tolimieri" w:date="2022-09-06T09:57:00Z">
                  <w:rPr>
                    <w:ins w:id="1498" w:author="Nick.Tolimieri" w:date="2022-09-06T09:57:00Z"/>
                    <w:rFonts w:ascii="Calibri" w:hAnsi="Calibri" w:cs="Calibri"/>
                    <w:color w:val="000000"/>
                    <w:sz w:val="22"/>
                    <w:szCs w:val="22"/>
                  </w:rPr>
                </w:rPrChange>
              </w:rPr>
              <w:pPrChange w:id="1499" w:author="Nick.Tolimieri" w:date="2022-09-06T09:57:00Z">
                <w:pPr>
                  <w:jc w:val="right"/>
                </w:pPr>
              </w:pPrChange>
            </w:pPr>
            <w:ins w:id="1500" w:author="Nick.Tolimieri" w:date="2022-09-06T09:57:00Z">
              <w:r w:rsidRPr="001A7F6C">
                <w:rPr>
                  <w:rFonts w:asciiTheme="minorHAnsi" w:eastAsiaTheme="minorHAnsi" w:hAnsiTheme="minorHAnsi" w:cstheme="minorBidi"/>
                  <w:sz w:val="22"/>
                  <w:szCs w:val="22"/>
                  <w:rPrChange w:id="1501" w:author="Nick.Tolimieri" w:date="2022-09-06T09:57:00Z">
                    <w:rPr>
                      <w:rFonts w:ascii="Calibri" w:hAnsi="Calibri" w:cs="Calibri"/>
                      <w:color w:val="000000"/>
                      <w:sz w:val="22"/>
                      <w:szCs w:val="22"/>
                    </w:rPr>
                  </w:rPrChange>
                </w:rPr>
                <w:t>2.9</w:t>
              </w:r>
            </w:ins>
          </w:p>
        </w:tc>
      </w:tr>
      <w:tr w:rsidR="001A7F6C" w:rsidRPr="001A7F6C" w:rsidTr="001A7F6C">
        <w:trPr>
          <w:trHeight w:val="300"/>
          <w:ins w:id="1502" w:author="Nick.Tolimieri" w:date="2022-09-06T09:57:00Z"/>
        </w:trPr>
        <w:tc>
          <w:tcPr>
            <w:tcW w:w="2814" w:type="dxa"/>
            <w:noWrap/>
            <w:hideMark/>
          </w:tcPr>
          <w:p w:rsidR="001A7F6C" w:rsidRPr="001A7F6C" w:rsidRDefault="001A7F6C">
            <w:pPr>
              <w:rPr>
                <w:ins w:id="1503" w:author="Nick.Tolimieri" w:date="2022-09-06T09:57:00Z"/>
                <w:rFonts w:asciiTheme="minorHAnsi" w:eastAsiaTheme="minorHAnsi" w:hAnsiTheme="minorHAnsi" w:cstheme="minorBidi"/>
                <w:sz w:val="22"/>
                <w:szCs w:val="22"/>
                <w:rPrChange w:id="1504" w:author="Nick.Tolimieri" w:date="2022-09-06T09:57:00Z">
                  <w:rPr>
                    <w:ins w:id="1505" w:author="Nick.Tolimieri" w:date="2022-09-06T09:57:00Z"/>
                    <w:rFonts w:ascii="Calibri" w:hAnsi="Calibri" w:cs="Calibri"/>
                    <w:color w:val="000000"/>
                    <w:sz w:val="22"/>
                    <w:szCs w:val="22"/>
                  </w:rPr>
                </w:rPrChange>
              </w:rPr>
            </w:pPr>
            <w:proofErr w:type="spellStart"/>
            <w:ins w:id="1506" w:author="Nick.Tolimieri" w:date="2022-09-06T09:57:00Z">
              <w:r w:rsidRPr="001A7F6C">
                <w:rPr>
                  <w:rFonts w:asciiTheme="minorHAnsi" w:eastAsiaTheme="minorHAnsi" w:hAnsiTheme="minorHAnsi" w:cstheme="minorBidi"/>
                  <w:sz w:val="22"/>
                  <w:szCs w:val="22"/>
                  <w:rPrChange w:id="1507" w:author="Nick.Tolimieri" w:date="2022-09-06T09:57:00Z">
                    <w:rPr>
                      <w:rFonts w:ascii="Calibri" w:hAnsi="Calibri" w:cs="Calibri"/>
                      <w:color w:val="000000"/>
                      <w:sz w:val="22"/>
                      <w:szCs w:val="22"/>
                    </w:rPr>
                  </w:rPrChange>
                </w:rPr>
                <w:lastRenderedPageBreak/>
                <w:t>Tatoosh</w:t>
              </w:r>
              <w:proofErr w:type="spellEnd"/>
              <w:r w:rsidRPr="001A7F6C">
                <w:rPr>
                  <w:rFonts w:asciiTheme="minorHAnsi" w:eastAsiaTheme="minorHAnsi" w:hAnsiTheme="minorHAnsi" w:cstheme="minorBidi"/>
                  <w:sz w:val="22"/>
                  <w:szCs w:val="22"/>
                  <w:rPrChange w:id="1508" w:author="Nick.Tolimieri" w:date="2022-09-06T09:57:00Z">
                    <w:rPr>
                      <w:rFonts w:ascii="Calibri" w:hAnsi="Calibri" w:cs="Calibri"/>
                      <w:color w:val="000000"/>
                      <w:sz w:val="22"/>
                      <w:szCs w:val="22"/>
                    </w:rPr>
                  </w:rPrChange>
                </w:rPr>
                <w:t xml:space="preserve"> Is. &amp; </w:t>
              </w:r>
              <w:proofErr w:type="spellStart"/>
              <w:r w:rsidRPr="001A7F6C">
                <w:rPr>
                  <w:rFonts w:asciiTheme="minorHAnsi" w:eastAsiaTheme="minorHAnsi" w:hAnsiTheme="minorHAnsi" w:cstheme="minorBidi"/>
                  <w:sz w:val="22"/>
                  <w:szCs w:val="22"/>
                  <w:rPrChange w:id="1509" w:author="Nick.Tolimieri" w:date="2022-09-06T09:57:00Z">
                    <w:rPr>
                      <w:rFonts w:ascii="Calibri" w:hAnsi="Calibri" w:cs="Calibri"/>
                      <w:color w:val="000000"/>
                      <w:sz w:val="22"/>
                      <w:szCs w:val="22"/>
                    </w:rPr>
                  </w:rPrChange>
                </w:rPr>
                <w:t>Neah</w:t>
              </w:r>
              <w:proofErr w:type="spellEnd"/>
              <w:r w:rsidRPr="001A7F6C">
                <w:rPr>
                  <w:rFonts w:asciiTheme="minorHAnsi" w:eastAsiaTheme="minorHAnsi" w:hAnsiTheme="minorHAnsi" w:cstheme="minorBidi"/>
                  <w:sz w:val="22"/>
                  <w:szCs w:val="22"/>
                  <w:rPrChange w:id="1510" w:author="Nick.Tolimieri" w:date="2022-09-06T09:57:00Z">
                    <w:rPr>
                      <w:rFonts w:ascii="Calibri" w:hAnsi="Calibri" w:cs="Calibri"/>
                      <w:color w:val="000000"/>
                      <w:sz w:val="22"/>
                      <w:szCs w:val="22"/>
                    </w:rPr>
                  </w:rPrChange>
                </w:rPr>
                <w:t xml:space="preserve"> Bay</w:t>
              </w:r>
            </w:ins>
          </w:p>
        </w:tc>
        <w:tc>
          <w:tcPr>
            <w:tcW w:w="1197" w:type="dxa"/>
            <w:noWrap/>
            <w:hideMark/>
          </w:tcPr>
          <w:p w:rsidR="001A7F6C" w:rsidRPr="001A7F6C" w:rsidRDefault="001A7F6C" w:rsidP="001A7F6C">
            <w:pPr>
              <w:rPr>
                <w:ins w:id="1511" w:author="Nick.Tolimieri" w:date="2022-09-06T09:57:00Z"/>
                <w:rFonts w:asciiTheme="minorHAnsi" w:eastAsiaTheme="minorHAnsi" w:hAnsiTheme="minorHAnsi" w:cstheme="minorBidi"/>
                <w:sz w:val="22"/>
                <w:szCs w:val="22"/>
                <w:rPrChange w:id="1512" w:author="Nick.Tolimieri" w:date="2022-09-06T09:57:00Z">
                  <w:rPr>
                    <w:ins w:id="1513" w:author="Nick.Tolimieri" w:date="2022-09-06T09:57:00Z"/>
                    <w:rFonts w:ascii="Calibri" w:hAnsi="Calibri" w:cs="Calibri"/>
                    <w:color w:val="000000"/>
                    <w:sz w:val="22"/>
                    <w:szCs w:val="22"/>
                  </w:rPr>
                </w:rPrChange>
              </w:rPr>
              <w:pPrChange w:id="1514" w:author="Nick.Tolimieri" w:date="2022-09-06T09:57:00Z">
                <w:pPr>
                  <w:jc w:val="right"/>
                </w:pPr>
              </w:pPrChange>
            </w:pPr>
            <w:ins w:id="1515" w:author="Nick.Tolimieri" w:date="2022-09-06T09:57:00Z">
              <w:r w:rsidRPr="001A7F6C">
                <w:rPr>
                  <w:rFonts w:asciiTheme="minorHAnsi" w:eastAsiaTheme="minorHAnsi" w:hAnsiTheme="minorHAnsi" w:cstheme="minorBidi"/>
                  <w:sz w:val="22"/>
                  <w:szCs w:val="22"/>
                  <w:rPrChange w:id="1516" w:author="Nick.Tolimieri" w:date="2022-09-06T09:57:00Z">
                    <w:rPr>
                      <w:rFonts w:ascii="Calibri" w:hAnsi="Calibri" w:cs="Calibri"/>
                      <w:color w:val="000000"/>
                      <w:sz w:val="22"/>
                      <w:szCs w:val="22"/>
                    </w:rPr>
                  </w:rPrChange>
                </w:rPr>
                <w:t>2021</w:t>
              </w:r>
            </w:ins>
          </w:p>
        </w:tc>
        <w:tc>
          <w:tcPr>
            <w:tcW w:w="1177" w:type="dxa"/>
            <w:noWrap/>
            <w:hideMark/>
          </w:tcPr>
          <w:p w:rsidR="001A7F6C" w:rsidRPr="001A7F6C" w:rsidRDefault="001A7F6C" w:rsidP="001A7F6C">
            <w:pPr>
              <w:rPr>
                <w:ins w:id="1517" w:author="Nick.Tolimieri" w:date="2022-09-06T09:57:00Z"/>
                <w:rFonts w:asciiTheme="minorHAnsi" w:eastAsiaTheme="minorHAnsi" w:hAnsiTheme="minorHAnsi" w:cstheme="minorBidi"/>
                <w:sz w:val="22"/>
                <w:szCs w:val="22"/>
                <w:rPrChange w:id="1518" w:author="Nick.Tolimieri" w:date="2022-09-06T09:57:00Z">
                  <w:rPr>
                    <w:ins w:id="1519" w:author="Nick.Tolimieri" w:date="2022-09-06T09:57:00Z"/>
                    <w:rFonts w:ascii="Calibri" w:hAnsi="Calibri" w:cs="Calibri"/>
                    <w:color w:val="000000"/>
                    <w:sz w:val="22"/>
                    <w:szCs w:val="22"/>
                  </w:rPr>
                </w:rPrChange>
              </w:rPr>
              <w:pPrChange w:id="1520" w:author="Nick.Tolimieri" w:date="2022-09-06T09:57:00Z">
                <w:pPr>
                  <w:jc w:val="right"/>
                </w:pPr>
              </w:pPrChange>
            </w:pPr>
            <w:ins w:id="1521" w:author="Nick.Tolimieri" w:date="2022-09-06T09:57:00Z">
              <w:r w:rsidRPr="001A7F6C">
                <w:rPr>
                  <w:rFonts w:asciiTheme="minorHAnsi" w:eastAsiaTheme="minorHAnsi" w:hAnsiTheme="minorHAnsi" w:cstheme="minorBidi"/>
                  <w:sz w:val="22"/>
                  <w:szCs w:val="22"/>
                  <w:rPrChange w:id="1522" w:author="Nick.Tolimieri" w:date="2022-09-06T09:57:00Z">
                    <w:rPr>
                      <w:rFonts w:ascii="Calibri" w:hAnsi="Calibri" w:cs="Calibri"/>
                      <w:color w:val="000000"/>
                      <w:sz w:val="22"/>
                      <w:szCs w:val="22"/>
                    </w:rPr>
                  </w:rPrChange>
                </w:rPr>
                <w:t>28</w:t>
              </w:r>
            </w:ins>
          </w:p>
        </w:tc>
        <w:tc>
          <w:tcPr>
            <w:tcW w:w="1271" w:type="dxa"/>
            <w:noWrap/>
            <w:hideMark/>
          </w:tcPr>
          <w:p w:rsidR="001A7F6C" w:rsidRPr="001A7F6C" w:rsidRDefault="001A7F6C" w:rsidP="001A7F6C">
            <w:pPr>
              <w:rPr>
                <w:ins w:id="1523" w:author="Nick.Tolimieri" w:date="2022-09-06T09:57:00Z"/>
                <w:rFonts w:asciiTheme="minorHAnsi" w:eastAsiaTheme="minorHAnsi" w:hAnsiTheme="minorHAnsi" w:cstheme="minorBidi"/>
                <w:sz w:val="22"/>
                <w:szCs w:val="22"/>
                <w:rPrChange w:id="1524" w:author="Nick.Tolimieri" w:date="2022-09-06T09:57:00Z">
                  <w:rPr>
                    <w:ins w:id="1525" w:author="Nick.Tolimieri" w:date="2022-09-06T09:57:00Z"/>
                    <w:rFonts w:ascii="Calibri" w:hAnsi="Calibri" w:cs="Calibri"/>
                    <w:color w:val="000000"/>
                    <w:sz w:val="22"/>
                    <w:szCs w:val="22"/>
                  </w:rPr>
                </w:rPrChange>
              </w:rPr>
              <w:pPrChange w:id="1526" w:author="Nick.Tolimieri" w:date="2022-09-06T09:57:00Z">
                <w:pPr>
                  <w:jc w:val="right"/>
                </w:pPr>
              </w:pPrChange>
            </w:pPr>
            <w:ins w:id="1527" w:author="Nick.Tolimieri" w:date="2022-09-06T09:57:00Z">
              <w:r w:rsidRPr="001A7F6C">
                <w:rPr>
                  <w:rFonts w:asciiTheme="minorHAnsi" w:eastAsiaTheme="minorHAnsi" w:hAnsiTheme="minorHAnsi" w:cstheme="minorBidi"/>
                  <w:sz w:val="22"/>
                  <w:szCs w:val="22"/>
                  <w:rPrChange w:id="1528" w:author="Nick.Tolimieri" w:date="2022-09-06T09:57:00Z">
                    <w:rPr>
                      <w:rFonts w:ascii="Calibri" w:hAnsi="Calibri" w:cs="Calibri"/>
                      <w:color w:val="000000"/>
                      <w:sz w:val="22"/>
                      <w:szCs w:val="22"/>
                    </w:rPr>
                  </w:rPrChange>
                </w:rPr>
                <w:t>2</w:t>
              </w:r>
            </w:ins>
          </w:p>
        </w:tc>
        <w:tc>
          <w:tcPr>
            <w:tcW w:w="1085" w:type="dxa"/>
            <w:noWrap/>
            <w:hideMark/>
          </w:tcPr>
          <w:p w:rsidR="001A7F6C" w:rsidRPr="001A7F6C" w:rsidRDefault="001A7F6C" w:rsidP="001A7F6C">
            <w:pPr>
              <w:rPr>
                <w:ins w:id="1529" w:author="Nick.Tolimieri" w:date="2022-09-06T09:57:00Z"/>
                <w:rFonts w:asciiTheme="minorHAnsi" w:eastAsiaTheme="minorHAnsi" w:hAnsiTheme="minorHAnsi" w:cstheme="minorBidi"/>
                <w:sz w:val="22"/>
                <w:szCs w:val="22"/>
                <w:rPrChange w:id="1530" w:author="Nick.Tolimieri" w:date="2022-09-06T09:57:00Z">
                  <w:rPr>
                    <w:ins w:id="1531" w:author="Nick.Tolimieri" w:date="2022-09-06T09:57:00Z"/>
                    <w:rFonts w:ascii="Calibri" w:hAnsi="Calibri" w:cs="Calibri"/>
                    <w:color w:val="000000"/>
                    <w:sz w:val="22"/>
                    <w:szCs w:val="22"/>
                  </w:rPr>
                </w:rPrChange>
              </w:rPr>
              <w:pPrChange w:id="1532" w:author="Nick.Tolimieri" w:date="2022-09-06T09:57:00Z">
                <w:pPr>
                  <w:jc w:val="right"/>
                </w:pPr>
              </w:pPrChange>
            </w:pPr>
            <w:ins w:id="1533" w:author="Nick.Tolimieri" w:date="2022-09-06T09:57:00Z">
              <w:r w:rsidRPr="001A7F6C">
                <w:rPr>
                  <w:rFonts w:asciiTheme="minorHAnsi" w:eastAsiaTheme="minorHAnsi" w:hAnsiTheme="minorHAnsi" w:cstheme="minorBidi"/>
                  <w:sz w:val="22"/>
                  <w:szCs w:val="22"/>
                  <w:rPrChange w:id="1534" w:author="Nick.Tolimieri" w:date="2022-09-06T09:57:00Z">
                    <w:rPr>
                      <w:rFonts w:ascii="Calibri" w:hAnsi="Calibri" w:cs="Calibri"/>
                      <w:color w:val="000000"/>
                      <w:sz w:val="22"/>
                      <w:szCs w:val="22"/>
                    </w:rPr>
                  </w:rPrChange>
                </w:rPr>
                <w:t>20</w:t>
              </w:r>
            </w:ins>
          </w:p>
        </w:tc>
        <w:tc>
          <w:tcPr>
            <w:tcW w:w="1105" w:type="dxa"/>
            <w:noWrap/>
            <w:hideMark/>
          </w:tcPr>
          <w:p w:rsidR="001A7F6C" w:rsidRPr="001A7F6C" w:rsidRDefault="001A7F6C" w:rsidP="001A7F6C">
            <w:pPr>
              <w:rPr>
                <w:ins w:id="1535" w:author="Nick.Tolimieri" w:date="2022-09-06T09:57:00Z"/>
                <w:rFonts w:asciiTheme="minorHAnsi" w:eastAsiaTheme="minorHAnsi" w:hAnsiTheme="minorHAnsi" w:cstheme="minorBidi"/>
                <w:sz w:val="22"/>
                <w:szCs w:val="22"/>
                <w:rPrChange w:id="1536" w:author="Nick.Tolimieri" w:date="2022-09-06T09:57:00Z">
                  <w:rPr>
                    <w:ins w:id="1537" w:author="Nick.Tolimieri" w:date="2022-09-06T09:57:00Z"/>
                    <w:rFonts w:ascii="Calibri" w:hAnsi="Calibri" w:cs="Calibri"/>
                    <w:color w:val="000000"/>
                    <w:sz w:val="22"/>
                    <w:szCs w:val="22"/>
                  </w:rPr>
                </w:rPrChange>
              </w:rPr>
              <w:pPrChange w:id="1538" w:author="Nick.Tolimieri" w:date="2022-09-06T09:57:00Z">
                <w:pPr>
                  <w:jc w:val="right"/>
                </w:pPr>
              </w:pPrChange>
            </w:pPr>
            <w:ins w:id="1539" w:author="Nick.Tolimieri" w:date="2022-09-06T09:57:00Z">
              <w:r w:rsidRPr="001A7F6C">
                <w:rPr>
                  <w:rFonts w:asciiTheme="minorHAnsi" w:eastAsiaTheme="minorHAnsi" w:hAnsiTheme="minorHAnsi" w:cstheme="minorBidi"/>
                  <w:sz w:val="22"/>
                  <w:szCs w:val="22"/>
                  <w:rPrChange w:id="154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1541" w:author="Nick.Tolimieri" w:date="2022-09-06T09:57:00Z"/>
                <w:rFonts w:asciiTheme="minorHAnsi" w:eastAsiaTheme="minorHAnsi" w:hAnsiTheme="minorHAnsi" w:cstheme="minorBidi"/>
                <w:sz w:val="22"/>
                <w:szCs w:val="22"/>
                <w:rPrChange w:id="1542" w:author="Nick.Tolimieri" w:date="2022-09-06T09:57:00Z">
                  <w:rPr>
                    <w:ins w:id="1543" w:author="Nick.Tolimieri" w:date="2022-09-06T09:57:00Z"/>
                    <w:rFonts w:ascii="Calibri" w:hAnsi="Calibri" w:cs="Calibri"/>
                    <w:color w:val="000000"/>
                    <w:sz w:val="22"/>
                    <w:szCs w:val="22"/>
                  </w:rPr>
                </w:rPrChange>
              </w:rPr>
              <w:pPrChange w:id="1544" w:author="Nick.Tolimieri" w:date="2022-09-06T09:57:00Z">
                <w:pPr>
                  <w:jc w:val="right"/>
                </w:pPr>
              </w:pPrChange>
            </w:pPr>
            <w:ins w:id="1545" w:author="Nick.Tolimieri" w:date="2022-09-06T09:57:00Z">
              <w:r w:rsidRPr="001A7F6C">
                <w:rPr>
                  <w:rFonts w:asciiTheme="minorHAnsi" w:eastAsiaTheme="minorHAnsi" w:hAnsiTheme="minorHAnsi" w:cstheme="minorBidi"/>
                  <w:sz w:val="22"/>
                  <w:szCs w:val="22"/>
                  <w:rPrChange w:id="1546" w:author="Nick.Tolimieri" w:date="2022-09-06T09:57:00Z">
                    <w:rPr>
                      <w:rFonts w:ascii="Calibri" w:hAnsi="Calibri" w:cs="Calibri"/>
                      <w:color w:val="000000"/>
                      <w:sz w:val="22"/>
                      <w:szCs w:val="22"/>
                    </w:rPr>
                  </w:rPrChange>
                </w:rPr>
                <w:t>15</w:t>
              </w:r>
            </w:ins>
          </w:p>
        </w:tc>
        <w:tc>
          <w:tcPr>
            <w:tcW w:w="1269" w:type="dxa"/>
            <w:noWrap/>
            <w:hideMark/>
          </w:tcPr>
          <w:p w:rsidR="001A7F6C" w:rsidRPr="001A7F6C" w:rsidRDefault="001A7F6C" w:rsidP="001A7F6C">
            <w:pPr>
              <w:rPr>
                <w:ins w:id="1547" w:author="Nick.Tolimieri" w:date="2022-09-06T09:57:00Z"/>
                <w:rFonts w:asciiTheme="minorHAnsi" w:eastAsiaTheme="minorHAnsi" w:hAnsiTheme="minorHAnsi" w:cstheme="minorBidi"/>
                <w:sz w:val="22"/>
                <w:szCs w:val="22"/>
                <w:rPrChange w:id="1548" w:author="Nick.Tolimieri" w:date="2022-09-06T09:57:00Z">
                  <w:rPr>
                    <w:ins w:id="1549" w:author="Nick.Tolimieri" w:date="2022-09-06T09:57:00Z"/>
                    <w:rFonts w:ascii="Calibri" w:hAnsi="Calibri" w:cs="Calibri"/>
                    <w:color w:val="000000"/>
                    <w:sz w:val="22"/>
                    <w:szCs w:val="22"/>
                  </w:rPr>
                </w:rPrChange>
              </w:rPr>
              <w:pPrChange w:id="1550" w:author="Nick.Tolimieri" w:date="2022-09-06T09:57:00Z">
                <w:pPr>
                  <w:jc w:val="right"/>
                </w:pPr>
              </w:pPrChange>
            </w:pPr>
            <w:ins w:id="1551" w:author="Nick.Tolimieri" w:date="2022-09-06T09:57:00Z">
              <w:r w:rsidRPr="001A7F6C">
                <w:rPr>
                  <w:rFonts w:asciiTheme="minorHAnsi" w:eastAsiaTheme="minorHAnsi" w:hAnsiTheme="minorHAnsi" w:cstheme="minorBidi"/>
                  <w:sz w:val="22"/>
                  <w:szCs w:val="22"/>
                  <w:rPrChange w:id="1552" w:author="Nick.Tolimieri" w:date="2022-09-06T09:57:00Z">
                    <w:rPr>
                      <w:rFonts w:ascii="Calibri" w:hAnsi="Calibri" w:cs="Calibri"/>
                      <w:color w:val="000000"/>
                      <w:sz w:val="22"/>
                      <w:szCs w:val="22"/>
                    </w:rPr>
                  </w:rPrChange>
                </w:rPr>
                <w:t>1.67</w:t>
              </w:r>
            </w:ins>
          </w:p>
        </w:tc>
        <w:tc>
          <w:tcPr>
            <w:tcW w:w="1141" w:type="dxa"/>
            <w:noWrap/>
            <w:hideMark/>
          </w:tcPr>
          <w:p w:rsidR="001A7F6C" w:rsidRPr="001A7F6C" w:rsidRDefault="001A7F6C" w:rsidP="001A7F6C">
            <w:pPr>
              <w:rPr>
                <w:ins w:id="1553" w:author="Nick.Tolimieri" w:date="2022-09-06T09:57:00Z"/>
                <w:rFonts w:asciiTheme="minorHAnsi" w:eastAsiaTheme="minorHAnsi" w:hAnsiTheme="minorHAnsi" w:cstheme="minorBidi"/>
                <w:sz w:val="22"/>
                <w:szCs w:val="22"/>
                <w:rPrChange w:id="1554" w:author="Nick.Tolimieri" w:date="2022-09-06T09:57:00Z">
                  <w:rPr>
                    <w:ins w:id="1555" w:author="Nick.Tolimieri" w:date="2022-09-06T09:57:00Z"/>
                    <w:rFonts w:ascii="Calibri" w:hAnsi="Calibri" w:cs="Calibri"/>
                    <w:color w:val="000000"/>
                    <w:sz w:val="22"/>
                    <w:szCs w:val="22"/>
                  </w:rPr>
                </w:rPrChange>
              </w:rPr>
              <w:pPrChange w:id="1556" w:author="Nick.Tolimieri" w:date="2022-09-06T09:57:00Z">
                <w:pPr>
                  <w:jc w:val="right"/>
                </w:pPr>
              </w:pPrChange>
            </w:pPr>
            <w:ins w:id="1557" w:author="Nick.Tolimieri" w:date="2022-09-06T09:57:00Z">
              <w:r w:rsidRPr="001A7F6C">
                <w:rPr>
                  <w:rFonts w:asciiTheme="minorHAnsi" w:eastAsiaTheme="minorHAnsi" w:hAnsiTheme="minorHAnsi" w:cstheme="minorBidi"/>
                  <w:sz w:val="22"/>
                  <w:szCs w:val="22"/>
                  <w:rPrChange w:id="1558" w:author="Nick.Tolimieri" w:date="2022-09-06T09:57:00Z">
                    <w:rPr>
                      <w:rFonts w:ascii="Calibri" w:hAnsi="Calibri" w:cs="Calibri"/>
                      <w:color w:val="000000"/>
                      <w:sz w:val="22"/>
                      <w:szCs w:val="22"/>
                    </w:rPr>
                  </w:rPrChange>
                </w:rPr>
                <w:t>0.18</w:t>
              </w:r>
            </w:ins>
          </w:p>
        </w:tc>
        <w:tc>
          <w:tcPr>
            <w:tcW w:w="1141" w:type="dxa"/>
            <w:noWrap/>
            <w:hideMark/>
          </w:tcPr>
          <w:p w:rsidR="001A7F6C" w:rsidRPr="001A7F6C" w:rsidRDefault="001A7F6C" w:rsidP="001A7F6C">
            <w:pPr>
              <w:rPr>
                <w:ins w:id="1559" w:author="Nick.Tolimieri" w:date="2022-09-06T09:57:00Z"/>
                <w:rFonts w:asciiTheme="minorHAnsi" w:eastAsiaTheme="minorHAnsi" w:hAnsiTheme="minorHAnsi" w:cstheme="minorBidi"/>
                <w:sz w:val="22"/>
                <w:szCs w:val="22"/>
                <w:rPrChange w:id="1560" w:author="Nick.Tolimieri" w:date="2022-09-06T09:57:00Z">
                  <w:rPr>
                    <w:ins w:id="1561" w:author="Nick.Tolimieri" w:date="2022-09-06T09:57:00Z"/>
                    <w:rFonts w:ascii="Calibri" w:hAnsi="Calibri" w:cs="Calibri"/>
                    <w:color w:val="000000"/>
                    <w:sz w:val="22"/>
                    <w:szCs w:val="22"/>
                  </w:rPr>
                </w:rPrChange>
              </w:rPr>
              <w:pPrChange w:id="1562" w:author="Nick.Tolimieri" w:date="2022-09-06T09:57:00Z">
                <w:pPr>
                  <w:jc w:val="right"/>
                </w:pPr>
              </w:pPrChange>
            </w:pPr>
            <w:ins w:id="1563" w:author="Nick.Tolimieri" w:date="2022-09-06T09:57:00Z">
              <w:r w:rsidRPr="001A7F6C">
                <w:rPr>
                  <w:rFonts w:asciiTheme="minorHAnsi" w:eastAsiaTheme="minorHAnsi" w:hAnsiTheme="minorHAnsi" w:cstheme="minorBidi"/>
                  <w:sz w:val="22"/>
                  <w:szCs w:val="22"/>
                  <w:rPrChange w:id="1564" w:author="Nick.Tolimieri" w:date="2022-09-06T09:57:00Z">
                    <w:rPr>
                      <w:rFonts w:ascii="Calibri" w:hAnsi="Calibri" w:cs="Calibri"/>
                      <w:color w:val="000000"/>
                      <w:sz w:val="22"/>
                      <w:szCs w:val="22"/>
                    </w:rPr>
                  </w:rPrChange>
                </w:rPr>
                <w:t>2.23</w:t>
              </w:r>
            </w:ins>
          </w:p>
        </w:tc>
      </w:tr>
      <w:tr w:rsidR="001A7F6C" w:rsidRPr="001A7F6C" w:rsidTr="001A7F6C">
        <w:trPr>
          <w:trHeight w:val="300"/>
          <w:ins w:id="1565" w:author="Nick.Tolimieri" w:date="2022-09-06T09:57:00Z"/>
        </w:trPr>
        <w:tc>
          <w:tcPr>
            <w:tcW w:w="2814" w:type="dxa"/>
            <w:noWrap/>
            <w:hideMark/>
          </w:tcPr>
          <w:p w:rsidR="001A7F6C" w:rsidRPr="001A7F6C" w:rsidRDefault="001A7F6C">
            <w:pPr>
              <w:rPr>
                <w:ins w:id="1566" w:author="Nick.Tolimieri" w:date="2022-09-06T09:57:00Z"/>
                <w:rFonts w:asciiTheme="minorHAnsi" w:eastAsiaTheme="minorHAnsi" w:hAnsiTheme="minorHAnsi" w:cstheme="minorBidi"/>
                <w:sz w:val="22"/>
                <w:szCs w:val="22"/>
                <w:rPrChange w:id="1567" w:author="Nick.Tolimieri" w:date="2022-09-06T09:57:00Z">
                  <w:rPr>
                    <w:ins w:id="1568" w:author="Nick.Tolimieri" w:date="2022-09-06T09:57:00Z"/>
                    <w:rFonts w:ascii="Calibri" w:hAnsi="Calibri" w:cs="Calibri"/>
                    <w:color w:val="000000"/>
                    <w:sz w:val="22"/>
                    <w:szCs w:val="22"/>
                  </w:rPr>
                </w:rPrChange>
              </w:rPr>
            </w:pPr>
            <w:ins w:id="1569" w:author="Nick.Tolimieri" w:date="2022-09-06T09:57:00Z">
              <w:r w:rsidRPr="001A7F6C">
                <w:rPr>
                  <w:rFonts w:asciiTheme="minorHAnsi" w:eastAsiaTheme="minorHAnsi" w:hAnsiTheme="minorHAnsi" w:cstheme="minorBidi"/>
                  <w:sz w:val="22"/>
                  <w:szCs w:val="22"/>
                  <w:rPrChange w:id="157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1571" w:author="Nick.Tolimieri" w:date="2022-09-06T09:57:00Z"/>
                <w:rFonts w:asciiTheme="minorHAnsi" w:eastAsiaTheme="minorHAnsi" w:hAnsiTheme="minorHAnsi" w:cstheme="minorBidi"/>
                <w:sz w:val="22"/>
                <w:szCs w:val="22"/>
                <w:rPrChange w:id="1572" w:author="Nick.Tolimieri" w:date="2022-09-06T09:57:00Z">
                  <w:rPr>
                    <w:ins w:id="1573" w:author="Nick.Tolimieri" w:date="2022-09-06T09:57:00Z"/>
                    <w:rFonts w:ascii="Calibri" w:hAnsi="Calibri" w:cs="Calibri"/>
                    <w:color w:val="000000"/>
                    <w:sz w:val="22"/>
                    <w:szCs w:val="22"/>
                  </w:rPr>
                </w:rPrChange>
              </w:rPr>
              <w:pPrChange w:id="1574" w:author="Nick.Tolimieri" w:date="2022-09-06T09:57:00Z">
                <w:pPr>
                  <w:jc w:val="right"/>
                </w:pPr>
              </w:pPrChange>
            </w:pPr>
            <w:ins w:id="1575" w:author="Nick.Tolimieri" w:date="2022-09-06T09:57:00Z">
              <w:r w:rsidRPr="001A7F6C">
                <w:rPr>
                  <w:rFonts w:asciiTheme="minorHAnsi" w:eastAsiaTheme="minorHAnsi" w:hAnsiTheme="minorHAnsi" w:cstheme="minorBidi"/>
                  <w:sz w:val="22"/>
                  <w:szCs w:val="22"/>
                  <w:rPrChange w:id="1576" w:author="Nick.Tolimieri" w:date="2022-09-06T09:57:00Z">
                    <w:rPr>
                      <w:rFonts w:ascii="Calibri" w:hAnsi="Calibri" w:cs="Calibri"/>
                      <w:color w:val="000000"/>
                      <w:sz w:val="22"/>
                      <w:szCs w:val="22"/>
                    </w:rPr>
                  </w:rPrChange>
                </w:rPr>
                <w:t>1992</w:t>
              </w:r>
            </w:ins>
          </w:p>
        </w:tc>
        <w:tc>
          <w:tcPr>
            <w:tcW w:w="1177" w:type="dxa"/>
            <w:noWrap/>
            <w:hideMark/>
          </w:tcPr>
          <w:p w:rsidR="001A7F6C" w:rsidRPr="001A7F6C" w:rsidRDefault="001A7F6C" w:rsidP="001A7F6C">
            <w:pPr>
              <w:rPr>
                <w:ins w:id="1577" w:author="Nick.Tolimieri" w:date="2022-09-06T09:57:00Z"/>
                <w:rFonts w:asciiTheme="minorHAnsi" w:eastAsiaTheme="minorHAnsi" w:hAnsiTheme="minorHAnsi" w:cstheme="minorBidi"/>
                <w:sz w:val="22"/>
                <w:szCs w:val="22"/>
                <w:rPrChange w:id="1578" w:author="Nick.Tolimieri" w:date="2022-09-06T09:57:00Z">
                  <w:rPr>
                    <w:ins w:id="1579" w:author="Nick.Tolimieri" w:date="2022-09-06T09:57:00Z"/>
                    <w:rFonts w:ascii="Calibri" w:hAnsi="Calibri" w:cs="Calibri"/>
                    <w:color w:val="000000"/>
                    <w:sz w:val="22"/>
                    <w:szCs w:val="22"/>
                  </w:rPr>
                </w:rPrChange>
              </w:rPr>
              <w:pPrChange w:id="1580" w:author="Nick.Tolimieri" w:date="2022-09-06T09:57:00Z">
                <w:pPr>
                  <w:jc w:val="right"/>
                </w:pPr>
              </w:pPrChange>
            </w:pPr>
            <w:ins w:id="1581" w:author="Nick.Tolimieri" w:date="2022-09-06T09:57:00Z">
              <w:r w:rsidRPr="001A7F6C">
                <w:rPr>
                  <w:rFonts w:asciiTheme="minorHAnsi" w:eastAsiaTheme="minorHAnsi" w:hAnsiTheme="minorHAnsi" w:cstheme="minorBidi"/>
                  <w:sz w:val="22"/>
                  <w:szCs w:val="22"/>
                  <w:rPrChange w:id="1582" w:author="Nick.Tolimieri" w:date="2022-09-06T09:57:00Z">
                    <w:rPr>
                      <w:rFonts w:ascii="Calibri" w:hAnsi="Calibri" w:cs="Calibri"/>
                      <w:color w:val="000000"/>
                      <w:sz w:val="22"/>
                      <w:szCs w:val="22"/>
                    </w:rPr>
                  </w:rPrChange>
                </w:rPr>
                <w:t>49</w:t>
              </w:r>
            </w:ins>
          </w:p>
        </w:tc>
        <w:tc>
          <w:tcPr>
            <w:tcW w:w="1271" w:type="dxa"/>
            <w:noWrap/>
            <w:hideMark/>
          </w:tcPr>
          <w:p w:rsidR="001A7F6C" w:rsidRPr="001A7F6C" w:rsidRDefault="001A7F6C" w:rsidP="001A7F6C">
            <w:pPr>
              <w:rPr>
                <w:ins w:id="1583" w:author="Nick.Tolimieri" w:date="2022-09-06T09:57:00Z"/>
                <w:rFonts w:asciiTheme="minorHAnsi" w:eastAsiaTheme="minorHAnsi" w:hAnsiTheme="minorHAnsi" w:cstheme="minorBidi"/>
                <w:sz w:val="22"/>
                <w:szCs w:val="22"/>
                <w:rPrChange w:id="1584" w:author="Nick.Tolimieri" w:date="2022-09-06T09:57:00Z">
                  <w:rPr>
                    <w:ins w:id="1585" w:author="Nick.Tolimieri" w:date="2022-09-06T09:57:00Z"/>
                    <w:rFonts w:ascii="Calibri" w:hAnsi="Calibri" w:cs="Calibri"/>
                    <w:color w:val="000000"/>
                    <w:sz w:val="22"/>
                    <w:szCs w:val="22"/>
                  </w:rPr>
                </w:rPrChange>
              </w:rPr>
              <w:pPrChange w:id="1586" w:author="Nick.Tolimieri" w:date="2022-09-06T09:57:00Z">
                <w:pPr>
                  <w:jc w:val="right"/>
                </w:pPr>
              </w:pPrChange>
            </w:pPr>
            <w:ins w:id="1587" w:author="Nick.Tolimieri" w:date="2022-09-06T09:57:00Z">
              <w:r w:rsidRPr="001A7F6C">
                <w:rPr>
                  <w:rFonts w:asciiTheme="minorHAnsi" w:eastAsiaTheme="minorHAnsi" w:hAnsiTheme="minorHAnsi" w:cstheme="minorBidi"/>
                  <w:sz w:val="22"/>
                  <w:szCs w:val="22"/>
                  <w:rPrChange w:id="1588" w:author="Nick.Tolimieri" w:date="2022-09-06T09:57:00Z">
                    <w:rPr>
                      <w:rFonts w:ascii="Calibri" w:hAnsi="Calibri" w:cs="Calibri"/>
                      <w:color w:val="000000"/>
                      <w:sz w:val="22"/>
                      <w:szCs w:val="22"/>
                    </w:rPr>
                  </w:rPrChange>
                </w:rPr>
                <w:t>5</w:t>
              </w:r>
            </w:ins>
          </w:p>
        </w:tc>
        <w:tc>
          <w:tcPr>
            <w:tcW w:w="1085" w:type="dxa"/>
            <w:noWrap/>
            <w:hideMark/>
          </w:tcPr>
          <w:p w:rsidR="001A7F6C" w:rsidRPr="001A7F6C" w:rsidRDefault="001A7F6C" w:rsidP="001A7F6C">
            <w:pPr>
              <w:rPr>
                <w:ins w:id="1589" w:author="Nick.Tolimieri" w:date="2022-09-06T09:57:00Z"/>
                <w:rFonts w:asciiTheme="minorHAnsi" w:eastAsiaTheme="minorHAnsi" w:hAnsiTheme="minorHAnsi" w:cstheme="minorBidi"/>
                <w:sz w:val="22"/>
                <w:szCs w:val="22"/>
                <w:rPrChange w:id="1590" w:author="Nick.Tolimieri" w:date="2022-09-06T09:57:00Z">
                  <w:rPr>
                    <w:ins w:id="1591" w:author="Nick.Tolimieri" w:date="2022-09-06T09:57:00Z"/>
                    <w:rFonts w:ascii="Calibri" w:hAnsi="Calibri" w:cs="Calibri"/>
                    <w:color w:val="000000"/>
                    <w:sz w:val="22"/>
                    <w:szCs w:val="22"/>
                  </w:rPr>
                </w:rPrChange>
              </w:rPr>
              <w:pPrChange w:id="1592" w:author="Nick.Tolimieri" w:date="2022-09-06T09:57:00Z">
                <w:pPr>
                  <w:jc w:val="right"/>
                </w:pPr>
              </w:pPrChange>
            </w:pPr>
            <w:ins w:id="1593" w:author="Nick.Tolimieri" w:date="2022-09-06T09:57:00Z">
              <w:r w:rsidRPr="001A7F6C">
                <w:rPr>
                  <w:rFonts w:asciiTheme="minorHAnsi" w:eastAsiaTheme="minorHAnsi" w:hAnsiTheme="minorHAnsi" w:cstheme="minorBidi"/>
                  <w:sz w:val="22"/>
                  <w:szCs w:val="22"/>
                  <w:rPrChange w:id="1594" w:author="Nick.Tolimieri" w:date="2022-09-06T09:57:00Z">
                    <w:rPr>
                      <w:rFonts w:ascii="Calibri" w:hAnsi="Calibri" w:cs="Calibri"/>
                      <w:color w:val="000000"/>
                      <w:sz w:val="22"/>
                      <w:szCs w:val="22"/>
                    </w:rPr>
                  </w:rPrChange>
                </w:rPr>
                <w:t>48</w:t>
              </w:r>
            </w:ins>
          </w:p>
        </w:tc>
        <w:tc>
          <w:tcPr>
            <w:tcW w:w="1105" w:type="dxa"/>
            <w:noWrap/>
            <w:hideMark/>
          </w:tcPr>
          <w:p w:rsidR="001A7F6C" w:rsidRPr="001A7F6C" w:rsidRDefault="001A7F6C" w:rsidP="001A7F6C">
            <w:pPr>
              <w:rPr>
                <w:ins w:id="1595" w:author="Nick.Tolimieri" w:date="2022-09-06T09:57:00Z"/>
                <w:rFonts w:asciiTheme="minorHAnsi" w:eastAsiaTheme="minorHAnsi" w:hAnsiTheme="minorHAnsi" w:cstheme="minorBidi"/>
                <w:sz w:val="22"/>
                <w:szCs w:val="22"/>
                <w:rPrChange w:id="1596" w:author="Nick.Tolimieri" w:date="2022-09-06T09:57:00Z">
                  <w:rPr>
                    <w:ins w:id="1597" w:author="Nick.Tolimieri" w:date="2022-09-06T09:57:00Z"/>
                    <w:rFonts w:ascii="Calibri" w:hAnsi="Calibri" w:cs="Calibri"/>
                    <w:color w:val="000000"/>
                    <w:sz w:val="22"/>
                    <w:szCs w:val="22"/>
                  </w:rPr>
                </w:rPrChange>
              </w:rPr>
              <w:pPrChange w:id="1598" w:author="Nick.Tolimieri" w:date="2022-09-06T09:57:00Z">
                <w:pPr>
                  <w:jc w:val="right"/>
                </w:pPr>
              </w:pPrChange>
            </w:pPr>
            <w:ins w:id="1599" w:author="Nick.Tolimieri" w:date="2022-09-06T09:57:00Z">
              <w:r w:rsidRPr="001A7F6C">
                <w:rPr>
                  <w:rFonts w:asciiTheme="minorHAnsi" w:eastAsiaTheme="minorHAnsi" w:hAnsiTheme="minorHAnsi" w:cstheme="minorBidi"/>
                  <w:sz w:val="22"/>
                  <w:szCs w:val="22"/>
                  <w:rPrChange w:id="160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1601" w:author="Nick.Tolimieri" w:date="2022-09-06T09:57:00Z"/>
                <w:rFonts w:asciiTheme="minorHAnsi" w:eastAsiaTheme="minorHAnsi" w:hAnsiTheme="minorHAnsi" w:cstheme="minorBidi"/>
                <w:sz w:val="22"/>
                <w:szCs w:val="22"/>
                <w:rPrChange w:id="1602" w:author="Nick.Tolimieri" w:date="2022-09-06T09:57:00Z">
                  <w:rPr>
                    <w:ins w:id="1603" w:author="Nick.Tolimieri" w:date="2022-09-06T09:57:00Z"/>
                    <w:rFonts w:ascii="Calibri" w:hAnsi="Calibri" w:cs="Calibri"/>
                    <w:color w:val="000000"/>
                    <w:sz w:val="22"/>
                    <w:szCs w:val="22"/>
                  </w:rPr>
                </w:rPrChange>
              </w:rPr>
              <w:pPrChange w:id="1604" w:author="Nick.Tolimieri" w:date="2022-09-06T09:57:00Z">
                <w:pPr>
                  <w:jc w:val="right"/>
                </w:pPr>
              </w:pPrChange>
            </w:pPr>
            <w:ins w:id="1605" w:author="Nick.Tolimieri" w:date="2022-09-06T09:57:00Z">
              <w:r w:rsidRPr="001A7F6C">
                <w:rPr>
                  <w:rFonts w:asciiTheme="minorHAnsi" w:eastAsiaTheme="minorHAnsi" w:hAnsiTheme="minorHAnsi" w:cstheme="minorBidi"/>
                  <w:sz w:val="22"/>
                  <w:szCs w:val="22"/>
                  <w:rPrChange w:id="1606" w:author="Nick.Tolimieri" w:date="2022-09-06T09:57:00Z">
                    <w:rPr>
                      <w:rFonts w:ascii="Calibri" w:hAnsi="Calibri" w:cs="Calibri"/>
                      <w:color w:val="000000"/>
                      <w:sz w:val="22"/>
                      <w:szCs w:val="22"/>
                    </w:rPr>
                  </w:rPrChange>
                </w:rPr>
                <w:t>17</w:t>
              </w:r>
            </w:ins>
          </w:p>
        </w:tc>
        <w:tc>
          <w:tcPr>
            <w:tcW w:w="1269" w:type="dxa"/>
            <w:noWrap/>
            <w:hideMark/>
          </w:tcPr>
          <w:p w:rsidR="001A7F6C" w:rsidRPr="001A7F6C" w:rsidRDefault="001A7F6C" w:rsidP="001A7F6C">
            <w:pPr>
              <w:rPr>
                <w:ins w:id="1607" w:author="Nick.Tolimieri" w:date="2022-09-06T09:57:00Z"/>
                <w:rFonts w:asciiTheme="minorHAnsi" w:eastAsiaTheme="minorHAnsi" w:hAnsiTheme="minorHAnsi" w:cstheme="minorBidi"/>
                <w:sz w:val="22"/>
                <w:szCs w:val="22"/>
                <w:rPrChange w:id="1608" w:author="Nick.Tolimieri" w:date="2022-09-06T09:57:00Z">
                  <w:rPr>
                    <w:ins w:id="1609" w:author="Nick.Tolimieri" w:date="2022-09-06T09:57:00Z"/>
                    <w:rFonts w:ascii="Calibri" w:hAnsi="Calibri" w:cs="Calibri"/>
                    <w:color w:val="000000"/>
                    <w:sz w:val="22"/>
                    <w:szCs w:val="22"/>
                  </w:rPr>
                </w:rPrChange>
              </w:rPr>
              <w:pPrChange w:id="1610" w:author="Nick.Tolimieri" w:date="2022-09-06T09:57:00Z">
                <w:pPr>
                  <w:jc w:val="right"/>
                </w:pPr>
              </w:pPrChange>
            </w:pPr>
            <w:ins w:id="1611" w:author="Nick.Tolimieri" w:date="2022-09-06T09:57:00Z">
              <w:r w:rsidRPr="001A7F6C">
                <w:rPr>
                  <w:rFonts w:asciiTheme="minorHAnsi" w:eastAsiaTheme="minorHAnsi" w:hAnsiTheme="minorHAnsi" w:cstheme="minorBidi"/>
                  <w:sz w:val="22"/>
                  <w:szCs w:val="22"/>
                  <w:rPrChange w:id="1612" w:author="Nick.Tolimieri" w:date="2022-09-06T09:57:00Z">
                    <w:rPr>
                      <w:rFonts w:ascii="Calibri" w:hAnsi="Calibri" w:cs="Calibri"/>
                      <w:color w:val="000000"/>
                      <w:sz w:val="22"/>
                      <w:szCs w:val="22"/>
                    </w:rPr>
                  </w:rPrChange>
                </w:rPr>
                <w:t>1.68</w:t>
              </w:r>
            </w:ins>
          </w:p>
        </w:tc>
        <w:tc>
          <w:tcPr>
            <w:tcW w:w="1141" w:type="dxa"/>
            <w:noWrap/>
            <w:hideMark/>
          </w:tcPr>
          <w:p w:rsidR="001A7F6C" w:rsidRPr="001A7F6C" w:rsidRDefault="001A7F6C" w:rsidP="001A7F6C">
            <w:pPr>
              <w:rPr>
                <w:ins w:id="1613" w:author="Nick.Tolimieri" w:date="2022-09-06T09:57:00Z"/>
                <w:rFonts w:asciiTheme="minorHAnsi" w:eastAsiaTheme="minorHAnsi" w:hAnsiTheme="minorHAnsi" w:cstheme="minorBidi"/>
                <w:sz w:val="22"/>
                <w:szCs w:val="22"/>
                <w:rPrChange w:id="1614" w:author="Nick.Tolimieri" w:date="2022-09-06T09:57:00Z">
                  <w:rPr>
                    <w:ins w:id="1615" w:author="Nick.Tolimieri" w:date="2022-09-06T09:57:00Z"/>
                    <w:rFonts w:ascii="Calibri" w:hAnsi="Calibri" w:cs="Calibri"/>
                    <w:color w:val="000000"/>
                    <w:sz w:val="22"/>
                    <w:szCs w:val="22"/>
                  </w:rPr>
                </w:rPrChange>
              </w:rPr>
              <w:pPrChange w:id="1616" w:author="Nick.Tolimieri" w:date="2022-09-06T09:57:00Z">
                <w:pPr>
                  <w:jc w:val="right"/>
                </w:pPr>
              </w:pPrChange>
            </w:pPr>
            <w:ins w:id="1617" w:author="Nick.Tolimieri" w:date="2022-09-06T09:57:00Z">
              <w:r w:rsidRPr="001A7F6C">
                <w:rPr>
                  <w:rFonts w:asciiTheme="minorHAnsi" w:eastAsiaTheme="minorHAnsi" w:hAnsiTheme="minorHAnsi" w:cstheme="minorBidi"/>
                  <w:sz w:val="22"/>
                  <w:szCs w:val="22"/>
                  <w:rPrChange w:id="1618" w:author="Nick.Tolimieri" w:date="2022-09-06T09:57:00Z">
                    <w:rPr>
                      <w:rFonts w:ascii="Calibri" w:hAnsi="Calibri" w:cs="Calibri"/>
                      <w:color w:val="000000"/>
                      <w:sz w:val="22"/>
                      <w:szCs w:val="22"/>
                    </w:rPr>
                  </w:rPrChange>
                </w:rPr>
                <w:t>0.31</w:t>
              </w:r>
            </w:ins>
          </w:p>
        </w:tc>
        <w:tc>
          <w:tcPr>
            <w:tcW w:w="1141" w:type="dxa"/>
            <w:noWrap/>
            <w:hideMark/>
          </w:tcPr>
          <w:p w:rsidR="001A7F6C" w:rsidRPr="001A7F6C" w:rsidRDefault="001A7F6C" w:rsidP="001A7F6C">
            <w:pPr>
              <w:rPr>
                <w:ins w:id="1619" w:author="Nick.Tolimieri" w:date="2022-09-06T09:57:00Z"/>
                <w:rFonts w:asciiTheme="minorHAnsi" w:eastAsiaTheme="minorHAnsi" w:hAnsiTheme="minorHAnsi" w:cstheme="minorBidi"/>
                <w:sz w:val="22"/>
                <w:szCs w:val="22"/>
                <w:rPrChange w:id="1620" w:author="Nick.Tolimieri" w:date="2022-09-06T09:57:00Z">
                  <w:rPr>
                    <w:ins w:id="1621" w:author="Nick.Tolimieri" w:date="2022-09-06T09:57:00Z"/>
                    <w:rFonts w:ascii="Calibri" w:hAnsi="Calibri" w:cs="Calibri"/>
                    <w:color w:val="000000"/>
                    <w:sz w:val="22"/>
                    <w:szCs w:val="22"/>
                  </w:rPr>
                </w:rPrChange>
              </w:rPr>
              <w:pPrChange w:id="1622" w:author="Nick.Tolimieri" w:date="2022-09-06T09:57:00Z">
                <w:pPr>
                  <w:jc w:val="right"/>
                </w:pPr>
              </w:pPrChange>
            </w:pPr>
            <w:ins w:id="1623" w:author="Nick.Tolimieri" w:date="2022-09-06T09:57:00Z">
              <w:r w:rsidRPr="001A7F6C">
                <w:rPr>
                  <w:rFonts w:asciiTheme="minorHAnsi" w:eastAsiaTheme="minorHAnsi" w:hAnsiTheme="minorHAnsi" w:cstheme="minorBidi"/>
                  <w:sz w:val="22"/>
                  <w:szCs w:val="22"/>
                  <w:rPrChange w:id="1624" w:author="Nick.Tolimieri" w:date="2022-09-06T09:57:00Z">
                    <w:rPr>
                      <w:rFonts w:ascii="Calibri" w:hAnsi="Calibri" w:cs="Calibri"/>
                      <w:color w:val="000000"/>
                      <w:sz w:val="22"/>
                      <w:szCs w:val="22"/>
                    </w:rPr>
                  </w:rPrChange>
                </w:rPr>
                <w:t>2.72</w:t>
              </w:r>
            </w:ins>
          </w:p>
        </w:tc>
      </w:tr>
      <w:tr w:rsidR="001A7F6C" w:rsidRPr="001A7F6C" w:rsidTr="001A7F6C">
        <w:trPr>
          <w:trHeight w:val="300"/>
          <w:ins w:id="1625" w:author="Nick.Tolimieri" w:date="2022-09-06T09:57:00Z"/>
        </w:trPr>
        <w:tc>
          <w:tcPr>
            <w:tcW w:w="2814" w:type="dxa"/>
            <w:noWrap/>
            <w:hideMark/>
          </w:tcPr>
          <w:p w:rsidR="001A7F6C" w:rsidRPr="001A7F6C" w:rsidRDefault="001A7F6C">
            <w:pPr>
              <w:rPr>
                <w:ins w:id="1626" w:author="Nick.Tolimieri" w:date="2022-09-06T09:57:00Z"/>
                <w:rFonts w:asciiTheme="minorHAnsi" w:eastAsiaTheme="minorHAnsi" w:hAnsiTheme="minorHAnsi" w:cstheme="minorBidi"/>
                <w:sz w:val="22"/>
                <w:szCs w:val="22"/>
                <w:rPrChange w:id="1627" w:author="Nick.Tolimieri" w:date="2022-09-06T09:57:00Z">
                  <w:rPr>
                    <w:ins w:id="1628" w:author="Nick.Tolimieri" w:date="2022-09-06T09:57:00Z"/>
                    <w:rFonts w:ascii="Calibri" w:hAnsi="Calibri" w:cs="Calibri"/>
                    <w:color w:val="000000"/>
                    <w:sz w:val="22"/>
                    <w:szCs w:val="22"/>
                  </w:rPr>
                </w:rPrChange>
              </w:rPr>
            </w:pPr>
            <w:ins w:id="1629" w:author="Nick.Tolimieri" w:date="2022-09-06T09:57:00Z">
              <w:r w:rsidRPr="001A7F6C">
                <w:rPr>
                  <w:rFonts w:asciiTheme="minorHAnsi" w:eastAsiaTheme="minorHAnsi" w:hAnsiTheme="minorHAnsi" w:cstheme="minorBidi"/>
                  <w:sz w:val="22"/>
                  <w:szCs w:val="22"/>
                  <w:rPrChange w:id="163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1631" w:author="Nick.Tolimieri" w:date="2022-09-06T09:57:00Z"/>
                <w:rFonts w:asciiTheme="minorHAnsi" w:eastAsiaTheme="minorHAnsi" w:hAnsiTheme="minorHAnsi" w:cstheme="minorBidi"/>
                <w:sz w:val="22"/>
                <w:szCs w:val="22"/>
                <w:rPrChange w:id="1632" w:author="Nick.Tolimieri" w:date="2022-09-06T09:57:00Z">
                  <w:rPr>
                    <w:ins w:id="1633" w:author="Nick.Tolimieri" w:date="2022-09-06T09:57:00Z"/>
                    <w:rFonts w:ascii="Calibri" w:hAnsi="Calibri" w:cs="Calibri"/>
                    <w:color w:val="000000"/>
                    <w:sz w:val="22"/>
                    <w:szCs w:val="22"/>
                  </w:rPr>
                </w:rPrChange>
              </w:rPr>
              <w:pPrChange w:id="1634" w:author="Nick.Tolimieri" w:date="2022-09-06T09:57:00Z">
                <w:pPr>
                  <w:jc w:val="right"/>
                </w:pPr>
              </w:pPrChange>
            </w:pPr>
            <w:ins w:id="1635" w:author="Nick.Tolimieri" w:date="2022-09-06T09:57:00Z">
              <w:r w:rsidRPr="001A7F6C">
                <w:rPr>
                  <w:rFonts w:asciiTheme="minorHAnsi" w:eastAsiaTheme="minorHAnsi" w:hAnsiTheme="minorHAnsi" w:cstheme="minorBidi"/>
                  <w:sz w:val="22"/>
                  <w:szCs w:val="22"/>
                  <w:rPrChange w:id="1636" w:author="Nick.Tolimieri" w:date="2022-09-06T09:57:00Z">
                    <w:rPr>
                      <w:rFonts w:ascii="Calibri" w:hAnsi="Calibri" w:cs="Calibri"/>
                      <w:color w:val="000000"/>
                      <w:sz w:val="22"/>
                      <w:szCs w:val="22"/>
                    </w:rPr>
                  </w:rPrChange>
                </w:rPr>
                <w:t>1993</w:t>
              </w:r>
            </w:ins>
          </w:p>
        </w:tc>
        <w:tc>
          <w:tcPr>
            <w:tcW w:w="1177" w:type="dxa"/>
            <w:noWrap/>
            <w:hideMark/>
          </w:tcPr>
          <w:p w:rsidR="001A7F6C" w:rsidRPr="001A7F6C" w:rsidRDefault="001A7F6C" w:rsidP="001A7F6C">
            <w:pPr>
              <w:rPr>
                <w:ins w:id="1637" w:author="Nick.Tolimieri" w:date="2022-09-06T09:57:00Z"/>
                <w:rFonts w:asciiTheme="minorHAnsi" w:eastAsiaTheme="minorHAnsi" w:hAnsiTheme="minorHAnsi" w:cstheme="minorBidi"/>
                <w:sz w:val="22"/>
                <w:szCs w:val="22"/>
                <w:rPrChange w:id="1638" w:author="Nick.Tolimieri" w:date="2022-09-06T09:57:00Z">
                  <w:rPr>
                    <w:ins w:id="1639" w:author="Nick.Tolimieri" w:date="2022-09-06T09:57:00Z"/>
                    <w:rFonts w:ascii="Calibri" w:hAnsi="Calibri" w:cs="Calibri"/>
                    <w:color w:val="000000"/>
                    <w:sz w:val="22"/>
                    <w:szCs w:val="22"/>
                  </w:rPr>
                </w:rPrChange>
              </w:rPr>
              <w:pPrChange w:id="1640" w:author="Nick.Tolimieri" w:date="2022-09-06T09:57:00Z">
                <w:pPr>
                  <w:jc w:val="right"/>
                </w:pPr>
              </w:pPrChange>
            </w:pPr>
            <w:ins w:id="1641" w:author="Nick.Tolimieri" w:date="2022-09-06T09:57:00Z">
              <w:r w:rsidRPr="001A7F6C">
                <w:rPr>
                  <w:rFonts w:asciiTheme="minorHAnsi" w:eastAsiaTheme="minorHAnsi" w:hAnsiTheme="minorHAnsi" w:cstheme="minorBidi"/>
                  <w:sz w:val="22"/>
                  <w:szCs w:val="22"/>
                  <w:rPrChange w:id="1642" w:author="Nick.Tolimieri" w:date="2022-09-06T09:57:00Z">
                    <w:rPr>
                      <w:rFonts w:ascii="Calibri" w:hAnsi="Calibri" w:cs="Calibri"/>
                      <w:color w:val="000000"/>
                      <w:sz w:val="22"/>
                      <w:szCs w:val="22"/>
                    </w:rPr>
                  </w:rPrChange>
                </w:rPr>
                <w:t>32</w:t>
              </w:r>
            </w:ins>
          </w:p>
        </w:tc>
        <w:tc>
          <w:tcPr>
            <w:tcW w:w="1271" w:type="dxa"/>
            <w:noWrap/>
            <w:hideMark/>
          </w:tcPr>
          <w:p w:rsidR="001A7F6C" w:rsidRPr="001A7F6C" w:rsidRDefault="001A7F6C" w:rsidP="001A7F6C">
            <w:pPr>
              <w:rPr>
                <w:ins w:id="1643" w:author="Nick.Tolimieri" w:date="2022-09-06T09:57:00Z"/>
                <w:rFonts w:asciiTheme="minorHAnsi" w:eastAsiaTheme="minorHAnsi" w:hAnsiTheme="minorHAnsi" w:cstheme="minorBidi"/>
                <w:sz w:val="22"/>
                <w:szCs w:val="22"/>
                <w:rPrChange w:id="1644" w:author="Nick.Tolimieri" w:date="2022-09-06T09:57:00Z">
                  <w:rPr>
                    <w:ins w:id="1645" w:author="Nick.Tolimieri" w:date="2022-09-06T09:57:00Z"/>
                    <w:rFonts w:ascii="Calibri" w:hAnsi="Calibri" w:cs="Calibri"/>
                    <w:color w:val="000000"/>
                    <w:sz w:val="22"/>
                    <w:szCs w:val="22"/>
                  </w:rPr>
                </w:rPrChange>
              </w:rPr>
              <w:pPrChange w:id="1646" w:author="Nick.Tolimieri" w:date="2022-09-06T09:57:00Z">
                <w:pPr>
                  <w:jc w:val="right"/>
                </w:pPr>
              </w:pPrChange>
            </w:pPr>
            <w:ins w:id="1647" w:author="Nick.Tolimieri" w:date="2022-09-06T09:57:00Z">
              <w:r w:rsidRPr="001A7F6C">
                <w:rPr>
                  <w:rFonts w:asciiTheme="minorHAnsi" w:eastAsiaTheme="minorHAnsi" w:hAnsiTheme="minorHAnsi" w:cstheme="minorBidi"/>
                  <w:sz w:val="22"/>
                  <w:szCs w:val="22"/>
                  <w:rPrChange w:id="164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1649" w:author="Nick.Tolimieri" w:date="2022-09-06T09:57:00Z"/>
                <w:rFonts w:asciiTheme="minorHAnsi" w:eastAsiaTheme="minorHAnsi" w:hAnsiTheme="minorHAnsi" w:cstheme="minorBidi"/>
                <w:sz w:val="22"/>
                <w:szCs w:val="22"/>
                <w:rPrChange w:id="1650" w:author="Nick.Tolimieri" w:date="2022-09-06T09:57:00Z">
                  <w:rPr>
                    <w:ins w:id="1651" w:author="Nick.Tolimieri" w:date="2022-09-06T09:57:00Z"/>
                    <w:rFonts w:ascii="Calibri" w:hAnsi="Calibri" w:cs="Calibri"/>
                    <w:color w:val="000000"/>
                    <w:sz w:val="22"/>
                    <w:szCs w:val="22"/>
                  </w:rPr>
                </w:rPrChange>
              </w:rPr>
              <w:pPrChange w:id="1652" w:author="Nick.Tolimieri" w:date="2022-09-06T09:57:00Z">
                <w:pPr>
                  <w:jc w:val="right"/>
                </w:pPr>
              </w:pPrChange>
            </w:pPr>
            <w:ins w:id="1653" w:author="Nick.Tolimieri" w:date="2022-09-06T09:57:00Z">
              <w:r w:rsidRPr="001A7F6C">
                <w:rPr>
                  <w:rFonts w:asciiTheme="minorHAnsi" w:eastAsiaTheme="minorHAnsi" w:hAnsiTheme="minorHAnsi" w:cstheme="minorBidi"/>
                  <w:sz w:val="22"/>
                  <w:szCs w:val="22"/>
                  <w:rPrChange w:id="1654" w:author="Nick.Tolimieri" w:date="2022-09-06T09:57:00Z">
                    <w:rPr>
                      <w:rFonts w:ascii="Calibri" w:hAnsi="Calibri" w:cs="Calibri"/>
                      <w:color w:val="000000"/>
                      <w:sz w:val="22"/>
                      <w:szCs w:val="22"/>
                    </w:rPr>
                  </w:rPrChange>
                </w:rPr>
                <w:t>29</w:t>
              </w:r>
            </w:ins>
          </w:p>
        </w:tc>
        <w:tc>
          <w:tcPr>
            <w:tcW w:w="1105" w:type="dxa"/>
            <w:noWrap/>
            <w:hideMark/>
          </w:tcPr>
          <w:p w:rsidR="001A7F6C" w:rsidRPr="001A7F6C" w:rsidRDefault="001A7F6C" w:rsidP="001A7F6C">
            <w:pPr>
              <w:rPr>
                <w:ins w:id="1655" w:author="Nick.Tolimieri" w:date="2022-09-06T09:57:00Z"/>
                <w:rFonts w:asciiTheme="minorHAnsi" w:eastAsiaTheme="minorHAnsi" w:hAnsiTheme="minorHAnsi" w:cstheme="minorBidi"/>
                <w:sz w:val="22"/>
                <w:szCs w:val="22"/>
                <w:rPrChange w:id="1656" w:author="Nick.Tolimieri" w:date="2022-09-06T09:57:00Z">
                  <w:rPr>
                    <w:ins w:id="1657" w:author="Nick.Tolimieri" w:date="2022-09-06T09:57:00Z"/>
                    <w:rFonts w:ascii="Calibri" w:hAnsi="Calibri" w:cs="Calibri"/>
                    <w:color w:val="000000"/>
                    <w:sz w:val="22"/>
                    <w:szCs w:val="22"/>
                  </w:rPr>
                </w:rPrChange>
              </w:rPr>
              <w:pPrChange w:id="1658" w:author="Nick.Tolimieri" w:date="2022-09-06T09:57:00Z">
                <w:pPr>
                  <w:jc w:val="right"/>
                </w:pPr>
              </w:pPrChange>
            </w:pPr>
            <w:ins w:id="1659" w:author="Nick.Tolimieri" w:date="2022-09-06T09:57:00Z">
              <w:r w:rsidRPr="001A7F6C">
                <w:rPr>
                  <w:rFonts w:asciiTheme="minorHAnsi" w:eastAsiaTheme="minorHAnsi" w:hAnsiTheme="minorHAnsi" w:cstheme="minorBidi"/>
                  <w:sz w:val="22"/>
                  <w:szCs w:val="22"/>
                  <w:rPrChange w:id="1660" w:author="Nick.Tolimieri" w:date="2022-09-06T09:57:00Z">
                    <w:rPr>
                      <w:rFonts w:ascii="Calibri" w:hAnsi="Calibri" w:cs="Calibri"/>
                      <w:color w:val="000000"/>
                      <w:sz w:val="22"/>
                      <w:szCs w:val="22"/>
                    </w:rPr>
                  </w:rPrChange>
                </w:rPr>
                <w:t>29</w:t>
              </w:r>
            </w:ins>
          </w:p>
        </w:tc>
        <w:tc>
          <w:tcPr>
            <w:tcW w:w="1139" w:type="dxa"/>
            <w:noWrap/>
            <w:hideMark/>
          </w:tcPr>
          <w:p w:rsidR="001A7F6C" w:rsidRPr="001A7F6C" w:rsidRDefault="001A7F6C" w:rsidP="001A7F6C">
            <w:pPr>
              <w:rPr>
                <w:ins w:id="1661" w:author="Nick.Tolimieri" w:date="2022-09-06T09:57:00Z"/>
                <w:rFonts w:asciiTheme="minorHAnsi" w:eastAsiaTheme="minorHAnsi" w:hAnsiTheme="minorHAnsi" w:cstheme="minorBidi"/>
                <w:sz w:val="22"/>
                <w:szCs w:val="22"/>
                <w:rPrChange w:id="1662" w:author="Nick.Tolimieri" w:date="2022-09-06T09:57:00Z">
                  <w:rPr>
                    <w:ins w:id="1663" w:author="Nick.Tolimieri" w:date="2022-09-06T09:57:00Z"/>
                    <w:rFonts w:ascii="Calibri" w:hAnsi="Calibri" w:cs="Calibri"/>
                    <w:color w:val="000000"/>
                    <w:sz w:val="22"/>
                    <w:szCs w:val="22"/>
                  </w:rPr>
                </w:rPrChange>
              </w:rPr>
              <w:pPrChange w:id="1664" w:author="Nick.Tolimieri" w:date="2022-09-06T09:57:00Z">
                <w:pPr>
                  <w:jc w:val="right"/>
                </w:pPr>
              </w:pPrChange>
            </w:pPr>
            <w:ins w:id="1665" w:author="Nick.Tolimieri" w:date="2022-09-06T09:57:00Z">
              <w:r w:rsidRPr="001A7F6C">
                <w:rPr>
                  <w:rFonts w:asciiTheme="minorHAnsi" w:eastAsiaTheme="minorHAnsi" w:hAnsiTheme="minorHAnsi" w:cstheme="minorBidi"/>
                  <w:sz w:val="22"/>
                  <w:szCs w:val="22"/>
                  <w:rPrChange w:id="1666" w:author="Nick.Tolimieri" w:date="2022-09-06T09:57:00Z">
                    <w:rPr>
                      <w:rFonts w:ascii="Calibri" w:hAnsi="Calibri" w:cs="Calibri"/>
                      <w:color w:val="000000"/>
                      <w:sz w:val="22"/>
                      <w:szCs w:val="22"/>
                    </w:rPr>
                  </w:rPrChange>
                </w:rPr>
                <w:t>29</w:t>
              </w:r>
            </w:ins>
          </w:p>
        </w:tc>
        <w:tc>
          <w:tcPr>
            <w:tcW w:w="1269" w:type="dxa"/>
            <w:noWrap/>
            <w:hideMark/>
          </w:tcPr>
          <w:p w:rsidR="001A7F6C" w:rsidRPr="001A7F6C" w:rsidRDefault="001A7F6C" w:rsidP="001A7F6C">
            <w:pPr>
              <w:rPr>
                <w:ins w:id="1667" w:author="Nick.Tolimieri" w:date="2022-09-06T09:57:00Z"/>
                <w:rFonts w:asciiTheme="minorHAnsi" w:eastAsiaTheme="minorHAnsi" w:hAnsiTheme="minorHAnsi" w:cstheme="minorBidi"/>
                <w:sz w:val="22"/>
                <w:szCs w:val="22"/>
                <w:rPrChange w:id="1668" w:author="Nick.Tolimieri" w:date="2022-09-06T09:57:00Z">
                  <w:rPr>
                    <w:ins w:id="1669" w:author="Nick.Tolimieri" w:date="2022-09-06T09:57:00Z"/>
                    <w:rFonts w:ascii="Calibri" w:hAnsi="Calibri" w:cs="Calibri"/>
                    <w:color w:val="000000"/>
                    <w:sz w:val="22"/>
                    <w:szCs w:val="22"/>
                  </w:rPr>
                </w:rPrChange>
              </w:rPr>
              <w:pPrChange w:id="1670" w:author="Nick.Tolimieri" w:date="2022-09-06T09:57:00Z">
                <w:pPr>
                  <w:jc w:val="right"/>
                </w:pPr>
              </w:pPrChange>
            </w:pPr>
            <w:ins w:id="1671" w:author="Nick.Tolimieri" w:date="2022-09-06T09:57:00Z">
              <w:r w:rsidRPr="001A7F6C">
                <w:rPr>
                  <w:rFonts w:asciiTheme="minorHAnsi" w:eastAsiaTheme="minorHAnsi" w:hAnsiTheme="minorHAnsi" w:cstheme="minorBidi"/>
                  <w:sz w:val="22"/>
                  <w:szCs w:val="22"/>
                  <w:rPrChange w:id="1672" w:author="Nick.Tolimieri" w:date="2022-09-06T09:57:00Z">
                    <w:rPr>
                      <w:rFonts w:ascii="Calibri" w:hAnsi="Calibri" w:cs="Calibri"/>
                      <w:color w:val="000000"/>
                      <w:sz w:val="22"/>
                      <w:szCs w:val="22"/>
                    </w:rPr>
                  </w:rPrChange>
                </w:rPr>
                <w:t>2.57</w:t>
              </w:r>
            </w:ins>
          </w:p>
        </w:tc>
        <w:tc>
          <w:tcPr>
            <w:tcW w:w="1141" w:type="dxa"/>
            <w:noWrap/>
            <w:hideMark/>
          </w:tcPr>
          <w:p w:rsidR="001A7F6C" w:rsidRPr="001A7F6C" w:rsidRDefault="001A7F6C" w:rsidP="001A7F6C">
            <w:pPr>
              <w:rPr>
                <w:ins w:id="1673" w:author="Nick.Tolimieri" w:date="2022-09-06T09:57:00Z"/>
                <w:rFonts w:asciiTheme="minorHAnsi" w:eastAsiaTheme="minorHAnsi" w:hAnsiTheme="minorHAnsi" w:cstheme="minorBidi"/>
                <w:sz w:val="22"/>
                <w:szCs w:val="22"/>
                <w:rPrChange w:id="1674" w:author="Nick.Tolimieri" w:date="2022-09-06T09:57:00Z">
                  <w:rPr>
                    <w:ins w:id="1675" w:author="Nick.Tolimieri" w:date="2022-09-06T09:57:00Z"/>
                    <w:rFonts w:ascii="Calibri" w:hAnsi="Calibri" w:cs="Calibri"/>
                    <w:color w:val="000000"/>
                    <w:sz w:val="22"/>
                    <w:szCs w:val="22"/>
                  </w:rPr>
                </w:rPrChange>
              </w:rPr>
              <w:pPrChange w:id="1676" w:author="Nick.Tolimieri" w:date="2022-09-06T09:57:00Z">
                <w:pPr>
                  <w:jc w:val="right"/>
                </w:pPr>
              </w:pPrChange>
            </w:pPr>
            <w:ins w:id="1677" w:author="Nick.Tolimieri" w:date="2022-09-06T09:57:00Z">
              <w:r w:rsidRPr="001A7F6C">
                <w:rPr>
                  <w:rFonts w:asciiTheme="minorHAnsi" w:eastAsiaTheme="minorHAnsi" w:hAnsiTheme="minorHAnsi" w:cstheme="minorBidi"/>
                  <w:sz w:val="22"/>
                  <w:szCs w:val="22"/>
                  <w:rPrChange w:id="1678" w:author="Nick.Tolimieri" w:date="2022-09-06T09:57:00Z">
                    <w:rPr>
                      <w:rFonts w:ascii="Calibri" w:hAnsi="Calibri" w:cs="Calibri"/>
                      <w:color w:val="000000"/>
                      <w:sz w:val="22"/>
                      <w:szCs w:val="22"/>
                    </w:rPr>
                  </w:rPrChange>
                </w:rPr>
                <w:t>0.6</w:t>
              </w:r>
            </w:ins>
          </w:p>
        </w:tc>
        <w:tc>
          <w:tcPr>
            <w:tcW w:w="1141" w:type="dxa"/>
            <w:noWrap/>
            <w:hideMark/>
          </w:tcPr>
          <w:p w:rsidR="001A7F6C" w:rsidRPr="001A7F6C" w:rsidRDefault="001A7F6C" w:rsidP="001A7F6C">
            <w:pPr>
              <w:rPr>
                <w:ins w:id="1679" w:author="Nick.Tolimieri" w:date="2022-09-06T09:57:00Z"/>
                <w:rFonts w:asciiTheme="minorHAnsi" w:eastAsiaTheme="minorHAnsi" w:hAnsiTheme="minorHAnsi" w:cstheme="minorBidi"/>
                <w:sz w:val="22"/>
                <w:szCs w:val="22"/>
                <w:rPrChange w:id="1680" w:author="Nick.Tolimieri" w:date="2022-09-06T09:57:00Z">
                  <w:rPr>
                    <w:ins w:id="1681" w:author="Nick.Tolimieri" w:date="2022-09-06T09:57:00Z"/>
                    <w:rFonts w:ascii="Calibri" w:hAnsi="Calibri" w:cs="Calibri"/>
                    <w:color w:val="000000"/>
                    <w:sz w:val="22"/>
                    <w:szCs w:val="22"/>
                  </w:rPr>
                </w:rPrChange>
              </w:rPr>
              <w:pPrChange w:id="1682" w:author="Nick.Tolimieri" w:date="2022-09-06T09:57:00Z">
                <w:pPr>
                  <w:jc w:val="right"/>
                </w:pPr>
              </w:pPrChange>
            </w:pPr>
            <w:ins w:id="1683" w:author="Nick.Tolimieri" w:date="2022-09-06T09:57:00Z">
              <w:r w:rsidRPr="001A7F6C">
                <w:rPr>
                  <w:rFonts w:asciiTheme="minorHAnsi" w:eastAsiaTheme="minorHAnsi" w:hAnsiTheme="minorHAnsi" w:cstheme="minorBidi"/>
                  <w:sz w:val="22"/>
                  <w:szCs w:val="22"/>
                  <w:rPrChange w:id="1684" w:author="Nick.Tolimieri" w:date="2022-09-06T09:57:00Z">
                    <w:rPr>
                      <w:rFonts w:ascii="Calibri" w:hAnsi="Calibri" w:cs="Calibri"/>
                      <w:color w:val="000000"/>
                      <w:sz w:val="22"/>
                      <w:szCs w:val="22"/>
                    </w:rPr>
                  </w:rPrChange>
                </w:rPr>
                <w:t>3.65</w:t>
              </w:r>
            </w:ins>
          </w:p>
        </w:tc>
      </w:tr>
      <w:tr w:rsidR="001A7F6C" w:rsidRPr="001A7F6C" w:rsidTr="001A7F6C">
        <w:trPr>
          <w:trHeight w:val="300"/>
          <w:ins w:id="1685" w:author="Nick.Tolimieri" w:date="2022-09-06T09:57:00Z"/>
        </w:trPr>
        <w:tc>
          <w:tcPr>
            <w:tcW w:w="2814" w:type="dxa"/>
            <w:noWrap/>
            <w:hideMark/>
          </w:tcPr>
          <w:p w:rsidR="001A7F6C" w:rsidRPr="001A7F6C" w:rsidRDefault="001A7F6C">
            <w:pPr>
              <w:rPr>
                <w:ins w:id="1686" w:author="Nick.Tolimieri" w:date="2022-09-06T09:57:00Z"/>
                <w:rFonts w:asciiTheme="minorHAnsi" w:eastAsiaTheme="minorHAnsi" w:hAnsiTheme="minorHAnsi" w:cstheme="minorBidi"/>
                <w:sz w:val="22"/>
                <w:szCs w:val="22"/>
                <w:rPrChange w:id="1687" w:author="Nick.Tolimieri" w:date="2022-09-06T09:57:00Z">
                  <w:rPr>
                    <w:ins w:id="1688" w:author="Nick.Tolimieri" w:date="2022-09-06T09:57:00Z"/>
                    <w:rFonts w:ascii="Calibri" w:hAnsi="Calibri" w:cs="Calibri"/>
                    <w:color w:val="000000"/>
                    <w:sz w:val="22"/>
                    <w:szCs w:val="22"/>
                  </w:rPr>
                </w:rPrChange>
              </w:rPr>
            </w:pPr>
            <w:ins w:id="1689" w:author="Nick.Tolimieri" w:date="2022-09-06T09:57:00Z">
              <w:r w:rsidRPr="001A7F6C">
                <w:rPr>
                  <w:rFonts w:asciiTheme="minorHAnsi" w:eastAsiaTheme="minorHAnsi" w:hAnsiTheme="minorHAnsi" w:cstheme="minorBidi"/>
                  <w:sz w:val="22"/>
                  <w:szCs w:val="22"/>
                  <w:rPrChange w:id="169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1691" w:author="Nick.Tolimieri" w:date="2022-09-06T09:57:00Z"/>
                <w:rFonts w:asciiTheme="minorHAnsi" w:eastAsiaTheme="minorHAnsi" w:hAnsiTheme="minorHAnsi" w:cstheme="minorBidi"/>
                <w:sz w:val="22"/>
                <w:szCs w:val="22"/>
                <w:rPrChange w:id="1692" w:author="Nick.Tolimieri" w:date="2022-09-06T09:57:00Z">
                  <w:rPr>
                    <w:ins w:id="1693" w:author="Nick.Tolimieri" w:date="2022-09-06T09:57:00Z"/>
                    <w:rFonts w:ascii="Calibri" w:hAnsi="Calibri" w:cs="Calibri"/>
                    <w:color w:val="000000"/>
                    <w:sz w:val="22"/>
                    <w:szCs w:val="22"/>
                  </w:rPr>
                </w:rPrChange>
              </w:rPr>
              <w:pPrChange w:id="1694" w:author="Nick.Tolimieri" w:date="2022-09-06T09:57:00Z">
                <w:pPr>
                  <w:jc w:val="right"/>
                </w:pPr>
              </w:pPrChange>
            </w:pPr>
            <w:ins w:id="1695" w:author="Nick.Tolimieri" w:date="2022-09-06T09:57:00Z">
              <w:r w:rsidRPr="001A7F6C">
                <w:rPr>
                  <w:rFonts w:asciiTheme="minorHAnsi" w:eastAsiaTheme="minorHAnsi" w:hAnsiTheme="minorHAnsi" w:cstheme="minorBidi"/>
                  <w:sz w:val="22"/>
                  <w:szCs w:val="22"/>
                  <w:rPrChange w:id="1696" w:author="Nick.Tolimieri" w:date="2022-09-06T09:57:00Z">
                    <w:rPr>
                      <w:rFonts w:ascii="Calibri" w:hAnsi="Calibri" w:cs="Calibri"/>
                      <w:color w:val="000000"/>
                      <w:sz w:val="22"/>
                      <w:szCs w:val="22"/>
                    </w:rPr>
                  </w:rPrChange>
                </w:rPr>
                <w:t>1994</w:t>
              </w:r>
            </w:ins>
          </w:p>
        </w:tc>
        <w:tc>
          <w:tcPr>
            <w:tcW w:w="1177" w:type="dxa"/>
            <w:noWrap/>
            <w:hideMark/>
          </w:tcPr>
          <w:p w:rsidR="001A7F6C" w:rsidRPr="001A7F6C" w:rsidRDefault="001A7F6C" w:rsidP="001A7F6C">
            <w:pPr>
              <w:rPr>
                <w:ins w:id="1697" w:author="Nick.Tolimieri" w:date="2022-09-06T09:57:00Z"/>
                <w:rFonts w:asciiTheme="minorHAnsi" w:eastAsiaTheme="minorHAnsi" w:hAnsiTheme="minorHAnsi" w:cstheme="minorBidi"/>
                <w:sz w:val="22"/>
                <w:szCs w:val="22"/>
                <w:rPrChange w:id="1698" w:author="Nick.Tolimieri" w:date="2022-09-06T09:57:00Z">
                  <w:rPr>
                    <w:ins w:id="1699" w:author="Nick.Tolimieri" w:date="2022-09-06T09:57:00Z"/>
                    <w:rFonts w:ascii="Calibri" w:hAnsi="Calibri" w:cs="Calibri"/>
                    <w:color w:val="000000"/>
                    <w:sz w:val="22"/>
                    <w:szCs w:val="22"/>
                  </w:rPr>
                </w:rPrChange>
              </w:rPr>
              <w:pPrChange w:id="1700" w:author="Nick.Tolimieri" w:date="2022-09-06T09:57:00Z">
                <w:pPr>
                  <w:jc w:val="right"/>
                </w:pPr>
              </w:pPrChange>
            </w:pPr>
            <w:ins w:id="1701" w:author="Nick.Tolimieri" w:date="2022-09-06T09:57:00Z">
              <w:r w:rsidRPr="001A7F6C">
                <w:rPr>
                  <w:rFonts w:asciiTheme="minorHAnsi" w:eastAsiaTheme="minorHAnsi" w:hAnsiTheme="minorHAnsi" w:cstheme="minorBidi"/>
                  <w:sz w:val="22"/>
                  <w:szCs w:val="22"/>
                  <w:rPrChange w:id="1702" w:author="Nick.Tolimieri" w:date="2022-09-06T09:57:00Z">
                    <w:rPr>
                      <w:rFonts w:ascii="Calibri" w:hAnsi="Calibri" w:cs="Calibri"/>
                      <w:color w:val="000000"/>
                      <w:sz w:val="22"/>
                      <w:szCs w:val="22"/>
                    </w:rPr>
                  </w:rPrChange>
                </w:rPr>
                <w:t>38</w:t>
              </w:r>
            </w:ins>
          </w:p>
        </w:tc>
        <w:tc>
          <w:tcPr>
            <w:tcW w:w="1271" w:type="dxa"/>
            <w:noWrap/>
            <w:hideMark/>
          </w:tcPr>
          <w:p w:rsidR="001A7F6C" w:rsidRPr="001A7F6C" w:rsidRDefault="001A7F6C" w:rsidP="001A7F6C">
            <w:pPr>
              <w:rPr>
                <w:ins w:id="1703" w:author="Nick.Tolimieri" w:date="2022-09-06T09:57:00Z"/>
                <w:rFonts w:asciiTheme="minorHAnsi" w:eastAsiaTheme="minorHAnsi" w:hAnsiTheme="minorHAnsi" w:cstheme="minorBidi"/>
                <w:sz w:val="22"/>
                <w:szCs w:val="22"/>
                <w:rPrChange w:id="1704" w:author="Nick.Tolimieri" w:date="2022-09-06T09:57:00Z">
                  <w:rPr>
                    <w:ins w:id="1705" w:author="Nick.Tolimieri" w:date="2022-09-06T09:57:00Z"/>
                    <w:rFonts w:ascii="Calibri" w:hAnsi="Calibri" w:cs="Calibri"/>
                    <w:color w:val="000000"/>
                    <w:sz w:val="22"/>
                    <w:szCs w:val="22"/>
                  </w:rPr>
                </w:rPrChange>
              </w:rPr>
              <w:pPrChange w:id="1706" w:author="Nick.Tolimieri" w:date="2022-09-06T09:57:00Z">
                <w:pPr>
                  <w:jc w:val="right"/>
                </w:pPr>
              </w:pPrChange>
            </w:pPr>
            <w:ins w:id="1707" w:author="Nick.Tolimieri" w:date="2022-09-06T09:57:00Z">
              <w:r w:rsidRPr="001A7F6C">
                <w:rPr>
                  <w:rFonts w:asciiTheme="minorHAnsi" w:eastAsiaTheme="minorHAnsi" w:hAnsiTheme="minorHAnsi" w:cstheme="minorBidi"/>
                  <w:sz w:val="22"/>
                  <w:szCs w:val="22"/>
                  <w:rPrChange w:id="170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1709" w:author="Nick.Tolimieri" w:date="2022-09-06T09:57:00Z"/>
                <w:rFonts w:asciiTheme="minorHAnsi" w:eastAsiaTheme="minorHAnsi" w:hAnsiTheme="minorHAnsi" w:cstheme="minorBidi"/>
                <w:sz w:val="22"/>
                <w:szCs w:val="22"/>
                <w:rPrChange w:id="1710" w:author="Nick.Tolimieri" w:date="2022-09-06T09:57:00Z">
                  <w:rPr>
                    <w:ins w:id="1711" w:author="Nick.Tolimieri" w:date="2022-09-06T09:57:00Z"/>
                    <w:rFonts w:ascii="Calibri" w:hAnsi="Calibri" w:cs="Calibri"/>
                    <w:color w:val="000000"/>
                    <w:sz w:val="22"/>
                    <w:szCs w:val="22"/>
                  </w:rPr>
                </w:rPrChange>
              </w:rPr>
              <w:pPrChange w:id="1712" w:author="Nick.Tolimieri" w:date="2022-09-06T09:57:00Z">
                <w:pPr>
                  <w:jc w:val="right"/>
                </w:pPr>
              </w:pPrChange>
            </w:pPr>
            <w:ins w:id="1713" w:author="Nick.Tolimieri" w:date="2022-09-06T09:57:00Z">
              <w:r w:rsidRPr="001A7F6C">
                <w:rPr>
                  <w:rFonts w:asciiTheme="minorHAnsi" w:eastAsiaTheme="minorHAnsi" w:hAnsiTheme="minorHAnsi" w:cstheme="minorBidi"/>
                  <w:sz w:val="22"/>
                  <w:szCs w:val="22"/>
                  <w:rPrChange w:id="1714" w:author="Nick.Tolimieri" w:date="2022-09-06T09:57:00Z">
                    <w:rPr>
                      <w:rFonts w:ascii="Calibri" w:hAnsi="Calibri" w:cs="Calibri"/>
                      <w:color w:val="000000"/>
                      <w:sz w:val="22"/>
                      <w:szCs w:val="22"/>
                    </w:rPr>
                  </w:rPrChange>
                </w:rPr>
                <w:t>27</w:t>
              </w:r>
            </w:ins>
          </w:p>
        </w:tc>
        <w:tc>
          <w:tcPr>
            <w:tcW w:w="1105" w:type="dxa"/>
            <w:noWrap/>
            <w:hideMark/>
          </w:tcPr>
          <w:p w:rsidR="001A7F6C" w:rsidRPr="001A7F6C" w:rsidRDefault="001A7F6C" w:rsidP="001A7F6C">
            <w:pPr>
              <w:rPr>
                <w:ins w:id="1715" w:author="Nick.Tolimieri" w:date="2022-09-06T09:57:00Z"/>
                <w:rFonts w:asciiTheme="minorHAnsi" w:eastAsiaTheme="minorHAnsi" w:hAnsiTheme="minorHAnsi" w:cstheme="minorBidi"/>
                <w:sz w:val="22"/>
                <w:szCs w:val="22"/>
                <w:rPrChange w:id="1716" w:author="Nick.Tolimieri" w:date="2022-09-06T09:57:00Z">
                  <w:rPr>
                    <w:ins w:id="1717" w:author="Nick.Tolimieri" w:date="2022-09-06T09:57:00Z"/>
                    <w:rFonts w:ascii="Calibri" w:hAnsi="Calibri" w:cs="Calibri"/>
                    <w:color w:val="000000"/>
                    <w:sz w:val="22"/>
                    <w:szCs w:val="22"/>
                  </w:rPr>
                </w:rPrChange>
              </w:rPr>
              <w:pPrChange w:id="1718" w:author="Nick.Tolimieri" w:date="2022-09-06T09:57:00Z">
                <w:pPr>
                  <w:jc w:val="right"/>
                </w:pPr>
              </w:pPrChange>
            </w:pPr>
            <w:ins w:id="1719" w:author="Nick.Tolimieri" w:date="2022-09-06T09:57:00Z">
              <w:r w:rsidRPr="001A7F6C">
                <w:rPr>
                  <w:rFonts w:asciiTheme="minorHAnsi" w:eastAsiaTheme="minorHAnsi" w:hAnsiTheme="minorHAnsi" w:cstheme="minorBidi"/>
                  <w:sz w:val="22"/>
                  <w:szCs w:val="22"/>
                  <w:rPrChange w:id="1720" w:author="Nick.Tolimieri" w:date="2022-09-06T09:57:00Z">
                    <w:rPr>
                      <w:rFonts w:ascii="Calibri" w:hAnsi="Calibri" w:cs="Calibri"/>
                      <w:color w:val="000000"/>
                      <w:sz w:val="22"/>
                      <w:szCs w:val="22"/>
                    </w:rPr>
                  </w:rPrChange>
                </w:rPr>
                <w:t>27</w:t>
              </w:r>
            </w:ins>
          </w:p>
        </w:tc>
        <w:tc>
          <w:tcPr>
            <w:tcW w:w="1139" w:type="dxa"/>
            <w:noWrap/>
            <w:hideMark/>
          </w:tcPr>
          <w:p w:rsidR="001A7F6C" w:rsidRPr="001A7F6C" w:rsidRDefault="001A7F6C" w:rsidP="001A7F6C">
            <w:pPr>
              <w:rPr>
                <w:ins w:id="1721" w:author="Nick.Tolimieri" w:date="2022-09-06T09:57:00Z"/>
                <w:rFonts w:asciiTheme="minorHAnsi" w:eastAsiaTheme="minorHAnsi" w:hAnsiTheme="minorHAnsi" w:cstheme="minorBidi"/>
                <w:sz w:val="22"/>
                <w:szCs w:val="22"/>
                <w:rPrChange w:id="1722" w:author="Nick.Tolimieri" w:date="2022-09-06T09:57:00Z">
                  <w:rPr>
                    <w:ins w:id="1723" w:author="Nick.Tolimieri" w:date="2022-09-06T09:57:00Z"/>
                    <w:rFonts w:ascii="Calibri" w:hAnsi="Calibri" w:cs="Calibri"/>
                    <w:color w:val="000000"/>
                    <w:sz w:val="22"/>
                    <w:szCs w:val="22"/>
                  </w:rPr>
                </w:rPrChange>
              </w:rPr>
              <w:pPrChange w:id="1724" w:author="Nick.Tolimieri" w:date="2022-09-06T09:57:00Z">
                <w:pPr>
                  <w:jc w:val="right"/>
                </w:pPr>
              </w:pPrChange>
            </w:pPr>
            <w:ins w:id="1725" w:author="Nick.Tolimieri" w:date="2022-09-06T09:57:00Z">
              <w:r w:rsidRPr="001A7F6C">
                <w:rPr>
                  <w:rFonts w:asciiTheme="minorHAnsi" w:eastAsiaTheme="minorHAnsi" w:hAnsiTheme="minorHAnsi" w:cstheme="minorBidi"/>
                  <w:sz w:val="22"/>
                  <w:szCs w:val="22"/>
                  <w:rPrChange w:id="1726" w:author="Nick.Tolimieri" w:date="2022-09-06T09:57:00Z">
                    <w:rPr>
                      <w:rFonts w:ascii="Calibri" w:hAnsi="Calibri" w:cs="Calibri"/>
                      <w:color w:val="000000"/>
                      <w:sz w:val="22"/>
                      <w:szCs w:val="22"/>
                    </w:rPr>
                  </w:rPrChange>
                </w:rPr>
                <w:t>27</w:t>
              </w:r>
            </w:ins>
          </w:p>
        </w:tc>
        <w:tc>
          <w:tcPr>
            <w:tcW w:w="1269" w:type="dxa"/>
            <w:noWrap/>
            <w:hideMark/>
          </w:tcPr>
          <w:p w:rsidR="001A7F6C" w:rsidRPr="001A7F6C" w:rsidRDefault="001A7F6C" w:rsidP="001A7F6C">
            <w:pPr>
              <w:rPr>
                <w:ins w:id="1727" w:author="Nick.Tolimieri" w:date="2022-09-06T09:57:00Z"/>
                <w:rFonts w:asciiTheme="minorHAnsi" w:eastAsiaTheme="minorHAnsi" w:hAnsiTheme="minorHAnsi" w:cstheme="minorBidi"/>
                <w:sz w:val="22"/>
                <w:szCs w:val="22"/>
                <w:rPrChange w:id="1728" w:author="Nick.Tolimieri" w:date="2022-09-06T09:57:00Z">
                  <w:rPr>
                    <w:ins w:id="1729" w:author="Nick.Tolimieri" w:date="2022-09-06T09:57:00Z"/>
                    <w:rFonts w:ascii="Calibri" w:hAnsi="Calibri" w:cs="Calibri"/>
                    <w:color w:val="000000"/>
                    <w:sz w:val="22"/>
                    <w:szCs w:val="22"/>
                  </w:rPr>
                </w:rPrChange>
              </w:rPr>
              <w:pPrChange w:id="1730" w:author="Nick.Tolimieri" w:date="2022-09-06T09:57:00Z">
                <w:pPr>
                  <w:jc w:val="right"/>
                </w:pPr>
              </w:pPrChange>
            </w:pPr>
            <w:ins w:id="1731" w:author="Nick.Tolimieri" w:date="2022-09-06T09:57:00Z">
              <w:r w:rsidRPr="001A7F6C">
                <w:rPr>
                  <w:rFonts w:asciiTheme="minorHAnsi" w:eastAsiaTheme="minorHAnsi" w:hAnsiTheme="minorHAnsi" w:cstheme="minorBidi"/>
                  <w:sz w:val="22"/>
                  <w:szCs w:val="22"/>
                  <w:rPrChange w:id="1732" w:author="Nick.Tolimieri" w:date="2022-09-06T09:57:00Z">
                    <w:rPr>
                      <w:rFonts w:ascii="Calibri" w:hAnsi="Calibri" w:cs="Calibri"/>
                      <w:color w:val="000000"/>
                      <w:sz w:val="22"/>
                      <w:szCs w:val="22"/>
                    </w:rPr>
                  </w:rPrChange>
                </w:rPr>
                <w:t>2.66</w:t>
              </w:r>
            </w:ins>
          </w:p>
        </w:tc>
        <w:tc>
          <w:tcPr>
            <w:tcW w:w="1141" w:type="dxa"/>
            <w:noWrap/>
            <w:hideMark/>
          </w:tcPr>
          <w:p w:rsidR="001A7F6C" w:rsidRPr="001A7F6C" w:rsidRDefault="001A7F6C" w:rsidP="001A7F6C">
            <w:pPr>
              <w:rPr>
                <w:ins w:id="1733" w:author="Nick.Tolimieri" w:date="2022-09-06T09:57:00Z"/>
                <w:rFonts w:asciiTheme="minorHAnsi" w:eastAsiaTheme="minorHAnsi" w:hAnsiTheme="minorHAnsi" w:cstheme="minorBidi"/>
                <w:sz w:val="22"/>
                <w:szCs w:val="22"/>
                <w:rPrChange w:id="1734" w:author="Nick.Tolimieri" w:date="2022-09-06T09:57:00Z">
                  <w:rPr>
                    <w:ins w:id="1735" w:author="Nick.Tolimieri" w:date="2022-09-06T09:57:00Z"/>
                    <w:rFonts w:ascii="Calibri" w:hAnsi="Calibri" w:cs="Calibri"/>
                    <w:color w:val="000000"/>
                    <w:sz w:val="22"/>
                    <w:szCs w:val="22"/>
                  </w:rPr>
                </w:rPrChange>
              </w:rPr>
              <w:pPrChange w:id="1736" w:author="Nick.Tolimieri" w:date="2022-09-06T09:57:00Z">
                <w:pPr>
                  <w:jc w:val="right"/>
                </w:pPr>
              </w:pPrChange>
            </w:pPr>
            <w:ins w:id="1737" w:author="Nick.Tolimieri" w:date="2022-09-06T09:57:00Z">
              <w:r w:rsidRPr="001A7F6C">
                <w:rPr>
                  <w:rFonts w:asciiTheme="minorHAnsi" w:eastAsiaTheme="minorHAnsi" w:hAnsiTheme="minorHAnsi" w:cstheme="minorBidi"/>
                  <w:sz w:val="22"/>
                  <w:szCs w:val="22"/>
                  <w:rPrChange w:id="1738" w:author="Nick.Tolimieri" w:date="2022-09-06T09:57:00Z">
                    <w:rPr>
                      <w:rFonts w:ascii="Calibri" w:hAnsi="Calibri" w:cs="Calibri"/>
                      <w:color w:val="000000"/>
                      <w:sz w:val="22"/>
                      <w:szCs w:val="22"/>
                    </w:rPr>
                  </w:rPrChange>
                </w:rPr>
                <w:t>0.58</w:t>
              </w:r>
            </w:ins>
          </w:p>
        </w:tc>
        <w:tc>
          <w:tcPr>
            <w:tcW w:w="1141" w:type="dxa"/>
            <w:noWrap/>
            <w:hideMark/>
          </w:tcPr>
          <w:p w:rsidR="001A7F6C" w:rsidRPr="001A7F6C" w:rsidRDefault="001A7F6C" w:rsidP="001A7F6C">
            <w:pPr>
              <w:rPr>
                <w:ins w:id="1739" w:author="Nick.Tolimieri" w:date="2022-09-06T09:57:00Z"/>
                <w:rFonts w:asciiTheme="minorHAnsi" w:eastAsiaTheme="minorHAnsi" w:hAnsiTheme="minorHAnsi" w:cstheme="minorBidi"/>
                <w:sz w:val="22"/>
                <w:szCs w:val="22"/>
                <w:rPrChange w:id="1740" w:author="Nick.Tolimieri" w:date="2022-09-06T09:57:00Z">
                  <w:rPr>
                    <w:ins w:id="1741" w:author="Nick.Tolimieri" w:date="2022-09-06T09:57:00Z"/>
                    <w:rFonts w:ascii="Calibri" w:hAnsi="Calibri" w:cs="Calibri"/>
                    <w:color w:val="000000"/>
                    <w:sz w:val="22"/>
                    <w:szCs w:val="22"/>
                  </w:rPr>
                </w:rPrChange>
              </w:rPr>
              <w:pPrChange w:id="1742" w:author="Nick.Tolimieri" w:date="2022-09-06T09:57:00Z">
                <w:pPr>
                  <w:jc w:val="right"/>
                </w:pPr>
              </w:pPrChange>
            </w:pPr>
            <w:ins w:id="1743" w:author="Nick.Tolimieri" w:date="2022-09-06T09:57:00Z">
              <w:r w:rsidRPr="001A7F6C">
                <w:rPr>
                  <w:rFonts w:asciiTheme="minorHAnsi" w:eastAsiaTheme="minorHAnsi" w:hAnsiTheme="minorHAnsi" w:cstheme="minorBidi"/>
                  <w:sz w:val="22"/>
                  <w:szCs w:val="22"/>
                  <w:rPrChange w:id="1744" w:author="Nick.Tolimieri" w:date="2022-09-06T09:57:00Z">
                    <w:rPr>
                      <w:rFonts w:ascii="Calibri" w:hAnsi="Calibri" w:cs="Calibri"/>
                      <w:color w:val="000000"/>
                      <w:sz w:val="22"/>
                      <w:szCs w:val="22"/>
                    </w:rPr>
                  </w:rPrChange>
                </w:rPr>
                <w:t>3.93</w:t>
              </w:r>
            </w:ins>
          </w:p>
        </w:tc>
      </w:tr>
      <w:tr w:rsidR="001A7F6C" w:rsidRPr="001A7F6C" w:rsidTr="001A7F6C">
        <w:trPr>
          <w:trHeight w:val="300"/>
          <w:ins w:id="1745" w:author="Nick.Tolimieri" w:date="2022-09-06T09:57:00Z"/>
        </w:trPr>
        <w:tc>
          <w:tcPr>
            <w:tcW w:w="2814" w:type="dxa"/>
            <w:noWrap/>
            <w:hideMark/>
          </w:tcPr>
          <w:p w:rsidR="001A7F6C" w:rsidRPr="001A7F6C" w:rsidRDefault="001A7F6C">
            <w:pPr>
              <w:rPr>
                <w:ins w:id="1746" w:author="Nick.Tolimieri" w:date="2022-09-06T09:57:00Z"/>
                <w:rFonts w:asciiTheme="minorHAnsi" w:eastAsiaTheme="minorHAnsi" w:hAnsiTheme="minorHAnsi" w:cstheme="minorBidi"/>
                <w:sz w:val="22"/>
                <w:szCs w:val="22"/>
                <w:rPrChange w:id="1747" w:author="Nick.Tolimieri" w:date="2022-09-06T09:57:00Z">
                  <w:rPr>
                    <w:ins w:id="1748" w:author="Nick.Tolimieri" w:date="2022-09-06T09:57:00Z"/>
                    <w:rFonts w:ascii="Calibri" w:hAnsi="Calibri" w:cs="Calibri"/>
                    <w:color w:val="000000"/>
                    <w:sz w:val="22"/>
                    <w:szCs w:val="22"/>
                  </w:rPr>
                </w:rPrChange>
              </w:rPr>
            </w:pPr>
            <w:ins w:id="1749" w:author="Nick.Tolimieri" w:date="2022-09-06T09:57:00Z">
              <w:r w:rsidRPr="001A7F6C">
                <w:rPr>
                  <w:rFonts w:asciiTheme="minorHAnsi" w:eastAsiaTheme="minorHAnsi" w:hAnsiTheme="minorHAnsi" w:cstheme="minorBidi"/>
                  <w:sz w:val="22"/>
                  <w:szCs w:val="22"/>
                  <w:rPrChange w:id="175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1751" w:author="Nick.Tolimieri" w:date="2022-09-06T09:57:00Z"/>
                <w:rFonts w:asciiTheme="minorHAnsi" w:eastAsiaTheme="minorHAnsi" w:hAnsiTheme="minorHAnsi" w:cstheme="minorBidi"/>
                <w:sz w:val="22"/>
                <w:szCs w:val="22"/>
                <w:rPrChange w:id="1752" w:author="Nick.Tolimieri" w:date="2022-09-06T09:57:00Z">
                  <w:rPr>
                    <w:ins w:id="1753" w:author="Nick.Tolimieri" w:date="2022-09-06T09:57:00Z"/>
                    <w:rFonts w:ascii="Calibri" w:hAnsi="Calibri" w:cs="Calibri"/>
                    <w:color w:val="000000"/>
                    <w:sz w:val="22"/>
                    <w:szCs w:val="22"/>
                  </w:rPr>
                </w:rPrChange>
              </w:rPr>
              <w:pPrChange w:id="1754" w:author="Nick.Tolimieri" w:date="2022-09-06T09:57:00Z">
                <w:pPr>
                  <w:jc w:val="right"/>
                </w:pPr>
              </w:pPrChange>
            </w:pPr>
            <w:ins w:id="1755" w:author="Nick.Tolimieri" w:date="2022-09-06T09:57:00Z">
              <w:r w:rsidRPr="001A7F6C">
                <w:rPr>
                  <w:rFonts w:asciiTheme="minorHAnsi" w:eastAsiaTheme="minorHAnsi" w:hAnsiTheme="minorHAnsi" w:cstheme="minorBidi"/>
                  <w:sz w:val="22"/>
                  <w:szCs w:val="22"/>
                  <w:rPrChange w:id="1756" w:author="Nick.Tolimieri" w:date="2022-09-06T09:57:00Z">
                    <w:rPr>
                      <w:rFonts w:ascii="Calibri" w:hAnsi="Calibri" w:cs="Calibri"/>
                      <w:color w:val="000000"/>
                      <w:sz w:val="22"/>
                      <w:szCs w:val="22"/>
                    </w:rPr>
                  </w:rPrChange>
                </w:rPr>
                <w:t>1995</w:t>
              </w:r>
            </w:ins>
          </w:p>
        </w:tc>
        <w:tc>
          <w:tcPr>
            <w:tcW w:w="1177" w:type="dxa"/>
            <w:noWrap/>
            <w:hideMark/>
          </w:tcPr>
          <w:p w:rsidR="001A7F6C" w:rsidRPr="001A7F6C" w:rsidRDefault="001A7F6C" w:rsidP="001A7F6C">
            <w:pPr>
              <w:rPr>
                <w:ins w:id="1757" w:author="Nick.Tolimieri" w:date="2022-09-06T09:57:00Z"/>
                <w:rFonts w:asciiTheme="minorHAnsi" w:eastAsiaTheme="minorHAnsi" w:hAnsiTheme="minorHAnsi" w:cstheme="minorBidi"/>
                <w:sz w:val="22"/>
                <w:szCs w:val="22"/>
                <w:rPrChange w:id="1758" w:author="Nick.Tolimieri" w:date="2022-09-06T09:57:00Z">
                  <w:rPr>
                    <w:ins w:id="1759" w:author="Nick.Tolimieri" w:date="2022-09-06T09:57:00Z"/>
                    <w:rFonts w:ascii="Calibri" w:hAnsi="Calibri" w:cs="Calibri"/>
                    <w:color w:val="000000"/>
                    <w:sz w:val="22"/>
                    <w:szCs w:val="22"/>
                  </w:rPr>
                </w:rPrChange>
              </w:rPr>
              <w:pPrChange w:id="1760" w:author="Nick.Tolimieri" w:date="2022-09-06T09:57:00Z">
                <w:pPr>
                  <w:jc w:val="right"/>
                </w:pPr>
              </w:pPrChange>
            </w:pPr>
            <w:ins w:id="1761" w:author="Nick.Tolimieri" w:date="2022-09-06T09:57:00Z">
              <w:r w:rsidRPr="001A7F6C">
                <w:rPr>
                  <w:rFonts w:asciiTheme="minorHAnsi" w:eastAsiaTheme="minorHAnsi" w:hAnsiTheme="minorHAnsi" w:cstheme="minorBidi"/>
                  <w:sz w:val="22"/>
                  <w:szCs w:val="22"/>
                  <w:rPrChange w:id="1762" w:author="Nick.Tolimieri" w:date="2022-09-06T09:57:00Z">
                    <w:rPr>
                      <w:rFonts w:ascii="Calibri" w:hAnsi="Calibri" w:cs="Calibri"/>
                      <w:color w:val="000000"/>
                      <w:sz w:val="22"/>
                      <w:szCs w:val="22"/>
                    </w:rPr>
                  </w:rPrChange>
                </w:rPr>
                <w:t>43</w:t>
              </w:r>
            </w:ins>
          </w:p>
        </w:tc>
        <w:tc>
          <w:tcPr>
            <w:tcW w:w="1271" w:type="dxa"/>
            <w:noWrap/>
            <w:hideMark/>
          </w:tcPr>
          <w:p w:rsidR="001A7F6C" w:rsidRPr="001A7F6C" w:rsidRDefault="001A7F6C" w:rsidP="001A7F6C">
            <w:pPr>
              <w:rPr>
                <w:ins w:id="1763" w:author="Nick.Tolimieri" w:date="2022-09-06T09:57:00Z"/>
                <w:rFonts w:asciiTheme="minorHAnsi" w:eastAsiaTheme="minorHAnsi" w:hAnsiTheme="minorHAnsi" w:cstheme="minorBidi"/>
                <w:sz w:val="22"/>
                <w:szCs w:val="22"/>
                <w:rPrChange w:id="1764" w:author="Nick.Tolimieri" w:date="2022-09-06T09:57:00Z">
                  <w:rPr>
                    <w:ins w:id="1765" w:author="Nick.Tolimieri" w:date="2022-09-06T09:57:00Z"/>
                    <w:rFonts w:ascii="Calibri" w:hAnsi="Calibri" w:cs="Calibri"/>
                    <w:color w:val="000000"/>
                    <w:sz w:val="22"/>
                    <w:szCs w:val="22"/>
                  </w:rPr>
                </w:rPrChange>
              </w:rPr>
              <w:pPrChange w:id="1766" w:author="Nick.Tolimieri" w:date="2022-09-06T09:57:00Z">
                <w:pPr>
                  <w:jc w:val="right"/>
                </w:pPr>
              </w:pPrChange>
            </w:pPr>
            <w:ins w:id="1767" w:author="Nick.Tolimieri" w:date="2022-09-06T09:57:00Z">
              <w:r w:rsidRPr="001A7F6C">
                <w:rPr>
                  <w:rFonts w:asciiTheme="minorHAnsi" w:eastAsiaTheme="minorHAnsi" w:hAnsiTheme="minorHAnsi" w:cstheme="minorBidi"/>
                  <w:sz w:val="22"/>
                  <w:szCs w:val="22"/>
                  <w:rPrChange w:id="1768" w:author="Nick.Tolimieri" w:date="2022-09-06T09:57:00Z">
                    <w:rPr>
                      <w:rFonts w:ascii="Calibri" w:hAnsi="Calibri" w:cs="Calibri"/>
                      <w:color w:val="000000"/>
                      <w:sz w:val="22"/>
                      <w:szCs w:val="22"/>
                    </w:rPr>
                  </w:rPrChange>
                </w:rPr>
                <w:t>3</w:t>
              </w:r>
            </w:ins>
          </w:p>
        </w:tc>
        <w:tc>
          <w:tcPr>
            <w:tcW w:w="1085" w:type="dxa"/>
            <w:noWrap/>
            <w:hideMark/>
          </w:tcPr>
          <w:p w:rsidR="001A7F6C" w:rsidRPr="001A7F6C" w:rsidRDefault="001A7F6C" w:rsidP="001A7F6C">
            <w:pPr>
              <w:rPr>
                <w:ins w:id="1769" w:author="Nick.Tolimieri" w:date="2022-09-06T09:57:00Z"/>
                <w:rFonts w:asciiTheme="minorHAnsi" w:eastAsiaTheme="minorHAnsi" w:hAnsiTheme="minorHAnsi" w:cstheme="minorBidi"/>
                <w:sz w:val="22"/>
                <w:szCs w:val="22"/>
                <w:rPrChange w:id="1770" w:author="Nick.Tolimieri" w:date="2022-09-06T09:57:00Z">
                  <w:rPr>
                    <w:ins w:id="1771" w:author="Nick.Tolimieri" w:date="2022-09-06T09:57:00Z"/>
                    <w:rFonts w:ascii="Calibri" w:hAnsi="Calibri" w:cs="Calibri"/>
                    <w:color w:val="000000"/>
                    <w:sz w:val="22"/>
                    <w:szCs w:val="22"/>
                  </w:rPr>
                </w:rPrChange>
              </w:rPr>
              <w:pPrChange w:id="1772" w:author="Nick.Tolimieri" w:date="2022-09-06T09:57:00Z">
                <w:pPr>
                  <w:jc w:val="right"/>
                </w:pPr>
              </w:pPrChange>
            </w:pPr>
            <w:ins w:id="1773" w:author="Nick.Tolimieri" w:date="2022-09-06T09:57:00Z">
              <w:r w:rsidRPr="001A7F6C">
                <w:rPr>
                  <w:rFonts w:asciiTheme="minorHAnsi" w:eastAsiaTheme="minorHAnsi" w:hAnsiTheme="minorHAnsi" w:cstheme="minorBidi"/>
                  <w:sz w:val="22"/>
                  <w:szCs w:val="22"/>
                  <w:rPrChange w:id="1774" w:author="Nick.Tolimieri" w:date="2022-09-06T09:57:00Z">
                    <w:rPr>
                      <w:rFonts w:ascii="Calibri" w:hAnsi="Calibri" w:cs="Calibri"/>
                      <w:color w:val="000000"/>
                      <w:sz w:val="22"/>
                      <w:szCs w:val="22"/>
                    </w:rPr>
                  </w:rPrChange>
                </w:rPr>
                <w:t>26</w:t>
              </w:r>
            </w:ins>
          </w:p>
        </w:tc>
        <w:tc>
          <w:tcPr>
            <w:tcW w:w="1105" w:type="dxa"/>
            <w:noWrap/>
            <w:hideMark/>
          </w:tcPr>
          <w:p w:rsidR="001A7F6C" w:rsidRPr="001A7F6C" w:rsidRDefault="001A7F6C" w:rsidP="001A7F6C">
            <w:pPr>
              <w:rPr>
                <w:ins w:id="1775" w:author="Nick.Tolimieri" w:date="2022-09-06T09:57:00Z"/>
                <w:rFonts w:asciiTheme="minorHAnsi" w:eastAsiaTheme="minorHAnsi" w:hAnsiTheme="minorHAnsi" w:cstheme="minorBidi"/>
                <w:sz w:val="22"/>
                <w:szCs w:val="22"/>
                <w:rPrChange w:id="1776" w:author="Nick.Tolimieri" w:date="2022-09-06T09:57:00Z">
                  <w:rPr>
                    <w:ins w:id="1777" w:author="Nick.Tolimieri" w:date="2022-09-06T09:57:00Z"/>
                    <w:rFonts w:ascii="Calibri" w:hAnsi="Calibri" w:cs="Calibri"/>
                    <w:color w:val="000000"/>
                    <w:sz w:val="22"/>
                    <w:szCs w:val="22"/>
                  </w:rPr>
                </w:rPrChange>
              </w:rPr>
              <w:pPrChange w:id="1778" w:author="Nick.Tolimieri" w:date="2022-09-06T09:57:00Z">
                <w:pPr>
                  <w:jc w:val="right"/>
                </w:pPr>
              </w:pPrChange>
            </w:pPr>
            <w:ins w:id="1779" w:author="Nick.Tolimieri" w:date="2022-09-06T09:57:00Z">
              <w:r w:rsidRPr="001A7F6C">
                <w:rPr>
                  <w:rFonts w:asciiTheme="minorHAnsi" w:eastAsiaTheme="minorHAnsi" w:hAnsiTheme="minorHAnsi" w:cstheme="minorBidi"/>
                  <w:sz w:val="22"/>
                  <w:szCs w:val="22"/>
                  <w:rPrChange w:id="178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1781" w:author="Nick.Tolimieri" w:date="2022-09-06T09:57:00Z"/>
                <w:rFonts w:asciiTheme="minorHAnsi" w:eastAsiaTheme="minorHAnsi" w:hAnsiTheme="minorHAnsi" w:cstheme="minorBidi"/>
                <w:sz w:val="22"/>
                <w:szCs w:val="22"/>
                <w:rPrChange w:id="1782" w:author="Nick.Tolimieri" w:date="2022-09-06T09:57:00Z">
                  <w:rPr>
                    <w:ins w:id="1783" w:author="Nick.Tolimieri" w:date="2022-09-06T09:57:00Z"/>
                    <w:rFonts w:ascii="Calibri" w:hAnsi="Calibri" w:cs="Calibri"/>
                    <w:color w:val="000000"/>
                    <w:sz w:val="22"/>
                    <w:szCs w:val="22"/>
                  </w:rPr>
                </w:rPrChange>
              </w:rPr>
              <w:pPrChange w:id="1784" w:author="Nick.Tolimieri" w:date="2022-09-06T09:57:00Z">
                <w:pPr>
                  <w:jc w:val="right"/>
                </w:pPr>
              </w:pPrChange>
            </w:pPr>
            <w:ins w:id="1785" w:author="Nick.Tolimieri" w:date="2022-09-06T09:57:00Z">
              <w:r w:rsidRPr="001A7F6C">
                <w:rPr>
                  <w:rFonts w:asciiTheme="minorHAnsi" w:eastAsiaTheme="minorHAnsi" w:hAnsiTheme="minorHAnsi" w:cstheme="minorBidi"/>
                  <w:sz w:val="22"/>
                  <w:szCs w:val="22"/>
                  <w:rPrChange w:id="1786" w:author="Nick.Tolimieri" w:date="2022-09-06T09:57:00Z">
                    <w:rPr>
                      <w:rFonts w:ascii="Calibri" w:hAnsi="Calibri" w:cs="Calibri"/>
                      <w:color w:val="000000"/>
                      <w:sz w:val="22"/>
                      <w:szCs w:val="22"/>
                    </w:rPr>
                  </w:rPrChange>
                </w:rPr>
                <w:t>14</w:t>
              </w:r>
            </w:ins>
          </w:p>
        </w:tc>
        <w:tc>
          <w:tcPr>
            <w:tcW w:w="1269" w:type="dxa"/>
            <w:noWrap/>
            <w:hideMark/>
          </w:tcPr>
          <w:p w:rsidR="001A7F6C" w:rsidRPr="001A7F6C" w:rsidRDefault="001A7F6C" w:rsidP="001A7F6C">
            <w:pPr>
              <w:rPr>
                <w:ins w:id="1787" w:author="Nick.Tolimieri" w:date="2022-09-06T09:57:00Z"/>
                <w:rFonts w:asciiTheme="minorHAnsi" w:eastAsiaTheme="minorHAnsi" w:hAnsiTheme="minorHAnsi" w:cstheme="minorBidi"/>
                <w:sz w:val="22"/>
                <w:szCs w:val="22"/>
                <w:rPrChange w:id="1788" w:author="Nick.Tolimieri" w:date="2022-09-06T09:57:00Z">
                  <w:rPr>
                    <w:ins w:id="1789" w:author="Nick.Tolimieri" w:date="2022-09-06T09:57:00Z"/>
                    <w:rFonts w:ascii="Calibri" w:hAnsi="Calibri" w:cs="Calibri"/>
                    <w:color w:val="000000"/>
                    <w:sz w:val="22"/>
                    <w:szCs w:val="22"/>
                  </w:rPr>
                </w:rPrChange>
              </w:rPr>
              <w:pPrChange w:id="1790" w:author="Nick.Tolimieri" w:date="2022-09-06T09:57:00Z">
                <w:pPr>
                  <w:jc w:val="right"/>
                </w:pPr>
              </w:pPrChange>
            </w:pPr>
            <w:ins w:id="1791" w:author="Nick.Tolimieri" w:date="2022-09-06T09:57:00Z">
              <w:r w:rsidRPr="001A7F6C">
                <w:rPr>
                  <w:rFonts w:asciiTheme="minorHAnsi" w:eastAsiaTheme="minorHAnsi" w:hAnsiTheme="minorHAnsi" w:cstheme="minorBidi"/>
                  <w:sz w:val="22"/>
                  <w:szCs w:val="22"/>
                  <w:rPrChange w:id="1792" w:author="Nick.Tolimieri" w:date="2022-09-06T09:57:00Z">
                    <w:rPr>
                      <w:rFonts w:ascii="Calibri" w:hAnsi="Calibri" w:cs="Calibri"/>
                      <w:color w:val="000000"/>
                      <w:sz w:val="22"/>
                      <w:szCs w:val="22"/>
                    </w:rPr>
                  </w:rPrChange>
                </w:rPr>
                <w:t>1.98</w:t>
              </w:r>
            </w:ins>
          </w:p>
        </w:tc>
        <w:tc>
          <w:tcPr>
            <w:tcW w:w="1141" w:type="dxa"/>
            <w:noWrap/>
            <w:hideMark/>
          </w:tcPr>
          <w:p w:rsidR="001A7F6C" w:rsidRPr="001A7F6C" w:rsidRDefault="001A7F6C" w:rsidP="001A7F6C">
            <w:pPr>
              <w:rPr>
                <w:ins w:id="1793" w:author="Nick.Tolimieri" w:date="2022-09-06T09:57:00Z"/>
                <w:rFonts w:asciiTheme="minorHAnsi" w:eastAsiaTheme="minorHAnsi" w:hAnsiTheme="minorHAnsi" w:cstheme="minorBidi"/>
                <w:sz w:val="22"/>
                <w:szCs w:val="22"/>
                <w:rPrChange w:id="1794" w:author="Nick.Tolimieri" w:date="2022-09-06T09:57:00Z">
                  <w:rPr>
                    <w:ins w:id="1795" w:author="Nick.Tolimieri" w:date="2022-09-06T09:57:00Z"/>
                    <w:rFonts w:ascii="Calibri" w:hAnsi="Calibri" w:cs="Calibri"/>
                    <w:color w:val="000000"/>
                    <w:sz w:val="22"/>
                    <w:szCs w:val="22"/>
                  </w:rPr>
                </w:rPrChange>
              </w:rPr>
              <w:pPrChange w:id="1796" w:author="Nick.Tolimieri" w:date="2022-09-06T09:57:00Z">
                <w:pPr>
                  <w:jc w:val="right"/>
                </w:pPr>
              </w:pPrChange>
            </w:pPr>
            <w:ins w:id="1797" w:author="Nick.Tolimieri" w:date="2022-09-06T09:57:00Z">
              <w:r w:rsidRPr="001A7F6C">
                <w:rPr>
                  <w:rFonts w:asciiTheme="minorHAnsi" w:eastAsiaTheme="minorHAnsi" w:hAnsiTheme="minorHAnsi" w:cstheme="minorBidi"/>
                  <w:sz w:val="22"/>
                  <w:szCs w:val="22"/>
                  <w:rPrChange w:id="1798" w:author="Nick.Tolimieri" w:date="2022-09-06T09:57:00Z">
                    <w:rPr>
                      <w:rFonts w:ascii="Calibri" w:hAnsi="Calibri" w:cs="Calibri"/>
                      <w:color w:val="000000"/>
                      <w:sz w:val="22"/>
                      <w:szCs w:val="22"/>
                    </w:rPr>
                  </w:rPrChange>
                </w:rPr>
                <w:t>0.53</w:t>
              </w:r>
            </w:ins>
          </w:p>
        </w:tc>
        <w:tc>
          <w:tcPr>
            <w:tcW w:w="1141" w:type="dxa"/>
            <w:noWrap/>
            <w:hideMark/>
          </w:tcPr>
          <w:p w:rsidR="001A7F6C" w:rsidRPr="001A7F6C" w:rsidRDefault="001A7F6C" w:rsidP="001A7F6C">
            <w:pPr>
              <w:rPr>
                <w:ins w:id="1799" w:author="Nick.Tolimieri" w:date="2022-09-06T09:57:00Z"/>
                <w:rFonts w:asciiTheme="minorHAnsi" w:eastAsiaTheme="minorHAnsi" w:hAnsiTheme="minorHAnsi" w:cstheme="minorBidi"/>
                <w:sz w:val="22"/>
                <w:szCs w:val="22"/>
                <w:rPrChange w:id="1800" w:author="Nick.Tolimieri" w:date="2022-09-06T09:57:00Z">
                  <w:rPr>
                    <w:ins w:id="1801" w:author="Nick.Tolimieri" w:date="2022-09-06T09:57:00Z"/>
                    <w:rFonts w:ascii="Calibri" w:hAnsi="Calibri" w:cs="Calibri"/>
                    <w:color w:val="000000"/>
                    <w:sz w:val="22"/>
                    <w:szCs w:val="22"/>
                  </w:rPr>
                </w:rPrChange>
              </w:rPr>
              <w:pPrChange w:id="1802" w:author="Nick.Tolimieri" w:date="2022-09-06T09:57:00Z">
                <w:pPr>
                  <w:jc w:val="right"/>
                </w:pPr>
              </w:pPrChange>
            </w:pPr>
            <w:ins w:id="1803" w:author="Nick.Tolimieri" w:date="2022-09-06T09:57:00Z">
              <w:r w:rsidRPr="001A7F6C">
                <w:rPr>
                  <w:rFonts w:asciiTheme="minorHAnsi" w:eastAsiaTheme="minorHAnsi" w:hAnsiTheme="minorHAnsi" w:cstheme="minorBidi"/>
                  <w:sz w:val="22"/>
                  <w:szCs w:val="22"/>
                  <w:rPrChange w:id="1804" w:author="Nick.Tolimieri" w:date="2022-09-06T09:57:00Z">
                    <w:rPr>
                      <w:rFonts w:ascii="Calibri" w:hAnsi="Calibri" w:cs="Calibri"/>
                      <w:color w:val="000000"/>
                      <w:sz w:val="22"/>
                      <w:szCs w:val="22"/>
                    </w:rPr>
                  </w:rPrChange>
                </w:rPr>
                <w:t>4.84</w:t>
              </w:r>
            </w:ins>
          </w:p>
        </w:tc>
      </w:tr>
      <w:tr w:rsidR="001A7F6C" w:rsidRPr="001A7F6C" w:rsidTr="001A7F6C">
        <w:trPr>
          <w:trHeight w:val="300"/>
          <w:ins w:id="1805" w:author="Nick.Tolimieri" w:date="2022-09-06T09:57:00Z"/>
        </w:trPr>
        <w:tc>
          <w:tcPr>
            <w:tcW w:w="2814" w:type="dxa"/>
            <w:noWrap/>
            <w:hideMark/>
          </w:tcPr>
          <w:p w:rsidR="001A7F6C" w:rsidRPr="001A7F6C" w:rsidRDefault="001A7F6C">
            <w:pPr>
              <w:rPr>
                <w:ins w:id="1806" w:author="Nick.Tolimieri" w:date="2022-09-06T09:57:00Z"/>
                <w:rFonts w:asciiTheme="minorHAnsi" w:eastAsiaTheme="minorHAnsi" w:hAnsiTheme="minorHAnsi" w:cstheme="minorBidi"/>
                <w:sz w:val="22"/>
                <w:szCs w:val="22"/>
                <w:rPrChange w:id="1807" w:author="Nick.Tolimieri" w:date="2022-09-06T09:57:00Z">
                  <w:rPr>
                    <w:ins w:id="1808" w:author="Nick.Tolimieri" w:date="2022-09-06T09:57:00Z"/>
                    <w:rFonts w:ascii="Calibri" w:hAnsi="Calibri" w:cs="Calibri"/>
                    <w:color w:val="000000"/>
                    <w:sz w:val="22"/>
                    <w:szCs w:val="22"/>
                  </w:rPr>
                </w:rPrChange>
              </w:rPr>
            </w:pPr>
            <w:ins w:id="1809" w:author="Nick.Tolimieri" w:date="2022-09-06T09:57:00Z">
              <w:r w:rsidRPr="001A7F6C">
                <w:rPr>
                  <w:rFonts w:asciiTheme="minorHAnsi" w:eastAsiaTheme="minorHAnsi" w:hAnsiTheme="minorHAnsi" w:cstheme="minorBidi"/>
                  <w:sz w:val="22"/>
                  <w:szCs w:val="22"/>
                  <w:rPrChange w:id="181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1811" w:author="Nick.Tolimieri" w:date="2022-09-06T09:57:00Z"/>
                <w:rFonts w:asciiTheme="minorHAnsi" w:eastAsiaTheme="minorHAnsi" w:hAnsiTheme="minorHAnsi" w:cstheme="minorBidi"/>
                <w:sz w:val="22"/>
                <w:szCs w:val="22"/>
                <w:rPrChange w:id="1812" w:author="Nick.Tolimieri" w:date="2022-09-06T09:57:00Z">
                  <w:rPr>
                    <w:ins w:id="1813" w:author="Nick.Tolimieri" w:date="2022-09-06T09:57:00Z"/>
                    <w:rFonts w:ascii="Calibri" w:hAnsi="Calibri" w:cs="Calibri"/>
                    <w:color w:val="000000"/>
                    <w:sz w:val="22"/>
                    <w:szCs w:val="22"/>
                  </w:rPr>
                </w:rPrChange>
              </w:rPr>
              <w:pPrChange w:id="1814" w:author="Nick.Tolimieri" w:date="2022-09-06T09:57:00Z">
                <w:pPr>
                  <w:jc w:val="right"/>
                </w:pPr>
              </w:pPrChange>
            </w:pPr>
            <w:ins w:id="1815" w:author="Nick.Tolimieri" w:date="2022-09-06T09:57:00Z">
              <w:r w:rsidRPr="001A7F6C">
                <w:rPr>
                  <w:rFonts w:asciiTheme="minorHAnsi" w:eastAsiaTheme="minorHAnsi" w:hAnsiTheme="minorHAnsi" w:cstheme="minorBidi"/>
                  <w:sz w:val="22"/>
                  <w:szCs w:val="22"/>
                  <w:rPrChange w:id="1816" w:author="Nick.Tolimieri" w:date="2022-09-06T09:57:00Z">
                    <w:rPr>
                      <w:rFonts w:ascii="Calibri" w:hAnsi="Calibri" w:cs="Calibri"/>
                      <w:color w:val="000000"/>
                      <w:sz w:val="22"/>
                      <w:szCs w:val="22"/>
                    </w:rPr>
                  </w:rPrChange>
                </w:rPr>
                <w:t>1996</w:t>
              </w:r>
            </w:ins>
          </w:p>
        </w:tc>
        <w:tc>
          <w:tcPr>
            <w:tcW w:w="1177" w:type="dxa"/>
            <w:noWrap/>
            <w:hideMark/>
          </w:tcPr>
          <w:p w:rsidR="001A7F6C" w:rsidRPr="001A7F6C" w:rsidRDefault="001A7F6C" w:rsidP="001A7F6C">
            <w:pPr>
              <w:rPr>
                <w:ins w:id="1817" w:author="Nick.Tolimieri" w:date="2022-09-06T09:57:00Z"/>
                <w:rFonts w:asciiTheme="minorHAnsi" w:eastAsiaTheme="minorHAnsi" w:hAnsiTheme="minorHAnsi" w:cstheme="minorBidi"/>
                <w:sz w:val="22"/>
                <w:szCs w:val="22"/>
                <w:rPrChange w:id="1818" w:author="Nick.Tolimieri" w:date="2022-09-06T09:57:00Z">
                  <w:rPr>
                    <w:ins w:id="1819" w:author="Nick.Tolimieri" w:date="2022-09-06T09:57:00Z"/>
                    <w:rFonts w:ascii="Calibri" w:hAnsi="Calibri" w:cs="Calibri"/>
                    <w:color w:val="000000"/>
                    <w:sz w:val="22"/>
                    <w:szCs w:val="22"/>
                  </w:rPr>
                </w:rPrChange>
              </w:rPr>
              <w:pPrChange w:id="1820" w:author="Nick.Tolimieri" w:date="2022-09-06T09:57:00Z">
                <w:pPr>
                  <w:jc w:val="right"/>
                </w:pPr>
              </w:pPrChange>
            </w:pPr>
            <w:ins w:id="1821" w:author="Nick.Tolimieri" w:date="2022-09-06T09:57:00Z">
              <w:r w:rsidRPr="001A7F6C">
                <w:rPr>
                  <w:rFonts w:asciiTheme="minorHAnsi" w:eastAsiaTheme="minorHAnsi" w:hAnsiTheme="minorHAnsi" w:cstheme="minorBidi"/>
                  <w:sz w:val="22"/>
                  <w:szCs w:val="22"/>
                  <w:rPrChange w:id="1822" w:author="Nick.Tolimieri" w:date="2022-09-06T09:57:00Z">
                    <w:rPr>
                      <w:rFonts w:ascii="Calibri" w:hAnsi="Calibri" w:cs="Calibri"/>
                      <w:color w:val="000000"/>
                      <w:sz w:val="22"/>
                      <w:szCs w:val="22"/>
                    </w:rPr>
                  </w:rPrChange>
                </w:rPr>
                <w:t>15</w:t>
              </w:r>
            </w:ins>
          </w:p>
        </w:tc>
        <w:tc>
          <w:tcPr>
            <w:tcW w:w="1271" w:type="dxa"/>
            <w:noWrap/>
            <w:hideMark/>
          </w:tcPr>
          <w:p w:rsidR="001A7F6C" w:rsidRPr="001A7F6C" w:rsidRDefault="001A7F6C" w:rsidP="001A7F6C">
            <w:pPr>
              <w:rPr>
                <w:ins w:id="1823" w:author="Nick.Tolimieri" w:date="2022-09-06T09:57:00Z"/>
                <w:rFonts w:asciiTheme="minorHAnsi" w:eastAsiaTheme="minorHAnsi" w:hAnsiTheme="minorHAnsi" w:cstheme="minorBidi"/>
                <w:sz w:val="22"/>
                <w:szCs w:val="22"/>
                <w:rPrChange w:id="1824" w:author="Nick.Tolimieri" w:date="2022-09-06T09:57:00Z">
                  <w:rPr>
                    <w:ins w:id="1825" w:author="Nick.Tolimieri" w:date="2022-09-06T09:57:00Z"/>
                    <w:rFonts w:ascii="Calibri" w:hAnsi="Calibri" w:cs="Calibri"/>
                    <w:color w:val="000000"/>
                    <w:sz w:val="22"/>
                    <w:szCs w:val="22"/>
                  </w:rPr>
                </w:rPrChange>
              </w:rPr>
              <w:pPrChange w:id="1826" w:author="Nick.Tolimieri" w:date="2022-09-06T09:57:00Z">
                <w:pPr>
                  <w:jc w:val="right"/>
                </w:pPr>
              </w:pPrChange>
            </w:pPr>
            <w:ins w:id="1827" w:author="Nick.Tolimieri" w:date="2022-09-06T09:57:00Z">
              <w:r w:rsidRPr="001A7F6C">
                <w:rPr>
                  <w:rFonts w:asciiTheme="minorHAnsi" w:eastAsiaTheme="minorHAnsi" w:hAnsiTheme="minorHAnsi" w:cstheme="minorBidi"/>
                  <w:sz w:val="22"/>
                  <w:szCs w:val="22"/>
                  <w:rPrChange w:id="182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1829" w:author="Nick.Tolimieri" w:date="2022-09-06T09:57:00Z"/>
                <w:rFonts w:asciiTheme="minorHAnsi" w:eastAsiaTheme="minorHAnsi" w:hAnsiTheme="minorHAnsi" w:cstheme="minorBidi"/>
                <w:sz w:val="22"/>
                <w:szCs w:val="22"/>
                <w:rPrChange w:id="1830" w:author="Nick.Tolimieri" w:date="2022-09-06T09:57:00Z">
                  <w:rPr>
                    <w:ins w:id="1831" w:author="Nick.Tolimieri" w:date="2022-09-06T09:57:00Z"/>
                    <w:rFonts w:ascii="Calibri" w:hAnsi="Calibri" w:cs="Calibri"/>
                    <w:color w:val="000000"/>
                    <w:sz w:val="22"/>
                    <w:szCs w:val="22"/>
                  </w:rPr>
                </w:rPrChange>
              </w:rPr>
              <w:pPrChange w:id="1832" w:author="Nick.Tolimieri" w:date="2022-09-06T09:57:00Z">
                <w:pPr>
                  <w:jc w:val="right"/>
                </w:pPr>
              </w:pPrChange>
            </w:pPr>
            <w:ins w:id="1833" w:author="Nick.Tolimieri" w:date="2022-09-06T09:57:00Z">
              <w:r w:rsidRPr="001A7F6C">
                <w:rPr>
                  <w:rFonts w:asciiTheme="minorHAnsi" w:eastAsiaTheme="minorHAnsi" w:hAnsiTheme="minorHAnsi" w:cstheme="minorBidi"/>
                  <w:sz w:val="22"/>
                  <w:szCs w:val="22"/>
                  <w:rPrChange w:id="1834" w:author="Nick.Tolimieri" w:date="2022-09-06T09:57:00Z">
                    <w:rPr>
                      <w:rFonts w:ascii="Calibri" w:hAnsi="Calibri" w:cs="Calibri"/>
                      <w:color w:val="000000"/>
                      <w:sz w:val="22"/>
                      <w:szCs w:val="22"/>
                    </w:rPr>
                  </w:rPrChange>
                </w:rPr>
                <w:t>9</w:t>
              </w:r>
            </w:ins>
          </w:p>
        </w:tc>
        <w:tc>
          <w:tcPr>
            <w:tcW w:w="1105" w:type="dxa"/>
            <w:noWrap/>
            <w:hideMark/>
          </w:tcPr>
          <w:p w:rsidR="001A7F6C" w:rsidRPr="001A7F6C" w:rsidRDefault="001A7F6C" w:rsidP="001A7F6C">
            <w:pPr>
              <w:rPr>
                <w:ins w:id="1835" w:author="Nick.Tolimieri" w:date="2022-09-06T09:57:00Z"/>
                <w:rFonts w:asciiTheme="minorHAnsi" w:eastAsiaTheme="minorHAnsi" w:hAnsiTheme="minorHAnsi" w:cstheme="minorBidi"/>
                <w:sz w:val="22"/>
                <w:szCs w:val="22"/>
                <w:rPrChange w:id="1836" w:author="Nick.Tolimieri" w:date="2022-09-06T09:57:00Z">
                  <w:rPr>
                    <w:ins w:id="1837" w:author="Nick.Tolimieri" w:date="2022-09-06T09:57:00Z"/>
                    <w:rFonts w:ascii="Calibri" w:hAnsi="Calibri" w:cs="Calibri"/>
                    <w:color w:val="000000"/>
                    <w:sz w:val="22"/>
                    <w:szCs w:val="22"/>
                  </w:rPr>
                </w:rPrChange>
              </w:rPr>
              <w:pPrChange w:id="1838" w:author="Nick.Tolimieri" w:date="2022-09-06T09:57:00Z">
                <w:pPr>
                  <w:jc w:val="right"/>
                </w:pPr>
              </w:pPrChange>
            </w:pPr>
            <w:ins w:id="1839" w:author="Nick.Tolimieri" w:date="2022-09-06T09:57:00Z">
              <w:r w:rsidRPr="001A7F6C">
                <w:rPr>
                  <w:rFonts w:asciiTheme="minorHAnsi" w:eastAsiaTheme="minorHAnsi" w:hAnsiTheme="minorHAnsi" w:cstheme="minorBidi"/>
                  <w:sz w:val="22"/>
                  <w:szCs w:val="22"/>
                  <w:rPrChange w:id="1840" w:author="Nick.Tolimieri" w:date="2022-09-06T09:57:00Z">
                    <w:rPr>
                      <w:rFonts w:ascii="Calibri" w:hAnsi="Calibri" w:cs="Calibri"/>
                      <w:color w:val="000000"/>
                      <w:sz w:val="22"/>
                      <w:szCs w:val="22"/>
                    </w:rPr>
                  </w:rPrChange>
                </w:rPr>
                <w:t>9</w:t>
              </w:r>
            </w:ins>
          </w:p>
        </w:tc>
        <w:tc>
          <w:tcPr>
            <w:tcW w:w="1139" w:type="dxa"/>
            <w:noWrap/>
            <w:hideMark/>
          </w:tcPr>
          <w:p w:rsidR="001A7F6C" w:rsidRPr="001A7F6C" w:rsidRDefault="001A7F6C" w:rsidP="001A7F6C">
            <w:pPr>
              <w:rPr>
                <w:ins w:id="1841" w:author="Nick.Tolimieri" w:date="2022-09-06T09:57:00Z"/>
                <w:rFonts w:asciiTheme="minorHAnsi" w:eastAsiaTheme="minorHAnsi" w:hAnsiTheme="minorHAnsi" w:cstheme="minorBidi"/>
                <w:sz w:val="22"/>
                <w:szCs w:val="22"/>
                <w:rPrChange w:id="1842" w:author="Nick.Tolimieri" w:date="2022-09-06T09:57:00Z">
                  <w:rPr>
                    <w:ins w:id="1843" w:author="Nick.Tolimieri" w:date="2022-09-06T09:57:00Z"/>
                    <w:rFonts w:ascii="Calibri" w:hAnsi="Calibri" w:cs="Calibri"/>
                    <w:color w:val="000000"/>
                    <w:sz w:val="22"/>
                    <w:szCs w:val="22"/>
                  </w:rPr>
                </w:rPrChange>
              </w:rPr>
              <w:pPrChange w:id="1844" w:author="Nick.Tolimieri" w:date="2022-09-06T09:57:00Z">
                <w:pPr>
                  <w:jc w:val="right"/>
                </w:pPr>
              </w:pPrChange>
            </w:pPr>
            <w:ins w:id="1845" w:author="Nick.Tolimieri" w:date="2022-09-06T09:57:00Z">
              <w:r w:rsidRPr="001A7F6C">
                <w:rPr>
                  <w:rFonts w:asciiTheme="minorHAnsi" w:eastAsiaTheme="minorHAnsi" w:hAnsiTheme="minorHAnsi" w:cstheme="minorBidi"/>
                  <w:sz w:val="22"/>
                  <w:szCs w:val="22"/>
                  <w:rPrChange w:id="1846" w:author="Nick.Tolimieri" w:date="2022-09-06T09:57:00Z">
                    <w:rPr>
                      <w:rFonts w:ascii="Calibri" w:hAnsi="Calibri" w:cs="Calibri"/>
                      <w:color w:val="000000"/>
                      <w:sz w:val="22"/>
                      <w:szCs w:val="22"/>
                    </w:rPr>
                  </w:rPrChange>
                </w:rPr>
                <w:t>9</w:t>
              </w:r>
            </w:ins>
          </w:p>
        </w:tc>
        <w:tc>
          <w:tcPr>
            <w:tcW w:w="1269" w:type="dxa"/>
            <w:noWrap/>
            <w:hideMark/>
          </w:tcPr>
          <w:p w:rsidR="001A7F6C" w:rsidRPr="001A7F6C" w:rsidRDefault="001A7F6C" w:rsidP="001A7F6C">
            <w:pPr>
              <w:rPr>
                <w:ins w:id="1847" w:author="Nick.Tolimieri" w:date="2022-09-06T09:57:00Z"/>
                <w:rFonts w:asciiTheme="minorHAnsi" w:eastAsiaTheme="minorHAnsi" w:hAnsiTheme="minorHAnsi" w:cstheme="minorBidi"/>
                <w:sz w:val="22"/>
                <w:szCs w:val="22"/>
                <w:rPrChange w:id="1848" w:author="Nick.Tolimieri" w:date="2022-09-06T09:57:00Z">
                  <w:rPr>
                    <w:ins w:id="1849" w:author="Nick.Tolimieri" w:date="2022-09-06T09:57:00Z"/>
                    <w:rFonts w:ascii="Calibri" w:hAnsi="Calibri" w:cs="Calibri"/>
                    <w:color w:val="000000"/>
                    <w:sz w:val="22"/>
                    <w:szCs w:val="22"/>
                  </w:rPr>
                </w:rPrChange>
              </w:rPr>
              <w:pPrChange w:id="1850" w:author="Nick.Tolimieri" w:date="2022-09-06T09:57:00Z">
                <w:pPr>
                  <w:jc w:val="right"/>
                </w:pPr>
              </w:pPrChange>
            </w:pPr>
            <w:ins w:id="1851" w:author="Nick.Tolimieri" w:date="2022-09-06T09:57:00Z">
              <w:r w:rsidRPr="001A7F6C">
                <w:rPr>
                  <w:rFonts w:asciiTheme="minorHAnsi" w:eastAsiaTheme="minorHAnsi" w:hAnsiTheme="minorHAnsi" w:cstheme="minorBidi"/>
                  <w:sz w:val="22"/>
                  <w:szCs w:val="22"/>
                  <w:rPrChange w:id="1852" w:author="Nick.Tolimieri" w:date="2022-09-06T09:57:00Z">
                    <w:rPr>
                      <w:rFonts w:ascii="Calibri" w:hAnsi="Calibri" w:cs="Calibri"/>
                      <w:color w:val="000000"/>
                      <w:sz w:val="22"/>
                      <w:szCs w:val="22"/>
                    </w:rPr>
                  </w:rPrChange>
                </w:rPr>
                <w:t>1.58</w:t>
              </w:r>
            </w:ins>
          </w:p>
        </w:tc>
        <w:tc>
          <w:tcPr>
            <w:tcW w:w="1141" w:type="dxa"/>
            <w:noWrap/>
            <w:hideMark/>
          </w:tcPr>
          <w:p w:rsidR="001A7F6C" w:rsidRPr="001A7F6C" w:rsidRDefault="001A7F6C" w:rsidP="001A7F6C">
            <w:pPr>
              <w:rPr>
                <w:ins w:id="1853" w:author="Nick.Tolimieri" w:date="2022-09-06T09:57:00Z"/>
                <w:rFonts w:asciiTheme="minorHAnsi" w:eastAsiaTheme="minorHAnsi" w:hAnsiTheme="minorHAnsi" w:cstheme="minorBidi"/>
                <w:sz w:val="22"/>
                <w:szCs w:val="22"/>
                <w:rPrChange w:id="1854" w:author="Nick.Tolimieri" w:date="2022-09-06T09:57:00Z">
                  <w:rPr>
                    <w:ins w:id="1855" w:author="Nick.Tolimieri" w:date="2022-09-06T09:57:00Z"/>
                    <w:rFonts w:ascii="Calibri" w:hAnsi="Calibri" w:cs="Calibri"/>
                    <w:color w:val="000000"/>
                    <w:sz w:val="22"/>
                    <w:szCs w:val="22"/>
                  </w:rPr>
                </w:rPrChange>
              </w:rPr>
              <w:pPrChange w:id="1856" w:author="Nick.Tolimieri" w:date="2022-09-06T09:57:00Z">
                <w:pPr>
                  <w:jc w:val="right"/>
                </w:pPr>
              </w:pPrChange>
            </w:pPr>
            <w:ins w:id="1857" w:author="Nick.Tolimieri" w:date="2022-09-06T09:57:00Z">
              <w:r w:rsidRPr="001A7F6C">
                <w:rPr>
                  <w:rFonts w:asciiTheme="minorHAnsi" w:eastAsiaTheme="minorHAnsi" w:hAnsiTheme="minorHAnsi" w:cstheme="minorBidi"/>
                  <w:sz w:val="22"/>
                  <w:szCs w:val="22"/>
                  <w:rPrChange w:id="1858" w:author="Nick.Tolimieri" w:date="2022-09-06T09:57:00Z">
                    <w:rPr>
                      <w:rFonts w:ascii="Calibri" w:hAnsi="Calibri" w:cs="Calibri"/>
                      <w:color w:val="000000"/>
                      <w:sz w:val="22"/>
                      <w:szCs w:val="22"/>
                    </w:rPr>
                  </w:rPrChange>
                </w:rPr>
                <w:t>0.11</w:t>
              </w:r>
            </w:ins>
          </w:p>
        </w:tc>
        <w:tc>
          <w:tcPr>
            <w:tcW w:w="1141" w:type="dxa"/>
            <w:noWrap/>
            <w:hideMark/>
          </w:tcPr>
          <w:p w:rsidR="001A7F6C" w:rsidRPr="001A7F6C" w:rsidRDefault="001A7F6C" w:rsidP="001A7F6C">
            <w:pPr>
              <w:rPr>
                <w:ins w:id="1859" w:author="Nick.Tolimieri" w:date="2022-09-06T09:57:00Z"/>
                <w:rFonts w:asciiTheme="minorHAnsi" w:eastAsiaTheme="minorHAnsi" w:hAnsiTheme="minorHAnsi" w:cstheme="minorBidi"/>
                <w:sz w:val="22"/>
                <w:szCs w:val="22"/>
                <w:rPrChange w:id="1860" w:author="Nick.Tolimieri" w:date="2022-09-06T09:57:00Z">
                  <w:rPr>
                    <w:ins w:id="1861" w:author="Nick.Tolimieri" w:date="2022-09-06T09:57:00Z"/>
                    <w:rFonts w:ascii="Calibri" w:hAnsi="Calibri" w:cs="Calibri"/>
                    <w:color w:val="000000"/>
                    <w:sz w:val="22"/>
                    <w:szCs w:val="22"/>
                  </w:rPr>
                </w:rPrChange>
              </w:rPr>
              <w:pPrChange w:id="1862" w:author="Nick.Tolimieri" w:date="2022-09-06T09:57:00Z">
                <w:pPr>
                  <w:jc w:val="right"/>
                </w:pPr>
              </w:pPrChange>
            </w:pPr>
            <w:ins w:id="1863" w:author="Nick.Tolimieri" w:date="2022-09-06T09:57:00Z">
              <w:r w:rsidRPr="001A7F6C">
                <w:rPr>
                  <w:rFonts w:asciiTheme="minorHAnsi" w:eastAsiaTheme="minorHAnsi" w:hAnsiTheme="minorHAnsi" w:cstheme="minorBidi"/>
                  <w:sz w:val="22"/>
                  <w:szCs w:val="22"/>
                  <w:rPrChange w:id="1864" w:author="Nick.Tolimieri" w:date="2022-09-06T09:57:00Z">
                    <w:rPr>
                      <w:rFonts w:ascii="Calibri" w:hAnsi="Calibri" w:cs="Calibri"/>
                      <w:color w:val="000000"/>
                      <w:sz w:val="22"/>
                      <w:szCs w:val="22"/>
                    </w:rPr>
                  </w:rPrChange>
                </w:rPr>
                <w:t>1.75</w:t>
              </w:r>
            </w:ins>
          </w:p>
        </w:tc>
      </w:tr>
      <w:tr w:rsidR="001A7F6C" w:rsidRPr="001A7F6C" w:rsidTr="001A7F6C">
        <w:trPr>
          <w:trHeight w:val="300"/>
          <w:ins w:id="1865" w:author="Nick.Tolimieri" w:date="2022-09-06T09:57:00Z"/>
        </w:trPr>
        <w:tc>
          <w:tcPr>
            <w:tcW w:w="2814" w:type="dxa"/>
            <w:noWrap/>
            <w:hideMark/>
          </w:tcPr>
          <w:p w:rsidR="001A7F6C" w:rsidRPr="001A7F6C" w:rsidRDefault="001A7F6C">
            <w:pPr>
              <w:rPr>
                <w:ins w:id="1866" w:author="Nick.Tolimieri" w:date="2022-09-06T09:57:00Z"/>
                <w:rFonts w:asciiTheme="minorHAnsi" w:eastAsiaTheme="minorHAnsi" w:hAnsiTheme="minorHAnsi" w:cstheme="minorBidi"/>
                <w:sz w:val="22"/>
                <w:szCs w:val="22"/>
                <w:rPrChange w:id="1867" w:author="Nick.Tolimieri" w:date="2022-09-06T09:57:00Z">
                  <w:rPr>
                    <w:ins w:id="1868" w:author="Nick.Tolimieri" w:date="2022-09-06T09:57:00Z"/>
                    <w:rFonts w:ascii="Calibri" w:hAnsi="Calibri" w:cs="Calibri"/>
                    <w:color w:val="000000"/>
                    <w:sz w:val="22"/>
                    <w:szCs w:val="22"/>
                  </w:rPr>
                </w:rPrChange>
              </w:rPr>
            </w:pPr>
            <w:ins w:id="1869" w:author="Nick.Tolimieri" w:date="2022-09-06T09:57:00Z">
              <w:r w:rsidRPr="001A7F6C">
                <w:rPr>
                  <w:rFonts w:asciiTheme="minorHAnsi" w:eastAsiaTheme="minorHAnsi" w:hAnsiTheme="minorHAnsi" w:cstheme="minorBidi"/>
                  <w:sz w:val="22"/>
                  <w:szCs w:val="22"/>
                  <w:rPrChange w:id="187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1871" w:author="Nick.Tolimieri" w:date="2022-09-06T09:57:00Z"/>
                <w:rFonts w:asciiTheme="minorHAnsi" w:eastAsiaTheme="minorHAnsi" w:hAnsiTheme="minorHAnsi" w:cstheme="minorBidi"/>
                <w:sz w:val="22"/>
                <w:szCs w:val="22"/>
                <w:rPrChange w:id="1872" w:author="Nick.Tolimieri" w:date="2022-09-06T09:57:00Z">
                  <w:rPr>
                    <w:ins w:id="1873" w:author="Nick.Tolimieri" w:date="2022-09-06T09:57:00Z"/>
                    <w:rFonts w:ascii="Calibri" w:hAnsi="Calibri" w:cs="Calibri"/>
                    <w:color w:val="000000"/>
                    <w:sz w:val="22"/>
                    <w:szCs w:val="22"/>
                  </w:rPr>
                </w:rPrChange>
              </w:rPr>
              <w:pPrChange w:id="1874" w:author="Nick.Tolimieri" w:date="2022-09-06T09:57:00Z">
                <w:pPr>
                  <w:jc w:val="right"/>
                </w:pPr>
              </w:pPrChange>
            </w:pPr>
            <w:ins w:id="1875" w:author="Nick.Tolimieri" w:date="2022-09-06T09:57:00Z">
              <w:r w:rsidRPr="001A7F6C">
                <w:rPr>
                  <w:rFonts w:asciiTheme="minorHAnsi" w:eastAsiaTheme="minorHAnsi" w:hAnsiTheme="minorHAnsi" w:cstheme="minorBidi"/>
                  <w:sz w:val="22"/>
                  <w:szCs w:val="22"/>
                  <w:rPrChange w:id="1876" w:author="Nick.Tolimieri" w:date="2022-09-06T09:57:00Z">
                    <w:rPr>
                      <w:rFonts w:ascii="Calibri" w:hAnsi="Calibri" w:cs="Calibri"/>
                      <w:color w:val="000000"/>
                      <w:sz w:val="22"/>
                      <w:szCs w:val="22"/>
                    </w:rPr>
                  </w:rPrChange>
                </w:rPr>
                <w:t>1997</w:t>
              </w:r>
            </w:ins>
          </w:p>
        </w:tc>
        <w:tc>
          <w:tcPr>
            <w:tcW w:w="1177" w:type="dxa"/>
            <w:noWrap/>
            <w:hideMark/>
          </w:tcPr>
          <w:p w:rsidR="001A7F6C" w:rsidRPr="001A7F6C" w:rsidRDefault="001A7F6C" w:rsidP="001A7F6C">
            <w:pPr>
              <w:rPr>
                <w:ins w:id="1877" w:author="Nick.Tolimieri" w:date="2022-09-06T09:57:00Z"/>
                <w:rFonts w:asciiTheme="minorHAnsi" w:eastAsiaTheme="minorHAnsi" w:hAnsiTheme="minorHAnsi" w:cstheme="minorBidi"/>
                <w:sz w:val="22"/>
                <w:szCs w:val="22"/>
                <w:rPrChange w:id="1878" w:author="Nick.Tolimieri" w:date="2022-09-06T09:57:00Z">
                  <w:rPr>
                    <w:ins w:id="1879" w:author="Nick.Tolimieri" w:date="2022-09-06T09:57:00Z"/>
                    <w:rFonts w:ascii="Calibri" w:hAnsi="Calibri" w:cs="Calibri"/>
                    <w:color w:val="000000"/>
                    <w:sz w:val="22"/>
                    <w:szCs w:val="22"/>
                  </w:rPr>
                </w:rPrChange>
              </w:rPr>
              <w:pPrChange w:id="1880" w:author="Nick.Tolimieri" w:date="2022-09-06T09:57:00Z">
                <w:pPr>
                  <w:jc w:val="right"/>
                </w:pPr>
              </w:pPrChange>
            </w:pPr>
            <w:ins w:id="1881" w:author="Nick.Tolimieri" w:date="2022-09-06T09:57:00Z">
              <w:r w:rsidRPr="001A7F6C">
                <w:rPr>
                  <w:rFonts w:asciiTheme="minorHAnsi" w:eastAsiaTheme="minorHAnsi" w:hAnsiTheme="minorHAnsi" w:cstheme="minorBidi"/>
                  <w:sz w:val="22"/>
                  <w:szCs w:val="22"/>
                  <w:rPrChange w:id="1882" w:author="Nick.Tolimieri" w:date="2022-09-06T09:57:00Z">
                    <w:rPr>
                      <w:rFonts w:ascii="Calibri" w:hAnsi="Calibri" w:cs="Calibri"/>
                      <w:color w:val="000000"/>
                      <w:sz w:val="22"/>
                      <w:szCs w:val="22"/>
                    </w:rPr>
                  </w:rPrChange>
                </w:rPr>
                <w:t>128</w:t>
              </w:r>
            </w:ins>
          </w:p>
        </w:tc>
        <w:tc>
          <w:tcPr>
            <w:tcW w:w="1271" w:type="dxa"/>
            <w:noWrap/>
            <w:hideMark/>
          </w:tcPr>
          <w:p w:rsidR="001A7F6C" w:rsidRPr="001A7F6C" w:rsidRDefault="001A7F6C" w:rsidP="001A7F6C">
            <w:pPr>
              <w:rPr>
                <w:ins w:id="1883" w:author="Nick.Tolimieri" w:date="2022-09-06T09:57:00Z"/>
                <w:rFonts w:asciiTheme="minorHAnsi" w:eastAsiaTheme="minorHAnsi" w:hAnsiTheme="minorHAnsi" w:cstheme="minorBidi"/>
                <w:sz w:val="22"/>
                <w:szCs w:val="22"/>
                <w:rPrChange w:id="1884" w:author="Nick.Tolimieri" w:date="2022-09-06T09:57:00Z">
                  <w:rPr>
                    <w:ins w:id="1885" w:author="Nick.Tolimieri" w:date="2022-09-06T09:57:00Z"/>
                    <w:rFonts w:ascii="Calibri" w:hAnsi="Calibri" w:cs="Calibri"/>
                    <w:color w:val="000000"/>
                    <w:sz w:val="22"/>
                    <w:szCs w:val="22"/>
                  </w:rPr>
                </w:rPrChange>
              </w:rPr>
              <w:pPrChange w:id="1886" w:author="Nick.Tolimieri" w:date="2022-09-06T09:57:00Z">
                <w:pPr>
                  <w:jc w:val="right"/>
                </w:pPr>
              </w:pPrChange>
            </w:pPr>
            <w:ins w:id="1887" w:author="Nick.Tolimieri" w:date="2022-09-06T09:57:00Z">
              <w:r w:rsidRPr="001A7F6C">
                <w:rPr>
                  <w:rFonts w:asciiTheme="minorHAnsi" w:eastAsiaTheme="minorHAnsi" w:hAnsiTheme="minorHAnsi" w:cstheme="minorBidi"/>
                  <w:sz w:val="22"/>
                  <w:szCs w:val="22"/>
                  <w:rPrChange w:id="1888" w:author="Nick.Tolimieri" w:date="2022-09-06T09:57:00Z">
                    <w:rPr>
                      <w:rFonts w:ascii="Calibri" w:hAnsi="Calibri" w:cs="Calibri"/>
                      <w:color w:val="000000"/>
                      <w:sz w:val="22"/>
                      <w:szCs w:val="22"/>
                    </w:rPr>
                  </w:rPrChange>
                </w:rPr>
                <w:t>6</w:t>
              </w:r>
            </w:ins>
          </w:p>
        </w:tc>
        <w:tc>
          <w:tcPr>
            <w:tcW w:w="1085" w:type="dxa"/>
            <w:noWrap/>
            <w:hideMark/>
          </w:tcPr>
          <w:p w:rsidR="001A7F6C" w:rsidRPr="001A7F6C" w:rsidRDefault="001A7F6C" w:rsidP="001A7F6C">
            <w:pPr>
              <w:rPr>
                <w:ins w:id="1889" w:author="Nick.Tolimieri" w:date="2022-09-06T09:57:00Z"/>
                <w:rFonts w:asciiTheme="minorHAnsi" w:eastAsiaTheme="minorHAnsi" w:hAnsiTheme="minorHAnsi" w:cstheme="minorBidi"/>
                <w:sz w:val="22"/>
                <w:szCs w:val="22"/>
                <w:rPrChange w:id="1890" w:author="Nick.Tolimieri" w:date="2022-09-06T09:57:00Z">
                  <w:rPr>
                    <w:ins w:id="1891" w:author="Nick.Tolimieri" w:date="2022-09-06T09:57:00Z"/>
                    <w:rFonts w:ascii="Calibri" w:hAnsi="Calibri" w:cs="Calibri"/>
                    <w:color w:val="000000"/>
                    <w:sz w:val="22"/>
                    <w:szCs w:val="22"/>
                  </w:rPr>
                </w:rPrChange>
              </w:rPr>
              <w:pPrChange w:id="1892" w:author="Nick.Tolimieri" w:date="2022-09-06T09:57:00Z">
                <w:pPr>
                  <w:jc w:val="right"/>
                </w:pPr>
              </w:pPrChange>
            </w:pPr>
            <w:ins w:id="1893" w:author="Nick.Tolimieri" w:date="2022-09-06T09:57:00Z">
              <w:r w:rsidRPr="001A7F6C">
                <w:rPr>
                  <w:rFonts w:asciiTheme="minorHAnsi" w:eastAsiaTheme="minorHAnsi" w:hAnsiTheme="minorHAnsi" w:cstheme="minorBidi"/>
                  <w:sz w:val="22"/>
                  <w:szCs w:val="22"/>
                  <w:rPrChange w:id="1894" w:author="Nick.Tolimieri" w:date="2022-09-06T09:57:00Z">
                    <w:rPr>
                      <w:rFonts w:ascii="Calibri" w:hAnsi="Calibri" w:cs="Calibri"/>
                      <w:color w:val="000000"/>
                      <w:sz w:val="22"/>
                      <w:szCs w:val="22"/>
                    </w:rPr>
                  </w:rPrChange>
                </w:rPr>
                <w:t>110</w:t>
              </w:r>
            </w:ins>
          </w:p>
        </w:tc>
        <w:tc>
          <w:tcPr>
            <w:tcW w:w="1105" w:type="dxa"/>
            <w:noWrap/>
            <w:hideMark/>
          </w:tcPr>
          <w:p w:rsidR="001A7F6C" w:rsidRPr="001A7F6C" w:rsidRDefault="001A7F6C" w:rsidP="001A7F6C">
            <w:pPr>
              <w:rPr>
                <w:ins w:id="1895" w:author="Nick.Tolimieri" w:date="2022-09-06T09:57:00Z"/>
                <w:rFonts w:asciiTheme="minorHAnsi" w:eastAsiaTheme="minorHAnsi" w:hAnsiTheme="minorHAnsi" w:cstheme="minorBidi"/>
                <w:sz w:val="22"/>
                <w:szCs w:val="22"/>
                <w:rPrChange w:id="1896" w:author="Nick.Tolimieri" w:date="2022-09-06T09:57:00Z">
                  <w:rPr>
                    <w:ins w:id="1897" w:author="Nick.Tolimieri" w:date="2022-09-06T09:57:00Z"/>
                    <w:rFonts w:ascii="Calibri" w:hAnsi="Calibri" w:cs="Calibri"/>
                    <w:color w:val="000000"/>
                    <w:sz w:val="22"/>
                    <w:szCs w:val="22"/>
                  </w:rPr>
                </w:rPrChange>
              </w:rPr>
              <w:pPrChange w:id="1898" w:author="Nick.Tolimieri" w:date="2022-09-06T09:57:00Z">
                <w:pPr>
                  <w:jc w:val="right"/>
                </w:pPr>
              </w:pPrChange>
            </w:pPr>
            <w:ins w:id="1899" w:author="Nick.Tolimieri" w:date="2022-09-06T09:57:00Z">
              <w:r w:rsidRPr="001A7F6C">
                <w:rPr>
                  <w:rFonts w:asciiTheme="minorHAnsi" w:eastAsiaTheme="minorHAnsi" w:hAnsiTheme="minorHAnsi" w:cstheme="minorBidi"/>
                  <w:sz w:val="22"/>
                  <w:szCs w:val="22"/>
                  <w:rPrChange w:id="190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1901" w:author="Nick.Tolimieri" w:date="2022-09-06T09:57:00Z"/>
                <w:rFonts w:asciiTheme="minorHAnsi" w:eastAsiaTheme="minorHAnsi" w:hAnsiTheme="minorHAnsi" w:cstheme="minorBidi"/>
                <w:sz w:val="22"/>
                <w:szCs w:val="22"/>
                <w:rPrChange w:id="1902" w:author="Nick.Tolimieri" w:date="2022-09-06T09:57:00Z">
                  <w:rPr>
                    <w:ins w:id="1903" w:author="Nick.Tolimieri" w:date="2022-09-06T09:57:00Z"/>
                    <w:rFonts w:ascii="Calibri" w:hAnsi="Calibri" w:cs="Calibri"/>
                    <w:color w:val="000000"/>
                    <w:sz w:val="22"/>
                    <w:szCs w:val="22"/>
                  </w:rPr>
                </w:rPrChange>
              </w:rPr>
              <w:pPrChange w:id="1904" w:author="Nick.Tolimieri" w:date="2022-09-06T09:57:00Z">
                <w:pPr>
                  <w:jc w:val="right"/>
                </w:pPr>
              </w:pPrChange>
            </w:pPr>
            <w:ins w:id="1905" w:author="Nick.Tolimieri" w:date="2022-09-06T09:57:00Z">
              <w:r w:rsidRPr="001A7F6C">
                <w:rPr>
                  <w:rFonts w:asciiTheme="minorHAnsi" w:eastAsiaTheme="minorHAnsi" w:hAnsiTheme="minorHAnsi" w:cstheme="minorBidi"/>
                  <w:sz w:val="22"/>
                  <w:szCs w:val="22"/>
                  <w:rPrChange w:id="1906" w:author="Nick.Tolimieri" w:date="2022-09-06T09:57:00Z">
                    <w:rPr>
                      <w:rFonts w:ascii="Calibri" w:hAnsi="Calibri" w:cs="Calibri"/>
                      <w:color w:val="000000"/>
                      <w:sz w:val="22"/>
                      <w:szCs w:val="22"/>
                    </w:rPr>
                  </w:rPrChange>
                </w:rPr>
                <w:t>50</w:t>
              </w:r>
            </w:ins>
          </w:p>
        </w:tc>
        <w:tc>
          <w:tcPr>
            <w:tcW w:w="1269" w:type="dxa"/>
            <w:noWrap/>
            <w:hideMark/>
          </w:tcPr>
          <w:p w:rsidR="001A7F6C" w:rsidRPr="001A7F6C" w:rsidRDefault="001A7F6C" w:rsidP="001A7F6C">
            <w:pPr>
              <w:rPr>
                <w:ins w:id="1907" w:author="Nick.Tolimieri" w:date="2022-09-06T09:57:00Z"/>
                <w:rFonts w:asciiTheme="minorHAnsi" w:eastAsiaTheme="minorHAnsi" w:hAnsiTheme="minorHAnsi" w:cstheme="minorBidi"/>
                <w:sz w:val="22"/>
                <w:szCs w:val="22"/>
                <w:rPrChange w:id="1908" w:author="Nick.Tolimieri" w:date="2022-09-06T09:57:00Z">
                  <w:rPr>
                    <w:ins w:id="1909" w:author="Nick.Tolimieri" w:date="2022-09-06T09:57:00Z"/>
                    <w:rFonts w:ascii="Calibri" w:hAnsi="Calibri" w:cs="Calibri"/>
                    <w:color w:val="000000"/>
                    <w:sz w:val="22"/>
                    <w:szCs w:val="22"/>
                  </w:rPr>
                </w:rPrChange>
              </w:rPr>
              <w:pPrChange w:id="1910" w:author="Nick.Tolimieri" w:date="2022-09-06T09:57:00Z">
                <w:pPr>
                  <w:jc w:val="right"/>
                </w:pPr>
              </w:pPrChange>
            </w:pPr>
            <w:ins w:id="1911" w:author="Nick.Tolimieri" w:date="2022-09-06T09:57:00Z">
              <w:r w:rsidRPr="001A7F6C">
                <w:rPr>
                  <w:rFonts w:asciiTheme="minorHAnsi" w:eastAsiaTheme="minorHAnsi" w:hAnsiTheme="minorHAnsi" w:cstheme="minorBidi"/>
                  <w:sz w:val="22"/>
                  <w:szCs w:val="22"/>
                  <w:rPrChange w:id="1912" w:author="Nick.Tolimieri" w:date="2022-09-06T09:57:00Z">
                    <w:rPr>
                      <w:rFonts w:ascii="Calibri" w:hAnsi="Calibri" w:cs="Calibri"/>
                      <w:color w:val="000000"/>
                      <w:sz w:val="22"/>
                      <w:szCs w:val="22"/>
                    </w:rPr>
                  </w:rPrChange>
                </w:rPr>
                <w:t>1.97</w:t>
              </w:r>
            </w:ins>
          </w:p>
        </w:tc>
        <w:tc>
          <w:tcPr>
            <w:tcW w:w="1141" w:type="dxa"/>
            <w:noWrap/>
            <w:hideMark/>
          </w:tcPr>
          <w:p w:rsidR="001A7F6C" w:rsidRPr="001A7F6C" w:rsidRDefault="001A7F6C" w:rsidP="001A7F6C">
            <w:pPr>
              <w:rPr>
                <w:ins w:id="1913" w:author="Nick.Tolimieri" w:date="2022-09-06T09:57:00Z"/>
                <w:rFonts w:asciiTheme="minorHAnsi" w:eastAsiaTheme="minorHAnsi" w:hAnsiTheme="minorHAnsi" w:cstheme="minorBidi"/>
                <w:sz w:val="22"/>
                <w:szCs w:val="22"/>
                <w:rPrChange w:id="1914" w:author="Nick.Tolimieri" w:date="2022-09-06T09:57:00Z">
                  <w:rPr>
                    <w:ins w:id="1915" w:author="Nick.Tolimieri" w:date="2022-09-06T09:57:00Z"/>
                    <w:rFonts w:ascii="Calibri" w:hAnsi="Calibri" w:cs="Calibri"/>
                    <w:color w:val="000000"/>
                    <w:sz w:val="22"/>
                    <w:szCs w:val="22"/>
                  </w:rPr>
                </w:rPrChange>
              </w:rPr>
              <w:pPrChange w:id="1916" w:author="Nick.Tolimieri" w:date="2022-09-06T09:57:00Z">
                <w:pPr>
                  <w:jc w:val="right"/>
                </w:pPr>
              </w:pPrChange>
            </w:pPr>
            <w:ins w:id="1917" w:author="Nick.Tolimieri" w:date="2022-09-06T09:57:00Z">
              <w:r w:rsidRPr="001A7F6C">
                <w:rPr>
                  <w:rFonts w:asciiTheme="minorHAnsi" w:eastAsiaTheme="minorHAnsi" w:hAnsiTheme="minorHAnsi" w:cstheme="minorBidi"/>
                  <w:sz w:val="22"/>
                  <w:szCs w:val="22"/>
                  <w:rPrChange w:id="1918" w:author="Nick.Tolimieri" w:date="2022-09-06T09:57:00Z">
                    <w:rPr>
                      <w:rFonts w:ascii="Calibri" w:hAnsi="Calibri" w:cs="Calibri"/>
                      <w:color w:val="000000"/>
                      <w:sz w:val="22"/>
                      <w:szCs w:val="22"/>
                    </w:rPr>
                  </w:rPrChange>
                </w:rPr>
                <w:t>0.34</w:t>
              </w:r>
            </w:ins>
          </w:p>
        </w:tc>
        <w:tc>
          <w:tcPr>
            <w:tcW w:w="1141" w:type="dxa"/>
            <w:noWrap/>
            <w:hideMark/>
          </w:tcPr>
          <w:p w:rsidR="001A7F6C" w:rsidRPr="001A7F6C" w:rsidRDefault="001A7F6C" w:rsidP="001A7F6C">
            <w:pPr>
              <w:rPr>
                <w:ins w:id="1919" w:author="Nick.Tolimieri" w:date="2022-09-06T09:57:00Z"/>
                <w:rFonts w:asciiTheme="minorHAnsi" w:eastAsiaTheme="minorHAnsi" w:hAnsiTheme="minorHAnsi" w:cstheme="minorBidi"/>
                <w:sz w:val="22"/>
                <w:szCs w:val="22"/>
                <w:rPrChange w:id="1920" w:author="Nick.Tolimieri" w:date="2022-09-06T09:57:00Z">
                  <w:rPr>
                    <w:ins w:id="1921" w:author="Nick.Tolimieri" w:date="2022-09-06T09:57:00Z"/>
                    <w:rFonts w:ascii="Calibri" w:hAnsi="Calibri" w:cs="Calibri"/>
                    <w:color w:val="000000"/>
                    <w:sz w:val="22"/>
                    <w:szCs w:val="22"/>
                  </w:rPr>
                </w:rPrChange>
              </w:rPr>
              <w:pPrChange w:id="1922" w:author="Nick.Tolimieri" w:date="2022-09-06T09:57:00Z">
                <w:pPr>
                  <w:jc w:val="right"/>
                </w:pPr>
              </w:pPrChange>
            </w:pPr>
            <w:ins w:id="1923" w:author="Nick.Tolimieri" w:date="2022-09-06T09:57:00Z">
              <w:r w:rsidRPr="001A7F6C">
                <w:rPr>
                  <w:rFonts w:asciiTheme="minorHAnsi" w:eastAsiaTheme="minorHAnsi" w:hAnsiTheme="minorHAnsi" w:cstheme="minorBidi"/>
                  <w:sz w:val="22"/>
                  <w:szCs w:val="22"/>
                  <w:rPrChange w:id="1924" w:author="Nick.Tolimieri" w:date="2022-09-06T09:57:00Z">
                    <w:rPr>
                      <w:rFonts w:ascii="Calibri" w:hAnsi="Calibri" w:cs="Calibri"/>
                      <w:color w:val="000000"/>
                      <w:sz w:val="22"/>
                      <w:szCs w:val="22"/>
                    </w:rPr>
                  </w:rPrChange>
                </w:rPr>
                <w:t>4.15</w:t>
              </w:r>
            </w:ins>
          </w:p>
        </w:tc>
      </w:tr>
      <w:tr w:rsidR="001A7F6C" w:rsidRPr="001A7F6C" w:rsidTr="001A7F6C">
        <w:trPr>
          <w:trHeight w:val="300"/>
          <w:ins w:id="1925" w:author="Nick.Tolimieri" w:date="2022-09-06T09:57:00Z"/>
        </w:trPr>
        <w:tc>
          <w:tcPr>
            <w:tcW w:w="2814" w:type="dxa"/>
            <w:noWrap/>
            <w:hideMark/>
          </w:tcPr>
          <w:p w:rsidR="001A7F6C" w:rsidRPr="001A7F6C" w:rsidRDefault="001A7F6C">
            <w:pPr>
              <w:rPr>
                <w:ins w:id="1926" w:author="Nick.Tolimieri" w:date="2022-09-06T09:57:00Z"/>
                <w:rFonts w:asciiTheme="minorHAnsi" w:eastAsiaTheme="minorHAnsi" w:hAnsiTheme="minorHAnsi" w:cstheme="minorBidi"/>
                <w:sz w:val="22"/>
                <w:szCs w:val="22"/>
                <w:rPrChange w:id="1927" w:author="Nick.Tolimieri" w:date="2022-09-06T09:57:00Z">
                  <w:rPr>
                    <w:ins w:id="1928" w:author="Nick.Tolimieri" w:date="2022-09-06T09:57:00Z"/>
                    <w:rFonts w:ascii="Calibri" w:hAnsi="Calibri" w:cs="Calibri"/>
                    <w:color w:val="000000"/>
                    <w:sz w:val="22"/>
                    <w:szCs w:val="22"/>
                  </w:rPr>
                </w:rPrChange>
              </w:rPr>
            </w:pPr>
            <w:ins w:id="1929" w:author="Nick.Tolimieri" w:date="2022-09-06T09:57:00Z">
              <w:r w:rsidRPr="001A7F6C">
                <w:rPr>
                  <w:rFonts w:asciiTheme="minorHAnsi" w:eastAsiaTheme="minorHAnsi" w:hAnsiTheme="minorHAnsi" w:cstheme="minorBidi"/>
                  <w:sz w:val="22"/>
                  <w:szCs w:val="22"/>
                  <w:rPrChange w:id="193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1931" w:author="Nick.Tolimieri" w:date="2022-09-06T09:57:00Z"/>
                <w:rFonts w:asciiTheme="minorHAnsi" w:eastAsiaTheme="minorHAnsi" w:hAnsiTheme="minorHAnsi" w:cstheme="minorBidi"/>
                <w:sz w:val="22"/>
                <w:szCs w:val="22"/>
                <w:rPrChange w:id="1932" w:author="Nick.Tolimieri" w:date="2022-09-06T09:57:00Z">
                  <w:rPr>
                    <w:ins w:id="1933" w:author="Nick.Tolimieri" w:date="2022-09-06T09:57:00Z"/>
                    <w:rFonts w:ascii="Calibri" w:hAnsi="Calibri" w:cs="Calibri"/>
                    <w:color w:val="000000"/>
                    <w:sz w:val="22"/>
                    <w:szCs w:val="22"/>
                  </w:rPr>
                </w:rPrChange>
              </w:rPr>
              <w:pPrChange w:id="1934" w:author="Nick.Tolimieri" w:date="2022-09-06T09:57:00Z">
                <w:pPr>
                  <w:jc w:val="right"/>
                </w:pPr>
              </w:pPrChange>
            </w:pPr>
            <w:ins w:id="1935" w:author="Nick.Tolimieri" w:date="2022-09-06T09:57:00Z">
              <w:r w:rsidRPr="001A7F6C">
                <w:rPr>
                  <w:rFonts w:asciiTheme="minorHAnsi" w:eastAsiaTheme="minorHAnsi" w:hAnsiTheme="minorHAnsi" w:cstheme="minorBidi"/>
                  <w:sz w:val="22"/>
                  <w:szCs w:val="22"/>
                  <w:rPrChange w:id="1936" w:author="Nick.Tolimieri" w:date="2022-09-06T09:57:00Z">
                    <w:rPr>
                      <w:rFonts w:ascii="Calibri" w:hAnsi="Calibri" w:cs="Calibri"/>
                      <w:color w:val="000000"/>
                      <w:sz w:val="22"/>
                      <w:szCs w:val="22"/>
                    </w:rPr>
                  </w:rPrChange>
                </w:rPr>
                <w:t>1998</w:t>
              </w:r>
            </w:ins>
          </w:p>
        </w:tc>
        <w:tc>
          <w:tcPr>
            <w:tcW w:w="1177" w:type="dxa"/>
            <w:noWrap/>
            <w:hideMark/>
          </w:tcPr>
          <w:p w:rsidR="001A7F6C" w:rsidRPr="001A7F6C" w:rsidRDefault="001A7F6C" w:rsidP="001A7F6C">
            <w:pPr>
              <w:rPr>
                <w:ins w:id="1937" w:author="Nick.Tolimieri" w:date="2022-09-06T09:57:00Z"/>
                <w:rFonts w:asciiTheme="minorHAnsi" w:eastAsiaTheme="minorHAnsi" w:hAnsiTheme="minorHAnsi" w:cstheme="minorBidi"/>
                <w:sz w:val="22"/>
                <w:szCs w:val="22"/>
                <w:rPrChange w:id="1938" w:author="Nick.Tolimieri" w:date="2022-09-06T09:57:00Z">
                  <w:rPr>
                    <w:ins w:id="1939" w:author="Nick.Tolimieri" w:date="2022-09-06T09:57:00Z"/>
                    <w:rFonts w:ascii="Calibri" w:hAnsi="Calibri" w:cs="Calibri"/>
                    <w:color w:val="000000"/>
                    <w:sz w:val="22"/>
                    <w:szCs w:val="22"/>
                  </w:rPr>
                </w:rPrChange>
              </w:rPr>
              <w:pPrChange w:id="1940" w:author="Nick.Tolimieri" w:date="2022-09-06T09:57:00Z">
                <w:pPr>
                  <w:jc w:val="right"/>
                </w:pPr>
              </w:pPrChange>
            </w:pPr>
            <w:ins w:id="1941" w:author="Nick.Tolimieri" w:date="2022-09-06T09:57:00Z">
              <w:r w:rsidRPr="001A7F6C">
                <w:rPr>
                  <w:rFonts w:asciiTheme="minorHAnsi" w:eastAsiaTheme="minorHAnsi" w:hAnsiTheme="minorHAnsi" w:cstheme="minorBidi"/>
                  <w:sz w:val="22"/>
                  <w:szCs w:val="22"/>
                  <w:rPrChange w:id="1942" w:author="Nick.Tolimieri" w:date="2022-09-06T09:57:00Z">
                    <w:rPr>
                      <w:rFonts w:ascii="Calibri" w:hAnsi="Calibri" w:cs="Calibri"/>
                      <w:color w:val="000000"/>
                      <w:sz w:val="22"/>
                      <w:szCs w:val="22"/>
                    </w:rPr>
                  </w:rPrChange>
                </w:rPr>
                <w:t>123</w:t>
              </w:r>
            </w:ins>
          </w:p>
        </w:tc>
        <w:tc>
          <w:tcPr>
            <w:tcW w:w="1271" w:type="dxa"/>
            <w:noWrap/>
            <w:hideMark/>
          </w:tcPr>
          <w:p w:rsidR="001A7F6C" w:rsidRPr="001A7F6C" w:rsidRDefault="001A7F6C" w:rsidP="001A7F6C">
            <w:pPr>
              <w:rPr>
                <w:ins w:id="1943" w:author="Nick.Tolimieri" w:date="2022-09-06T09:57:00Z"/>
                <w:rFonts w:asciiTheme="minorHAnsi" w:eastAsiaTheme="minorHAnsi" w:hAnsiTheme="minorHAnsi" w:cstheme="minorBidi"/>
                <w:sz w:val="22"/>
                <w:szCs w:val="22"/>
                <w:rPrChange w:id="1944" w:author="Nick.Tolimieri" w:date="2022-09-06T09:57:00Z">
                  <w:rPr>
                    <w:ins w:id="1945" w:author="Nick.Tolimieri" w:date="2022-09-06T09:57:00Z"/>
                    <w:rFonts w:ascii="Calibri" w:hAnsi="Calibri" w:cs="Calibri"/>
                    <w:color w:val="000000"/>
                    <w:sz w:val="22"/>
                    <w:szCs w:val="22"/>
                  </w:rPr>
                </w:rPrChange>
              </w:rPr>
              <w:pPrChange w:id="1946" w:author="Nick.Tolimieri" w:date="2022-09-06T09:57:00Z">
                <w:pPr>
                  <w:jc w:val="right"/>
                </w:pPr>
              </w:pPrChange>
            </w:pPr>
            <w:ins w:id="1947" w:author="Nick.Tolimieri" w:date="2022-09-06T09:57:00Z">
              <w:r w:rsidRPr="001A7F6C">
                <w:rPr>
                  <w:rFonts w:asciiTheme="minorHAnsi" w:eastAsiaTheme="minorHAnsi" w:hAnsiTheme="minorHAnsi" w:cstheme="minorBidi"/>
                  <w:sz w:val="22"/>
                  <w:szCs w:val="22"/>
                  <w:rPrChange w:id="1948" w:author="Nick.Tolimieri" w:date="2022-09-06T09:57:00Z">
                    <w:rPr>
                      <w:rFonts w:ascii="Calibri" w:hAnsi="Calibri" w:cs="Calibri"/>
                      <w:color w:val="000000"/>
                      <w:sz w:val="22"/>
                      <w:szCs w:val="22"/>
                    </w:rPr>
                  </w:rPrChange>
                </w:rPr>
                <w:t>6</w:t>
              </w:r>
            </w:ins>
          </w:p>
        </w:tc>
        <w:tc>
          <w:tcPr>
            <w:tcW w:w="1085" w:type="dxa"/>
            <w:noWrap/>
            <w:hideMark/>
          </w:tcPr>
          <w:p w:rsidR="001A7F6C" w:rsidRPr="001A7F6C" w:rsidRDefault="001A7F6C" w:rsidP="001A7F6C">
            <w:pPr>
              <w:rPr>
                <w:ins w:id="1949" w:author="Nick.Tolimieri" w:date="2022-09-06T09:57:00Z"/>
                <w:rFonts w:asciiTheme="minorHAnsi" w:eastAsiaTheme="minorHAnsi" w:hAnsiTheme="minorHAnsi" w:cstheme="minorBidi"/>
                <w:sz w:val="22"/>
                <w:szCs w:val="22"/>
                <w:rPrChange w:id="1950" w:author="Nick.Tolimieri" w:date="2022-09-06T09:57:00Z">
                  <w:rPr>
                    <w:ins w:id="1951" w:author="Nick.Tolimieri" w:date="2022-09-06T09:57:00Z"/>
                    <w:rFonts w:ascii="Calibri" w:hAnsi="Calibri" w:cs="Calibri"/>
                    <w:color w:val="000000"/>
                    <w:sz w:val="22"/>
                    <w:szCs w:val="22"/>
                  </w:rPr>
                </w:rPrChange>
              </w:rPr>
              <w:pPrChange w:id="1952" w:author="Nick.Tolimieri" w:date="2022-09-06T09:57:00Z">
                <w:pPr>
                  <w:jc w:val="right"/>
                </w:pPr>
              </w:pPrChange>
            </w:pPr>
            <w:ins w:id="1953" w:author="Nick.Tolimieri" w:date="2022-09-06T09:57:00Z">
              <w:r w:rsidRPr="001A7F6C">
                <w:rPr>
                  <w:rFonts w:asciiTheme="minorHAnsi" w:eastAsiaTheme="minorHAnsi" w:hAnsiTheme="minorHAnsi" w:cstheme="minorBidi"/>
                  <w:sz w:val="22"/>
                  <w:szCs w:val="22"/>
                  <w:rPrChange w:id="1954" w:author="Nick.Tolimieri" w:date="2022-09-06T09:57:00Z">
                    <w:rPr>
                      <w:rFonts w:ascii="Calibri" w:hAnsi="Calibri" w:cs="Calibri"/>
                      <w:color w:val="000000"/>
                      <w:sz w:val="22"/>
                      <w:szCs w:val="22"/>
                    </w:rPr>
                  </w:rPrChange>
                </w:rPr>
                <w:t>108</w:t>
              </w:r>
            </w:ins>
          </w:p>
        </w:tc>
        <w:tc>
          <w:tcPr>
            <w:tcW w:w="1105" w:type="dxa"/>
            <w:noWrap/>
            <w:hideMark/>
          </w:tcPr>
          <w:p w:rsidR="001A7F6C" w:rsidRPr="001A7F6C" w:rsidRDefault="001A7F6C" w:rsidP="001A7F6C">
            <w:pPr>
              <w:rPr>
                <w:ins w:id="1955" w:author="Nick.Tolimieri" w:date="2022-09-06T09:57:00Z"/>
                <w:rFonts w:asciiTheme="minorHAnsi" w:eastAsiaTheme="minorHAnsi" w:hAnsiTheme="minorHAnsi" w:cstheme="minorBidi"/>
                <w:sz w:val="22"/>
                <w:szCs w:val="22"/>
                <w:rPrChange w:id="1956" w:author="Nick.Tolimieri" w:date="2022-09-06T09:57:00Z">
                  <w:rPr>
                    <w:ins w:id="1957" w:author="Nick.Tolimieri" w:date="2022-09-06T09:57:00Z"/>
                    <w:rFonts w:ascii="Calibri" w:hAnsi="Calibri" w:cs="Calibri"/>
                    <w:color w:val="000000"/>
                    <w:sz w:val="22"/>
                    <w:szCs w:val="22"/>
                  </w:rPr>
                </w:rPrChange>
              </w:rPr>
              <w:pPrChange w:id="1958" w:author="Nick.Tolimieri" w:date="2022-09-06T09:57:00Z">
                <w:pPr>
                  <w:jc w:val="right"/>
                </w:pPr>
              </w:pPrChange>
            </w:pPr>
            <w:ins w:id="1959" w:author="Nick.Tolimieri" w:date="2022-09-06T09:57:00Z">
              <w:r w:rsidRPr="001A7F6C">
                <w:rPr>
                  <w:rFonts w:asciiTheme="minorHAnsi" w:eastAsiaTheme="minorHAnsi" w:hAnsiTheme="minorHAnsi" w:cstheme="minorBidi"/>
                  <w:sz w:val="22"/>
                  <w:szCs w:val="22"/>
                  <w:rPrChange w:id="196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1961" w:author="Nick.Tolimieri" w:date="2022-09-06T09:57:00Z"/>
                <w:rFonts w:asciiTheme="minorHAnsi" w:eastAsiaTheme="minorHAnsi" w:hAnsiTheme="minorHAnsi" w:cstheme="minorBidi"/>
                <w:sz w:val="22"/>
                <w:szCs w:val="22"/>
                <w:rPrChange w:id="1962" w:author="Nick.Tolimieri" w:date="2022-09-06T09:57:00Z">
                  <w:rPr>
                    <w:ins w:id="1963" w:author="Nick.Tolimieri" w:date="2022-09-06T09:57:00Z"/>
                    <w:rFonts w:ascii="Calibri" w:hAnsi="Calibri" w:cs="Calibri"/>
                    <w:color w:val="000000"/>
                    <w:sz w:val="22"/>
                    <w:szCs w:val="22"/>
                  </w:rPr>
                </w:rPrChange>
              </w:rPr>
              <w:pPrChange w:id="1964" w:author="Nick.Tolimieri" w:date="2022-09-06T09:57:00Z">
                <w:pPr>
                  <w:jc w:val="right"/>
                </w:pPr>
              </w:pPrChange>
            </w:pPr>
            <w:ins w:id="1965" w:author="Nick.Tolimieri" w:date="2022-09-06T09:57:00Z">
              <w:r w:rsidRPr="001A7F6C">
                <w:rPr>
                  <w:rFonts w:asciiTheme="minorHAnsi" w:eastAsiaTheme="minorHAnsi" w:hAnsiTheme="minorHAnsi" w:cstheme="minorBidi"/>
                  <w:sz w:val="22"/>
                  <w:szCs w:val="22"/>
                  <w:rPrChange w:id="1966" w:author="Nick.Tolimieri" w:date="2022-09-06T09:57:00Z">
                    <w:rPr>
                      <w:rFonts w:ascii="Calibri" w:hAnsi="Calibri" w:cs="Calibri"/>
                      <w:color w:val="000000"/>
                      <w:sz w:val="22"/>
                      <w:szCs w:val="22"/>
                    </w:rPr>
                  </w:rPrChange>
                </w:rPr>
                <w:t>44</w:t>
              </w:r>
            </w:ins>
          </w:p>
        </w:tc>
        <w:tc>
          <w:tcPr>
            <w:tcW w:w="1269" w:type="dxa"/>
            <w:noWrap/>
            <w:hideMark/>
          </w:tcPr>
          <w:p w:rsidR="001A7F6C" w:rsidRPr="001A7F6C" w:rsidRDefault="001A7F6C" w:rsidP="001A7F6C">
            <w:pPr>
              <w:rPr>
                <w:ins w:id="1967" w:author="Nick.Tolimieri" w:date="2022-09-06T09:57:00Z"/>
                <w:rFonts w:asciiTheme="minorHAnsi" w:eastAsiaTheme="minorHAnsi" w:hAnsiTheme="minorHAnsi" w:cstheme="minorBidi"/>
                <w:sz w:val="22"/>
                <w:szCs w:val="22"/>
                <w:rPrChange w:id="1968" w:author="Nick.Tolimieri" w:date="2022-09-06T09:57:00Z">
                  <w:rPr>
                    <w:ins w:id="1969" w:author="Nick.Tolimieri" w:date="2022-09-06T09:57:00Z"/>
                    <w:rFonts w:ascii="Calibri" w:hAnsi="Calibri" w:cs="Calibri"/>
                    <w:color w:val="000000"/>
                    <w:sz w:val="22"/>
                    <w:szCs w:val="22"/>
                  </w:rPr>
                </w:rPrChange>
              </w:rPr>
              <w:pPrChange w:id="1970" w:author="Nick.Tolimieri" w:date="2022-09-06T09:57:00Z">
                <w:pPr>
                  <w:jc w:val="right"/>
                </w:pPr>
              </w:pPrChange>
            </w:pPr>
            <w:ins w:id="1971" w:author="Nick.Tolimieri" w:date="2022-09-06T09:57:00Z">
              <w:r w:rsidRPr="001A7F6C">
                <w:rPr>
                  <w:rFonts w:asciiTheme="minorHAnsi" w:eastAsiaTheme="minorHAnsi" w:hAnsiTheme="minorHAnsi" w:cstheme="minorBidi"/>
                  <w:sz w:val="22"/>
                  <w:szCs w:val="22"/>
                  <w:rPrChange w:id="1972" w:author="Nick.Tolimieri" w:date="2022-09-06T09:57:00Z">
                    <w:rPr>
                      <w:rFonts w:ascii="Calibri" w:hAnsi="Calibri" w:cs="Calibri"/>
                      <w:color w:val="000000"/>
                      <w:sz w:val="22"/>
                      <w:szCs w:val="22"/>
                    </w:rPr>
                  </w:rPrChange>
                </w:rPr>
                <w:t>1.98</w:t>
              </w:r>
            </w:ins>
          </w:p>
        </w:tc>
        <w:tc>
          <w:tcPr>
            <w:tcW w:w="1141" w:type="dxa"/>
            <w:noWrap/>
            <w:hideMark/>
          </w:tcPr>
          <w:p w:rsidR="001A7F6C" w:rsidRPr="001A7F6C" w:rsidRDefault="001A7F6C" w:rsidP="001A7F6C">
            <w:pPr>
              <w:rPr>
                <w:ins w:id="1973" w:author="Nick.Tolimieri" w:date="2022-09-06T09:57:00Z"/>
                <w:rFonts w:asciiTheme="minorHAnsi" w:eastAsiaTheme="minorHAnsi" w:hAnsiTheme="minorHAnsi" w:cstheme="minorBidi"/>
                <w:sz w:val="22"/>
                <w:szCs w:val="22"/>
                <w:rPrChange w:id="1974" w:author="Nick.Tolimieri" w:date="2022-09-06T09:57:00Z">
                  <w:rPr>
                    <w:ins w:id="1975" w:author="Nick.Tolimieri" w:date="2022-09-06T09:57:00Z"/>
                    <w:rFonts w:ascii="Calibri" w:hAnsi="Calibri" w:cs="Calibri"/>
                    <w:color w:val="000000"/>
                    <w:sz w:val="22"/>
                    <w:szCs w:val="22"/>
                  </w:rPr>
                </w:rPrChange>
              </w:rPr>
              <w:pPrChange w:id="1976" w:author="Nick.Tolimieri" w:date="2022-09-06T09:57:00Z">
                <w:pPr>
                  <w:jc w:val="right"/>
                </w:pPr>
              </w:pPrChange>
            </w:pPr>
            <w:ins w:id="1977" w:author="Nick.Tolimieri" w:date="2022-09-06T09:57:00Z">
              <w:r w:rsidRPr="001A7F6C">
                <w:rPr>
                  <w:rFonts w:asciiTheme="minorHAnsi" w:eastAsiaTheme="minorHAnsi" w:hAnsiTheme="minorHAnsi" w:cstheme="minorBidi"/>
                  <w:sz w:val="22"/>
                  <w:szCs w:val="22"/>
                  <w:rPrChange w:id="1978" w:author="Nick.Tolimieri" w:date="2022-09-06T09:57:00Z">
                    <w:rPr>
                      <w:rFonts w:ascii="Calibri" w:hAnsi="Calibri" w:cs="Calibri"/>
                      <w:color w:val="000000"/>
                      <w:sz w:val="22"/>
                      <w:szCs w:val="22"/>
                    </w:rPr>
                  </w:rPrChange>
                </w:rPr>
                <w:t>0.26</w:t>
              </w:r>
            </w:ins>
          </w:p>
        </w:tc>
        <w:tc>
          <w:tcPr>
            <w:tcW w:w="1141" w:type="dxa"/>
            <w:noWrap/>
            <w:hideMark/>
          </w:tcPr>
          <w:p w:rsidR="001A7F6C" w:rsidRPr="001A7F6C" w:rsidRDefault="001A7F6C" w:rsidP="001A7F6C">
            <w:pPr>
              <w:rPr>
                <w:ins w:id="1979" w:author="Nick.Tolimieri" w:date="2022-09-06T09:57:00Z"/>
                <w:rFonts w:asciiTheme="minorHAnsi" w:eastAsiaTheme="minorHAnsi" w:hAnsiTheme="minorHAnsi" w:cstheme="minorBidi"/>
                <w:sz w:val="22"/>
                <w:szCs w:val="22"/>
                <w:rPrChange w:id="1980" w:author="Nick.Tolimieri" w:date="2022-09-06T09:57:00Z">
                  <w:rPr>
                    <w:ins w:id="1981" w:author="Nick.Tolimieri" w:date="2022-09-06T09:57:00Z"/>
                    <w:rFonts w:ascii="Calibri" w:hAnsi="Calibri" w:cs="Calibri"/>
                    <w:color w:val="000000"/>
                    <w:sz w:val="22"/>
                    <w:szCs w:val="22"/>
                  </w:rPr>
                </w:rPrChange>
              </w:rPr>
              <w:pPrChange w:id="1982" w:author="Nick.Tolimieri" w:date="2022-09-06T09:57:00Z">
                <w:pPr>
                  <w:jc w:val="right"/>
                </w:pPr>
              </w:pPrChange>
            </w:pPr>
            <w:ins w:id="1983" w:author="Nick.Tolimieri" w:date="2022-09-06T09:57:00Z">
              <w:r w:rsidRPr="001A7F6C">
                <w:rPr>
                  <w:rFonts w:asciiTheme="minorHAnsi" w:eastAsiaTheme="minorHAnsi" w:hAnsiTheme="minorHAnsi" w:cstheme="minorBidi"/>
                  <w:sz w:val="22"/>
                  <w:szCs w:val="22"/>
                  <w:rPrChange w:id="1984" w:author="Nick.Tolimieri" w:date="2022-09-06T09:57:00Z">
                    <w:rPr>
                      <w:rFonts w:ascii="Calibri" w:hAnsi="Calibri" w:cs="Calibri"/>
                      <w:color w:val="000000"/>
                      <w:sz w:val="22"/>
                      <w:szCs w:val="22"/>
                    </w:rPr>
                  </w:rPrChange>
                </w:rPr>
                <w:t>3.42</w:t>
              </w:r>
            </w:ins>
          </w:p>
        </w:tc>
      </w:tr>
      <w:tr w:rsidR="001A7F6C" w:rsidRPr="001A7F6C" w:rsidTr="001A7F6C">
        <w:trPr>
          <w:trHeight w:val="300"/>
          <w:ins w:id="1985" w:author="Nick.Tolimieri" w:date="2022-09-06T09:57:00Z"/>
        </w:trPr>
        <w:tc>
          <w:tcPr>
            <w:tcW w:w="2814" w:type="dxa"/>
            <w:noWrap/>
            <w:hideMark/>
          </w:tcPr>
          <w:p w:rsidR="001A7F6C" w:rsidRPr="001A7F6C" w:rsidRDefault="001A7F6C">
            <w:pPr>
              <w:rPr>
                <w:ins w:id="1986" w:author="Nick.Tolimieri" w:date="2022-09-06T09:57:00Z"/>
                <w:rFonts w:asciiTheme="minorHAnsi" w:eastAsiaTheme="minorHAnsi" w:hAnsiTheme="minorHAnsi" w:cstheme="minorBidi"/>
                <w:sz w:val="22"/>
                <w:szCs w:val="22"/>
                <w:rPrChange w:id="1987" w:author="Nick.Tolimieri" w:date="2022-09-06T09:57:00Z">
                  <w:rPr>
                    <w:ins w:id="1988" w:author="Nick.Tolimieri" w:date="2022-09-06T09:57:00Z"/>
                    <w:rFonts w:ascii="Calibri" w:hAnsi="Calibri" w:cs="Calibri"/>
                    <w:color w:val="000000"/>
                    <w:sz w:val="22"/>
                    <w:szCs w:val="22"/>
                  </w:rPr>
                </w:rPrChange>
              </w:rPr>
            </w:pPr>
            <w:ins w:id="1989" w:author="Nick.Tolimieri" w:date="2022-09-06T09:57:00Z">
              <w:r w:rsidRPr="001A7F6C">
                <w:rPr>
                  <w:rFonts w:asciiTheme="minorHAnsi" w:eastAsiaTheme="minorHAnsi" w:hAnsiTheme="minorHAnsi" w:cstheme="minorBidi"/>
                  <w:sz w:val="22"/>
                  <w:szCs w:val="22"/>
                  <w:rPrChange w:id="199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1991" w:author="Nick.Tolimieri" w:date="2022-09-06T09:57:00Z"/>
                <w:rFonts w:asciiTheme="minorHAnsi" w:eastAsiaTheme="minorHAnsi" w:hAnsiTheme="minorHAnsi" w:cstheme="minorBidi"/>
                <w:sz w:val="22"/>
                <w:szCs w:val="22"/>
                <w:rPrChange w:id="1992" w:author="Nick.Tolimieri" w:date="2022-09-06T09:57:00Z">
                  <w:rPr>
                    <w:ins w:id="1993" w:author="Nick.Tolimieri" w:date="2022-09-06T09:57:00Z"/>
                    <w:rFonts w:ascii="Calibri" w:hAnsi="Calibri" w:cs="Calibri"/>
                    <w:color w:val="000000"/>
                    <w:sz w:val="22"/>
                    <w:szCs w:val="22"/>
                  </w:rPr>
                </w:rPrChange>
              </w:rPr>
              <w:pPrChange w:id="1994" w:author="Nick.Tolimieri" w:date="2022-09-06T09:57:00Z">
                <w:pPr>
                  <w:jc w:val="right"/>
                </w:pPr>
              </w:pPrChange>
            </w:pPr>
            <w:ins w:id="1995" w:author="Nick.Tolimieri" w:date="2022-09-06T09:57:00Z">
              <w:r w:rsidRPr="001A7F6C">
                <w:rPr>
                  <w:rFonts w:asciiTheme="minorHAnsi" w:eastAsiaTheme="minorHAnsi" w:hAnsiTheme="minorHAnsi" w:cstheme="minorBidi"/>
                  <w:sz w:val="22"/>
                  <w:szCs w:val="22"/>
                  <w:rPrChange w:id="1996" w:author="Nick.Tolimieri" w:date="2022-09-06T09:57:00Z">
                    <w:rPr>
                      <w:rFonts w:ascii="Calibri" w:hAnsi="Calibri" w:cs="Calibri"/>
                      <w:color w:val="000000"/>
                      <w:sz w:val="22"/>
                      <w:szCs w:val="22"/>
                    </w:rPr>
                  </w:rPrChange>
                </w:rPr>
                <w:t>2002</w:t>
              </w:r>
            </w:ins>
          </w:p>
        </w:tc>
        <w:tc>
          <w:tcPr>
            <w:tcW w:w="1177" w:type="dxa"/>
            <w:noWrap/>
            <w:hideMark/>
          </w:tcPr>
          <w:p w:rsidR="001A7F6C" w:rsidRPr="001A7F6C" w:rsidRDefault="001A7F6C" w:rsidP="001A7F6C">
            <w:pPr>
              <w:rPr>
                <w:ins w:id="1997" w:author="Nick.Tolimieri" w:date="2022-09-06T09:57:00Z"/>
                <w:rFonts w:asciiTheme="minorHAnsi" w:eastAsiaTheme="minorHAnsi" w:hAnsiTheme="minorHAnsi" w:cstheme="minorBidi"/>
                <w:sz w:val="22"/>
                <w:szCs w:val="22"/>
                <w:rPrChange w:id="1998" w:author="Nick.Tolimieri" w:date="2022-09-06T09:57:00Z">
                  <w:rPr>
                    <w:ins w:id="1999" w:author="Nick.Tolimieri" w:date="2022-09-06T09:57:00Z"/>
                    <w:rFonts w:ascii="Calibri" w:hAnsi="Calibri" w:cs="Calibri"/>
                    <w:color w:val="000000"/>
                    <w:sz w:val="22"/>
                    <w:szCs w:val="22"/>
                  </w:rPr>
                </w:rPrChange>
              </w:rPr>
              <w:pPrChange w:id="2000" w:author="Nick.Tolimieri" w:date="2022-09-06T09:57:00Z">
                <w:pPr>
                  <w:jc w:val="right"/>
                </w:pPr>
              </w:pPrChange>
            </w:pPr>
            <w:ins w:id="2001" w:author="Nick.Tolimieri" w:date="2022-09-06T09:57:00Z">
              <w:r w:rsidRPr="001A7F6C">
                <w:rPr>
                  <w:rFonts w:asciiTheme="minorHAnsi" w:eastAsiaTheme="minorHAnsi" w:hAnsiTheme="minorHAnsi" w:cstheme="minorBidi"/>
                  <w:sz w:val="22"/>
                  <w:szCs w:val="22"/>
                  <w:rPrChange w:id="2002" w:author="Nick.Tolimieri" w:date="2022-09-06T09:57:00Z">
                    <w:rPr>
                      <w:rFonts w:ascii="Calibri" w:hAnsi="Calibri" w:cs="Calibri"/>
                      <w:color w:val="000000"/>
                      <w:sz w:val="22"/>
                      <w:szCs w:val="22"/>
                    </w:rPr>
                  </w:rPrChange>
                </w:rPr>
                <w:t>14</w:t>
              </w:r>
            </w:ins>
          </w:p>
        </w:tc>
        <w:tc>
          <w:tcPr>
            <w:tcW w:w="1271" w:type="dxa"/>
            <w:noWrap/>
            <w:hideMark/>
          </w:tcPr>
          <w:p w:rsidR="001A7F6C" w:rsidRPr="001A7F6C" w:rsidRDefault="001A7F6C" w:rsidP="001A7F6C">
            <w:pPr>
              <w:rPr>
                <w:ins w:id="2003" w:author="Nick.Tolimieri" w:date="2022-09-06T09:57:00Z"/>
                <w:rFonts w:asciiTheme="minorHAnsi" w:eastAsiaTheme="minorHAnsi" w:hAnsiTheme="minorHAnsi" w:cstheme="minorBidi"/>
                <w:sz w:val="22"/>
                <w:szCs w:val="22"/>
                <w:rPrChange w:id="2004" w:author="Nick.Tolimieri" w:date="2022-09-06T09:57:00Z">
                  <w:rPr>
                    <w:ins w:id="2005" w:author="Nick.Tolimieri" w:date="2022-09-06T09:57:00Z"/>
                    <w:rFonts w:ascii="Calibri" w:hAnsi="Calibri" w:cs="Calibri"/>
                    <w:color w:val="000000"/>
                    <w:sz w:val="22"/>
                    <w:szCs w:val="22"/>
                  </w:rPr>
                </w:rPrChange>
              </w:rPr>
              <w:pPrChange w:id="2006" w:author="Nick.Tolimieri" w:date="2022-09-06T09:57:00Z">
                <w:pPr>
                  <w:jc w:val="right"/>
                </w:pPr>
              </w:pPrChange>
            </w:pPr>
            <w:ins w:id="2007" w:author="Nick.Tolimieri" w:date="2022-09-06T09:57:00Z">
              <w:r w:rsidRPr="001A7F6C">
                <w:rPr>
                  <w:rFonts w:asciiTheme="minorHAnsi" w:eastAsiaTheme="minorHAnsi" w:hAnsiTheme="minorHAnsi" w:cstheme="minorBidi"/>
                  <w:sz w:val="22"/>
                  <w:szCs w:val="22"/>
                  <w:rPrChange w:id="200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009" w:author="Nick.Tolimieri" w:date="2022-09-06T09:57:00Z"/>
                <w:rFonts w:asciiTheme="minorHAnsi" w:eastAsiaTheme="minorHAnsi" w:hAnsiTheme="minorHAnsi" w:cstheme="minorBidi"/>
                <w:sz w:val="22"/>
                <w:szCs w:val="22"/>
                <w:rPrChange w:id="2010" w:author="Nick.Tolimieri" w:date="2022-09-06T09:57:00Z">
                  <w:rPr>
                    <w:ins w:id="2011" w:author="Nick.Tolimieri" w:date="2022-09-06T09:57:00Z"/>
                    <w:rFonts w:ascii="Calibri" w:hAnsi="Calibri" w:cs="Calibri"/>
                    <w:color w:val="000000"/>
                    <w:sz w:val="22"/>
                    <w:szCs w:val="22"/>
                  </w:rPr>
                </w:rPrChange>
              </w:rPr>
              <w:pPrChange w:id="2012" w:author="Nick.Tolimieri" w:date="2022-09-06T09:57:00Z">
                <w:pPr>
                  <w:jc w:val="right"/>
                </w:pPr>
              </w:pPrChange>
            </w:pPr>
            <w:ins w:id="2013" w:author="Nick.Tolimieri" w:date="2022-09-06T09:57:00Z">
              <w:r w:rsidRPr="001A7F6C">
                <w:rPr>
                  <w:rFonts w:asciiTheme="minorHAnsi" w:eastAsiaTheme="minorHAnsi" w:hAnsiTheme="minorHAnsi" w:cstheme="minorBidi"/>
                  <w:sz w:val="22"/>
                  <w:szCs w:val="22"/>
                  <w:rPrChange w:id="2014" w:author="Nick.Tolimieri" w:date="2022-09-06T09:57:00Z">
                    <w:rPr>
                      <w:rFonts w:ascii="Calibri" w:hAnsi="Calibri" w:cs="Calibri"/>
                      <w:color w:val="000000"/>
                      <w:sz w:val="22"/>
                      <w:szCs w:val="22"/>
                    </w:rPr>
                  </w:rPrChange>
                </w:rPr>
                <w:t>19</w:t>
              </w:r>
            </w:ins>
          </w:p>
        </w:tc>
        <w:tc>
          <w:tcPr>
            <w:tcW w:w="1105" w:type="dxa"/>
            <w:noWrap/>
            <w:hideMark/>
          </w:tcPr>
          <w:p w:rsidR="001A7F6C" w:rsidRPr="001A7F6C" w:rsidRDefault="001A7F6C" w:rsidP="001A7F6C">
            <w:pPr>
              <w:rPr>
                <w:ins w:id="2015" w:author="Nick.Tolimieri" w:date="2022-09-06T09:57:00Z"/>
                <w:rFonts w:asciiTheme="minorHAnsi" w:eastAsiaTheme="minorHAnsi" w:hAnsiTheme="minorHAnsi" w:cstheme="minorBidi"/>
                <w:sz w:val="22"/>
                <w:szCs w:val="22"/>
                <w:rPrChange w:id="2016" w:author="Nick.Tolimieri" w:date="2022-09-06T09:57:00Z">
                  <w:rPr>
                    <w:ins w:id="2017" w:author="Nick.Tolimieri" w:date="2022-09-06T09:57:00Z"/>
                    <w:rFonts w:ascii="Calibri" w:hAnsi="Calibri" w:cs="Calibri"/>
                    <w:color w:val="000000"/>
                    <w:sz w:val="22"/>
                    <w:szCs w:val="22"/>
                  </w:rPr>
                </w:rPrChange>
              </w:rPr>
              <w:pPrChange w:id="2018" w:author="Nick.Tolimieri" w:date="2022-09-06T09:57:00Z">
                <w:pPr>
                  <w:jc w:val="right"/>
                </w:pPr>
              </w:pPrChange>
            </w:pPr>
            <w:ins w:id="2019" w:author="Nick.Tolimieri" w:date="2022-09-06T09:57:00Z">
              <w:r w:rsidRPr="001A7F6C">
                <w:rPr>
                  <w:rFonts w:asciiTheme="minorHAnsi" w:eastAsiaTheme="minorHAnsi" w:hAnsiTheme="minorHAnsi" w:cstheme="minorBidi"/>
                  <w:sz w:val="22"/>
                  <w:szCs w:val="22"/>
                  <w:rPrChange w:id="2020" w:author="Nick.Tolimieri" w:date="2022-09-06T09:57:00Z">
                    <w:rPr>
                      <w:rFonts w:ascii="Calibri" w:hAnsi="Calibri" w:cs="Calibri"/>
                      <w:color w:val="000000"/>
                      <w:sz w:val="22"/>
                      <w:szCs w:val="22"/>
                    </w:rPr>
                  </w:rPrChange>
                </w:rPr>
                <w:t>19</w:t>
              </w:r>
            </w:ins>
          </w:p>
        </w:tc>
        <w:tc>
          <w:tcPr>
            <w:tcW w:w="1139" w:type="dxa"/>
            <w:noWrap/>
            <w:hideMark/>
          </w:tcPr>
          <w:p w:rsidR="001A7F6C" w:rsidRPr="001A7F6C" w:rsidRDefault="001A7F6C" w:rsidP="001A7F6C">
            <w:pPr>
              <w:rPr>
                <w:ins w:id="2021" w:author="Nick.Tolimieri" w:date="2022-09-06T09:57:00Z"/>
                <w:rFonts w:asciiTheme="minorHAnsi" w:eastAsiaTheme="minorHAnsi" w:hAnsiTheme="minorHAnsi" w:cstheme="minorBidi"/>
                <w:sz w:val="22"/>
                <w:szCs w:val="22"/>
                <w:rPrChange w:id="2022" w:author="Nick.Tolimieri" w:date="2022-09-06T09:57:00Z">
                  <w:rPr>
                    <w:ins w:id="2023" w:author="Nick.Tolimieri" w:date="2022-09-06T09:57:00Z"/>
                    <w:rFonts w:ascii="Calibri" w:hAnsi="Calibri" w:cs="Calibri"/>
                    <w:color w:val="000000"/>
                    <w:sz w:val="22"/>
                    <w:szCs w:val="22"/>
                  </w:rPr>
                </w:rPrChange>
              </w:rPr>
              <w:pPrChange w:id="2024" w:author="Nick.Tolimieri" w:date="2022-09-06T09:57:00Z">
                <w:pPr>
                  <w:jc w:val="right"/>
                </w:pPr>
              </w:pPrChange>
            </w:pPr>
            <w:ins w:id="2025" w:author="Nick.Tolimieri" w:date="2022-09-06T09:57:00Z">
              <w:r w:rsidRPr="001A7F6C">
                <w:rPr>
                  <w:rFonts w:asciiTheme="minorHAnsi" w:eastAsiaTheme="minorHAnsi" w:hAnsiTheme="minorHAnsi" w:cstheme="minorBidi"/>
                  <w:sz w:val="22"/>
                  <w:szCs w:val="22"/>
                  <w:rPrChange w:id="2026" w:author="Nick.Tolimieri" w:date="2022-09-06T09:57:00Z">
                    <w:rPr>
                      <w:rFonts w:ascii="Calibri" w:hAnsi="Calibri" w:cs="Calibri"/>
                      <w:color w:val="000000"/>
                      <w:sz w:val="22"/>
                      <w:szCs w:val="22"/>
                    </w:rPr>
                  </w:rPrChange>
                </w:rPr>
                <w:t>19</w:t>
              </w:r>
            </w:ins>
          </w:p>
        </w:tc>
        <w:tc>
          <w:tcPr>
            <w:tcW w:w="1269" w:type="dxa"/>
            <w:noWrap/>
            <w:hideMark/>
          </w:tcPr>
          <w:p w:rsidR="001A7F6C" w:rsidRPr="001A7F6C" w:rsidRDefault="001A7F6C" w:rsidP="001A7F6C">
            <w:pPr>
              <w:rPr>
                <w:ins w:id="2027" w:author="Nick.Tolimieri" w:date="2022-09-06T09:57:00Z"/>
                <w:rFonts w:asciiTheme="minorHAnsi" w:eastAsiaTheme="minorHAnsi" w:hAnsiTheme="minorHAnsi" w:cstheme="minorBidi"/>
                <w:sz w:val="22"/>
                <w:szCs w:val="22"/>
                <w:rPrChange w:id="2028" w:author="Nick.Tolimieri" w:date="2022-09-06T09:57:00Z">
                  <w:rPr>
                    <w:ins w:id="2029" w:author="Nick.Tolimieri" w:date="2022-09-06T09:57:00Z"/>
                    <w:rFonts w:ascii="Calibri" w:hAnsi="Calibri" w:cs="Calibri"/>
                    <w:color w:val="000000"/>
                    <w:sz w:val="22"/>
                    <w:szCs w:val="22"/>
                  </w:rPr>
                </w:rPrChange>
              </w:rPr>
              <w:pPrChange w:id="2030" w:author="Nick.Tolimieri" w:date="2022-09-06T09:57:00Z">
                <w:pPr>
                  <w:jc w:val="right"/>
                </w:pPr>
              </w:pPrChange>
            </w:pPr>
            <w:ins w:id="2031" w:author="Nick.Tolimieri" w:date="2022-09-06T09:57:00Z">
              <w:r w:rsidRPr="001A7F6C">
                <w:rPr>
                  <w:rFonts w:asciiTheme="minorHAnsi" w:eastAsiaTheme="minorHAnsi" w:hAnsiTheme="minorHAnsi" w:cstheme="minorBidi"/>
                  <w:sz w:val="22"/>
                  <w:szCs w:val="22"/>
                  <w:rPrChange w:id="2032" w:author="Nick.Tolimieri" w:date="2022-09-06T09:57:00Z">
                    <w:rPr>
                      <w:rFonts w:ascii="Calibri" w:hAnsi="Calibri" w:cs="Calibri"/>
                      <w:color w:val="000000"/>
                      <w:sz w:val="22"/>
                      <w:szCs w:val="22"/>
                    </w:rPr>
                  </w:rPrChange>
                </w:rPr>
                <w:t>1.54</w:t>
              </w:r>
            </w:ins>
          </w:p>
        </w:tc>
        <w:tc>
          <w:tcPr>
            <w:tcW w:w="1141" w:type="dxa"/>
            <w:noWrap/>
            <w:hideMark/>
          </w:tcPr>
          <w:p w:rsidR="001A7F6C" w:rsidRPr="001A7F6C" w:rsidRDefault="001A7F6C" w:rsidP="001A7F6C">
            <w:pPr>
              <w:rPr>
                <w:ins w:id="2033" w:author="Nick.Tolimieri" w:date="2022-09-06T09:57:00Z"/>
                <w:rFonts w:asciiTheme="minorHAnsi" w:eastAsiaTheme="minorHAnsi" w:hAnsiTheme="minorHAnsi" w:cstheme="minorBidi"/>
                <w:sz w:val="22"/>
                <w:szCs w:val="22"/>
                <w:rPrChange w:id="2034" w:author="Nick.Tolimieri" w:date="2022-09-06T09:57:00Z">
                  <w:rPr>
                    <w:ins w:id="2035" w:author="Nick.Tolimieri" w:date="2022-09-06T09:57:00Z"/>
                    <w:rFonts w:ascii="Calibri" w:hAnsi="Calibri" w:cs="Calibri"/>
                    <w:color w:val="000000"/>
                    <w:sz w:val="22"/>
                    <w:szCs w:val="22"/>
                  </w:rPr>
                </w:rPrChange>
              </w:rPr>
              <w:pPrChange w:id="2036" w:author="Nick.Tolimieri" w:date="2022-09-06T09:57:00Z">
                <w:pPr>
                  <w:jc w:val="right"/>
                </w:pPr>
              </w:pPrChange>
            </w:pPr>
            <w:ins w:id="2037" w:author="Nick.Tolimieri" w:date="2022-09-06T09:57:00Z">
              <w:r w:rsidRPr="001A7F6C">
                <w:rPr>
                  <w:rFonts w:asciiTheme="minorHAnsi" w:eastAsiaTheme="minorHAnsi" w:hAnsiTheme="minorHAnsi" w:cstheme="minorBidi"/>
                  <w:sz w:val="22"/>
                  <w:szCs w:val="22"/>
                  <w:rPrChange w:id="2038" w:author="Nick.Tolimieri" w:date="2022-09-06T09:57:00Z">
                    <w:rPr>
                      <w:rFonts w:ascii="Calibri" w:hAnsi="Calibri" w:cs="Calibri"/>
                      <w:color w:val="000000"/>
                      <w:sz w:val="22"/>
                      <w:szCs w:val="22"/>
                    </w:rPr>
                  </w:rPrChange>
                </w:rPr>
                <w:t>0.23</w:t>
              </w:r>
            </w:ins>
          </w:p>
        </w:tc>
        <w:tc>
          <w:tcPr>
            <w:tcW w:w="1141" w:type="dxa"/>
            <w:noWrap/>
            <w:hideMark/>
          </w:tcPr>
          <w:p w:rsidR="001A7F6C" w:rsidRPr="001A7F6C" w:rsidRDefault="001A7F6C" w:rsidP="001A7F6C">
            <w:pPr>
              <w:rPr>
                <w:ins w:id="2039" w:author="Nick.Tolimieri" w:date="2022-09-06T09:57:00Z"/>
                <w:rFonts w:asciiTheme="minorHAnsi" w:eastAsiaTheme="minorHAnsi" w:hAnsiTheme="minorHAnsi" w:cstheme="minorBidi"/>
                <w:sz w:val="22"/>
                <w:szCs w:val="22"/>
                <w:rPrChange w:id="2040" w:author="Nick.Tolimieri" w:date="2022-09-06T09:57:00Z">
                  <w:rPr>
                    <w:ins w:id="2041" w:author="Nick.Tolimieri" w:date="2022-09-06T09:57:00Z"/>
                    <w:rFonts w:ascii="Calibri" w:hAnsi="Calibri" w:cs="Calibri"/>
                    <w:color w:val="000000"/>
                    <w:sz w:val="22"/>
                    <w:szCs w:val="22"/>
                  </w:rPr>
                </w:rPrChange>
              </w:rPr>
              <w:pPrChange w:id="2042" w:author="Nick.Tolimieri" w:date="2022-09-06T09:57:00Z">
                <w:pPr>
                  <w:jc w:val="right"/>
                </w:pPr>
              </w:pPrChange>
            </w:pPr>
            <w:ins w:id="2043" w:author="Nick.Tolimieri" w:date="2022-09-06T09:57:00Z">
              <w:r w:rsidRPr="001A7F6C">
                <w:rPr>
                  <w:rFonts w:asciiTheme="minorHAnsi" w:eastAsiaTheme="minorHAnsi" w:hAnsiTheme="minorHAnsi" w:cstheme="minorBidi"/>
                  <w:sz w:val="22"/>
                  <w:szCs w:val="22"/>
                  <w:rPrChange w:id="2044" w:author="Nick.Tolimieri" w:date="2022-09-06T09:57:00Z">
                    <w:rPr>
                      <w:rFonts w:ascii="Calibri" w:hAnsi="Calibri" w:cs="Calibri"/>
                      <w:color w:val="000000"/>
                      <w:sz w:val="22"/>
                      <w:szCs w:val="22"/>
                    </w:rPr>
                  </w:rPrChange>
                </w:rPr>
                <w:t>1.93</w:t>
              </w:r>
            </w:ins>
          </w:p>
        </w:tc>
      </w:tr>
      <w:tr w:rsidR="001A7F6C" w:rsidRPr="001A7F6C" w:rsidTr="001A7F6C">
        <w:trPr>
          <w:trHeight w:val="300"/>
          <w:ins w:id="2045" w:author="Nick.Tolimieri" w:date="2022-09-06T09:57:00Z"/>
        </w:trPr>
        <w:tc>
          <w:tcPr>
            <w:tcW w:w="2814" w:type="dxa"/>
            <w:noWrap/>
            <w:hideMark/>
          </w:tcPr>
          <w:p w:rsidR="001A7F6C" w:rsidRPr="001A7F6C" w:rsidRDefault="001A7F6C">
            <w:pPr>
              <w:rPr>
                <w:ins w:id="2046" w:author="Nick.Tolimieri" w:date="2022-09-06T09:57:00Z"/>
                <w:rFonts w:asciiTheme="minorHAnsi" w:eastAsiaTheme="minorHAnsi" w:hAnsiTheme="minorHAnsi" w:cstheme="minorBidi"/>
                <w:sz w:val="22"/>
                <w:szCs w:val="22"/>
                <w:rPrChange w:id="2047" w:author="Nick.Tolimieri" w:date="2022-09-06T09:57:00Z">
                  <w:rPr>
                    <w:ins w:id="2048" w:author="Nick.Tolimieri" w:date="2022-09-06T09:57:00Z"/>
                    <w:rFonts w:ascii="Calibri" w:hAnsi="Calibri" w:cs="Calibri"/>
                    <w:color w:val="000000"/>
                    <w:sz w:val="22"/>
                    <w:szCs w:val="22"/>
                  </w:rPr>
                </w:rPrChange>
              </w:rPr>
            </w:pPr>
            <w:ins w:id="2049" w:author="Nick.Tolimieri" w:date="2022-09-06T09:57:00Z">
              <w:r w:rsidRPr="001A7F6C">
                <w:rPr>
                  <w:rFonts w:asciiTheme="minorHAnsi" w:eastAsiaTheme="minorHAnsi" w:hAnsiTheme="minorHAnsi" w:cstheme="minorBidi"/>
                  <w:sz w:val="22"/>
                  <w:szCs w:val="22"/>
                  <w:rPrChange w:id="205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051" w:author="Nick.Tolimieri" w:date="2022-09-06T09:57:00Z"/>
                <w:rFonts w:asciiTheme="minorHAnsi" w:eastAsiaTheme="minorHAnsi" w:hAnsiTheme="minorHAnsi" w:cstheme="minorBidi"/>
                <w:sz w:val="22"/>
                <w:szCs w:val="22"/>
                <w:rPrChange w:id="2052" w:author="Nick.Tolimieri" w:date="2022-09-06T09:57:00Z">
                  <w:rPr>
                    <w:ins w:id="2053" w:author="Nick.Tolimieri" w:date="2022-09-06T09:57:00Z"/>
                    <w:rFonts w:ascii="Calibri" w:hAnsi="Calibri" w:cs="Calibri"/>
                    <w:color w:val="000000"/>
                    <w:sz w:val="22"/>
                    <w:szCs w:val="22"/>
                  </w:rPr>
                </w:rPrChange>
              </w:rPr>
              <w:pPrChange w:id="2054" w:author="Nick.Tolimieri" w:date="2022-09-06T09:57:00Z">
                <w:pPr>
                  <w:jc w:val="right"/>
                </w:pPr>
              </w:pPrChange>
            </w:pPr>
            <w:ins w:id="2055" w:author="Nick.Tolimieri" w:date="2022-09-06T09:57:00Z">
              <w:r w:rsidRPr="001A7F6C">
                <w:rPr>
                  <w:rFonts w:asciiTheme="minorHAnsi" w:eastAsiaTheme="minorHAnsi" w:hAnsiTheme="minorHAnsi" w:cstheme="minorBidi"/>
                  <w:sz w:val="22"/>
                  <w:szCs w:val="22"/>
                  <w:rPrChange w:id="2056" w:author="Nick.Tolimieri" w:date="2022-09-06T09:57:00Z">
                    <w:rPr>
                      <w:rFonts w:ascii="Calibri" w:hAnsi="Calibri" w:cs="Calibri"/>
                      <w:color w:val="000000"/>
                      <w:sz w:val="22"/>
                      <w:szCs w:val="22"/>
                    </w:rPr>
                  </w:rPrChange>
                </w:rPr>
                <w:t>2003</w:t>
              </w:r>
            </w:ins>
          </w:p>
        </w:tc>
        <w:tc>
          <w:tcPr>
            <w:tcW w:w="1177" w:type="dxa"/>
            <w:noWrap/>
            <w:hideMark/>
          </w:tcPr>
          <w:p w:rsidR="001A7F6C" w:rsidRPr="001A7F6C" w:rsidRDefault="001A7F6C" w:rsidP="001A7F6C">
            <w:pPr>
              <w:rPr>
                <w:ins w:id="2057" w:author="Nick.Tolimieri" w:date="2022-09-06T09:57:00Z"/>
                <w:rFonts w:asciiTheme="minorHAnsi" w:eastAsiaTheme="minorHAnsi" w:hAnsiTheme="minorHAnsi" w:cstheme="minorBidi"/>
                <w:sz w:val="22"/>
                <w:szCs w:val="22"/>
                <w:rPrChange w:id="2058" w:author="Nick.Tolimieri" w:date="2022-09-06T09:57:00Z">
                  <w:rPr>
                    <w:ins w:id="2059" w:author="Nick.Tolimieri" w:date="2022-09-06T09:57:00Z"/>
                    <w:rFonts w:ascii="Calibri" w:hAnsi="Calibri" w:cs="Calibri"/>
                    <w:color w:val="000000"/>
                    <w:sz w:val="22"/>
                    <w:szCs w:val="22"/>
                  </w:rPr>
                </w:rPrChange>
              </w:rPr>
              <w:pPrChange w:id="2060" w:author="Nick.Tolimieri" w:date="2022-09-06T09:57:00Z">
                <w:pPr>
                  <w:jc w:val="right"/>
                </w:pPr>
              </w:pPrChange>
            </w:pPr>
            <w:ins w:id="2061" w:author="Nick.Tolimieri" w:date="2022-09-06T09:57:00Z">
              <w:r w:rsidRPr="001A7F6C">
                <w:rPr>
                  <w:rFonts w:asciiTheme="minorHAnsi" w:eastAsiaTheme="minorHAnsi" w:hAnsiTheme="minorHAnsi" w:cstheme="minorBidi"/>
                  <w:sz w:val="22"/>
                  <w:szCs w:val="22"/>
                  <w:rPrChange w:id="2062" w:author="Nick.Tolimieri" w:date="2022-09-06T09:57:00Z">
                    <w:rPr>
                      <w:rFonts w:ascii="Calibri" w:hAnsi="Calibri" w:cs="Calibri"/>
                      <w:color w:val="000000"/>
                      <w:sz w:val="22"/>
                      <w:szCs w:val="22"/>
                    </w:rPr>
                  </w:rPrChange>
                </w:rPr>
                <w:t>29</w:t>
              </w:r>
            </w:ins>
          </w:p>
        </w:tc>
        <w:tc>
          <w:tcPr>
            <w:tcW w:w="1271" w:type="dxa"/>
            <w:noWrap/>
            <w:hideMark/>
          </w:tcPr>
          <w:p w:rsidR="001A7F6C" w:rsidRPr="001A7F6C" w:rsidRDefault="001A7F6C" w:rsidP="001A7F6C">
            <w:pPr>
              <w:rPr>
                <w:ins w:id="2063" w:author="Nick.Tolimieri" w:date="2022-09-06T09:57:00Z"/>
                <w:rFonts w:asciiTheme="minorHAnsi" w:eastAsiaTheme="minorHAnsi" w:hAnsiTheme="minorHAnsi" w:cstheme="minorBidi"/>
                <w:sz w:val="22"/>
                <w:szCs w:val="22"/>
                <w:rPrChange w:id="2064" w:author="Nick.Tolimieri" w:date="2022-09-06T09:57:00Z">
                  <w:rPr>
                    <w:ins w:id="2065" w:author="Nick.Tolimieri" w:date="2022-09-06T09:57:00Z"/>
                    <w:rFonts w:ascii="Calibri" w:hAnsi="Calibri" w:cs="Calibri"/>
                    <w:color w:val="000000"/>
                    <w:sz w:val="22"/>
                    <w:szCs w:val="22"/>
                  </w:rPr>
                </w:rPrChange>
              </w:rPr>
              <w:pPrChange w:id="2066" w:author="Nick.Tolimieri" w:date="2022-09-06T09:57:00Z">
                <w:pPr>
                  <w:jc w:val="right"/>
                </w:pPr>
              </w:pPrChange>
            </w:pPr>
            <w:ins w:id="2067" w:author="Nick.Tolimieri" w:date="2022-09-06T09:57:00Z">
              <w:r w:rsidRPr="001A7F6C">
                <w:rPr>
                  <w:rFonts w:asciiTheme="minorHAnsi" w:eastAsiaTheme="minorHAnsi" w:hAnsiTheme="minorHAnsi" w:cstheme="minorBidi"/>
                  <w:sz w:val="22"/>
                  <w:szCs w:val="22"/>
                  <w:rPrChange w:id="206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069" w:author="Nick.Tolimieri" w:date="2022-09-06T09:57:00Z"/>
                <w:rFonts w:asciiTheme="minorHAnsi" w:eastAsiaTheme="minorHAnsi" w:hAnsiTheme="minorHAnsi" w:cstheme="minorBidi"/>
                <w:sz w:val="22"/>
                <w:szCs w:val="22"/>
                <w:rPrChange w:id="2070" w:author="Nick.Tolimieri" w:date="2022-09-06T09:57:00Z">
                  <w:rPr>
                    <w:ins w:id="2071" w:author="Nick.Tolimieri" w:date="2022-09-06T09:57:00Z"/>
                    <w:rFonts w:ascii="Calibri" w:hAnsi="Calibri" w:cs="Calibri"/>
                    <w:color w:val="000000"/>
                    <w:sz w:val="22"/>
                    <w:szCs w:val="22"/>
                  </w:rPr>
                </w:rPrChange>
              </w:rPr>
              <w:pPrChange w:id="2072" w:author="Nick.Tolimieri" w:date="2022-09-06T09:57:00Z">
                <w:pPr>
                  <w:jc w:val="right"/>
                </w:pPr>
              </w:pPrChange>
            </w:pPr>
            <w:ins w:id="2073" w:author="Nick.Tolimieri" w:date="2022-09-06T09:57:00Z">
              <w:r w:rsidRPr="001A7F6C">
                <w:rPr>
                  <w:rFonts w:asciiTheme="minorHAnsi" w:eastAsiaTheme="minorHAnsi" w:hAnsiTheme="minorHAnsi" w:cstheme="minorBidi"/>
                  <w:sz w:val="22"/>
                  <w:szCs w:val="22"/>
                  <w:rPrChange w:id="2074" w:author="Nick.Tolimieri" w:date="2022-09-06T09:57:00Z">
                    <w:rPr>
                      <w:rFonts w:ascii="Calibri" w:hAnsi="Calibri" w:cs="Calibri"/>
                      <w:color w:val="000000"/>
                      <w:sz w:val="22"/>
                      <w:szCs w:val="22"/>
                    </w:rPr>
                  </w:rPrChange>
                </w:rPr>
                <w:t>10</w:t>
              </w:r>
            </w:ins>
          </w:p>
        </w:tc>
        <w:tc>
          <w:tcPr>
            <w:tcW w:w="1105" w:type="dxa"/>
            <w:noWrap/>
            <w:hideMark/>
          </w:tcPr>
          <w:p w:rsidR="001A7F6C" w:rsidRPr="001A7F6C" w:rsidRDefault="001A7F6C" w:rsidP="001A7F6C">
            <w:pPr>
              <w:rPr>
                <w:ins w:id="2075" w:author="Nick.Tolimieri" w:date="2022-09-06T09:57:00Z"/>
                <w:rFonts w:asciiTheme="minorHAnsi" w:eastAsiaTheme="minorHAnsi" w:hAnsiTheme="minorHAnsi" w:cstheme="minorBidi"/>
                <w:sz w:val="22"/>
                <w:szCs w:val="22"/>
                <w:rPrChange w:id="2076" w:author="Nick.Tolimieri" w:date="2022-09-06T09:57:00Z">
                  <w:rPr>
                    <w:ins w:id="2077" w:author="Nick.Tolimieri" w:date="2022-09-06T09:57:00Z"/>
                    <w:rFonts w:ascii="Calibri" w:hAnsi="Calibri" w:cs="Calibri"/>
                    <w:color w:val="000000"/>
                    <w:sz w:val="22"/>
                    <w:szCs w:val="22"/>
                  </w:rPr>
                </w:rPrChange>
              </w:rPr>
              <w:pPrChange w:id="2078" w:author="Nick.Tolimieri" w:date="2022-09-06T09:57:00Z">
                <w:pPr>
                  <w:jc w:val="right"/>
                </w:pPr>
              </w:pPrChange>
            </w:pPr>
            <w:ins w:id="2079" w:author="Nick.Tolimieri" w:date="2022-09-06T09:57:00Z">
              <w:r w:rsidRPr="001A7F6C">
                <w:rPr>
                  <w:rFonts w:asciiTheme="minorHAnsi" w:eastAsiaTheme="minorHAnsi" w:hAnsiTheme="minorHAnsi" w:cstheme="minorBidi"/>
                  <w:sz w:val="22"/>
                  <w:szCs w:val="22"/>
                  <w:rPrChange w:id="2080" w:author="Nick.Tolimieri" w:date="2022-09-06T09:57:00Z">
                    <w:rPr>
                      <w:rFonts w:ascii="Calibri" w:hAnsi="Calibri" w:cs="Calibri"/>
                      <w:color w:val="000000"/>
                      <w:sz w:val="22"/>
                      <w:szCs w:val="22"/>
                    </w:rPr>
                  </w:rPrChange>
                </w:rPr>
                <w:t>10</w:t>
              </w:r>
            </w:ins>
          </w:p>
        </w:tc>
        <w:tc>
          <w:tcPr>
            <w:tcW w:w="1139" w:type="dxa"/>
            <w:noWrap/>
            <w:hideMark/>
          </w:tcPr>
          <w:p w:rsidR="001A7F6C" w:rsidRPr="001A7F6C" w:rsidRDefault="001A7F6C" w:rsidP="001A7F6C">
            <w:pPr>
              <w:rPr>
                <w:ins w:id="2081" w:author="Nick.Tolimieri" w:date="2022-09-06T09:57:00Z"/>
                <w:rFonts w:asciiTheme="minorHAnsi" w:eastAsiaTheme="minorHAnsi" w:hAnsiTheme="minorHAnsi" w:cstheme="minorBidi"/>
                <w:sz w:val="22"/>
                <w:szCs w:val="22"/>
                <w:rPrChange w:id="2082" w:author="Nick.Tolimieri" w:date="2022-09-06T09:57:00Z">
                  <w:rPr>
                    <w:ins w:id="2083" w:author="Nick.Tolimieri" w:date="2022-09-06T09:57:00Z"/>
                    <w:rFonts w:ascii="Calibri" w:hAnsi="Calibri" w:cs="Calibri"/>
                    <w:color w:val="000000"/>
                    <w:sz w:val="22"/>
                    <w:szCs w:val="22"/>
                  </w:rPr>
                </w:rPrChange>
              </w:rPr>
              <w:pPrChange w:id="2084" w:author="Nick.Tolimieri" w:date="2022-09-06T09:57:00Z">
                <w:pPr>
                  <w:jc w:val="right"/>
                </w:pPr>
              </w:pPrChange>
            </w:pPr>
            <w:ins w:id="2085" w:author="Nick.Tolimieri" w:date="2022-09-06T09:57:00Z">
              <w:r w:rsidRPr="001A7F6C">
                <w:rPr>
                  <w:rFonts w:asciiTheme="minorHAnsi" w:eastAsiaTheme="minorHAnsi" w:hAnsiTheme="minorHAnsi" w:cstheme="minorBidi"/>
                  <w:sz w:val="22"/>
                  <w:szCs w:val="22"/>
                  <w:rPrChange w:id="2086" w:author="Nick.Tolimieri" w:date="2022-09-06T09:57:00Z">
                    <w:rPr>
                      <w:rFonts w:ascii="Calibri" w:hAnsi="Calibri" w:cs="Calibri"/>
                      <w:color w:val="000000"/>
                      <w:sz w:val="22"/>
                      <w:szCs w:val="22"/>
                    </w:rPr>
                  </w:rPrChange>
                </w:rPr>
                <w:t>10</w:t>
              </w:r>
            </w:ins>
          </w:p>
        </w:tc>
        <w:tc>
          <w:tcPr>
            <w:tcW w:w="1269" w:type="dxa"/>
            <w:noWrap/>
            <w:hideMark/>
          </w:tcPr>
          <w:p w:rsidR="001A7F6C" w:rsidRPr="001A7F6C" w:rsidRDefault="001A7F6C" w:rsidP="001A7F6C">
            <w:pPr>
              <w:rPr>
                <w:ins w:id="2087" w:author="Nick.Tolimieri" w:date="2022-09-06T09:57:00Z"/>
                <w:rFonts w:asciiTheme="minorHAnsi" w:eastAsiaTheme="minorHAnsi" w:hAnsiTheme="minorHAnsi" w:cstheme="minorBidi"/>
                <w:sz w:val="22"/>
                <w:szCs w:val="22"/>
                <w:rPrChange w:id="2088" w:author="Nick.Tolimieri" w:date="2022-09-06T09:57:00Z">
                  <w:rPr>
                    <w:ins w:id="2089" w:author="Nick.Tolimieri" w:date="2022-09-06T09:57:00Z"/>
                    <w:rFonts w:ascii="Calibri" w:hAnsi="Calibri" w:cs="Calibri"/>
                    <w:color w:val="000000"/>
                    <w:sz w:val="22"/>
                    <w:szCs w:val="22"/>
                  </w:rPr>
                </w:rPrChange>
              </w:rPr>
              <w:pPrChange w:id="2090" w:author="Nick.Tolimieri" w:date="2022-09-06T09:57:00Z">
                <w:pPr>
                  <w:jc w:val="right"/>
                </w:pPr>
              </w:pPrChange>
            </w:pPr>
            <w:ins w:id="2091" w:author="Nick.Tolimieri" w:date="2022-09-06T09:57:00Z">
              <w:r w:rsidRPr="001A7F6C">
                <w:rPr>
                  <w:rFonts w:asciiTheme="minorHAnsi" w:eastAsiaTheme="minorHAnsi" w:hAnsiTheme="minorHAnsi" w:cstheme="minorBidi"/>
                  <w:sz w:val="22"/>
                  <w:szCs w:val="22"/>
                  <w:rPrChange w:id="2092" w:author="Nick.Tolimieri" w:date="2022-09-06T09:57:00Z">
                    <w:rPr>
                      <w:rFonts w:ascii="Calibri" w:hAnsi="Calibri" w:cs="Calibri"/>
                      <w:color w:val="000000"/>
                      <w:sz w:val="22"/>
                      <w:szCs w:val="22"/>
                    </w:rPr>
                  </w:rPrChange>
                </w:rPr>
                <w:t>1.5</w:t>
              </w:r>
            </w:ins>
          </w:p>
        </w:tc>
        <w:tc>
          <w:tcPr>
            <w:tcW w:w="1141" w:type="dxa"/>
            <w:noWrap/>
            <w:hideMark/>
          </w:tcPr>
          <w:p w:rsidR="001A7F6C" w:rsidRPr="001A7F6C" w:rsidRDefault="001A7F6C" w:rsidP="001A7F6C">
            <w:pPr>
              <w:rPr>
                <w:ins w:id="2093" w:author="Nick.Tolimieri" w:date="2022-09-06T09:57:00Z"/>
                <w:rFonts w:asciiTheme="minorHAnsi" w:eastAsiaTheme="minorHAnsi" w:hAnsiTheme="minorHAnsi" w:cstheme="minorBidi"/>
                <w:sz w:val="22"/>
                <w:szCs w:val="22"/>
                <w:rPrChange w:id="2094" w:author="Nick.Tolimieri" w:date="2022-09-06T09:57:00Z">
                  <w:rPr>
                    <w:ins w:id="2095" w:author="Nick.Tolimieri" w:date="2022-09-06T09:57:00Z"/>
                    <w:rFonts w:ascii="Calibri" w:hAnsi="Calibri" w:cs="Calibri"/>
                    <w:color w:val="000000"/>
                    <w:sz w:val="22"/>
                    <w:szCs w:val="22"/>
                  </w:rPr>
                </w:rPrChange>
              </w:rPr>
              <w:pPrChange w:id="2096" w:author="Nick.Tolimieri" w:date="2022-09-06T09:57:00Z">
                <w:pPr>
                  <w:jc w:val="right"/>
                </w:pPr>
              </w:pPrChange>
            </w:pPr>
            <w:ins w:id="2097" w:author="Nick.Tolimieri" w:date="2022-09-06T09:57:00Z">
              <w:r w:rsidRPr="001A7F6C">
                <w:rPr>
                  <w:rFonts w:asciiTheme="minorHAnsi" w:eastAsiaTheme="minorHAnsi" w:hAnsiTheme="minorHAnsi" w:cstheme="minorBidi"/>
                  <w:sz w:val="22"/>
                  <w:szCs w:val="22"/>
                  <w:rPrChange w:id="2098" w:author="Nick.Tolimieri" w:date="2022-09-06T09:57:00Z">
                    <w:rPr>
                      <w:rFonts w:ascii="Calibri" w:hAnsi="Calibri" w:cs="Calibri"/>
                      <w:color w:val="000000"/>
                      <w:sz w:val="22"/>
                      <w:szCs w:val="22"/>
                    </w:rPr>
                  </w:rPrChange>
                </w:rPr>
                <w:t>0.13</w:t>
              </w:r>
            </w:ins>
          </w:p>
        </w:tc>
        <w:tc>
          <w:tcPr>
            <w:tcW w:w="1141" w:type="dxa"/>
            <w:noWrap/>
            <w:hideMark/>
          </w:tcPr>
          <w:p w:rsidR="001A7F6C" w:rsidRPr="001A7F6C" w:rsidRDefault="001A7F6C" w:rsidP="001A7F6C">
            <w:pPr>
              <w:rPr>
                <w:ins w:id="2099" w:author="Nick.Tolimieri" w:date="2022-09-06T09:57:00Z"/>
                <w:rFonts w:asciiTheme="minorHAnsi" w:eastAsiaTheme="minorHAnsi" w:hAnsiTheme="minorHAnsi" w:cstheme="minorBidi"/>
                <w:sz w:val="22"/>
                <w:szCs w:val="22"/>
                <w:rPrChange w:id="2100" w:author="Nick.Tolimieri" w:date="2022-09-06T09:57:00Z">
                  <w:rPr>
                    <w:ins w:id="2101" w:author="Nick.Tolimieri" w:date="2022-09-06T09:57:00Z"/>
                    <w:rFonts w:ascii="Calibri" w:hAnsi="Calibri" w:cs="Calibri"/>
                    <w:color w:val="000000"/>
                    <w:sz w:val="22"/>
                    <w:szCs w:val="22"/>
                  </w:rPr>
                </w:rPrChange>
              </w:rPr>
              <w:pPrChange w:id="2102" w:author="Nick.Tolimieri" w:date="2022-09-06T09:57:00Z">
                <w:pPr>
                  <w:jc w:val="right"/>
                </w:pPr>
              </w:pPrChange>
            </w:pPr>
            <w:ins w:id="2103" w:author="Nick.Tolimieri" w:date="2022-09-06T09:57:00Z">
              <w:r w:rsidRPr="001A7F6C">
                <w:rPr>
                  <w:rFonts w:asciiTheme="minorHAnsi" w:eastAsiaTheme="minorHAnsi" w:hAnsiTheme="minorHAnsi" w:cstheme="minorBidi"/>
                  <w:sz w:val="22"/>
                  <w:szCs w:val="22"/>
                  <w:rPrChange w:id="2104" w:author="Nick.Tolimieri" w:date="2022-09-06T09:57:00Z">
                    <w:rPr>
                      <w:rFonts w:ascii="Calibri" w:hAnsi="Calibri" w:cs="Calibri"/>
                      <w:color w:val="000000"/>
                      <w:sz w:val="22"/>
                      <w:szCs w:val="22"/>
                    </w:rPr>
                  </w:rPrChange>
                </w:rPr>
                <w:t>1.69</w:t>
              </w:r>
            </w:ins>
          </w:p>
        </w:tc>
      </w:tr>
      <w:tr w:rsidR="001A7F6C" w:rsidRPr="001A7F6C" w:rsidTr="001A7F6C">
        <w:trPr>
          <w:trHeight w:val="300"/>
          <w:ins w:id="2105" w:author="Nick.Tolimieri" w:date="2022-09-06T09:57:00Z"/>
        </w:trPr>
        <w:tc>
          <w:tcPr>
            <w:tcW w:w="2814" w:type="dxa"/>
            <w:noWrap/>
            <w:hideMark/>
          </w:tcPr>
          <w:p w:rsidR="001A7F6C" w:rsidRPr="001A7F6C" w:rsidRDefault="001A7F6C">
            <w:pPr>
              <w:rPr>
                <w:ins w:id="2106" w:author="Nick.Tolimieri" w:date="2022-09-06T09:57:00Z"/>
                <w:rFonts w:asciiTheme="minorHAnsi" w:eastAsiaTheme="minorHAnsi" w:hAnsiTheme="minorHAnsi" w:cstheme="minorBidi"/>
                <w:sz w:val="22"/>
                <w:szCs w:val="22"/>
                <w:rPrChange w:id="2107" w:author="Nick.Tolimieri" w:date="2022-09-06T09:57:00Z">
                  <w:rPr>
                    <w:ins w:id="2108" w:author="Nick.Tolimieri" w:date="2022-09-06T09:57:00Z"/>
                    <w:rFonts w:ascii="Calibri" w:hAnsi="Calibri" w:cs="Calibri"/>
                    <w:color w:val="000000"/>
                    <w:sz w:val="22"/>
                    <w:szCs w:val="22"/>
                  </w:rPr>
                </w:rPrChange>
              </w:rPr>
            </w:pPr>
            <w:ins w:id="2109" w:author="Nick.Tolimieri" w:date="2022-09-06T09:57:00Z">
              <w:r w:rsidRPr="001A7F6C">
                <w:rPr>
                  <w:rFonts w:asciiTheme="minorHAnsi" w:eastAsiaTheme="minorHAnsi" w:hAnsiTheme="minorHAnsi" w:cstheme="minorBidi"/>
                  <w:sz w:val="22"/>
                  <w:szCs w:val="22"/>
                  <w:rPrChange w:id="211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111" w:author="Nick.Tolimieri" w:date="2022-09-06T09:57:00Z"/>
                <w:rFonts w:asciiTheme="minorHAnsi" w:eastAsiaTheme="minorHAnsi" w:hAnsiTheme="minorHAnsi" w:cstheme="minorBidi"/>
                <w:sz w:val="22"/>
                <w:szCs w:val="22"/>
                <w:rPrChange w:id="2112" w:author="Nick.Tolimieri" w:date="2022-09-06T09:57:00Z">
                  <w:rPr>
                    <w:ins w:id="2113" w:author="Nick.Tolimieri" w:date="2022-09-06T09:57:00Z"/>
                    <w:rFonts w:ascii="Calibri" w:hAnsi="Calibri" w:cs="Calibri"/>
                    <w:color w:val="000000"/>
                    <w:sz w:val="22"/>
                    <w:szCs w:val="22"/>
                  </w:rPr>
                </w:rPrChange>
              </w:rPr>
              <w:pPrChange w:id="2114" w:author="Nick.Tolimieri" w:date="2022-09-06T09:57:00Z">
                <w:pPr>
                  <w:jc w:val="right"/>
                </w:pPr>
              </w:pPrChange>
            </w:pPr>
            <w:ins w:id="2115" w:author="Nick.Tolimieri" w:date="2022-09-06T09:57:00Z">
              <w:r w:rsidRPr="001A7F6C">
                <w:rPr>
                  <w:rFonts w:asciiTheme="minorHAnsi" w:eastAsiaTheme="minorHAnsi" w:hAnsiTheme="minorHAnsi" w:cstheme="minorBidi"/>
                  <w:sz w:val="22"/>
                  <w:szCs w:val="22"/>
                  <w:rPrChange w:id="2116" w:author="Nick.Tolimieri" w:date="2022-09-06T09:57:00Z">
                    <w:rPr>
                      <w:rFonts w:ascii="Calibri" w:hAnsi="Calibri" w:cs="Calibri"/>
                      <w:color w:val="000000"/>
                      <w:sz w:val="22"/>
                      <w:szCs w:val="22"/>
                    </w:rPr>
                  </w:rPrChange>
                </w:rPr>
                <w:t>2004</w:t>
              </w:r>
            </w:ins>
          </w:p>
        </w:tc>
        <w:tc>
          <w:tcPr>
            <w:tcW w:w="1177" w:type="dxa"/>
            <w:noWrap/>
            <w:hideMark/>
          </w:tcPr>
          <w:p w:rsidR="001A7F6C" w:rsidRPr="001A7F6C" w:rsidRDefault="001A7F6C" w:rsidP="001A7F6C">
            <w:pPr>
              <w:rPr>
                <w:ins w:id="2117" w:author="Nick.Tolimieri" w:date="2022-09-06T09:57:00Z"/>
                <w:rFonts w:asciiTheme="minorHAnsi" w:eastAsiaTheme="minorHAnsi" w:hAnsiTheme="minorHAnsi" w:cstheme="minorBidi"/>
                <w:sz w:val="22"/>
                <w:szCs w:val="22"/>
                <w:rPrChange w:id="2118" w:author="Nick.Tolimieri" w:date="2022-09-06T09:57:00Z">
                  <w:rPr>
                    <w:ins w:id="2119" w:author="Nick.Tolimieri" w:date="2022-09-06T09:57:00Z"/>
                    <w:rFonts w:ascii="Calibri" w:hAnsi="Calibri" w:cs="Calibri"/>
                    <w:color w:val="000000"/>
                    <w:sz w:val="22"/>
                    <w:szCs w:val="22"/>
                  </w:rPr>
                </w:rPrChange>
              </w:rPr>
              <w:pPrChange w:id="2120" w:author="Nick.Tolimieri" w:date="2022-09-06T09:57:00Z">
                <w:pPr>
                  <w:jc w:val="right"/>
                </w:pPr>
              </w:pPrChange>
            </w:pPr>
            <w:ins w:id="2121" w:author="Nick.Tolimieri" w:date="2022-09-06T09:57:00Z">
              <w:r w:rsidRPr="001A7F6C">
                <w:rPr>
                  <w:rFonts w:asciiTheme="minorHAnsi" w:eastAsiaTheme="minorHAnsi" w:hAnsiTheme="minorHAnsi" w:cstheme="minorBidi"/>
                  <w:sz w:val="22"/>
                  <w:szCs w:val="22"/>
                  <w:rPrChange w:id="2122" w:author="Nick.Tolimieri" w:date="2022-09-06T09:57:00Z">
                    <w:rPr>
                      <w:rFonts w:ascii="Calibri" w:hAnsi="Calibri" w:cs="Calibri"/>
                      <w:color w:val="000000"/>
                      <w:sz w:val="22"/>
                      <w:szCs w:val="22"/>
                    </w:rPr>
                  </w:rPrChange>
                </w:rPr>
                <w:t>15</w:t>
              </w:r>
            </w:ins>
          </w:p>
        </w:tc>
        <w:tc>
          <w:tcPr>
            <w:tcW w:w="1271" w:type="dxa"/>
            <w:noWrap/>
            <w:hideMark/>
          </w:tcPr>
          <w:p w:rsidR="001A7F6C" w:rsidRPr="001A7F6C" w:rsidRDefault="001A7F6C" w:rsidP="001A7F6C">
            <w:pPr>
              <w:rPr>
                <w:ins w:id="2123" w:author="Nick.Tolimieri" w:date="2022-09-06T09:57:00Z"/>
                <w:rFonts w:asciiTheme="minorHAnsi" w:eastAsiaTheme="minorHAnsi" w:hAnsiTheme="minorHAnsi" w:cstheme="minorBidi"/>
                <w:sz w:val="22"/>
                <w:szCs w:val="22"/>
                <w:rPrChange w:id="2124" w:author="Nick.Tolimieri" w:date="2022-09-06T09:57:00Z">
                  <w:rPr>
                    <w:ins w:id="2125" w:author="Nick.Tolimieri" w:date="2022-09-06T09:57:00Z"/>
                    <w:rFonts w:ascii="Calibri" w:hAnsi="Calibri" w:cs="Calibri"/>
                    <w:color w:val="000000"/>
                    <w:sz w:val="22"/>
                    <w:szCs w:val="22"/>
                  </w:rPr>
                </w:rPrChange>
              </w:rPr>
              <w:pPrChange w:id="2126" w:author="Nick.Tolimieri" w:date="2022-09-06T09:57:00Z">
                <w:pPr>
                  <w:jc w:val="right"/>
                </w:pPr>
              </w:pPrChange>
            </w:pPr>
            <w:ins w:id="2127" w:author="Nick.Tolimieri" w:date="2022-09-06T09:57:00Z">
              <w:r w:rsidRPr="001A7F6C">
                <w:rPr>
                  <w:rFonts w:asciiTheme="minorHAnsi" w:eastAsiaTheme="minorHAnsi" w:hAnsiTheme="minorHAnsi" w:cstheme="minorBidi"/>
                  <w:sz w:val="22"/>
                  <w:szCs w:val="22"/>
                  <w:rPrChange w:id="212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129" w:author="Nick.Tolimieri" w:date="2022-09-06T09:57:00Z"/>
                <w:rFonts w:asciiTheme="minorHAnsi" w:eastAsiaTheme="minorHAnsi" w:hAnsiTheme="minorHAnsi" w:cstheme="minorBidi"/>
                <w:sz w:val="22"/>
                <w:szCs w:val="22"/>
                <w:rPrChange w:id="2130" w:author="Nick.Tolimieri" w:date="2022-09-06T09:57:00Z">
                  <w:rPr>
                    <w:ins w:id="2131" w:author="Nick.Tolimieri" w:date="2022-09-06T09:57:00Z"/>
                    <w:rFonts w:ascii="Calibri" w:hAnsi="Calibri" w:cs="Calibri"/>
                    <w:color w:val="000000"/>
                    <w:sz w:val="22"/>
                    <w:szCs w:val="22"/>
                  </w:rPr>
                </w:rPrChange>
              </w:rPr>
              <w:pPrChange w:id="2132" w:author="Nick.Tolimieri" w:date="2022-09-06T09:57:00Z">
                <w:pPr>
                  <w:jc w:val="right"/>
                </w:pPr>
              </w:pPrChange>
            </w:pPr>
            <w:ins w:id="2133" w:author="Nick.Tolimieri" w:date="2022-09-06T09:57:00Z">
              <w:r w:rsidRPr="001A7F6C">
                <w:rPr>
                  <w:rFonts w:asciiTheme="minorHAnsi" w:eastAsiaTheme="minorHAnsi" w:hAnsiTheme="minorHAnsi" w:cstheme="minorBidi"/>
                  <w:sz w:val="22"/>
                  <w:szCs w:val="22"/>
                  <w:rPrChange w:id="2134" w:author="Nick.Tolimieri" w:date="2022-09-06T09:57:00Z">
                    <w:rPr>
                      <w:rFonts w:ascii="Calibri" w:hAnsi="Calibri" w:cs="Calibri"/>
                      <w:color w:val="000000"/>
                      <w:sz w:val="22"/>
                      <w:szCs w:val="22"/>
                    </w:rPr>
                  </w:rPrChange>
                </w:rPr>
                <w:t>6</w:t>
              </w:r>
            </w:ins>
          </w:p>
        </w:tc>
        <w:tc>
          <w:tcPr>
            <w:tcW w:w="1105" w:type="dxa"/>
            <w:noWrap/>
            <w:hideMark/>
          </w:tcPr>
          <w:p w:rsidR="001A7F6C" w:rsidRPr="001A7F6C" w:rsidRDefault="001A7F6C" w:rsidP="001A7F6C">
            <w:pPr>
              <w:rPr>
                <w:ins w:id="2135" w:author="Nick.Tolimieri" w:date="2022-09-06T09:57:00Z"/>
                <w:rFonts w:asciiTheme="minorHAnsi" w:eastAsiaTheme="minorHAnsi" w:hAnsiTheme="minorHAnsi" w:cstheme="minorBidi"/>
                <w:sz w:val="22"/>
                <w:szCs w:val="22"/>
                <w:rPrChange w:id="2136" w:author="Nick.Tolimieri" w:date="2022-09-06T09:57:00Z">
                  <w:rPr>
                    <w:ins w:id="2137" w:author="Nick.Tolimieri" w:date="2022-09-06T09:57:00Z"/>
                    <w:rFonts w:ascii="Calibri" w:hAnsi="Calibri" w:cs="Calibri"/>
                    <w:color w:val="000000"/>
                    <w:sz w:val="22"/>
                    <w:szCs w:val="22"/>
                  </w:rPr>
                </w:rPrChange>
              </w:rPr>
              <w:pPrChange w:id="2138" w:author="Nick.Tolimieri" w:date="2022-09-06T09:57:00Z">
                <w:pPr>
                  <w:jc w:val="right"/>
                </w:pPr>
              </w:pPrChange>
            </w:pPr>
            <w:ins w:id="2139" w:author="Nick.Tolimieri" w:date="2022-09-06T09:57:00Z">
              <w:r w:rsidRPr="001A7F6C">
                <w:rPr>
                  <w:rFonts w:asciiTheme="minorHAnsi" w:eastAsiaTheme="minorHAnsi" w:hAnsiTheme="minorHAnsi" w:cstheme="minorBidi"/>
                  <w:sz w:val="22"/>
                  <w:szCs w:val="22"/>
                  <w:rPrChange w:id="2140" w:author="Nick.Tolimieri" w:date="2022-09-06T09:57:00Z">
                    <w:rPr>
                      <w:rFonts w:ascii="Calibri" w:hAnsi="Calibri" w:cs="Calibri"/>
                      <w:color w:val="000000"/>
                      <w:sz w:val="22"/>
                      <w:szCs w:val="22"/>
                    </w:rPr>
                  </w:rPrChange>
                </w:rPr>
                <w:t>6</w:t>
              </w:r>
            </w:ins>
          </w:p>
        </w:tc>
        <w:tc>
          <w:tcPr>
            <w:tcW w:w="1139" w:type="dxa"/>
            <w:noWrap/>
            <w:hideMark/>
          </w:tcPr>
          <w:p w:rsidR="001A7F6C" w:rsidRPr="001A7F6C" w:rsidRDefault="001A7F6C" w:rsidP="001A7F6C">
            <w:pPr>
              <w:rPr>
                <w:ins w:id="2141" w:author="Nick.Tolimieri" w:date="2022-09-06T09:57:00Z"/>
                <w:rFonts w:asciiTheme="minorHAnsi" w:eastAsiaTheme="minorHAnsi" w:hAnsiTheme="minorHAnsi" w:cstheme="minorBidi"/>
                <w:sz w:val="22"/>
                <w:szCs w:val="22"/>
                <w:rPrChange w:id="2142" w:author="Nick.Tolimieri" w:date="2022-09-06T09:57:00Z">
                  <w:rPr>
                    <w:ins w:id="2143" w:author="Nick.Tolimieri" w:date="2022-09-06T09:57:00Z"/>
                    <w:rFonts w:ascii="Calibri" w:hAnsi="Calibri" w:cs="Calibri"/>
                    <w:color w:val="000000"/>
                    <w:sz w:val="22"/>
                    <w:szCs w:val="22"/>
                  </w:rPr>
                </w:rPrChange>
              </w:rPr>
              <w:pPrChange w:id="2144" w:author="Nick.Tolimieri" w:date="2022-09-06T09:57:00Z">
                <w:pPr>
                  <w:jc w:val="right"/>
                </w:pPr>
              </w:pPrChange>
            </w:pPr>
            <w:ins w:id="2145" w:author="Nick.Tolimieri" w:date="2022-09-06T09:57:00Z">
              <w:r w:rsidRPr="001A7F6C">
                <w:rPr>
                  <w:rFonts w:asciiTheme="minorHAnsi" w:eastAsiaTheme="minorHAnsi" w:hAnsiTheme="minorHAnsi" w:cstheme="minorBidi"/>
                  <w:sz w:val="22"/>
                  <w:szCs w:val="22"/>
                  <w:rPrChange w:id="2146" w:author="Nick.Tolimieri" w:date="2022-09-06T09:57:00Z">
                    <w:rPr>
                      <w:rFonts w:ascii="Calibri" w:hAnsi="Calibri" w:cs="Calibri"/>
                      <w:color w:val="000000"/>
                      <w:sz w:val="22"/>
                      <w:szCs w:val="22"/>
                    </w:rPr>
                  </w:rPrChange>
                </w:rPr>
                <w:t>6</w:t>
              </w:r>
            </w:ins>
          </w:p>
        </w:tc>
        <w:tc>
          <w:tcPr>
            <w:tcW w:w="1269" w:type="dxa"/>
            <w:noWrap/>
            <w:hideMark/>
          </w:tcPr>
          <w:p w:rsidR="001A7F6C" w:rsidRPr="001A7F6C" w:rsidRDefault="001A7F6C" w:rsidP="001A7F6C">
            <w:pPr>
              <w:rPr>
                <w:ins w:id="2147" w:author="Nick.Tolimieri" w:date="2022-09-06T09:57:00Z"/>
                <w:rFonts w:asciiTheme="minorHAnsi" w:eastAsiaTheme="minorHAnsi" w:hAnsiTheme="minorHAnsi" w:cstheme="minorBidi"/>
                <w:sz w:val="22"/>
                <w:szCs w:val="22"/>
                <w:rPrChange w:id="2148" w:author="Nick.Tolimieri" w:date="2022-09-06T09:57:00Z">
                  <w:rPr>
                    <w:ins w:id="2149" w:author="Nick.Tolimieri" w:date="2022-09-06T09:57:00Z"/>
                    <w:rFonts w:ascii="Calibri" w:hAnsi="Calibri" w:cs="Calibri"/>
                    <w:color w:val="000000"/>
                    <w:sz w:val="22"/>
                    <w:szCs w:val="22"/>
                  </w:rPr>
                </w:rPrChange>
              </w:rPr>
              <w:pPrChange w:id="2150" w:author="Nick.Tolimieri" w:date="2022-09-06T09:57:00Z">
                <w:pPr>
                  <w:jc w:val="right"/>
                </w:pPr>
              </w:pPrChange>
            </w:pPr>
            <w:ins w:id="2151" w:author="Nick.Tolimieri" w:date="2022-09-06T09:57:00Z">
              <w:r w:rsidRPr="001A7F6C">
                <w:rPr>
                  <w:rFonts w:asciiTheme="minorHAnsi" w:eastAsiaTheme="minorHAnsi" w:hAnsiTheme="minorHAnsi" w:cstheme="minorBidi"/>
                  <w:sz w:val="22"/>
                  <w:szCs w:val="22"/>
                  <w:rPrChange w:id="2152" w:author="Nick.Tolimieri" w:date="2022-09-06T09:57:00Z">
                    <w:rPr>
                      <w:rFonts w:ascii="Calibri" w:hAnsi="Calibri" w:cs="Calibri"/>
                      <w:color w:val="000000"/>
                      <w:sz w:val="22"/>
                      <w:szCs w:val="22"/>
                    </w:rPr>
                  </w:rPrChange>
                </w:rPr>
                <w:t>1.49</w:t>
              </w:r>
            </w:ins>
          </w:p>
        </w:tc>
        <w:tc>
          <w:tcPr>
            <w:tcW w:w="1141" w:type="dxa"/>
            <w:noWrap/>
            <w:hideMark/>
          </w:tcPr>
          <w:p w:rsidR="001A7F6C" w:rsidRPr="001A7F6C" w:rsidRDefault="001A7F6C" w:rsidP="001A7F6C">
            <w:pPr>
              <w:rPr>
                <w:ins w:id="2153" w:author="Nick.Tolimieri" w:date="2022-09-06T09:57:00Z"/>
                <w:rFonts w:asciiTheme="minorHAnsi" w:eastAsiaTheme="minorHAnsi" w:hAnsiTheme="minorHAnsi" w:cstheme="minorBidi"/>
                <w:sz w:val="22"/>
                <w:szCs w:val="22"/>
                <w:rPrChange w:id="2154" w:author="Nick.Tolimieri" w:date="2022-09-06T09:57:00Z">
                  <w:rPr>
                    <w:ins w:id="2155" w:author="Nick.Tolimieri" w:date="2022-09-06T09:57:00Z"/>
                    <w:rFonts w:ascii="Calibri" w:hAnsi="Calibri" w:cs="Calibri"/>
                    <w:color w:val="000000"/>
                    <w:sz w:val="22"/>
                    <w:szCs w:val="22"/>
                  </w:rPr>
                </w:rPrChange>
              </w:rPr>
              <w:pPrChange w:id="2156" w:author="Nick.Tolimieri" w:date="2022-09-06T09:57:00Z">
                <w:pPr>
                  <w:jc w:val="right"/>
                </w:pPr>
              </w:pPrChange>
            </w:pPr>
            <w:ins w:id="2157" w:author="Nick.Tolimieri" w:date="2022-09-06T09:57:00Z">
              <w:r w:rsidRPr="001A7F6C">
                <w:rPr>
                  <w:rFonts w:asciiTheme="minorHAnsi" w:eastAsiaTheme="minorHAnsi" w:hAnsiTheme="minorHAnsi" w:cstheme="minorBidi"/>
                  <w:sz w:val="22"/>
                  <w:szCs w:val="22"/>
                  <w:rPrChange w:id="2158" w:author="Nick.Tolimieri" w:date="2022-09-06T09:57:00Z">
                    <w:rPr>
                      <w:rFonts w:ascii="Calibri" w:hAnsi="Calibri" w:cs="Calibri"/>
                      <w:color w:val="000000"/>
                      <w:sz w:val="22"/>
                      <w:szCs w:val="22"/>
                    </w:rPr>
                  </w:rPrChange>
                </w:rPr>
                <w:t>0.08</w:t>
              </w:r>
            </w:ins>
          </w:p>
        </w:tc>
        <w:tc>
          <w:tcPr>
            <w:tcW w:w="1141" w:type="dxa"/>
            <w:noWrap/>
            <w:hideMark/>
          </w:tcPr>
          <w:p w:rsidR="001A7F6C" w:rsidRPr="001A7F6C" w:rsidRDefault="001A7F6C" w:rsidP="001A7F6C">
            <w:pPr>
              <w:rPr>
                <w:ins w:id="2159" w:author="Nick.Tolimieri" w:date="2022-09-06T09:57:00Z"/>
                <w:rFonts w:asciiTheme="minorHAnsi" w:eastAsiaTheme="minorHAnsi" w:hAnsiTheme="minorHAnsi" w:cstheme="minorBidi"/>
                <w:sz w:val="22"/>
                <w:szCs w:val="22"/>
                <w:rPrChange w:id="2160" w:author="Nick.Tolimieri" w:date="2022-09-06T09:57:00Z">
                  <w:rPr>
                    <w:ins w:id="2161" w:author="Nick.Tolimieri" w:date="2022-09-06T09:57:00Z"/>
                    <w:rFonts w:ascii="Calibri" w:hAnsi="Calibri" w:cs="Calibri"/>
                    <w:color w:val="000000"/>
                    <w:sz w:val="22"/>
                    <w:szCs w:val="22"/>
                  </w:rPr>
                </w:rPrChange>
              </w:rPr>
              <w:pPrChange w:id="2162" w:author="Nick.Tolimieri" w:date="2022-09-06T09:57:00Z">
                <w:pPr>
                  <w:jc w:val="right"/>
                </w:pPr>
              </w:pPrChange>
            </w:pPr>
            <w:ins w:id="2163" w:author="Nick.Tolimieri" w:date="2022-09-06T09:57:00Z">
              <w:r w:rsidRPr="001A7F6C">
                <w:rPr>
                  <w:rFonts w:asciiTheme="minorHAnsi" w:eastAsiaTheme="minorHAnsi" w:hAnsiTheme="minorHAnsi" w:cstheme="minorBidi"/>
                  <w:sz w:val="22"/>
                  <w:szCs w:val="22"/>
                  <w:rPrChange w:id="2164" w:author="Nick.Tolimieri" w:date="2022-09-06T09:57:00Z">
                    <w:rPr>
                      <w:rFonts w:ascii="Calibri" w:hAnsi="Calibri" w:cs="Calibri"/>
                      <w:color w:val="000000"/>
                      <w:sz w:val="22"/>
                      <w:szCs w:val="22"/>
                    </w:rPr>
                  </w:rPrChange>
                </w:rPr>
                <w:t>1.61</w:t>
              </w:r>
            </w:ins>
          </w:p>
        </w:tc>
      </w:tr>
      <w:tr w:rsidR="001A7F6C" w:rsidRPr="001A7F6C" w:rsidTr="001A7F6C">
        <w:trPr>
          <w:trHeight w:val="300"/>
          <w:ins w:id="2165" w:author="Nick.Tolimieri" w:date="2022-09-06T09:57:00Z"/>
        </w:trPr>
        <w:tc>
          <w:tcPr>
            <w:tcW w:w="2814" w:type="dxa"/>
            <w:noWrap/>
            <w:hideMark/>
          </w:tcPr>
          <w:p w:rsidR="001A7F6C" w:rsidRPr="001A7F6C" w:rsidRDefault="001A7F6C">
            <w:pPr>
              <w:rPr>
                <w:ins w:id="2166" w:author="Nick.Tolimieri" w:date="2022-09-06T09:57:00Z"/>
                <w:rFonts w:asciiTheme="minorHAnsi" w:eastAsiaTheme="minorHAnsi" w:hAnsiTheme="minorHAnsi" w:cstheme="minorBidi"/>
                <w:sz w:val="22"/>
                <w:szCs w:val="22"/>
                <w:rPrChange w:id="2167" w:author="Nick.Tolimieri" w:date="2022-09-06T09:57:00Z">
                  <w:rPr>
                    <w:ins w:id="2168" w:author="Nick.Tolimieri" w:date="2022-09-06T09:57:00Z"/>
                    <w:rFonts w:ascii="Calibri" w:hAnsi="Calibri" w:cs="Calibri"/>
                    <w:color w:val="000000"/>
                    <w:sz w:val="22"/>
                    <w:szCs w:val="22"/>
                  </w:rPr>
                </w:rPrChange>
              </w:rPr>
            </w:pPr>
            <w:ins w:id="2169" w:author="Nick.Tolimieri" w:date="2022-09-06T09:57:00Z">
              <w:r w:rsidRPr="001A7F6C">
                <w:rPr>
                  <w:rFonts w:asciiTheme="minorHAnsi" w:eastAsiaTheme="minorHAnsi" w:hAnsiTheme="minorHAnsi" w:cstheme="minorBidi"/>
                  <w:sz w:val="22"/>
                  <w:szCs w:val="22"/>
                  <w:rPrChange w:id="217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171" w:author="Nick.Tolimieri" w:date="2022-09-06T09:57:00Z"/>
                <w:rFonts w:asciiTheme="minorHAnsi" w:eastAsiaTheme="minorHAnsi" w:hAnsiTheme="minorHAnsi" w:cstheme="minorBidi"/>
                <w:sz w:val="22"/>
                <w:szCs w:val="22"/>
                <w:rPrChange w:id="2172" w:author="Nick.Tolimieri" w:date="2022-09-06T09:57:00Z">
                  <w:rPr>
                    <w:ins w:id="2173" w:author="Nick.Tolimieri" w:date="2022-09-06T09:57:00Z"/>
                    <w:rFonts w:ascii="Calibri" w:hAnsi="Calibri" w:cs="Calibri"/>
                    <w:color w:val="000000"/>
                    <w:sz w:val="22"/>
                    <w:szCs w:val="22"/>
                  </w:rPr>
                </w:rPrChange>
              </w:rPr>
              <w:pPrChange w:id="2174" w:author="Nick.Tolimieri" w:date="2022-09-06T09:57:00Z">
                <w:pPr>
                  <w:jc w:val="right"/>
                </w:pPr>
              </w:pPrChange>
            </w:pPr>
            <w:ins w:id="2175" w:author="Nick.Tolimieri" w:date="2022-09-06T09:57:00Z">
              <w:r w:rsidRPr="001A7F6C">
                <w:rPr>
                  <w:rFonts w:asciiTheme="minorHAnsi" w:eastAsiaTheme="minorHAnsi" w:hAnsiTheme="minorHAnsi" w:cstheme="minorBidi"/>
                  <w:sz w:val="22"/>
                  <w:szCs w:val="22"/>
                  <w:rPrChange w:id="2176" w:author="Nick.Tolimieri" w:date="2022-09-06T09:57:00Z">
                    <w:rPr>
                      <w:rFonts w:ascii="Calibri" w:hAnsi="Calibri" w:cs="Calibri"/>
                      <w:color w:val="000000"/>
                      <w:sz w:val="22"/>
                      <w:szCs w:val="22"/>
                    </w:rPr>
                  </w:rPrChange>
                </w:rPr>
                <w:t>2005</w:t>
              </w:r>
            </w:ins>
          </w:p>
        </w:tc>
        <w:tc>
          <w:tcPr>
            <w:tcW w:w="1177" w:type="dxa"/>
            <w:noWrap/>
            <w:hideMark/>
          </w:tcPr>
          <w:p w:rsidR="001A7F6C" w:rsidRPr="001A7F6C" w:rsidRDefault="001A7F6C" w:rsidP="001A7F6C">
            <w:pPr>
              <w:rPr>
                <w:ins w:id="2177" w:author="Nick.Tolimieri" w:date="2022-09-06T09:57:00Z"/>
                <w:rFonts w:asciiTheme="minorHAnsi" w:eastAsiaTheme="minorHAnsi" w:hAnsiTheme="minorHAnsi" w:cstheme="minorBidi"/>
                <w:sz w:val="22"/>
                <w:szCs w:val="22"/>
                <w:rPrChange w:id="2178" w:author="Nick.Tolimieri" w:date="2022-09-06T09:57:00Z">
                  <w:rPr>
                    <w:ins w:id="2179" w:author="Nick.Tolimieri" w:date="2022-09-06T09:57:00Z"/>
                    <w:rFonts w:ascii="Calibri" w:hAnsi="Calibri" w:cs="Calibri"/>
                    <w:color w:val="000000"/>
                    <w:sz w:val="22"/>
                    <w:szCs w:val="22"/>
                  </w:rPr>
                </w:rPrChange>
              </w:rPr>
              <w:pPrChange w:id="2180" w:author="Nick.Tolimieri" w:date="2022-09-06T09:57:00Z">
                <w:pPr>
                  <w:jc w:val="right"/>
                </w:pPr>
              </w:pPrChange>
            </w:pPr>
            <w:ins w:id="2181" w:author="Nick.Tolimieri" w:date="2022-09-06T09:57:00Z">
              <w:r w:rsidRPr="001A7F6C">
                <w:rPr>
                  <w:rFonts w:asciiTheme="minorHAnsi" w:eastAsiaTheme="minorHAnsi" w:hAnsiTheme="minorHAnsi" w:cstheme="minorBidi"/>
                  <w:sz w:val="22"/>
                  <w:szCs w:val="22"/>
                  <w:rPrChange w:id="2182" w:author="Nick.Tolimieri" w:date="2022-09-06T09:57:00Z">
                    <w:rPr>
                      <w:rFonts w:ascii="Calibri" w:hAnsi="Calibri" w:cs="Calibri"/>
                      <w:color w:val="000000"/>
                      <w:sz w:val="22"/>
                      <w:szCs w:val="22"/>
                    </w:rPr>
                  </w:rPrChange>
                </w:rPr>
                <w:t>28</w:t>
              </w:r>
            </w:ins>
          </w:p>
        </w:tc>
        <w:tc>
          <w:tcPr>
            <w:tcW w:w="1271" w:type="dxa"/>
            <w:noWrap/>
            <w:hideMark/>
          </w:tcPr>
          <w:p w:rsidR="001A7F6C" w:rsidRPr="001A7F6C" w:rsidRDefault="001A7F6C" w:rsidP="001A7F6C">
            <w:pPr>
              <w:rPr>
                <w:ins w:id="2183" w:author="Nick.Tolimieri" w:date="2022-09-06T09:57:00Z"/>
                <w:rFonts w:asciiTheme="minorHAnsi" w:eastAsiaTheme="minorHAnsi" w:hAnsiTheme="minorHAnsi" w:cstheme="minorBidi"/>
                <w:sz w:val="22"/>
                <w:szCs w:val="22"/>
                <w:rPrChange w:id="2184" w:author="Nick.Tolimieri" w:date="2022-09-06T09:57:00Z">
                  <w:rPr>
                    <w:ins w:id="2185" w:author="Nick.Tolimieri" w:date="2022-09-06T09:57:00Z"/>
                    <w:rFonts w:ascii="Calibri" w:hAnsi="Calibri" w:cs="Calibri"/>
                    <w:color w:val="000000"/>
                    <w:sz w:val="22"/>
                    <w:szCs w:val="22"/>
                  </w:rPr>
                </w:rPrChange>
              </w:rPr>
              <w:pPrChange w:id="2186" w:author="Nick.Tolimieri" w:date="2022-09-06T09:57:00Z">
                <w:pPr>
                  <w:jc w:val="right"/>
                </w:pPr>
              </w:pPrChange>
            </w:pPr>
            <w:ins w:id="2187" w:author="Nick.Tolimieri" w:date="2022-09-06T09:57:00Z">
              <w:r w:rsidRPr="001A7F6C">
                <w:rPr>
                  <w:rFonts w:asciiTheme="minorHAnsi" w:eastAsiaTheme="minorHAnsi" w:hAnsiTheme="minorHAnsi" w:cstheme="minorBidi"/>
                  <w:sz w:val="22"/>
                  <w:szCs w:val="22"/>
                  <w:rPrChange w:id="218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189" w:author="Nick.Tolimieri" w:date="2022-09-06T09:57:00Z"/>
                <w:rFonts w:asciiTheme="minorHAnsi" w:eastAsiaTheme="minorHAnsi" w:hAnsiTheme="minorHAnsi" w:cstheme="minorBidi"/>
                <w:sz w:val="22"/>
                <w:szCs w:val="22"/>
                <w:rPrChange w:id="2190" w:author="Nick.Tolimieri" w:date="2022-09-06T09:57:00Z">
                  <w:rPr>
                    <w:ins w:id="2191" w:author="Nick.Tolimieri" w:date="2022-09-06T09:57:00Z"/>
                    <w:rFonts w:ascii="Calibri" w:hAnsi="Calibri" w:cs="Calibri"/>
                    <w:color w:val="000000"/>
                    <w:sz w:val="22"/>
                    <w:szCs w:val="22"/>
                  </w:rPr>
                </w:rPrChange>
              </w:rPr>
              <w:pPrChange w:id="2192" w:author="Nick.Tolimieri" w:date="2022-09-06T09:57:00Z">
                <w:pPr>
                  <w:jc w:val="right"/>
                </w:pPr>
              </w:pPrChange>
            </w:pPr>
            <w:ins w:id="2193" w:author="Nick.Tolimieri" w:date="2022-09-06T09:57:00Z">
              <w:r w:rsidRPr="001A7F6C">
                <w:rPr>
                  <w:rFonts w:asciiTheme="minorHAnsi" w:eastAsiaTheme="minorHAnsi" w:hAnsiTheme="minorHAnsi" w:cstheme="minorBidi"/>
                  <w:sz w:val="22"/>
                  <w:szCs w:val="22"/>
                  <w:rPrChange w:id="2194" w:author="Nick.Tolimieri" w:date="2022-09-06T09:57:00Z">
                    <w:rPr>
                      <w:rFonts w:ascii="Calibri" w:hAnsi="Calibri" w:cs="Calibri"/>
                      <w:color w:val="000000"/>
                      <w:sz w:val="22"/>
                      <w:szCs w:val="22"/>
                    </w:rPr>
                  </w:rPrChange>
                </w:rPr>
                <w:t>7</w:t>
              </w:r>
            </w:ins>
          </w:p>
        </w:tc>
        <w:tc>
          <w:tcPr>
            <w:tcW w:w="1105" w:type="dxa"/>
            <w:noWrap/>
            <w:hideMark/>
          </w:tcPr>
          <w:p w:rsidR="001A7F6C" w:rsidRPr="001A7F6C" w:rsidRDefault="001A7F6C" w:rsidP="001A7F6C">
            <w:pPr>
              <w:rPr>
                <w:ins w:id="2195" w:author="Nick.Tolimieri" w:date="2022-09-06T09:57:00Z"/>
                <w:rFonts w:asciiTheme="minorHAnsi" w:eastAsiaTheme="minorHAnsi" w:hAnsiTheme="minorHAnsi" w:cstheme="minorBidi"/>
                <w:sz w:val="22"/>
                <w:szCs w:val="22"/>
                <w:rPrChange w:id="2196" w:author="Nick.Tolimieri" w:date="2022-09-06T09:57:00Z">
                  <w:rPr>
                    <w:ins w:id="2197" w:author="Nick.Tolimieri" w:date="2022-09-06T09:57:00Z"/>
                    <w:rFonts w:ascii="Calibri" w:hAnsi="Calibri" w:cs="Calibri"/>
                    <w:color w:val="000000"/>
                    <w:sz w:val="22"/>
                    <w:szCs w:val="22"/>
                  </w:rPr>
                </w:rPrChange>
              </w:rPr>
              <w:pPrChange w:id="2198" w:author="Nick.Tolimieri" w:date="2022-09-06T09:57:00Z">
                <w:pPr>
                  <w:jc w:val="right"/>
                </w:pPr>
              </w:pPrChange>
            </w:pPr>
            <w:ins w:id="2199" w:author="Nick.Tolimieri" w:date="2022-09-06T09:57:00Z">
              <w:r w:rsidRPr="001A7F6C">
                <w:rPr>
                  <w:rFonts w:asciiTheme="minorHAnsi" w:eastAsiaTheme="minorHAnsi" w:hAnsiTheme="minorHAnsi" w:cstheme="minorBidi"/>
                  <w:sz w:val="22"/>
                  <w:szCs w:val="22"/>
                  <w:rPrChange w:id="2200" w:author="Nick.Tolimieri" w:date="2022-09-06T09:57:00Z">
                    <w:rPr>
                      <w:rFonts w:ascii="Calibri" w:hAnsi="Calibri" w:cs="Calibri"/>
                      <w:color w:val="000000"/>
                      <w:sz w:val="22"/>
                      <w:szCs w:val="22"/>
                    </w:rPr>
                  </w:rPrChange>
                </w:rPr>
                <w:t>7</w:t>
              </w:r>
            </w:ins>
          </w:p>
        </w:tc>
        <w:tc>
          <w:tcPr>
            <w:tcW w:w="1139" w:type="dxa"/>
            <w:noWrap/>
            <w:hideMark/>
          </w:tcPr>
          <w:p w:rsidR="001A7F6C" w:rsidRPr="001A7F6C" w:rsidRDefault="001A7F6C" w:rsidP="001A7F6C">
            <w:pPr>
              <w:rPr>
                <w:ins w:id="2201" w:author="Nick.Tolimieri" w:date="2022-09-06T09:57:00Z"/>
                <w:rFonts w:asciiTheme="minorHAnsi" w:eastAsiaTheme="minorHAnsi" w:hAnsiTheme="minorHAnsi" w:cstheme="minorBidi"/>
                <w:sz w:val="22"/>
                <w:szCs w:val="22"/>
                <w:rPrChange w:id="2202" w:author="Nick.Tolimieri" w:date="2022-09-06T09:57:00Z">
                  <w:rPr>
                    <w:ins w:id="2203" w:author="Nick.Tolimieri" w:date="2022-09-06T09:57:00Z"/>
                    <w:rFonts w:ascii="Calibri" w:hAnsi="Calibri" w:cs="Calibri"/>
                    <w:color w:val="000000"/>
                    <w:sz w:val="22"/>
                    <w:szCs w:val="22"/>
                  </w:rPr>
                </w:rPrChange>
              </w:rPr>
              <w:pPrChange w:id="2204" w:author="Nick.Tolimieri" w:date="2022-09-06T09:57:00Z">
                <w:pPr>
                  <w:jc w:val="right"/>
                </w:pPr>
              </w:pPrChange>
            </w:pPr>
            <w:ins w:id="2205" w:author="Nick.Tolimieri" w:date="2022-09-06T09:57:00Z">
              <w:r w:rsidRPr="001A7F6C">
                <w:rPr>
                  <w:rFonts w:asciiTheme="minorHAnsi" w:eastAsiaTheme="minorHAnsi" w:hAnsiTheme="minorHAnsi" w:cstheme="minorBidi"/>
                  <w:sz w:val="22"/>
                  <w:szCs w:val="22"/>
                  <w:rPrChange w:id="2206" w:author="Nick.Tolimieri" w:date="2022-09-06T09:57:00Z">
                    <w:rPr>
                      <w:rFonts w:ascii="Calibri" w:hAnsi="Calibri" w:cs="Calibri"/>
                      <w:color w:val="000000"/>
                      <w:sz w:val="22"/>
                      <w:szCs w:val="22"/>
                    </w:rPr>
                  </w:rPrChange>
                </w:rPr>
                <w:t>7</w:t>
              </w:r>
            </w:ins>
          </w:p>
        </w:tc>
        <w:tc>
          <w:tcPr>
            <w:tcW w:w="1269" w:type="dxa"/>
            <w:noWrap/>
            <w:hideMark/>
          </w:tcPr>
          <w:p w:rsidR="001A7F6C" w:rsidRPr="001A7F6C" w:rsidRDefault="001A7F6C" w:rsidP="001A7F6C">
            <w:pPr>
              <w:rPr>
                <w:ins w:id="2207" w:author="Nick.Tolimieri" w:date="2022-09-06T09:57:00Z"/>
                <w:rFonts w:asciiTheme="minorHAnsi" w:eastAsiaTheme="minorHAnsi" w:hAnsiTheme="minorHAnsi" w:cstheme="minorBidi"/>
                <w:sz w:val="22"/>
                <w:szCs w:val="22"/>
                <w:rPrChange w:id="2208" w:author="Nick.Tolimieri" w:date="2022-09-06T09:57:00Z">
                  <w:rPr>
                    <w:ins w:id="2209" w:author="Nick.Tolimieri" w:date="2022-09-06T09:57:00Z"/>
                    <w:rFonts w:ascii="Calibri" w:hAnsi="Calibri" w:cs="Calibri"/>
                    <w:color w:val="000000"/>
                    <w:sz w:val="22"/>
                    <w:szCs w:val="22"/>
                  </w:rPr>
                </w:rPrChange>
              </w:rPr>
              <w:pPrChange w:id="2210" w:author="Nick.Tolimieri" w:date="2022-09-06T09:57:00Z">
                <w:pPr>
                  <w:jc w:val="right"/>
                </w:pPr>
              </w:pPrChange>
            </w:pPr>
            <w:ins w:id="2211" w:author="Nick.Tolimieri" w:date="2022-09-06T09:57:00Z">
              <w:r w:rsidRPr="001A7F6C">
                <w:rPr>
                  <w:rFonts w:asciiTheme="minorHAnsi" w:eastAsiaTheme="minorHAnsi" w:hAnsiTheme="minorHAnsi" w:cstheme="minorBidi"/>
                  <w:sz w:val="22"/>
                  <w:szCs w:val="22"/>
                  <w:rPrChange w:id="2212" w:author="Nick.Tolimieri" w:date="2022-09-06T09:57:00Z">
                    <w:rPr>
                      <w:rFonts w:ascii="Calibri" w:hAnsi="Calibri" w:cs="Calibri"/>
                      <w:color w:val="000000"/>
                      <w:sz w:val="22"/>
                      <w:szCs w:val="22"/>
                    </w:rPr>
                  </w:rPrChange>
                </w:rPr>
                <w:t>1.85</w:t>
              </w:r>
            </w:ins>
          </w:p>
        </w:tc>
        <w:tc>
          <w:tcPr>
            <w:tcW w:w="1141" w:type="dxa"/>
            <w:noWrap/>
            <w:hideMark/>
          </w:tcPr>
          <w:p w:rsidR="001A7F6C" w:rsidRPr="001A7F6C" w:rsidRDefault="001A7F6C" w:rsidP="001A7F6C">
            <w:pPr>
              <w:rPr>
                <w:ins w:id="2213" w:author="Nick.Tolimieri" w:date="2022-09-06T09:57:00Z"/>
                <w:rFonts w:asciiTheme="minorHAnsi" w:eastAsiaTheme="minorHAnsi" w:hAnsiTheme="minorHAnsi" w:cstheme="minorBidi"/>
                <w:sz w:val="22"/>
                <w:szCs w:val="22"/>
                <w:rPrChange w:id="2214" w:author="Nick.Tolimieri" w:date="2022-09-06T09:57:00Z">
                  <w:rPr>
                    <w:ins w:id="2215" w:author="Nick.Tolimieri" w:date="2022-09-06T09:57:00Z"/>
                    <w:rFonts w:ascii="Calibri" w:hAnsi="Calibri" w:cs="Calibri"/>
                    <w:color w:val="000000"/>
                    <w:sz w:val="22"/>
                    <w:szCs w:val="22"/>
                  </w:rPr>
                </w:rPrChange>
              </w:rPr>
              <w:pPrChange w:id="2216" w:author="Nick.Tolimieri" w:date="2022-09-06T09:57:00Z">
                <w:pPr>
                  <w:jc w:val="right"/>
                </w:pPr>
              </w:pPrChange>
            </w:pPr>
            <w:ins w:id="2217" w:author="Nick.Tolimieri" w:date="2022-09-06T09:57:00Z">
              <w:r w:rsidRPr="001A7F6C">
                <w:rPr>
                  <w:rFonts w:asciiTheme="minorHAnsi" w:eastAsiaTheme="minorHAnsi" w:hAnsiTheme="minorHAnsi" w:cstheme="minorBidi"/>
                  <w:sz w:val="22"/>
                  <w:szCs w:val="22"/>
                  <w:rPrChange w:id="2218" w:author="Nick.Tolimieri" w:date="2022-09-06T09:57:00Z">
                    <w:rPr>
                      <w:rFonts w:ascii="Calibri" w:hAnsi="Calibri" w:cs="Calibri"/>
                      <w:color w:val="000000"/>
                      <w:sz w:val="22"/>
                      <w:szCs w:val="22"/>
                    </w:rPr>
                  </w:rPrChange>
                </w:rPr>
                <w:t>0.11</w:t>
              </w:r>
            </w:ins>
          </w:p>
        </w:tc>
        <w:tc>
          <w:tcPr>
            <w:tcW w:w="1141" w:type="dxa"/>
            <w:noWrap/>
            <w:hideMark/>
          </w:tcPr>
          <w:p w:rsidR="001A7F6C" w:rsidRPr="001A7F6C" w:rsidRDefault="001A7F6C" w:rsidP="001A7F6C">
            <w:pPr>
              <w:rPr>
                <w:ins w:id="2219" w:author="Nick.Tolimieri" w:date="2022-09-06T09:57:00Z"/>
                <w:rFonts w:asciiTheme="minorHAnsi" w:eastAsiaTheme="minorHAnsi" w:hAnsiTheme="minorHAnsi" w:cstheme="minorBidi"/>
                <w:sz w:val="22"/>
                <w:szCs w:val="22"/>
                <w:rPrChange w:id="2220" w:author="Nick.Tolimieri" w:date="2022-09-06T09:57:00Z">
                  <w:rPr>
                    <w:ins w:id="2221" w:author="Nick.Tolimieri" w:date="2022-09-06T09:57:00Z"/>
                    <w:rFonts w:ascii="Calibri" w:hAnsi="Calibri" w:cs="Calibri"/>
                    <w:color w:val="000000"/>
                    <w:sz w:val="22"/>
                    <w:szCs w:val="22"/>
                  </w:rPr>
                </w:rPrChange>
              </w:rPr>
              <w:pPrChange w:id="2222" w:author="Nick.Tolimieri" w:date="2022-09-06T09:57:00Z">
                <w:pPr>
                  <w:jc w:val="right"/>
                </w:pPr>
              </w:pPrChange>
            </w:pPr>
            <w:ins w:id="2223" w:author="Nick.Tolimieri" w:date="2022-09-06T09:57:00Z">
              <w:r w:rsidRPr="001A7F6C">
                <w:rPr>
                  <w:rFonts w:asciiTheme="minorHAnsi" w:eastAsiaTheme="minorHAnsi" w:hAnsiTheme="minorHAnsi" w:cstheme="minorBidi"/>
                  <w:sz w:val="22"/>
                  <w:szCs w:val="22"/>
                  <w:rPrChange w:id="2224" w:author="Nick.Tolimieri" w:date="2022-09-06T09:57:00Z">
                    <w:rPr>
                      <w:rFonts w:ascii="Calibri" w:hAnsi="Calibri" w:cs="Calibri"/>
                      <w:color w:val="000000"/>
                      <w:sz w:val="22"/>
                      <w:szCs w:val="22"/>
                    </w:rPr>
                  </w:rPrChange>
                </w:rPr>
                <w:t>2.01</w:t>
              </w:r>
            </w:ins>
          </w:p>
        </w:tc>
      </w:tr>
      <w:tr w:rsidR="001A7F6C" w:rsidRPr="001A7F6C" w:rsidTr="001A7F6C">
        <w:trPr>
          <w:trHeight w:val="300"/>
          <w:ins w:id="2225" w:author="Nick.Tolimieri" w:date="2022-09-06T09:57:00Z"/>
        </w:trPr>
        <w:tc>
          <w:tcPr>
            <w:tcW w:w="2814" w:type="dxa"/>
            <w:noWrap/>
            <w:hideMark/>
          </w:tcPr>
          <w:p w:rsidR="001A7F6C" w:rsidRPr="001A7F6C" w:rsidRDefault="001A7F6C">
            <w:pPr>
              <w:rPr>
                <w:ins w:id="2226" w:author="Nick.Tolimieri" w:date="2022-09-06T09:57:00Z"/>
                <w:rFonts w:asciiTheme="minorHAnsi" w:eastAsiaTheme="minorHAnsi" w:hAnsiTheme="minorHAnsi" w:cstheme="minorBidi"/>
                <w:sz w:val="22"/>
                <w:szCs w:val="22"/>
                <w:rPrChange w:id="2227" w:author="Nick.Tolimieri" w:date="2022-09-06T09:57:00Z">
                  <w:rPr>
                    <w:ins w:id="2228" w:author="Nick.Tolimieri" w:date="2022-09-06T09:57:00Z"/>
                    <w:rFonts w:ascii="Calibri" w:hAnsi="Calibri" w:cs="Calibri"/>
                    <w:color w:val="000000"/>
                    <w:sz w:val="22"/>
                    <w:szCs w:val="22"/>
                  </w:rPr>
                </w:rPrChange>
              </w:rPr>
            </w:pPr>
            <w:ins w:id="2229" w:author="Nick.Tolimieri" w:date="2022-09-06T09:57:00Z">
              <w:r w:rsidRPr="001A7F6C">
                <w:rPr>
                  <w:rFonts w:asciiTheme="minorHAnsi" w:eastAsiaTheme="minorHAnsi" w:hAnsiTheme="minorHAnsi" w:cstheme="minorBidi"/>
                  <w:sz w:val="22"/>
                  <w:szCs w:val="22"/>
                  <w:rPrChange w:id="223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231" w:author="Nick.Tolimieri" w:date="2022-09-06T09:57:00Z"/>
                <w:rFonts w:asciiTheme="minorHAnsi" w:eastAsiaTheme="minorHAnsi" w:hAnsiTheme="minorHAnsi" w:cstheme="minorBidi"/>
                <w:sz w:val="22"/>
                <w:szCs w:val="22"/>
                <w:rPrChange w:id="2232" w:author="Nick.Tolimieri" w:date="2022-09-06T09:57:00Z">
                  <w:rPr>
                    <w:ins w:id="2233" w:author="Nick.Tolimieri" w:date="2022-09-06T09:57:00Z"/>
                    <w:rFonts w:ascii="Calibri" w:hAnsi="Calibri" w:cs="Calibri"/>
                    <w:color w:val="000000"/>
                    <w:sz w:val="22"/>
                    <w:szCs w:val="22"/>
                  </w:rPr>
                </w:rPrChange>
              </w:rPr>
              <w:pPrChange w:id="2234" w:author="Nick.Tolimieri" w:date="2022-09-06T09:57:00Z">
                <w:pPr>
                  <w:jc w:val="right"/>
                </w:pPr>
              </w:pPrChange>
            </w:pPr>
            <w:ins w:id="2235" w:author="Nick.Tolimieri" w:date="2022-09-06T09:57:00Z">
              <w:r w:rsidRPr="001A7F6C">
                <w:rPr>
                  <w:rFonts w:asciiTheme="minorHAnsi" w:eastAsiaTheme="minorHAnsi" w:hAnsiTheme="minorHAnsi" w:cstheme="minorBidi"/>
                  <w:sz w:val="22"/>
                  <w:szCs w:val="22"/>
                  <w:rPrChange w:id="2236" w:author="Nick.Tolimieri" w:date="2022-09-06T09:57:00Z">
                    <w:rPr>
                      <w:rFonts w:ascii="Calibri" w:hAnsi="Calibri" w:cs="Calibri"/>
                      <w:color w:val="000000"/>
                      <w:sz w:val="22"/>
                      <w:szCs w:val="22"/>
                    </w:rPr>
                  </w:rPrChange>
                </w:rPr>
                <w:t>2006</w:t>
              </w:r>
            </w:ins>
          </w:p>
        </w:tc>
        <w:tc>
          <w:tcPr>
            <w:tcW w:w="1177" w:type="dxa"/>
            <w:noWrap/>
            <w:hideMark/>
          </w:tcPr>
          <w:p w:rsidR="001A7F6C" w:rsidRPr="001A7F6C" w:rsidRDefault="001A7F6C" w:rsidP="001A7F6C">
            <w:pPr>
              <w:rPr>
                <w:ins w:id="2237" w:author="Nick.Tolimieri" w:date="2022-09-06T09:57:00Z"/>
                <w:rFonts w:asciiTheme="minorHAnsi" w:eastAsiaTheme="minorHAnsi" w:hAnsiTheme="minorHAnsi" w:cstheme="minorBidi"/>
                <w:sz w:val="22"/>
                <w:szCs w:val="22"/>
                <w:rPrChange w:id="2238" w:author="Nick.Tolimieri" w:date="2022-09-06T09:57:00Z">
                  <w:rPr>
                    <w:ins w:id="2239" w:author="Nick.Tolimieri" w:date="2022-09-06T09:57:00Z"/>
                    <w:rFonts w:ascii="Calibri" w:hAnsi="Calibri" w:cs="Calibri"/>
                    <w:color w:val="000000"/>
                    <w:sz w:val="22"/>
                    <w:szCs w:val="22"/>
                  </w:rPr>
                </w:rPrChange>
              </w:rPr>
              <w:pPrChange w:id="2240" w:author="Nick.Tolimieri" w:date="2022-09-06T09:57:00Z">
                <w:pPr>
                  <w:jc w:val="right"/>
                </w:pPr>
              </w:pPrChange>
            </w:pPr>
            <w:ins w:id="2241" w:author="Nick.Tolimieri" w:date="2022-09-06T09:57:00Z">
              <w:r w:rsidRPr="001A7F6C">
                <w:rPr>
                  <w:rFonts w:asciiTheme="minorHAnsi" w:eastAsiaTheme="minorHAnsi" w:hAnsiTheme="minorHAnsi" w:cstheme="minorBidi"/>
                  <w:sz w:val="22"/>
                  <w:szCs w:val="22"/>
                  <w:rPrChange w:id="2242" w:author="Nick.Tolimieri" w:date="2022-09-06T09:57:00Z">
                    <w:rPr>
                      <w:rFonts w:ascii="Calibri" w:hAnsi="Calibri" w:cs="Calibri"/>
                      <w:color w:val="000000"/>
                      <w:sz w:val="22"/>
                      <w:szCs w:val="22"/>
                    </w:rPr>
                  </w:rPrChange>
                </w:rPr>
                <w:t>16</w:t>
              </w:r>
            </w:ins>
          </w:p>
        </w:tc>
        <w:tc>
          <w:tcPr>
            <w:tcW w:w="1271" w:type="dxa"/>
            <w:noWrap/>
            <w:hideMark/>
          </w:tcPr>
          <w:p w:rsidR="001A7F6C" w:rsidRPr="001A7F6C" w:rsidRDefault="001A7F6C" w:rsidP="001A7F6C">
            <w:pPr>
              <w:rPr>
                <w:ins w:id="2243" w:author="Nick.Tolimieri" w:date="2022-09-06T09:57:00Z"/>
                <w:rFonts w:asciiTheme="minorHAnsi" w:eastAsiaTheme="minorHAnsi" w:hAnsiTheme="minorHAnsi" w:cstheme="minorBidi"/>
                <w:sz w:val="22"/>
                <w:szCs w:val="22"/>
                <w:rPrChange w:id="2244" w:author="Nick.Tolimieri" w:date="2022-09-06T09:57:00Z">
                  <w:rPr>
                    <w:ins w:id="2245" w:author="Nick.Tolimieri" w:date="2022-09-06T09:57:00Z"/>
                    <w:rFonts w:ascii="Calibri" w:hAnsi="Calibri" w:cs="Calibri"/>
                    <w:color w:val="000000"/>
                    <w:sz w:val="22"/>
                    <w:szCs w:val="22"/>
                  </w:rPr>
                </w:rPrChange>
              </w:rPr>
              <w:pPrChange w:id="2246" w:author="Nick.Tolimieri" w:date="2022-09-06T09:57:00Z">
                <w:pPr>
                  <w:jc w:val="right"/>
                </w:pPr>
              </w:pPrChange>
            </w:pPr>
            <w:ins w:id="2247" w:author="Nick.Tolimieri" w:date="2022-09-06T09:57:00Z">
              <w:r w:rsidRPr="001A7F6C">
                <w:rPr>
                  <w:rFonts w:asciiTheme="minorHAnsi" w:eastAsiaTheme="minorHAnsi" w:hAnsiTheme="minorHAnsi" w:cstheme="minorBidi"/>
                  <w:sz w:val="22"/>
                  <w:szCs w:val="22"/>
                  <w:rPrChange w:id="224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249" w:author="Nick.Tolimieri" w:date="2022-09-06T09:57:00Z"/>
                <w:rFonts w:asciiTheme="minorHAnsi" w:eastAsiaTheme="minorHAnsi" w:hAnsiTheme="minorHAnsi" w:cstheme="minorBidi"/>
                <w:sz w:val="22"/>
                <w:szCs w:val="22"/>
                <w:rPrChange w:id="2250" w:author="Nick.Tolimieri" w:date="2022-09-06T09:57:00Z">
                  <w:rPr>
                    <w:ins w:id="2251" w:author="Nick.Tolimieri" w:date="2022-09-06T09:57:00Z"/>
                    <w:rFonts w:ascii="Calibri" w:hAnsi="Calibri" w:cs="Calibri"/>
                    <w:color w:val="000000"/>
                    <w:sz w:val="22"/>
                    <w:szCs w:val="22"/>
                  </w:rPr>
                </w:rPrChange>
              </w:rPr>
              <w:pPrChange w:id="2252" w:author="Nick.Tolimieri" w:date="2022-09-06T09:57:00Z">
                <w:pPr>
                  <w:jc w:val="right"/>
                </w:pPr>
              </w:pPrChange>
            </w:pPr>
            <w:ins w:id="2253" w:author="Nick.Tolimieri" w:date="2022-09-06T09:57:00Z">
              <w:r w:rsidRPr="001A7F6C">
                <w:rPr>
                  <w:rFonts w:asciiTheme="minorHAnsi" w:eastAsiaTheme="minorHAnsi" w:hAnsiTheme="minorHAnsi" w:cstheme="minorBidi"/>
                  <w:sz w:val="22"/>
                  <w:szCs w:val="22"/>
                  <w:rPrChange w:id="2254" w:author="Nick.Tolimieri" w:date="2022-09-06T09:57:00Z">
                    <w:rPr>
                      <w:rFonts w:ascii="Calibri" w:hAnsi="Calibri" w:cs="Calibri"/>
                      <w:color w:val="000000"/>
                      <w:sz w:val="22"/>
                      <w:szCs w:val="22"/>
                    </w:rPr>
                  </w:rPrChange>
                </w:rPr>
                <w:t>5</w:t>
              </w:r>
            </w:ins>
          </w:p>
        </w:tc>
        <w:tc>
          <w:tcPr>
            <w:tcW w:w="1105" w:type="dxa"/>
            <w:noWrap/>
            <w:hideMark/>
          </w:tcPr>
          <w:p w:rsidR="001A7F6C" w:rsidRPr="001A7F6C" w:rsidRDefault="001A7F6C" w:rsidP="001A7F6C">
            <w:pPr>
              <w:rPr>
                <w:ins w:id="2255" w:author="Nick.Tolimieri" w:date="2022-09-06T09:57:00Z"/>
                <w:rFonts w:asciiTheme="minorHAnsi" w:eastAsiaTheme="minorHAnsi" w:hAnsiTheme="minorHAnsi" w:cstheme="minorBidi"/>
                <w:sz w:val="22"/>
                <w:szCs w:val="22"/>
                <w:rPrChange w:id="2256" w:author="Nick.Tolimieri" w:date="2022-09-06T09:57:00Z">
                  <w:rPr>
                    <w:ins w:id="2257" w:author="Nick.Tolimieri" w:date="2022-09-06T09:57:00Z"/>
                    <w:rFonts w:ascii="Calibri" w:hAnsi="Calibri" w:cs="Calibri"/>
                    <w:color w:val="000000"/>
                    <w:sz w:val="22"/>
                    <w:szCs w:val="22"/>
                  </w:rPr>
                </w:rPrChange>
              </w:rPr>
              <w:pPrChange w:id="2258" w:author="Nick.Tolimieri" w:date="2022-09-06T09:57:00Z">
                <w:pPr>
                  <w:jc w:val="right"/>
                </w:pPr>
              </w:pPrChange>
            </w:pPr>
            <w:ins w:id="2259" w:author="Nick.Tolimieri" w:date="2022-09-06T09:57:00Z">
              <w:r w:rsidRPr="001A7F6C">
                <w:rPr>
                  <w:rFonts w:asciiTheme="minorHAnsi" w:eastAsiaTheme="minorHAnsi" w:hAnsiTheme="minorHAnsi" w:cstheme="minorBidi"/>
                  <w:sz w:val="22"/>
                  <w:szCs w:val="22"/>
                  <w:rPrChange w:id="226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2261" w:author="Nick.Tolimieri" w:date="2022-09-06T09:57:00Z"/>
                <w:rFonts w:asciiTheme="minorHAnsi" w:eastAsiaTheme="minorHAnsi" w:hAnsiTheme="minorHAnsi" w:cstheme="minorBidi"/>
                <w:sz w:val="22"/>
                <w:szCs w:val="22"/>
                <w:rPrChange w:id="2262" w:author="Nick.Tolimieri" w:date="2022-09-06T09:57:00Z">
                  <w:rPr>
                    <w:ins w:id="2263" w:author="Nick.Tolimieri" w:date="2022-09-06T09:57:00Z"/>
                    <w:rFonts w:ascii="Calibri" w:hAnsi="Calibri" w:cs="Calibri"/>
                    <w:color w:val="000000"/>
                    <w:sz w:val="22"/>
                    <w:szCs w:val="22"/>
                  </w:rPr>
                </w:rPrChange>
              </w:rPr>
              <w:pPrChange w:id="2264" w:author="Nick.Tolimieri" w:date="2022-09-06T09:57:00Z">
                <w:pPr>
                  <w:jc w:val="right"/>
                </w:pPr>
              </w:pPrChange>
            </w:pPr>
            <w:ins w:id="2265" w:author="Nick.Tolimieri" w:date="2022-09-06T09:57:00Z">
              <w:r w:rsidRPr="001A7F6C">
                <w:rPr>
                  <w:rFonts w:asciiTheme="minorHAnsi" w:eastAsiaTheme="minorHAnsi" w:hAnsiTheme="minorHAnsi" w:cstheme="minorBidi"/>
                  <w:sz w:val="22"/>
                  <w:szCs w:val="22"/>
                  <w:rPrChange w:id="2266" w:author="Nick.Tolimieri" w:date="2022-09-06T09:57:00Z">
                    <w:rPr>
                      <w:rFonts w:ascii="Calibri" w:hAnsi="Calibri" w:cs="Calibri"/>
                      <w:color w:val="000000"/>
                      <w:sz w:val="22"/>
                      <w:szCs w:val="22"/>
                    </w:rPr>
                  </w:rPrChange>
                </w:rPr>
                <w:t>5</w:t>
              </w:r>
            </w:ins>
          </w:p>
        </w:tc>
        <w:tc>
          <w:tcPr>
            <w:tcW w:w="1269" w:type="dxa"/>
            <w:noWrap/>
            <w:hideMark/>
          </w:tcPr>
          <w:p w:rsidR="001A7F6C" w:rsidRPr="001A7F6C" w:rsidRDefault="001A7F6C" w:rsidP="001A7F6C">
            <w:pPr>
              <w:rPr>
                <w:ins w:id="2267" w:author="Nick.Tolimieri" w:date="2022-09-06T09:57:00Z"/>
                <w:rFonts w:asciiTheme="minorHAnsi" w:eastAsiaTheme="minorHAnsi" w:hAnsiTheme="minorHAnsi" w:cstheme="minorBidi"/>
                <w:sz w:val="22"/>
                <w:szCs w:val="22"/>
                <w:rPrChange w:id="2268" w:author="Nick.Tolimieri" w:date="2022-09-06T09:57:00Z">
                  <w:rPr>
                    <w:ins w:id="2269" w:author="Nick.Tolimieri" w:date="2022-09-06T09:57:00Z"/>
                    <w:rFonts w:ascii="Calibri" w:hAnsi="Calibri" w:cs="Calibri"/>
                    <w:color w:val="000000"/>
                    <w:sz w:val="22"/>
                    <w:szCs w:val="22"/>
                  </w:rPr>
                </w:rPrChange>
              </w:rPr>
              <w:pPrChange w:id="2270" w:author="Nick.Tolimieri" w:date="2022-09-06T09:57:00Z">
                <w:pPr>
                  <w:jc w:val="right"/>
                </w:pPr>
              </w:pPrChange>
            </w:pPr>
            <w:ins w:id="2271" w:author="Nick.Tolimieri" w:date="2022-09-06T09:57:00Z">
              <w:r w:rsidRPr="001A7F6C">
                <w:rPr>
                  <w:rFonts w:asciiTheme="minorHAnsi" w:eastAsiaTheme="minorHAnsi" w:hAnsiTheme="minorHAnsi" w:cstheme="minorBidi"/>
                  <w:sz w:val="22"/>
                  <w:szCs w:val="22"/>
                  <w:rPrChange w:id="2272" w:author="Nick.Tolimieri" w:date="2022-09-06T09:57:00Z">
                    <w:rPr>
                      <w:rFonts w:ascii="Calibri" w:hAnsi="Calibri" w:cs="Calibri"/>
                      <w:color w:val="000000"/>
                      <w:sz w:val="22"/>
                      <w:szCs w:val="22"/>
                    </w:rPr>
                  </w:rPrChange>
                </w:rPr>
                <w:t>1.57</w:t>
              </w:r>
            </w:ins>
          </w:p>
        </w:tc>
        <w:tc>
          <w:tcPr>
            <w:tcW w:w="1141" w:type="dxa"/>
            <w:noWrap/>
            <w:hideMark/>
          </w:tcPr>
          <w:p w:rsidR="001A7F6C" w:rsidRPr="001A7F6C" w:rsidRDefault="001A7F6C" w:rsidP="001A7F6C">
            <w:pPr>
              <w:rPr>
                <w:ins w:id="2273" w:author="Nick.Tolimieri" w:date="2022-09-06T09:57:00Z"/>
                <w:rFonts w:asciiTheme="minorHAnsi" w:eastAsiaTheme="minorHAnsi" w:hAnsiTheme="minorHAnsi" w:cstheme="minorBidi"/>
                <w:sz w:val="22"/>
                <w:szCs w:val="22"/>
                <w:rPrChange w:id="2274" w:author="Nick.Tolimieri" w:date="2022-09-06T09:57:00Z">
                  <w:rPr>
                    <w:ins w:id="2275" w:author="Nick.Tolimieri" w:date="2022-09-06T09:57:00Z"/>
                    <w:rFonts w:ascii="Calibri" w:hAnsi="Calibri" w:cs="Calibri"/>
                    <w:color w:val="000000"/>
                    <w:sz w:val="22"/>
                    <w:szCs w:val="22"/>
                  </w:rPr>
                </w:rPrChange>
              </w:rPr>
              <w:pPrChange w:id="2276" w:author="Nick.Tolimieri" w:date="2022-09-06T09:57:00Z">
                <w:pPr>
                  <w:jc w:val="right"/>
                </w:pPr>
              </w:pPrChange>
            </w:pPr>
            <w:ins w:id="2277" w:author="Nick.Tolimieri" w:date="2022-09-06T09:57:00Z">
              <w:r w:rsidRPr="001A7F6C">
                <w:rPr>
                  <w:rFonts w:asciiTheme="minorHAnsi" w:eastAsiaTheme="minorHAnsi" w:hAnsiTheme="minorHAnsi" w:cstheme="minorBidi"/>
                  <w:sz w:val="22"/>
                  <w:szCs w:val="22"/>
                  <w:rPrChange w:id="2278" w:author="Nick.Tolimieri" w:date="2022-09-06T09:57:00Z">
                    <w:rPr>
                      <w:rFonts w:ascii="Calibri" w:hAnsi="Calibri" w:cs="Calibri"/>
                      <w:color w:val="000000"/>
                      <w:sz w:val="22"/>
                      <w:szCs w:val="22"/>
                    </w:rPr>
                  </w:rPrChange>
                </w:rPr>
                <w:t>0.15</w:t>
              </w:r>
            </w:ins>
          </w:p>
        </w:tc>
        <w:tc>
          <w:tcPr>
            <w:tcW w:w="1141" w:type="dxa"/>
            <w:noWrap/>
            <w:hideMark/>
          </w:tcPr>
          <w:p w:rsidR="001A7F6C" w:rsidRPr="001A7F6C" w:rsidRDefault="001A7F6C" w:rsidP="001A7F6C">
            <w:pPr>
              <w:rPr>
                <w:ins w:id="2279" w:author="Nick.Tolimieri" w:date="2022-09-06T09:57:00Z"/>
                <w:rFonts w:asciiTheme="minorHAnsi" w:eastAsiaTheme="minorHAnsi" w:hAnsiTheme="minorHAnsi" w:cstheme="minorBidi"/>
                <w:sz w:val="22"/>
                <w:szCs w:val="22"/>
                <w:rPrChange w:id="2280" w:author="Nick.Tolimieri" w:date="2022-09-06T09:57:00Z">
                  <w:rPr>
                    <w:ins w:id="2281" w:author="Nick.Tolimieri" w:date="2022-09-06T09:57:00Z"/>
                    <w:rFonts w:ascii="Calibri" w:hAnsi="Calibri" w:cs="Calibri"/>
                    <w:color w:val="000000"/>
                    <w:sz w:val="22"/>
                    <w:szCs w:val="22"/>
                  </w:rPr>
                </w:rPrChange>
              </w:rPr>
              <w:pPrChange w:id="2282" w:author="Nick.Tolimieri" w:date="2022-09-06T09:57:00Z">
                <w:pPr>
                  <w:jc w:val="right"/>
                </w:pPr>
              </w:pPrChange>
            </w:pPr>
            <w:ins w:id="2283" w:author="Nick.Tolimieri" w:date="2022-09-06T09:57:00Z">
              <w:r w:rsidRPr="001A7F6C">
                <w:rPr>
                  <w:rFonts w:asciiTheme="minorHAnsi" w:eastAsiaTheme="minorHAnsi" w:hAnsiTheme="minorHAnsi" w:cstheme="minorBidi"/>
                  <w:sz w:val="22"/>
                  <w:szCs w:val="22"/>
                  <w:rPrChange w:id="2284" w:author="Nick.Tolimieri" w:date="2022-09-06T09:57:00Z">
                    <w:rPr>
                      <w:rFonts w:ascii="Calibri" w:hAnsi="Calibri" w:cs="Calibri"/>
                      <w:color w:val="000000"/>
                      <w:sz w:val="22"/>
                      <w:szCs w:val="22"/>
                    </w:rPr>
                  </w:rPrChange>
                </w:rPr>
                <w:t>1.83</w:t>
              </w:r>
            </w:ins>
          </w:p>
        </w:tc>
      </w:tr>
      <w:tr w:rsidR="001A7F6C" w:rsidRPr="001A7F6C" w:rsidTr="001A7F6C">
        <w:trPr>
          <w:trHeight w:val="300"/>
          <w:ins w:id="2285" w:author="Nick.Tolimieri" w:date="2022-09-06T09:57:00Z"/>
        </w:trPr>
        <w:tc>
          <w:tcPr>
            <w:tcW w:w="2814" w:type="dxa"/>
            <w:noWrap/>
            <w:hideMark/>
          </w:tcPr>
          <w:p w:rsidR="001A7F6C" w:rsidRPr="001A7F6C" w:rsidRDefault="001A7F6C">
            <w:pPr>
              <w:rPr>
                <w:ins w:id="2286" w:author="Nick.Tolimieri" w:date="2022-09-06T09:57:00Z"/>
                <w:rFonts w:asciiTheme="minorHAnsi" w:eastAsiaTheme="minorHAnsi" w:hAnsiTheme="minorHAnsi" w:cstheme="minorBidi"/>
                <w:sz w:val="22"/>
                <w:szCs w:val="22"/>
                <w:rPrChange w:id="2287" w:author="Nick.Tolimieri" w:date="2022-09-06T09:57:00Z">
                  <w:rPr>
                    <w:ins w:id="2288" w:author="Nick.Tolimieri" w:date="2022-09-06T09:57:00Z"/>
                    <w:rFonts w:ascii="Calibri" w:hAnsi="Calibri" w:cs="Calibri"/>
                    <w:color w:val="000000"/>
                    <w:sz w:val="22"/>
                    <w:szCs w:val="22"/>
                  </w:rPr>
                </w:rPrChange>
              </w:rPr>
            </w:pPr>
            <w:ins w:id="2289" w:author="Nick.Tolimieri" w:date="2022-09-06T09:57:00Z">
              <w:r w:rsidRPr="001A7F6C">
                <w:rPr>
                  <w:rFonts w:asciiTheme="minorHAnsi" w:eastAsiaTheme="minorHAnsi" w:hAnsiTheme="minorHAnsi" w:cstheme="minorBidi"/>
                  <w:sz w:val="22"/>
                  <w:szCs w:val="22"/>
                  <w:rPrChange w:id="229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291" w:author="Nick.Tolimieri" w:date="2022-09-06T09:57:00Z"/>
                <w:rFonts w:asciiTheme="minorHAnsi" w:eastAsiaTheme="minorHAnsi" w:hAnsiTheme="minorHAnsi" w:cstheme="minorBidi"/>
                <w:sz w:val="22"/>
                <w:szCs w:val="22"/>
                <w:rPrChange w:id="2292" w:author="Nick.Tolimieri" w:date="2022-09-06T09:57:00Z">
                  <w:rPr>
                    <w:ins w:id="2293" w:author="Nick.Tolimieri" w:date="2022-09-06T09:57:00Z"/>
                    <w:rFonts w:ascii="Calibri" w:hAnsi="Calibri" w:cs="Calibri"/>
                    <w:color w:val="000000"/>
                    <w:sz w:val="22"/>
                    <w:szCs w:val="22"/>
                  </w:rPr>
                </w:rPrChange>
              </w:rPr>
              <w:pPrChange w:id="2294" w:author="Nick.Tolimieri" w:date="2022-09-06T09:57:00Z">
                <w:pPr>
                  <w:jc w:val="right"/>
                </w:pPr>
              </w:pPrChange>
            </w:pPr>
            <w:ins w:id="2295" w:author="Nick.Tolimieri" w:date="2022-09-06T09:57:00Z">
              <w:r w:rsidRPr="001A7F6C">
                <w:rPr>
                  <w:rFonts w:asciiTheme="minorHAnsi" w:eastAsiaTheme="minorHAnsi" w:hAnsiTheme="minorHAnsi" w:cstheme="minorBidi"/>
                  <w:sz w:val="22"/>
                  <w:szCs w:val="22"/>
                  <w:rPrChange w:id="2296" w:author="Nick.Tolimieri" w:date="2022-09-06T09:57:00Z">
                    <w:rPr>
                      <w:rFonts w:ascii="Calibri" w:hAnsi="Calibri" w:cs="Calibri"/>
                      <w:color w:val="000000"/>
                      <w:sz w:val="22"/>
                      <w:szCs w:val="22"/>
                    </w:rPr>
                  </w:rPrChange>
                </w:rPr>
                <w:t>2007</w:t>
              </w:r>
            </w:ins>
          </w:p>
        </w:tc>
        <w:tc>
          <w:tcPr>
            <w:tcW w:w="1177" w:type="dxa"/>
            <w:noWrap/>
            <w:hideMark/>
          </w:tcPr>
          <w:p w:rsidR="001A7F6C" w:rsidRPr="001A7F6C" w:rsidRDefault="001A7F6C" w:rsidP="001A7F6C">
            <w:pPr>
              <w:rPr>
                <w:ins w:id="2297" w:author="Nick.Tolimieri" w:date="2022-09-06T09:57:00Z"/>
                <w:rFonts w:asciiTheme="minorHAnsi" w:eastAsiaTheme="minorHAnsi" w:hAnsiTheme="minorHAnsi" w:cstheme="minorBidi"/>
                <w:sz w:val="22"/>
                <w:szCs w:val="22"/>
                <w:rPrChange w:id="2298" w:author="Nick.Tolimieri" w:date="2022-09-06T09:57:00Z">
                  <w:rPr>
                    <w:ins w:id="2299" w:author="Nick.Tolimieri" w:date="2022-09-06T09:57:00Z"/>
                    <w:rFonts w:ascii="Calibri" w:hAnsi="Calibri" w:cs="Calibri"/>
                    <w:color w:val="000000"/>
                    <w:sz w:val="22"/>
                    <w:szCs w:val="22"/>
                  </w:rPr>
                </w:rPrChange>
              </w:rPr>
              <w:pPrChange w:id="2300" w:author="Nick.Tolimieri" w:date="2022-09-06T09:57:00Z">
                <w:pPr>
                  <w:jc w:val="right"/>
                </w:pPr>
              </w:pPrChange>
            </w:pPr>
            <w:ins w:id="2301" w:author="Nick.Tolimieri" w:date="2022-09-06T09:57:00Z">
              <w:r w:rsidRPr="001A7F6C">
                <w:rPr>
                  <w:rFonts w:asciiTheme="minorHAnsi" w:eastAsiaTheme="minorHAnsi" w:hAnsiTheme="minorHAnsi" w:cstheme="minorBidi"/>
                  <w:sz w:val="22"/>
                  <w:szCs w:val="22"/>
                  <w:rPrChange w:id="2302" w:author="Nick.Tolimieri" w:date="2022-09-06T09:57:00Z">
                    <w:rPr>
                      <w:rFonts w:ascii="Calibri" w:hAnsi="Calibri" w:cs="Calibri"/>
                      <w:color w:val="000000"/>
                      <w:sz w:val="22"/>
                      <w:szCs w:val="22"/>
                    </w:rPr>
                  </w:rPrChange>
                </w:rPr>
                <w:t>9</w:t>
              </w:r>
            </w:ins>
          </w:p>
        </w:tc>
        <w:tc>
          <w:tcPr>
            <w:tcW w:w="1271" w:type="dxa"/>
            <w:noWrap/>
            <w:hideMark/>
          </w:tcPr>
          <w:p w:rsidR="001A7F6C" w:rsidRPr="001A7F6C" w:rsidRDefault="001A7F6C" w:rsidP="001A7F6C">
            <w:pPr>
              <w:rPr>
                <w:ins w:id="2303" w:author="Nick.Tolimieri" w:date="2022-09-06T09:57:00Z"/>
                <w:rFonts w:asciiTheme="minorHAnsi" w:eastAsiaTheme="minorHAnsi" w:hAnsiTheme="minorHAnsi" w:cstheme="minorBidi"/>
                <w:sz w:val="22"/>
                <w:szCs w:val="22"/>
                <w:rPrChange w:id="2304" w:author="Nick.Tolimieri" w:date="2022-09-06T09:57:00Z">
                  <w:rPr>
                    <w:ins w:id="2305" w:author="Nick.Tolimieri" w:date="2022-09-06T09:57:00Z"/>
                    <w:rFonts w:ascii="Calibri" w:hAnsi="Calibri" w:cs="Calibri"/>
                    <w:color w:val="000000"/>
                    <w:sz w:val="22"/>
                    <w:szCs w:val="22"/>
                  </w:rPr>
                </w:rPrChange>
              </w:rPr>
              <w:pPrChange w:id="2306" w:author="Nick.Tolimieri" w:date="2022-09-06T09:57:00Z">
                <w:pPr>
                  <w:jc w:val="right"/>
                </w:pPr>
              </w:pPrChange>
            </w:pPr>
            <w:ins w:id="2307" w:author="Nick.Tolimieri" w:date="2022-09-06T09:57:00Z">
              <w:r w:rsidRPr="001A7F6C">
                <w:rPr>
                  <w:rFonts w:asciiTheme="minorHAnsi" w:eastAsiaTheme="minorHAnsi" w:hAnsiTheme="minorHAnsi" w:cstheme="minorBidi"/>
                  <w:sz w:val="22"/>
                  <w:szCs w:val="22"/>
                  <w:rPrChange w:id="230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309" w:author="Nick.Tolimieri" w:date="2022-09-06T09:57:00Z"/>
                <w:rFonts w:asciiTheme="minorHAnsi" w:eastAsiaTheme="minorHAnsi" w:hAnsiTheme="minorHAnsi" w:cstheme="minorBidi"/>
                <w:sz w:val="22"/>
                <w:szCs w:val="22"/>
                <w:rPrChange w:id="2310" w:author="Nick.Tolimieri" w:date="2022-09-06T09:57:00Z">
                  <w:rPr>
                    <w:ins w:id="2311" w:author="Nick.Tolimieri" w:date="2022-09-06T09:57:00Z"/>
                    <w:rFonts w:ascii="Calibri" w:hAnsi="Calibri" w:cs="Calibri"/>
                    <w:color w:val="000000"/>
                    <w:sz w:val="22"/>
                    <w:szCs w:val="22"/>
                  </w:rPr>
                </w:rPrChange>
              </w:rPr>
              <w:pPrChange w:id="2312" w:author="Nick.Tolimieri" w:date="2022-09-06T09:57:00Z">
                <w:pPr>
                  <w:jc w:val="right"/>
                </w:pPr>
              </w:pPrChange>
            </w:pPr>
            <w:ins w:id="2313" w:author="Nick.Tolimieri" w:date="2022-09-06T09:57:00Z">
              <w:r w:rsidRPr="001A7F6C">
                <w:rPr>
                  <w:rFonts w:asciiTheme="minorHAnsi" w:eastAsiaTheme="minorHAnsi" w:hAnsiTheme="minorHAnsi" w:cstheme="minorBidi"/>
                  <w:sz w:val="22"/>
                  <w:szCs w:val="22"/>
                  <w:rPrChange w:id="2314" w:author="Nick.Tolimieri" w:date="2022-09-06T09:57:00Z">
                    <w:rPr>
                      <w:rFonts w:ascii="Calibri" w:hAnsi="Calibri" w:cs="Calibri"/>
                      <w:color w:val="000000"/>
                      <w:sz w:val="22"/>
                      <w:szCs w:val="22"/>
                    </w:rPr>
                  </w:rPrChange>
                </w:rPr>
                <w:t>8</w:t>
              </w:r>
            </w:ins>
          </w:p>
        </w:tc>
        <w:tc>
          <w:tcPr>
            <w:tcW w:w="1105" w:type="dxa"/>
            <w:noWrap/>
            <w:hideMark/>
          </w:tcPr>
          <w:p w:rsidR="001A7F6C" w:rsidRPr="001A7F6C" w:rsidRDefault="001A7F6C" w:rsidP="001A7F6C">
            <w:pPr>
              <w:rPr>
                <w:ins w:id="2315" w:author="Nick.Tolimieri" w:date="2022-09-06T09:57:00Z"/>
                <w:rFonts w:asciiTheme="minorHAnsi" w:eastAsiaTheme="minorHAnsi" w:hAnsiTheme="minorHAnsi" w:cstheme="minorBidi"/>
                <w:sz w:val="22"/>
                <w:szCs w:val="22"/>
                <w:rPrChange w:id="2316" w:author="Nick.Tolimieri" w:date="2022-09-06T09:57:00Z">
                  <w:rPr>
                    <w:ins w:id="2317" w:author="Nick.Tolimieri" w:date="2022-09-06T09:57:00Z"/>
                    <w:rFonts w:ascii="Calibri" w:hAnsi="Calibri" w:cs="Calibri"/>
                    <w:color w:val="000000"/>
                    <w:sz w:val="22"/>
                    <w:szCs w:val="22"/>
                  </w:rPr>
                </w:rPrChange>
              </w:rPr>
              <w:pPrChange w:id="2318" w:author="Nick.Tolimieri" w:date="2022-09-06T09:57:00Z">
                <w:pPr>
                  <w:jc w:val="right"/>
                </w:pPr>
              </w:pPrChange>
            </w:pPr>
            <w:ins w:id="2319" w:author="Nick.Tolimieri" w:date="2022-09-06T09:57:00Z">
              <w:r w:rsidRPr="001A7F6C">
                <w:rPr>
                  <w:rFonts w:asciiTheme="minorHAnsi" w:eastAsiaTheme="minorHAnsi" w:hAnsiTheme="minorHAnsi" w:cstheme="minorBidi"/>
                  <w:sz w:val="22"/>
                  <w:szCs w:val="22"/>
                  <w:rPrChange w:id="2320" w:author="Nick.Tolimieri" w:date="2022-09-06T09:57:00Z">
                    <w:rPr>
                      <w:rFonts w:ascii="Calibri" w:hAnsi="Calibri" w:cs="Calibri"/>
                      <w:color w:val="000000"/>
                      <w:sz w:val="22"/>
                      <w:szCs w:val="22"/>
                    </w:rPr>
                  </w:rPrChange>
                </w:rPr>
                <w:t>8</w:t>
              </w:r>
            </w:ins>
          </w:p>
        </w:tc>
        <w:tc>
          <w:tcPr>
            <w:tcW w:w="1139" w:type="dxa"/>
            <w:noWrap/>
            <w:hideMark/>
          </w:tcPr>
          <w:p w:rsidR="001A7F6C" w:rsidRPr="001A7F6C" w:rsidRDefault="001A7F6C" w:rsidP="001A7F6C">
            <w:pPr>
              <w:rPr>
                <w:ins w:id="2321" w:author="Nick.Tolimieri" w:date="2022-09-06T09:57:00Z"/>
                <w:rFonts w:asciiTheme="minorHAnsi" w:eastAsiaTheme="minorHAnsi" w:hAnsiTheme="minorHAnsi" w:cstheme="minorBidi"/>
                <w:sz w:val="22"/>
                <w:szCs w:val="22"/>
                <w:rPrChange w:id="2322" w:author="Nick.Tolimieri" w:date="2022-09-06T09:57:00Z">
                  <w:rPr>
                    <w:ins w:id="2323" w:author="Nick.Tolimieri" w:date="2022-09-06T09:57:00Z"/>
                    <w:rFonts w:ascii="Calibri" w:hAnsi="Calibri" w:cs="Calibri"/>
                    <w:color w:val="000000"/>
                    <w:sz w:val="22"/>
                    <w:szCs w:val="22"/>
                  </w:rPr>
                </w:rPrChange>
              </w:rPr>
              <w:pPrChange w:id="2324" w:author="Nick.Tolimieri" w:date="2022-09-06T09:57:00Z">
                <w:pPr>
                  <w:jc w:val="right"/>
                </w:pPr>
              </w:pPrChange>
            </w:pPr>
            <w:ins w:id="2325" w:author="Nick.Tolimieri" w:date="2022-09-06T09:57:00Z">
              <w:r w:rsidRPr="001A7F6C">
                <w:rPr>
                  <w:rFonts w:asciiTheme="minorHAnsi" w:eastAsiaTheme="minorHAnsi" w:hAnsiTheme="minorHAnsi" w:cstheme="minorBidi"/>
                  <w:sz w:val="22"/>
                  <w:szCs w:val="22"/>
                  <w:rPrChange w:id="2326" w:author="Nick.Tolimieri" w:date="2022-09-06T09:57:00Z">
                    <w:rPr>
                      <w:rFonts w:ascii="Calibri" w:hAnsi="Calibri" w:cs="Calibri"/>
                      <w:color w:val="000000"/>
                      <w:sz w:val="22"/>
                      <w:szCs w:val="22"/>
                    </w:rPr>
                  </w:rPrChange>
                </w:rPr>
                <w:t>8</w:t>
              </w:r>
            </w:ins>
          </w:p>
        </w:tc>
        <w:tc>
          <w:tcPr>
            <w:tcW w:w="1269" w:type="dxa"/>
            <w:noWrap/>
            <w:hideMark/>
          </w:tcPr>
          <w:p w:rsidR="001A7F6C" w:rsidRPr="001A7F6C" w:rsidRDefault="001A7F6C" w:rsidP="001A7F6C">
            <w:pPr>
              <w:rPr>
                <w:ins w:id="2327" w:author="Nick.Tolimieri" w:date="2022-09-06T09:57:00Z"/>
                <w:rFonts w:asciiTheme="minorHAnsi" w:eastAsiaTheme="minorHAnsi" w:hAnsiTheme="minorHAnsi" w:cstheme="minorBidi"/>
                <w:sz w:val="22"/>
                <w:szCs w:val="22"/>
                <w:rPrChange w:id="2328" w:author="Nick.Tolimieri" w:date="2022-09-06T09:57:00Z">
                  <w:rPr>
                    <w:ins w:id="2329" w:author="Nick.Tolimieri" w:date="2022-09-06T09:57:00Z"/>
                    <w:rFonts w:ascii="Calibri" w:hAnsi="Calibri" w:cs="Calibri"/>
                    <w:color w:val="000000"/>
                    <w:sz w:val="22"/>
                    <w:szCs w:val="22"/>
                  </w:rPr>
                </w:rPrChange>
              </w:rPr>
              <w:pPrChange w:id="2330" w:author="Nick.Tolimieri" w:date="2022-09-06T09:57:00Z">
                <w:pPr>
                  <w:jc w:val="right"/>
                </w:pPr>
              </w:pPrChange>
            </w:pPr>
            <w:ins w:id="2331" w:author="Nick.Tolimieri" w:date="2022-09-06T09:57:00Z">
              <w:r w:rsidRPr="001A7F6C">
                <w:rPr>
                  <w:rFonts w:asciiTheme="minorHAnsi" w:eastAsiaTheme="minorHAnsi" w:hAnsiTheme="minorHAnsi" w:cstheme="minorBidi"/>
                  <w:sz w:val="22"/>
                  <w:szCs w:val="22"/>
                  <w:rPrChange w:id="2332" w:author="Nick.Tolimieri" w:date="2022-09-06T09:57:00Z">
                    <w:rPr>
                      <w:rFonts w:ascii="Calibri" w:hAnsi="Calibri" w:cs="Calibri"/>
                      <w:color w:val="000000"/>
                      <w:sz w:val="22"/>
                      <w:szCs w:val="22"/>
                    </w:rPr>
                  </w:rPrChange>
                </w:rPr>
                <w:t>2.45</w:t>
              </w:r>
            </w:ins>
          </w:p>
        </w:tc>
        <w:tc>
          <w:tcPr>
            <w:tcW w:w="1141" w:type="dxa"/>
            <w:noWrap/>
            <w:hideMark/>
          </w:tcPr>
          <w:p w:rsidR="001A7F6C" w:rsidRPr="001A7F6C" w:rsidRDefault="001A7F6C" w:rsidP="001A7F6C">
            <w:pPr>
              <w:rPr>
                <w:ins w:id="2333" w:author="Nick.Tolimieri" w:date="2022-09-06T09:57:00Z"/>
                <w:rFonts w:asciiTheme="minorHAnsi" w:eastAsiaTheme="minorHAnsi" w:hAnsiTheme="minorHAnsi" w:cstheme="minorBidi"/>
                <w:sz w:val="22"/>
                <w:szCs w:val="22"/>
                <w:rPrChange w:id="2334" w:author="Nick.Tolimieri" w:date="2022-09-06T09:57:00Z">
                  <w:rPr>
                    <w:ins w:id="2335" w:author="Nick.Tolimieri" w:date="2022-09-06T09:57:00Z"/>
                    <w:rFonts w:ascii="Calibri" w:hAnsi="Calibri" w:cs="Calibri"/>
                    <w:color w:val="000000"/>
                    <w:sz w:val="22"/>
                    <w:szCs w:val="22"/>
                  </w:rPr>
                </w:rPrChange>
              </w:rPr>
              <w:pPrChange w:id="2336" w:author="Nick.Tolimieri" w:date="2022-09-06T09:57:00Z">
                <w:pPr>
                  <w:jc w:val="right"/>
                </w:pPr>
              </w:pPrChange>
            </w:pPr>
            <w:ins w:id="2337" w:author="Nick.Tolimieri" w:date="2022-09-06T09:57:00Z">
              <w:r w:rsidRPr="001A7F6C">
                <w:rPr>
                  <w:rFonts w:asciiTheme="minorHAnsi" w:eastAsiaTheme="minorHAnsi" w:hAnsiTheme="minorHAnsi" w:cstheme="minorBidi"/>
                  <w:sz w:val="22"/>
                  <w:szCs w:val="22"/>
                  <w:rPrChange w:id="2338" w:author="Nick.Tolimieri" w:date="2022-09-06T09:57:00Z">
                    <w:rPr>
                      <w:rFonts w:ascii="Calibri" w:hAnsi="Calibri" w:cs="Calibri"/>
                      <w:color w:val="000000"/>
                      <w:sz w:val="22"/>
                      <w:szCs w:val="22"/>
                    </w:rPr>
                  </w:rPrChange>
                </w:rPr>
                <w:t>0.28</w:t>
              </w:r>
            </w:ins>
          </w:p>
        </w:tc>
        <w:tc>
          <w:tcPr>
            <w:tcW w:w="1141" w:type="dxa"/>
            <w:noWrap/>
            <w:hideMark/>
          </w:tcPr>
          <w:p w:rsidR="001A7F6C" w:rsidRPr="001A7F6C" w:rsidRDefault="001A7F6C" w:rsidP="001A7F6C">
            <w:pPr>
              <w:rPr>
                <w:ins w:id="2339" w:author="Nick.Tolimieri" w:date="2022-09-06T09:57:00Z"/>
                <w:rFonts w:asciiTheme="minorHAnsi" w:eastAsiaTheme="minorHAnsi" w:hAnsiTheme="minorHAnsi" w:cstheme="minorBidi"/>
                <w:sz w:val="22"/>
                <w:szCs w:val="22"/>
                <w:rPrChange w:id="2340" w:author="Nick.Tolimieri" w:date="2022-09-06T09:57:00Z">
                  <w:rPr>
                    <w:ins w:id="2341" w:author="Nick.Tolimieri" w:date="2022-09-06T09:57:00Z"/>
                    <w:rFonts w:ascii="Calibri" w:hAnsi="Calibri" w:cs="Calibri"/>
                    <w:color w:val="000000"/>
                    <w:sz w:val="22"/>
                    <w:szCs w:val="22"/>
                  </w:rPr>
                </w:rPrChange>
              </w:rPr>
              <w:pPrChange w:id="2342" w:author="Nick.Tolimieri" w:date="2022-09-06T09:57:00Z">
                <w:pPr>
                  <w:jc w:val="right"/>
                </w:pPr>
              </w:pPrChange>
            </w:pPr>
            <w:ins w:id="2343" w:author="Nick.Tolimieri" w:date="2022-09-06T09:57:00Z">
              <w:r w:rsidRPr="001A7F6C">
                <w:rPr>
                  <w:rFonts w:asciiTheme="minorHAnsi" w:eastAsiaTheme="minorHAnsi" w:hAnsiTheme="minorHAnsi" w:cstheme="minorBidi"/>
                  <w:sz w:val="22"/>
                  <w:szCs w:val="22"/>
                  <w:rPrChange w:id="2344" w:author="Nick.Tolimieri" w:date="2022-09-06T09:57:00Z">
                    <w:rPr>
                      <w:rFonts w:ascii="Calibri" w:hAnsi="Calibri" w:cs="Calibri"/>
                      <w:color w:val="000000"/>
                      <w:sz w:val="22"/>
                      <w:szCs w:val="22"/>
                    </w:rPr>
                  </w:rPrChange>
                </w:rPr>
                <w:t>2.84</w:t>
              </w:r>
            </w:ins>
          </w:p>
        </w:tc>
      </w:tr>
      <w:tr w:rsidR="001A7F6C" w:rsidRPr="001A7F6C" w:rsidTr="001A7F6C">
        <w:trPr>
          <w:trHeight w:val="300"/>
          <w:ins w:id="2345" w:author="Nick.Tolimieri" w:date="2022-09-06T09:57:00Z"/>
        </w:trPr>
        <w:tc>
          <w:tcPr>
            <w:tcW w:w="2814" w:type="dxa"/>
            <w:noWrap/>
            <w:hideMark/>
          </w:tcPr>
          <w:p w:rsidR="001A7F6C" w:rsidRPr="001A7F6C" w:rsidRDefault="001A7F6C">
            <w:pPr>
              <w:rPr>
                <w:ins w:id="2346" w:author="Nick.Tolimieri" w:date="2022-09-06T09:57:00Z"/>
                <w:rFonts w:asciiTheme="minorHAnsi" w:eastAsiaTheme="minorHAnsi" w:hAnsiTheme="minorHAnsi" w:cstheme="minorBidi"/>
                <w:sz w:val="22"/>
                <w:szCs w:val="22"/>
                <w:rPrChange w:id="2347" w:author="Nick.Tolimieri" w:date="2022-09-06T09:57:00Z">
                  <w:rPr>
                    <w:ins w:id="2348" w:author="Nick.Tolimieri" w:date="2022-09-06T09:57:00Z"/>
                    <w:rFonts w:ascii="Calibri" w:hAnsi="Calibri" w:cs="Calibri"/>
                    <w:color w:val="000000"/>
                    <w:sz w:val="22"/>
                    <w:szCs w:val="22"/>
                  </w:rPr>
                </w:rPrChange>
              </w:rPr>
            </w:pPr>
            <w:ins w:id="2349" w:author="Nick.Tolimieri" w:date="2022-09-06T09:57:00Z">
              <w:r w:rsidRPr="001A7F6C">
                <w:rPr>
                  <w:rFonts w:asciiTheme="minorHAnsi" w:eastAsiaTheme="minorHAnsi" w:hAnsiTheme="minorHAnsi" w:cstheme="minorBidi"/>
                  <w:sz w:val="22"/>
                  <w:szCs w:val="22"/>
                  <w:rPrChange w:id="235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351" w:author="Nick.Tolimieri" w:date="2022-09-06T09:57:00Z"/>
                <w:rFonts w:asciiTheme="minorHAnsi" w:eastAsiaTheme="minorHAnsi" w:hAnsiTheme="minorHAnsi" w:cstheme="minorBidi"/>
                <w:sz w:val="22"/>
                <w:szCs w:val="22"/>
                <w:rPrChange w:id="2352" w:author="Nick.Tolimieri" w:date="2022-09-06T09:57:00Z">
                  <w:rPr>
                    <w:ins w:id="2353" w:author="Nick.Tolimieri" w:date="2022-09-06T09:57:00Z"/>
                    <w:rFonts w:ascii="Calibri" w:hAnsi="Calibri" w:cs="Calibri"/>
                    <w:color w:val="000000"/>
                    <w:sz w:val="22"/>
                    <w:szCs w:val="22"/>
                  </w:rPr>
                </w:rPrChange>
              </w:rPr>
              <w:pPrChange w:id="2354" w:author="Nick.Tolimieri" w:date="2022-09-06T09:57:00Z">
                <w:pPr>
                  <w:jc w:val="right"/>
                </w:pPr>
              </w:pPrChange>
            </w:pPr>
            <w:ins w:id="2355" w:author="Nick.Tolimieri" w:date="2022-09-06T09:57:00Z">
              <w:r w:rsidRPr="001A7F6C">
                <w:rPr>
                  <w:rFonts w:asciiTheme="minorHAnsi" w:eastAsiaTheme="minorHAnsi" w:hAnsiTheme="minorHAnsi" w:cstheme="minorBidi"/>
                  <w:sz w:val="22"/>
                  <w:szCs w:val="22"/>
                  <w:rPrChange w:id="2356" w:author="Nick.Tolimieri" w:date="2022-09-06T09:57:00Z">
                    <w:rPr>
                      <w:rFonts w:ascii="Calibri" w:hAnsi="Calibri" w:cs="Calibri"/>
                      <w:color w:val="000000"/>
                      <w:sz w:val="22"/>
                      <w:szCs w:val="22"/>
                    </w:rPr>
                  </w:rPrChange>
                </w:rPr>
                <w:t>2010</w:t>
              </w:r>
            </w:ins>
          </w:p>
        </w:tc>
        <w:tc>
          <w:tcPr>
            <w:tcW w:w="1177" w:type="dxa"/>
            <w:noWrap/>
            <w:hideMark/>
          </w:tcPr>
          <w:p w:rsidR="001A7F6C" w:rsidRPr="001A7F6C" w:rsidRDefault="001A7F6C" w:rsidP="001A7F6C">
            <w:pPr>
              <w:rPr>
                <w:ins w:id="2357" w:author="Nick.Tolimieri" w:date="2022-09-06T09:57:00Z"/>
                <w:rFonts w:asciiTheme="minorHAnsi" w:eastAsiaTheme="minorHAnsi" w:hAnsiTheme="minorHAnsi" w:cstheme="minorBidi"/>
                <w:sz w:val="22"/>
                <w:szCs w:val="22"/>
                <w:rPrChange w:id="2358" w:author="Nick.Tolimieri" w:date="2022-09-06T09:57:00Z">
                  <w:rPr>
                    <w:ins w:id="2359" w:author="Nick.Tolimieri" w:date="2022-09-06T09:57:00Z"/>
                    <w:rFonts w:ascii="Calibri" w:hAnsi="Calibri" w:cs="Calibri"/>
                    <w:color w:val="000000"/>
                    <w:sz w:val="22"/>
                    <w:szCs w:val="22"/>
                  </w:rPr>
                </w:rPrChange>
              </w:rPr>
              <w:pPrChange w:id="2360" w:author="Nick.Tolimieri" w:date="2022-09-06T09:57:00Z">
                <w:pPr>
                  <w:jc w:val="right"/>
                </w:pPr>
              </w:pPrChange>
            </w:pPr>
            <w:ins w:id="2361" w:author="Nick.Tolimieri" w:date="2022-09-06T09:57:00Z">
              <w:r w:rsidRPr="001A7F6C">
                <w:rPr>
                  <w:rFonts w:asciiTheme="minorHAnsi" w:eastAsiaTheme="minorHAnsi" w:hAnsiTheme="minorHAnsi" w:cstheme="minorBidi"/>
                  <w:sz w:val="22"/>
                  <w:szCs w:val="22"/>
                  <w:rPrChange w:id="2362" w:author="Nick.Tolimieri" w:date="2022-09-06T09:57:00Z">
                    <w:rPr>
                      <w:rFonts w:ascii="Calibri" w:hAnsi="Calibri" w:cs="Calibri"/>
                      <w:color w:val="000000"/>
                      <w:sz w:val="22"/>
                      <w:szCs w:val="22"/>
                    </w:rPr>
                  </w:rPrChange>
                </w:rPr>
                <w:t>20</w:t>
              </w:r>
            </w:ins>
          </w:p>
        </w:tc>
        <w:tc>
          <w:tcPr>
            <w:tcW w:w="1271" w:type="dxa"/>
            <w:noWrap/>
            <w:hideMark/>
          </w:tcPr>
          <w:p w:rsidR="001A7F6C" w:rsidRPr="001A7F6C" w:rsidRDefault="001A7F6C" w:rsidP="001A7F6C">
            <w:pPr>
              <w:rPr>
                <w:ins w:id="2363" w:author="Nick.Tolimieri" w:date="2022-09-06T09:57:00Z"/>
                <w:rFonts w:asciiTheme="minorHAnsi" w:eastAsiaTheme="minorHAnsi" w:hAnsiTheme="minorHAnsi" w:cstheme="minorBidi"/>
                <w:sz w:val="22"/>
                <w:szCs w:val="22"/>
                <w:rPrChange w:id="2364" w:author="Nick.Tolimieri" w:date="2022-09-06T09:57:00Z">
                  <w:rPr>
                    <w:ins w:id="2365" w:author="Nick.Tolimieri" w:date="2022-09-06T09:57:00Z"/>
                    <w:rFonts w:ascii="Calibri" w:hAnsi="Calibri" w:cs="Calibri"/>
                    <w:color w:val="000000"/>
                    <w:sz w:val="22"/>
                    <w:szCs w:val="22"/>
                  </w:rPr>
                </w:rPrChange>
              </w:rPr>
              <w:pPrChange w:id="2366" w:author="Nick.Tolimieri" w:date="2022-09-06T09:57:00Z">
                <w:pPr>
                  <w:jc w:val="right"/>
                </w:pPr>
              </w:pPrChange>
            </w:pPr>
            <w:ins w:id="2367" w:author="Nick.Tolimieri" w:date="2022-09-06T09:57:00Z">
              <w:r w:rsidRPr="001A7F6C">
                <w:rPr>
                  <w:rFonts w:asciiTheme="minorHAnsi" w:eastAsiaTheme="minorHAnsi" w:hAnsiTheme="minorHAnsi" w:cstheme="minorBidi"/>
                  <w:sz w:val="22"/>
                  <w:szCs w:val="22"/>
                  <w:rPrChange w:id="2368" w:author="Nick.Tolimieri" w:date="2022-09-06T09:57:00Z">
                    <w:rPr>
                      <w:rFonts w:ascii="Calibri" w:hAnsi="Calibri" w:cs="Calibri"/>
                      <w:color w:val="000000"/>
                      <w:sz w:val="22"/>
                      <w:szCs w:val="22"/>
                    </w:rPr>
                  </w:rPrChange>
                </w:rPr>
                <w:t>2</w:t>
              </w:r>
            </w:ins>
          </w:p>
        </w:tc>
        <w:tc>
          <w:tcPr>
            <w:tcW w:w="1085" w:type="dxa"/>
            <w:noWrap/>
            <w:hideMark/>
          </w:tcPr>
          <w:p w:rsidR="001A7F6C" w:rsidRPr="001A7F6C" w:rsidRDefault="001A7F6C" w:rsidP="001A7F6C">
            <w:pPr>
              <w:rPr>
                <w:ins w:id="2369" w:author="Nick.Tolimieri" w:date="2022-09-06T09:57:00Z"/>
                <w:rFonts w:asciiTheme="minorHAnsi" w:eastAsiaTheme="minorHAnsi" w:hAnsiTheme="minorHAnsi" w:cstheme="minorBidi"/>
                <w:sz w:val="22"/>
                <w:szCs w:val="22"/>
                <w:rPrChange w:id="2370" w:author="Nick.Tolimieri" w:date="2022-09-06T09:57:00Z">
                  <w:rPr>
                    <w:ins w:id="2371" w:author="Nick.Tolimieri" w:date="2022-09-06T09:57:00Z"/>
                    <w:rFonts w:ascii="Calibri" w:hAnsi="Calibri" w:cs="Calibri"/>
                    <w:color w:val="000000"/>
                    <w:sz w:val="22"/>
                    <w:szCs w:val="22"/>
                  </w:rPr>
                </w:rPrChange>
              </w:rPr>
              <w:pPrChange w:id="2372" w:author="Nick.Tolimieri" w:date="2022-09-06T09:57:00Z">
                <w:pPr>
                  <w:jc w:val="right"/>
                </w:pPr>
              </w:pPrChange>
            </w:pPr>
            <w:ins w:id="2373" w:author="Nick.Tolimieri" w:date="2022-09-06T09:57:00Z">
              <w:r w:rsidRPr="001A7F6C">
                <w:rPr>
                  <w:rFonts w:asciiTheme="minorHAnsi" w:eastAsiaTheme="minorHAnsi" w:hAnsiTheme="minorHAnsi" w:cstheme="minorBidi"/>
                  <w:sz w:val="22"/>
                  <w:szCs w:val="22"/>
                  <w:rPrChange w:id="2374" w:author="Nick.Tolimieri" w:date="2022-09-06T09:57:00Z">
                    <w:rPr>
                      <w:rFonts w:ascii="Calibri" w:hAnsi="Calibri" w:cs="Calibri"/>
                      <w:color w:val="000000"/>
                      <w:sz w:val="22"/>
                      <w:szCs w:val="22"/>
                    </w:rPr>
                  </w:rPrChange>
                </w:rPr>
                <w:t>11</w:t>
              </w:r>
            </w:ins>
          </w:p>
        </w:tc>
        <w:tc>
          <w:tcPr>
            <w:tcW w:w="1105" w:type="dxa"/>
            <w:noWrap/>
            <w:hideMark/>
          </w:tcPr>
          <w:p w:rsidR="001A7F6C" w:rsidRPr="001A7F6C" w:rsidRDefault="001A7F6C" w:rsidP="001A7F6C">
            <w:pPr>
              <w:rPr>
                <w:ins w:id="2375" w:author="Nick.Tolimieri" w:date="2022-09-06T09:57:00Z"/>
                <w:rFonts w:asciiTheme="minorHAnsi" w:eastAsiaTheme="minorHAnsi" w:hAnsiTheme="minorHAnsi" w:cstheme="minorBidi"/>
                <w:sz w:val="22"/>
                <w:szCs w:val="22"/>
                <w:rPrChange w:id="2376" w:author="Nick.Tolimieri" w:date="2022-09-06T09:57:00Z">
                  <w:rPr>
                    <w:ins w:id="2377" w:author="Nick.Tolimieri" w:date="2022-09-06T09:57:00Z"/>
                    <w:rFonts w:ascii="Calibri" w:hAnsi="Calibri" w:cs="Calibri"/>
                    <w:color w:val="000000"/>
                    <w:sz w:val="22"/>
                    <w:szCs w:val="22"/>
                  </w:rPr>
                </w:rPrChange>
              </w:rPr>
              <w:pPrChange w:id="2378" w:author="Nick.Tolimieri" w:date="2022-09-06T09:57:00Z">
                <w:pPr>
                  <w:jc w:val="right"/>
                </w:pPr>
              </w:pPrChange>
            </w:pPr>
            <w:ins w:id="2379" w:author="Nick.Tolimieri" w:date="2022-09-06T09:57:00Z">
              <w:r w:rsidRPr="001A7F6C">
                <w:rPr>
                  <w:rFonts w:asciiTheme="minorHAnsi" w:eastAsiaTheme="minorHAnsi" w:hAnsiTheme="minorHAnsi" w:cstheme="minorBidi"/>
                  <w:sz w:val="22"/>
                  <w:szCs w:val="22"/>
                  <w:rPrChange w:id="238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2381" w:author="Nick.Tolimieri" w:date="2022-09-06T09:57:00Z"/>
                <w:rFonts w:asciiTheme="minorHAnsi" w:eastAsiaTheme="minorHAnsi" w:hAnsiTheme="minorHAnsi" w:cstheme="minorBidi"/>
                <w:sz w:val="22"/>
                <w:szCs w:val="22"/>
                <w:rPrChange w:id="2382" w:author="Nick.Tolimieri" w:date="2022-09-06T09:57:00Z">
                  <w:rPr>
                    <w:ins w:id="2383" w:author="Nick.Tolimieri" w:date="2022-09-06T09:57:00Z"/>
                    <w:rFonts w:ascii="Calibri" w:hAnsi="Calibri" w:cs="Calibri"/>
                    <w:color w:val="000000"/>
                    <w:sz w:val="22"/>
                    <w:szCs w:val="22"/>
                  </w:rPr>
                </w:rPrChange>
              </w:rPr>
              <w:pPrChange w:id="2384" w:author="Nick.Tolimieri" w:date="2022-09-06T09:57:00Z">
                <w:pPr>
                  <w:jc w:val="right"/>
                </w:pPr>
              </w:pPrChange>
            </w:pPr>
            <w:ins w:id="2385" w:author="Nick.Tolimieri" w:date="2022-09-06T09:57:00Z">
              <w:r w:rsidRPr="001A7F6C">
                <w:rPr>
                  <w:rFonts w:asciiTheme="minorHAnsi" w:eastAsiaTheme="minorHAnsi" w:hAnsiTheme="minorHAnsi" w:cstheme="minorBidi"/>
                  <w:sz w:val="22"/>
                  <w:szCs w:val="22"/>
                  <w:rPrChange w:id="2386" w:author="Nick.Tolimieri" w:date="2022-09-06T09:57:00Z">
                    <w:rPr>
                      <w:rFonts w:ascii="Calibri" w:hAnsi="Calibri" w:cs="Calibri"/>
                      <w:color w:val="000000"/>
                      <w:sz w:val="22"/>
                      <w:szCs w:val="22"/>
                    </w:rPr>
                  </w:rPrChange>
                </w:rPr>
                <w:t>6</w:t>
              </w:r>
            </w:ins>
          </w:p>
        </w:tc>
        <w:tc>
          <w:tcPr>
            <w:tcW w:w="1269" w:type="dxa"/>
            <w:noWrap/>
            <w:hideMark/>
          </w:tcPr>
          <w:p w:rsidR="001A7F6C" w:rsidRPr="001A7F6C" w:rsidRDefault="001A7F6C" w:rsidP="001A7F6C">
            <w:pPr>
              <w:rPr>
                <w:ins w:id="2387" w:author="Nick.Tolimieri" w:date="2022-09-06T09:57:00Z"/>
                <w:rFonts w:asciiTheme="minorHAnsi" w:eastAsiaTheme="minorHAnsi" w:hAnsiTheme="minorHAnsi" w:cstheme="minorBidi"/>
                <w:sz w:val="22"/>
                <w:szCs w:val="22"/>
                <w:rPrChange w:id="2388" w:author="Nick.Tolimieri" w:date="2022-09-06T09:57:00Z">
                  <w:rPr>
                    <w:ins w:id="2389" w:author="Nick.Tolimieri" w:date="2022-09-06T09:57:00Z"/>
                    <w:rFonts w:ascii="Calibri" w:hAnsi="Calibri" w:cs="Calibri"/>
                    <w:color w:val="000000"/>
                    <w:sz w:val="22"/>
                    <w:szCs w:val="22"/>
                  </w:rPr>
                </w:rPrChange>
              </w:rPr>
              <w:pPrChange w:id="2390" w:author="Nick.Tolimieri" w:date="2022-09-06T09:57:00Z">
                <w:pPr>
                  <w:jc w:val="right"/>
                </w:pPr>
              </w:pPrChange>
            </w:pPr>
            <w:ins w:id="2391" w:author="Nick.Tolimieri" w:date="2022-09-06T09:57:00Z">
              <w:r w:rsidRPr="001A7F6C">
                <w:rPr>
                  <w:rFonts w:asciiTheme="minorHAnsi" w:eastAsiaTheme="minorHAnsi" w:hAnsiTheme="minorHAnsi" w:cstheme="minorBidi"/>
                  <w:sz w:val="22"/>
                  <w:szCs w:val="22"/>
                  <w:rPrChange w:id="2392" w:author="Nick.Tolimieri" w:date="2022-09-06T09:57:00Z">
                    <w:rPr>
                      <w:rFonts w:ascii="Calibri" w:hAnsi="Calibri" w:cs="Calibri"/>
                      <w:color w:val="000000"/>
                      <w:sz w:val="22"/>
                      <w:szCs w:val="22"/>
                    </w:rPr>
                  </w:rPrChange>
                </w:rPr>
                <w:t>1.57</w:t>
              </w:r>
            </w:ins>
          </w:p>
        </w:tc>
        <w:tc>
          <w:tcPr>
            <w:tcW w:w="1141" w:type="dxa"/>
            <w:noWrap/>
            <w:hideMark/>
          </w:tcPr>
          <w:p w:rsidR="001A7F6C" w:rsidRPr="001A7F6C" w:rsidRDefault="001A7F6C" w:rsidP="001A7F6C">
            <w:pPr>
              <w:rPr>
                <w:ins w:id="2393" w:author="Nick.Tolimieri" w:date="2022-09-06T09:57:00Z"/>
                <w:rFonts w:asciiTheme="minorHAnsi" w:eastAsiaTheme="minorHAnsi" w:hAnsiTheme="minorHAnsi" w:cstheme="minorBidi"/>
                <w:sz w:val="22"/>
                <w:szCs w:val="22"/>
                <w:rPrChange w:id="2394" w:author="Nick.Tolimieri" w:date="2022-09-06T09:57:00Z">
                  <w:rPr>
                    <w:ins w:id="2395" w:author="Nick.Tolimieri" w:date="2022-09-06T09:57:00Z"/>
                    <w:rFonts w:ascii="Calibri" w:hAnsi="Calibri" w:cs="Calibri"/>
                    <w:color w:val="000000"/>
                    <w:sz w:val="22"/>
                    <w:szCs w:val="22"/>
                  </w:rPr>
                </w:rPrChange>
              </w:rPr>
              <w:pPrChange w:id="2396" w:author="Nick.Tolimieri" w:date="2022-09-06T09:57:00Z">
                <w:pPr>
                  <w:jc w:val="right"/>
                </w:pPr>
              </w:pPrChange>
            </w:pPr>
            <w:ins w:id="2397" w:author="Nick.Tolimieri" w:date="2022-09-06T09:57:00Z">
              <w:r w:rsidRPr="001A7F6C">
                <w:rPr>
                  <w:rFonts w:asciiTheme="minorHAnsi" w:eastAsiaTheme="minorHAnsi" w:hAnsiTheme="minorHAnsi" w:cstheme="minorBidi"/>
                  <w:sz w:val="22"/>
                  <w:szCs w:val="22"/>
                  <w:rPrChange w:id="2398" w:author="Nick.Tolimieri" w:date="2022-09-06T09:57:00Z">
                    <w:rPr>
                      <w:rFonts w:ascii="Calibri" w:hAnsi="Calibri" w:cs="Calibri"/>
                      <w:color w:val="000000"/>
                      <w:sz w:val="22"/>
                      <w:szCs w:val="22"/>
                    </w:rPr>
                  </w:rPrChange>
                </w:rPr>
                <w:t>0.13</w:t>
              </w:r>
            </w:ins>
          </w:p>
        </w:tc>
        <w:tc>
          <w:tcPr>
            <w:tcW w:w="1141" w:type="dxa"/>
            <w:noWrap/>
            <w:hideMark/>
          </w:tcPr>
          <w:p w:rsidR="001A7F6C" w:rsidRPr="001A7F6C" w:rsidRDefault="001A7F6C" w:rsidP="001A7F6C">
            <w:pPr>
              <w:rPr>
                <w:ins w:id="2399" w:author="Nick.Tolimieri" w:date="2022-09-06T09:57:00Z"/>
                <w:rFonts w:asciiTheme="minorHAnsi" w:eastAsiaTheme="minorHAnsi" w:hAnsiTheme="minorHAnsi" w:cstheme="minorBidi"/>
                <w:sz w:val="22"/>
                <w:szCs w:val="22"/>
                <w:rPrChange w:id="2400" w:author="Nick.Tolimieri" w:date="2022-09-06T09:57:00Z">
                  <w:rPr>
                    <w:ins w:id="2401" w:author="Nick.Tolimieri" w:date="2022-09-06T09:57:00Z"/>
                    <w:rFonts w:ascii="Calibri" w:hAnsi="Calibri" w:cs="Calibri"/>
                    <w:color w:val="000000"/>
                    <w:sz w:val="22"/>
                    <w:szCs w:val="22"/>
                  </w:rPr>
                </w:rPrChange>
              </w:rPr>
              <w:pPrChange w:id="2402" w:author="Nick.Tolimieri" w:date="2022-09-06T09:57:00Z">
                <w:pPr>
                  <w:jc w:val="right"/>
                </w:pPr>
              </w:pPrChange>
            </w:pPr>
            <w:ins w:id="2403" w:author="Nick.Tolimieri" w:date="2022-09-06T09:57:00Z">
              <w:r w:rsidRPr="001A7F6C">
                <w:rPr>
                  <w:rFonts w:asciiTheme="minorHAnsi" w:eastAsiaTheme="minorHAnsi" w:hAnsiTheme="minorHAnsi" w:cstheme="minorBidi"/>
                  <w:sz w:val="22"/>
                  <w:szCs w:val="22"/>
                  <w:rPrChange w:id="2404" w:author="Nick.Tolimieri" w:date="2022-09-06T09:57:00Z">
                    <w:rPr>
                      <w:rFonts w:ascii="Calibri" w:hAnsi="Calibri" w:cs="Calibri"/>
                      <w:color w:val="000000"/>
                      <w:sz w:val="22"/>
                      <w:szCs w:val="22"/>
                    </w:rPr>
                  </w:rPrChange>
                </w:rPr>
                <w:t>1.77</w:t>
              </w:r>
            </w:ins>
          </w:p>
        </w:tc>
      </w:tr>
      <w:tr w:rsidR="001A7F6C" w:rsidRPr="001A7F6C" w:rsidTr="001A7F6C">
        <w:trPr>
          <w:trHeight w:val="300"/>
          <w:ins w:id="2405" w:author="Nick.Tolimieri" w:date="2022-09-06T09:57:00Z"/>
        </w:trPr>
        <w:tc>
          <w:tcPr>
            <w:tcW w:w="2814" w:type="dxa"/>
            <w:noWrap/>
            <w:hideMark/>
          </w:tcPr>
          <w:p w:rsidR="001A7F6C" w:rsidRPr="001A7F6C" w:rsidRDefault="001A7F6C">
            <w:pPr>
              <w:rPr>
                <w:ins w:id="2406" w:author="Nick.Tolimieri" w:date="2022-09-06T09:57:00Z"/>
                <w:rFonts w:asciiTheme="minorHAnsi" w:eastAsiaTheme="minorHAnsi" w:hAnsiTheme="minorHAnsi" w:cstheme="minorBidi"/>
                <w:sz w:val="22"/>
                <w:szCs w:val="22"/>
                <w:rPrChange w:id="2407" w:author="Nick.Tolimieri" w:date="2022-09-06T09:57:00Z">
                  <w:rPr>
                    <w:ins w:id="2408" w:author="Nick.Tolimieri" w:date="2022-09-06T09:57:00Z"/>
                    <w:rFonts w:ascii="Calibri" w:hAnsi="Calibri" w:cs="Calibri"/>
                    <w:color w:val="000000"/>
                    <w:sz w:val="22"/>
                    <w:szCs w:val="22"/>
                  </w:rPr>
                </w:rPrChange>
              </w:rPr>
            </w:pPr>
            <w:ins w:id="2409" w:author="Nick.Tolimieri" w:date="2022-09-06T09:57:00Z">
              <w:r w:rsidRPr="001A7F6C">
                <w:rPr>
                  <w:rFonts w:asciiTheme="minorHAnsi" w:eastAsiaTheme="minorHAnsi" w:hAnsiTheme="minorHAnsi" w:cstheme="minorBidi"/>
                  <w:sz w:val="22"/>
                  <w:szCs w:val="22"/>
                  <w:rPrChange w:id="241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411" w:author="Nick.Tolimieri" w:date="2022-09-06T09:57:00Z"/>
                <w:rFonts w:asciiTheme="minorHAnsi" w:eastAsiaTheme="minorHAnsi" w:hAnsiTheme="minorHAnsi" w:cstheme="minorBidi"/>
                <w:sz w:val="22"/>
                <w:szCs w:val="22"/>
                <w:rPrChange w:id="2412" w:author="Nick.Tolimieri" w:date="2022-09-06T09:57:00Z">
                  <w:rPr>
                    <w:ins w:id="2413" w:author="Nick.Tolimieri" w:date="2022-09-06T09:57:00Z"/>
                    <w:rFonts w:ascii="Calibri" w:hAnsi="Calibri" w:cs="Calibri"/>
                    <w:color w:val="000000"/>
                    <w:sz w:val="22"/>
                    <w:szCs w:val="22"/>
                  </w:rPr>
                </w:rPrChange>
              </w:rPr>
              <w:pPrChange w:id="2414" w:author="Nick.Tolimieri" w:date="2022-09-06T09:57:00Z">
                <w:pPr>
                  <w:jc w:val="right"/>
                </w:pPr>
              </w:pPrChange>
            </w:pPr>
            <w:ins w:id="2415" w:author="Nick.Tolimieri" w:date="2022-09-06T09:57:00Z">
              <w:r w:rsidRPr="001A7F6C">
                <w:rPr>
                  <w:rFonts w:asciiTheme="minorHAnsi" w:eastAsiaTheme="minorHAnsi" w:hAnsiTheme="minorHAnsi" w:cstheme="minorBidi"/>
                  <w:sz w:val="22"/>
                  <w:szCs w:val="22"/>
                  <w:rPrChange w:id="2416" w:author="Nick.Tolimieri" w:date="2022-09-06T09:57:00Z">
                    <w:rPr>
                      <w:rFonts w:ascii="Calibri" w:hAnsi="Calibri" w:cs="Calibri"/>
                      <w:color w:val="000000"/>
                      <w:sz w:val="22"/>
                      <w:szCs w:val="22"/>
                    </w:rPr>
                  </w:rPrChange>
                </w:rPr>
                <w:t>2013</w:t>
              </w:r>
            </w:ins>
          </w:p>
        </w:tc>
        <w:tc>
          <w:tcPr>
            <w:tcW w:w="1177" w:type="dxa"/>
            <w:noWrap/>
            <w:hideMark/>
          </w:tcPr>
          <w:p w:rsidR="001A7F6C" w:rsidRPr="001A7F6C" w:rsidRDefault="001A7F6C" w:rsidP="001A7F6C">
            <w:pPr>
              <w:rPr>
                <w:ins w:id="2417" w:author="Nick.Tolimieri" w:date="2022-09-06T09:57:00Z"/>
                <w:rFonts w:asciiTheme="minorHAnsi" w:eastAsiaTheme="minorHAnsi" w:hAnsiTheme="minorHAnsi" w:cstheme="minorBidi"/>
                <w:sz w:val="22"/>
                <w:szCs w:val="22"/>
                <w:rPrChange w:id="2418" w:author="Nick.Tolimieri" w:date="2022-09-06T09:57:00Z">
                  <w:rPr>
                    <w:ins w:id="2419" w:author="Nick.Tolimieri" w:date="2022-09-06T09:57:00Z"/>
                    <w:rFonts w:ascii="Calibri" w:hAnsi="Calibri" w:cs="Calibri"/>
                    <w:color w:val="000000"/>
                    <w:sz w:val="22"/>
                    <w:szCs w:val="22"/>
                  </w:rPr>
                </w:rPrChange>
              </w:rPr>
              <w:pPrChange w:id="2420" w:author="Nick.Tolimieri" w:date="2022-09-06T09:57:00Z">
                <w:pPr>
                  <w:jc w:val="right"/>
                </w:pPr>
              </w:pPrChange>
            </w:pPr>
            <w:ins w:id="2421" w:author="Nick.Tolimieri" w:date="2022-09-06T09:57:00Z">
              <w:r w:rsidRPr="001A7F6C">
                <w:rPr>
                  <w:rFonts w:asciiTheme="minorHAnsi" w:eastAsiaTheme="minorHAnsi" w:hAnsiTheme="minorHAnsi" w:cstheme="minorBidi"/>
                  <w:sz w:val="22"/>
                  <w:szCs w:val="22"/>
                  <w:rPrChange w:id="2422" w:author="Nick.Tolimieri" w:date="2022-09-06T09:57:00Z">
                    <w:rPr>
                      <w:rFonts w:ascii="Calibri" w:hAnsi="Calibri" w:cs="Calibri"/>
                      <w:color w:val="000000"/>
                      <w:sz w:val="22"/>
                      <w:szCs w:val="22"/>
                    </w:rPr>
                  </w:rPrChange>
                </w:rPr>
                <w:t>35</w:t>
              </w:r>
            </w:ins>
          </w:p>
        </w:tc>
        <w:tc>
          <w:tcPr>
            <w:tcW w:w="1271" w:type="dxa"/>
            <w:noWrap/>
            <w:hideMark/>
          </w:tcPr>
          <w:p w:rsidR="001A7F6C" w:rsidRPr="001A7F6C" w:rsidRDefault="001A7F6C" w:rsidP="001A7F6C">
            <w:pPr>
              <w:rPr>
                <w:ins w:id="2423" w:author="Nick.Tolimieri" w:date="2022-09-06T09:57:00Z"/>
                <w:rFonts w:asciiTheme="minorHAnsi" w:eastAsiaTheme="minorHAnsi" w:hAnsiTheme="minorHAnsi" w:cstheme="minorBidi"/>
                <w:sz w:val="22"/>
                <w:szCs w:val="22"/>
                <w:rPrChange w:id="2424" w:author="Nick.Tolimieri" w:date="2022-09-06T09:57:00Z">
                  <w:rPr>
                    <w:ins w:id="2425" w:author="Nick.Tolimieri" w:date="2022-09-06T09:57:00Z"/>
                    <w:rFonts w:ascii="Calibri" w:hAnsi="Calibri" w:cs="Calibri"/>
                    <w:color w:val="000000"/>
                    <w:sz w:val="22"/>
                    <w:szCs w:val="22"/>
                  </w:rPr>
                </w:rPrChange>
              </w:rPr>
              <w:pPrChange w:id="2426" w:author="Nick.Tolimieri" w:date="2022-09-06T09:57:00Z">
                <w:pPr>
                  <w:jc w:val="right"/>
                </w:pPr>
              </w:pPrChange>
            </w:pPr>
            <w:ins w:id="2427" w:author="Nick.Tolimieri" w:date="2022-09-06T09:57:00Z">
              <w:r w:rsidRPr="001A7F6C">
                <w:rPr>
                  <w:rFonts w:asciiTheme="minorHAnsi" w:eastAsiaTheme="minorHAnsi" w:hAnsiTheme="minorHAnsi" w:cstheme="minorBidi"/>
                  <w:sz w:val="22"/>
                  <w:szCs w:val="22"/>
                  <w:rPrChange w:id="2428" w:author="Nick.Tolimieri" w:date="2022-09-06T09:57:00Z">
                    <w:rPr>
                      <w:rFonts w:ascii="Calibri" w:hAnsi="Calibri" w:cs="Calibri"/>
                      <w:color w:val="000000"/>
                      <w:sz w:val="22"/>
                      <w:szCs w:val="22"/>
                    </w:rPr>
                  </w:rPrChange>
                </w:rPr>
                <w:t>2</w:t>
              </w:r>
            </w:ins>
          </w:p>
        </w:tc>
        <w:tc>
          <w:tcPr>
            <w:tcW w:w="1085" w:type="dxa"/>
            <w:noWrap/>
            <w:hideMark/>
          </w:tcPr>
          <w:p w:rsidR="001A7F6C" w:rsidRPr="001A7F6C" w:rsidRDefault="001A7F6C" w:rsidP="001A7F6C">
            <w:pPr>
              <w:rPr>
                <w:ins w:id="2429" w:author="Nick.Tolimieri" w:date="2022-09-06T09:57:00Z"/>
                <w:rFonts w:asciiTheme="minorHAnsi" w:eastAsiaTheme="minorHAnsi" w:hAnsiTheme="minorHAnsi" w:cstheme="minorBidi"/>
                <w:sz w:val="22"/>
                <w:szCs w:val="22"/>
                <w:rPrChange w:id="2430" w:author="Nick.Tolimieri" w:date="2022-09-06T09:57:00Z">
                  <w:rPr>
                    <w:ins w:id="2431" w:author="Nick.Tolimieri" w:date="2022-09-06T09:57:00Z"/>
                    <w:rFonts w:ascii="Calibri" w:hAnsi="Calibri" w:cs="Calibri"/>
                    <w:color w:val="000000"/>
                    <w:sz w:val="22"/>
                    <w:szCs w:val="22"/>
                  </w:rPr>
                </w:rPrChange>
              </w:rPr>
              <w:pPrChange w:id="2432" w:author="Nick.Tolimieri" w:date="2022-09-06T09:57:00Z">
                <w:pPr>
                  <w:jc w:val="right"/>
                </w:pPr>
              </w:pPrChange>
            </w:pPr>
            <w:ins w:id="2433" w:author="Nick.Tolimieri" w:date="2022-09-06T09:57:00Z">
              <w:r w:rsidRPr="001A7F6C">
                <w:rPr>
                  <w:rFonts w:asciiTheme="minorHAnsi" w:eastAsiaTheme="minorHAnsi" w:hAnsiTheme="minorHAnsi" w:cstheme="minorBidi"/>
                  <w:sz w:val="22"/>
                  <w:szCs w:val="22"/>
                  <w:rPrChange w:id="2434" w:author="Nick.Tolimieri" w:date="2022-09-06T09:57:00Z">
                    <w:rPr>
                      <w:rFonts w:ascii="Calibri" w:hAnsi="Calibri" w:cs="Calibri"/>
                      <w:color w:val="000000"/>
                      <w:sz w:val="22"/>
                      <w:szCs w:val="22"/>
                    </w:rPr>
                  </w:rPrChange>
                </w:rPr>
                <w:t>30</w:t>
              </w:r>
            </w:ins>
          </w:p>
        </w:tc>
        <w:tc>
          <w:tcPr>
            <w:tcW w:w="1105" w:type="dxa"/>
            <w:noWrap/>
            <w:hideMark/>
          </w:tcPr>
          <w:p w:rsidR="001A7F6C" w:rsidRPr="001A7F6C" w:rsidRDefault="001A7F6C" w:rsidP="001A7F6C">
            <w:pPr>
              <w:rPr>
                <w:ins w:id="2435" w:author="Nick.Tolimieri" w:date="2022-09-06T09:57:00Z"/>
                <w:rFonts w:asciiTheme="minorHAnsi" w:eastAsiaTheme="minorHAnsi" w:hAnsiTheme="minorHAnsi" w:cstheme="minorBidi"/>
                <w:sz w:val="22"/>
                <w:szCs w:val="22"/>
                <w:rPrChange w:id="2436" w:author="Nick.Tolimieri" w:date="2022-09-06T09:57:00Z">
                  <w:rPr>
                    <w:ins w:id="2437" w:author="Nick.Tolimieri" w:date="2022-09-06T09:57:00Z"/>
                    <w:rFonts w:ascii="Calibri" w:hAnsi="Calibri" w:cs="Calibri"/>
                    <w:color w:val="000000"/>
                    <w:sz w:val="22"/>
                    <w:szCs w:val="22"/>
                  </w:rPr>
                </w:rPrChange>
              </w:rPr>
              <w:pPrChange w:id="2438" w:author="Nick.Tolimieri" w:date="2022-09-06T09:57:00Z">
                <w:pPr>
                  <w:jc w:val="right"/>
                </w:pPr>
              </w:pPrChange>
            </w:pPr>
            <w:ins w:id="2439" w:author="Nick.Tolimieri" w:date="2022-09-06T09:57:00Z">
              <w:r w:rsidRPr="001A7F6C">
                <w:rPr>
                  <w:rFonts w:asciiTheme="minorHAnsi" w:eastAsiaTheme="minorHAnsi" w:hAnsiTheme="minorHAnsi" w:cstheme="minorBidi"/>
                  <w:sz w:val="22"/>
                  <w:szCs w:val="22"/>
                  <w:rPrChange w:id="2440" w:author="Nick.Tolimieri" w:date="2022-09-06T09:57:00Z">
                    <w:rPr>
                      <w:rFonts w:ascii="Calibri" w:hAnsi="Calibri" w:cs="Calibri"/>
                      <w:color w:val="000000"/>
                      <w:sz w:val="22"/>
                      <w:szCs w:val="22"/>
                    </w:rPr>
                  </w:rPrChange>
                </w:rPr>
                <w:t>8</w:t>
              </w:r>
            </w:ins>
          </w:p>
        </w:tc>
        <w:tc>
          <w:tcPr>
            <w:tcW w:w="1139" w:type="dxa"/>
            <w:noWrap/>
            <w:hideMark/>
          </w:tcPr>
          <w:p w:rsidR="001A7F6C" w:rsidRPr="001A7F6C" w:rsidRDefault="001A7F6C" w:rsidP="001A7F6C">
            <w:pPr>
              <w:rPr>
                <w:ins w:id="2441" w:author="Nick.Tolimieri" w:date="2022-09-06T09:57:00Z"/>
                <w:rFonts w:asciiTheme="minorHAnsi" w:eastAsiaTheme="minorHAnsi" w:hAnsiTheme="minorHAnsi" w:cstheme="minorBidi"/>
                <w:sz w:val="22"/>
                <w:szCs w:val="22"/>
                <w:rPrChange w:id="2442" w:author="Nick.Tolimieri" w:date="2022-09-06T09:57:00Z">
                  <w:rPr>
                    <w:ins w:id="2443" w:author="Nick.Tolimieri" w:date="2022-09-06T09:57:00Z"/>
                    <w:rFonts w:ascii="Calibri" w:hAnsi="Calibri" w:cs="Calibri"/>
                    <w:color w:val="000000"/>
                    <w:sz w:val="22"/>
                    <w:szCs w:val="22"/>
                  </w:rPr>
                </w:rPrChange>
              </w:rPr>
              <w:pPrChange w:id="2444" w:author="Nick.Tolimieri" w:date="2022-09-06T09:57:00Z">
                <w:pPr>
                  <w:jc w:val="right"/>
                </w:pPr>
              </w:pPrChange>
            </w:pPr>
            <w:ins w:id="2445" w:author="Nick.Tolimieri" w:date="2022-09-06T09:57:00Z">
              <w:r w:rsidRPr="001A7F6C">
                <w:rPr>
                  <w:rFonts w:asciiTheme="minorHAnsi" w:eastAsiaTheme="minorHAnsi" w:hAnsiTheme="minorHAnsi" w:cstheme="minorBidi"/>
                  <w:sz w:val="22"/>
                  <w:szCs w:val="22"/>
                  <w:rPrChange w:id="2446" w:author="Nick.Tolimieri" w:date="2022-09-06T09:57:00Z">
                    <w:rPr>
                      <w:rFonts w:ascii="Calibri" w:hAnsi="Calibri" w:cs="Calibri"/>
                      <w:color w:val="000000"/>
                      <w:sz w:val="22"/>
                      <w:szCs w:val="22"/>
                    </w:rPr>
                  </w:rPrChange>
                </w:rPr>
                <w:t>22</w:t>
              </w:r>
            </w:ins>
          </w:p>
        </w:tc>
        <w:tc>
          <w:tcPr>
            <w:tcW w:w="1269" w:type="dxa"/>
            <w:noWrap/>
            <w:hideMark/>
          </w:tcPr>
          <w:p w:rsidR="001A7F6C" w:rsidRPr="001A7F6C" w:rsidRDefault="001A7F6C" w:rsidP="001A7F6C">
            <w:pPr>
              <w:rPr>
                <w:ins w:id="2447" w:author="Nick.Tolimieri" w:date="2022-09-06T09:57:00Z"/>
                <w:rFonts w:asciiTheme="minorHAnsi" w:eastAsiaTheme="minorHAnsi" w:hAnsiTheme="minorHAnsi" w:cstheme="minorBidi"/>
                <w:sz w:val="22"/>
                <w:szCs w:val="22"/>
                <w:rPrChange w:id="2448" w:author="Nick.Tolimieri" w:date="2022-09-06T09:57:00Z">
                  <w:rPr>
                    <w:ins w:id="2449" w:author="Nick.Tolimieri" w:date="2022-09-06T09:57:00Z"/>
                    <w:rFonts w:ascii="Calibri" w:hAnsi="Calibri" w:cs="Calibri"/>
                    <w:color w:val="000000"/>
                    <w:sz w:val="22"/>
                    <w:szCs w:val="22"/>
                  </w:rPr>
                </w:rPrChange>
              </w:rPr>
              <w:pPrChange w:id="2450" w:author="Nick.Tolimieri" w:date="2022-09-06T09:57:00Z">
                <w:pPr>
                  <w:jc w:val="right"/>
                </w:pPr>
              </w:pPrChange>
            </w:pPr>
            <w:ins w:id="2451" w:author="Nick.Tolimieri" w:date="2022-09-06T09:57:00Z">
              <w:r w:rsidRPr="001A7F6C">
                <w:rPr>
                  <w:rFonts w:asciiTheme="minorHAnsi" w:eastAsiaTheme="minorHAnsi" w:hAnsiTheme="minorHAnsi" w:cstheme="minorBidi"/>
                  <w:sz w:val="22"/>
                  <w:szCs w:val="22"/>
                  <w:rPrChange w:id="2452" w:author="Nick.Tolimieri" w:date="2022-09-06T09:57:00Z">
                    <w:rPr>
                      <w:rFonts w:ascii="Calibri" w:hAnsi="Calibri" w:cs="Calibri"/>
                      <w:color w:val="000000"/>
                      <w:sz w:val="22"/>
                      <w:szCs w:val="22"/>
                    </w:rPr>
                  </w:rPrChange>
                </w:rPr>
                <w:t>2.44</w:t>
              </w:r>
            </w:ins>
          </w:p>
        </w:tc>
        <w:tc>
          <w:tcPr>
            <w:tcW w:w="1141" w:type="dxa"/>
            <w:noWrap/>
            <w:hideMark/>
          </w:tcPr>
          <w:p w:rsidR="001A7F6C" w:rsidRPr="001A7F6C" w:rsidRDefault="001A7F6C" w:rsidP="001A7F6C">
            <w:pPr>
              <w:rPr>
                <w:ins w:id="2453" w:author="Nick.Tolimieri" w:date="2022-09-06T09:57:00Z"/>
                <w:rFonts w:asciiTheme="minorHAnsi" w:eastAsiaTheme="minorHAnsi" w:hAnsiTheme="minorHAnsi" w:cstheme="minorBidi"/>
                <w:sz w:val="22"/>
                <w:szCs w:val="22"/>
                <w:rPrChange w:id="2454" w:author="Nick.Tolimieri" w:date="2022-09-06T09:57:00Z">
                  <w:rPr>
                    <w:ins w:id="2455" w:author="Nick.Tolimieri" w:date="2022-09-06T09:57:00Z"/>
                    <w:rFonts w:ascii="Calibri" w:hAnsi="Calibri" w:cs="Calibri"/>
                    <w:color w:val="000000"/>
                    <w:sz w:val="22"/>
                    <w:szCs w:val="22"/>
                  </w:rPr>
                </w:rPrChange>
              </w:rPr>
              <w:pPrChange w:id="2456" w:author="Nick.Tolimieri" w:date="2022-09-06T09:57:00Z">
                <w:pPr>
                  <w:jc w:val="right"/>
                </w:pPr>
              </w:pPrChange>
            </w:pPr>
            <w:ins w:id="2457" w:author="Nick.Tolimieri" w:date="2022-09-06T09:57:00Z">
              <w:r w:rsidRPr="001A7F6C">
                <w:rPr>
                  <w:rFonts w:asciiTheme="minorHAnsi" w:eastAsiaTheme="minorHAnsi" w:hAnsiTheme="minorHAnsi" w:cstheme="minorBidi"/>
                  <w:sz w:val="22"/>
                  <w:szCs w:val="22"/>
                  <w:rPrChange w:id="2458" w:author="Nick.Tolimieri" w:date="2022-09-06T09:57:00Z">
                    <w:rPr>
                      <w:rFonts w:ascii="Calibri" w:hAnsi="Calibri" w:cs="Calibri"/>
                      <w:color w:val="000000"/>
                      <w:sz w:val="22"/>
                      <w:szCs w:val="22"/>
                    </w:rPr>
                  </w:rPrChange>
                </w:rPr>
                <w:t>0.5</w:t>
              </w:r>
            </w:ins>
          </w:p>
        </w:tc>
        <w:tc>
          <w:tcPr>
            <w:tcW w:w="1141" w:type="dxa"/>
            <w:noWrap/>
            <w:hideMark/>
          </w:tcPr>
          <w:p w:rsidR="001A7F6C" w:rsidRPr="001A7F6C" w:rsidRDefault="001A7F6C" w:rsidP="001A7F6C">
            <w:pPr>
              <w:rPr>
                <w:ins w:id="2459" w:author="Nick.Tolimieri" w:date="2022-09-06T09:57:00Z"/>
                <w:rFonts w:asciiTheme="minorHAnsi" w:eastAsiaTheme="minorHAnsi" w:hAnsiTheme="minorHAnsi" w:cstheme="minorBidi"/>
                <w:sz w:val="22"/>
                <w:szCs w:val="22"/>
                <w:rPrChange w:id="2460" w:author="Nick.Tolimieri" w:date="2022-09-06T09:57:00Z">
                  <w:rPr>
                    <w:ins w:id="2461" w:author="Nick.Tolimieri" w:date="2022-09-06T09:57:00Z"/>
                    <w:rFonts w:ascii="Calibri" w:hAnsi="Calibri" w:cs="Calibri"/>
                    <w:color w:val="000000"/>
                    <w:sz w:val="22"/>
                    <w:szCs w:val="22"/>
                  </w:rPr>
                </w:rPrChange>
              </w:rPr>
              <w:pPrChange w:id="2462" w:author="Nick.Tolimieri" w:date="2022-09-06T09:57:00Z">
                <w:pPr>
                  <w:jc w:val="right"/>
                </w:pPr>
              </w:pPrChange>
            </w:pPr>
            <w:ins w:id="2463" w:author="Nick.Tolimieri" w:date="2022-09-06T09:57:00Z">
              <w:r w:rsidRPr="001A7F6C">
                <w:rPr>
                  <w:rFonts w:asciiTheme="minorHAnsi" w:eastAsiaTheme="minorHAnsi" w:hAnsiTheme="minorHAnsi" w:cstheme="minorBidi"/>
                  <w:sz w:val="22"/>
                  <w:szCs w:val="22"/>
                  <w:rPrChange w:id="2464" w:author="Nick.Tolimieri" w:date="2022-09-06T09:57:00Z">
                    <w:rPr>
                      <w:rFonts w:ascii="Calibri" w:hAnsi="Calibri" w:cs="Calibri"/>
                      <w:color w:val="000000"/>
                      <w:sz w:val="22"/>
                      <w:szCs w:val="22"/>
                    </w:rPr>
                  </w:rPrChange>
                </w:rPr>
                <w:t>3.45</w:t>
              </w:r>
            </w:ins>
          </w:p>
        </w:tc>
      </w:tr>
      <w:tr w:rsidR="001A7F6C" w:rsidRPr="001A7F6C" w:rsidTr="001A7F6C">
        <w:trPr>
          <w:trHeight w:val="300"/>
          <w:ins w:id="2465" w:author="Nick.Tolimieri" w:date="2022-09-06T09:57:00Z"/>
        </w:trPr>
        <w:tc>
          <w:tcPr>
            <w:tcW w:w="2814" w:type="dxa"/>
            <w:noWrap/>
            <w:hideMark/>
          </w:tcPr>
          <w:p w:rsidR="001A7F6C" w:rsidRPr="001A7F6C" w:rsidRDefault="001A7F6C">
            <w:pPr>
              <w:rPr>
                <w:ins w:id="2466" w:author="Nick.Tolimieri" w:date="2022-09-06T09:57:00Z"/>
                <w:rFonts w:asciiTheme="minorHAnsi" w:eastAsiaTheme="minorHAnsi" w:hAnsiTheme="minorHAnsi" w:cstheme="minorBidi"/>
                <w:sz w:val="22"/>
                <w:szCs w:val="22"/>
                <w:rPrChange w:id="2467" w:author="Nick.Tolimieri" w:date="2022-09-06T09:57:00Z">
                  <w:rPr>
                    <w:ins w:id="2468" w:author="Nick.Tolimieri" w:date="2022-09-06T09:57:00Z"/>
                    <w:rFonts w:ascii="Calibri" w:hAnsi="Calibri" w:cs="Calibri"/>
                    <w:color w:val="000000"/>
                    <w:sz w:val="22"/>
                    <w:szCs w:val="22"/>
                  </w:rPr>
                </w:rPrChange>
              </w:rPr>
            </w:pPr>
            <w:ins w:id="2469" w:author="Nick.Tolimieri" w:date="2022-09-06T09:57:00Z">
              <w:r w:rsidRPr="001A7F6C">
                <w:rPr>
                  <w:rFonts w:asciiTheme="minorHAnsi" w:eastAsiaTheme="minorHAnsi" w:hAnsiTheme="minorHAnsi" w:cstheme="minorBidi"/>
                  <w:sz w:val="22"/>
                  <w:szCs w:val="22"/>
                  <w:rPrChange w:id="247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471" w:author="Nick.Tolimieri" w:date="2022-09-06T09:57:00Z"/>
                <w:rFonts w:asciiTheme="minorHAnsi" w:eastAsiaTheme="minorHAnsi" w:hAnsiTheme="minorHAnsi" w:cstheme="minorBidi"/>
                <w:sz w:val="22"/>
                <w:szCs w:val="22"/>
                <w:rPrChange w:id="2472" w:author="Nick.Tolimieri" w:date="2022-09-06T09:57:00Z">
                  <w:rPr>
                    <w:ins w:id="2473" w:author="Nick.Tolimieri" w:date="2022-09-06T09:57:00Z"/>
                    <w:rFonts w:ascii="Calibri" w:hAnsi="Calibri" w:cs="Calibri"/>
                    <w:color w:val="000000"/>
                    <w:sz w:val="22"/>
                    <w:szCs w:val="22"/>
                  </w:rPr>
                </w:rPrChange>
              </w:rPr>
              <w:pPrChange w:id="2474" w:author="Nick.Tolimieri" w:date="2022-09-06T09:57:00Z">
                <w:pPr>
                  <w:jc w:val="right"/>
                </w:pPr>
              </w:pPrChange>
            </w:pPr>
            <w:ins w:id="2475" w:author="Nick.Tolimieri" w:date="2022-09-06T09:57:00Z">
              <w:r w:rsidRPr="001A7F6C">
                <w:rPr>
                  <w:rFonts w:asciiTheme="minorHAnsi" w:eastAsiaTheme="minorHAnsi" w:hAnsiTheme="minorHAnsi" w:cstheme="minorBidi"/>
                  <w:sz w:val="22"/>
                  <w:szCs w:val="22"/>
                  <w:rPrChange w:id="2476" w:author="Nick.Tolimieri" w:date="2022-09-06T09:57:00Z">
                    <w:rPr>
                      <w:rFonts w:ascii="Calibri" w:hAnsi="Calibri" w:cs="Calibri"/>
                      <w:color w:val="000000"/>
                      <w:sz w:val="22"/>
                      <w:szCs w:val="22"/>
                    </w:rPr>
                  </w:rPrChange>
                </w:rPr>
                <w:t>2014</w:t>
              </w:r>
            </w:ins>
          </w:p>
        </w:tc>
        <w:tc>
          <w:tcPr>
            <w:tcW w:w="1177" w:type="dxa"/>
            <w:noWrap/>
            <w:hideMark/>
          </w:tcPr>
          <w:p w:rsidR="001A7F6C" w:rsidRPr="001A7F6C" w:rsidRDefault="001A7F6C" w:rsidP="001A7F6C">
            <w:pPr>
              <w:rPr>
                <w:ins w:id="2477" w:author="Nick.Tolimieri" w:date="2022-09-06T09:57:00Z"/>
                <w:rFonts w:asciiTheme="minorHAnsi" w:eastAsiaTheme="minorHAnsi" w:hAnsiTheme="minorHAnsi" w:cstheme="minorBidi"/>
                <w:sz w:val="22"/>
                <w:szCs w:val="22"/>
                <w:rPrChange w:id="2478" w:author="Nick.Tolimieri" w:date="2022-09-06T09:57:00Z">
                  <w:rPr>
                    <w:ins w:id="2479" w:author="Nick.Tolimieri" w:date="2022-09-06T09:57:00Z"/>
                    <w:rFonts w:ascii="Calibri" w:hAnsi="Calibri" w:cs="Calibri"/>
                    <w:color w:val="000000"/>
                    <w:sz w:val="22"/>
                    <w:szCs w:val="22"/>
                  </w:rPr>
                </w:rPrChange>
              </w:rPr>
              <w:pPrChange w:id="2480" w:author="Nick.Tolimieri" w:date="2022-09-06T09:57:00Z">
                <w:pPr>
                  <w:jc w:val="right"/>
                </w:pPr>
              </w:pPrChange>
            </w:pPr>
            <w:ins w:id="2481" w:author="Nick.Tolimieri" w:date="2022-09-06T09:57:00Z">
              <w:r w:rsidRPr="001A7F6C">
                <w:rPr>
                  <w:rFonts w:asciiTheme="minorHAnsi" w:eastAsiaTheme="minorHAnsi" w:hAnsiTheme="minorHAnsi" w:cstheme="minorBidi"/>
                  <w:sz w:val="22"/>
                  <w:szCs w:val="22"/>
                  <w:rPrChange w:id="2482" w:author="Nick.Tolimieri" w:date="2022-09-06T09:57:00Z">
                    <w:rPr>
                      <w:rFonts w:ascii="Calibri" w:hAnsi="Calibri" w:cs="Calibri"/>
                      <w:color w:val="000000"/>
                      <w:sz w:val="22"/>
                      <w:szCs w:val="22"/>
                    </w:rPr>
                  </w:rPrChange>
                </w:rPr>
                <w:t>97</w:t>
              </w:r>
            </w:ins>
          </w:p>
        </w:tc>
        <w:tc>
          <w:tcPr>
            <w:tcW w:w="1271" w:type="dxa"/>
            <w:noWrap/>
            <w:hideMark/>
          </w:tcPr>
          <w:p w:rsidR="001A7F6C" w:rsidRPr="001A7F6C" w:rsidRDefault="001A7F6C" w:rsidP="001A7F6C">
            <w:pPr>
              <w:rPr>
                <w:ins w:id="2483" w:author="Nick.Tolimieri" w:date="2022-09-06T09:57:00Z"/>
                <w:rFonts w:asciiTheme="minorHAnsi" w:eastAsiaTheme="minorHAnsi" w:hAnsiTheme="minorHAnsi" w:cstheme="minorBidi"/>
                <w:sz w:val="22"/>
                <w:szCs w:val="22"/>
                <w:rPrChange w:id="2484" w:author="Nick.Tolimieri" w:date="2022-09-06T09:57:00Z">
                  <w:rPr>
                    <w:ins w:id="2485" w:author="Nick.Tolimieri" w:date="2022-09-06T09:57:00Z"/>
                    <w:rFonts w:ascii="Calibri" w:hAnsi="Calibri" w:cs="Calibri"/>
                    <w:color w:val="000000"/>
                    <w:sz w:val="22"/>
                    <w:szCs w:val="22"/>
                  </w:rPr>
                </w:rPrChange>
              </w:rPr>
              <w:pPrChange w:id="2486" w:author="Nick.Tolimieri" w:date="2022-09-06T09:57:00Z">
                <w:pPr>
                  <w:jc w:val="right"/>
                </w:pPr>
              </w:pPrChange>
            </w:pPr>
            <w:ins w:id="2487" w:author="Nick.Tolimieri" w:date="2022-09-06T09:57:00Z">
              <w:r w:rsidRPr="001A7F6C">
                <w:rPr>
                  <w:rFonts w:asciiTheme="minorHAnsi" w:eastAsiaTheme="minorHAnsi" w:hAnsiTheme="minorHAnsi" w:cstheme="minorBidi"/>
                  <w:sz w:val="22"/>
                  <w:szCs w:val="22"/>
                  <w:rPrChange w:id="2488" w:author="Nick.Tolimieri" w:date="2022-09-06T09:57:00Z">
                    <w:rPr>
                      <w:rFonts w:ascii="Calibri" w:hAnsi="Calibri" w:cs="Calibri"/>
                      <w:color w:val="000000"/>
                      <w:sz w:val="22"/>
                      <w:szCs w:val="22"/>
                    </w:rPr>
                  </w:rPrChange>
                </w:rPr>
                <w:t>3</w:t>
              </w:r>
            </w:ins>
          </w:p>
        </w:tc>
        <w:tc>
          <w:tcPr>
            <w:tcW w:w="1085" w:type="dxa"/>
            <w:noWrap/>
            <w:hideMark/>
          </w:tcPr>
          <w:p w:rsidR="001A7F6C" w:rsidRPr="001A7F6C" w:rsidRDefault="001A7F6C" w:rsidP="001A7F6C">
            <w:pPr>
              <w:rPr>
                <w:ins w:id="2489" w:author="Nick.Tolimieri" w:date="2022-09-06T09:57:00Z"/>
                <w:rFonts w:asciiTheme="minorHAnsi" w:eastAsiaTheme="minorHAnsi" w:hAnsiTheme="minorHAnsi" w:cstheme="minorBidi"/>
                <w:sz w:val="22"/>
                <w:szCs w:val="22"/>
                <w:rPrChange w:id="2490" w:author="Nick.Tolimieri" w:date="2022-09-06T09:57:00Z">
                  <w:rPr>
                    <w:ins w:id="2491" w:author="Nick.Tolimieri" w:date="2022-09-06T09:57:00Z"/>
                    <w:rFonts w:ascii="Calibri" w:hAnsi="Calibri" w:cs="Calibri"/>
                    <w:color w:val="000000"/>
                    <w:sz w:val="22"/>
                    <w:szCs w:val="22"/>
                  </w:rPr>
                </w:rPrChange>
              </w:rPr>
              <w:pPrChange w:id="2492" w:author="Nick.Tolimieri" w:date="2022-09-06T09:57:00Z">
                <w:pPr>
                  <w:jc w:val="right"/>
                </w:pPr>
              </w:pPrChange>
            </w:pPr>
            <w:ins w:id="2493" w:author="Nick.Tolimieri" w:date="2022-09-06T09:57:00Z">
              <w:r w:rsidRPr="001A7F6C">
                <w:rPr>
                  <w:rFonts w:asciiTheme="minorHAnsi" w:eastAsiaTheme="minorHAnsi" w:hAnsiTheme="minorHAnsi" w:cstheme="minorBidi"/>
                  <w:sz w:val="22"/>
                  <w:szCs w:val="22"/>
                  <w:rPrChange w:id="2494" w:author="Nick.Tolimieri" w:date="2022-09-06T09:57:00Z">
                    <w:rPr>
                      <w:rFonts w:ascii="Calibri" w:hAnsi="Calibri" w:cs="Calibri"/>
                      <w:color w:val="000000"/>
                      <w:sz w:val="22"/>
                      <w:szCs w:val="22"/>
                    </w:rPr>
                  </w:rPrChange>
                </w:rPr>
                <w:t>95</w:t>
              </w:r>
            </w:ins>
          </w:p>
        </w:tc>
        <w:tc>
          <w:tcPr>
            <w:tcW w:w="1105" w:type="dxa"/>
            <w:noWrap/>
            <w:hideMark/>
          </w:tcPr>
          <w:p w:rsidR="001A7F6C" w:rsidRPr="001A7F6C" w:rsidRDefault="001A7F6C" w:rsidP="001A7F6C">
            <w:pPr>
              <w:rPr>
                <w:ins w:id="2495" w:author="Nick.Tolimieri" w:date="2022-09-06T09:57:00Z"/>
                <w:rFonts w:asciiTheme="minorHAnsi" w:eastAsiaTheme="minorHAnsi" w:hAnsiTheme="minorHAnsi" w:cstheme="minorBidi"/>
                <w:sz w:val="22"/>
                <w:szCs w:val="22"/>
                <w:rPrChange w:id="2496" w:author="Nick.Tolimieri" w:date="2022-09-06T09:57:00Z">
                  <w:rPr>
                    <w:ins w:id="2497" w:author="Nick.Tolimieri" w:date="2022-09-06T09:57:00Z"/>
                    <w:rFonts w:ascii="Calibri" w:hAnsi="Calibri" w:cs="Calibri"/>
                    <w:color w:val="000000"/>
                    <w:sz w:val="22"/>
                    <w:szCs w:val="22"/>
                  </w:rPr>
                </w:rPrChange>
              </w:rPr>
              <w:pPrChange w:id="2498" w:author="Nick.Tolimieri" w:date="2022-09-06T09:57:00Z">
                <w:pPr>
                  <w:jc w:val="right"/>
                </w:pPr>
              </w:pPrChange>
            </w:pPr>
            <w:ins w:id="2499" w:author="Nick.Tolimieri" w:date="2022-09-06T09:57:00Z">
              <w:r w:rsidRPr="001A7F6C">
                <w:rPr>
                  <w:rFonts w:asciiTheme="minorHAnsi" w:eastAsiaTheme="minorHAnsi" w:hAnsiTheme="minorHAnsi" w:cstheme="minorBidi"/>
                  <w:sz w:val="22"/>
                  <w:szCs w:val="22"/>
                  <w:rPrChange w:id="2500" w:author="Nick.Tolimieri" w:date="2022-09-06T09:57:00Z">
                    <w:rPr>
                      <w:rFonts w:ascii="Calibri" w:hAnsi="Calibri" w:cs="Calibri"/>
                      <w:color w:val="000000"/>
                      <w:sz w:val="22"/>
                      <w:szCs w:val="22"/>
                    </w:rPr>
                  </w:rPrChange>
                </w:rPr>
                <w:t>23</w:t>
              </w:r>
            </w:ins>
          </w:p>
        </w:tc>
        <w:tc>
          <w:tcPr>
            <w:tcW w:w="1139" w:type="dxa"/>
            <w:noWrap/>
            <w:hideMark/>
          </w:tcPr>
          <w:p w:rsidR="001A7F6C" w:rsidRPr="001A7F6C" w:rsidRDefault="001A7F6C" w:rsidP="001A7F6C">
            <w:pPr>
              <w:rPr>
                <w:ins w:id="2501" w:author="Nick.Tolimieri" w:date="2022-09-06T09:57:00Z"/>
                <w:rFonts w:asciiTheme="minorHAnsi" w:eastAsiaTheme="minorHAnsi" w:hAnsiTheme="minorHAnsi" w:cstheme="minorBidi"/>
                <w:sz w:val="22"/>
                <w:szCs w:val="22"/>
                <w:rPrChange w:id="2502" w:author="Nick.Tolimieri" w:date="2022-09-06T09:57:00Z">
                  <w:rPr>
                    <w:ins w:id="2503" w:author="Nick.Tolimieri" w:date="2022-09-06T09:57:00Z"/>
                    <w:rFonts w:ascii="Calibri" w:hAnsi="Calibri" w:cs="Calibri"/>
                    <w:color w:val="000000"/>
                    <w:sz w:val="22"/>
                    <w:szCs w:val="22"/>
                  </w:rPr>
                </w:rPrChange>
              </w:rPr>
              <w:pPrChange w:id="2504" w:author="Nick.Tolimieri" w:date="2022-09-06T09:57:00Z">
                <w:pPr>
                  <w:jc w:val="right"/>
                </w:pPr>
              </w:pPrChange>
            </w:pPr>
            <w:ins w:id="2505" w:author="Nick.Tolimieri" w:date="2022-09-06T09:57:00Z">
              <w:r w:rsidRPr="001A7F6C">
                <w:rPr>
                  <w:rFonts w:asciiTheme="minorHAnsi" w:eastAsiaTheme="minorHAnsi" w:hAnsiTheme="minorHAnsi" w:cstheme="minorBidi"/>
                  <w:sz w:val="22"/>
                  <w:szCs w:val="22"/>
                  <w:rPrChange w:id="2506" w:author="Nick.Tolimieri" w:date="2022-09-06T09:57:00Z">
                    <w:rPr>
                      <w:rFonts w:ascii="Calibri" w:hAnsi="Calibri" w:cs="Calibri"/>
                      <w:color w:val="000000"/>
                      <w:sz w:val="22"/>
                      <w:szCs w:val="22"/>
                    </w:rPr>
                  </w:rPrChange>
                </w:rPr>
                <w:t>47</w:t>
              </w:r>
            </w:ins>
          </w:p>
        </w:tc>
        <w:tc>
          <w:tcPr>
            <w:tcW w:w="1269" w:type="dxa"/>
            <w:noWrap/>
            <w:hideMark/>
          </w:tcPr>
          <w:p w:rsidR="001A7F6C" w:rsidRPr="001A7F6C" w:rsidRDefault="001A7F6C" w:rsidP="001A7F6C">
            <w:pPr>
              <w:rPr>
                <w:ins w:id="2507" w:author="Nick.Tolimieri" w:date="2022-09-06T09:57:00Z"/>
                <w:rFonts w:asciiTheme="minorHAnsi" w:eastAsiaTheme="minorHAnsi" w:hAnsiTheme="minorHAnsi" w:cstheme="minorBidi"/>
                <w:sz w:val="22"/>
                <w:szCs w:val="22"/>
                <w:rPrChange w:id="2508" w:author="Nick.Tolimieri" w:date="2022-09-06T09:57:00Z">
                  <w:rPr>
                    <w:ins w:id="2509" w:author="Nick.Tolimieri" w:date="2022-09-06T09:57:00Z"/>
                    <w:rFonts w:ascii="Calibri" w:hAnsi="Calibri" w:cs="Calibri"/>
                    <w:color w:val="000000"/>
                    <w:sz w:val="22"/>
                    <w:szCs w:val="22"/>
                  </w:rPr>
                </w:rPrChange>
              </w:rPr>
              <w:pPrChange w:id="2510" w:author="Nick.Tolimieri" w:date="2022-09-06T09:57:00Z">
                <w:pPr>
                  <w:jc w:val="right"/>
                </w:pPr>
              </w:pPrChange>
            </w:pPr>
            <w:ins w:id="2511" w:author="Nick.Tolimieri" w:date="2022-09-06T09:57:00Z">
              <w:r w:rsidRPr="001A7F6C">
                <w:rPr>
                  <w:rFonts w:asciiTheme="minorHAnsi" w:eastAsiaTheme="minorHAnsi" w:hAnsiTheme="minorHAnsi" w:cstheme="minorBidi"/>
                  <w:sz w:val="22"/>
                  <w:szCs w:val="22"/>
                  <w:rPrChange w:id="2512" w:author="Nick.Tolimieri" w:date="2022-09-06T09:57:00Z">
                    <w:rPr>
                      <w:rFonts w:ascii="Calibri" w:hAnsi="Calibri" w:cs="Calibri"/>
                      <w:color w:val="000000"/>
                      <w:sz w:val="22"/>
                      <w:szCs w:val="22"/>
                    </w:rPr>
                  </w:rPrChange>
                </w:rPr>
                <w:t>2.41</w:t>
              </w:r>
            </w:ins>
          </w:p>
        </w:tc>
        <w:tc>
          <w:tcPr>
            <w:tcW w:w="1141" w:type="dxa"/>
            <w:noWrap/>
            <w:hideMark/>
          </w:tcPr>
          <w:p w:rsidR="001A7F6C" w:rsidRPr="001A7F6C" w:rsidRDefault="001A7F6C" w:rsidP="001A7F6C">
            <w:pPr>
              <w:rPr>
                <w:ins w:id="2513" w:author="Nick.Tolimieri" w:date="2022-09-06T09:57:00Z"/>
                <w:rFonts w:asciiTheme="minorHAnsi" w:eastAsiaTheme="minorHAnsi" w:hAnsiTheme="minorHAnsi" w:cstheme="minorBidi"/>
                <w:sz w:val="22"/>
                <w:szCs w:val="22"/>
                <w:rPrChange w:id="2514" w:author="Nick.Tolimieri" w:date="2022-09-06T09:57:00Z">
                  <w:rPr>
                    <w:ins w:id="2515" w:author="Nick.Tolimieri" w:date="2022-09-06T09:57:00Z"/>
                    <w:rFonts w:ascii="Calibri" w:hAnsi="Calibri" w:cs="Calibri"/>
                    <w:color w:val="000000"/>
                    <w:sz w:val="22"/>
                    <w:szCs w:val="22"/>
                  </w:rPr>
                </w:rPrChange>
              </w:rPr>
              <w:pPrChange w:id="2516" w:author="Nick.Tolimieri" w:date="2022-09-06T09:57:00Z">
                <w:pPr>
                  <w:jc w:val="right"/>
                </w:pPr>
              </w:pPrChange>
            </w:pPr>
            <w:ins w:id="2517" w:author="Nick.Tolimieri" w:date="2022-09-06T09:57:00Z">
              <w:r w:rsidRPr="001A7F6C">
                <w:rPr>
                  <w:rFonts w:asciiTheme="minorHAnsi" w:eastAsiaTheme="minorHAnsi" w:hAnsiTheme="minorHAnsi" w:cstheme="minorBidi"/>
                  <w:sz w:val="22"/>
                  <w:szCs w:val="22"/>
                  <w:rPrChange w:id="2518" w:author="Nick.Tolimieri" w:date="2022-09-06T09:57:00Z">
                    <w:rPr>
                      <w:rFonts w:ascii="Calibri" w:hAnsi="Calibri" w:cs="Calibri"/>
                      <w:color w:val="000000"/>
                      <w:sz w:val="22"/>
                      <w:szCs w:val="22"/>
                    </w:rPr>
                  </w:rPrChange>
                </w:rPr>
                <w:t>0.56</w:t>
              </w:r>
            </w:ins>
          </w:p>
        </w:tc>
        <w:tc>
          <w:tcPr>
            <w:tcW w:w="1141" w:type="dxa"/>
            <w:noWrap/>
            <w:hideMark/>
          </w:tcPr>
          <w:p w:rsidR="001A7F6C" w:rsidRPr="001A7F6C" w:rsidRDefault="001A7F6C" w:rsidP="001A7F6C">
            <w:pPr>
              <w:rPr>
                <w:ins w:id="2519" w:author="Nick.Tolimieri" w:date="2022-09-06T09:57:00Z"/>
                <w:rFonts w:asciiTheme="minorHAnsi" w:eastAsiaTheme="minorHAnsi" w:hAnsiTheme="minorHAnsi" w:cstheme="minorBidi"/>
                <w:sz w:val="22"/>
                <w:szCs w:val="22"/>
                <w:rPrChange w:id="2520" w:author="Nick.Tolimieri" w:date="2022-09-06T09:57:00Z">
                  <w:rPr>
                    <w:ins w:id="2521" w:author="Nick.Tolimieri" w:date="2022-09-06T09:57:00Z"/>
                    <w:rFonts w:ascii="Calibri" w:hAnsi="Calibri" w:cs="Calibri"/>
                    <w:color w:val="000000"/>
                    <w:sz w:val="22"/>
                    <w:szCs w:val="22"/>
                  </w:rPr>
                </w:rPrChange>
              </w:rPr>
              <w:pPrChange w:id="2522" w:author="Nick.Tolimieri" w:date="2022-09-06T09:57:00Z">
                <w:pPr>
                  <w:jc w:val="right"/>
                </w:pPr>
              </w:pPrChange>
            </w:pPr>
            <w:ins w:id="2523" w:author="Nick.Tolimieri" w:date="2022-09-06T09:57:00Z">
              <w:r w:rsidRPr="001A7F6C">
                <w:rPr>
                  <w:rFonts w:asciiTheme="minorHAnsi" w:eastAsiaTheme="minorHAnsi" w:hAnsiTheme="minorHAnsi" w:cstheme="minorBidi"/>
                  <w:sz w:val="22"/>
                  <w:szCs w:val="22"/>
                  <w:rPrChange w:id="2524" w:author="Nick.Tolimieri" w:date="2022-09-06T09:57:00Z">
                    <w:rPr>
                      <w:rFonts w:ascii="Calibri" w:hAnsi="Calibri" w:cs="Calibri"/>
                      <w:color w:val="000000"/>
                      <w:sz w:val="22"/>
                      <w:szCs w:val="22"/>
                    </w:rPr>
                  </w:rPrChange>
                </w:rPr>
                <w:t>3.89</w:t>
              </w:r>
            </w:ins>
          </w:p>
        </w:tc>
      </w:tr>
      <w:tr w:rsidR="001A7F6C" w:rsidRPr="001A7F6C" w:rsidTr="001A7F6C">
        <w:trPr>
          <w:trHeight w:val="300"/>
          <w:ins w:id="2525" w:author="Nick.Tolimieri" w:date="2022-09-06T09:57:00Z"/>
        </w:trPr>
        <w:tc>
          <w:tcPr>
            <w:tcW w:w="2814" w:type="dxa"/>
            <w:noWrap/>
            <w:hideMark/>
          </w:tcPr>
          <w:p w:rsidR="001A7F6C" w:rsidRPr="001A7F6C" w:rsidRDefault="001A7F6C">
            <w:pPr>
              <w:rPr>
                <w:ins w:id="2526" w:author="Nick.Tolimieri" w:date="2022-09-06T09:57:00Z"/>
                <w:rFonts w:asciiTheme="minorHAnsi" w:eastAsiaTheme="minorHAnsi" w:hAnsiTheme="minorHAnsi" w:cstheme="minorBidi"/>
                <w:sz w:val="22"/>
                <w:szCs w:val="22"/>
                <w:rPrChange w:id="2527" w:author="Nick.Tolimieri" w:date="2022-09-06T09:57:00Z">
                  <w:rPr>
                    <w:ins w:id="2528" w:author="Nick.Tolimieri" w:date="2022-09-06T09:57:00Z"/>
                    <w:rFonts w:ascii="Calibri" w:hAnsi="Calibri" w:cs="Calibri"/>
                    <w:color w:val="000000"/>
                    <w:sz w:val="22"/>
                    <w:szCs w:val="22"/>
                  </w:rPr>
                </w:rPrChange>
              </w:rPr>
            </w:pPr>
            <w:ins w:id="2529" w:author="Nick.Tolimieri" w:date="2022-09-06T09:57:00Z">
              <w:r w:rsidRPr="001A7F6C">
                <w:rPr>
                  <w:rFonts w:asciiTheme="minorHAnsi" w:eastAsiaTheme="minorHAnsi" w:hAnsiTheme="minorHAnsi" w:cstheme="minorBidi"/>
                  <w:sz w:val="22"/>
                  <w:szCs w:val="22"/>
                  <w:rPrChange w:id="253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531" w:author="Nick.Tolimieri" w:date="2022-09-06T09:57:00Z"/>
                <w:rFonts w:asciiTheme="minorHAnsi" w:eastAsiaTheme="minorHAnsi" w:hAnsiTheme="minorHAnsi" w:cstheme="minorBidi"/>
                <w:sz w:val="22"/>
                <w:szCs w:val="22"/>
                <w:rPrChange w:id="2532" w:author="Nick.Tolimieri" w:date="2022-09-06T09:57:00Z">
                  <w:rPr>
                    <w:ins w:id="2533" w:author="Nick.Tolimieri" w:date="2022-09-06T09:57:00Z"/>
                    <w:rFonts w:ascii="Calibri" w:hAnsi="Calibri" w:cs="Calibri"/>
                    <w:color w:val="000000"/>
                    <w:sz w:val="22"/>
                    <w:szCs w:val="22"/>
                  </w:rPr>
                </w:rPrChange>
              </w:rPr>
              <w:pPrChange w:id="2534" w:author="Nick.Tolimieri" w:date="2022-09-06T09:57:00Z">
                <w:pPr>
                  <w:jc w:val="right"/>
                </w:pPr>
              </w:pPrChange>
            </w:pPr>
            <w:ins w:id="2535" w:author="Nick.Tolimieri" w:date="2022-09-06T09:57:00Z">
              <w:r w:rsidRPr="001A7F6C">
                <w:rPr>
                  <w:rFonts w:asciiTheme="minorHAnsi" w:eastAsiaTheme="minorHAnsi" w:hAnsiTheme="minorHAnsi" w:cstheme="minorBidi"/>
                  <w:sz w:val="22"/>
                  <w:szCs w:val="22"/>
                  <w:rPrChange w:id="2536" w:author="Nick.Tolimieri" w:date="2022-09-06T09:57:00Z">
                    <w:rPr>
                      <w:rFonts w:ascii="Calibri" w:hAnsi="Calibri" w:cs="Calibri"/>
                      <w:color w:val="000000"/>
                      <w:sz w:val="22"/>
                      <w:szCs w:val="22"/>
                    </w:rPr>
                  </w:rPrChange>
                </w:rPr>
                <w:t>2015</w:t>
              </w:r>
            </w:ins>
          </w:p>
        </w:tc>
        <w:tc>
          <w:tcPr>
            <w:tcW w:w="1177" w:type="dxa"/>
            <w:noWrap/>
            <w:hideMark/>
          </w:tcPr>
          <w:p w:rsidR="001A7F6C" w:rsidRPr="001A7F6C" w:rsidRDefault="001A7F6C" w:rsidP="001A7F6C">
            <w:pPr>
              <w:rPr>
                <w:ins w:id="2537" w:author="Nick.Tolimieri" w:date="2022-09-06T09:57:00Z"/>
                <w:rFonts w:asciiTheme="minorHAnsi" w:eastAsiaTheme="minorHAnsi" w:hAnsiTheme="minorHAnsi" w:cstheme="minorBidi"/>
                <w:sz w:val="22"/>
                <w:szCs w:val="22"/>
                <w:rPrChange w:id="2538" w:author="Nick.Tolimieri" w:date="2022-09-06T09:57:00Z">
                  <w:rPr>
                    <w:ins w:id="2539" w:author="Nick.Tolimieri" w:date="2022-09-06T09:57:00Z"/>
                    <w:rFonts w:ascii="Calibri" w:hAnsi="Calibri" w:cs="Calibri"/>
                    <w:color w:val="000000"/>
                    <w:sz w:val="22"/>
                    <w:szCs w:val="22"/>
                  </w:rPr>
                </w:rPrChange>
              </w:rPr>
              <w:pPrChange w:id="2540" w:author="Nick.Tolimieri" w:date="2022-09-06T09:57:00Z">
                <w:pPr>
                  <w:jc w:val="right"/>
                </w:pPr>
              </w:pPrChange>
            </w:pPr>
            <w:ins w:id="2541" w:author="Nick.Tolimieri" w:date="2022-09-06T09:57:00Z">
              <w:r w:rsidRPr="001A7F6C">
                <w:rPr>
                  <w:rFonts w:asciiTheme="minorHAnsi" w:eastAsiaTheme="minorHAnsi" w:hAnsiTheme="minorHAnsi" w:cstheme="minorBidi"/>
                  <w:sz w:val="22"/>
                  <w:szCs w:val="22"/>
                  <w:rPrChange w:id="2542" w:author="Nick.Tolimieri" w:date="2022-09-06T09:57:00Z">
                    <w:rPr>
                      <w:rFonts w:ascii="Calibri" w:hAnsi="Calibri" w:cs="Calibri"/>
                      <w:color w:val="000000"/>
                      <w:sz w:val="22"/>
                      <w:szCs w:val="22"/>
                    </w:rPr>
                  </w:rPrChange>
                </w:rPr>
                <w:t>137</w:t>
              </w:r>
            </w:ins>
          </w:p>
        </w:tc>
        <w:tc>
          <w:tcPr>
            <w:tcW w:w="1271" w:type="dxa"/>
            <w:noWrap/>
            <w:hideMark/>
          </w:tcPr>
          <w:p w:rsidR="001A7F6C" w:rsidRPr="001A7F6C" w:rsidRDefault="001A7F6C" w:rsidP="001A7F6C">
            <w:pPr>
              <w:rPr>
                <w:ins w:id="2543" w:author="Nick.Tolimieri" w:date="2022-09-06T09:57:00Z"/>
                <w:rFonts w:asciiTheme="minorHAnsi" w:eastAsiaTheme="minorHAnsi" w:hAnsiTheme="minorHAnsi" w:cstheme="minorBidi"/>
                <w:sz w:val="22"/>
                <w:szCs w:val="22"/>
                <w:rPrChange w:id="2544" w:author="Nick.Tolimieri" w:date="2022-09-06T09:57:00Z">
                  <w:rPr>
                    <w:ins w:id="2545" w:author="Nick.Tolimieri" w:date="2022-09-06T09:57:00Z"/>
                    <w:rFonts w:ascii="Calibri" w:hAnsi="Calibri" w:cs="Calibri"/>
                    <w:color w:val="000000"/>
                    <w:sz w:val="22"/>
                    <w:szCs w:val="22"/>
                  </w:rPr>
                </w:rPrChange>
              </w:rPr>
              <w:pPrChange w:id="2546" w:author="Nick.Tolimieri" w:date="2022-09-06T09:57:00Z">
                <w:pPr>
                  <w:jc w:val="right"/>
                </w:pPr>
              </w:pPrChange>
            </w:pPr>
            <w:ins w:id="2547" w:author="Nick.Tolimieri" w:date="2022-09-06T09:57:00Z">
              <w:r w:rsidRPr="001A7F6C">
                <w:rPr>
                  <w:rFonts w:asciiTheme="minorHAnsi" w:eastAsiaTheme="minorHAnsi" w:hAnsiTheme="minorHAnsi" w:cstheme="minorBidi"/>
                  <w:sz w:val="22"/>
                  <w:szCs w:val="22"/>
                  <w:rPrChange w:id="2548" w:author="Nick.Tolimieri" w:date="2022-09-06T09:57:00Z">
                    <w:rPr>
                      <w:rFonts w:ascii="Calibri" w:hAnsi="Calibri" w:cs="Calibri"/>
                      <w:color w:val="000000"/>
                      <w:sz w:val="22"/>
                      <w:szCs w:val="22"/>
                    </w:rPr>
                  </w:rPrChange>
                </w:rPr>
                <w:t>10</w:t>
              </w:r>
            </w:ins>
          </w:p>
        </w:tc>
        <w:tc>
          <w:tcPr>
            <w:tcW w:w="1085" w:type="dxa"/>
            <w:noWrap/>
            <w:hideMark/>
          </w:tcPr>
          <w:p w:rsidR="001A7F6C" w:rsidRPr="001A7F6C" w:rsidRDefault="001A7F6C" w:rsidP="001A7F6C">
            <w:pPr>
              <w:rPr>
                <w:ins w:id="2549" w:author="Nick.Tolimieri" w:date="2022-09-06T09:57:00Z"/>
                <w:rFonts w:asciiTheme="minorHAnsi" w:eastAsiaTheme="minorHAnsi" w:hAnsiTheme="minorHAnsi" w:cstheme="minorBidi"/>
                <w:sz w:val="22"/>
                <w:szCs w:val="22"/>
                <w:rPrChange w:id="2550" w:author="Nick.Tolimieri" w:date="2022-09-06T09:57:00Z">
                  <w:rPr>
                    <w:ins w:id="2551" w:author="Nick.Tolimieri" w:date="2022-09-06T09:57:00Z"/>
                    <w:rFonts w:ascii="Calibri" w:hAnsi="Calibri" w:cs="Calibri"/>
                    <w:color w:val="000000"/>
                    <w:sz w:val="22"/>
                    <w:szCs w:val="22"/>
                  </w:rPr>
                </w:rPrChange>
              </w:rPr>
              <w:pPrChange w:id="2552" w:author="Nick.Tolimieri" w:date="2022-09-06T09:57:00Z">
                <w:pPr>
                  <w:jc w:val="right"/>
                </w:pPr>
              </w:pPrChange>
            </w:pPr>
            <w:ins w:id="2553" w:author="Nick.Tolimieri" w:date="2022-09-06T09:57:00Z">
              <w:r w:rsidRPr="001A7F6C">
                <w:rPr>
                  <w:rFonts w:asciiTheme="minorHAnsi" w:eastAsiaTheme="minorHAnsi" w:hAnsiTheme="minorHAnsi" w:cstheme="minorBidi"/>
                  <w:sz w:val="22"/>
                  <w:szCs w:val="22"/>
                  <w:rPrChange w:id="2554" w:author="Nick.Tolimieri" w:date="2022-09-06T09:57:00Z">
                    <w:rPr>
                      <w:rFonts w:ascii="Calibri" w:hAnsi="Calibri" w:cs="Calibri"/>
                      <w:color w:val="000000"/>
                      <w:sz w:val="22"/>
                      <w:szCs w:val="22"/>
                    </w:rPr>
                  </w:rPrChange>
                </w:rPr>
                <w:t>114</w:t>
              </w:r>
            </w:ins>
          </w:p>
        </w:tc>
        <w:tc>
          <w:tcPr>
            <w:tcW w:w="1105" w:type="dxa"/>
            <w:noWrap/>
            <w:hideMark/>
          </w:tcPr>
          <w:p w:rsidR="001A7F6C" w:rsidRPr="001A7F6C" w:rsidRDefault="001A7F6C" w:rsidP="001A7F6C">
            <w:pPr>
              <w:rPr>
                <w:ins w:id="2555" w:author="Nick.Tolimieri" w:date="2022-09-06T09:57:00Z"/>
                <w:rFonts w:asciiTheme="minorHAnsi" w:eastAsiaTheme="minorHAnsi" w:hAnsiTheme="minorHAnsi" w:cstheme="minorBidi"/>
                <w:sz w:val="22"/>
                <w:szCs w:val="22"/>
                <w:rPrChange w:id="2556" w:author="Nick.Tolimieri" w:date="2022-09-06T09:57:00Z">
                  <w:rPr>
                    <w:ins w:id="2557" w:author="Nick.Tolimieri" w:date="2022-09-06T09:57:00Z"/>
                    <w:rFonts w:ascii="Calibri" w:hAnsi="Calibri" w:cs="Calibri"/>
                    <w:color w:val="000000"/>
                    <w:sz w:val="22"/>
                    <w:szCs w:val="22"/>
                  </w:rPr>
                </w:rPrChange>
              </w:rPr>
              <w:pPrChange w:id="2558" w:author="Nick.Tolimieri" w:date="2022-09-06T09:57:00Z">
                <w:pPr>
                  <w:jc w:val="right"/>
                </w:pPr>
              </w:pPrChange>
            </w:pPr>
            <w:ins w:id="2559" w:author="Nick.Tolimieri" w:date="2022-09-06T09:57:00Z">
              <w:r w:rsidRPr="001A7F6C">
                <w:rPr>
                  <w:rFonts w:asciiTheme="minorHAnsi" w:eastAsiaTheme="minorHAnsi" w:hAnsiTheme="minorHAnsi" w:cstheme="minorBidi"/>
                  <w:sz w:val="22"/>
                  <w:szCs w:val="22"/>
                  <w:rPrChange w:id="256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2561" w:author="Nick.Tolimieri" w:date="2022-09-06T09:57:00Z"/>
                <w:rFonts w:asciiTheme="minorHAnsi" w:eastAsiaTheme="minorHAnsi" w:hAnsiTheme="minorHAnsi" w:cstheme="minorBidi"/>
                <w:sz w:val="22"/>
                <w:szCs w:val="22"/>
                <w:rPrChange w:id="2562" w:author="Nick.Tolimieri" w:date="2022-09-06T09:57:00Z">
                  <w:rPr>
                    <w:ins w:id="2563" w:author="Nick.Tolimieri" w:date="2022-09-06T09:57:00Z"/>
                    <w:rFonts w:ascii="Calibri" w:hAnsi="Calibri" w:cs="Calibri"/>
                    <w:color w:val="000000"/>
                    <w:sz w:val="22"/>
                    <w:szCs w:val="22"/>
                  </w:rPr>
                </w:rPrChange>
              </w:rPr>
              <w:pPrChange w:id="2564" w:author="Nick.Tolimieri" w:date="2022-09-06T09:57:00Z">
                <w:pPr>
                  <w:jc w:val="right"/>
                </w:pPr>
              </w:pPrChange>
            </w:pPr>
            <w:ins w:id="2565" w:author="Nick.Tolimieri" w:date="2022-09-06T09:57:00Z">
              <w:r w:rsidRPr="001A7F6C">
                <w:rPr>
                  <w:rFonts w:asciiTheme="minorHAnsi" w:eastAsiaTheme="minorHAnsi" w:hAnsiTheme="minorHAnsi" w:cstheme="minorBidi"/>
                  <w:sz w:val="22"/>
                  <w:szCs w:val="22"/>
                  <w:rPrChange w:id="2566" w:author="Nick.Tolimieri" w:date="2022-09-06T09:57:00Z">
                    <w:rPr>
                      <w:rFonts w:ascii="Calibri" w:hAnsi="Calibri" w:cs="Calibri"/>
                      <w:color w:val="000000"/>
                      <w:sz w:val="22"/>
                      <w:szCs w:val="22"/>
                    </w:rPr>
                  </w:rPrChange>
                </w:rPr>
                <w:t>36</w:t>
              </w:r>
            </w:ins>
          </w:p>
        </w:tc>
        <w:tc>
          <w:tcPr>
            <w:tcW w:w="1269" w:type="dxa"/>
            <w:noWrap/>
            <w:hideMark/>
          </w:tcPr>
          <w:p w:rsidR="001A7F6C" w:rsidRPr="001A7F6C" w:rsidRDefault="001A7F6C" w:rsidP="001A7F6C">
            <w:pPr>
              <w:rPr>
                <w:ins w:id="2567" w:author="Nick.Tolimieri" w:date="2022-09-06T09:57:00Z"/>
                <w:rFonts w:asciiTheme="minorHAnsi" w:eastAsiaTheme="minorHAnsi" w:hAnsiTheme="minorHAnsi" w:cstheme="minorBidi"/>
                <w:sz w:val="22"/>
                <w:szCs w:val="22"/>
                <w:rPrChange w:id="2568" w:author="Nick.Tolimieri" w:date="2022-09-06T09:57:00Z">
                  <w:rPr>
                    <w:ins w:id="2569" w:author="Nick.Tolimieri" w:date="2022-09-06T09:57:00Z"/>
                    <w:rFonts w:ascii="Calibri" w:hAnsi="Calibri" w:cs="Calibri"/>
                    <w:color w:val="000000"/>
                    <w:sz w:val="22"/>
                    <w:szCs w:val="22"/>
                  </w:rPr>
                </w:rPrChange>
              </w:rPr>
              <w:pPrChange w:id="2570" w:author="Nick.Tolimieri" w:date="2022-09-06T09:57:00Z">
                <w:pPr>
                  <w:jc w:val="right"/>
                </w:pPr>
              </w:pPrChange>
            </w:pPr>
            <w:ins w:id="2571" w:author="Nick.Tolimieri" w:date="2022-09-06T09:57:00Z">
              <w:r w:rsidRPr="001A7F6C">
                <w:rPr>
                  <w:rFonts w:asciiTheme="minorHAnsi" w:eastAsiaTheme="minorHAnsi" w:hAnsiTheme="minorHAnsi" w:cstheme="minorBidi"/>
                  <w:sz w:val="22"/>
                  <w:szCs w:val="22"/>
                  <w:rPrChange w:id="2572" w:author="Nick.Tolimieri" w:date="2022-09-06T09:57:00Z">
                    <w:rPr>
                      <w:rFonts w:ascii="Calibri" w:hAnsi="Calibri" w:cs="Calibri"/>
                      <w:color w:val="000000"/>
                      <w:sz w:val="22"/>
                      <w:szCs w:val="22"/>
                    </w:rPr>
                  </w:rPrChange>
                </w:rPr>
                <w:t>1.68</w:t>
              </w:r>
            </w:ins>
          </w:p>
        </w:tc>
        <w:tc>
          <w:tcPr>
            <w:tcW w:w="1141" w:type="dxa"/>
            <w:noWrap/>
            <w:hideMark/>
          </w:tcPr>
          <w:p w:rsidR="001A7F6C" w:rsidRPr="001A7F6C" w:rsidRDefault="001A7F6C" w:rsidP="001A7F6C">
            <w:pPr>
              <w:rPr>
                <w:ins w:id="2573" w:author="Nick.Tolimieri" w:date="2022-09-06T09:57:00Z"/>
                <w:rFonts w:asciiTheme="minorHAnsi" w:eastAsiaTheme="minorHAnsi" w:hAnsiTheme="minorHAnsi" w:cstheme="minorBidi"/>
                <w:sz w:val="22"/>
                <w:szCs w:val="22"/>
                <w:rPrChange w:id="2574" w:author="Nick.Tolimieri" w:date="2022-09-06T09:57:00Z">
                  <w:rPr>
                    <w:ins w:id="2575" w:author="Nick.Tolimieri" w:date="2022-09-06T09:57:00Z"/>
                    <w:rFonts w:ascii="Calibri" w:hAnsi="Calibri" w:cs="Calibri"/>
                    <w:color w:val="000000"/>
                    <w:sz w:val="22"/>
                    <w:szCs w:val="22"/>
                  </w:rPr>
                </w:rPrChange>
              </w:rPr>
              <w:pPrChange w:id="2576" w:author="Nick.Tolimieri" w:date="2022-09-06T09:57:00Z">
                <w:pPr>
                  <w:jc w:val="right"/>
                </w:pPr>
              </w:pPrChange>
            </w:pPr>
            <w:ins w:id="2577" w:author="Nick.Tolimieri" w:date="2022-09-06T09:57:00Z">
              <w:r w:rsidRPr="001A7F6C">
                <w:rPr>
                  <w:rFonts w:asciiTheme="minorHAnsi" w:eastAsiaTheme="minorHAnsi" w:hAnsiTheme="minorHAnsi" w:cstheme="minorBidi"/>
                  <w:sz w:val="22"/>
                  <w:szCs w:val="22"/>
                  <w:rPrChange w:id="2578" w:author="Nick.Tolimieri" w:date="2022-09-06T09:57:00Z">
                    <w:rPr>
                      <w:rFonts w:ascii="Calibri" w:hAnsi="Calibri" w:cs="Calibri"/>
                      <w:color w:val="000000"/>
                      <w:sz w:val="22"/>
                      <w:szCs w:val="22"/>
                    </w:rPr>
                  </w:rPrChange>
                </w:rPr>
                <w:t>0.22</w:t>
              </w:r>
            </w:ins>
          </w:p>
        </w:tc>
        <w:tc>
          <w:tcPr>
            <w:tcW w:w="1141" w:type="dxa"/>
            <w:noWrap/>
            <w:hideMark/>
          </w:tcPr>
          <w:p w:rsidR="001A7F6C" w:rsidRPr="001A7F6C" w:rsidRDefault="001A7F6C" w:rsidP="001A7F6C">
            <w:pPr>
              <w:rPr>
                <w:ins w:id="2579" w:author="Nick.Tolimieri" w:date="2022-09-06T09:57:00Z"/>
                <w:rFonts w:asciiTheme="minorHAnsi" w:eastAsiaTheme="minorHAnsi" w:hAnsiTheme="minorHAnsi" w:cstheme="minorBidi"/>
                <w:sz w:val="22"/>
                <w:szCs w:val="22"/>
                <w:rPrChange w:id="2580" w:author="Nick.Tolimieri" w:date="2022-09-06T09:57:00Z">
                  <w:rPr>
                    <w:ins w:id="2581" w:author="Nick.Tolimieri" w:date="2022-09-06T09:57:00Z"/>
                    <w:rFonts w:ascii="Calibri" w:hAnsi="Calibri" w:cs="Calibri"/>
                    <w:color w:val="000000"/>
                    <w:sz w:val="22"/>
                    <w:szCs w:val="22"/>
                  </w:rPr>
                </w:rPrChange>
              </w:rPr>
              <w:pPrChange w:id="2582" w:author="Nick.Tolimieri" w:date="2022-09-06T09:57:00Z">
                <w:pPr>
                  <w:jc w:val="right"/>
                </w:pPr>
              </w:pPrChange>
            </w:pPr>
            <w:ins w:id="2583" w:author="Nick.Tolimieri" w:date="2022-09-06T09:57:00Z">
              <w:r w:rsidRPr="001A7F6C">
                <w:rPr>
                  <w:rFonts w:asciiTheme="minorHAnsi" w:eastAsiaTheme="minorHAnsi" w:hAnsiTheme="minorHAnsi" w:cstheme="minorBidi"/>
                  <w:sz w:val="22"/>
                  <w:szCs w:val="22"/>
                  <w:rPrChange w:id="2584" w:author="Nick.Tolimieri" w:date="2022-09-06T09:57:00Z">
                    <w:rPr>
                      <w:rFonts w:ascii="Calibri" w:hAnsi="Calibri" w:cs="Calibri"/>
                      <w:color w:val="000000"/>
                      <w:sz w:val="22"/>
                      <w:szCs w:val="22"/>
                    </w:rPr>
                  </w:rPrChange>
                </w:rPr>
                <w:t>3.09</w:t>
              </w:r>
            </w:ins>
          </w:p>
        </w:tc>
      </w:tr>
      <w:tr w:rsidR="001A7F6C" w:rsidRPr="001A7F6C" w:rsidTr="001A7F6C">
        <w:trPr>
          <w:trHeight w:val="300"/>
          <w:ins w:id="2585" w:author="Nick.Tolimieri" w:date="2022-09-06T09:57:00Z"/>
        </w:trPr>
        <w:tc>
          <w:tcPr>
            <w:tcW w:w="2814" w:type="dxa"/>
            <w:noWrap/>
            <w:hideMark/>
          </w:tcPr>
          <w:p w:rsidR="001A7F6C" w:rsidRPr="001A7F6C" w:rsidRDefault="001A7F6C">
            <w:pPr>
              <w:rPr>
                <w:ins w:id="2586" w:author="Nick.Tolimieri" w:date="2022-09-06T09:57:00Z"/>
                <w:rFonts w:asciiTheme="minorHAnsi" w:eastAsiaTheme="minorHAnsi" w:hAnsiTheme="minorHAnsi" w:cstheme="minorBidi"/>
                <w:sz w:val="22"/>
                <w:szCs w:val="22"/>
                <w:rPrChange w:id="2587" w:author="Nick.Tolimieri" w:date="2022-09-06T09:57:00Z">
                  <w:rPr>
                    <w:ins w:id="2588" w:author="Nick.Tolimieri" w:date="2022-09-06T09:57:00Z"/>
                    <w:rFonts w:ascii="Calibri" w:hAnsi="Calibri" w:cs="Calibri"/>
                    <w:color w:val="000000"/>
                    <w:sz w:val="22"/>
                    <w:szCs w:val="22"/>
                  </w:rPr>
                </w:rPrChange>
              </w:rPr>
            </w:pPr>
            <w:ins w:id="2589" w:author="Nick.Tolimieri" w:date="2022-09-06T09:57:00Z">
              <w:r w:rsidRPr="001A7F6C">
                <w:rPr>
                  <w:rFonts w:asciiTheme="minorHAnsi" w:eastAsiaTheme="minorHAnsi" w:hAnsiTheme="minorHAnsi" w:cstheme="minorBidi"/>
                  <w:sz w:val="22"/>
                  <w:szCs w:val="22"/>
                  <w:rPrChange w:id="259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591" w:author="Nick.Tolimieri" w:date="2022-09-06T09:57:00Z"/>
                <w:rFonts w:asciiTheme="minorHAnsi" w:eastAsiaTheme="minorHAnsi" w:hAnsiTheme="minorHAnsi" w:cstheme="minorBidi"/>
                <w:sz w:val="22"/>
                <w:szCs w:val="22"/>
                <w:rPrChange w:id="2592" w:author="Nick.Tolimieri" w:date="2022-09-06T09:57:00Z">
                  <w:rPr>
                    <w:ins w:id="2593" w:author="Nick.Tolimieri" w:date="2022-09-06T09:57:00Z"/>
                    <w:rFonts w:ascii="Calibri" w:hAnsi="Calibri" w:cs="Calibri"/>
                    <w:color w:val="000000"/>
                    <w:sz w:val="22"/>
                    <w:szCs w:val="22"/>
                  </w:rPr>
                </w:rPrChange>
              </w:rPr>
              <w:pPrChange w:id="2594" w:author="Nick.Tolimieri" w:date="2022-09-06T09:57:00Z">
                <w:pPr>
                  <w:jc w:val="right"/>
                </w:pPr>
              </w:pPrChange>
            </w:pPr>
            <w:ins w:id="2595" w:author="Nick.Tolimieri" w:date="2022-09-06T09:57:00Z">
              <w:r w:rsidRPr="001A7F6C">
                <w:rPr>
                  <w:rFonts w:asciiTheme="minorHAnsi" w:eastAsiaTheme="minorHAnsi" w:hAnsiTheme="minorHAnsi" w:cstheme="minorBidi"/>
                  <w:sz w:val="22"/>
                  <w:szCs w:val="22"/>
                  <w:rPrChange w:id="2596" w:author="Nick.Tolimieri" w:date="2022-09-06T09:57:00Z">
                    <w:rPr>
                      <w:rFonts w:ascii="Calibri" w:hAnsi="Calibri" w:cs="Calibri"/>
                      <w:color w:val="000000"/>
                      <w:sz w:val="22"/>
                      <w:szCs w:val="22"/>
                    </w:rPr>
                  </w:rPrChange>
                </w:rPr>
                <w:t>2016</w:t>
              </w:r>
            </w:ins>
          </w:p>
        </w:tc>
        <w:tc>
          <w:tcPr>
            <w:tcW w:w="1177" w:type="dxa"/>
            <w:noWrap/>
            <w:hideMark/>
          </w:tcPr>
          <w:p w:rsidR="001A7F6C" w:rsidRPr="001A7F6C" w:rsidRDefault="001A7F6C" w:rsidP="001A7F6C">
            <w:pPr>
              <w:rPr>
                <w:ins w:id="2597" w:author="Nick.Tolimieri" w:date="2022-09-06T09:57:00Z"/>
                <w:rFonts w:asciiTheme="minorHAnsi" w:eastAsiaTheme="minorHAnsi" w:hAnsiTheme="minorHAnsi" w:cstheme="minorBidi"/>
                <w:sz w:val="22"/>
                <w:szCs w:val="22"/>
                <w:rPrChange w:id="2598" w:author="Nick.Tolimieri" w:date="2022-09-06T09:57:00Z">
                  <w:rPr>
                    <w:ins w:id="2599" w:author="Nick.Tolimieri" w:date="2022-09-06T09:57:00Z"/>
                    <w:rFonts w:ascii="Calibri" w:hAnsi="Calibri" w:cs="Calibri"/>
                    <w:color w:val="000000"/>
                    <w:sz w:val="22"/>
                    <w:szCs w:val="22"/>
                  </w:rPr>
                </w:rPrChange>
              </w:rPr>
              <w:pPrChange w:id="2600" w:author="Nick.Tolimieri" w:date="2022-09-06T09:57:00Z">
                <w:pPr>
                  <w:jc w:val="right"/>
                </w:pPr>
              </w:pPrChange>
            </w:pPr>
            <w:ins w:id="2601" w:author="Nick.Tolimieri" w:date="2022-09-06T09:57:00Z">
              <w:r w:rsidRPr="001A7F6C">
                <w:rPr>
                  <w:rFonts w:asciiTheme="minorHAnsi" w:eastAsiaTheme="minorHAnsi" w:hAnsiTheme="minorHAnsi" w:cstheme="minorBidi"/>
                  <w:sz w:val="22"/>
                  <w:szCs w:val="22"/>
                  <w:rPrChange w:id="2602" w:author="Nick.Tolimieri" w:date="2022-09-06T09:57:00Z">
                    <w:rPr>
                      <w:rFonts w:ascii="Calibri" w:hAnsi="Calibri" w:cs="Calibri"/>
                      <w:color w:val="000000"/>
                      <w:sz w:val="22"/>
                      <w:szCs w:val="22"/>
                    </w:rPr>
                  </w:rPrChange>
                </w:rPr>
                <w:t>121</w:t>
              </w:r>
            </w:ins>
          </w:p>
        </w:tc>
        <w:tc>
          <w:tcPr>
            <w:tcW w:w="1271" w:type="dxa"/>
            <w:noWrap/>
            <w:hideMark/>
          </w:tcPr>
          <w:p w:rsidR="001A7F6C" w:rsidRPr="001A7F6C" w:rsidRDefault="001A7F6C" w:rsidP="001A7F6C">
            <w:pPr>
              <w:rPr>
                <w:ins w:id="2603" w:author="Nick.Tolimieri" w:date="2022-09-06T09:57:00Z"/>
                <w:rFonts w:asciiTheme="minorHAnsi" w:eastAsiaTheme="minorHAnsi" w:hAnsiTheme="minorHAnsi" w:cstheme="minorBidi"/>
                <w:sz w:val="22"/>
                <w:szCs w:val="22"/>
                <w:rPrChange w:id="2604" w:author="Nick.Tolimieri" w:date="2022-09-06T09:57:00Z">
                  <w:rPr>
                    <w:ins w:id="2605" w:author="Nick.Tolimieri" w:date="2022-09-06T09:57:00Z"/>
                    <w:rFonts w:ascii="Calibri" w:hAnsi="Calibri" w:cs="Calibri"/>
                    <w:color w:val="000000"/>
                    <w:sz w:val="22"/>
                    <w:szCs w:val="22"/>
                  </w:rPr>
                </w:rPrChange>
              </w:rPr>
              <w:pPrChange w:id="2606" w:author="Nick.Tolimieri" w:date="2022-09-06T09:57:00Z">
                <w:pPr>
                  <w:jc w:val="right"/>
                </w:pPr>
              </w:pPrChange>
            </w:pPr>
            <w:ins w:id="2607" w:author="Nick.Tolimieri" w:date="2022-09-06T09:57:00Z">
              <w:r w:rsidRPr="001A7F6C">
                <w:rPr>
                  <w:rFonts w:asciiTheme="minorHAnsi" w:eastAsiaTheme="minorHAnsi" w:hAnsiTheme="minorHAnsi" w:cstheme="minorBidi"/>
                  <w:sz w:val="22"/>
                  <w:szCs w:val="22"/>
                  <w:rPrChange w:id="2608" w:author="Nick.Tolimieri" w:date="2022-09-06T09:57:00Z">
                    <w:rPr>
                      <w:rFonts w:ascii="Calibri" w:hAnsi="Calibri" w:cs="Calibri"/>
                      <w:color w:val="000000"/>
                      <w:sz w:val="22"/>
                      <w:szCs w:val="22"/>
                    </w:rPr>
                  </w:rPrChange>
                </w:rPr>
                <w:t>5</w:t>
              </w:r>
            </w:ins>
          </w:p>
        </w:tc>
        <w:tc>
          <w:tcPr>
            <w:tcW w:w="1085" w:type="dxa"/>
            <w:noWrap/>
            <w:hideMark/>
          </w:tcPr>
          <w:p w:rsidR="001A7F6C" w:rsidRPr="001A7F6C" w:rsidRDefault="001A7F6C" w:rsidP="001A7F6C">
            <w:pPr>
              <w:rPr>
                <w:ins w:id="2609" w:author="Nick.Tolimieri" w:date="2022-09-06T09:57:00Z"/>
                <w:rFonts w:asciiTheme="minorHAnsi" w:eastAsiaTheme="minorHAnsi" w:hAnsiTheme="minorHAnsi" w:cstheme="minorBidi"/>
                <w:sz w:val="22"/>
                <w:szCs w:val="22"/>
                <w:rPrChange w:id="2610" w:author="Nick.Tolimieri" w:date="2022-09-06T09:57:00Z">
                  <w:rPr>
                    <w:ins w:id="2611" w:author="Nick.Tolimieri" w:date="2022-09-06T09:57:00Z"/>
                    <w:rFonts w:ascii="Calibri" w:hAnsi="Calibri" w:cs="Calibri"/>
                    <w:color w:val="000000"/>
                    <w:sz w:val="22"/>
                    <w:szCs w:val="22"/>
                  </w:rPr>
                </w:rPrChange>
              </w:rPr>
              <w:pPrChange w:id="2612" w:author="Nick.Tolimieri" w:date="2022-09-06T09:57:00Z">
                <w:pPr>
                  <w:jc w:val="right"/>
                </w:pPr>
              </w:pPrChange>
            </w:pPr>
            <w:ins w:id="2613" w:author="Nick.Tolimieri" w:date="2022-09-06T09:57:00Z">
              <w:r w:rsidRPr="001A7F6C">
                <w:rPr>
                  <w:rFonts w:asciiTheme="minorHAnsi" w:eastAsiaTheme="minorHAnsi" w:hAnsiTheme="minorHAnsi" w:cstheme="minorBidi"/>
                  <w:sz w:val="22"/>
                  <w:szCs w:val="22"/>
                  <w:rPrChange w:id="2614" w:author="Nick.Tolimieri" w:date="2022-09-06T09:57:00Z">
                    <w:rPr>
                      <w:rFonts w:ascii="Calibri" w:hAnsi="Calibri" w:cs="Calibri"/>
                      <w:color w:val="000000"/>
                      <w:sz w:val="22"/>
                      <w:szCs w:val="22"/>
                    </w:rPr>
                  </w:rPrChange>
                </w:rPr>
                <w:t>107</w:t>
              </w:r>
            </w:ins>
          </w:p>
        </w:tc>
        <w:tc>
          <w:tcPr>
            <w:tcW w:w="1105" w:type="dxa"/>
            <w:noWrap/>
            <w:hideMark/>
          </w:tcPr>
          <w:p w:rsidR="001A7F6C" w:rsidRPr="001A7F6C" w:rsidRDefault="001A7F6C" w:rsidP="001A7F6C">
            <w:pPr>
              <w:rPr>
                <w:ins w:id="2615" w:author="Nick.Tolimieri" w:date="2022-09-06T09:57:00Z"/>
                <w:rFonts w:asciiTheme="minorHAnsi" w:eastAsiaTheme="minorHAnsi" w:hAnsiTheme="minorHAnsi" w:cstheme="minorBidi"/>
                <w:sz w:val="22"/>
                <w:szCs w:val="22"/>
                <w:rPrChange w:id="2616" w:author="Nick.Tolimieri" w:date="2022-09-06T09:57:00Z">
                  <w:rPr>
                    <w:ins w:id="2617" w:author="Nick.Tolimieri" w:date="2022-09-06T09:57:00Z"/>
                    <w:rFonts w:ascii="Calibri" w:hAnsi="Calibri" w:cs="Calibri"/>
                    <w:color w:val="000000"/>
                    <w:sz w:val="22"/>
                    <w:szCs w:val="22"/>
                  </w:rPr>
                </w:rPrChange>
              </w:rPr>
              <w:pPrChange w:id="2618" w:author="Nick.Tolimieri" w:date="2022-09-06T09:57:00Z">
                <w:pPr>
                  <w:jc w:val="right"/>
                </w:pPr>
              </w:pPrChange>
            </w:pPr>
            <w:ins w:id="2619" w:author="Nick.Tolimieri" w:date="2022-09-06T09:57:00Z">
              <w:r w:rsidRPr="001A7F6C">
                <w:rPr>
                  <w:rFonts w:asciiTheme="minorHAnsi" w:eastAsiaTheme="minorHAnsi" w:hAnsiTheme="minorHAnsi" w:cstheme="minorBidi"/>
                  <w:sz w:val="22"/>
                  <w:szCs w:val="22"/>
                  <w:rPrChange w:id="262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2621" w:author="Nick.Tolimieri" w:date="2022-09-06T09:57:00Z"/>
                <w:rFonts w:asciiTheme="minorHAnsi" w:eastAsiaTheme="minorHAnsi" w:hAnsiTheme="minorHAnsi" w:cstheme="minorBidi"/>
                <w:sz w:val="22"/>
                <w:szCs w:val="22"/>
                <w:rPrChange w:id="2622" w:author="Nick.Tolimieri" w:date="2022-09-06T09:57:00Z">
                  <w:rPr>
                    <w:ins w:id="2623" w:author="Nick.Tolimieri" w:date="2022-09-06T09:57:00Z"/>
                    <w:rFonts w:ascii="Calibri" w:hAnsi="Calibri" w:cs="Calibri"/>
                    <w:color w:val="000000"/>
                    <w:sz w:val="22"/>
                    <w:szCs w:val="22"/>
                  </w:rPr>
                </w:rPrChange>
              </w:rPr>
              <w:pPrChange w:id="2624" w:author="Nick.Tolimieri" w:date="2022-09-06T09:57:00Z">
                <w:pPr>
                  <w:jc w:val="right"/>
                </w:pPr>
              </w:pPrChange>
            </w:pPr>
            <w:ins w:id="2625" w:author="Nick.Tolimieri" w:date="2022-09-06T09:57:00Z">
              <w:r w:rsidRPr="001A7F6C">
                <w:rPr>
                  <w:rFonts w:asciiTheme="minorHAnsi" w:eastAsiaTheme="minorHAnsi" w:hAnsiTheme="minorHAnsi" w:cstheme="minorBidi"/>
                  <w:sz w:val="22"/>
                  <w:szCs w:val="22"/>
                  <w:rPrChange w:id="2626" w:author="Nick.Tolimieri" w:date="2022-09-06T09:57:00Z">
                    <w:rPr>
                      <w:rFonts w:ascii="Calibri" w:hAnsi="Calibri" w:cs="Calibri"/>
                      <w:color w:val="000000"/>
                      <w:sz w:val="22"/>
                      <w:szCs w:val="22"/>
                    </w:rPr>
                  </w:rPrChange>
                </w:rPr>
                <w:t>38</w:t>
              </w:r>
            </w:ins>
          </w:p>
        </w:tc>
        <w:tc>
          <w:tcPr>
            <w:tcW w:w="1269" w:type="dxa"/>
            <w:noWrap/>
            <w:hideMark/>
          </w:tcPr>
          <w:p w:rsidR="001A7F6C" w:rsidRPr="001A7F6C" w:rsidRDefault="001A7F6C" w:rsidP="001A7F6C">
            <w:pPr>
              <w:rPr>
                <w:ins w:id="2627" w:author="Nick.Tolimieri" w:date="2022-09-06T09:57:00Z"/>
                <w:rFonts w:asciiTheme="minorHAnsi" w:eastAsiaTheme="minorHAnsi" w:hAnsiTheme="minorHAnsi" w:cstheme="minorBidi"/>
                <w:sz w:val="22"/>
                <w:szCs w:val="22"/>
                <w:rPrChange w:id="2628" w:author="Nick.Tolimieri" w:date="2022-09-06T09:57:00Z">
                  <w:rPr>
                    <w:ins w:id="2629" w:author="Nick.Tolimieri" w:date="2022-09-06T09:57:00Z"/>
                    <w:rFonts w:ascii="Calibri" w:hAnsi="Calibri" w:cs="Calibri"/>
                    <w:color w:val="000000"/>
                    <w:sz w:val="22"/>
                    <w:szCs w:val="22"/>
                  </w:rPr>
                </w:rPrChange>
              </w:rPr>
              <w:pPrChange w:id="2630" w:author="Nick.Tolimieri" w:date="2022-09-06T09:57:00Z">
                <w:pPr>
                  <w:jc w:val="right"/>
                </w:pPr>
              </w:pPrChange>
            </w:pPr>
            <w:ins w:id="2631" w:author="Nick.Tolimieri" w:date="2022-09-06T09:57:00Z">
              <w:r w:rsidRPr="001A7F6C">
                <w:rPr>
                  <w:rFonts w:asciiTheme="minorHAnsi" w:eastAsiaTheme="minorHAnsi" w:hAnsiTheme="minorHAnsi" w:cstheme="minorBidi"/>
                  <w:sz w:val="22"/>
                  <w:szCs w:val="22"/>
                  <w:rPrChange w:id="2632" w:author="Nick.Tolimieri" w:date="2022-09-06T09:57:00Z">
                    <w:rPr>
                      <w:rFonts w:ascii="Calibri" w:hAnsi="Calibri" w:cs="Calibri"/>
                      <w:color w:val="000000"/>
                      <w:sz w:val="22"/>
                      <w:szCs w:val="22"/>
                    </w:rPr>
                  </w:rPrChange>
                </w:rPr>
                <w:t>1.76</w:t>
              </w:r>
            </w:ins>
          </w:p>
        </w:tc>
        <w:tc>
          <w:tcPr>
            <w:tcW w:w="1141" w:type="dxa"/>
            <w:noWrap/>
            <w:hideMark/>
          </w:tcPr>
          <w:p w:rsidR="001A7F6C" w:rsidRPr="001A7F6C" w:rsidRDefault="001A7F6C" w:rsidP="001A7F6C">
            <w:pPr>
              <w:rPr>
                <w:ins w:id="2633" w:author="Nick.Tolimieri" w:date="2022-09-06T09:57:00Z"/>
                <w:rFonts w:asciiTheme="minorHAnsi" w:eastAsiaTheme="minorHAnsi" w:hAnsiTheme="minorHAnsi" w:cstheme="minorBidi"/>
                <w:sz w:val="22"/>
                <w:szCs w:val="22"/>
                <w:rPrChange w:id="2634" w:author="Nick.Tolimieri" w:date="2022-09-06T09:57:00Z">
                  <w:rPr>
                    <w:ins w:id="2635" w:author="Nick.Tolimieri" w:date="2022-09-06T09:57:00Z"/>
                    <w:rFonts w:ascii="Calibri" w:hAnsi="Calibri" w:cs="Calibri"/>
                    <w:color w:val="000000"/>
                    <w:sz w:val="22"/>
                    <w:szCs w:val="22"/>
                  </w:rPr>
                </w:rPrChange>
              </w:rPr>
              <w:pPrChange w:id="2636" w:author="Nick.Tolimieri" w:date="2022-09-06T09:57:00Z">
                <w:pPr>
                  <w:jc w:val="right"/>
                </w:pPr>
              </w:pPrChange>
            </w:pPr>
            <w:ins w:id="2637" w:author="Nick.Tolimieri" w:date="2022-09-06T09:57:00Z">
              <w:r w:rsidRPr="001A7F6C">
                <w:rPr>
                  <w:rFonts w:asciiTheme="minorHAnsi" w:eastAsiaTheme="minorHAnsi" w:hAnsiTheme="minorHAnsi" w:cstheme="minorBidi"/>
                  <w:sz w:val="22"/>
                  <w:szCs w:val="22"/>
                  <w:rPrChange w:id="2638" w:author="Nick.Tolimieri" w:date="2022-09-06T09:57:00Z">
                    <w:rPr>
                      <w:rFonts w:ascii="Calibri" w:hAnsi="Calibri" w:cs="Calibri"/>
                      <w:color w:val="000000"/>
                      <w:sz w:val="22"/>
                      <w:szCs w:val="22"/>
                    </w:rPr>
                  </w:rPrChange>
                </w:rPr>
                <w:t>0.28</w:t>
              </w:r>
            </w:ins>
          </w:p>
        </w:tc>
        <w:tc>
          <w:tcPr>
            <w:tcW w:w="1141" w:type="dxa"/>
            <w:noWrap/>
            <w:hideMark/>
          </w:tcPr>
          <w:p w:rsidR="001A7F6C" w:rsidRPr="001A7F6C" w:rsidRDefault="001A7F6C" w:rsidP="001A7F6C">
            <w:pPr>
              <w:rPr>
                <w:ins w:id="2639" w:author="Nick.Tolimieri" w:date="2022-09-06T09:57:00Z"/>
                <w:rFonts w:asciiTheme="minorHAnsi" w:eastAsiaTheme="minorHAnsi" w:hAnsiTheme="minorHAnsi" w:cstheme="minorBidi"/>
                <w:sz w:val="22"/>
                <w:szCs w:val="22"/>
                <w:rPrChange w:id="2640" w:author="Nick.Tolimieri" w:date="2022-09-06T09:57:00Z">
                  <w:rPr>
                    <w:ins w:id="2641" w:author="Nick.Tolimieri" w:date="2022-09-06T09:57:00Z"/>
                    <w:rFonts w:ascii="Calibri" w:hAnsi="Calibri" w:cs="Calibri"/>
                    <w:color w:val="000000"/>
                    <w:sz w:val="22"/>
                    <w:szCs w:val="22"/>
                  </w:rPr>
                </w:rPrChange>
              </w:rPr>
              <w:pPrChange w:id="2642" w:author="Nick.Tolimieri" w:date="2022-09-06T09:57:00Z">
                <w:pPr>
                  <w:jc w:val="right"/>
                </w:pPr>
              </w:pPrChange>
            </w:pPr>
            <w:ins w:id="2643" w:author="Nick.Tolimieri" w:date="2022-09-06T09:57:00Z">
              <w:r w:rsidRPr="001A7F6C">
                <w:rPr>
                  <w:rFonts w:asciiTheme="minorHAnsi" w:eastAsiaTheme="minorHAnsi" w:hAnsiTheme="minorHAnsi" w:cstheme="minorBidi"/>
                  <w:sz w:val="22"/>
                  <w:szCs w:val="22"/>
                  <w:rPrChange w:id="2644" w:author="Nick.Tolimieri" w:date="2022-09-06T09:57:00Z">
                    <w:rPr>
                      <w:rFonts w:ascii="Calibri" w:hAnsi="Calibri" w:cs="Calibri"/>
                      <w:color w:val="000000"/>
                      <w:sz w:val="22"/>
                      <w:szCs w:val="22"/>
                    </w:rPr>
                  </w:rPrChange>
                </w:rPr>
                <w:t>3.52</w:t>
              </w:r>
            </w:ins>
          </w:p>
        </w:tc>
      </w:tr>
      <w:tr w:rsidR="001A7F6C" w:rsidRPr="001A7F6C" w:rsidTr="001A7F6C">
        <w:trPr>
          <w:trHeight w:val="300"/>
          <w:ins w:id="2645" w:author="Nick.Tolimieri" w:date="2022-09-06T09:57:00Z"/>
        </w:trPr>
        <w:tc>
          <w:tcPr>
            <w:tcW w:w="2814" w:type="dxa"/>
            <w:noWrap/>
            <w:hideMark/>
          </w:tcPr>
          <w:p w:rsidR="001A7F6C" w:rsidRPr="001A7F6C" w:rsidRDefault="001A7F6C">
            <w:pPr>
              <w:rPr>
                <w:ins w:id="2646" w:author="Nick.Tolimieri" w:date="2022-09-06T09:57:00Z"/>
                <w:rFonts w:asciiTheme="minorHAnsi" w:eastAsiaTheme="minorHAnsi" w:hAnsiTheme="minorHAnsi" w:cstheme="minorBidi"/>
                <w:sz w:val="22"/>
                <w:szCs w:val="22"/>
                <w:rPrChange w:id="2647" w:author="Nick.Tolimieri" w:date="2022-09-06T09:57:00Z">
                  <w:rPr>
                    <w:ins w:id="2648" w:author="Nick.Tolimieri" w:date="2022-09-06T09:57:00Z"/>
                    <w:rFonts w:ascii="Calibri" w:hAnsi="Calibri" w:cs="Calibri"/>
                    <w:color w:val="000000"/>
                    <w:sz w:val="22"/>
                    <w:szCs w:val="22"/>
                  </w:rPr>
                </w:rPrChange>
              </w:rPr>
            </w:pPr>
            <w:ins w:id="2649" w:author="Nick.Tolimieri" w:date="2022-09-06T09:57:00Z">
              <w:r w:rsidRPr="001A7F6C">
                <w:rPr>
                  <w:rFonts w:asciiTheme="minorHAnsi" w:eastAsiaTheme="minorHAnsi" w:hAnsiTheme="minorHAnsi" w:cstheme="minorBidi"/>
                  <w:sz w:val="22"/>
                  <w:szCs w:val="22"/>
                  <w:rPrChange w:id="265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651" w:author="Nick.Tolimieri" w:date="2022-09-06T09:57:00Z"/>
                <w:rFonts w:asciiTheme="minorHAnsi" w:eastAsiaTheme="minorHAnsi" w:hAnsiTheme="minorHAnsi" w:cstheme="minorBidi"/>
                <w:sz w:val="22"/>
                <w:szCs w:val="22"/>
                <w:rPrChange w:id="2652" w:author="Nick.Tolimieri" w:date="2022-09-06T09:57:00Z">
                  <w:rPr>
                    <w:ins w:id="2653" w:author="Nick.Tolimieri" w:date="2022-09-06T09:57:00Z"/>
                    <w:rFonts w:ascii="Calibri" w:hAnsi="Calibri" w:cs="Calibri"/>
                    <w:color w:val="000000"/>
                    <w:sz w:val="22"/>
                    <w:szCs w:val="22"/>
                  </w:rPr>
                </w:rPrChange>
              </w:rPr>
              <w:pPrChange w:id="2654" w:author="Nick.Tolimieri" w:date="2022-09-06T09:57:00Z">
                <w:pPr>
                  <w:jc w:val="right"/>
                </w:pPr>
              </w:pPrChange>
            </w:pPr>
            <w:ins w:id="2655" w:author="Nick.Tolimieri" w:date="2022-09-06T09:57:00Z">
              <w:r w:rsidRPr="001A7F6C">
                <w:rPr>
                  <w:rFonts w:asciiTheme="minorHAnsi" w:eastAsiaTheme="minorHAnsi" w:hAnsiTheme="minorHAnsi" w:cstheme="minorBidi"/>
                  <w:sz w:val="22"/>
                  <w:szCs w:val="22"/>
                  <w:rPrChange w:id="2656" w:author="Nick.Tolimieri" w:date="2022-09-06T09:57:00Z">
                    <w:rPr>
                      <w:rFonts w:ascii="Calibri" w:hAnsi="Calibri" w:cs="Calibri"/>
                      <w:color w:val="000000"/>
                      <w:sz w:val="22"/>
                      <w:szCs w:val="22"/>
                    </w:rPr>
                  </w:rPrChange>
                </w:rPr>
                <w:t>2019</w:t>
              </w:r>
            </w:ins>
          </w:p>
        </w:tc>
        <w:tc>
          <w:tcPr>
            <w:tcW w:w="1177" w:type="dxa"/>
            <w:noWrap/>
            <w:hideMark/>
          </w:tcPr>
          <w:p w:rsidR="001A7F6C" w:rsidRPr="001A7F6C" w:rsidRDefault="001A7F6C" w:rsidP="001A7F6C">
            <w:pPr>
              <w:rPr>
                <w:ins w:id="2657" w:author="Nick.Tolimieri" w:date="2022-09-06T09:57:00Z"/>
                <w:rFonts w:asciiTheme="minorHAnsi" w:eastAsiaTheme="minorHAnsi" w:hAnsiTheme="minorHAnsi" w:cstheme="minorBidi"/>
                <w:sz w:val="22"/>
                <w:szCs w:val="22"/>
                <w:rPrChange w:id="2658" w:author="Nick.Tolimieri" w:date="2022-09-06T09:57:00Z">
                  <w:rPr>
                    <w:ins w:id="2659" w:author="Nick.Tolimieri" w:date="2022-09-06T09:57:00Z"/>
                    <w:rFonts w:ascii="Calibri" w:hAnsi="Calibri" w:cs="Calibri"/>
                    <w:color w:val="000000"/>
                    <w:sz w:val="22"/>
                    <w:szCs w:val="22"/>
                  </w:rPr>
                </w:rPrChange>
              </w:rPr>
              <w:pPrChange w:id="2660" w:author="Nick.Tolimieri" w:date="2022-09-06T09:57:00Z">
                <w:pPr>
                  <w:jc w:val="right"/>
                </w:pPr>
              </w:pPrChange>
            </w:pPr>
            <w:ins w:id="2661" w:author="Nick.Tolimieri" w:date="2022-09-06T09:57:00Z">
              <w:r w:rsidRPr="001A7F6C">
                <w:rPr>
                  <w:rFonts w:asciiTheme="minorHAnsi" w:eastAsiaTheme="minorHAnsi" w:hAnsiTheme="minorHAnsi" w:cstheme="minorBidi"/>
                  <w:sz w:val="22"/>
                  <w:szCs w:val="22"/>
                  <w:rPrChange w:id="2662" w:author="Nick.Tolimieri" w:date="2022-09-06T09:57:00Z">
                    <w:rPr>
                      <w:rFonts w:ascii="Calibri" w:hAnsi="Calibri" w:cs="Calibri"/>
                      <w:color w:val="000000"/>
                      <w:sz w:val="22"/>
                      <w:szCs w:val="22"/>
                    </w:rPr>
                  </w:rPrChange>
                </w:rPr>
                <w:t>64</w:t>
              </w:r>
            </w:ins>
          </w:p>
        </w:tc>
        <w:tc>
          <w:tcPr>
            <w:tcW w:w="1271" w:type="dxa"/>
            <w:noWrap/>
            <w:hideMark/>
          </w:tcPr>
          <w:p w:rsidR="001A7F6C" w:rsidRPr="001A7F6C" w:rsidRDefault="001A7F6C" w:rsidP="001A7F6C">
            <w:pPr>
              <w:rPr>
                <w:ins w:id="2663" w:author="Nick.Tolimieri" w:date="2022-09-06T09:57:00Z"/>
                <w:rFonts w:asciiTheme="minorHAnsi" w:eastAsiaTheme="minorHAnsi" w:hAnsiTheme="minorHAnsi" w:cstheme="minorBidi"/>
                <w:sz w:val="22"/>
                <w:szCs w:val="22"/>
                <w:rPrChange w:id="2664" w:author="Nick.Tolimieri" w:date="2022-09-06T09:57:00Z">
                  <w:rPr>
                    <w:ins w:id="2665" w:author="Nick.Tolimieri" w:date="2022-09-06T09:57:00Z"/>
                    <w:rFonts w:ascii="Calibri" w:hAnsi="Calibri" w:cs="Calibri"/>
                    <w:color w:val="000000"/>
                    <w:sz w:val="22"/>
                    <w:szCs w:val="22"/>
                  </w:rPr>
                </w:rPrChange>
              </w:rPr>
              <w:pPrChange w:id="2666" w:author="Nick.Tolimieri" w:date="2022-09-06T09:57:00Z">
                <w:pPr>
                  <w:jc w:val="right"/>
                </w:pPr>
              </w:pPrChange>
            </w:pPr>
            <w:ins w:id="2667" w:author="Nick.Tolimieri" w:date="2022-09-06T09:57:00Z">
              <w:r w:rsidRPr="001A7F6C">
                <w:rPr>
                  <w:rFonts w:asciiTheme="minorHAnsi" w:eastAsiaTheme="minorHAnsi" w:hAnsiTheme="minorHAnsi" w:cstheme="minorBidi"/>
                  <w:sz w:val="22"/>
                  <w:szCs w:val="22"/>
                  <w:rPrChange w:id="2668" w:author="Nick.Tolimieri" w:date="2022-09-06T09:57:00Z">
                    <w:rPr>
                      <w:rFonts w:ascii="Calibri" w:hAnsi="Calibri" w:cs="Calibri"/>
                      <w:color w:val="000000"/>
                      <w:sz w:val="22"/>
                      <w:szCs w:val="22"/>
                    </w:rPr>
                  </w:rPrChange>
                </w:rPr>
                <w:t>4</w:t>
              </w:r>
            </w:ins>
          </w:p>
        </w:tc>
        <w:tc>
          <w:tcPr>
            <w:tcW w:w="1085" w:type="dxa"/>
            <w:noWrap/>
            <w:hideMark/>
          </w:tcPr>
          <w:p w:rsidR="001A7F6C" w:rsidRPr="001A7F6C" w:rsidRDefault="001A7F6C" w:rsidP="001A7F6C">
            <w:pPr>
              <w:rPr>
                <w:ins w:id="2669" w:author="Nick.Tolimieri" w:date="2022-09-06T09:57:00Z"/>
                <w:rFonts w:asciiTheme="minorHAnsi" w:eastAsiaTheme="minorHAnsi" w:hAnsiTheme="minorHAnsi" w:cstheme="minorBidi"/>
                <w:sz w:val="22"/>
                <w:szCs w:val="22"/>
                <w:rPrChange w:id="2670" w:author="Nick.Tolimieri" w:date="2022-09-06T09:57:00Z">
                  <w:rPr>
                    <w:ins w:id="2671" w:author="Nick.Tolimieri" w:date="2022-09-06T09:57:00Z"/>
                    <w:rFonts w:ascii="Calibri" w:hAnsi="Calibri" w:cs="Calibri"/>
                    <w:color w:val="000000"/>
                    <w:sz w:val="22"/>
                    <w:szCs w:val="22"/>
                  </w:rPr>
                </w:rPrChange>
              </w:rPr>
              <w:pPrChange w:id="2672" w:author="Nick.Tolimieri" w:date="2022-09-06T09:57:00Z">
                <w:pPr>
                  <w:jc w:val="right"/>
                </w:pPr>
              </w:pPrChange>
            </w:pPr>
            <w:ins w:id="2673" w:author="Nick.Tolimieri" w:date="2022-09-06T09:57:00Z">
              <w:r w:rsidRPr="001A7F6C">
                <w:rPr>
                  <w:rFonts w:asciiTheme="minorHAnsi" w:eastAsiaTheme="minorHAnsi" w:hAnsiTheme="minorHAnsi" w:cstheme="minorBidi"/>
                  <w:sz w:val="22"/>
                  <w:szCs w:val="22"/>
                  <w:rPrChange w:id="2674" w:author="Nick.Tolimieri" w:date="2022-09-06T09:57:00Z">
                    <w:rPr>
                      <w:rFonts w:ascii="Calibri" w:hAnsi="Calibri" w:cs="Calibri"/>
                      <w:color w:val="000000"/>
                      <w:sz w:val="22"/>
                      <w:szCs w:val="22"/>
                    </w:rPr>
                  </w:rPrChange>
                </w:rPr>
                <w:t>39</w:t>
              </w:r>
            </w:ins>
          </w:p>
        </w:tc>
        <w:tc>
          <w:tcPr>
            <w:tcW w:w="1105" w:type="dxa"/>
            <w:noWrap/>
            <w:hideMark/>
          </w:tcPr>
          <w:p w:rsidR="001A7F6C" w:rsidRPr="001A7F6C" w:rsidRDefault="001A7F6C" w:rsidP="001A7F6C">
            <w:pPr>
              <w:rPr>
                <w:ins w:id="2675" w:author="Nick.Tolimieri" w:date="2022-09-06T09:57:00Z"/>
                <w:rFonts w:asciiTheme="minorHAnsi" w:eastAsiaTheme="minorHAnsi" w:hAnsiTheme="minorHAnsi" w:cstheme="minorBidi"/>
                <w:sz w:val="22"/>
                <w:szCs w:val="22"/>
                <w:rPrChange w:id="2676" w:author="Nick.Tolimieri" w:date="2022-09-06T09:57:00Z">
                  <w:rPr>
                    <w:ins w:id="2677" w:author="Nick.Tolimieri" w:date="2022-09-06T09:57:00Z"/>
                    <w:rFonts w:ascii="Calibri" w:hAnsi="Calibri" w:cs="Calibri"/>
                    <w:color w:val="000000"/>
                    <w:sz w:val="22"/>
                    <w:szCs w:val="22"/>
                  </w:rPr>
                </w:rPrChange>
              </w:rPr>
              <w:pPrChange w:id="2678" w:author="Nick.Tolimieri" w:date="2022-09-06T09:57:00Z">
                <w:pPr>
                  <w:jc w:val="right"/>
                </w:pPr>
              </w:pPrChange>
            </w:pPr>
            <w:ins w:id="2679" w:author="Nick.Tolimieri" w:date="2022-09-06T09:57:00Z">
              <w:r w:rsidRPr="001A7F6C">
                <w:rPr>
                  <w:rFonts w:asciiTheme="minorHAnsi" w:eastAsiaTheme="minorHAnsi" w:hAnsiTheme="minorHAnsi" w:cstheme="minorBidi"/>
                  <w:sz w:val="22"/>
                  <w:szCs w:val="22"/>
                  <w:rPrChange w:id="2680" w:author="Nick.Tolimieri" w:date="2022-09-06T09:57:00Z">
                    <w:rPr>
                      <w:rFonts w:ascii="Calibri" w:hAnsi="Calibri" w:cs="Calibri"/>
                      <w:color w:val="000000"/>
                      <w:sz w:val="22"/>
                      <w:szCs w:val="22"/>
                    </w:rPr>
                  </w:rPrChange>
                </w:rPr>
                <w:t>6</w:t>
              </w:r>
            </w:ins>
          </w:p>
        </w:tc>
        <w:tc>
          <w:tcPr>
            <w:tcW w:w="1139" w:type="dxa"/>
            <w:noWrap/>
            <w:hideMark/>
          </w:tcPr>
          <w:p w:rsidR="001A7F6C" w:rsidRPr="001A7F6C" w:rsidRDefault="001A7F6C" w:rsidP="001A7F6C">
            <w:pPr>
              <w:rPr>
                <w:ins w:id="2681" w:author="Nick.Tolimieri" w:date="2022-09-06T09:57:00Z"/>
                <w:rFonts w:asciiTheme="minorHAnsi" w:eastAsiaTheme="minorHAnsi" w:hAnsiTheme="minorHAnsi" w:cstheme="minorBidi"/>
                <w:sz w:val="22"/>
                <w:szCs w:val="22"/>
                <w:rPrChange w:id="2682" w:author="Nick.Tolimieri" w:date="2022-09-06T09:57:00Z">
                  <w:rPr>
                    <w:ins w:id="2683" w:author="Nick.Tolimieri" w:date="2022-09-06T09:57:00Z"/>
                    <w:rFonts w:ascii="Calibri" w:hAnsi="Calibri" w:cs="Calibri"/>
                    <w:color w:val="000000"/>
                    <w:sz w:val="22"/>
                    <w:szCs w:val="22"/>
                  </w:rPr>
                </w:rPrChange>
              </w:rPr>
              <w:pPrChange w:id="2684" w:author="Nick.Tolimieri" w:date="2022-09-06T09:57:00Z">
                <w:pPr>
                  <w:jc w:val="right"/>
                </w:pPr>
              </w:pPrChange>
            </w:pPr>
            <w:ins w:id="2685" w:author="Nick.Tolimieri" w:date="2022-09-06T09:57:00Z">
              <w:r w:rsidRPr="001A7F6C">
                <w:rPr>
                  <w:rFonts w:asciiTheme="minorHAnsi" w:eastAsiaTheme="minorHAnsi" w:hAnsiTheme="minorHAnsi" w:cstheme="minorBidi"/>
                  <w:sz w:val="22"/>
                  <w:szCs w:val="22"/>
                  <w:rPrChange w:id="2686" w:author="Nick.Tolimieri" w:date="2022-09-06T09:57:00Z">
                    <w:rPr>
                      <w:rFonts w:ascii="Calibri" w:hAnsi="Calibri" w:cs="Calibri"/>
                      <w:color w:val="000000"/>
                      <w:sz w:val="22"/>
                      <w:szCs w:val="22"/>
                    </w:rPr>
                  </w:rPrChange>
                </w:rPr>
                <w:t>17</w:t>
              </w:r>
            </w:ins>
          </w:p>
        </w:tc>
        <w:tc>
          <w:tcPr>
            <w:tcW w:w="1269" w:type="dxa"/>
            <w:noWrap/>
            <w:hideMark/>
          </w:tcPr>
          <w:p w:rsidR="001A7F6C" w:rsidRPr="001A7F6C" w:rsidRDefault="001A7F6C" w:rsidP="001A7F6C">
            <w:pPr>
              <w:rPr>
                <w:ins w:id="2687" w:author="Nick.Tolimieri" w:date="2022-09-06T09:57:00Z"/>
                <w:rFonts w:asciiTheme="minorHAnsi" w:eastAsiaTheme="minorHAnsi" w:hAnsiTheme="minorHAnsi" w:cstheme="minorBidi"/>
                <w:sz w:val="22"/>
                <w:szCs w:val="22"/>
                <w:rPrChange w:id="2688" w:author="Nick.Tolimieri" w:date="2022-09-06T09:57:00Z">
                  <w:rPr>
                    <w:ins w:id="2689" w:author="Nick.Tolimieri" w:date="2022-09-06T09:57:00Z"/>
                    <w:rFonts w:ascii="Calibri" w:hAnsi="Calibri" w:cs="Calibri"/>
                    <w:color w:val="000000"/>
                    <w:sz w:val="22"/>
                    <w:szCs w:val="22"/>
                  </w:rPr>
                </w:rPrChange>
              </w:rPr>
              <w:pPrChange w:id="2690" w:author="Nick.Tolimieri" w:date="2022-09-06T09:57:00Z">
                <w:pPr>
                  <w:jc w:val="right"/>
                </w:pPr>
              </w:pPrChange>
            </w:pPr>
            <w:ins w:id="2691" w:author="Nick.Tolimieri" w:date="2022-09-06T09:57:00Z">
              <w:r w:rsidRPr="001A7F6C">
                <w:rPr>
                  <w:rFonts w:asciiTheme="minorHAnsi" w:eastAsiaTheme="minorHAnsi" w:hAnsiTheme="minorHAnsi" w:cstheme="minorBidi"/>
                  <w:sz w:val="22"/>
                  <w:szCs w:val="22"/>
                  <w:rPrChange w:id="2692" w:author="Nick.Tolimieri" w:date="2022-09-06T09:57:00Z">
                    <w:rPr>
                      <w:rFonts w:ascii="Calibri" w:hAnsi="Calibri" w:cs="Calibri"/>
                      <w:color w:val="000000"/>
                      <w:sz w:val="22"/>
                      <w:szCs w:val="22"/>
                    </w:rPr>
                  </w:rPrChange>
                </w:rPr>
                <w:t>2.17</w:t>
              </w:r>
            </w:ins>
          </w:p>
        </w:tc>
        <w:tc>
          <w:tcPr>
            <w:tcW w:w="1141" w:type="dxa"/>
            <w:noWrap/>
            <w:hideMark/>
          </w:tcPr>
          <w:p w:rsidR="001A7F6C" w:rsidRPr="001A7F6C" w:rsidRDefault="001A7F6C" w:rsidP="001A7F6C">
            <w:pPr>
              <w:rPr>
                <w:ins w:id="2693" w:author="Nick.Tolimieri" w:date="2022-09-06T09:57:00Z"/>
                <w:rFonts w:asciiTheme="minorHAnsi" w:eastAsiaTheme="minorHAnsi" w:hAnsiTheme="minorHAnsi" w:cstheme="minorBidi"/>
                <w:sz w:val="22"/>
                <w:szCs w:val="22"/>
                <w:rPrChange w:id="2694" w:author="Nick.Tolimieri" w:date="2022-09-06T09:57:00Z">
                  <w:rPr>
                    <w:ins w:id="2695" w:author="Nick.Tolimieri" w:date="2022-09-06T09:57:00Z"/>
                    <w:rFonts w:ascii="Calibri" w:hAnsi="Calibri" w:cs="Calibri"/>
                    <w:color w:val="000000"/>
                    <w:sz w:val="22"/>
                    <w:szCs w:val="22"/>
                  </w:rPr>
                </w:rPrChange>
              </w:rPr>
              <w:pPrChange w:id="2696" w:author="Nick.Tolimieri" w:date="2022-09-06T09:57:00Z">
                <w:pPr>
                  <w:jc w:val="right"/>
                </w:pPr>
              </w:pPrChange>
            </w:pPr>
            <w:ins w:id="2697" w:author="Nick.Tolimieri" w:date="2022-09-06T09:57:00Z">
              <w:r w:rsidRPr="001A7F6C">
                <w:rPr>
                  <w:rFonts w:asciiTheme="minorHAnsi" w:eastAsiaTheme="minorHAnsi" w:hAnsiTheme="minorHAnsi" w:cstheme="minorBidi"/>
                  <w:sz w:val="22"/>
                  <w:szCs w:val="22"/>
                  <w:rPrChange w:id="2698" w:author="Nick.Tolimieri" w:date="2022-09-06T09:57:00Z">
                    <w:rPr>
                      <w:rFonts w:ascii="Calibri" w:hAnsi="Calibri" w:cs="Calibri"/>
                      <w:color w:val="000000"/>
                      <w:sz w:val="22"/>
                      <w:szCs w:val="22"/>
                    </w:rPr>
                  </w:rPrChange>
                </w:rPr>
                <w:t>0.41</w:t>
              </w:r>
            </w:ins>
          </w:p>
        </w:tc>
        <w:tc>
          <w:tcPr>
            <w:tcW w:w="1141" w:type="dxa"/>
            <w:noWrap/>
            <w:hideMark/>
          </w:tcPr>
          <w:p w:rsidR="001A7F6C" w:rsidRPr="001A7F6C" w:rsidRDefault="001A7F6C" w:rsidP="001A7F6C">
            <w:pPr>
              <w:rPr>
                <w:ins w:id="2699" w:author="Nick.Tolimieri" w:date="2022-09-06T09:57:00Z"/>
                <w:rFonts w:asciiTheme="minorHAnsi" w:eastAsiaTheme="minorHAnsi" w:hAnsiTheme="minorHAnsi" w:cstheme="minorBidi"/>
                <w:sz w:val="22"/>
                <w:szCs w:val="22"/>
                <w:rPrChange w:id="2700" w:author="Nick.Tolimieri" w:date="2022-09-06T09:57:00Z">
                  <w:rPr>
                    <w:ins w:id="2701" w:author="Nick.Tolimieri" w:date="2022-09-06T09:57:00Z"/>
                    <w:rFonts w:ascii="Calibri" w:hAnsi="Calibri" w:cs="Calibri"/>
                    <w:color w:val="000000"/>
                    <w:sz w:val="22"/>
                    <w:szCs w:val="22"/>
                  </w:rPr>
                </w:rPrChange>
              </w:rPr>
              <w:pPrChange w:id="2702" w:author="Nick.Tolimieri" w:date="2022-09-06T09:57:00Z">
                <w:pPr>
                  <w:jc w:val="right"/>
                </w:pPr>
              </w:pPrChange>
            </w:pPr>
            <w:ins w:id="2703" w:author="Nick.Tolimieri" w:date="2022-09-06T09:57:00Z">
              <w:r w:rsidRPr="001A7F6C">
                <w:rPr>
                  <w:rFonts w:asciiTheme="minorHAnsi" w:eastAsiaTheme="minorHAnsi" w:hAnsiTheme="minorHAnsi" w:cstheme="minorBidi"/>
                  <w:sz w:val="22"/>
                  <w:szCs w:val="22"/>
                  <w:rPrChange w:id="2704" w:author="Nick.Tolimieri" w:date="2022-09-06T09:57:00Z">
                    <w:rPr>
                      <w:rFonts w:ascii="Calibri" w:hAnsi="Calibri" w:cs="Calibri"/>
                      <w:color w:val="000000"/>
                      <w:sz w:val="22"/>
                      <w:szCs w:val="22"/>
                    </w:rPr>
                  </w:rPrChange>
                </w:rPr>
                <w:t>3.27</w:t>
              </w:r>
            </w:ins>
          </w:p>
        </w:tc>
      </w:tr>
      <w:tr w:rsidR="001A7F6C" w:rsidRPr="001A7F6C" w:rsidTr="001A7F6C">
        <w:trPr>
          <w:trHeight w:val="300"/>
          <w:ins w:id="2705" w:author="Nick.Tolimieri" w:date="2022-09-06T09:57:00Z"/>
        </w:trPr>
        <w:tc>
          <w:tcPr>
            <w:tcW w:w="2814" w:type="dxa"/>
            <w:noWrap/>
            <w:hideMark/>
          </w:tcPr>
          <w:p w:rsidR="001A7F6C" w:rsidRPr="001A7F6C" w:rsidRDefault="001A7F6C">
            <w:pPr>
              <w:rPr>
                <w:ins w:id="2706" w:author="Nick.Tolimieri" w:date="2022-09-06T09:57:00Z"/>
                <w:rFonts w:asciiTheme="minorHAnsi" w:eastAsiaTheme="minorHAnsi" w:hAnsiTheme="minorHAnsi" w:cstheme="minorBidi"/>
                <w:sz w:val="22"/>
                <w:szCs w:val="22"/>
                <w:rPrChange w:id="2707" w:author="Nick.Tolimieri" w:date="2022-09-06T09:57:00Z">
                  <w:rPr>
                    <w:ins w:id="2708" w:author="Nick.Tolimieri" w:date="2022-09-06T09:57:00Z"/>
                    <w:rFonts w:ascii="Calibri" w:hAnsi="Calibri" w:cs="Calibri"/>
                    <w:color w:val="000000"/>
                    <w:sz w:val="22"/>
                    <w:szCs w:val="22"/>
                  </w:rPr>
                </w:rPrChange>
              </w:rPr>
            </w:pPr>
            <w:ins w:id="2709" w:author="Nick.Tolimieri" w:date="2022-09-06T09:57:00Z">
              <w:r w:rsidRPr="001A7F6C">
                <w:rPr>
                  <w:rFonts w:asciiTheme="minorHAnsi" w:eastAsiaTheme="minorHAnsi" w:hAnsiTheme="minorHAnsi" w:cstheme="minorBidi"/>
                  <w:sz w:val="22"/>
                  <w:szCs w:val="22"/>
                  <w:rPrChange w:id="271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711" w:author="Nick.Tolimieri" w:date="2022-09-06T09:57:00Z"/>
                <w:rFonts w:asciiTheme="minorHAnsi" w:eastAsiaTheme="minorHAnsi" w:hAnsiTheme="minorHAnsi" w:cstheme="minorBidi"/>
                <w:sz w:val="22"/>
                <w:szCs w:val="22"/>
                <w:rPrChange w:id="2712" w:author="Nick.Tolimieri" w:date="2022-09-06T09:57:00Z">
                  <w:rPr>
                    <w:ins w:id="2713" w:author="Nick.Tolimieri" w:date="2022-09-06T09:57:00Z"/>
                    <w:rFonts w:ascii="Calibri" w:hAnsi="Calibri" w:cs="Calibri"/>
                    <w:color w:val="000000"/>
                    <w:sz w:val="22"/>
                    <w:szCs w:val="22"/>
                  </w:rPr>
                </w:rPrChange>
              </w:rPr>
              <w:pPrChange w:id="2714" w:author="Nick.Tolimieri" w:date="2022-09-06T09:57:00Z">
                <w:pPr>
                  <w:jc w:val="right"/>
                </w:pPr>
              </w:pPrChange>
            </w:pPr>
            <w:ins w:id="2715" w:author="Nick.Tolimieri" w:date="2022-09-06T09:57:00Z">
              <w:r w:rsidRPr="001A7F6C">
                <w:rPr>
                  <w:rFonts w:asciiTheme="minorHAnsi" w:eastAsiaTheme="minorHAnsi" w:hAnsiTheme="minorHAnsi" w:cstheme="minorBidi"/>
                  <w:sz w:val="22"/>
                  <w:szCs w:val="22"/>
                  <w:rPrChange w:id="2716" w:author="Nick.Tolimieri" w:date="2022-09-06T09:57:00Z">
                    <w:rPr>
                      <w:rFonts w:ascii="Calibri" w:hAnsi="Calibri" w:cs="Calibri"/>
                      <w:color w:val="000000"/>
                      <w:sz w:val="22"/>
                      <w:szCs w:val="22"/>
                    </w:rPr>
                  </w:rPrChange>
                </w:rPr>
                <w:t>2020</w:t>
              </w:r>
            </w:ins>
          </w:p>
        </w:tc>
        <w:tc>
          <w:tcPr>
            <w:tcW w:w="1177" w:type="dxa"/>
            <w:noWrap/>
            <w:hideMark/>
          </w:tcPr>
          <w:p w:rsidR="001A7F6C" w:rsidRPr="001A7F6C" w:rsidRDefault="001A7F6C" w:rsidP="001A7F6C">
            <w:pPr>
              <w:rPr>
                <w:ins w:id="2717" w:author="Nick.Tolimieri" w:date="2022-09-06T09:57:00Z"/>
                <w:rFonts w:asciiTheme="minorHAnsi" w:eastAsiaTheme="minorHAnsi" w:hAnsiTheme="minorHAnsi" w:cstheme="minorBidi"/>
                <w:sz w:val="22"/>
                <w:szCs w:val="22"/>
                <w:rPrChange w:id="2718" w:author="Nick.Tolimieri" w:date="2022-09-06T09:57:00Z">
                  <w:rPr>
                    <w:ins w:id="2719" w:author="Nick.Tolimieri" w:date="2022-09-06T09:57:00Z"/>
                    <w:rFonts w:ascii="Calibri" w:hAnsi="Calibri" w:cs="Calibri"/>
                    <w:color w:val="000000"/>
                    <w:sz w:val="22"/>
                    <w:szCs w:val="22"/>
                  </w:rPr>
                </w:rPrChange>
              </w:rPr>
              <w:pPrChange w:id="2720" w:author="Nick.Tolimieri" w:date="2022-09-06T09:57:00Z">
                <w:pPr>
                  <w:jc w:val="right"/>
                </w:pPr>
              </w:pPrChange>
            </w:pPr>
            <w:ins w:id="2721" w:author="Nick.Tolimieri" w:date="2022-09-06T09:57:00Z">
              <w:r w:rsidRPr="001A7F6C">
                <w:rPr>
                  <w:rFonts w:asciiTheme="minorHAnsi" w:eastAsiaTheme="minorHAnsi" w:hAnsiTheme="minorHAnsi" w:cstheme="minorBidi"/>
                  <w:sz w:val="22"/>
                  <w:szCs w:val="22"/>
                  <w:rPrChange w:id="2722" w:author="Nick.Tolimieri" w:date="2022-09-06T09:57:00Z">
                    <w:rPr>
                      <w:rFonts w:ascii="Calibri" w:hAnsi="Calibri" w:cs="Calibri"/>
                      <w:color w:val="000000"/>
                      <w:sz w:val="22"/>
                      <w:szCs w:val="22"/>
                    </w:rPr>
                  </w:rPrChange>
                </w:rPr>
                <w:t>18</w:t>
              </w:r>
            </w:ins>
          </w:p>
        </w:tc>
        <w:tc>
          <w:tcPr>
            <w:tcW w:w="1271" w:type="dxa"/>
            <w:noWrap/>
            <w:hideMark/>
          </w:tcPr>
          <w:p w:rsidR="001A7F6C" w:rsidRPr="001A7F6C" w:rsidRDefault="001A7F6C" w:rsidP="001A7F6C">
            <w:pPr>
              <w:rPr>
                <w:ins w:id="2723" w:author="Nick.Tolimieri" w:date="2022-09-06T09:57:00Z"/>
                <w:rFonts w:asciiTheme="minorHAnsi" w:eastAsiaTheme="minorHAnsi" w:hAnsiTheme="minorHAnsi" w:cstheme="minorBidi"/>
                <w:sz w:val="22"/>
                <w:szCs w:val="22"/>
                <w:rPrChange w:id="2724" w:author="Nick.Tolimieri" w:date="2022-09-06T09:57:00Z">
                  <w:rPr>
                    <w:ins w:id="2725" w:author="Nick.Tolimieri" w:date="2022-09-06T09:57:00Z"/>
                    <w:rFonts w:ascii="Calibri" w:hAnsi="Calibri" w:cs="Calibri"/>
                    <w:color w:val="000000"/>
                    <w:sz w:val="22"/>
                    <w:szCs w:val="22"/>
                  </w:rPr>
                </w:rPrChange>
              </w:rPr>
              <w:pPrChange w:id="2726" w:author="Nick.Tolimieri" w:date="2022-09-06T09:57:00Z">
                <w:pPr>
                  <w:jc w:val="right"/>
                </w:pPr>
              </w:pPrChange>
            </w:pPr>
            <w:ins w:id="2727" w:author="Nick.Tolimieri" w:date="2022-09-06T09:57:00Z">
              <w:r w:rsidRPr="001A7F6C">
                <w:rPr>
                  <w:rFonts w:asciiTheme="minorHAnsi" w:eastAsiaTheme="minorHAnsi" w:hAnsiTheme="minorHAnsi" w:cstheme="minorBidi"/>
                  <w:sz w:val="22"/>
                  <w:szCs w:val="22"/>
                  <w:rPrChange w:id="272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729" w:author="Nick.Tolimieri" w:date="2022-09-06T09:57:00Z"/>
                <w:rFonts w:asciiTheme="minorHAnsi" w:eastAsiaTheme="minorHAnsi" w:hAnsiTheme="minorHAnsi" w:cstheme="minorBidi"/>
                <w:sz w:val="22"/>
                <w:szCs w:val="22"/>
                <w:rPrChange w:id="2730" w:author="Nick.Tolimieri" w:date="2022-09-06T09:57:00Z">
                  <w:rPr>
                    <w:ins w:id="2731" w:author="Nick.Tolimieri" w:date="2022-09-06T09:57:00Z"/>
                    <w:rFonts w:ascii="Calibri" w:hAnsi="Calibri" w:cs="Calibri"/>
                    <w:color w:val="000000"/>
                    <w:sz w:val="22"/>
                    <w:szCs w:val="22"/>
                  </w:rPr>
                </w:rPrChange>
              </w:rPr>
              <w:pPrChange w:id="2732" w:author="Nick.Tolimieri" w:date="2022-09-06T09:57:00Z">
                <w:pPr>
                  <w:jc w:val="right"/>
                </w:pPr>
              </w:pPrChange>
            </w:pPr>
            <w:ins w:id="2733" w:author="Nick.Tolimieri" w:date="2022-09-06T09:57:00Z">
              <w:r w:rsidRPr="001A7F6C">
                <w:rPr>
                  <w:rFonts w:asciiTheme="minorHAnsi" w:eastAsiaTheme="minorHAnsi" w:hAnsiTheme="minorHAnsi" w:cstheme="minorBidi"/>
                  <w:sz w:val="22"/>
                  <w:szCs w:val="22"/>
                  <w:rPrChange w:id="2734" w:author="Nick.Tolimieri" w:date="2022-09-06T09:57:00Z">
                    <w:rPr>
                      <w:rFonts w:ascii="Calibri" w:hAnsi="Calibri" w:cs="Calibri"/>
                      <w:color w:val="000000"/>
                      <w:sz w:val="22"/>
                      <w:szCs w:val="22"/>
                    </w:rPr>
                  </w:rPrChange>
                </w:rPr>
                <w:t>14</w:t>
              </w:r>
            </w:ins>
          </w:p>
        </w:tc>
        <w:tc>
          <w:tcPr>
            <w:tcW w:w="1105" w:type="dxa"/>
            <w:noWrap/>
            <w:hideMark/>
          </w:tcPr>
          <w:p w:rsidR="001A7F6C" w:rsidRPr="001A7F6C" w:rsidRDefault="001A7F6C" w:rsidP="001A7F6C">
            <w:pPr>
              <w:rPr>
                <w:ins w:id="2735" w:author="Nick.Tolimieri" w:date="2022-09-06T09:57:00Z"/>
                <w:rFonts w:asciiTheme="minorHAnsi" w:eastAsiaTheme="minorHAnsi" w:hAnsiTheme="minorHAnsi" w:cstheme="minorBidi"/>
                <w:sz w:val="22"/>
                <w:szCs w:val="22"/>
                <w:rPrChange w:id="2736" w:author="Nick.Tolimieri" w:date="2022-09-06T09:57:00Z">
                  <w:rPr>
                    <w:ins w:id="2737" w:author="Nick.Tolimieri" w:date="2022-09-06T09:57:00Z"/>
                    <w:rFonts w:ascii="Calibri" w:hAnsi="Calibri" w:cs="Calibri"/>
                    <w:color w:val="000000"/>
                    <w:sz w:val="22"/>
                    <w:szCs w:val="22"/>
                  </w:rPr>
                </w:rPrChange>
              </w:rPr>
              <w:pPrChange w:id="2738" w:author="Nick.Tolimieri" w:date="2022-09-06T09:57:00Z">
                <w:pPr>
                  <w:jc w:val="right"/>
                </w:pPr>
              </w:pPrChange>
            </w:pPr>
            <w:ins w:id="2739" w:author="Nick.Tolimieri" w:date="2022-09-06T09:57:00Z">
              <w:r w:rsidRPr="001A7F6C">
                <w:rPr>
                  <w:rFonts w:asciiTheme="minorHAnsi" w:eastAsiaTheme="minorHAnsi" w:hAnsiTheme="minorHAnsi" w:cstheme="minorBidi"/>
                  <w:sz w:val="22"/>
                  <w:szCs w:val="22"/>
                  <w:rPrChange w:id="2740" w:author="Nick.Tolimieri" w:date="2022-09-06T09:57:00Z">
                    <w:rPr>
                      <w:rFonts w:ascii="Calibri" w:hAnsi="Calibri" w:cs="Calibri"/>
                      <w:color w:val="000000"/>
                      <w:sz w:val="22"/>
                      <w:szCs w:val="22"/>
                    </w:rPr>
                  </w:rPrChange>
                </w:rPr>
                <w:t>14</w:t>
              </w:r>
            </w:ins>
          </w:p>
        </w:tc>
        <w:tc>
          <w:tcPr>
            <w:tcW w:w="1139" w:type="dxa"/>
            <w:noWrap/>
            <w:hideMark/>
          </w:tcPr>
          <w:p w:rsidR="001A7F6C" w:rsidRPr="001A7F6C" w:rsidRDefault="001A7F6C" w:rsidP="001A7F6C">
            <w:pPr>
              <w:rPr>
                <w:ins w:id="2741" w:author="Nick.Tolimieri" w:date="2022-09-06T09:57:00Z"/>
                <w:rFonts w:asciiTheme="minorHAnsi" w:eastAsiaTheme="minorHAnsi" w:hAnsiTheme="minorHAnsi" w:cstheme="minorBidi"/>
                <w:sz w:val="22"/>
                <w:szCs w:val="22"/>
                <w:rPrChange w:id="2742" w:author="Nick.Tolimieri" w:date="2022-09-06T09:57:00Z">
                  <w:rPr>
                    <w:ins w:id="2743" w:author="Nick.Tolimieri" w:date="2022-09-06T09:57:00Z"/>
                    <w:rFonts w:ascii="Calibri" w:hAnsi="Calibri" w:cs="Calibri"/>
                    <w:color w:val="000000"/>
                    <w:sz w:val="22"/>
                    <w:szCs w:val="22"/>
                  </w:rPr>
                </w:rPrChange>
              </w:rPr>
              <w:pPrChange w:id="2744" w:author="Nick.Tolimieri" w:date="2022-09-06T09:57:00Z">
                <w:pPr>
                  <w:jc w:val="right"/>
                </w:pPr>
              </w:pPrChange>
            </w:pPr>
            <w:ins w:id="2745" w:author="Nick.Tolimieri" w:date="2022-09-06T09:57:00Z">
              <w:r w:rsidRPr="001A7F6C">
                <w:rPr>
                  <w:rFonts w:asciiTheme="minorHAnsi" w:eastAsiaTheme="minorHAnsi" w:hAnsiTheme="minorHAnsi" w:cstheme="minorBidi"/>
                  <w:sz w:val="22"/>
                  <w:szCs w:val="22"/>
                  <w:rPrChange w:id="2746" w:author="Nick.Tolimieri" w:date="2022-09-06T09:57:00Z">
                    <w:rPr>
                      <w:rFonts w:ascii="Calibri" w:hAnsi="Calibri" w:cs="Calibri"/>
                      <w:color w:val="000000"/>
                      <w:sz w:val="22"/>
                      <w:szCs w:val="22"/>
                    </w:rPr>
                  </w:rPrChange>
                </w:rPr>
                <w:t>14</w:t>
              </w:r>
            </w:ins>
          </w:p>
        </w:tc>
        <w:tc>
          <w:tcPr>
            <w:tcW w:w="1269" w:type="dxa"/>
            <w:noWrap/>
            <w:hideMark/>
          </w:tcPr>
          <w:p w:rsidR="001A7F6C" w:rsidRPr="001A7F6C" w:rsidRDefault="001A7F6C" w:rsidP="001A7F6C">
            <w:pPr>
              <w:rPr>
                <w:ins w:id="2747" w:author="Nick.Tolimieri" w:date="2022-09-06T09:57:00Z"/>
                <w:rFonts w:asciiTheme="minorHAnsi" w:eastAsiaTheme="minorHAnsi" w:hAnsiTheme="minorHAnsi" w:cstheme="minorBidi"/>
                <w:sz w:val="22"/>
                <w:szCs w:val="22"/>
                <w:rPrChange w:id="2748" w:author="Nick.Tolimieri" w:date="2022-09-06T09:57:00Z">
                  <w:rPr>
                    <w:ins w:id="2749" w:author="Nick.Tolimieri" w:date="2022-09-06T09:57:00Z"/>
                    <w:rFonts w:ascii="Calibri" w:hAnsi="Calibri" w:cs="Calibri"/>
                    <w:color w:val="000000"/>
                    <w:sz w:val="22"/>
                    <w:szCs w:val="22"/>
                  </w:rPr>
                </w:rPrChange>
              </w:rPr>
              <w:pPrChange w:id="2750" w:author="Nick.Tolimieri" w:date="2022-09-06T09:57:00Z">
                <w:pPr>
                  <w:jc w:val="right"/>
                </w:pPr>
              </w:pPrChange>
            </w:pPr>
            <w:ins w:id="2751" w:author="Nick.Tolimieri" w:date="2022-09-06T09:57:00Z">
              <w:r w:rsidRPr="001A7F6C">
                <w:rPr>
                  <w:rFonts w:asciiTheme="minorHAnsi" w:eastAsiaTheme="minorHAnsi" w:hAnsiTheme="minorHAnsi" w:cstheme="minorBidi"/>
                  <w:sz w:val="22"/>
                  <w:szCs w:val="22"/>
                  <w:rPrChange w:id="2752" w:author="Nick.Tolimieri" w:date="2022-09-06T09:57:00Z">
                    <w:rPr>
                      <w:rFonts w:ascii="Calibri" w:hAnsi="Calibri" w:cs="Calibri"/>
                      <w:color w:val="000000"/>
                      <w:sz w:val="22"/>
                      <w:szCs w:val="22"/>
                    </w:rPr>
                  </w:rPrChange>
                </w:rPr>
                <w:t>2.04</w:t>
              </w:r>
            </w:ins>
          </w:p>
        </w:tc>
        <w:tc>
          <w:tcPr>
            <w:tcW w:w="1141" w:type="dxa"/>
            <w:noWrap/>
            <w:hideMark/>
          </w:tcPr>
          <w:p w:rsidR="001A7F6C" w:rsidRPr="001A7F6C" w:rsidRDefault="001A7F6C" w:rsidP="001A7F6C">
            <w:pPr>
              <w:rPr>
                <w:ins w:id="2753" w:author="Nick.Tolimieri" w:date="2022-09-06T09:57:00Z"/>
                <w:rFonts w:asciiTheme="minorHAnsi" w:eastAsiaTheme="minorHAnsi" w:hAnsiTheme="minorHAnsi" w:cstheme="minorBidi"/>
                <w:sz w:val="22"/>
                <w:szCs w:val="22"/>
                <w:rPrChange w:id="2754" w:author="Nick.Tolimieri" w:date="2022-09-06T09:57:00Z">
                  <w:rPr>
                    <w:ins w:id="2755" w:author="Nick.Tolimieri" w:date="2022-09-06T09:57:00Z"/>
                    <w:rFonts w:ascii="Calibri" w:hAnsi="Calibri" w:cs="Calibri"/>
                    <w:color w:val="000000"/>
                    <w:sz w:val="22"/>
                    <w:szCs w:val="22"/>
                  </w:rPr>
                </w:rPrChange>
              </w:rPr>
              <w:pPrChange w:id="2756" w:author="Nick.Tolimieri" w:date="2022-09-06T09:57:00Z">
                <w:pPr>
                  <w:jc w:val="right"/>
                </w:pPr>
              </w:pPrChange>
            </w:pPr>
            <w:ins w:id="2757" w:author="Nick.Tolimieri" w:date="2022-09-06T09:57:00Z">
              <w:r w:rsidRPr="001A7F6C">
                <w:rPr>
                  <w:rFonts w:asciiTheme="minorHAnsi" w:eastAsiaTheme="minorHAnsi" w:hAnsiTheme="minorHAnsi" w:cstheme="minorBidi"/>
                  <w:sz w:val="22"/>
                  <w:szCs w:val="22"/>
                  <w:rPrChange w:id="2758" w:author="Nick.Tolimieri" w:date="2022-09-06T09:57:00Z">
                    <w:rPr>
                      <w:rFonts w:ascii="Calibri" w:hAnsi="Calibri" w:cs="Calibri"/>
                      <w:color w:val="000000"/>
                      <w:sz w:val="22"/>
                      <w:szCs w:val="22"/>
                    </w:rPr>
                  </w:rPrChange>
                </w:rPr>
                <w:t>0.34</w:t>
              </w:r>
            </w:ins>
          </w:p>
        </w:tc>
        <w:tc>
          <w:tcPr>
            <w:tcW w:w="1141" w:type="dxa"/>
            <w:noWrap/>
            <w:hideMark/>
          </w:tcPr>
          <w:p w:rsidR="001A7F6C" w:rsidRPr="001A7F6C" w:rsidRDefault="001A7F6C" w:rsidP="001A7F6C">
            <w:pPr>
              <w:rPr>
                <w:ins w:id="2759" w:author="Nick.Tolimieri" w:date="2022-09-06T09:57:00Z"/>
                <w:rFonts w:asciiTheme="minorHAnsi" w:eastAsiaTheme="minorHAnsi" w:hAnsiTheme="minorHAnsi" w:cstheme="minorBidi"/>
                <w:sz w:val="22"/>
                <w:szCs w:val="22"/>
                <w:rPrChange w:id="2760" w:author="Nick.Tolimieri" w:date="2022-09-06T09:57:00Z">
                  <w:rPr>
                    <w:ins w:id="2761" w:author="Nick.Tolimieri" w:date="2022-09-06T09:57:00Z"/>
                    <w:rFonts w:ascii="Calibri" w:hAnsi="Calibri" w:cs="Calibri"/>
                    <w:color w:val="000000"/>
                    <w:sz w:val="22"/>
                    <w:szCs w:val="22"/>
                  </w:rPr>
                </w:rPrChange>
              </w:rPr>
              <w:pPrChange w:id="2762" w:author="Nick.Tolimieri" w:date="2022-09-06T09:57:00Z">
                <w:pPr>
                  <w:jc w:val="right"/>
                </w:pPr>
              </w:pPrChange>
            </w:pPr>
            <w:ins w:id="2763" w:author="Nick.Tolimieri" w:date="2022-09-06T09:57:00Z">
              <w:r w:rsidRPr="001A7F6C">
                <w:rPr>
                  <w:rFonts w:asciiTheme="minorHAnsi" w:eastAsiaTheme="minorHAnsi" w:hAnsiTheme="minorHAnsi" w:cstheme="minorBidi"/>
                  <w:sz w:val="22"/>
                  <w:szCs w:val="22"/>
                  <w:rPrChange w:id="2764" w:author="Nick.Tolimieri" w:date="2022-09-06T09:57:00Z">
                    <w:rPr>
                      <w:rFonts w:ascii="Calibri" w:hAnsi="Calibri" w:cs="Calibri"/>
                      <w:color w:val="000000"/>
                      <w:sz w:val="22"/>
                      <w:szCs w:val="22"/>
                    </w:rPr>
                  </w:rPrChange>
                </w:rPr>
                <w:t>2.48</w:t>
              </w:r>
            </w:ins>
          </w:p>
        </w:tc>
      </w:tr>
      <w:tr w:rsidR="001A7F6C" w:rsidRPr="001A7F6C" w:rsidTr="001A7F6C">
        <w:trPr>
          <w:trHeight w:val="300"/>
          <w:ins w:id="2765" w:author="Nick.Tolimieri" w:date="2022-09-06T09:57:00Z"/>
        </w:trPr>
        <w:tc>
          <w:tcPr>
            <w:tcW w:w="2814" w:type="dxa"/>
            <w:noWrap/>
            <w:hideMark/>
          </w:tcPr>
          <w:p w:rsidR="001A7F6C" w:rsidRPr="001A7F6C" w:rsidRDefault="001A7F6C">
            <w:pPr>
              <w:rPr>
                <w:ins w:id="2766" w:author="Nick.Tolimieri" w:date="2022-09-06T09:57:00Z"/>
                <w:rFonts w:asciiTheme="minorHAnsi" w:eastAsiaTheme="minorHAnsi" w:hAnsiTheme="minorHAnsi" w:cstheme="minorBidi"/>
                <w:sz w:val="22"/>
                <w:szCs w:val="22"/>
                <w:rPrChange w:id="2767" w:author="Nick.Tolimieri" w:date="2022-09-06T09:57:00Z">
                  <w:rPr>
                    <w:ins w:id="2768" w:author="Nick.Tolimieri" w:date="2022-09-06T09:57:00Z"/>
                    <w:rFonts w:ascii="Calibri" w:hAnsi="Calibri" w:cs="Calibri"/>
                    <w:color w:val="000000"/>
                    <w:sz w:val="22"/>
                    <w:szCs w:val="22"/>
                  </w:rPr>
                </w:rPrChange>
              </w:rPr>
            </w:pPr>
            <w:ins w:id="2769" w:author="Nick.Tolimieri" w:date="2022-09-06T09:57:00Z">
              <w:r w:rsidRPr="001A7F6C">
                <w:rPr>
                  <w:rFonts w:asciiTheme="minorHAnsi" w:eastAsiaTheme="minorHAnsi" w:hAnsiTheme="minorHAnsi" w:cstheme="minorBidi"/>
                  <w:sz w:val="22"/>
                  <w:szCs w:val="22"/>
                  <w:rPrChange w:id="2770" w:author="Nick.Tolimieri" w:date="2022-09-06T09:57:00Z">
                    <w:rPr>
                      <w:rFonts w:ascii="Calibri" w:hAnsi="Calibri" w:cs="Calibri"/>
                      <w:color w:val="000000"/>
                      <w:sz w:val="22"/>
                      <w:szCs w:val="22"/>
                    </w:rPr>
                  </w:rPrChange>
                </w:rPr>
                <w:t>Cape Alava</w:t>
              </w:r>
            </w:ins>
          </w:p>
        </w:tc>
        <w:tc>
          <w:tcPr>
            <w:tcW w:w="1197" w:type="dxa"/>
            <w:noWrap/>
            <w:hideMark/>
          </w:tcPr>
          <w:p w:rsidR="001A7F6C" w:rsidRPr="001A7F6C" w:rsidRDefault="001A7F6C" w:rsidP="001A7F6C">
            <w:pPr>
              <w:rPr>
                <w:ins w:id="2771" w:author="Nick.Tolimieri" w:date="2022-09-06T09:57:00Z"/>
                <w:rFonts w:asciiTheme="minorHAnsi" w:eastAsiaTheme="minorHAnsi" w:hAnsiTheme="minorHAnsi" w:cstheme="minorBidi"/>
                <w:sz w:val="22"/>
                <w:szCs w:val="22"/>
                <w:rPrChange w:id="2772" w:author="Nick.Tolimieri" w:date="2022-09-06T09:57:00Z">
                  <w:rPr>
                    <w:ins w:id="2773" w:author="Nick.Tolimieri" w:date="2022-09-06T09:57:00Z"/>
                    <w:rFonts w:ascii="Calibri" w:hAnsi="Calibri" w:cs="Calibri"/>
                    <w:color w:val="000000"/>
                    <w:sz w:val="22"/>
                    <w:szCs w:val="22"/>
                  </w:rPr>
                </w:rPrChange>
              </w:rPr>
              <w:pPrChange w:id="2774" w:author="Nick.Tolimieri" w:date="2022-09-06T09:57:00Z">
                <w:pPr>
                  <w:jc w:val="right"/>
                </w:pPr>
              </w:pPrChange>
            </w:pPr>
            <w:ins w:id="2775" w:author="Nick.Tolimieri" w:date="2022-09-06T09:57:00Z">
              <w:r w:rsidRPr="001A7F6C">
                <w:rPr>
                  <w:rFonts w:asciiTheme="minorHAnsi" w:eastAsiaTheme="minorHAnsi" w:hAnsiTheme="minorHAnsi" w:cstheme="minorBidi"/>
                  <w:sz w:val="22"/>
                  <w:szCs w:val="22"/>
                  <w:rPrChange w:id="2776" w:author="Nick.Tolimieri" w:date="2022-09-06T09:57:00Z">
                    <w:rPr>
                      <w:rFonts w:ascii="Calibri" w:hAnsi="Calibri" w:cs="Calibri"/>
                      <w:color w:val="000000"/>
                      <w:sz w:val="22"/>
                      <w:szCs w:val="22"/>
                    </w:rPr>
                  </w:rPrChange>
                </w:rPr>
                <w:t>2021</w:t>
              </w:r>
            </w:ins>
          </w:p>
        </w:tc>
        <w:tc>
          <w:tcPr>
            <w:tcW w:w="1177" w:type="dxa"/>
            <w:noWrap/>
            <w:hideMark/>
          </w:tcPr>
          <w:p w:rsidR="001A7F6C" w:rsidRPr="001A7F6C" w:rsidRDefault="001A7F6C" w:rsidP="001A7F6C">
            <w:pPr>
              <w:rPr>
                <w:ins w:id="2777" w:author="Nick.Tolimieri" w:date="2022-09-06T09:57:00Z"/>
                <w:rFonts w:asciiTheme="minorHAnsi" w:eastAsiaTheme="minorHAnsi" w:hAnsiTheme="minorHAnsi" w:cstheme="minorBidi"/>
                <w:sz w:val="22"/>
                <w:szCs w:val="22"/>
                <w:rPrChange w:id="2778" w:author="Nick.Tolimieri" w:date="2022-09-06T09:57:00Z">
                  <w:rPr>
                    <w:ins w:id="2779" w:author="Nick.Tolimieri" w:date="2022-09-06T09:57:00Z"/>
                    <w:rFonts w:ascii="Calibri" w:hAnsi="Calibri" w:cs="Calibri"/>
                    <w:color w:val="000000"/>
                    <w:sz w:val="22"/>
                    <w:szCs w:val="22"/>
                  </w:rPr>
                </w:rPrChange>
              </w:rPr>
              <w:pPrChange w:id="2780" w:author="Nick.Tolimieri" w:date="2022-09-06T09:57:00Z">
                <w:pPr>
                  <w:jc w:val="right"/>
                </w:pPr>
              </w:pPrChange>
            </w:pPr>
            <w:ins w:id="2781" w:author="Nick.Tolimieri" w:date="2022-09-06T09:57:00Z">
              <w:r w:rsidRPr="001A7F6C">
                <w:rPr>
                  <w:rFonts w:asciiTheme="minorHAnsi" w:eastAsiaTheme="minorHAnsi" w:hAnsiTheme="minorHAnsi" w:cstheme="minorBidi"/>
                  <w:sz w:val="22"/>
                  <w:szCs w:val="22"/>
                  <w:rPrChange w:id="2782" w:author="Nick.Tolimieri" w:date="2022-09-06T09:57:00Z">
                    <w:rPr>
                      <w:rFonts w:ascii="Calibri" w:hAnsi="Calibri" w:cs="Calibri"/>
                      <w:color w:val="000000"/>
                      <w:sz w:val="22"/>
                      <w:szCs w:val="22"/>
                    </w:rPr>
                  </w:rPrChange>
                </w:rPr>
                <w:t>18</w:t>
              </w:r>
            </w:ins>
          </w:p>
        </w:tc>
        <w:tc>
          <w:tcPr>
            <w:tcW w:w="1271" w:type="dxa"/>
            <w:noWrap/>
            <w:hideMark/>
          </w:tcPr>
          <w:p w:rsidR="001A7F6C" w:rsidRPr="001A7F6C" w:rsidRDefault="001A7F6C" w:rsidP="001A7F6C">
            <w:pPr>
              <w:rPr>
                <w:ins w:id="2783" w:author="Nick.Tolimieri" w:date="2022-09-06T09:57:00Z"/>
                <w:rFonts w:asciiTheme="minorHAnsi" w:eastAsiaTheme="minorHAnsi" w:hAnsiTheme="minorHAnsi" w:cstheme="minorBidi"/>
                <w:sz w:val="22"/>
                <w:szCs w:val="22"/>
                <w:rPrChange w:id="2784" w:author="Nick.Tolimieri" w:date="2022-09-06T09:57:00Z">
                  <w:rPr>
                    <w:ins w:id="2785" w:author="Nick.Tolimieri" w:date="2022-09-06T09:57:00Z"/>
                    <w:rFonts w:ascii="Calibri" w:hAnsi="Calibri" w:cs="Calibri"/>
                    <w:color w:val="000000"/>
                    <w:sz w:val="22"/>
                    <w:szCs w:val="22"/>
                  </w:rPr>
                </w:rPrChange>
              </w:rPr>
              <w:pPrChange w:id="2786" w:author="Nick.Tolimieri" w:date="2022-09-06T09:57:00Z">
                <w:pPr>
                  <w:jc w:val="right"/>
                </w:pPr>
              </w:pPrChange>
            </w:pPr>
            <w:ins w:id="2787" w:author="Nick.Tolimieri" w:date="2022-09-06T09:57:00Z">
              <w:r w:rsidRPr="001A7F6C">
                <w:rPr>
                  <w:rFonts w:asciiTheme="minorHAnsi" w:eastAsiaTheme="minorHAnsi" w:hAnsiTheme="minorHAnsi" w:cstheme="minorBidi"/>
                  <w:sz w:val="22"/>
                  <w:szCs w:val="22"/>
                  <w:rPrChange w:id="278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789" w:author="Nick.Tolimieri" w:date="2022-09-06T09:57:00Z"/>
                <w:rFonts w:asciiTheme="minorHAnsi" w:eastAsiaTheme="minorHAnsi" w:hAnsiTheme="minorHAnsi" w:cstheme="minorBidi"/>
                <w:sz w:val="22"/>
                <w:szCs w:val="22"/>
                <w:rPrChange w:id="2790" w:author="Nick.Tolimieri" w:date="2022-09-06T09:57:00Z">
                  <w:rPr>
                    <w:ins w:id="2791" w:author="Nick.Tolimieri" w:date="2022-09-06T09:57:00Z"/>
                    <w:rFonts w:ascii="Calibri" w:hAnsi="Calibri" w:cs="Calibri"/>
                    <w:color w:val="000000"/>
                    <w:sz w:val="22"/>
                    <w:szCs w:val="22"/>
                  </w:rPr>
                </w:rPrChange>
              </w:rPr>
              <w:pPrChange w:id="2792" w:author="Nick.Tolimieri" w:date="2022-09-06T09:57:00Z">
                <w:pPr>
                  <w:jc w:val="right"/>
                </w:pPr>
              </w:pPrChange>
            </w:pPr>
            <w:ins w:id="2793" w:author="Nick.Tolimieri" w:date="2022-09-06T09:57:00Z">
              <w:r w:rsidRPr="001A7F6C">
                <w:rPr>
                  <w:rFonts w:asciiTheme="minorHAnsi" w:eastAsiaTheme="minorHAnsi" w:hAnsiTheme="minorHAnsi" w:cstheme="minorBidi"/>
                  <w:sz w:val="22"/>
                  <w:szCs w:val="22"/>
                  <w:rPrChange w:id="2794" w:author="Nick.Tolimieri" w:date="2022-09-06T09:57:00Z">
                    <w:rPr>
                      <w:rFonts w:ascii="Calibri" w:hAnsi="Calibri" w:cs="Calibri"/>
                      <w:color w:val="000000"/>
                      <w:sz w:val="22"/>
                      <w:szCs w:val="22"/>
                    </w:rPr>
                  </w:rPrChange>
                </w:rPr>
                <w:t>7</w:t>
              </w:r>
            </w:ins>
          </w:p>
        </w:tc>
        <w:tc>
          <w:tcPr>
            <w:tcW w:w="1105" w:type="dxa"/>
            <w:noWrap/>
            <w:hideMark/>
          </w:tcPr>
          <w:p w:rsidR="001A7F6C" w:rsidRPr="001A7F6C" w:rsidRDefault="001A7F6C" w:rsidP="001A7F6C">
            <w:pPr>
              <w:rPr>
                <w:ins w:id="2795" w:author="Nick.Tolimieri" w:date="2022-09-06T09:57:00Z"/>
                <w:rFonts w:asciiTheme="minorHAnsi" w:eastAsiaTheme="minorHAnsi" w:hAnsiTheme="minorHAnsi" w:cstheme="minorBidi"/>
                <w:sz w:val="22"/>
                <w:szCs w:val="22"/>
                <w:rPrChange w:id="2796" w:author="Nick.Tolimieri" w:date="2022-09-06T09:57:00Z">
                  <w:rPr>
                    <w:ins w:id="2797" w:author="Nick.Tolimieri" w:date="2022-09-06T09:57:00Z"/>
                    <w:rFonts w:ascii="Calibri" w:hAnsi="Calibri" w:cs="Calibri"/>
                    <w:color w:val="000000"/>
                    <w:sz w:val="22"/>
                    <w:szCs w:val="22"/>
                  </w:rPr>
                </w:rPrChange>
              </w:rPr>
              <w:pPrChange w:id="2798" w:author="Nick.Tolimieri" w:date="2022-09-06T09:57:00Z">
                <w:pPr>
                  <w:jc w:val="right"/>
                </w:pPr>
              </w:pPrChange>
            </w:pPr>
            <w:ins w:id="2799" w:author="Nick.Tolimieri" w:date="2022-09-06T09:57:00Z">
              <w:r w:rsidRPr="001A7F6C">
                <w:rPr>
                  <w:rFonts w:asciiTheme="minorHAnsi" w:eastAsiaTheme="minorHAnsi" w:hAnsiTheme="minorHAnsi" w:cstheme="minorBidi"/>
                  <w:sz w:val="22"/>
                  <w:szCs w:val="22"/>
                  <w:rPrChange w:id="2800" w:author="Nick.Tolimieri" w:date="2022-09-06T09:57:00Z">
                    <w:rPr>
                      <w:rFonts w:ascii="Calibri" w:hAnsi="Calibri" w:cs="Calibri"/>
                      <w:color w:val="000000"/>
                      <w:sz w:val="22"/>
                      <w:szCs w:val="22"/>
                    </w:rPr>
                  </w:rPrChange>
                </w:rPr>
                <w:t>7</w:t>
              </w:r>
            </w:ins>
          </w:p>
        </w:tc>
        <w:tc>
          <w:tcPr>
            <w:tcW w:w="1139" w:type="dxa"/>
            <w:noWrap/>
            <w:hideMark/>
          </w:tcPr>
          <w:p w:rsidR="001A7F6C" w:rsidRPr="001A7F6C" w:rsidRDefault="001A7F6C" w:rsidP="001A7F6C">
            <w:pPr>
              <w:rPr>
                <w:ins w:id="2801" w:author="Nick.Tolimieri" w:date="2022-09-06T09:57:00Z"/>
                <w:rFonts w:asciiTheme="minorHAnsi" w:eastAsiaTheme="minorHAnsi" w:hAnsiTheme="minorHAnsi" w:cstheme="minorBidi"/>
                <w:sz w:val="22"/>
                <w:szCs w:val="22"/>
                <w:rPrChange w:id="2802" w:author="Nick.Tolimieri" w:date="2022-09-06T09:57:00Z">
                  <w:rPr>
                    <w:ins w:id="2803" w:author="Nick.Tolimieri" w:date="2022-09-06T09:57:00Z"/>
                    <w:rFonts w:ascii="Calibri" w:hAnsi="Calibri" w:cs="Calibri"/>
                    <w:color w:val="000000"/>
                    <w:sz w:val="22"/>
                    <w:szCs w:val="22"/>
                  </w:rPr>
                </w:rPrChange>
              </w:rPr>
              <w:pPrChange w:id="2804" w:author="Nick.Tolimieri" w:date="2022-09-06T09:57:00Z">
                <w:pPr>
                  <w:jc w:val="right"/>
                </w:pPr>
              </w:pPrChange>
            </w:pPr>
            <w:ins w:id="2805" w:author="Nick.Tolimieri" w:date="2022-09-06T09:57:00Z">
              <w:r w:rsidRPr="001A7F6C">
                <w:rPr>
                  <w:rFonts w:asciiTheme="minorHAnsi" w:eastAsiaTheme="minorHAnsi" w:hAnsiTheme="minorHAnsi" w:cstheme="minorBidi"/>
                  <w:sz w:val="22"/>
                  <w:szCs w:val="22"/>
                  <w:rPrChange w:id="2806" w:author="Nick.Tolimieri" w:date="2022-09-06T09:57:00Z">
                    <w:rPr>
                      <w:rFonts w:ascii="Calibri" w:hAnsi="Calibri" w:cs="Calibri"/>
                      <w:color w:val="000000"/>
                      <w:sz w:val="22"/>
                      <w:szCs w:val="22"/>
                    </w:rPr>
                  </w:rPrChange>
                </w:rPr>
                <w:t>7</w:t>
              </w:r>
            </w:ins>
          </w:p>
        </w:tc>
        <w:tc>
          <w:tcPr>
            <w:tcW w:w="1269" w:type="dxa"/>
            <w:noWrap/>
            <w:hideMark/>
          </w:tcPr>
          <w:p w:rsidR="001A7F6C" w:rsidRPr="001A7F6C" w:rsidRDefault="001A7F6C" w:rsidP="001A7F6C">
            <w:pPr>
              <w:rPr>
                <w:ins w:id="2807" w:author="Nick.Tolimieri" w:date="2022-09-06T09:57:00Z"/>
                <w:rFonts w:asciiTheme="minorHAnsi" w:eastAsiaTheme="minorHAnsi" w:hAnsiTheme="minorHAnsi" w:cstheme="minorBidi"/>
                <w:sz w:val="22"/>
                <w:szCs w:val="22"/>
                <w:rPrChange w:id="2808" w:author="Nick.Tolimieri" w:date="2022-09-06T09:57:00Z">
                  <w:rPr>
                    <w:ins w:id="2809" w:author="Nick.Tolimieri" w:date="2022-09-06T09:57:00Z"/>
                    <w:rFonts w:ascii="Calibri" w:hAnsi="Calibri" w:cs="Calibri"/>
                    <w:color w:val="000000"/>
                    <w:sz w:val="22"/>
                    <w:szCs w:val="22"/>
                  </w:rPr>
                </w:rPrChange>
              </w:rPr>
              <w:pPrChange w:id="2810" w:author="Nick.Tolimieri" w:date="2022-09-06T09:57:00Z">
                <w:pPr>
                  <w:jc w:val="right"/>
                </w:pPr>
              </w:pPrChange>
            </w:pPr>
            <w:ins w:id="2811" w:author="Nick.Tolimieri" w:date="2022-09-06T09:57:00Z">
              <w:r w:rsidRPr="001A7F6C">
                <w:rPr>
                  <w:rFonts w:asciiTheme="minorHAnsi" w:eastAsiaTheme="minorHAnsi" w:hAnsiTheme="minorHAnsi" w:cstheme="minorBidi"/>
                  <w:sz w:val="22"/>
                  <w:szCs w:val="22"/>
                  <w:rPrChange w:id="2812" w:author="Nick.Tolimieri" w:date="2022-09-06T09:57:00Z">
                    <w:rPr>
                      <w:rFonts w:ascii="Calibri" w:hAnsi="Calibri" w:cs="Calibri"/>
                      <w:color w:val="000000"/>
                      <w:sz w:val="22"/>
                      <w:szCs w:val="22"/>
                    </w:rPr>
                  </w:rPrChange>
                </w:rPr>
                <w:t>2.18</w:t>
              </w:r>
            </w:ins>
          </w:p>
        </w:tc>
        <w:tc>
          <w:tcPr>
            <w:tcW w:w="1141" w:type="dxa"/>
            <w:noWrap/>
            <w:hideMark/>
          </w:tcPr>
          <w:p w:rsidR="001A7F6C" w:rsidRPr="001A7F6C" w:rsidRDefault="001A7F6C" w:rsidP="001A7F6C">
            <w:pPr>
              <w:rPr>
                <w:ins w:id="2813" w:author="Nick.Tolimieri" w:date="2022-09-06T09:57:00Z"/>
                <w:rFonts w:asciiTheme="minorHAnsi" w:eastAsiaTheme="minorHAnsi" w:hAnsiTheme="minorHAnsi" w:cstheme="minorBidi"/>
                <w:sz w:val="22"/>
                <w:szCs w:val="22"/>
                <w:rPrChange w:id="2814" w:author="Nick.Tolimieri" w:date="2022-09-06T09:57:00Z">
                  <w:rPr>
                    <w:ins w:id="2815" w:author="Nick.Tolimieri" w:date="2022-09-06T09:57:00Z"/>
                    <w:rFonts w:ascii="Calibri" w:hAnsi="Calibri" w:cs="Calibri"/>
                    <w:color w:val="000000"/>
                    <w:sz w:val="22"/>
                    <w:szCs w:val="22"/>
                  </w:rPr>
                </w:rPrChange>
              </w:rPr>
              <w:pPrChange w:id="2816" w:author="Nick.Tolimieri" w:date="2022-09-06T09:57:00Z">
                <w:pPr>
                  <w:jc w:val="right"/>
                </w:pPr>
              </w:pPrChange>
            </w:pPr>
            <w:ins w:id="2817" w:author="Nick.Tolimieri" w:date="2022-09-06T09:57:00Z">
              <w:r w:rsidRPr="001A7F6C">
                <w:rPr>
                  <w:rFonts w:asciiTheme="minorHAnsi" w:eastAsiaTheme="minorHAnsi" w:hAnsiTheme="minorHAnsi" w:cstheme="minorBidi"/>
                  <w:sz w:val="22"/>
                  <w:szCs w:val="22"/>
                  <w:rPrChange w:id="2818" w:author="Nick.Tolimieri" w:date="2022-09-06T09:57:00Z">
                    <w:rPr>
                      <w:rFonts w:ascii="Calibri" w:hAnsi="Calibri" w:cs="Calibri"/>
                      <w:color w:val="000000"/>
                      <w:sz w:val="22"/>
                      <w:szCs w:val="22"/>
                    </w:rPr>
                  </w:rPrChange>
                </w:rPr>
                <w:t>0.19</w:t>
              </w:r>
            </w:ins>
          </w:p>
        </w:tc>
        <w:tc>
          <w:tcPr>
            <w:tcW w:w="1141" w:type="dxa"/>
            <w:noWrap/>
            <w:hideMark/>
          </w:tcPr>
          <w:p w:rsidR="001A7F6C" w:rsidRPr="001A7F6C" w:rsidRDefault="001A7F6C" w:rsidP="001A7F6C">
            <w:pPr>
              <w:rPr>
                <w:ins w:id="2819" w:author="Nick.Tolimieri" w:date="2022-09-06T09:57:00Z"/>
                <w:rFonts w:asciiTheme="minorHAnsi" w:eastAsiaTheme="minorHAnsi" w:hAnsiTheme="minorHAnsi" w:cstheme="minorBidi"/>
                <w:sz w:val="22"/>
                <w:szCs w:val="22"/>
                <w:rPrChange w:id="2820" w:author="Nick.Tolimieri" w:date="2022-09-06T09:57:00Z">
                  <w:rPr>
                    <w:ins w:id="2821" w:author="Nick.Tolimieri" w:date="2022-09-06T09:57:00Z"/>
                    <w:rFonts w:ascii="Calibri" w:hAnsi="Calibri" w:cs="Calibri"/>
                    <w:color w:val="000000"/>
                    <w:sz w:val="22"/>
                    <w:szCs w:val="22"/>
                  </w:rPr>
                </w:rPrChange>
              </w:rPr>
              <w:pPrChange w:id="2822" w:author="Nick.Tolimieri" w:date="2022-09-06T09:57:00Z">
                <w:pPr>
                  <w:jc w:val="right"/>
                </w:pPr>
              </w:pPrChange>
            </w:pPr>
            <w:ins w:id="2823" w:author="Nick.Tolimieri" w:date="2022-09-06T09:57:00Z">
              <w:r w:rsidRPr="001A7F6C">
                <w:rPr>
                  <w:rFonts w:asciiTheme="minorHAnsi" w:eastAsiaTheme="minorHAnsi" w:hAnsiTheme="minorHAnsi" w:cstheme="minorBidi"/>
                  <w:sz w:val="22"/>
                  <w:szCs w:val="22"/>
                  <w:rPrChange w:id="2824" w:author="Nick.Tolimieri" w:date="2022-09-06T09:57:00Z">
                    <w:rPr>
                      <w:rFonts w:ascii="Calibri" w:hAnsi="Calibri" w:cs="Calibri"/>
                      <w:color w:val="000000"/>
                      <w:sz w:val="22"/>
                      <w:szCs w:val="22"/>
                    </w:rPr>
                  </w:rPrChange>
                </w:rPr>
                <w:t>2.43</w:t>
              </w:r>
            </w:ins>
          </w:p>
        </w:tc>
      </w:tr>
      <w:tr w:rsidR="001A7F6C" w:rsidRPr="001A7F6C" w:rsidTr="001A7F6C">
        <w:trPr>
          <w:trHeight w:val="300"/>
          <w:ins w:id="2825" w:author="Nick.Tolimieri" w:date="2022-09-06T09:57:00Z"/>
        </w:trPr>
        <w:tc>
          <w:tcPr>
            <w:tcW w:w="2814" w:type="dxa"/>
            <w:noWrap/>
            <w:hideMark/>
          </w:tcPr>
          <w:p w:rsidR="001A7F6C" w:rsidRPr="001A7F6C" w:rsidRDefault="001A7F6C">
            <w:pPr>
              <w:rPr>
                <w:ins w:id="2826" w:author="Nick.Tolimieri" w:date="2022-09-06T09:57:00Z"/>
                <w:rFonts w:asciiTheme="minorHAnsi" w:eastAsiaTheme="minorHAnsi" w:hAnsiTheme="minorHAnsi" w:cstheme="minorBidi"/>
                <w:sz w:val="22"/>
                <w:szCs w:val="22"/>
                <w:rPrChange w:id="2827" w:author="Nick.Tolimieri" w:date="2022-09-06T09:57:00Z">
                  <w:rPr>
                    <w:ins w:id="2828" w:author="Nick.Tolimieri" w:date="2022-09-06T09:57:00Z"/>
                    <w:rFonts w:ascii="Calibri" w:hAnsi="Calibri" w:cs="Calibri"/>
                    <w:color w:val="000000"/>
                    <w:sz w:val="22"/>
                    <w:szCs w:val="22"/>
                  </w:rPr>
                </w:rPrChange>
              </w:rPr>
            </w:pPr>
            <w:ins w:id="2829" w:author="Nick.Tolimieri" w:date="2022-09-06T09:57:00Z">
              <w:r w:rsidRPr="001A7F6C">
                <w:rPr>
                  <w:rFonts w:asciiTheme="minorHAnsi" w:eastAsiaTheme="minorHAnsi" w:hAnsiTheme="minorHAnsi" w:cstheme="minorBidi"/>
                  <w:sz w:val="22"/>
                  <w:szCs w:val="22"/>
                  <w:rPrChange w:id="2830" w:author="Nick.Tolimieri" w:date="2022-09-06T09:57:00Z">
                    <w:rPr>
                      <w:rFonts w:ascii="Calibri" w:hAnsi="Calibri" w:cs="Calibri"/>
                      <w:color w:val="000000"/>
                      <w:sz w:val="22"/>
                      <w:szCs w:val="22"/>
                    </w:rPr>
                  </w:rPrChange>
                </w:rPr>
                <w:lastRenderedPageBreak/>
                <w:t>Cape Johnson</w:t>
              </w:r>
            </w:ins>
          </w:p>
        </w:tc>
        <w:tc>
          <w:tcPr>
            <w:tcW w:w="1197" w:type="dxa"/>
            <w:noWrap/>
            <w:hideMark/>
          </w:tcPr>
          <w:p w:rsidR="001A7F6C" w:rsidRPr="001A7F6C" w:rsidRDefault="001A7F6C" w:rsidP="001A7F6C">
            <w:pPr>
              <w:rPr>
                <w:ins w:id="2831" w:author="Nick.Tolimieri" w:date="2022-09-06T09:57:00Z"/>
                <w:rFonts w:asciiTheme="minorHAnsi" w:eastAsiaTheme="minorHAnsi" w:hAnsiTheme="minorHAnsi" w:cstheme="minorBidi"/>
                <w:sz w:val="22"/>
                <w:szCs w:val="22"/>
                <w:rPrChange w:id="2832" w:author="Nick.Tolimieri" w:date="2022-09-06T09:57:00Z">
                  <w:rPr>
                    <w:ins w:id="2833" w:author="Nick.Tolimieri" w:date="2022-09-06T09:57:00Z"/>
                    <w:rFonts w:ascii="Calibri" w:hAnsi="Calibri" w:cs="Calibri"/>
                    <w:color w:val="000000"/>
                    <w:sz w:val="22"/>
                    <w:szCs w:val="22"/>
                  </w:rPr>
                </w:rPrChange>
              </w:rPr>
              <w:pPrChange w:id="2834" w:author="Nick.Tolimieri" w:date="2022-09-06T09:57:00Z">
                <w:pPr>
                  <w:jc w:val="right"/>
                </w:pPr>
              </w:pPrChange>
            </w:pPr>
            <w:ins w:id="2835" w:author="Nick.Tolimieri" w:date="2022-09-06T09:57:00Z">
              <w:r w:rsidRPr="001A7F6C">
                <w:rPr>
                  <w:rFonts w:asciiTheme="minorHAnsi" w:eastAsiaTheme="minorHAnsi" w:hAnsiTheme="minorHAnsi" w:cstheme="minorBidi"/>
                  <w:sz w:val="22"/>
                  <w:szCs w:val="22"/>
                  <w:rPrChange w:id="2836" w:author="Nick.Tolimieri" w:date="2022-09-06T09:57:00Z">
                    <w:rPr>
                      <w:rFonts w:ascii="Calibri" w:hAnsi="Calibri" w:cs="Calibri"/>
                      <w:color w:val="000000"/>
                      <w:sz w:val="22"/>
                      <w:szCs w:val="22"/>
                    </w:rPr>
                  </w:rPrChange>
                </w:rPr>
                <w:t>1992</w:t>
              </w:r>
            </w:ins>
          </w:p>
        </w:tc>
        <w:tc>
          <w:tcPr>
            <w:tcW w:w="1177" w:type="dxa"/>
            <w:noWrap/>
            <w:hideMark/>
          </w:tcPr>
          <w:p w:rsidR="001A7F6C" w:rsidRPr="001A7F6C" w:rsidRDefault="001A7F6C" w:rsidP="001A7F6C">
            <w:pPr>
              <w:rPr>
                <w:ins w:id="2837" w:author="Nick.Tolimieri" w:date="2022-09-06T09:57:00Z"/>
                <w:rFonts w:asciiTheme="minorHAnsi" w:eastAsiaTheme="minorHAnsi" w:hAnsiTheme="minorHAnsi" w:cstheme="minorBidi"/>
                <w:sz w:val="22"/>
                <w:szCs w:val="22"/>
                <w:rPrChange w:id="2838" w:author="Nick.Tolimieri" w:date="2022-09-06T09:57:00Z">
                  <w:rPr>
                    <w:ins w:id="2839" w:author="Nick.Tolimieri" w:date="2022-09-06T09:57:00Z"/>
                    <w:rFonts w:ascii="Calibri" w:hAnsi="Calibri" w:cs="Calibri"/>
                    <w:color w:val="000000"/>
                    <w:sz w:val="22"/>
                    <w:szCs w:val="22"/>
                  </w:rPr>
                </w:rPrChange>
              </w:rPr>
              <w:pPrChange w:id="2840" w:author="Nick.Tolimieri" w:date="2022-09-06T09:57:00Z">
                <w:pPr>
                  <w:jc w:val="right"/>
                </w:pPr>
              </w:pPrChange>
            </w:pPr>
            <w:ins w:id="2841" w:author="Nick.Tolimieri" w:date="2022-09-06T09:57:00Z">
              <w:r w:rsidRPr="001A7F6C">
                <w:rPr>
                  <w:rFonts w:asciiTheme="minorHAnsi" w:eastAsiaTheme="minorHAnsi" w:hAnsiTheme="minorHAnsi" w:cstheme="minorBidi"/>
                  <w:sz w:val="22"/>
                  <w:szCs w:val="22"/>
                  <w:rPrChange w:id="2842" w:author="Nick.Tolimieri" w:date="2022-09-06T09:57:00Z">
                    <w:rPr>
                      <w:rFonts w:ascii="Calibri" w:hAnsi="Calibri" w:cs="Calibri"/>
                      <w:color w:val="000000"/>
                      <w:sz w:val="22"/>
                      <w:szCs w:val="22"/>
                    </w:rPr>
                  </w:rPrChange>
                </w:rPr>
                <w:t>49</w:t>
              </w:r>
            </w:ins>
          </w:p>
        </w:tc>
        <w:tc>
          <w:tcPr>
            <w:tcW w:w="1271" w:type="dxa"/>
            <w:noWrap/>
            <w:hideMark/>
          </w:tcPr>
          <w:p w:rsidR="001A7F6C" w:rsidRPr="001A7F6C" w:rsidRDefault="001A7F6C" w:rsidP="001A7F6C">
            <w:pPr>
              <w:rPr>
                <w:ins w:id="2843" w:author="Nick.Tolimieri" w:date="2022-09-06T09:57:00Z"/>
                <w:rFonts w:asciiTheme="minorHAnsi" w:eastAsiaTheme="minorHAnsi" w:hAnsiTheme="minorHAnsi" w:cstheme="minorBidi"/>
                <w:sz w:val="22"/>
                <w:szCs w:val="22"/>
                <w:rPrChange w:id="2844" w:author="Nick.Tolimieri" w:date="2022-09-06T09:57:00Z">
                  <w:rPr>
                    <w:ins w:id="2845" w:author="Nick.Tolimieri" w:date="2022-09-06T09:57:00Z"/>
                    <w:rFonts w:ascii="Calibri" w:hAnsi="Calibri" w:cs="Calibri"/>
                    <w:color w:val="000000"/>
                    <w:sz w:val="22"/>
                    <w:szCs w:val="22"/>
                  </w:rPr>
                </w:rPrChange>
              </w:rPr>
              <w:pPrChange w:id="2846" w:author="Nick.Tolimieri" w:date="2022-09-06T09:57:00Z">
                <w:pPr>
                  <w:jc w:val="right"/>
                </w:pPr>
              </w:pPrChange>
            </w:pPr>
            <w:ins w:id="2847" w:author="Nick.Tolimieri" w:date="2022-09-06T09:57:00Z">
              <w:r w:rsidRPr="001A7F6C">
                <w:rPr>
                  <w:rFonts w:asciiTheme="minorHAnsi" w:eastAsiaTheme="minorHAnsi" w:hAnsiTheme="minorHAnsi" w:cstheme="minorBidi"/>
                  <w:sz w:val="22"/>
                  <w:szCs w:val="22"/>
                  <w:rPrChange w:id="2848" w:author="Nick.Tolimieri" w:date="2022-09-06T09:57:00Z">
                    <w:rPr>
                      <w:rFonts w:ascii="Calibri" w:hAnsi="Calibri" w:cs="Calibri"/>
                      <w:color w:val="000000"/>
                      <w:sz w:val="22"/>
                      <w:szCs w:val="22"/>
                    </w:rPr>
                  </w:rPrChange>
                </w:rPr>
                <w:t>3</w:t>
              </w:r>
            </w:ins>
          </w:p>
        </w:tc>
        <w:tc>
          <w:tcPr>
            <w:tcW w:w="1085" w:type="dxa"/>
            <w:noWrap/>
            <w:hideMark/>
          </w:tcPr>
          <w:p w:rsidR="001A7F6C" w:rsidRPr="001A7F6C" w:rsidRDefault="001A7F6C" w:rsidP="001A7F6C">
            <w:pPr>
              <w:rPr>
                <w:ins w:id="2849" w:author="Nick.Tolimieri" w:date="2022-09-06T09:57:00Z"/>
                <w:rFonts w:asciiTheme="minorHAnsi" w:eastAsiaTheme="minorHAnsi" w:hAnsiTheme="minorHAnsi" w:cstheme="minorBidi"/>
                <w:sz w:val="22"/>
                <w:szCs w:val="22"/>
                <w:rPrChange w:id="2850" w:author="Nick.Tolimieri" w:date="2022-09-06T09:57:00Z">
                  <w:rPr>
                    <w:ins w:id="2851" w:author="Nick.Tolimieri" w:date="2022-09-06T09:57:00Z"/>
                    <w:rFonts w:ascii="Calibri" w:hAnsi="Calibri" w:cs="Calibri"/>
                    <w:color w:val="000000"/>
                    <w:sz w:val="22"/>
                    <w:szCs w:val="22"/>
                  </w:rPr>
                </w:rPrChange>
              </w:rPr>
              <w:pPrChange w:id="2852" w:author="Nick.Tolimieri" w:date="2022-09-06T09:57:00Z">
                <w:pPr>
                  <w:jc w:val="right"/>
                </w:pPr>
              </w:pPrChange>
            </w:pPr>
            <w:ins w:id="2853" w:author="Nick.Tolimieri" w:date="2022-09-06T09:57:00Z">
              <w:r w:rsidRPr="001A7F6C">
                <w:rPr>
                  <w:rFonts w:asciiTheme="minorHAnsi" w:eastAsiaTheme="minorHAnsi" w:hAnsiTheme="minorHAnsi" w:cstheme="minorBidi"/>
                  <w:sz w:val="22"/>
                  <w:szCs w:val="22"/>
                  <w:rPrChange w:id="2854" w:author="Nick.Tolimieri" w:date="2022-09-06T09:57:00Z">
                    <w:rPr>
                      <w:rFonts w:ascii="Calibri" w:hAnsi="Calibri" w:cs="Calibri"/>
                      <w:color w:val="000000"/>
                      <w:sz w:val="22"/>
                      <w:szCs w:val="22"/>
                    </w:rPr>
                  </w:rPrChange>
                </w:rPr>
                <w:t>34</w:t>
              </w:r>
            </w:ins>
          </w:p>
        </w:tc>
        <w:tc>
          <w:tcPr>
            <w:tcW w:w="1105" w:type="dxa"/>
            <w:noWrap/>
            <w:hideMark/>
          </w:tcPr>
          <w:p w:rsidR="001A7F6C" w:rsidRPr="001A7F6C" w:rsidRDefault="001A7F6C" w:rsidP="001A7F6C">
            <w:pPr>
              <w:rPr>
                <w:ins w:id="2855" w:author="Nick.Tolimieri" w:date="2022-09-06T09:57:00Z"/>
                <w:rFonts w:asciiTheme="minorHAnsi" w:eastAsiaTheme="minorHAnsi" w:hAnsiTheme="minorHAnsi" w:cstheme="minorBidi"/>
                <w:sz w:val="22"/>
                <w:szCs w:val="22"/>
                <w:rPrChange w:id="2856" w:author="Nick.Tolimieri" w:date="2022-09-06T09:57:00Z">
                  <w:rPr>
                    <w:ins w:id="2857" w:author="Nick.Tolimieri" w:date="2022-09-06T09:57:00Z"/>
                    <w:rFonts w:ascii="Calibri" w:hAnsi="Calibri" w:cs="Calibri"/>
                    <w:color w:val="000000"/>
                    <w:sz w:val="22"/>
                    <w:szCs w:val="22"/>
                  </w:rPr>
                </w:rPrChange>
              </w:rPr>
              <w:pPrChange w:id="2858" w:author="Nick.Tolimieri" w:date="2022-09-06T09:57:00Z">
                <w:pPr>
                  <w:jc w:val="right"/>
                </w:pPr>
              </w:pPrChange>
            </w:pPr>
            <w:ins w:id="2859" w:author="Nick.Tolimieri" w:date="2022-09-06T09:57:00Z">
              <w:r w:rsidRPr="001A7F6C">
                <w:rPr>
                  <w:rFonts w:asciiTheme="minorHAnsi" w:eastAsiaTheme="minorHAnsi" w:hAnsiTheme="minorHAnsi" w:cstheme="minorBidi"/>
                  <w:sz w:val="22"/>
                  <w:szCs w:val="22"/>
                  <w:rPrChange w:id="286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2861" w:author="Nick.Tolimieri" w:date="2022-09-06T09:57:00Z"/>
                <w:rFonts w:asciiTheme="minorHAnsi" w:eastAsiaTheme="minorHAnsi" w:hAnsiTheme="minorHAnsi" w:cstheme="minorBidi"/>
                <w:sz w:val="22"/>
                <w:szCs w:val="22"/>
                <w:rPrChange w:id="2862" w:author="Nick.Tolimieri" w:date="2022-09-06T09:57:00Z">
                  <w:rPr>
                    <w:ins w:id="2863" w:author="Nick.Tolimieri" w:date="2022-09-06T09:57:00Z"/>
                    <w:rFonts w:ascii="Calibri" w:hAnsi="Calibri" w:cs="Calibri"/>
                    <w:color w:val="000000"/>
                    <w:sz w:val="22"/>
                    <w:szCs w:val="22"/>
                  </w:rPr>
                </w:rPrChange>
              </w:rPr>
              <w:pPrChange w:id="2864" w:author="Nick.Tolimieri" w:date="2022-09-06T09:57:00Z">
                <w:pPr>
                  <w:jc w:val="right"/>
                </w:pPr>
              </w:pPrChange>
            </w:pPr>
            <w:ins w:id="2865" w:author="Nick.Tolimieri" w:date="2022-09-06T09:57:00Z">
              <w:r w:rsidRPr="001A7F6C">
                <w:rPr>
                  <w:rFonts w:asciiTheme="minorHAnsi" w:eastAsiaTheme="minorHAnsi" w:hAnsiTheme="minorHAnsi" w:cstheme="minorBidi"/>
                  <w:sz w:val="22"/>
                  <w:szCs w:val="22"/>
                  <w:rPrChange w:id="2866" w:author="Nick.Tolimieri" w:date="2022-09-06T09:57:00Z">
                    <w:rPr>
                      <w:rFonts w:ascii="Calibri" w:hAnsi="Calibri" w:cs="Calibri"/>
                      <w:color w:val="000000"/>
                      <w:sz w:val="22"/>
                      <w:szCs w:val="22"/>
                    </w:rPr>
                  </w:rPrChange>
                </w:rPr>
                <w:t>15</w:t>
              </w:r>
            </w:ins>
          </w:p>
        </w:tc>
        <w:tc>
          <w:tcPr>
            <w:tcW w:w="1269" w:type="dxa"/>
            <w:noWrap/>
            <w:hideMark/>
          </w:tcPr>
          <w:p w:rsidR="001A7F6C" w:rsidRPr="001A7F6C" w:rsidRDefault="001A7F6C" w:rsidP="001A7F6C">
            <w:pPr>
              <w:rPr>
                <w:ins w:id="2867" w:author="Nick.Tolimieri" w:date="2022-09-06T09:57:00Z"/>
                <w:rFonts w:asciiTheme="minorHAnsi" w:eastAsiaTheme="minorHAnsi" w:hAnsiTheme="minorHAnsi" w:cstheme="minorBidi"/>
                <w:sz w:val="22"/>
                <w:szCs w:val="22"/>
                <w:rPrChange w:id="2868" w:author="Nick.Tolimieri" w:date="2022-09-06T09:57:00Z">
                  <w:rPr>
                    <w:ins w:id="2869" w:author="Nick.Tolimieri" w:date="2022-09-06T09:57:00Z"/>
                    <w:rFonts w:ascii="Calibri" w:hAnsi="Calibri" w:cs="Calibri"/>
                    <w:color w:val="000000"/>
                    <w:sz w:val="22"/>
                    <w:szCs w:val="22"/>
                  </w:rPr>
                </w:rPrChange>
              </w:rPr>
              <w:pPrChange w:id="2870" w:author="Nick.Tolimieri" w:date="2022-09-06T09:57:00Z">
                <w:pPr>
                  <w:jc w:val="right"/>
                </w:pPr>
              </w:pPrChange>
            </w:pPr>
            <w:ins w:id="2871" w:author="Nick.Tolimieri" w:date="2022-09-06T09:57:00Z">
              <w:r w:rsidRPr="001A7F6C">
                <w:rPr>
                  <w:rFonts w:asciiTheme="minorHAnsi" w:eastAsiaTheme="minorHAnsi" w:hAnsiTheme="minorHAnsi" w:cstheme="minorBidi"/>
                  <w:sz w:val="22"/>
                  <w:szCs w:val="22"/>
                  <w:rPrChange w:id="2872" w:author="Nick.Tolimieri" w:date="2022-09-06T09:57:00Z">
                    <w:rPr>
                      <w:rFonts w:ascii="Calibri" w:hAnsi="Calibri" w:cs="Calibri"/>
                      <w:color w:val="000000"/>
                      <w:sz w:val="22"/>
                      <w:szCs w:val="22"/>
                    </w:rPr>
                  </w:rPrChange>
                </w:rPr>
                <w:t>1.84</w:t>
              </w:r>
            </w:ins>
          </w:p>
        </w:tc>
        <w:tc>
          <w:tcPr>
            <w:tcW w:w="1141" w:type="dxa"/>
            <w:noWrap/>
            <w:hideMark/>
          </w:tcPr>
          <w:p w:rsidR="001A7F6C" w:rsidRPr="001A7F6C" w:rsidRDefault="001A7F6C" w:rsidP="001A7F6C">
            <w:pPr>
              <w:rPr>
                <w:ins w:id="2873" w:author="Nick.Tolimieri" w:date="2022-09-06T09:57:00Z"/>
                <w:rFonts w:asciiTheme="minorHAnsi" w:eastAsiaTheme="minorHAnsi" w:hAnsiTheme="minorHAnsi" w:cstheme="minorBidi"/>
                <w:sz w:val="22"/>
                <w:szCs w:val="22"/>
                <w:rPrChange w:id="2874" w:author="Nick.Tolimieri" w:date="2022-09-06T09:57:00Z">
                  <w:rPr>
                    <w:ins w:id="2875" w:author="Nick.Tolimieri" w:date="2022-09-06T09:57:00Z"/>
                    <w:rFonts w:ascii="Calibri" w:hAnsi="Calibri" w:cs="Calibri"/>
                    <w:color w:val="000000"/>
                    <w:sz w:val="22"/>
                    <w:szCs w:val="22"/>
                  </w:rPr>
                </w:rPrChange>
              </w:rPr>
              <w:pPrChange w:id="2876" w:author="Nick.Tolimieri" w:date="2022-09-06T09:57:00Z">
                <w:pPr>
                  <w:jc w:val="right"/>
                </w:pPr>
              </w:pPrChange>
            </w:pPr>
            <w:ins w:id="2877" w:author="Nick.Tolimieri" w:date="2022-09-06T09:57:00Z">
              <w:r w:rsidRPr="001A7F6C">
                <w:rPr>
                  <w:rFonts w:asciiTheme="minorHAnsi" w:eastAsiaTheme="minorHAnsi" w:hAnsiTheme="minorHAnsi" w:cstheme="minorBidi"/>
                  <w:sz w:val="22"/>
                  <w:szCs w:val="22"/>
                  <w:rPrChange w:id="2878" w:author="Nick.Tolimieri" w:date="2022-09-06T09:57:00Z">
                    <w:rPr>
                      <w:rFonts w:ascii="Calibri" w:hAnsi="Calibri" w:cs="Calibri"/>
                      <w:color w:val="000000"/>
                      <w:sz w:val="22"/>
                      <w:szCs w:val="22"/>
                    </w:rPr>
                  </w:rPrChange>
                </w:rPr>
                <w:t>0.32</w:t>
              </w:r>
            </w:ins>
          </w:p>
        </w:tc>
        <w:tc>
          <w:tcPr>
            <w:tcW w:w="1141" w:type="dxa"/>
            <w:noWrap/>
            <w:hideMark/>
          </w:tcPr>
          <w:p w:rsidR="001A7F6C" w:rsidRPr="001A7F6C" w:rsidRDefault="001A7F6C" w:rsidP="001A7F6C">
            <w:pPr>
              <w:rPr>
                <w:ins w:id="2879" w:author="Nick.Tolimieri" w:date="2022-09-06T09:57:00Z"/>
                <w:rFonts w:asciiTheme="minorHAnsi" w:eastAsiaTheme="minorHAnsi" w:hAnsiTheme="minorHAnsi" w:cstheme="minorBidi"/>
                <w:sz w:val="22"/>
                <w:szCs w:val="22"/>
                <w:rPrChange w:id="2880" w:author="Nick.Tolimieri" w:date="2022-09-06T09:57:00Z">
                  <w:rPr>
                    <w:ins w:id="2881" w:author="Nick.Tolimieri" w:date="2022-09-06T09:57:00Z"/>
                    <w:rFonts w:ascii="Calibri" w:hAnsi="Calibri" w:cs="Calibri"/>
                    <w:color w:val="000000"/>
                    <w:sz w:val="22"/>
                    <w:szCs w:val="22"/>
                  </w:rPr>
                </w:rPrChange>
              </w:rPr>
              <w:pPrChange w:id="2882" w:author="Nick.Tolimieri" w:date="2022-09-06T09:57:00Z">
                <w:pPr>
                  <w:jc w:val="right"/>
                </w:pPr>
              </w:pPrChange>
            </w:pPr>
            <w:ins w:id="2883" w:author="Nick.Tolimieri" w:date="2022-09-06T09:57:00Z">
              <w:r w:rsidRPr="001A7F6C">
                <w:rPr>
                  <w:rFonts w:asciiTheme="minorHAnsi" w:eastAsiaTheme="minorHAnsi" w:hAnsiTheme="minorHAnsi" w:cstheme="minorBidi"/>
                  <w:sz w:val="22"/>
                  <w:szCs w:val="22"/>
                  <w:rPrChange w:id="2884" w:author="Nick.Tolimieri" w:date="2022-09-06T09:57:00Z">
                    <w:rPr>
                      <w:rFonts w:ascii="Calibri" w:hAnsi="Calibri" w:cs="Calibri"/>
                      <w:color w:val="000000"/>
                      <w:sz w:val="22"/>
                      <w:szCs w:val="22"/>
                    </w:rPr>
                  </w:rPrChange>
                </w:rPr>
                <w:t>2.72</w:t>
              </w:r>
            </w:ins>
          </w:p>
        </w:tc>
      </w:tr>
      <w:tr w:rsidR="001A7F6C" w:rsidRPr="001A7F6C" w:rsidTr="001A7F6C">
        <w:trPr>
          <w:trHeight w:val="300"/>
          <w:ins w:id="2885" w:author="Nick.Tolimieri" w:date="2022-09-06T09:57:00Z"/>
        </w:trPr>
        <w:tc>
          <w:tcPr>
            <w:tcW w:w="2814" w:type="dxa"/>
            <w:noWrap/>
            <w:hideMark/>
          </w:tcPr>
          <w:p w:rsidR="001A7F6C" w:rsidRPr="001A7F6C" w:rsidRDefault="001A7F6C">
            <w:pPr>
              <w:rPr>
                <w:ins w:id="2886" w:author="Nick.Tolimieri" w:date="2022-09-06T09:57:00Z"/>
                <w:rFonts w:asciiTheme="minorHAnsi" w:eastAsiaTheme="minorHAnsi" w:hAnsiTheme="minorHAnsi" w:cstheme="minorBidi"/>
                <w:sz w:val="22"/>
                <w:szCs w:val="22"/>
                <w:rPrChange w:id="2887" w:author="Nick.Tolimieri" w:date="2022-09-06T09:57:00Z">
                  <w:rPr>
                    <w:ins w:id="2888" w:author="Nick.Tolimieri" w:date="2022-09-06T09:57:00Z"/>
                    <w:rFonts w:ascii="Calibri" w:hAnsi="Calibri" w:cs="Calibri"/>
                    <w:color w:val="000000"/>
                    <w:sz w:val="22"/>
                    <w:szCs w:val="22"/>
                  </w:rPr>
                </w:rPrChange>
              </w:rPr>
            </w:pPr>
            <w:ins w:id="2889" w:author="Nick.Tolimieri" w:date="2022-09-06T09:57:00Z">
              <w:r w:rsidRPr="001A7F6C">
                <w:rPr>
                  <w:rFonts w:asciiTheme="minorHAnsi" w:eastAsiaTheme="minorHAnsi" w:hAnsiTheme="minorHAnsi" w:cstheme="minorBidi"/>
                  <w:sz w:val="22"/>
                  <w:szCs w:val="22"/>
                  <w:rPrChange w:id="289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2891" w:author="Nick.Tolimieri" w:date="2022-09-06T09:57:00Z"/>
                <w:rFonts w:asciiTheme="minorHAnsi" w:eastAsiaTheme="minorHAnsi" w:hAnsiTheme="minorHAnsi" w:cstheme="minorBidi"/>
                <w:sz w:val="22"/>
                <w:szCs w:val="22"/>
                <w:rPrChange w:id="2892" w:author="Nick.Tolimieri" w:date="2022-09-06T09:57:00Z">
                  <w:rPr>
                    <w:ins w:id="2893" w:author="Nick.Tolimieri" w:date="2022-09-06T09:57:00Z"/>
                    <w:rFonts w:ascii="Calibri" w:hAnsi="Calibri" w:cs="Calibri"/>
                    <w:color w:val="000000"/>
                    <w:sz w:val="22"/>
                    <w:szCs w:val="22"/>
                  </w:rPr>
                </w:rPrChange>
              </w:rPr>
              <w:pPrChange w:id="2894" w:author="Nick.Tolimieri" w:date="2022-09-06T09:57:00Z">
                <w:pPr>
                  <w:jc w:val="right"/>
                </w:pPr>
              </w:pPrChange>
            </w:pPr>
            <w:ins w:id="2895" w:author="Nick.Tolimieri" w:date="2022-09-06T09:57:00Z">
              <w:r w:rsidRPr="001A7F6C">
                <w:rPr>
                  <w:rFonts w:asciiTheme="minorHAnsi" w:eastAsiaTheme="minorHAnsi" w:hAnsiTheme="minorHAnsi" w:cstheme="minorBidi"/>
                  <w:sz w:val="22"/>
                  <w:szCs w:val="22"/>
                  <w:rPrChange w:id="2896" w:author="Nick.Tolimieri" w:date="2022-09-06T09:57:00Z">
                    <w:rPr>
                      <w:rFonts w:ascii="Calibri" w:hAnsi="Calibri" w:cs="Calibri"/>
                      <w:color w:val="000000"/>
                      <w:sz w:val="22"/>
                      <w:szCs w:val="22"/>
                    </w:rPr>
                  </w:rPrChange>
                </w:rPr>
                <w:t>1993</w:t>
              </w:r>
            </w:ins>
          </w:p>
        </w:tc>
        <w:tc>
          <w:tcPr>
            <w:tcW w:w="1177" w:type="dxa"/>
            <w:noWrap/>
            <w:hideMark/>
          </w:tcPr>
          <w:p w:rsidR="001A7F6C" w:rsidRPr="001A7F6C" w:rsidRDefault="001A7F6C" w:rsidP="001A7F6C">
            <w:pPr>
              <w:rPr>
                <w:ins w:id="2897" w:author="Nick.Tolimieri" w:date="2022-09-06T09:57:00Z"/>
                <w:rFonts w:asciiTheme="minorHAnsi" w:eastAsiaTheme="minorHAnsi" w:hAnsiTheme="minorHAnsi" w:cstheme="minorBidi"/>
                <w:sz w:val="22"/>
                <w:szCs w:val="22"/>
                <w:rPrChange w:id="2898" w:author="Nick.Tolimieri" w:date="2022-09-06T09:57:00Z">
                  <w:rPr>
                    <w:ins w:id="2899" w:author="Nick.Tolimieri" w:date="2022-09-06T09:57:00Z"/>
                    <w:rFonts w:ascii="Calibri" w:hAnsi="Calibri" w:cs="Calibri"/>
                    <w:color w:val="000000"/>
                    <w:sz w:val="22"/>
                    <w:szCs w:val="22"/>
                  </w:rPr>
                </w:rPrChange>
              </w:rPr>
              <w:pPrChange w:id="2900" w:author="Nick.Tolimieri" w:date="2022-09-06T09:57:00Z">
                <w:pPr>
                  <w:jc w:val="right"/>
                </w:pPr>
              </w:pPrChange>
            </w:pPr>
            <w:ins w:id="2901" w:author="Nick.Tolimieri" w:date="2022-09-06T09:57:00Z">
              <w:r w:rsidRPr="001A7F6C">
                <w:rPr>
                  <w:rFonts w:asciiTheme="minorHAnsi" w:eastAsiaTheme="minorHAnsi" w:hAnsiTheme="minorHAnsi" w:cstheme="minorBidi"/>
                  <w:sz w:val="22"/>
                  <w:szCs w:val="22"/>
                  <w:rPrChange w:id="2902" w:author="Nick.Tolimieri" w:date="2022-09-06T09:57:00Z">
                    <w:rPr>
                      <w:rFonts w:ascii="Calibri" w:hAnsi="Calibri" w:cs="Calibri"/>
                      <w:color w:val="000000"/>
                      <w:sz w:val="22"/>
                      <w:szCs w:val="22"/>
                    </w:rPr>
                  </w:rPrChange>
                </w:rPr>
                <w:t>35</w:t>
              </w:r>
            </w:ins>
          </w:p>
        </w:tc>
        <w:tc>
          <w:tcPr>
            <w:tcW w:w="1271" w:type="dxa"/>
            <w:noWrap/>
            <w:hideMark/>
          </w:tcPr>
          <w:p w:rsidR="001A7F6C" w:rsidRPr="001A7F6C" w:rsidRDefault="001A7F6C" w:rsidP="001A7F6C">
            <w:pPr>
              <w:rPr>
                <w:ins w:id="2903" w:author="Nick.Tolimieri" w:date="2022-09-06T09:57:00Z"/>
                <w:rFonts w:asciiTheme="minorHAnsi" w:eastAsiaTheme="minorHAnsi" w:hAnsiTheme="minorHAnsi" w:cstheme="minorBidi"/>
                <w:sz w:val="22"/>
                <w:szCs w:val="22"/>
                <w:rPrChange w:id="2904" w:author="Nick.Tolimieri" w:date="2022-09-06T09:57:00Z">
                  <w:rPr>
                    <w:ins w:id="2905" w:author="Nick.Tolimieri" w:date="2022-09-06T09:57:00Z"/>
                    <w:rFonts w:ascii="Calibri" w:hAnsi="Calibri" w:cs="Calibri"/>
                    <w:color w:val="000000"/>
                    <w:sz w:val="22"/>
                    <w:szCs w:val="22"/>
                  </w:rPr>
                </w:rPrChange>
              </w:rPr>
              <w:pPrChange w:id="2906" w:author="Nick.Tolimieri" w:date="2022-09-06T09:57:00Z">
                <w:pPr>
                  <w:jc w:val="right"/>
                </w:pPr>
              </w:pPrChange>
            </w:pPr>
            <w:ins w:id="2907" w:author="Nick.Tolimieri" w:date="2022-09-06T09:57:00Z">
              <w:r w:rsidRPr="001A7F6C">
                <w:rPr>
                  <w:rFonts w:asciiTheme="minorHAnsi" w:eastAsiaTheme="minorHAnsi" w:hAnsiTheme="minorHAnsi" w:cstheme="minorBidi"/>
                  <w:sz w:val="22"/>
                  <w:szCs w:val="22"/>
                  <w:rPrChange w:id="290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909" w:author="Nick.Tolimieri" w:date="2022-09-06T09:57:00Z"/>
                <w:rFonts w:asciiTheme="minorHAnsi" w:eastAsiaTheme="minorHAnsi" w:hAnsiTheme="minorHAnsi" w:cstheme="minorBidi"/>
                <w:sz w:val="22"/>
                <w:szCs w:val="22"/>
                <w:rPrChange w:id="2910" w:author="Nick.Tolimieri" w:date="2022-09-06T09:57:00Z">
                  <w:rPr>
                    <w:ins w:id="2911" w:author="Nick.Tolimieri" w:date="2022-09-06T09:57:00Z"/>
                    <w:rFonts w:ascii="Calibri" w:hAnsi="Calibri" w:cs="Calibri"/>
                    <w:color w:val="000000"/>
                    <w:sz w:val="22"/>
                    <w:szCs w:val="22"/>
                  </w:rPr>
                </w:rPrChange>
              </w:rPr>
              <w:pPrChange w:id="2912" w:author="Nick.Tolimieri" w:date="2022-09-06T09:57:00Z">
                <w:pPr>
                  <w:jc w:val="right"/>
                </w:pPr>
              </w:pPrChange>
            </w:pPr>
            <w:ins w:id="2913" w:author="Nick.Tolimieri" w:date="2022-09-06T09:57:00Z">
              <w:r w:rsidRPr="001A7F6C">
                <w:rPr>
                  <w:rFonts w:asciiTheme="minorHAnsi" w:eastAsiaTheme="minorHAnsi" w:hAnsiTheme="minorHAnsi" w:cstheme="minorBidi"/>
                  <w:sz w:val="22"/>
                  <w:szCs w:val="22"/>
                  <w:rPrChange w:id="2914" w:author="Nick.Tolimieri" w:date="2022-09-06T09:57:00Z">
                    <w:rPr>
                      <w:rFonts w:ascii="Calibri" w:hAnsi="Calibri" w:cs="Calibri"/>
                      <w:color w:val="000000"/>
                      <w:sz w:val="22"/>
                      <w:szCs w:val="22"/>
                    </w:rPr>
                  </w:rPrChange>
                </w:rPr>
                <w:t>29</w:t>
              </w:r>
            </w:ins>
          </w:p>
        </w:tc>
        <w:tc>
          <w:tcPr>
            <w:tcW w:w="1105" w:type="dxa"/>
            <w:noWrap/>
            <w:hideMark/>
          </w:tcPr>
          <w:p w:rsidR="001A7F6C" w:rsidRPr="001A7F6C" w:rsidRDefault="001A7F6C" w:rsidP="001A7F6C">
            <w:pPr>
              <w:rPr>
                <w:ins w:id="2915" w:author="Nick.Tolimieri" w:date="2022-09-06T09:57:00Z"/>
                <w:rFonts w:asciiTheme="minorHAnsi" w:eastAsiaTheme="minorHAnsi" w:hAnsiTheme="minorHAnsi" w:cstheme="minorBidi"/>
                <w:sz w:val="22"/>
                <w:szCs w:val="22"/>
                <w:rPrChange w:id="2916" w:author="Nick.Tolimieri" w:date="2022-09-06T09:57:00Z">
                  <w:rPr>
                    <w:ins w:id="2917" w:author="Nick.Tolimieri" w:date="2022-09-06T09:57:00Z"/>
                    <w:rFonts w:ascii="Calibri" w:hAnsi="Calibri" w:cs="Calibri"/>
                    <w:color w:val="000000"/>
                    <w:sz w:val="22"/>
                    <w:szCs w:val="22"/>
                  </w:rPr>
                </w:rPrChange>
              </w:rPr>
              <w:pPrChange w:id="2918" w:author="Nick.Tolimieri" w:date="2022-09-06T09:57:00Z">
                <w:pPr>
                  <w:jc w:val="right"/>
                </w:pPr>
              </w:pPrChange>
            </w:pPr>
            <w:ins w:id="2919" w:author="Nick.Tolimieri" w:date="2022-09-06T09:57:00Z">
              <w:r w:rsidRPr="001A7F6C">
                <w:rPr>
                  <w:rFonts w:asciiTheme="minorHAnsi" w:eastAsiaTheme="minorHAnsi" w:hAnsiTheme="minorHAnsi" w:cstheme="minorBidi"/>
                  <w:sz w:val="22"/>
                  <w:szCs w:val="22"/>
                  <w:rPrChange w:id="2920" w:author="Nick.Tolimieri" w:date="2022-09-06T09:57:00Z">
                    <w:rPr>
                      <w:rFonts w:ascii="Calibri" w:hAnsi="Calibri" w:cs="Calibri"/>
                      <w:color w:val="000000"/>
                      <w:sz w:val="22"/>
                      <w:szCs w:val="22"/>
                    </w:rPr>
                  </w:rPrChange>
                </w:rPr>
                <w:t>29</w:t>
              </w:r>
            </w:ins>
          </w:p>
        </w:tc>
        <w:tc>
          <w:tcPr>
            <w:tcW w:w="1139" w:type="dxa"/>
            <w:noWrap/>
            <w:hideMark/>
          </w:tcPr>
          <w:p w:rsidR="001A7F6C" w:rsidRPr="001A7F6C" w:rsidRDefault="001A7F6C" w:rsidP="001A7F6C">
            <w:pPr>
              <w:rPr>
                <w:ins w:id="2921" w:author="Nick.Tolimieri" w:date="2022-09-06T09:57:00Z"/>
                <w:rFonts w:asciiTheme="minorHAnsi" w:eastAsiaTheme="minorHAnsi" w:hAnsiTheme="minorHAnsi" w:cstheme="minorBidi"/>
                <w:sz w:val="22"/>
                <w:szCs w:val="22"/>
                <w:rPrChange w:id="2922" w:author="Nick.Tolimieri" w:date="2022-09-06T09:57:00Z">
                  <w:rPr>
                    <w:ins w:id="2923" w:author="Nick.Tolimieri" w:date="2022-09-06T09:57:00Z"/>
                    <w:rFonts w:ascii="Calibri" w:hAnsi="Calibri" w:cs="Calibri"/>
                    <w:color w:val="000000"/>
                    <w:sz w:val="22"/>
                    <w:szCs w:val="22"/>
                  </w:rPr>
                </w:rPrChange>
              </w:rPr>
              <w:pPrChange w:id="2924" w:author="Nick.Tolimieri" w:date="2022-09-06T09:57:00Z">
                <w:pPr>
                  <w:jc w:val="right"/>
                </w:pPr>
              </w:pPrChange>
            </w:pPr>
            <w:ins w:id="2925" w:author="Nick.Tolimieri" w:date="2022-09-06T09:57:00Z">
              <w:r w:rsidRPr="001A7F6C">
                <w:rPr>
                  <w:rFonts w:asciiTheme="minorHAnsi" w:eastAsiaTheme="minorHAnsi" w:hAnsiTheme="minorHAnsi" w:cstheme="minorBidi"/>
                  <w:sz w:val="22"/>
                  <w:szCs w:val="22"/>
                  <w:rPrChange w:id="2926" w:author="Nick.Tolimieri" w:date="2022-09-06T09:57:00Z">
                    <w:rPr>
                      <w:rFonts w:ascii="Calibri" w:hAnsi="Calibri" w:cs="Calibri"/>
                      <w:color w:val="000000"/>
                      <w:sz w:val="22"/>
                      <w:szCs w:val="22"/>
                    </w:rPr>
                  </w:rPrChange>
                </w:rPr>
                <w:t>29</w:t>
              </w:r>
            </w:ins>
          </w:p>
        </w:tc>
        <w:tc>
          <w:tcPr>
            <w:tcW w:w="1269" w:type="dxa"/>
            <w:noWrap/>
            <w:hideMark/>
          </w:tcPr>
          <w:p w:rsidR="001A7F6C" w:rsidRPr="001A7F6C" w:rsidRDefault="001A7F6C" w:rsidP="001A7F6C">
            <w:pPr>
              <w:rPr>
                <w:ins w:id="2927" w:author="Nick.Tolimieri" w:date="2022-09-06T09:57:00Z"/>
                <w:rFonts w:asciiTheme="minorHAnsi" w:eastAsiaTheme="minorHAnsi" w:hAnsiTheme="minorHAnsi" w:cstheme="minorBidi"/>
                <w:sz w:val="22"/>
                <w:szCs w:val="22"/>
                <w:rPrChange w:id="2928" w:author="Nick.Tolimieri" w:date="2022-09-06T09:57:00Z">
                  <w:rPr>
                    <w:ins w:id="2929" w:author="Nick.Tolimieri" w:date="2022-09-06T09:57:00Z"/>
                    <w:rFonts w:ascii="Calibri" w:hAnsi="Calibri" w:cs="Calibri"/>
                    <w:color w:val="000000"/>
                    <w:sz w:val="22"/>
                    <w:szCs w:val="22"/>
                  </w:rPr>
                </w:rPrChange>
              </w:rPr>
              <w:pPrChange w:id="2930" w:author="Nick.Tolimieri" w:date="2022-09-06T09:57:00Z">
                <w:pPr>
                  <w:jc w:val="right"/>
                </w:pPr>
              </w:pPrChange>
            </w:pPr>
            <w:ins w:id="2931" w:author="Nick.Tolimieri" w:date="2022-09-06T09:57:00Z">
              <w:r w:rsidRPr="001A7F6C">
                <w:rPr>
                  <w:rFonts w:asciiTheme="minorHAnsi" w:eastAsiaTheme="minorHAnsi" w:hAnsiTheme="minorHAnsi" w:cstheme="minorBidi"/>
                  <w:sz w:val="22"/>
                  <w:szCs w:val="22"/>
                  <w:rPrChange w:id="2932" w:author="Nick.Tolimieri" w:date="2022-09-06T09:57:00Z">
                    <w:rPr>
                      <w:rFonts w:ascii="Calibri" w:hAnsi="Calibri" w:cs="Calibri"/>
                      <w:color w:val="000000"/>
                      <w:sz w:val="22"/>
                      <w:szCs w:val="22"/>
                    </w:rPr>
                  </w:rPrChange>
                </w:rPr>
                <w:t>2.65</w:t>
              </w:r>
            </w:ins>
          </w:p>
        </w:tc>
        <w:tc>
          <w:tcPr>
            <w:tcW w:w="1141" w:type="dxa"/>
            <w:noWrap/>
            <w:hideMark/>
          </w:tcPr>
          <w:p w:rsidR="001A7F6C" w:rsidRPr="001A7F6C" w:rsidRDefault="001A7F6C" w:rsidP="001A7F6C">
            <w:pPr>
              <w:rPr>
                <w:ins w:id="2933" w:author="Nick.Tolimieri" w:date="2022-09-06T09:57:00Z"/>
                <w:rFonts w:asciiTheme="minorHAnsi" w:eastAsiaTheme="minorHAnsi" w:hAnsiTheme="minorHAnsi" w:cstheme="minorBidi"/>
                <w:sz w:val="22"/>
                <w:szCs w:val="22"/>
                <w:rPrChange w:id="2934" w:author="Nick.Tolimieri" w:date="2022-09-06T09:57:00Z">
                  <w:rPr>
                    <w:ins w:id="2935" w:author="Nick.Tolimieri" w:date="2022-09-06T09:57:00Z"/>
                    <w:rFonts w:ascii="Calibri" w:hAnsi="Calibri" w:cs="Calibri"/>
                    <w:color w:val="000000"/>
                    <w:sz w:val="22"/>
                    <w:szCs w:val="22"/>
                  </w:rPr>
                </w:rPrChange>
              </w:rPr>
              <w:pPrChange w:id="2936" w:author="Nick.Tolimieri" w:date="2022-09-06T09:57:00Z">
                <w:pPr>
                  <w:jc w:val="right"/>
                </w:pPr>
              </w:pPrChange>
            </w:pPr>
            <w:ins w:id="2937" w:author="Nick.Tolimieri" w:date="2022-09-06T09:57:00Z">
              <w:r w:rsidRPr="001A7F6C">
                <w:rPr>
                  <w:rFonts w:asciiTheme="minorHAnsi" w:eastAsiaTheme="minorHAnsi" w:hAnsiTheme="minorHAnsi" w:cstheme="minorBidi"/>
                  <w:sz w:val="22"/>
                  <w:szCs w:val="22"/>
                  <w:rPrChange w:id="2938" w:author="Nick.Tolimieri" w:date="2022-09-06T09:57:00Z">
                    <w:rPr>
                      <w:rFonts w:ascii="Calibri" w:hAnsi="Calibri" w:cs="Calibri"/>
                      <w:color w:val="000000"/>
                      <w:sz w:val="22"/>
                      <w:szCs w:val="22"/>
                    </w:rPr>
                  </w:rPrChange>
                </w:rPr>
                <w:t>0.62</w:t>
              </w:r>
            </w:ins>
          </w:p>
        </w:tc>
        <w:tc>
          <w:tcPr>
            <w:tcW w:w="1141" w:type="dxa"/>
            <w:noWrap/>
            <w:hideMark/>
          </w:tcPr>
          <w:p w:rsidR="001A7F6C" w:rsidRPr="001A7F6C" w:rsidRDefault="001A7F6C" w:rsidP="001A7F6C">
            <w:pPr>
              <w:rPr>
                <w:ins w:id="2939" w:author="Nick.Tolimieri" w:date="2022-09-06T09:57:00Z"/>
                <w:rFonts w:asciiTheme="minorHAnsi" w:eastAsiaTheme="minorHAnsi" w:hAnsiTheme="minorHAnsi" w:cstheme="minorBidi"/>
                <w:sz w:val="22"/>
                <w:szCs w:val="22"/>
                <w:rPrChange w:id="2940" w:author="Nick.Tolimieri" w:date="2022-09-06T09:57:00Z">
                  <w:rPr>
                    <w:ins w:id="2941" w:author="Nick.Tolimieri" w:date="2022-09-06T09:57:00Z"/>
                    <w:rFonts w:ascii="Calibri" w:hAnsi="Calibri" w:cs="Calibri"/>
                    <w:color w:val="000000"/>
                    <w:sz w:val="22"/>
                    <w:szCs w:val="22"/>
                  </w:rPr>
                </w:rPrChange>
              </w:rPr>
              <w:pPrChange w:id="2942" w:author="Nick.Tolimieri" w:date="2022-09-06T09:57:00Z">
                <w:pPr>
                  <w:jc w:val="right"/>
                </w:pPr>
              </w:pPrChange>
            </w:pPr>
            <w:ins w:id="2943" w:author="Nick.Tolimieri" w:date="2022-09-06T09:57:00Z">
              <w:r w:rsidRPr="001A7F6C">
                <w:rPr>
                  <w:rFonts w:asciiTheme="minorHAnsi" w:eastAsiaTheme="minorHAnsi" w:hAnsiTheme="minorHAnsi" w:cstheme="minorBidi"/>
                  <w:sz w:val="22"/>
                  <w:szCs w:val="22"/>
                  <w:rPrChange w:id="2944" w:author="Nick.Tolimieri" w:date="2022-09-06T09:57:00Z">
                    <w:rPr>
                      <w:rFonts w:ascii="Calibri" w:hAnsi="Calibri" w:cs="Calibri"/>
                      <w:color w:val="000000"/>
                      <w:sz w:val="22"/>
                      <w:szCs w:val="22"/>
                    </w:rPr>
                  </w:rPrChange>
                </w:rPr>
                <w:t>3.8</w:t>
              </w:r>
            </w:ins>
          </w:p>
        </w:tc>
      </w:tr>
      <w:tr w:rsidR="001A7F6C" w:rsidRPr="001A7F6C" w:rsidTr="001A7F6C">
        <w:trPr>
          <w:trHeight w:val="300"/>
          <w:ins w:id="2945" w:author="Nick.Tolimieri" w:date="2022-09-06T09:57:00Z"/>
        </w:trPr>
        <w:tc>
          <w:tcPr>
            <w:tcW w:w="2814" w:type="dxa"/>
            <w:noWrap/>
            <w:hideMark/>
          </w:tcPr>
          <w:p w:rsidR="001A7F6C" w:rsidRPr="001A7F6C" w:rsidRDefault="001A7F6C">
            <w:pPr>
              <w:rPr>
                <w:ins w:id="2946" w:author="Nick.Tolimieri" w:date="2022-09-06T09:57:00Z"/>
                <w:rFonts w:asciiTheme="minorHAnsi" w:eastAsiaTheme="minorHAnsi" w:hAnsiTheme="minorHAnsi" w:cstheme="minorBidi"/>
                <w:sz w:val="22"/>
                <w:szCs w:val="22"/>
                <w:rPrChange w:id="2947" w:author="Nick.Tolimieri" w:date="2022-09-06T09:57:00Z">
                  <w:rPr>
                    <w:ins w:id="2948" w:author="Nick.Tolimieri" w:date="2022-09-06T09:57:00Z"/>
                    <w:rFonts w:ascii="Calibri" w:hAnsi="Calibri" w:cs="Calibri"/>
                    <w:color w:val="000000"/>
                    <w:sz w:val="22"/>
                    <w:szCs w:val="22"/>
                  </w:rPr>
                </w:rPrChange>
              </w:rPr>
            </w:pPr>
            <w:ins w:id="2949" w:author="Nick.Tolimieri" w:date="2022-09-06T09:57:00Z">
              <w:r w:rsidRPr="001A7F6C">
                <w:rPr>
                  <w:rFonts w:asciiTheme="minorHAnsi" w:eastAsiaTheme="minorHAnsi" w:hAnsiTheme="minorHAnsi" w:cstheme="minorBidi"/>
                  <w:sz w:val="22"/>
                  <w:szCs w:val="22"/>
                  <w:rPrChange w:id="295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2951" w:author="Nick.Tolimieri" w:date="2022-09-06T09:57:00Z"/>
                <w:rFonts w:asciiTheme="minorHAnsi" w:eastAsiaTheme="minorHAnsi" w:hAnsiTheme="minorHAnsi" w:cstheme="minorBidi"/>
                <w:sz w:val="22"/>
                <w:szCs w:val="22"/>
                <w:rPrChange w:id="2952" w:author="Nick.Tolimieri" w:date="2022-09-06T09:57:00Z">
                  <w:rPr>
                    <w:ins w:id="2953" w:author="Nick.Tolimieri" w:date="2022-09-06T09:57:00Z"/>
                    <w:rFonts w:ascii="Calibri" w:hAnsi="Calibri" w:cs="Calibri"/>
                    <w:color w:val="000000"/>
                    <w:sz w:val="22"/>
                    <w:szCs w:val="22"/>
                  </w:rPr>
                </w:rPrChange>
              </w:rPr>
              <w:pPrChange w:id="2954" w:author="Nick.Tolimieri" w:date="2022-09-06T09:57:00Z">
                <w:pPr>
                  <w:jc w:val="right"/>
                </w:pPr>
              </w:pPrChange>
            </w:pPr>
            <w:ins w:id="2955" w:author="Nick.Tolimieri" w:date="2022-09-06T09:57:00Z">
              <w:r w:rsidRPr="001A7F6C">
                <w:rPr>
                  <w:rFonts w:asciiTheme="minorHAnsi" w:eastAsiaTheme="minorHAnsi" w:hAnsiTheme="minorHAnsi" w:cstheme="minorBidi"/>
                  <w:sz w:val="22"/>
                  <w:szCs w:val="22"/>
                  <w:rPrChange w:id="2956" w:author="Nick.Tolimieri" w:date="2022-09-06T09:57:00Z">
                    <w:rPr>
                      <w:rFonts w:ascii="Calibri" w:hAnsi="Calibri" w:cs="Calibri"/>
                      <w:color w:val="000000"/>
                      <w:sz w:val="22"/>
                      <w:szCs w:val="22"/>
                    </w:rPr>
                  </w:rPrChange>
                </w:rPr>
                <w:t>1994</w:t>
              </w:r>
            </w:ins>
          </w:p>
        </w:tc>
        <w:tc>
          <w:tcPr>
            <w:tcW w:w="1177" w:type="dxa"/>
            <w:noWrap/>
            <w:hideMark/>
          </w:tcPr>
          <w:p w:rsidR="001A7F6C" w:rsidRPr="001A7F6C" w:rsidRDefault="001A7F6C" w:rsidP="001A7F6C">
            <w:pPr>
              <w:rPr>
                <w:ins w:id="2957" w:author="Nick.Tolimieri" w:date="2022-09-06T09:57:00Z"/>
                <w:rFonts w:asciiTheme="minorHAnsi" w:eastAsiaTheme="minorHAnsi" w:hAnsiTheme="minorHAnsi" w:cstheme="minorBidi"/>
                <w:sz w:val="22"/>
                <w:szCs w:val="22"/>
                <w:rPrChange w:id="2958" w:author="Nick.Tolimieri" w:date="2022-09-06T09:57:00Z">
                  <w:rPr>
                    <w:ins w:id="2959" w:author="Nick.Tolimieri" w:date="2022-09-06T09:57:00Z"/>
                    <w:rFonts w:ascii="Calibri" w:hAnsi="Calibri" w:cs="Calibri"/>
                    <w:color w:val="000000"/>
                    <w:sz w:val="22"/>
                    <w:szCs w:val="22"/>
                  </w:rPr>
                </w:rPrChange>
              </w:rPr>
              <w:pPrChange w:id="2960" w:author="Nick.Tolimieri" w:date="2022-09-06T09:57:00Z">
                <w:pPr>
                  <w:jc w:val="right"/>
                </w:pPr>
              </w:pPrChange>
            </w:pPr>
            <w:ins w:id="2961" w:author="Nick.Tolimieri" w:date="2022-09-06T09:57:00Z">
              <w:r w:rsidRPr="001A7F6C">
                <w:rPr>
                  <w:rFonts w:asciiTheme="minorHAnsi" w:eastAsiaTheme="minorHAnsi" w:hAnsiTheme="minorHAnsi" w:cstheme="minorBidi"/>
                  <w:sz w:val="22"/>
                  <w:szCs w:val="22"/>
                  <w:rPrChange w:id="2962" w:author="Nick.Tolimieri" w:date="2022-09-06T09:57:00Z">
                    <w:rPr>
                      <w:rFonts w:ascii="Calibri" w:hAnsi="Calibri" w:cs="Calibri"/>
                      <w:color w:val="000000"/>
                      <w:sz w:val="22"/>
                      <w:szCs w:val="22"/>
                    </w:rPr>
                  </w:rPrChange>
                </w:rPr>
                <w:t>32</w:t>
              </w:r>
            </w:ins>
          </w:p>
        </w:tc>
        <w:tc>
          <w:tcPr>
            <w:tcW w:w="1271" w:type="dxa"/>
            <w:noWrap/>
            <w:hideMark/>
          </w:tcPr>
          <w:p w:rsidR="001A7F6C" w:rsidRPr="001A7F6C" w:rsidRDefault="001A7F6C" w:rsidP="001A7F6C">
            <w:pPr>
              <w:rPr>
                <w:ins w:id="2963" w:author="Nick.Tolimieri" w:date="2022-09-06T09:57:00Z"/>
                <w:rFonts w:asciiTheme="minorHAnsi" w:eastAsiaTheme="minorHAnsi" w:hAnsiTheme="minorHAnsi" w:cstheme="minorBidi"/>
                <w:sz w:val="22"/>
                <w:szCs w:val="22"/>
                <w:rPrChange w:id="2964" w:author="Nick.Tolimieri" w:date="2022-09-06T09:57:00Z">
                  <w:rPr>
                    <w:ins w:id="2965" w:author="Nick.Tolimieri" w:date="2022-09-06T09:57:00Z"/>
                    <w:rFonts w:ascii="Calibri" w:hAnsi="Calibri" w:cs="Calibri"/>
                    <w:color w:val="000000"/>
                    <w:sz w:val="22"/>
                    <w:szCs w:val="22"/>
                  </w:rPr>
                </w:rPrChange>
              </w:rPr>
              <w:pPrChange w:id="2966" w:author="Nick.Tolimieri" w:date="2022-09-06T09:57:00Z">
                <w:pPr>
                  <w:jc w:val="right"/>
                </w:pPr>
              </w:pPrChange>
            </w:pPr>
            <w:ins w:id="2967" w:author="Nick.Tolimieri" w:date="2022-09-06T09:57:00Z">
              <w:r w:rsidRPr="001A7F6C">
                <w:rPr>
                  <w:rFonts w:asciiTheme="minorHAnsi" w:eastAsiaTheme="minorHAnsi" w:hAnsiTheme="minorHAnsi" w:cstheme="minorBidi"/>
                  <w:sz w:val="22"/>
                  <w:szCs w:val="22"/>
                  <w:rPrChange w:id="296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2969" w:author="Nick.Tolimieri" w:date="2022-09-06T09:57:00Z"/>
                <w:rFonts w:asciiTheme="minorHAnsi" w:eastAsiaTheme="minorHAnsi" w:hAnsiTheme="minorHAnsi" w:cstheme="minorBidi"/>
                <w:sz w:val="22"/>
                <w:szCs w:val="22"/>
                <w:rPrChange w:id="2970" w:author="Nick.Tolimieri" w:date="2022-09-06T09:57:00Z">
                  <w:rPr>
                    <w:ins w:id="2971" w:author="Nick.Tolimieri" w:date="2022-09-06T09:57:00Z"/>
                    <w:rFonts w:ascii="Calibri" w:hAnsi="Calibri" w:cs="Calibri"/>
                    <w:color w:val="000000"/>
                    <w:sz w:val="22"/>
                    <w:szCs w:val="22"/>
                  </w:rPr>
                </w:rPrChange>
              </w:rPr>
              <w:pPrChange w:id="2972" w:author="Nick.Tolimieri" w:date="2022-09-06T09:57:00Z">
                <w:pPr>
                  <w:jc w:val="right"/>
                </w:pPr>
              </w:pPrChange>
            </w:pPr>
            <w:ins w:id="2973" w:author="Nick.Tolimieri" w:date="2022-09-06T09:57:00Z">
              <w:r w:rsidRPr="001A7F6C">
                <w:rPr>
                  <w:rFonts w:asciiTheme="minorHAnsi" w:eastAsiaTheme="minorHAnsi" w:hAnsiTheme="minorHAnsi" w:cstheme="minorBidi"/>
                  <w:sz w:val="22"/>
                  <w:szCs w:val="22"/>
                  <w:rPrChange w:id="2974" w:author="Nick.Tolimieri" w:date="2022-09-06T09:57:00Z">
                    <w:rPr>
                      <w:rFonts w:ascii="Calibri" w:hAnsi="Calibri" w:cs="Calibri"/>
                      <w:color w:val="000000"/>
                      <w:sz w:val="22"/>
                      <w:szCs w:val="22"/>
                    </w:rPr>
                  </w:rPrChange>
                </w:rPr>
                <w:t>26</w:t>
              </w:r>
            </w:ins>
          </w:p>
        </w:tc>
        <w:tc>
          <w:tcPr>
            <w:tcW w:w="1105" w:type="dxa"/>
            <w:noWrap/>
            <w:hideMark/>
          </w:tcPr>
          <w:p w:rsidR="001A7F6C" w:rsidRPr="001A7F6C" w:rsidRDefault="001A7F6C" w:rsidP="001A7F6C">
            <w:pPr>
              <w:rPr>
                <w:ins w:id="2975" w:author="Nick.Tolimieri" w:date="2022-09-06T09:57:00Z"/>
                <w:rFonts w:asciiTheme="minorHAnsi" w:eastAsiaTheme="minorHAnsi" w:hAnsiTheme="minorHAnsi" w:cstheme="minorBidi"/>
                <w:sz w:val="22"/>
                <w:szCs w:val="22"/>
                <w:rPrChange w:id="2976" w:author="Nick.Tolimieri" w:date="2022-09-06T09:57:00Z">
                  <w:rPr>
                    <w:ins w:id="2977" w:author="Nick.Tolimieri" w:date="2022-09-06T09:57:00Z"/>
                    <w:rFonts w:ascii="Calibri" w:hAnsi="Calibri" w:cs="Calibri"/>
                    <w:color w:val="000000"/>
                    <w:sz w:val="22"/>
                    <w:szCs w:val="22"/>
                  </w:rPr>
                </w:rPrChange>
              </w:rPr>
              <w:pPrChange w:id="2978" w:author="Nick.Tolimieri" w:date="2022-09-06T09:57:00Z">
                <w:pPr>
                  <w:jc w:val="right"/>
                </w:pPr>
              </w:pPrChange>
            </w:pPr>
            <w:ins w:id="2979" w:author="Nick.Tolimieri" w:date="2022-09-06T09:57:00Z">
              <w:r w:rsidRPr="001A7F6C">
                <w:rPr>
                  <w:rFonts w:asciiTheme="minorHAnsi" w:eastAsiaTheme="minorHAnsi" w:hAnsiTheme="minorHAnsi" w:cstheme="minorBidi"/>
                  <w:sz w:val="22"/>
                  <w:szCs w:val="22"/>
                  <w:rPrChange w:id="2980" w:author="Nick.Tolimieri" w:date="2022-09-06T09:57:00Z">
                    <w:rPr>
                      <w:rFonts w:ascii="Calibri" w:hAnsi="Calibri" w:cs="Calibri"/>
                      <w:color w:val="000000"/>
                      <w:sz w:val="22"/>
                      <w:szCs w:val="22"/>
                    </w:rPr>
                  </w:rPrChange>
                </w:rPr>
                <w:t>26</w:t>
              </w:r>
            </w:ins>
          </w:p>
        </w:tc>
        <w:tc>
          <w:tcPr>
            <w:tcW w:w="1139" w:type="dxa"/>
            <w:noWrap/>
            <w:hideMark/>
          </w:tcPr>
          <w:p w:rsidR="001A7F6C" w:rsidRPr="001A7F6C" w:rsidRDefault="001A7F6C" w:rsidP="001A7F6C">
            <w:pPr>
              <w:rPr>
                <w:ins w:id="2981" w:author="Nick.Tolimieri" w:date="2022-09-06T09:57:00Z"/>
                <w:rFonts w:asciiTheme="minorHAnsi" w:eastAsiaTheme="minorHAnsi" w:hAnsiTheme="minorHAnsi" w:cstheme="minorBidi"/>
                <w:sz w:val="22"/>
                <w:szCs w:val="22"/>
                <w:rPrChange w:id="2982" w:author="Nick.Tolimieri" w:date="2022-09-06T09:57:00Z">
                  <w:rPr>
                    <w:ins w:id="2983" w:author="Nick.Tolimieri" w:date="2022-09-06T09:57:00Z"/>
                    <w:rFonts w:ascii="Calibri" w:hAnsi="Calibri" w:cs="Calibri"/>
                    <w:color w:val="000000"/>
                    <w:sz w:val="22"/>
                    <w:szCs w:val="22"/>
                  </w:rPr>
                </w:rPrChange>
              </w:rPr>
              <w:pPrChange w:id="2984" w:author="Nick.Tolimieri" w:date="2022-09-06T09:57:00Z">
                <w:pPr>
                  <w:jc w:val="right"/>
                </w:pPr>
              </w:pPrChange>
            </w:pPr>
            <w:ins w:id="2985" w:author="Nick.Tolimieri" w:date="2022-09-06T09:57:00Z">
              <w:r w:rsidRPr="001A7F6C">
                <w:rPr>
                  <w:rFonts w:asciiTheme="minorHAnsi" w:eastAsiaTheme="minorHAnsi" w:hAnsiTheme="minorHAnsi" w:cstheme="minorBidi"/>
                  <w:sz w:val="22"/>
                  <w:szCs w:val="22"/>
                  <w:rPrChange w:id="2986" w:author="Nick.Tolimieri" w:date="2022-09-06T09:57:00Z">
                    <w:rPr>
                      <w:rFonts w:ascii="Calibri" w:hAnsi="Calibri" w:cs="Calibri"/>
                      <w:color w:val="000000"/>
                      <w:sz w:val="22"/>
                      <w:szCs w:val="22"/>
                    </w:rPr>
                  </w:rPrChange>
                </w:rPr>
                <w:t>26</w:t>
              </w:r>
            </w:ins>
          </w:p>
        </w:tc>
        <w:tc>
          <w:tcPr>
            <w:tcW w:w="1269" w:type="dxa"/>
            <w:noWrap/>
            <w:hideMark/>
          </w:tcPr>
          <w:p w:rsidR="001A7F6C" w:rsidRPr="001A7F6C" w:rsidRDefault="001A7F6C" w:rsidP="001A7F6C">
            <w:pPr>
              <w:rPr>
                <w:ins w:id="2987" w:author="Nick.Tolimieri" w:date="2022-09-06T09:57:00Z"/>
                <w:rFonts w:asciiTheme="minorHAnsi" w:eastAsiaTheme="minorHAnsi" w:hAnsiTheme="minorHAnsi" w:cstheme="minorBidi"/>
                <w:sz w:val="22"/>
                <w:szCs w:val="22"/>
                <w:rPrChange w:id="2988" w:author="Nick.Tolimieri" w:date="2022-09-06T09:57:00Z">
                  <w:rPr>
                    <w:ins w:id="2989" w:author="Nick.Tolimieri" w:date="2022-09-06T09:57:00Z"/>
                    <w:rFonts w:ascii="Calibri" w:hAnsi="Calibri" w:cs="Calibri"/>
                    <w:color w:val="000000"/>
                    <w:sz w:val="22"/>
                    <w:szCs w:val="22"/>
                  </w:rPr>
                </w:rPrChange>
              </w:rPr>
              <w:pPrChange w:id="2990" w:author="Nick.Tolimieri" w:date="2022-09-06T09:57:00Z">
                <w:pPr>
                  <w:jc w:val="right"/>
                </w:pPr>
              </w:pPrChange>
            </w:pPr>
            <w:ins w:id="2991" w:author="Nick.Tolimieri" w:date="2022-09-06T09:57:00Z">
              <w:r w:rsidRPr="001A7F6C">
                <w:rPr>
                  <w:rFonts w:asciiTheme="minorHAnsi" w:eastAsiaTheme="minorHAnsi" w:hAnsiTheme="minorHAnsi" w:cstheme="minorBidi"/>
                  <w:sz w:val="22"/>
                  <w:szCs w:val="22"/>
                  <w:rPrChange w:id="2992" w:author="Nick.Tolimieri" w:date="2022-09-06T09:57:00Z">
                    <w:rPr>
                      <w:rFonts w:ascii="Calibri" w:hAnsi="Calibri" w:cs="Calibri"/>
                      <w:color w:val="000000"/>
                      <w:sz w:val="22"/>
                      <w:szCs w:val="22"/>
                    </w:rPr>
                  </w:rPrChange>
                </w:rPr>
                <w:t>2.84</w:t>
              </w:r>
            </w:ins>
          </w:p>
        </w:tc>
        <w:tc>
          <w:tcPr>
            <w:tcW w:w="1141" w:type="dxa"/>
            <w:noWrap/>
            <w:hideMark/>
          </w:tcPr>
          <w:p w:rsidR="001A7F6C" w:rsidRPr="001A7F6C" w:rsidRDefault="001A7F6C" w:rsidP="001A7F6C">
            <w:pPr>
              <w:rPr>
                <w:ins w:id="2993" w:author="Nick.Tolimieri" w:date="2022-09-06T09:57:00Z"/>
                <w:rFonts w:asciiTheme="minorHAnsi" w:eastAsiaTheme="minorHAnsi" w:hAnsiTheme="minorHAnsi" w:cstheme="minorBidi"/>
                <w:sz w:val="22"/>
                <w:szCs w:val="22"/>
                <w:rPrChange w:id="2994" w:author="Nick.Tolimieri" w:date="2022-09-06T09:57:00Z">
                  <w:rPr>
                    <w:ins w:id="2995" w:author="Nick.Tolimieri" w:date="2022-09-06T09:57:00Z"/>
                    <w:rFonts w:ascii="Calibri" w:hAnsi="Calibri" w:cs="Calibri"/>
                    <w:color w:val="000000"/>
                    <w:sz w:val="22"/>
                    <w:szCs w:val="22"/>
                  </w:rPr>
                </w:rPrChange>
              </w:rPr>
              <w:pPrChange w:id="2996" w:author="Nick.Tolimieri" w:date="2022-09-06T09:57:00Z">
                <w:pPr>
                  <w:jc w:val="right"/>
                </w:pPr>
              </w:pPrChange>
            </w:pPr>
            <w:ins w:id="2997" w:author="Nick.Tolimieri" w:date="2022-09-06T09:57:00Z">
              <w:r w:rsidRPr="001A7F6C">
                <w:rPr>
                  <w:rFonts w:asciiTheme="minorHAnsi" w:eastAsiaTheme="minorHAnsi" w:hAnsiTheme="minorHAnsi" w:cstheme="minorBidi"/>
                  <w:sz w:val="22"/>
                  <w:szCs w:val="22"/>
                  <w:rPrChange w:id="2998" w:author="Nick.Tolimieri" w:date="2022-09-06T09:57:00Z">
                    <w:rPr>
                      <w:rFonts w:ascii="Calibri" w:hAnsi="Calibri" w:cs="Calibri"/>
                      <w:color w:val="000000"/>
                      <w:sz w:val="22"/>
                      <w:szCs w:val="22"/>
                    </w:rPr>
                  </w:rPrChange>
                </w:rPr>
                <w:t>0.54</w:t>
              </w:r>
            </w:ins>
          </w:p>
        </w:tc>
        <w:tc>
          <w:tcPr>
            <w:tcW w:w="1141" w:type="dxa"/>
            <w:noWrap/>
            <w:hideMark/>
          </w:tcPr>
          <w:p w:rsidR="001A7F6C" w:rsidRPr="001A7F6C" w:rsidRDefault="001A7F6C" w:rsidP="001A7F6C">
            <w:pPr>
              <w:rPr>
                <w:ins w:id="2999" w:author="Nick.Tolimieri" w:date="2022-09-06T09:57:00Z"/>
                <w:rFonts w:asciiTheme="minorHAnsi" w:eastAsiaTheme="minorHAnsi" w:hAnsiTheme="minorHAnsi" w:cstheme="minorBidi"/>
                <w:sz w:val="22"/>
                <w:szCs w:val="22"/>
                <w:rPrChange w:id="3000" w:author="Nick.Tolimieri" w:date="2022-09-06T09:57:00Z">
                  <w:rPr>
                    <w:ins w:id="3001" w:author="Nick.Tolimieri" w:date="2022-09-06T09:57:00Z"/>
                    <w:rFonts w:ascii="Calibri" w:hAnsi="Calibri" w:cs="Calibri"/>
                    <w:color w:val="000000"/>
                    <w:sz w:val="22"/>
                    <w:szCs w:val="22"/>
                  </w:rPr>
                </w:rPrChange>
              </w:rPr>
              <w:pPrChange w:id="3002" w:author="Nick.Tolimieri" w:date="2022-09-06T09:57:00Z">
                <w:pPr>
                  <w:jc w:val="right"/>
                </w:pPr>
              </w:pPrChange>
            </w:pPr>
            <w:ins w:id="3003" w:author="Nick.Tolimieri" w:date="2022-09-06T09:57:00Z">
              <w:r w:rsidRPr="001A7F6C">
                <w:rPr>
                  <w:rFonts w:asciiTheme="minorHAnsi" w:eastAsiaTheme="minorHAnsi" w:hAnsiTheme="minorHAnsi" w:cstheme="minorBidi"/>
                  <w:sz w:val="22"/>
                  <w:szCs w:val="22"/>
                  <w:rPrChange w:id="3004" w:author="Nick.Tolimieri" w:date="2022-09-06T09:57:00Z">
                    <w:rPr>
                      <w:rFonts w:ascii="Calibri" w:hAnsi="Calibri" w:cs="Calibri"/>
                      <w:color w:val="000000"/>
                      <w:sz w:val="22"/>
                      <w:szCs w:val="22"/>
                    </w:rPr>
                  </w:rPrChange>
                </w:rPr>
                <w:t>4.04</w:t>
              </w:r>
            </w:ins>
          </w:p>
        </w:tc>
      </w:tr>
      <w:tr w:rsidR="001A7F6C" w:rsidRPr="001A7F6C" w:rsidTr="001A7F6C">
        <w:trPr>
          <w:trHeight w:val="300"/>
          <w:ins w:id="3005" w:author="Nick.Tolimieri" w:date="2022-09-06T09:57:00Z"/>
        </w:trPr>
        <w:tc>
          <w:tcPr>
            <w:tcW w:w="2814" w:type="dxa"/>
            <w:noWrap/>
            <w:hideMark/>
          </w:tcPr>
          <w:p w:rsidR="001A7F6C" w:rsidRPr="001A7F6C" w:rsidRDefault="001A7F6C">
            <w:pPr>
              <w:rPr>
                <w:ins w:id="3006" w:author="Nick.Tolimieri" w:date="2022-09-06T09:57:00Z"/>
                <w:rFonts w:asciiTheme="minorHAnsi" w:eastAsiaTheme="minorHAnsi" w:hAnsiTheme="minorHAnsi" w:cstheme="minorBidi"/>
                <w:sz w:val="22"/>
                <w:szCs w:val="22"/>
                <w:rPrChange w:id="3007" w:author="Nick.Tolimieri" w:date="2022-09-06T09:57:00Z">
                  <w:rPr>
                    <w:ins w:id="3008" w:author="Nick.Tolimieri" w:date="2022-09-06T09:57:00Z"/>
                    <w:rFonts w:ascii="Calibri" w:hAnsi="Calibri" w:cs="Calibri"/>
                    <w:color w:val="000000"/>
                    <w:sz w:val="22"/>
                    <w:szCs w:val="22"/>
                  </w:rPr>
                </w:rPrChange>
              </w:rPr>
            </w:pPr>
            <w:ins w:id="3009" w:author="Nick.Tolimieri" w:date="2022-09-06T09:57:00Z">
              <w:r w:rsidRPr="001A7F6C">
                <w:rPr>
                  <w:rFonts w:asciiTheme="minorHAnsi" w:eastAsiaTheme="minorHAnsi" w:hAnsiTheme="minorHAnsi" w:cstheme="minorBidi"/>
                  <w:sz w:val="22"/>
                  <w:szCs w:val="22"/>
                  <w:rPrChange w:id="301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3011" w:author="Nick.Tolimieri" w:date="2022-09-06T09:57:00Z"/>
                <w:rFonts w:asciiTheme="minorHAnsi" w:eastAsiaTheme="minorHAnsi" w:hAnsiTheme="minorHAnsi" w:cstheme="minorBidi"/>
                <w:sz w:val="22"/>
                <w:szCs w:val="22"/>
                <w:rPrChange w:id="3012" w:author="Nick.Tolimieri" w:date="2022-09-06T09:57:00Z">
                  <w:rPr>
                    <w:ins w:id="3013" w:author="Nick.Tolimieri" w:date="2022-09-06T09:57:00Z"/>
                    <w:rFonts w:ascii="Calibri" w:hAnsi="Calibri" w:cs="Calibri"/>
                    <w:color w:val="000000"/>
                    <w:sz w:val="22"/>
                    <w:szCs w:val="22"/>
                  </w:rPr>
                </w:rPrChange>
              </w:rPr>
              <w:pPrChange w:id="3014" w:author="Nick.Tolimieri" w:date="2022-09-06T09:57:00Z">
                <w:pPr>
                  <w:jc w:val="right"/>
                </w:pPr>
              </w:pPrChange>
            </w:pPr>
            <w:ins w:id="3015" w:author="Nick.Tolimieri" w:date="2022-09-06T09:57:00Z">
              <w:r w:rsidRPr="001A7F6C">
                <w:rPr>
                  <w:rFonts w:asciiTheme="minorHAnsi" w:eastAsiaTheme="minorHAnsi" w:hAnsiTheme="minorHAnsi" w:cstheme="minorBidi"/>
                  <w:sz w:val="22"/>
                  <w:szCs w:val="22"/>
                  <w:rPrChange w:id="3016" w:author="Nick.Tolimieri" w:date="2022-09-06T09:57:00Z">
                    <w:rPr>
                      <w:rFonts w:ascii="Calibri" w:hAnsi="Calibri" w:cs="Calibri"/>
                      <w:color w:val="000000"/>
                      <w:sz w:val="22"/>
                      <w:szCs w:val="22"/>
                    </w:rPr>
                  </w:rPrChange>
                </w:rPr>
                <w:t>1995</w:t>
              </w:r>
            </w:ins>
          </w:p>
        </w:tc>
        <w:tc>
          <w:tcPr>
            <w:tcW w:w="1177" w:type="dxa"/>
            <w:noWrap/>
            <w:hideMark/>
          </w:tcPr>
          <w:p w:rsidR="001A7F6C" w:rsidRPr="001A7F6C" w:rsidRDefault="001A7F6C" w:rsidP="001A7F6C">
            <w:pPr>
              <w:rPr>
                <w:ins w:id="3017" w:author="Nick.Tolimieri" w:date="2022-09-06T09:57:00Z"/>
                <w:rFonts w:asciiTheme="minorHAnsi" w:eastAsiaTheme="minorHAnsi" w:hAnsiTheme="minorHAnsi" w:cstheme="minorBidi"/>
                <w:sz w:val="22"/>
                <w:szCs w:val="22"/>
                <w:rPrChange w:id="3018" w:author="Nick.Tolimieri" w:date="2022-09-06T09:57:00Z">
                  <w:rPr>
                    <w:ins w:id="3019" w:author="Nick.Tolimieri" w:date="2022-09-06T09:57:00Z"/>
                    <w:rFonts w:ascii="Calibri" w:hAnsi="Calibri" w:cs="Calibri"/>
                    <w:color w:val="000000"/>
                    <w:sz w:val="22"/>
                    <w:szCs w:val="22"/>
                  </w:rPr>
                </w:rPrChange>
              </w:rPr>
              <w:pPrChange w:id="3020" w:author="Nick.Tolimieri" w:date="2022-09-06T09:57:00Z">
                <w:pPr>
                  <w:jc w:val="right"/>
                </w:pPr>
              </w:pPrChange>
            </w:pPr>
            <w:ins w:id="3021" w:author="Nick.Tolimieri" w:date="2022-09-06T09:57:00Z">
              <w:r w:rsidRPr="001A7F6C">
                <w:rPr>
                  <w:rFonts w:asciiTheme="minorHAnsi" w:eastAsiaTheme="minorHAnsi" w:hAnsiTheme="minorHAnsi" w:cstheme="minorBidi"/>
                  <w:sz w:val="22"/>
                  <w:szCs w:val="22"/>
                  <w:rPrChange w:id="3022" w:author="Nick.Tolimieri" w:date="2022-09-06T09:57:00Z">
                    <w:rPr>
                      <w:rFonts w:ascii="Calibri" w:hAnsi="Calibri" w:cs="Calibri"/>
                      <w:color w:val="000000"/>
                      <w:sz w:val="22"/>
                      <w:szCs w:val="22"/>
                    </w:rPr>
                  </w:rPrChange>
                </w:rPr>
                <w:t>38</w:t>
              </w:r>
            </w:ins>
          </w:p>
        </w:tc>
        <w:tc>
          <w:tcPr>
            <w:tcW w:w="1271" w:type="dxa"/>
            <w:noWrap/>
            <w:hideMark/>
          </w:tcPr>
          <w:p w:rsidR="001A7F6C" w:rsidRPr="001A7F6C" w:rsidRDefault="001A7F6C" w:rsidP="001A7F6C">
            <w:pPr>
              <w:rPr>
                <w:ins w:id="3023" w:author="Nick.Tolimieri" w:date="2022-09-06T09:57:00Z"/>
                <w:rFonts w:asciiTheme="minorHAnsi" w:eastAsiaTheme="minorHAnsi" w:hAnsiTheme="minorHAnsi" w:cstheme="minorBidi"/>
                <w:sz w:val="22"/>
                <w:szCs w:val="22"/>
                <w:rPrChange w:id="3024" w:author="Nick.Tolimieri" w:date="2022-09-06T09:57:00Z">
                  <w:rPr>
                    <w:ins w:id="3025" w:author="Nick.Tolimieri" w:date="2022-09-06T09:57:00Z"/>
                    <w:rFonts w:ascii="Calibri" w:hAnsi="Calibri" w:cs="Calibri"/>
                    <w:color w:val="000000"/>
                    <w:sz w:val="22"/>
                    <w:szCs w:val="22"/>
                  </w:rPr>
                </w:rPrChange>
              </w:rPr>
              <w:pPrChange w:id="3026" w:author="Nick.Tolimieri" w:date="2022-09-06T09:57:00Z">
                <w:pPr>
                  <w:jc w:val="right"/>
                </w:pPr>
              </w:pPrChange>
            </w:pPr>
            <w:ins w:id="3027" w:author="Nick.Tolimieri" w:date="2022-09-06T09:57:00Z">
              <w:r w:rsidRPr="001A7F6C">
                <w:rPr>
                  <w:rFonts w:asciiTheme="minorHAnsi" w:eastAsiaTheme="minorHAnsi" w:hAnsiTheme="minorHAnsi" w:cstheme="minorBidi"/>
                  <w:sz w:val="22"/>
                  <w:szCs w:val="22"/>
                  <w:rPrChange w:id="302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3029" w:author="Nick.Tolimieri" w:date="2022-09-06T09:57:00Z"/>
                <w:rFonts w:asciiTheme="minorHAnsi" w:eastAsiaTheme="minorHAnsi" w:hAnsiTheme="minorHAnsi" w:cstheme="minorBidi"/>
                <w:sz w:val="22"/>
                <w:szCs w:val="22"/>
                <w:rPrChange w:id="3030" w:author="Nick.Tolimieri" w:date="2022-09-06T09:57:00Z">
                  <w:rPr>
                    <w:ins w:id="3031" w:author="Nick.Tolimieri" w:date="2022-09-06T09:57:00Z"/>
                    <w:rFonts w:ascii="Calibri" w:hAnsi="Calibri" w:cs="Calibri"/>
                    <w:color w:val="000000"/>
                    <w:sz w:val="22"/>
                    <w:szCs w:val="22"/>
                  </w:rPr>
                </w:rPrChange>
              </w:rPr>
              <w:pPrChange w:id="3032" w:author="Nick.Tolimieri" w:date="2022-09-06T09:57:00Z">
                <w:pPr>
                  <w:jc w:val="right"/>
                </w:pPr>
              </w:pPrChange>
            </w:pPr>
            <w:ins w:id="3033" w:author="Nick.Tolimieri" w:date="2022-09-06T09:57:00Z">
              <w:r w:rsidRPr="001A7F6C">
                <w:rPr>
                  <w:rFonts w:asciiTheme="minorHAnsi" w:eastAsiaTheme="minorHAnsi" w:hAnsiTheme="minorHAnsi" w:cstheme="minorBidi"/>
                  <w:sz w:val="22"/>
                  <w:szCs w:val="22"/>
                  <w:rPrChange w:id="3034" w:author="Nick.Tolimieri" w:date="2022-09-06T09:57:00Z">
                    <w:rPr>
                      <w:rFonts w:ascii="Calibri" w:hAnsi="Calibri" w:cs="Calibri"/>
                      <w:color w:val="000000"/>
                      <w:sz w:val="22"/>
                      <w:szCs w:val="22"/>
                    </w:rPr>
                  </w:rPrChange>
                </w:rPr>
                <w:t>9</w:t>
              </w:r>
            </w:ins>
          </w:p>
        </w:tc>
        <w:tc>
          <w:tcPr>
            <w:tcW w:w="1105" w:type="dxa"/>
            <w:noWrap/>
            <w:hideMark/>
          </w:tcPr>
          <w:p w:rsidR="001A7F6C" w:rsidRPr="001A7F6C" w:rsidRDefault="001A7F6C" w:rsidP="001A7F6C">
            <w:pPr>
              <w:rPr>
                <w:ins w:id="3035" w:author="Nick.Tolimieri" w:date="2022-09-06T09:57:00Z"/>
                <w:rFonts w:asciiTheme="minorHAnsi" w:eastAsiaTheme="minorHAnsi" w:hAnsiTheme="minorHAnsi" w:cstheme="minorBidi"/>
                <w:sz w:val="22"/>
                <w:szCs w:val="22"/>
                <w:rPrChange w:id="3036" w:author="Nick.Tolimieri" w:date="2022-09-06T09:57:00Z">
                  <w:rPr>
                    <w:ins w:id="3037" w:author="Nick.Tolimieri" w:date="2022-09-06T09:57:00Z"/>
                    <w:rFonts w:ascii="Calibri" w:hAnsi="Calibri" w:cs="Calibri"/>
                    <w:color w:val="000000"/>
                    <w:sz w:val="22"/>
                    <w:szCs w:val="22"/>
                  </w:rPr>
                </w:rPrChange>
              </w:rPr>
              <w:pPrChange w:id="3038" w:author="Nick.Tolimieri" w:date="2022-09-06T09:57:00Z">
                <w:pPr>
                  <w:jc w:val="right"/>
                </w:pPr>
              </w:pPrChange>
            </w:pPr>
            <w:ins w:id="3039" w:author="Nick.Tolimieri" w:date="2022-09-06T09:57:00Z">
              <w:r w:rsidRPr="001A7F6C">
                <w:rPr>
                  <w:rFonts w:asciiTheme="minorHAnsi" w:eastAsiaTheme="minorHAnsi" w:hAnsiTheme="minorHAnsi" w:cstheme="minorBidi"/>
                  <w:sz w:val="22"/>
                  <w:szCs w:val="22"/>
                  <w:rPrChange w:id="3040" w:author="Nick.Tolimieri" w:date="2022-09-06T09:57:00Z">
                    <w:rPr>
                      <w:rFonts w:ascii="Calibri" w:hAnsi="Calibri" w:cs="Calibri"/>
                      <w:color w:val="000000"/>
                      <w:sz w:val="22"/>
                      <w:szCs w:val="22"/>
                    </w:rPr>
                  </w:rPrChange>
                </w:rPr>
                <w:t>9</w:t>
              </w:r>
            </w:ins>
          </w:p>
        </w:tc>
        <w:tc>
          <w:tcPr>
            <w:tcW w:w="1139" w:type="dxa"/>
            <w:noWrap/>
            <w:hideMark/>
          </w:tcPr>
          <w:p w:rsidR="001A7F6C" w:rsidRPr="001A7F6C" w:rsidRDefault="001A7F6C" w:rsidP="001A7F6C">
            <w:pPr>
              <w:rPr>
                <w:ins w:id="3041" w:author="Nick.Tolimieri" w:date="2022-09-06T09:57:00Z"/>
                <w:rFonts w:asciiTheme="minorHAnsi" w:eastAsiaTheme="minorHAnsi" w:hAnsiTheme="minorHAnsi" w:cstheme="minorBidi"/>
                <w:sz w:val="22"/>
                <w:szCs w:val="22"/>
                <w:rPrChange w:id="3042" w:author="Nick.Tolimieri" w:date="2022-09-06T09:57:00Z">
                  <w:rPr>
                    <w:ins w:id="3043" w:author="Nick.Tolimieri" w:date="2022-09-06T09:57:00Z"/>
                    <w:rFonts w:ascii="Calibri" w:hAnsi="Calibri" w:cs="Calibri"/>
                    <w:color w:val="000000"/>
                    <w:sz w:val="22"/>
                    <w:szCs w:val="22"/>
                  </w:rPr>
                </w:rPrChange>
              </w:rPr>
              <w:pPrChange w:id="3044" w:author="Nick.Tolimieri" w:date="2022-09-06T09:57:00Z">
                <w:pPr>
                  <w:jc w:val="right"/>
                </w:pPr>
              </w:pPrChange>
            </w:pPr>
            <w:ins w:id="3045" w:author="Nick.Tolimieri" w:date="2022-09-06T09:57:00Z">
              <w:r w:rsidRPr="001A7F6C">
                <w:rPr>
                  <w:rFonts w:asciiTheme="minorHAnsi" w:eastAsiaTheme="minorHAnsi" w:hAnsiTheme="minorHAnsi" w:cstheme="minorBidi"/>
                  <w:sz w:val="22"/>
                  <w:szCs w:val="22"/>
                  <w:rPrChange w:id="3046" w:author="Nick.Tolimieri" w:date="2022-09-06T09:57:00Z">
                    <w:rPr>
                      <w:rFonts w:ascii="Calibri" w:hAnsi="Calibri" w:cs="Calibri"/>
                      <w:color w:val="000000"/>
                      <w:sz w:val="22"/>
                      <w:szCs w:val="22"/>
                    </w:rPr>
                  </w:rPrChange>
                </w:rPr>
                <w:t>9</w:t>
              </w:r>
            </w:ins>
          </w:p>
        </w:tc>
        <w:tc>
          <w:tcPr>
            <w:tcW w:w="1269" w:type="dxa"/>
            <w:noWrap/>
            <w:hideMark/>
          </w:tcPr>
          <w:p w:rsidR="001A7F6C" w:rsidRPr="001A7F6C" w:rsidRDefault="001A7F6C" w:rsidP="001A7F6C">
            <w:pPr>
              <w:rPr>
                <w:ins w:id="3047" w:author="Nick.Tolimieri" w:date="2022-09-06T09:57:00Z"/>
                <w:rFonts w:asciiTheme="minorHAnsi" w:eastAsiaTheme="minorHAnsi" w:hAnsiTheme="minorHAnsi" w:cstheme="minorBidi"/>
                <w:sz w:val="22"/>
                <w:szCs w:val="22"/>
                <w:rPrChange w:id="3048" w:author="Nick.Tolimieri" w:date="2022-09-06T09:57:00Z">
                  <w:rPr>
                    <w:ins w:id="3049" w:author="Nick.Tolimieri" w:date="2022-09-06T09:57:00Z"/>
                    <w:rFonts w:ascii="Calibri" w:hAnsi="Calibri" w:cs="Calibri"/>
                    <w:color w:val="000000"/>
                    <w:sz w:val="22"/>
                    <w:szCs w:val="22"/>
                  </w:rPr>
                </w:rPrChange>
              </w:rPr>
              <w:pPrChange w:id="3050" w:author="Nick.Tolimieri" w:date="2022-09-06T09:57:00Z">
                <w:pPr>
                  <w:jc w:val="right"/>
                </w:pPr>
              </w:pPrChange>
            </w:pPr>
            <w:ins w:id="3051" w:author="Nick.Tolimieri" w:date="2022-09-06T09:57:00Z">
              <w:r w:rsidRPr="001A7F6C">
                <w:rPr>
                  <w:rFonts w:asciiTheme="minorHAnsi" w:eastAsiaTheme="minorHAnsi" w:hAnsiTheme="minorHAnsi" w:cstheme="minorBidi"/>
                  <w:sz w:val="22"/>
                  <w:szCs w:val="22"/>
                  <w:rPrChange w:id="3052" w:author="Nick.Tolimieri" w:date="2022-09-06T09:57:00Z">
                    <w:rPr>
                      <w:rFonts w:ascii="Calibri" w:hAnsi="Calibri" w:cs="Calibri"/>
                      <w:color w:val="000000"/>
                      <w:sz w:val="22"/>
                      <w:szCs w:val="22"/>
                    </w:rPr>
                  </w:rPrChange>
                </w:rPr>
                <w:t>1.46</w:t>
              </w:r>
            </w:ins>
          </w:p>
        </w:tc>
        <w:tc>
          <w:tcPr>
            <w:tcW w:w="1141" w:type="dxa"/>
            <w:noWrap/>
            <w:hideMark/>
          </w:tcPr>
          <w:p w:rsidR="001A7F6C" w:rsidRPr="001A7F6C" w:rsidRDefault="001A7F6C" w:rsidP="001A7F6C">
            <w:pPr>
              <w:rPr>
                <w:ins w:id="3053" w:author="Nick.Tolimieri" w:date="2022-09-06T09:57:00Z"/>
                <w:rFonts w:asciiTheme="minorHAnsi" w:eastAsiaTheme="minorHAnsi" w:hAnsiTheme="minorHAnsi" w:cstheme="minorBidi"/>
                <w:sz w:val="22"/>
                <w:szCs w:val="22"/>
                <w:rPrChange w:id="3054" w:author="Nick.Tolimieri" w:date="2022-09-06T09:57:00Z">
                  <w:rPr>
                    <w:ins w:id="3055" w:author="Nick.Tolimieri" w:date="2022-09-06T09:57:00Z"/>
                    <w:rFonts w:ascii="Calibri" w:hAnsi="Calibri" w:cs="Calibri"/>
                    <w:color w:val="000000"/>
                    <w:sz w:val="22"/>
                    <w:szCs w:val="22"/>
                  </w:rPr>
                </w:rPrChange>
              </w:rPr>
              <w:pPrChange w:id="3056" w:author="Nick.Tolimieri" w:date="2022-09-06T09:57:00Z">
                <w:pPr>
                  <w:jc w:val="right"/>
                </w:pPr>
              </w:pPrChange>
            </w:pPr>
            <w:ins w:id="3057" w:author="Nick.Tolimieri" w:date="2022-09-06T09:57:00Z">
              <w:r w:rsidRPr="001A7F6C">
                <w:rPr>
                  <w:rFonts w:asciiTheme="minorHAnsi" w:eastAsiaTheme="minorHAnsi" w:hAnsiTheme="minorHAnsi" w:cstheme="minorBidi"/>
                  <w:sz w:val="22"/>
                  <w:szCs w:val="22"/>
                  <w:rPrChange w:id="3058" w:author="Nick.Tolimieri" w:date="2022-09-06T09:57:00Z">
                    <w:rPr>
                      <w:rFonts w:ascii="Calibri" w:hAnsi="Calibri" w:cs="Calibri"/>
                      <w:color w:val="000000"/>
                      <w:sz w:val="22"/>
                      <w:szCs w:val="22"/>
                    </w:rPr>
                  </w:rPrChange>
                </w:rPr>
                <w:t>0.13</w:t>
              </w:r>
            </w:ins>
          </w:p>
        </w:tc>
        <w:tc>
          <w:tcPr>
            <w:tcW w:w="1141" w:type="dxa"/>
            <w:noWrap/>
            <w:hideMark/>
          </w:tcPr>
          <w:p w:rsidR="001A7F6C" w:rsidRPr="001A7F6C" w:rsidRDefault="001A7F6C" w:rsidP="001A7F6C">
            <w:pPr>
              <w:rPr>
                <w:ins w:id="3059" w:author="Nick.Tolimieri" w:date="2022-09-06T09:57:00Z"/>
                <w:rFonts w:asciiTheme="minorHAnsi" w:eastAsiaTheme="minorHAnsi" w:hAnsiTheme="minorHAnsi" w:cstheme="minorBidi"/>
                <w:sz w:val="22"/>
                <w:szCs w:val="22"/>
                <w:rPrChange w:id="3060" w:author="Nick.Tolimieri" w:date="2022-09-06T09:57:00Z">
                  <w:rPr>
                    <w:ins w:id="3061" w:author="Nick.Tolimieri" w:date="2022-09-06T09:57:00Z"/>
                    <w:rFonts w:ascii="Calibri" w:hAnsi="Calibri" w:cs="Calibri"/>
                    <w:color w:val="000000"/>
                    <w:sz w:val="22"/>
                    <w:szCs w:val="22"/>
                  </w:rPr>
                </w:rPrChange>
              </w:rPr>
              <w:pPrChange w:id="3062" w:author="Nick.Tolimieri" w:date="2022-09-06T09:57:00Z">
                <w:pPr>
                  <w:jc w:val="right"/>
                </w:pPr>
              </w:pPrChange>
            </w:pPr>
            <w:ins w:id="3063" w:author="Nick.Tolimieri" w:date="2022-09-06T09:57:00Z">
              <w:r w:rsidRPr="001A7F6C">
                <w:rPr>
                  <w:rFonts w:asciiTheme="minorHAnsi" w:eastAsiaTheme="minorHAnsi" w:hAnsiTheme="minorHAnsi" w:cstheme="minorBidi"/>
                  <w:sz w:val="22"/>
                  <w:szCs w:val="22"/>
                  <w:rPrChange w:id="3064" w:author="Nick.Tolimieri" w:date="2022-09-06T09:57:00Z">
                    <w:rPr>
                      <w:rFonts w:ascii="Calibri" w:hAnsi="Calibri" w:cs="Calibri"/>
                      <w:color w:val="000000"/>
                      <w:sz w:val="22"/>
                      <w:szCs w:val="22"/>
                    </w:rPr>
                  </w:rPrChange>
                </w:rPr>
                <w:t>1.61</w:t>
              </w:r>
            </w:ins>
          </w:p>
        </w:tc>
      </w:tr>
      <w:tr w:rsidR="001A7F6C" w:rsidRPr="001A7F6C" w:rsidTr="001A7F6C">
        <w:trPr>
          <w:trHeight w:val="300"/>
          <w:ins w:id="3065" w:author="Nick.Tolimieri" w:date="2022-09-06T09:57:00Z"/>
        </w:trPr>
        <w:tc>
          <w:tcPr>
            <w:tcW w:w="2814" w:type="dxa"/>
            <w:noWrap/>
            <w:hideMark/>
          </w:tcPr>
          <w:p w:rsidR="001A7F6C" w:rsidRPr="001A7F6C" w:rsidRDefault="001A7F6C">
            <w:pPr>
              <w:rPr>
                <w:ins w:id="3066" w:author="Nick.Tolimieri" w:date="2022-09-06T09:57:00Z"/>
                <w:rFonts w:asciiTheme="minorHAnsi" w:eastAsiaTheme="minorHAnsi" w:hAnsiTheme="minorHAnsi" w:cstheme="minorBidi"/>
                <w:sz w:val="22"/>
                <w:szCs w:val="22"/>
                <w:rPrChange w:id="3067" w:author="Nick.Tolimieri" w:date="2022-09-06T09:57:00Z">
                  <w:rPr>
                    <w:ins w:id="3068" w:author="Nick.Tolimieri" w:date="2022-09-06T09:57:00Z"/>
                    <w:rFonts w:ascii="Calibri" w:hAnsi="Calibri" w:cs="Calibri"/>
                    <w:color w:val="000000"/>
                    <w:sz w:val="22"/>
                    <w:szCs w:val="22"/>
                  </w:rPr>
                </w:rPrChange>
              </w:rPr>
            </w:pPr>
            <w:ins w:id="3069" w:author="Nick.Tolimieri" w:date="2022-09-06T09:57:00Z">
              <w:r w:rsidRPr="001A7F6C">
                <w:rPr>
                  <w:rFonts w:asciiTheme="minorHAnsi" w:eastAsiaTheme="minorHAnsi" w:hAnsiTheme="minorHAnsi" w:cstheme="minorBidi"/>
                  <w:sz w:val="22"/>
                  <w:szCs w:val="22"/>
                  <w:rPrChange w:id="307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3071" w:author="Nick.Tolimieri" w:date="2022-09-06T09:57:00Z"/>
                <w:rFonts w:asciiTheme="minorHAnsi" w:eastAsiaTheme="minorHAnsi" w:hAnsiTheme="minorHAnsi" w:cstheme="minorBidi"/>
                <w:sz w:val="22"/>
                <w:szCs w:val="22"/>
                <w:rPrChange w:id="3072" w:author="Nick.Tolimieri" w:date="2022-09-06T09:57:00Z">
                  <w:rPr>
                    <w:ins w:id="3073" w:author="Nick.Tolimieri" w:date="2022-09-06T09:57:00Z"/>
                    <w:rFonts w:ascii="Calibri" w:hAnsi="Calibri" w:cs="Calibri"/>
                    <w:color w:val="000000"/>
                    <w:sz w:val="22"/>
                    <w:szCs w:val="22"/>
                  </w:rPr>
                </w:rPrChange>
              </w:rPr>
              <w:pPrChange w:id="3074" w:author="Nick.Tolimieri" w:date="2022-09-06T09:57:00Z">
                <w:pPr>
                  <w:jc w:val="right"/>
                </w:pPr>
              </w:pPrChange>
            </w:pPr>
            <w:ins w:id="3075" w:author="Nick.Tolimieri" w:date="2022-09-06T09:57:00Z">
              <w:r w:rsidRPr="001A7F6C">
                <w:rPr>
                  <w:rFonts w:asciiTheme="minorHAnsi" w:eastAsiaTheme="minorHAnsi" w:hAnsiTheme="minorHAnsi" w:cstheme="minorBidi"/>
                  <w:sz w:val="22"/>
                  <w:szCs w:val="22"/>
                  <w:rPrChange w:id="3076" w:author="Nick.Tolimieri" w:date="2022-09-06T09:57:00Z">
                    <w:rPr>
                      <w:rFonts w:ascii="Calibri" w:hAnsi="Calibri" w:cs="Calibri"/>
                      <w:color w:val="000000"/>
                      <w:sz w:val="22"/>
                      <w:szCs w:val="22"/>
                    </w:rPr>
                  </w:rPrChange>
                </w:rPr>
                <w:t>1997</w:t>
              </w:r>
            </w:ins>
          </w:p>
        </w:tc>
        <w:tc>
          <w:tcPr>
            <w:tcW w:w="1177" w:type="dxa"/>
            <w:noWrap/>
            <w:hideMark/>
          </w:tcPr>
          <w:p w:rsidR="001A7F6C" w:rsidRPr="001A7F6C" w:rsidRDefault="001A7F6C" w:rsidP="001A7F6C">
            <w:pPr>
              <w:rPr>
                <w:ins w:id="3077" w:author="Nick.Tolimieri" w:date="2022-09-06T09:57:00Z"/>
                <w:rFonts w:asciiTheme="minorHAnsi" w:eastAsiaTheme="minorHAnsi" w:hAnsiTheme="minorHAnsi" w:cstheme="minorBidi"/>
                <w:sz w:val="22"/>
                <w:szCs w:val="22"/>
                <w:rPrChange w:id="3078" w:author="Nick.Tolimieri" w:date="2022-09-06T09:57:00Z">
                  <w:rPr>
                    <w:ins w:id="3079" w:author="Nick.Tolimieri" w:date="2022-09-06T09:57:00Z"/>
                    <w:rFonts w:ascii="Calibri" w:hAnsi="Calibri" w:cs="Calibri"/>
                    <w:color w:val="000000"/>
                    <w:sz w:val="22"/>
                    <w:szCs w:val="22"/>
                  </w:rPr>
                </w:rPrChange>
              </w:rPr>
              <w:pPrChange w:id="3080" w:author="Nick.Tolimieri" w:date="2022-09-06T09:57:00Z">
                <w:pPr>
                  <w:jc w:val="right"/>
                </w:pPr>
              </w:pPrChange>
            </w:pPr>
            <w:ins w:id="3081" w:author="Nick.Tolimieri" w:date="2022-09-06T09:57:00Z">
              <w:r w:rsidRPr="001A7F6C">
                <w:rPr>
                  <w:rFonts w:asciiTheme="minorHAnsi" w:eastAsiaTheme="minorHAnsi" w:hAnsiTheme="minorHAnsi" w:cstheme="minorBidi"/>
                  <w:sz w:val="22"/>
                  <w:szCs w:val="22"/>
                  <w:rPrChange w:id="3082" w:author="Nick.Tolimieri" w:date="2022-09-06T09:57:00Z">
                    <w:rPr>
                      <w:rFonts w:ascii="Calibri" w:hAnsi="Calibri" w:cs="Calibri"/>
                      <w:color w:val="000000"/>
                      <w:sz w:val="22"/>
                      <w:szCs w:val="22"/>
                    </w:rPr>
                  </w:rPrChange>
                </w:rPr>
                <w:t>136</w:t>
              </w:r>
            </w:ins>
          </w:p>
        </w:tc>
        <w:tc>
          <w:tcPr>
            <w:tcW w:w="1271" w:type="dxa"/>
            <w:noWrap/>
            <w:hideMark/>
          </w:tcPr>
          <w:p w:rsidR="001A7F6C" w:rsidRPr="001A7F6C" w:rsidRDefault="001A7F6C" w:rsidP="001A7F6C">
            <w:pPr>
              <w:rPr>
                <w:ins w:id="3083" w:author="Nick.Tolimieri" w:date="2022-09-06T09:57:00Z"/>
                <w:rFonts w:asciiTheme="minorHAnsi" w:eastAsiaTheme="minorHAnsi" w:hAnsiTheme="minorHAnsi" w:cstheme="minorBidi"/>
                <w:sz w:val="22"/>
                <w:szCs w:val="22"/>
                <w:rPrChange w:id="3084" w:author="Nick.Tolimieri" w:date="2022-09-06T09:57:00Z">
                  <w:rPr>
                    <w:ins w:id="3085" w:author="Nick.Tolimieri" w:date="2022-09-06T09:57:00Z"/>
                    <w:rFonts w:ascii="Calibri" w:hAnsi="Calibri" w:cs="Calibri"/>
                    <w:color w:val="000000"/>
                    <w:sz w:val="22"/>
                    <w:szCs w:val="22"/>
                  </w:rPr>
                </w:rPrChange>
              </w:rPr>
              <w:pPrChange w:id="3086" w:author="Nick.Tolimieri" w:date="2022-09-06T09:57:00Z">
                <w:pPr>
                  <w:jc w:val="right"/>
                </w:pPr>
              </w:pPrChange>
            </w:pPr>
            <w:ins w:id="3087" w:author="Nick.Tolimieri" w:date="2022-09-06T09:57:00Z">
              <w:r w:rsidRPr="001A7F6C">
                <w:rPr>
                  <w:rFonts w:asciiTheme="minorHAnsi" w:eastAsiaTheme="minorHAnsi" w:hAnsiTheme="minorHAnsi" w:cstheme="minorBidi"/>
                  <w:sz w:val="22"/>
                  <w:szCs w:val="22"/>
                  <w:rPrChange w:id="3088" w:author="Nick.Tolimieri" w:date="2022-09-06T09:57:00Z">
                    <w:rPr>
                      <w:rFonts w:ascii="Calibri" w:hAnsi="Calibri" w:cs="Calibri"/>
                      <w:color w:val="000000"/>
                      <w:sz w:val="22"/>
                      <w:szCs w:val="22"/>
                    </w:rPr>
                  </w:rPrChange>
                </w:rPr>
                <w:t>5</w:t>
              </w:r>
            </w:ins>
          </w:p>
        </w:tc>
        <w:tc>
          <w:tcPr>
            <w:tcW w:w="1085" w:type="dxa"/>
            <w:noWrap/>
            <w:hideMark/>
          </w:tcPr>
          <w:p w:rsidR="001A7F6C" w:rsidRPr="001A7F6C" w:rsidRDefault="001A7F6C" w:rsidP="001A7F6C">
            <w:pPr>
              <w:rPr>
                <w:ins w:id="3089" w:author="Nick.Tolimieri" w:date="2022-09-06T09:57:00Z"/>
                <w:rFonts w:asciiTheme="minorHAnsi" w:eastAsiaTheme="minorHAnsi" w:hAnsiTheme="minorHAnsi" w:cstheme="minorBidi"/>
                <w:sz w:val="22"/>
                <w:szCs w:val="22"/>
                <w:rPrChange w:id="3090" w:author="Nick.Tolimieri" w:date="2022-09-06T09:57:00Z">
                  <w:rPr>
                    <w:ins w:id="3091" w:author="Nick.Tolimieri" w:date="2022-09-06T09:57:00Z"/>
                    <w:rFonts w:ascii="Calibri" w:hAnsi="Calibri" w:cs="Calibri"/>
                    <w:color w:val="000000"/>
                    <w:sz w:val="22"/>
                    <w:szCs w:val="22"/>
                  </w:rPr>
                </w:rPrChange>
              </w:rPr>
              <w:pPrChange w:id="3092" w:author="Nick.Tolimieri" w:date="2022-09-06T09:57:00Z">
                <w:pPr>
                  <w:jc w:val="right"/>
                </w:pPr>
              </w:pPrChange>
            </w:pPr>
            <w:ins w:id="3093" w:author="Nick.Tolimieri" w:date="2022-09-06T09:57:00Z">
              <w:r w:rsidRPr="001A7F6C">
                <w:rPr>
                  <w:rFonts w:asciiTheme="minorHAnsi" w:eastAsiaTheme="minorHAnsi" w:hAnsiTheme="minorHAnsi" w:cstheme="minorBidi"/>
                  <w:sz w:val="22"/>
                  <w:szCs w:val="22"/>
                  <w:rPrChange w:id="3094" w:author="Nick.Tolimieri" w:date="2022-09-06T09:57:00Z">
                    <w:rPr>
                      <w:rFonts w:ascii="Calibri" w:hAnsi="Calibri" w:cs="Calibri"/>
                      <w:color w:val="000000"/>
                      <w:sz w:val="22"/>
                      <w:szCs w:val="22"/>
                    </w:rPr>
                  </w:rPrChange>
                </w:rPr>
                <w:t>113</w:t>
              </w:r>
            </w:ins>
          </w:p>
        </w:tc>
        <w:tc>
          <w:tcPr>
            <w:tcW w:w="1105" w:type="dxa"/>
            <w:noWrap/>
            <w:hideMark/>
          </w:tcPr>
          <w:p w:rsidR="001A7F6C" w:rsidRPr="001A7F6C" w:rsidRDefault="001A7F6C" w:rsidP="001A7F6C">
            <w:pPr>
              <w:rPr>
                <w:ins w:id="3095" w:author="Nick.Tolimieri" w:date="2022-09-06T09:57:00Z"/>
                <w:rFonts w:asciiTheme="minorHAnsi" w:eastAsiaTheme="minorHAnsi" w:hAnsiTheme="minorHAnsi" w:cstheme="minorBidi"/>
                <w:sz w:val="22"/>
                <w:szCs w:val="22"/>
                <w:rPrChange w:id="3096" w:author="Nick.Tolimieri" w:date="2022-09-06T09:57:00Z">
                  <w:rPr>
                    <w:ins w:id="3097" w:author="Nick.Tolimieri" w:date="2022-09-06T09:57:00Z"/>
                    <w:rFonts w:ascii="Calibri" w:hAnsi="Calibri" w:cs="Calibri"/>
                    <w:color w:val="000000"/>
                    <w:sz w:val="22"/>
                    <w:szCs w:val="22"/>
                  </w:rPr>
                </w:rPrChange>
              </w:rPr>
              <w:pPrChange w:id="3098" w:author="Nick.Tolimieri" w:date="2022-09-06T09:57:00Z">
                <w:pPr>
                  <w:jc w:val="right"/>
                </w:pPr>
              </w:pPrChange>
            </w:pPr>
            <w:ins w:id="3099" w:author="Nick.Tolimieri" w:date="2022-09-06T09:57:00Z">
              <w:r w:rsidRPr="001A7F6C">
                <w:rPr>
                  <w:rFonts w:asciiTheme="minorHAnsi" w:eastAsiaTheme="minorHAnsi" w:hAnsiTheme="minorHAnsi" w:cstheme="minorBidi"/>
                  <w:sz w:val="22"/>
                  <w:szCs w:val="22"/>
                  <w:rPrChange w:id="3100" w:author="Nick.Tolimieri" w:date="2022-09-06T09:57:00Z">
                    <w:rPr>
                      <w:rFonts w:ascii="Calibri" w:hAnsi="Calibri" w:cs="Calibri"/>
                      <w:color w:val="000000"/>
                      <w:sz w:val="22"/>
                      <w:szCs w:val="22"/>
                    </w:rPr>
                  </w:rPrChange>
                </w:rPr>
                <w:t>7</w:t>
              </w:r>
            </w:ins>
          </w:p>
        </w:tc>
        <w:tc>
          <w:tcPr>
            <w:tcW w:w="1139" w:type="dxa"/>
            <w:noWrap/>
            <w:hideMark/>
          </w:tcPr>
          <w:p w:rsidR="001A7F6C" w:rsidRPr="001A7F6C" w:rsidRDefault="001A7F6C" w:rsidP="001A7F6C">
            <w:pPr>
              <w:rPr>
                <w:ins w:id="3101" w:author="Nick.Tolimieri" w:date="2022-09-06T09:57:00Z"/>
                <w:rFonts w:asciiTheme="minorHAnsi" w:eastAsiaTheme="minorHAnsi" w:hAnsiTheme="minorHAnsi" w:cstheme="minorBidi"/>
                <w:sz w:val="22"/>
                <w:szCs w:val="22"/>
                <w:rPrChange w:id="3102" w:author="Nick.Tolimieri" w:date="2022-09-06T09:57:00Z">
                  <w:rPr>
                    <w:ins w:id="3103" w:author="Nick.Tolimieri" w:date="2022-09-06T09:57:00Z"/>
                    <w:rFonts w:ascii="Calibri" w:hAnsi="Calibri" w:cs="Calibri"/>
                    <w:color w:val="000000"/>
                    <w:sz w:val="22"/>
                    <w:szCs w:val="22"/>
                  </w:rPr>
                </w:rPrChange>
              </w:rPr>
              <w:pPrChange w:id="3104" w:author="Nick.Tolimieri" w:date="2022-09-06T09:57:00Z">
                <w:pPr>
                  <w:jc w:val="right"/>
                </w:pPr>
              </w:pPrChange>
            </w:pPr>
            <w:ins w:id="3105" w:author="Nick.Tolimieri" w:date="2022-09-06T09:57:00Z">
              <w:r w:rsidRPr="001A7F6C">
                <w:rPr>
                  <w:rFonts w:asciiTheme="minorHAnsi" w:eastAsiaTheme="minorHAnsi" w:hAnsiTheme="minorHAnsi" w:cstheme="minorBidi"/>
                  <w:sz w:val="22"/>
                  <w:szCs w:val="22"/>
                  <w:rPrChange w:id="3106" w:author="Nick.Tolimieri" w:date="2022-09-06T09:57:00Z">
                    <w:rPr>
                      <w:rFonts w:ascii="Calibri" w:hAnsi="Calibri" w:cs="Calibri"/>
                      <w:color w:val="000000"/>
                      <w:sz w:val="22"/>
                      <w:szCs w:val="22"/>
                    </w:rPr>
                  </w:rPrChange>
                </w:rPr>
                <w:t>50</w:t>
              </w:r>
            </w:ins>
          </w:p>
        </w:tc>
        <w:tc>
          <w:tcPr>
            <w:tcW w:w="1269" w:type="dxa"/>
            <w:noWrap/>
            <w:hideMark/>
          </w:tcPr>
          <w:p w:rsidR="001A7F6C" w:rsidRPr="001A7F6C" w:rsidRDefault="001A7F6C" w:rsidP="001A7F6C">
            <w:pPr>
              <w:rPr>
                <w:ins w:id="3107" w:author="Nick.Tolimieri" w:date="2022-09-06T09:57:00Z"/>
                <w:rFonts w:asciiTheme="minorHAnsi" w:eastAsiaTheme="minorHAnsi" w:hAnsiTheme="minorHAnsi" w:cstheme="minorBidi"/>
                <w:sz w:val="22"/>
                <w:szCs w:val="22"/>
                <w:rPrChange w:id="3108" w:author="Nick.Tolimieri" w:date="2022-09-06T09:57:00Z">
                  <w:rPr>
                    <w:ins w:id="3109" w:author="Nick.Tolimieri" w:date="2022-09-06T09:57:00Z"/>
                    <w:rFonts w:ascii="Calibri" w:hAnsi="Calibri" w:cs="Calibri"/>
                    <w:color w:val="000000"/>
                    <w:sz w:val="22"/>
                    <w:szCs w:val="22"/>
                  </w:rPr>
                </w:rPrChange>
              </w:rPr>
              <w:pPrChange w:id="3110" w:author="Nick.Tolimieri" w:date="2022-09-06T09:57:00Z">
                <w:pPr>
                  <w:jc w:val="right"/>
                </w:pPr>
              </w:pPrChange>
            </w:pPr>
            <w:ins w:id="3111" w:author="Nick.Tolimieri" w:date="2022-09-06T09:57:00Z">
              <w:r w:rsidRPr="001A7F6C">
                <w:rPr>
                  <w:rFonts w:asciiTheme="minorHAnsi" w:eastAsiaTheme="minorHAnsi" w:hAnsiTheme="minorHAnsi" w:cstheme="minorBidi"/>
                  <w:sz w:val="22"/>
                  <w:szCs w:val="22"/>
                  <w:rPrChange w:id="3112" w:author="Nick.Tolimieri" w:date="2022-09-06T09:57:00Z">
                    <w:rPr>
                      <w:rFonts w:ascii="Calibri" w:hAnsi="Calibri" w:cs="Calibri"/>
                      <w:color w:val="000000"/>
                      <w:sz w:val="22"/>
                      <w:szCs w:val="22"/>
                    </w:rPr>
                  </w:rPrChange>
                </w:rPr>
                <w:t>2.16</w:t>
              </w:r>
            </w:ins>
          </w:p>
        </w:tc>
        <w:tc>
          <w:tcPr>
            <w:tcW w:w="1141" w:type="dxa"/>
            <w:noWrap/>
            <w:hideMark/>
          </w:tcPr>
          <w:p w:rsidR="001A7F6C" w:rsidRPr="001A7F6C" w:rsidRDefault="001A7F6C" w:rsidP="001A7F6C">
            <w:pPr>
              <w:rPr>
                <w:ins w:id="3113" w:author="Nick.Tolimieri" w:date="2022-09-06T09:57:00Z"/>
                <w:rFonts w:asciiTheme="minorHAnsi" w:eastAsiaTheme="minorHAnsi" w:hAnsiTheme="minorHAnsi" w:cstheme="minorBidi"/>
                <w:sz w:val="22"/>
                <w:szCs w:val="22"/>
                <w:rPrChange w:id="3114" w:author="Nick.Tolimieri" w:date="2022-09-06T09:57:00Z">
                  <w:rPr>
                    <w:ins w:id="3115" w:author="Nick.Tolimieri" w:date="2022-09-06T09:57:00Z"/>
                    <w:rFonts w:ascii="Calibri" w:hAnsi="Calibri" w:cs="Calibri"/>
                    <w:color w:val="000000"/>
                    <w:sz w:val="22"/>
                    <w:szCs w:val="22"/>
                  </w:rPr>
                </w:rPrChange>
              </w:rPr>
              <w:pPrChange w:id="3116" w:author="Nick.Tolimieri" w:date="2022-09-06T09:57:00Z">
                <w:pPr>
                  <w:jc w:val="right"/>
                </w:pPr>
              </w:pPrChange>
            </w:pPr>
            <w:ins w:id="3117" w:author="Nick.Tolimieri" w:date="2022-09-06T09:57:00Z">
              <w:r w:rsidRPr="001A7F6C">
                <w:rPr>
                  <w:rFonts w:asciiTheme="minorHAnsi" w:eastAsiaTheme="minorHAnsi" w:hAnsiTheme="minorHAnsi" w:cstheme="minorBidi"/>
                  <w:sz w:val="22"/>
                  <w:szCs w:val="22"/>
                  <w:rPrChange w:id="3118" w:author="Nick.Tolimieri" w:date="2022-09-06T09:57:00Z">
                    <w:rPr>
                      <w:rFonts w:ascii="Calibri" w:hAnsi="Calibri" w:cs="Calibri"/>
                      <w:color w:val="000000"/>
                      <w:sz w:val="22"/>
                      <w:szCs w:val="22"/>
                    </w:rPr>
                  </w:rPrChange>
                </w:rPr>
                <w:t>0.41</w:t>
              </w:r>
            </w:ins>
          </w:p>
        </w:tc>
        <w:tc>
          <w:tcPr>
            <w:tcW w:w="1141" w:type="dxa"/>
            <w:noWrap/>
            <w:hideMark/>
          </w:tcPr>
          <w:p w:rsidR="001A7F6C" w:rsidRPr="001A7F6C" w:rsidRDefault="001A7F6C" w:rsidP="001A7F6C">
            <w:pPr>
              <w:rPr>
                <w:ins w:id="3119" w:author="Nick.Tolimieri" w:date="2022-09-06T09:57:00Z"/>
                <w:rFonts w:asciiTheme="minorHAnsi" w:eastAsiaTheme="minorHAnsi" w:hAnsiTheme="minorHAnsi" w:cstheme="minorBidi"/>
                <w:sz w:val="22"/>
                <w:szCs w:val="22"/>
                <w:rPrChange w:id="3120" w:author="Nick.Tolimieri" w:date="2022-09-06T09:57:00Z">
                  <w:rPr>
                    <w:ins w:id="3121" w:author="Nick.Tolimieri" w:date="2022-09-06T09:57:00Z"/>
                    <w:rFonts w:ascii="Calibri" w:hAnsi="Calibri" w:cs="Calibri"/>
                    <w:color w:val="000000"/>
                    <w:sz w:val="22"/>
                    <w:szCs w:val="22"/>
                  </w:rPr>
                </w:rPrChange>
              </w:rPr>
              <w:pPrChange w:id="3122" w:author="Nick.Tolimieri" w:date="2022-09-06T09:57:00Z">
                <w:pPr>
                  <w:jc w:val="right"/>
                </w:pPr>
              </w:pPrChange>
            </w:pPr>
            <w:ins w:id="3123" w:author="Nick.Tolimieri" w:date="2022-09-06T09:57:00Z">
              <w:r w:rsidRPr="001A7F6C">
                <w:rPr>
                  <w:rFonts w:asciiTheme="minorHAnsi" w:eastAsiaTheme="minorHAnsi" w:hAnsiTheme="minorHAnsi" w:cstheme="minorBidi"/>
                  <w:sz w:val="22"/>
                  <w:szCs w:val="22"/>
                  <w:rPrChange w:id="3124" w:author="Nick.Tolimieri" w:date="2022-09-06T09:57:00Z">
                    <w:rPr>
                      <w:rFonts w:ascii="Calibri" w:hAnsi="Calibri" w:cs="Calibri"/>
                      <w:color w:val="000000"/>
                      <w:sz w:val="22"/>
                      <w:szCs w:val="22"/>
                    </w:rPr>
                  </w:rPrChange>
                </w:rPr>
                <w:t>4.12</w:t>
              </w:r>
            </w:ins>
          </w:p>
        </w:tc>
      </w:tr>
      <w:tr w:rsidR="001A7F6C" w:rsidRPr="001A7F6C" w:rsidTr="001A7F6C">
        <w:trPr>
          <w:trHeight w:val="300"/>
          <w:ins w:id="3125" w:author="Nick.Tolimieri" w:date="2022-09-06T09:57:00Z"/>
        </w:trPr>
        <w:tc>
          <w:tcPr>
            <w:tcW w:w="2814" w:type="dxa"/>
            <w:noWrap/>
            <w:hideMark/>
          </w:tcPr>
          <w:p w:rsidR="001A7F6C" w:rsidRPr="001A7F6C" w:rsidRDefault="001A7F6C">
            <w:pPr>
              <w:rPr>
                <w:ins w:id="3126" w:author="Nick.Tolimieri" w:date="2022-09-06T09:57:00Z"/>
                <w:rFonts w:asciiTheme="minorHAnsi" w:eastAsiaTheme="minorHAnsi" w:hAnsiTheme="minorHAnsi" w:cstheme="minorBidi"/>
                <w:sz w:val="22"/>
                <w:szCs w:val="22"/>
                <w:rPrChange w:id="3127" w:author="Nick.Tolimieri" w:date="2022-09-06T09:57:00Z">
                  <w:rPr>
                    <w:ins w:id="3128" w:author="Nick.Tolimieri" w:date="2022-09-06T09:57:00Z"/>
                    <w:rFonts w:ascii="Calibri" w:hAnsi="Calibri" w:cs="Calibri"/>
                    <w:color w:val="000000"/>
                    <w:sz w:val="22"/>
                    <w:szCs w:val="22"/>
                  </w:rPr>
                </w:rPrChange>
              </w:rPr>
            </w:pPr>
            <w:ins w:id="3129" w:author="Nick.Tolimieri" w:date="2022-09-06T09:57:00Z">
              <w:r w:rsidRPr="001A7F6C">
                <w:rPr>
                  <w:rFonts w:asciiTheme="minorHAnsi" w:eastAsiaTheme="minorHAnsi" w:hAnsiTheme="minorHAnsi" w:cstheme="minorBidi"/>
                  <w:sz w:val="22"/>
                  <w:szCs w:val="22"/>
                  <w:rPrChange w:id="313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3131" w:author="Nick.Tolimieri" w:date="2022-09-06T09:57:00Z"/>
                <w:rFonts w:asciiTheme="minorHAnsi" w:eastAsiaTheme="minorHAnsi" w:hAnsiTheme="minorHAnsi" w:cstheme="minorBidi"/>
                <w:sz w:val="22"/>
                <w:szCs w:val="22"/>
                <w:rPrChange w:id="3132" w:author="Nick.Tolimieri" w:date="2022-09-06T09:57:00Z">
                  <w:rPr>
                    <w:ins w:id="3133" w:author="Nick.Tolimieri" w:date="2022-09-06T09:57:00Z"/>
                    <w:rFonts w:ascii="Calibri" w:hAnsi="Calibri" w:cs="Calibri"/>
                    <w:color w:val="000000"/>
                    <w:sz w:val="22"/>
                    <w:szCs w:val="22"/>
                  </w:rPr>
                </w:rPrChange>
              </w:rPr>
              <w:pPrChange w:id="3134" w:author="Nick.Tolimieri" w:date="2022-09-06T09:57:00Z">
                <w:pPr>
                  <w:jc w:val="right"/>
                </w:pPr>
              </w:pPrChange>
            </w:pPr>
            <w:ins w:id="3135" w:author="Nick.Tolimieri" w:date="2022-09-06T09:57:00Z">
              <w:r w:rsidRPr="001A7F6C">
                <w:rPr>
                  <w:rFonts w:asciiTheme="minorHAnsi" w:eastAsiaTheme="minorHAnsi" w:hAnsiTheme="minorHAnsi" w:cstheme="minorBidi"/>
                  <w:sz w:val="22"/>
                  <w:szCs w:val="22"/>
                  <w:rPrChange w:id="3136" w:author="Nick.Tolimieri" w:date="2022-09-06T09:57:00Z">
                    <w:rPr>
                      <w:rFonts w:ascii="Calibri" w:hAnsi="Calibri" w:cs="Calibri"/>
                      <w:color w:val="000000"/>
                      <w:sz w:val="22"/>
                      <w:szCs w:val="22"/>
                    </w:rPr>
                  </w:rPrChange>
                </w:rPr>
                <w:t>1998</w:t>
              </w:r>
            </w:ins>
          </w:p>
        </w:tc>
        <w:tc>
          <w:tcPr>
            <w:tcW w:w="1177" w:type="dxa"/>
            <w:noWrap/>
            <w:hideMark/>
          </w:tcPr>
          <w:p w:rsidR="001A7F6C" w:rsidRPr="001A7F6C" w:rsidRDefault="001A7F6C" w:rsidP="001A7F6C">
            <w:pPr>
              <w:rPr>
                <w:ins w:id="3137" w:author="Nick.Tolimieri" w:date="2022-09-06T09:57:00Z"/>
                <w:rFonts w:asciiTheme="minorHAnsi" w:eastAsiaTheme="minorHAnsi" w:hAnsiTheme="minorHAnsi" w:cstheme="minorBidi"/>
                <w:sz w:val="22"/>
                <w:szCs w:val="22"/>
                <w:rPrChange w:id="3138" w:author="Nick.Tolimieri" w:date="2022-09-06T09:57:00Z">
                  <w:rPr>
                    <w:ins w:id="3139" w:author="Nick.Tolimieri" w:date="2022-09-06T09:57:00Z"/>
                    <w:rFonts w:ascii="Calibri" w:hAnsi="Calibri" w:cs="Calibri"/>
                    <w:color w:val="000000"/>
                    <w:sz w:val="22"/>
                    <w:szCs w:val="22"/>
                  </w:rPr>
                </w:rPrChange>
              </w:rPr>
              <w:pPrChange w:id="3140" w:author="Nick.Tolimieri" w:date="2022-09-06T09:57:00Z">
                <w:pPr>
                  <w:jc w:val="right"/>
                </w:pPr>
              </w:pPrChange>
            </w:pPr>
            <w:ins w:id="3141" w:author="Nick.Tolimieri" w:date="2022-09-06T09:57:00Z">
              <w:r w:rsidRPr="001A7F6C">
                <w:rPr>
                  <w:rFonts w:asciiTheme="minorHAnsi" w:eastAsiaTheme="minorHAnsi" w:hAnsiTheme="minorHAnsi" w:cstheme="minorBidi"/>
                  <w:sz w:val="22"/>
                  <w:szCs w:val="22"/>
                  <w:rPrChange w:id="3142" w:author="Nick.Tolimieri" w:date="2022-09-06T09:57:00Z">
                    <w:rPr>
                      <w:rFonts w:ascii="Calibri" w:hAnsi="Calibri" w:cs="Calibri"/>
                      <w:color w:val="000000"/>
                      <w:sz w:val="22"/>
                      <w:szCs w:val="22"/>
                    </w:rPr>
                  </w:rPrChange>
                </w:rPr>
                <w:t>109</w:t>
              </w:r>
            </w:ins>
          </w:p>
        </w:tc>
        <w:tc>
          <w:tcPr>
            <w:tcW w:w="1271" w:type="dxa"/>
            <w:noWrap/>
            <w:hideMark/>
          </w:tcPr>
          <w:p w:rsidR="001A7F6C" w:rsidRPr="001A7F6C" w:rsidRDefault="001A7F6C" w:rsidP="001A7F6C">
            <w:pPr>
              <w:rPr>
                <w:ins w:id="3143" w:author="Nick.Tolimieri" w:date="2022-09-06T09:57:00Z"/>
                <w:rFonts w:asciiTheme="minorHAnsi" w:eastAsiaTheme="minorHAnsi" w:hAnsiTheme="minorHAnsi" w:cstheme="minorBidi"/>
                <w:sz w:val="22"/>
                <w:szCs w:val="22"/>
                <w:rPrChange w:id="3144" w:author="Nick.Tolimieri" w:date="2022-09-06T09:57:00Z">
                  <w:rPr>
                    <w:ins w:id="3145" w:author="Nick.Tolimieri" w:date="2022-09-06T09:57:00Z"/>
                    <w:rFonts w:ascii="Calibri" w:hAnsi="Calibri" w:cs="Calibri"/>
                    <w:color w:val="000000"/>
                    <w:sz w:val="22"/>
                    <w:szCs w:val="22"/>
                  </w:rPr>
                </w:rPrChange>
              </w:rPr>
              <w:pPrChange w:id="3146" w:author="Nick.Tolimieri" w:date="2022-09-06T09:57:00Z">
                <w:pPr>
                  <w:jc w:val="right"/>
                </w:pPr>
              </w:pPrChange>
            </w:pPr>
            <w:ins w:id="3147" w:author="Nick.Tolimieri" w:date="2022-09-06T09:57:00Z">
              <w:r w:rsidRPr="001A7F6C">
                <w:rPr>
                  <w:rFonts w:asciiTheme="minorHAnsi" w:eastAsiaTheme="minorHAnsi" w:hAnsiTheme="minorHAnsi" w:cstheme="minorBidi"/>
                  <w:sz w:val="22"/>
                  <w:szCs w:val="22"/>
                  <w:rPrChange w:id="3148" w:author="Nick.Tolimieri" w:date="2022-09-06T09:57:00Z">
                    <w:rPr>
                      <w:rFonts w:ascii="Calibri" w:hAnsi="Calibri" w:cs="Calibri"/>
                      <w:color w:val="000000"/>
                      <w:sz w:val="22"/>
                      <w:szCs w:val="22"/>
                    </w:rPr>
                  </w:rPrChange>
                </w:rPr>
                <w:t>6</w:t>
              </w:r>
            </w:ins>
          </w:p>
        </w:tc>
        <w:tc>
          <w:tcPr>
            <w:tcW w:w="1085" w:type="dxa"/>
            <w:noWrap/>
            <w:hideMark/>
          </w:tcPr>
          <w:p w:rsidR="001A7F6C" w:rsidRPr="001A7F6C" w:rsidRDefault="001A7F6C" w:rsidP="001A7F6C">
            <w:pPr>
              <w:rPr>
                <w:ins w:id="3149" w:author="Nick.Tolimieri" w:date="2022-09-06T09:57:00Z"/>
                <w:rFonts w:asciiTheme="minorHAnsi" w:eastAsiaTheme="minorHAnsi" w:hAnsiTheme="minorHAnsi" w:cstheme="minorBidi"/>
                <w:sz w:val="22"/>
                <w:szCs w:val="22"/>
                <w:rPrChange w:id="3150" w:author="Nick.Tolimieri" w:date="2022-09-06T09:57:00Z">
                  <w:rPr>
                    <w:ins w:id="3151" w:author="Nick.Tolimieri" w:date="2022-09-06T09:57:00Z"/>
                    <w:rFonts w:ascii="Calibri" w:hAnsi="Calibri" w:cs="Calibri"/>
                    <w:color w:val="000000"/>
                    <w:sz w:val="22"/>
                    <w:szCs w:val="22"/>
                  </w:rPr>
                </w:rPrChange>
              </w:rPr>
              <w:pPrChange w:id="3152" w:author="Nick.Tolimieri" w:date="2022-09-06T09:57:00Z">
                <w:pPr>
                  <w:jc w:val="right"/>
                </w:pPr>
              </w:pPrChange>
            </w:pPr>
            <w:ins w:id="3153" w:author="Nick.Tolimieri" w:date="2022-09-06T09:57:00Z">
              <w:r w:rsidRPr="001A7F6C">
                <w:rPr>
                  <w:rFonts w:asciiTheme="minorHAnsi" w:eastAsiaTheme="minorHAnsi" w:hAnsiTheme="minorHAnsi" w:cstheme="minorBidi"/>
                  <w:sz w:val="22"/>
                  <w:szCs w:val="22"/>
                  <w:rPrChange w:id="3154" w:author="Nick.Tolimieri" w:date="2022-09-06T09:57:00Z">
                    <w:rPr>
                      <w:rFonts w:ascii="Calibri" w:hAnsi="Calibri" w:cs="Calibri"/>
                      <w:color w:val="000000"/>
                      <w:sz w:val="22"/>
                      <w:szCs w:val="22"/>
                    </w:rPr>
                  </w:rPrChange>
                </w:rPr>
                <w:t>92</w:t>
              </w:r>
            </w:ins>
          </w:p>
        </w:tc>
        <w:tc>
          <w:tcPr>
            <w:tcW w:w="1105" w:type="dxa"/>
            <w:noWrap/>
            <w:hideMark/>
          </w:tcPr>
          <w:p w:rsidR="001A7F6C" w:rsidRPr="001A7F6C" w:rsidRDefault="001A7F6C" w:rsidP="001A7F6C">
            <w:pPr>
              <w:rPr>
                <w:ins w:id="3155" w:author="Nick.Tolimieri" w:date="2022-09-06T09:57:00Z"/>
                <w:rFonts w:asciiTheme="minorHAnsi" w:eastAsiaTheme="minorHAnsi" w:hAnsiTheme="minorHAnsi" w:cstheme="minorBidi"/>
                <w:sz w:val="22"/>
                <w:szCs w:val="22"/>
                <w:rPrChange w:id="3156" w:author="Nick.Tolimieri" w:date="2022-09-06T09:57:00Z">
                  <w:rPr>
                    <w:ins w:id="3157" w:author="Nick.Tolimieri" w:date="2022-09-06T09:57:00Z"/>
                    <w:rFonts w:ascii="Calibri" w:hAnsi="Calibri" w:cs="Calibri"/>
                    <w:color w:val="000000"/>
                    <w:sz w:val="22"/>
                    <w:szCs w:val="22"/>
                  </w:rPr>
                </w:rPrChange>
              </w:rPr>
              <w:pPrChange w:id="3158" w:author="Nick.Tolimieri" w:date="2022-09-06T09:57:00Z">
                <w:pPr>
                  <w:jc w:val="right"/>
                </w:pPr>
              </w:pPrChange>
            </w:pPr>
            <w:ins w:id="3159" w:author="Nick.Tolimieri" w:date="2022-09-06T09:57:00Z">
              <w:r w:rsidRPr="001A7F6C">
                <w:rPr>
                  <w:rFonts w:asciiTheme="minorHAnsi" w:eastAsiaTheme="minorHAnsi" w:hAnsiTheme="minorHAnsi" w:cstheme="minorBidi"/>
                  <w:sz w:val="22"/>
                  <w:szCs w:val="22"/>
                  <w:rPrChange w:id="316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3161" w:author="Nick.Tolimieri" w:date="2022-09-06T09:57:00Z"/>
                <w:rFonts w:asciiTheme="minorHAnsi" w:eastAsiaTheme="minorHAnsi" w:hAnsiTheme="minorHAnsi" w:cstheme="minorBidi"/>
                <w:sz w:val="22"/>
                <w:szCs w:val="22"/>
                <w:rPrChange w:id="3162" w:author="Nick.Tolimieri" w:date="2022-09-06T09:57:00Z">
                  <w:rPr>
                    <w:ins w:id="3163" w:author="Nick.Tolimieri" w:date="2022-09-06T09:57:00Z"/>
                    <w:rFonts w:ascii="Calibri" w:hAnsi="Calibri" w:cs="Calibri"/>
                    <w:color w:val="000000"/>
                    <w:sz w:val="22"/>
                    <w:szCs w:val="22"/>
                  </w:rPr>
                </w:rPrChange>
              </w:rPr>
              <w:pPrChange w:id="3164" w:author="Nick.Tolimieri" w:date="2022-09-06T09:57:00Z">
                <w:pPr>
                  <w:jc w:val="right"/>
                </w:pPr>
              </w:pPrChange>
            </w:pPr>
            <w:ins w:id="3165" w:author="Nick.Tolimieri" w:date="2022-09-06T09:57:00Z">
              <w:r w:rsidRPr="001A7F6C">
                <w:rPr>
                  <w:rFonts w:asciiTheme="minorHAnsi" w:eastAsiaTheme="minorHAnsi" w:hAnsiTheme="minorHAnsi" w:cstheme="minorBidi"/>
                  <w:sz w:val="22"/>
                  <w:szCs w:val="22"/>
                  <w:rPrChange w:id="3166" w:author="Nick.Tolimieri" w:date="2022-09-06T09:57:00Z">
                    <w:rPr>
                      <w:rFonts w:ascii="Calibri" w:hAnsi="Calibri" w:cs="Calibri"/>
                      <w:color w:val="000000"/>
                      <w:sz w:val="22"/>
                      <w:szCs w:val="22"/>
                    </w:rPr>
                  </w:rPrChange>
                </w:rPr>
                <w:t>43</w:t>
              </w:r>
            </w:ins>
          </w:p>
        </w:tc>
        <w:tc>
          <w:tcPr>
            <w:tcW w:w="1269" w:type="dxa"/>
            <w:noWrap/>
            <w:hideMark/>
          </w:tcPr>
          <w:p w:rsidR="001A7F6C" w:rsidRPr="001A7F6C" w:rsidRDefault="001A7F6C" w:rsidP="001A7F6C">
            <w:pPr>
              <w:rPr>
                <w:ins w:id="3167" w:author="Nick.Tolimieri" w:date="2022-09-06T09:57:00Z"/>
                <w:rFonts w:asciiTheme="minorHAnsi" w:eastAsiaTheme="minorHAnsi" w:hAnsiTheme="minorHAnsi" w:cstheme="minorBidi"/>
                <w:sz w:val="22"/>
                <w:szCs w:val="22"/>
                <w:rPrChange w:id="3168" w:author="Nick.Tolimieri" w:date="2022-09-06T09:57:00Z">
                  <w:rPr>
                    <w:ins w:id="3169" w:author="Nick.Tolimieri" w:date="2022-09-06T09:57:00Z"/>
                    <w:rFonts w:ascii="Calibri" w:hAnsi="Calibri" w:cs="Calibri"/>
                    <w:color w:val="000000"/>
                    <w:sz w:val="22"/>
                    <w:szCs w:val="22"/>
                  </w:rPr>
                </w:rPrChange>
              </w:rPr>
              <w:pPrChange w:id="3170" w:author="Nick.Tolimieri" w:date="2022-09-06T09:57:00Z">
                <w:pPr>
                  <w:jc w:val="right"/>
                </w:pPr>
              </w:pPrChange>
            </w:pPr>
            <w:ins w:id="3171" w:author="Nick.Tolimieri" w:date="2022-09-06T09:57:00Z">
              <w:r w:rsidRPr="001A7F6C">
                <w:rPr>
                  <w:rFonts w:asciiTheme="minorHAnsi" w:eastAsiaTheme="minorHAnsi" w:hAnsiTheme="minorHAnsi" w:cstheme="minorBidi"/>
                  <w:sz w:val="22"/>
                  <w:szCs w:val="22"/>
                  <w:rPrChange w:id="3172" w:author="Nick.Tolimieri" w:date="2022-09-06T09:57:00Z">
                    <w:rPr>
                      <w:rFonts w:ascii="Calibri" w:hAnsi="Calibri" w:cs="Calibri"/>
                      <w:color w:val="000000"/>
                      <w:sz w:val="22"/>
                      <w:szCs w:val="22"/>
                    </w:rPr>
                  </w:rPrChange>
                </w:rPr>
                <w:t>1.88</w:t>
              </w:r>
            </w:ins>
          </w:p>
        </w:tc>
        <w:tc>
          <w:tcPr>
            <w:tcW w:w="1141" w:type="dxa"/>
            <w:noWrap/>
            <w:hideMark/>
          </w:tcPr>
          <w:p w:rsidR="001A7F6C" w:rsidRPr="001A7F6C" w:rsidRDefault="001A7F6C" w:rsidP="001A7F6C">
            <w:pPr>
              <w:rPr>
                <w:ins w:id="3173" w:author="Nick.Tolimieri" w:date="2022-09-06T09:57:00Z"/>
                <w:rFonts w:asciiTheme="minorHAnsi" w:eastAsiaTheme="minorHAnsi" w:hAnsiTheme="minorHAnsi" w:cstheme="minorBidi"/>
                <w:sz w:val="22"/>
                <w:szCs w:val="22"/>
                <w:rPrChange w:id="3174" w:author="Nick.Tolimieri" w:date="2022-09-06T09:57:00Z">
                  <w:rPr>
                    <w:ins w:id="3175" w:author="Nick.Tolimieri" w:date="2022-09-06T09:57:00Z"/>
                    <w:rFonts w:ascii="Calibri" w:hAnsi="Calibri" w:cs="Calibri"/>
                    <w:color w:val="000000"/>
                    <w:sz w:val="22"/>
                    <w:szCs w:val="22"/>
                  </w:rPr>
                </w:rPrChange>
              </w:rPr>
              <w:pPrChange w:id="3176" w:author="Nick.Tolimieri" w:date="2022-09-06T09:57:00Z">
                <w:pPr>
                  <w:jc w:val="right"/>
                </w:pPr>
              </w:pPrChange>
            </w:pPr>
            <w:ins w:id="3177" w:author="Nick.Tolimieri" w:date="2022-09-06T09:57:00Z">
              <w:r w:rsidRPr="001A7F6C">
                <w:rPr>
                  <w:rFonts w:asciiTheme="minorHAnsi" w:eastAsiaTheme="minorHAnsi" w:hAnsiTheme="minorHAnsi" w:cstheme="minorBidi"/>
                  <w:sz w:val="22"/>
                  <w:szCs w:val="22"/>
                  <w:rPrChange w:id="3178" w:author="Nick.Tolimieri" w:date="2022-09-06T09:57:00Z">
                    <w:rPr>
                      <w:rFonts w:ascii="Calibri" w:hAnsi="Calibri" w:cs="Calibri"/>
                      <w:color w:val="000000"/>
                      <w:sz w:val="22"/>
                      <w:szCs w:val="22"/>
                    </w:rPr>
                  </w:rPrChange>
                </w:rPr>
                <w:t>0.29</w:t>
              </w:r>
            </w:ins>
          </w:p>
        </w:tc>
        <w:tc>
          <w:tcPr>
            <w:tcW w:w="1141" w:type="dxa"/>
            <w:noWrap/>
            <w:hideMark/>
          </w:tcPr>
          <w:p w:rsidR="001A7F6C" w:rsidRPr="001A7F6C" w:rsidRDefault="001A7F6C" w:rsidP="001A7F6C">
            <w:pPr>
              <w:rPr>
                <w:ins w:id="3179" w:author="Nick.Tolimieri" w:date="2022-09-06T09:57:00Z"/>
                <w:rFonts w:asciiTheme="minorHAnsi" w:eastAsiaTheme="minorHAnsi" w:hAnsiTheme="minorHAnsi" w:cstheme="minorBidi"/>
                <w:sz w:val="22"/>
                <w:szCs w:val="22"/>
                <w:rPrChange w:id="3180" w:author="Nick.Tolimieri" w:date="2022-09-06T09:57:00Z">
                  <w:rPr>
                    <w:ins w:id="3181" w:author="Nick.Tolimieri" w:date="2022-09-06T09:57:00Z"/>
                    <w:rFonts w:ascii="Calibri" w:hAnsi="Calibri" w:cs="Calibri"/>
                    <w:color w:val="000000"/>
                    <w:sz w:val="22"/>
                    <w:szCs w:val="22"/>
                  </w:rPr>
                </w:rPrChange>
              </w:rPr>
              <w:pPrChange w:id="3182" w:author="Nick.Tolimieri" w:date="2022-09-06T09:57:00Z">
                <w:pPr>
                  <w:jc w:val="right"/>
                </w:pPr>
              </w:pPrChange>
            </w:pPr>
            <w:ins w:id="3183" w:author="Nick.Tolimieri" w:date="2022-09-06T09:57:00Z">
              <w:r w:rsidRPr="001A7F6C">
                <w:rPr>
                  <w:rFonts w:asciiTheme="minorHAnsi" w:eastAsiaTheme="minorHAnsi" w:hAnsiTheme="minorHAnsi" w:cstheme="minorBidi"/>
                  <w:sz w:val="22"/>
                  <w:szCs w:val="22"/>
                  <w:rPrChange w:id="3184" w:author="Nick.Tolimieri" w:date="2022-09-06T09:57:00Z">
                    <w:rPr>
                      <w:rFonts w:ascii="Calibri" w:hAnsi="Calibri" w:cs="Calibri"/>
                      <w:color w:val="000000"/>
                      <w:sz w:val="22"/>
                      <w:szCs w:val="22"/>
                    </w:rPr>
                  </w:rPrChange>
                </w:rPr>
                <w:t>3.07</w:t>
              </w:r>
            </w:ins>
          </w:p>
        </w:tc>
      </w:tr>
      <w:tr w:rsidR="001A7F6C" w:rsidRPr="001A7F6C" w:rsidTr="001A7F6C">
        <w:trPr>
          <w:trHeight w:val="300"/>
          <w:ins w:id="3185" w:author="Nick.Tolimieri" w:date="2022-09-06T09:57:00Z"/>
        </w:trPr>
        <w:tc>
          <w:tcPr>
            <w:tcW w:w="2814" w:type="dxa"/>
            <w:noWrap/>
            <w:hideMark/>
          </w:tcPr>
          <w:p w:rsidR="001A7F6C" w:rsidRPr="001A7F6C" w:rsidRDefault="001A7F6C">
            <w:pPr>
              <w:rPr>
                <w:ins w:id="3186" w:author="Nick.Tolimieri" w:date="2022-09-06T09:57:00Z"/>
                <w:rFonts w:asciiTheme="minorHAnsi" w:eastAsiaTheme="minorHAnsi" w:hAnsiTheme="minorHAnsi" w:cstheme="minorBidi"/>
                <w:sz w:val="22"/>
                <w:szCs w:val="22"/>
                <w:rPrChange w:id="3187" w:author="Nick.Tolimieri" w:date="2022-09-06T09:57:00Z">
                  <w:rPr>
                    <w:ins w:id="3188" w:author="Nick.Tolimieri" w:date="2022-09-06T09:57:00Z"/>
                    <w:rFonts w:ascii="Calibri" w:hAnsi="Calibri" w:cs="Calibri"/>
                    <w:color w:val="000000"/>
                    <w:sz w:val="22"/>
                    <w:szCs w:val="22"/>
                  </w:rPr>
                </w:rPrChange>
              </w:rPr>
            </w:pPr>
            <w:ins w:id="3189" w:author="Nick.Tolimieri" w:date="2022-09-06T09:57:00Z">
              <w:r w:rsidRPr="001A7F6C">
                <w:rPr>
                  <w:rFonts w:asciiTheme="minorHAnsi" w:eastAsiaTheme="minorHAnsi" w:hAnsiTheme="minorHAnsi" w:cstheme="minorBidi"/>
                  <w:sz w:val="22"/>
                  <w:szCs w:val="22"/>
                  <w:rPrChange w:id="319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3191" w:author="Nick.Tolimieri" w:date="2022-09-06T09:57:00Z"/>
                <w:rFonts w:asciiTheme="minorHAnsi" w:eastAsiaTheme="minorHAnsi" w:hAnsiTheme="minorHAnsi" w:cstheme="minorBidi"/>
                <w:sz w:val="22"/>
                <w:szCs w:val="22"/>
                <w:rPrChange w:id="3192" w:author="Nick.Tolimieri" w:date="2022-09-06T09:57:00Z">
                  <w:rPr>
                    <w:ins w:id="3193" w:author="Nick.Tolimieri" w:date="2022-09-06T09:57:00Z"/>
                    <w:rFonts w:ascii="Calibri" w:hAnsi="Calibri" w:cs="Calibri"/>
                    <w:color w:val="000000"/>
                    <w:sz w:val="22"/>
                    <w:szCs w:val="22"/>
                  </w:rPr>
                </w:rPrChange>
              </w:rPr>
              <w:pPrChange w:id="3194" w:author="Nick.Tolimieri" w:date="2022-09-06T09:57:00Z">
                <w:pPr>
                  <w:jc w:val="right"/>
                </w:pPr>
              </w:pPrChange>
            </w:pPr>
            <w:ins w:id="3195" w:author="Nick.Tolimieri" w:date="2022-09-06T09:57:00Z">
              <w:r w:rsidRPr="001A7F6C">
                <w:rPr>
                  <w:rFonts w:asciiTheme="minorHAnsi" w:eastAsiaTheme="minorHAnsi" w:hAnsiTheme="minorHAnsi" w:cstheme="minorBidi"/>
                  <w:sz w:val="22"/>
                  <w:szCs w:val="22"/>
                  <w:rPrChange w:id="3196" w:author="Nick.Tolimieri" w:date="2022-09-06T09:57:00Z">
                    <w:rPr>
                      <w:rFonts w:ascii="Calibri" w:hAnsi="Calibri" w:cs="Calibri"/>
                      <w:color w:val="000000"/>
                      <w:sz w:val="22"/>
                      <w:szCs w:val="22"/>
                    </w:rPr>
                  </w:rPrChange>
                </w:rPr>
                <w:t>2003</w:t>
              </w:r>
            </w:ins>
          </w:p>
        </w:tc>
        <w:tc>
          <w:tcPr>
            <w:tcW w:w="1177" w:type="dxa"/>
            <w:noWrap/>
            <w:hideMark/>
          </w:tcPr>
          <w:p w:rsidR="001A7F6C" w:rsidRPr="001A7F6C" w:rsidRDefault="001A7F6C" w:rsidP="001A7F6C">
            <w:pPr>
              <w:rPr>
                <w:ins w:id="3197" w:author="Nick.Tolimieri" w:date="2022-09-06T09:57:00Z"/>
                <w:rFonts w:asciiTheme="minorHAnsi" w:eastAsiaTheme="minorHAnsi" w:hAnsiTheme="minorHAnsi" w:cstheme="minorBidi"/>
                <w:sz w:val="22"/>
                <w:szCs w:val="22"/>
                <w:rPrChange w:id="3198" w:author="Nick.Tolimieri" w:date="2022-09-06T09:57:00Z">
                  <w:rPr>
                    <w:ins w:id="3199" w:author="Nick.Tolimieri" w:date="2022-09-06T09:57:00Z"/>
                    <w:rFonts w:ascii="Calibri" w:hAnsi="Calibri" w:cs="Calibri"/>
                    <w:color w:val="000000"/>
                    <w:sz w:val="22"/>
                    <w:szCs w:val="22"/>
                  </w:rPr>
                </w:rPrChange>
              </w:rPr>
              <w:pPrChange w:id="3200" w:author="Nick.Tolimieri" w:date="2022-09-06T09:57:00Z">
                <w:pPr>
                  <w:jc w:val="right"/>
                </w:pPr>
              </w:pPrChange>
            </w:pPr>
            <w:ins w:id="3201" w:author="Nick.Tolimieri" w:date="2022-09-06T09:57:00Z">
              <w:r w:rsidRPr="001A7F6C">
                <w:rPr>
                  <w:rFonts w:asciiTheme="minorHAnsi" w:eastAsiaTheme="minorHAnsi" w:hAnsiTheme="minorHAnsi" w:cstheme="minorBidi"/>
                  <w:sz w:val="22"/>
                  <w:szCs w:val="22"/>
                  <w:rPrChange w:id="3202" w:author="Nick.Tolimieri" w:date="2022-09-06T09:57:00Z">
                    <w:rPr>
                      <w:rFonts w:ascii="Calibri" w:hAnsi="Calibri" w:cs="Calibri"/>
                      <w:color w:val="000000"/>
                      <w:sz w:val="22"/>
                      <w:szCs w:val="22"/>
                    </w:rPr>
                  </w:rPrChange>
                </w:rPr>
                <w:t>25</w:t>
              </w:r>
            </w:ins>
          </w:p>
        </w:tc>
        <w:tc>
          <w:tcPr>
            <w:tcW w:w="1271" w:type="dxa"/>
            <w:noWrap/>
            <w:hideMark/>
          </w:tcPr>
          <w:p w:rsidR="001A7F6C" w:rsidRPr="001A7F6C" w:rsidRDefault="001A7F6C" w:rsidP="001A7F6C">
            <w:pPr>
              <w:rPr>
                <w:ins w:id="3203" w:author="Nick.Tolimieri" w:date="2022-09-06T09:57:00Z"/>
                <w:rFonts w:asciiTheme="minorHAnsi" w:eastAsiaTheme="minorHAnsi" w:hAnsiTheme="minorHAnsi" w:cstheme="minorBidi"/>
                <w:sz w:val="22"/>
                <w:szCs w:val="22"/>
                <w:rPrChange w:id="3204" w:author="Nick.Tolimieri" w:date="2022-09-06T09:57:00Z">
                  <w:rPr>
                    <w:ins w:id="3205" w:author="Nick.Tolimieri" w:date="2022-09-06T09:57:00Z"/>
                    <w:rFonts w:ascii="Calibri" w:hAnsi="Calibri" w:cs="Calibri"/>
                    <w:color w:val="000000"/>
                    <w:sz w:val="22"/>
                    <w:szCs w:val="22"/>
                  </w:rPr>
                </w:rPrChange>
              </w:rPr>
              <w:pPrChange w:id="3206" w:author="Nick.Tolimieri" w:date="2022-09-06T09:57:00Z">
                <w:pPr>
                  <w:jc w:val="right"/>
                </w:pPr>
              </w:pPrChange>
            </w:pPr>
            <w:ins w:id="3207" w:author="Nick.Tolimieri" w:date="2022-09-06T09:57:00Z">
              <w:r w:rsidRPr="001A7F6C">
                <w:rPr>
                  <w:rFonts w:asciiTheme="minorHAnsi" w:eastAsiaTheme="minorHAnsi" w:hAnsiTheme="minorHAnsi" w:cstheme="minorBidi"/>
                  <w:sz w:val="22"/>
                  <w:szCs w:val="22"/>
                  <w:rPrChange w:id="3208" w:author="Nick.Tolimieri" w:date="2022-09-06T09:57:00Z">
                    <w:rPr>
                      <w:rFonts w:ascii="Calibri" w:hAnsi="Calibri" w:cs="Calibri"/>
                      <w:color w:val="000000"/>
                      <w:sz w:val="22"/>
                      <w:szCs w:val="22"/>
                    </w:rPr>
                  </w:rPrChange>
                </w:rPr>
                <w:t>2</w:t>
              </w:r>
            </w:ins>
          </w:p>
        </w:tc>
        <w:tc>
          <w:tcPr>
            <w:tcW w:w="1085" w:type="dxa"/>
            <w:noWrap/>
            <w:hideMark/>
          </w:tcPr>
          <w:p w:rsidR="001A7F6C" w:rsidRPr="001A7F6C" w:rsidRDefault="001A7F6C" w:rsidP="001A7F6C">
            <w:pPr>
              <w:rPr>
                <w:ins w:id="3209" w:author="Nick.Tolimieri" w:date="2022-09-06T09:57:00Z"/>
                <w:rFonts w:asciiTheme="minorHAnsi" w:eastAsiaTheme="minorHAnsi" w:hAnsiTheme="minorHAnsi" w:cstheme="minorBidi"/>
                <w:sz w:val="22"/>
                <w:szCs w:val="22"/>
                <w:rPrChange w:id="3210" w:author="Nick.Tolimieri" w:date="2022-09-06T09:57:00Z">
                  <w:rPr>
                    <w:ins w:id="3211" w:author="Nick.Tolimieri" w:date="2022-09-06T09:57:00Z"/>
                    <w:rFonts w:ascii="Calibri" w:hAnsi="Calibri" w:cs="Calibri"/>
                    <w:color w:val="000000"/>
                    <w:sz w:val="22"/>
                    <w:szCs w:val="22"/>
                  </w:rPr>
                </w:rPrChange>
              </w:rPr>
              <w:pPrChange w:id="3212" w:author="Nick.Tolimieri" w:date="2022-09-06T09:57:00Z">
                <w:pPr>
                  <w:jc w:val="right"/>
                </w:pPr>
              </w:pPrChange>
            </w:pPr>
            <w:ins w:id="3213" w:author="Nick.Tolimieri" w:date="2022-09-06T09:57:00Z">
              <w:r w:rsidRPr="001A7F6C">
                <w:rPr>
                  <w:rFonts w:asciiTheme="minorHAnsi" w:eastAsiaTheme="minorHAnsi" w:hAnsiTheme="minorHAnsi" w:cstheme="minorBidi"/>
                  <w:sz w:val="22"/>
                  <w:szCs w:val="22"/>
                  <w:rPrChange w:id="3214" w:author="Nick.Tolimieri" w:date="2022-09-06T09:57:00Z">
                    <w:rPr>
                      <w:rFonts w:ascii="Calibri" w:hAnsi="Calibri" w:cs="Calibri"/>
                      <w:color w:val="000000"/>
                      <w:sz w:val="22"/>
                      <w:szCs w:val="22"/>
                    </w:rPr>
                  </w:rPrChange>
                </w:rPr>
                <w:t>26</w:t>
              </w:r>
            </w:ins>
          </w:p>
        </w:tc>
        <w:tc>
          <w:tcPr>
            <w:tcW w:w="1105" w:type="dxa"/>
            <w:noWrap/>
            <w:hideMark/>
          </w:tcPr>
          <w:p w:rsidR="001A7F6C" w:rsidRPr="001A7F6C" w:rsidRDefault="001A7F6C" w:rsidP="001A7F6C">
            <w:pPr>
              <w:rPr>
                <w:ins w:id="3215" w:author="Nick.Tolimieri" w:date="2022-09-06T09:57:00Z"/>
                <w:rFonts w:asciiTheme="minorHAnsi" w:eastAsiaTheme="minorHAnsi" w:hAnsiTheme="minorHAnsi" w:cstheme="minorBidi"/>
                <w:sz w:val="22"/>
                <w:szCs w:val="22"/>
                <w:rPrChange w:id="3216" w:author="Nick.Tolimieri" w:date="2022-09-06T09:57:00Z">
                  <w:rPr>
                    <w:ins w:id="3217" w:author="Nick.Tolimieri" w:date="2022-09-06T09:57:00Z"/>
                    <w:rFonts w:ascii="Calibri" w:hAnsi="Calibri" w:cs="Calibri"/>
                    <w:color w:val="000000"/>
                    <w:sz w:val="22"/>
                    <w:szCs w:val="22"/>
                  </w:rPr>
                </w:rPrChange>
              </w:rPr>
              <w:pPrChange w:id="3218" w:author="Nick.Tolimieri" w:date="2022-09-06T09:57:00Z">
                <w:pPr>
                  <w:jc w:val="right"/>
                </w:pPr>
              </w:pPrChange>
            </w:pPr>
            <w:ins w:id="3219" w:author="Nick.Tolimieri" w:date="2022-09-06T09:57:00Z">
              <w:r w:rsidRPr="001A7F6C">
                <w:rPr>
                  <w:rFonts w:asciiTheme="minorHAnsi" w:eastAsiaTheme="minorHAnsi" w:hAnsiTheme="minorHAnsi" w:cstheme="minorBidi"/>
                  <w:sz w:val="22"/>
                  <w:szCs w:val="22"/>
                  <w:rPrChange w:id="3220" w:author="Nick.Tolimieri" w:date="2022-09-06T09:57:00Z">
                    <w:rPr>
                      <w:rFonts w:ascii="Calibri" w:hAnsi="Calibri" w:cs="Calibri"/>
                      <w:color w:val="000000"/>
                      <w:sz w:val="22"/>
                      <w:szCs w:val="22"/>
                    </w:rPr>
                  </w:rPrChange>
                </w:rPr>
                <w:t>8</w:t>
              </w:r>
            </w:ins>
          </w:p>
        </w:tc>
        <w:tc>
          <w:tcPr>
            <w:tcW w:w="1139" w:type="dxa"/>
            <w:noWrap/>
            <w:hideMark/>
          </w:tcPr>
          <w:p w:rsidR="001A7F6C" w:rsidRPr="001A7F6C" w:rsidRDefault="001A7F6C" w:rsidP="001A7F6C">
            <w:pPr>
              <w:rPr>
                <w:ins w:id="3221" w:author="Nick.Tolimieri" w:date="2022-09-06T09:57:00Z"/>
                <w:rFonts w:asciiTheme="minorHAnsi" w:eastAsiaTheme="minorHAnsi" w:hAnsiTheme="minorHAnsi" w:cstheme="minorBidi"/>
                <w:sz w:val="22"/>
                <w:szCs w:val="22"/>
                <w:rPrChange w:id="3222" w:author="Nick.Tolimieri" w:date="2022-09-06T09:57:00Z">
                  <w:rPr>
                    <w:ins w:id="3223" w:author="Nick.Tolimieri" w:date="2022-09-06T09:57:00Z"/>
                    <w:rFonts w:ascii="Calibri" w:hAnsi="Calibri" w:cs="Calibri"/>
                    <w:color w:val="000000"/>
                    <w:sz w:val="22"/>
                    <w:szCs w:val="22"/>
                  </w:rPr>
                </w:rPrChange>
              </w:rPr>
              <w:pPrChange w:id="3224" w:author="Nick.Tolimieri" w:date="2022-09-06T09:57:00Z">
                <w:pPr>
                  <w:jc w:val="right"/>
                </w:pPr>
              </w:pPrChange>
            </w:pPr>
            <w:ins w:id="3225" w:author="Nick.Tolimieri" w:date="2022-09-06T09:57:00Z">
              <w:r w:rsidRPr="001A7F6C">
                <w:rPr>
                  <w:rFonts w:asciiTheme="minorHAnsi" w:eastAsiaTheme="minorHAnsi" w:hAnsiTheme="minorHAnsi" w:cstheme="minorBidi"/>
                  <w:sz w:val="22"/>
                  <w:szCs w:val="22"/>
                  <w:rPrChange w:id="3226" w:author="Nick.Tolimieri" w:date="2022-09-06T09:57:00Z">
                    <w:rPr>
                      <w:rFonts w:ascii="Calibri" w:hAnsi="Calibri" w:cs="Calibri"/>
                      <w:color w:val="000000"/>
                      <w:sz w:val="22"/>
                      <w:szCs w:val="22"/>
                    </w:rPr>
                  </w:rPrChange>
                </w:rPr>
                <w:t>18</w:t>
              </w:r>
            </w:ins>
          </w:p>
        </w:tc>
        <w:tc>
          <w:tcPr>
            <w:tcW w:w="1269" w:type="dxa"/>
            <w:noWrap/>
            <w:hideMark/>
          </w:tcPr>
          <w:p w:rsidR="001A7F6C" w:rsidRPr="001A7F6C" w:rsidRDefault="001A7F6C" w:rsidP="001A7F6C">
            <w:pPr>
              <w:rPr>
                <w:ins w:id="3227" w:author="Nick.Tolimieri" w:date="2022-09-06T09:57:00Z"/>
                <w:rFonts w:asciiTheme="minorHAnsi" w:eastAsiaTheme="minorHAnsi" w:hAnsiTheme="minorHAnsi" w:cstheme="minorBidi"/>
                <w:sz w:val="22"/>
                <w:szCs w:val="22"/>
                <w:rPrChange w:id="3228" w:author="Nick.Tolimieri" w:date="2022-09-06T09:57:00Z">
                  <w:rPr>
                    <w:ins w:id="3229" w:author="Nick.Tolimieri" w:date="2022-09-06T09:57:00Z"/>
                    <w:rFonts w:ascii="Calibri" w:hAnsi="Calibri" w:cs="Calibri"/>
                    <w:color w:val="000000"/>
                    <w:sz w:val="22"/>
                    <w:szCs w:val="22"/>
                  </w:rPr>
                </w:rPrChange>
              </w:rPr>
              <w:pPrChange w:id="3230" w:author="Nick.Tolimieri" w:date="2022-09-06T09:57:00Z">
                <w:pPr>
                  <w:jc w:val="right"/>
                </w:pPr>
              </w:pPrChange>
            </w:pPr>
            <w:ins w:id="3231" w:author="Nick.Tolimieri" w:date="2022-09-06T09:57:00Z">
              <w:r w:rsidRPr="001A7F6C">
                <w:rPr>
                  <w:rFonts w:asciiTheme="minorHAnsi" w:eastAsiaTheme="minorHAnsi" w:hAnsiTheme="minorHAnsi" w:cstheme="minorBidi"/>
                  <w:sz w:val="22"/>
                  <w:szCs w:val="22"/>
                  <w:rPrChange w:id="3232" w:author="Nick.Tolimieri" w:date="2022-09-06T09:57:00Z">
                    <w:rPr>
                      <w:rFonts w:ascii="Calibri" w:hAnsi="Calibri" w:cs="Calibri"/>
                      <w:color w:val="000000"/>
                      <w:sz w:val="22"/>
                      <w:szCs w:val="22"/>
                    </w:rPr>
                  </w:rPrChange>
                </w:rPr>
                <w:t>1.64</w:t>
              </w:r>
            </w:ins>
          </w:p>
        </w:tc>
        <w:tc>
          <w:tcPr>
            <w:tcW w:w="1141" w:type="dxa"/>
            <w:noWrap/>
            <w:hideMark/>
          </w:tcPr>
          <w:p w:rsidR="001A7F6C" w:rsidRPr="001A7F6C" w:rsidRDefault="001A7F6C" w:rsidP="001A7F6C">
            <w:pPr>
              <w:rPr>
                <w:ins w:id="3233" w:author="Nick.Tolimieri" w:date="2022-09-06T09:57:00Z"/>
                <w:rFonts w:asciiTheme="minorHAnsi" w:eastAsiaTheme="minorHAnsi" w:hAnsiTheme="minorHAnsi" w:cstheme="minorBidi"/>
                <w:sz w:val="22"/>
                <w:szCs w:val="22"/>
                <w:rPrChange w:id="3234" w:author="Nick.Tolimieri" w:date="2022-09-06T09:57:00Z">
                  <w:rPr>
                    <w:ins w:id="3235" w:author="Nick.Tolimieri" w:date="2022-09-06T09:57:00Z"/>
                    <w:rFonts w:ascii="Calibri" w:hAnsi="Calibri" w:cs="Calibri"/>
                    <w:color w:val="000000"/>
                    <w:sz w:val="22"/>
                    <w:szCs w:val="22"/>
                  </w:rPr>
                </w:rPrChange>
              </w:rPr>
              <w:pPrChange w:id="3236" w:author="Nick.Tolimieri" w:date="2022-09-06T09:57:00Z">
                <w:pPr>
                  <w:jc w:val="right"/>
                </w:pPr>
              </w:pPrChange>
            </w:pPr>
            <w:ins w:id="3237" w:author="Nick.Tolimieri" w:date="2022-09-06T09:57:00Z">
              <w:r w:rsidRPr="001A7F6C">
                <w:rPr>
                  <w:rFonts w:asciiTheme="minorHAnsi" w:eastAsiaTheme="minorHAnsi" w:hAnsiTheme="minorHAnsi" w:cstheme="minorBidi"/>
                  <w:sz w:val="22"/>
                  <w:szCs w:val="22"/>
                  <w:rPrChange w:id="3238" w:author="Nick.Tolimieri" w:date="2022-09-06T09:57:00Z">
                    <w:rPr>
                      <w:rFonts w:ascii="Calibri" w:hAnsi="Calibri" w:cs="Calibri"/>
                      <w:color w:val="000000"/>
                      <w:sz w:val="22"/>
                      <w:szCs w:val="22"/>
                    </w:rPr>
                  </w:rPrChange>
                </w:rPr>
                <w:t>0.18</w:t>
              </w:r>
            </w:ins>
          </w:p>
        </w:tc>
        <w:tc>
          <w:tcPr>
            <w:tcW w:w="1141" w:type="dxa"/>
            <w:noWrap/>
            <w:hideMark/>
          </w:tcPr>
          <w:p w:rsidR="001A7F6C" w:rsidRPr="001A7F6C" w:rsidRDefault="001A7F6C" w:rsidP="001A7F6C">
            <w:pPr>
              <w:rPr>
                <w:ins w:id="3239" w:author="Nick.Tolimieri" w:date="2022-09-06T09:57:00Z"/>
                <w:rFonts w:asciiTheme="minorHAnsi" w:eastAsiaTheme="minorHAnsi" w:hAnsiTheme="minorHAnsi" w:cstheme="minorBidi"/>
                <w:sz w:val="22"/>
                <w:szCs w:val="22"/>
                <w:rPrChange w:id="3240" w:author="Nick.Tolimieri" w:date="2022-09-06T09:57:00Z">
                  <w:rPr>
                    <w:ins w:id="3241" w:author="Nick.Tolimieri" w:date="2022-09-06T09:57:00Z"/>
                    <w:rFonts w:ascii="Calibri" w:hAnsi="Calibri" w:cs="Calibri"/>
                    <w:color w:val="000000"/>
                    <w:sz w:val="22"/>
                    <w:szCs w:val="22"/>
                  </w:rPr>
                </w:rPrChange>
              </w:rPr>
              <w:pPrChange w:id="3242" w:author="Nick.Tolimieri" w:date="2022-09-06T09:57:00Z">
                <w:pPr>
                  <w:jc w:val="right"/>
                </w:pPr>
              </w:pPrChange>
            </w:pPr>
            <w:ins w:id="3243" w:author="Nick.Tolimieri" w:date="2022-09-06T09:57:00Z">
              <w:r w:rsidRPr="001A7F6C">
                <w:rPr>
                  <w:rFonts w:asciiTheme="minorHAnsi" w:eastAsiaTheme="minorHAnsi" w:hAnsiTheme="minorHAnsi" w:cstheme="minorBidi"/>
                  <w:sz w:val="22"/>
                  <w:szCs w:val="22"/>
                  <w:rPrChange w:id="3244" w:author="Nick.Tolimieri" w:date="2022-09-06T09:57:00Z">
                    <w:rPr>
                      <w:rFonts w:ascii="Calibri" w:hAnsi="Calibri" w:cs="Calibri"/>
                      <w:color w:val="000000"/>
                      <w:sz w:val="22"/>
                      <w:szCs w:val="22"/>
                    </w:rPr>
                  </w:rPrChange>
                </w:rPr>
                <w:t>2.15</w:t>
              </w:r>
            </w:ins>
          </w:p>
        </w:tc>
      </w:tr>
      <w:tr w:rsidR="001A7F6C" w:rsidRPr="001A7F6C" w:rsidTr="001A7F6C">
        <w:trPr>
          <w:trHeight w:val="300"/>
          <w:ins w:id="3245" w:author="Nick.Tolimieri" w:date="2022-09-06T09:57:00Z"/>
        </w:trPr>
        <w:tc>
          <w:tcPr>
            <w:tcW w:w="2814" w:type="dxa"/>
            <w:noWrap/>
            <w:hideMark/>
          </w:tcPr>
          <w:p w:rsidR="001A7F6C" w:rsidRPr="001A7F6C" w:rsidRDefault="001A7F6C">
            <w:pPr>
              <w:rPr>
                <w:ins w:id="3246" w:author="Nick.Tolimieri" w:date="2022-09-06T09:57:00Z"/>
                <w:rFonts w:asciiTheme="minorHAnsi" w:eastAsiaTheme="minorHAnsi" w:hAnsiTheme="minorHAnsi" w:cstheme="minorBidi"/>
                <w:sz w:val="22"/>
                <w:szCs w:val="22"/>
                <w:rPrChange w:id="3247" w:author="Nick.Tolimieri" w:date="2022-09-06T09:57:00Z">
                  <w:rPr>
                    <w:ins w:id="3248" w:author="Nick.Tolimieri" w:date="2022-09-06T09:57:00Z"/>
                    <w:rFonts w:ascii="Calibri" w:hAnsi="Calibri" w:cs="Calibri"/>
                    <w:color w:val="000000"/>
                    <w:sz w:val="22"/>
                    <w:szCs w:val="22"/>
                  </w:rPr>
                </w:rPrChange>
              </w:rPr>
            </w:pPr>
            <w:ins w:id="3249" w:author="Nick.Tolimieri" w:date="2022-09-06T09:57:00Z">
              <w:r w:rsidRPr="001A7F6C">
                <w:rPr>
                  <w:rFonts w:asciiTheme="minorHAnsi" w:eastAsiaTheme="minorHAnsi" w:hAnsiTheme="minorHAnsi" w:cstheme="minorBidi"/>
                  <w:sz w:val="22"/>
                  <w:szCs w:val="22"/>
                  <w:rPrChange w:id="325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3251" w:author="Nick.Tolimieri" w:date="2022-09-06T09:57:00Z"/>
                <w:rFonts w:asciiTheme="minorHAnsi" w:eastAsiaTheme="minorHAnsi" w:hAnsiTheme="minorHAnsi" w:cstheme="minorBidi"/>
                <w:sz w:val="22"/>
                <w:szCs w:val="22"/>
                <w:rPrChange w:id="3252" w:author="Nick.Tolimieri" w:date="2022-09-06T09:57:00Z">
                  <w:rPr>
                    <w:ins w:id="3253" w:author="Nick.Tolimieri" w:date="2022-09-06T09:57:00Z"/>
                    <w:rFonts w:ascii="Calibri" w:hAnsi="Calibri" w:cs="Calibri"/>
                    <w:color w:val="000000"/>
                    <w:sz w:val="22"/>
                    <w:szCs w:val="22"/>
                  </w:rPr>
                </w:rPrChange>
              </w:rPr>
              <w:pPrChange w:id="3254" w:author="Nick.Tolimieri" w:date="2022-09-06T09:57:00Z">
                <w:pPr>
                  <w:jc w:val="right"/>
                </w:pPr>
              </w:pPrChange>
            </w:pPr>
            <w:ins w:id="3255" w:author="Nick.Tolimieri" w:date="2022-09-06T09:57:00Z">
              <w:r w:rsidRPr="001A7F6C">
                <w:rPr>
                  <w:rFonts w:asciiTheme="minorHAnsi" w:eastAsiaTheme="minorHAnsi" w:hAnsiTheme="minorHAnsi" w:cstheme="minorBidi"/>
                  <w:sz w:val="22"/>
                  <w:szCs w:val="22"/>
                  <w:rPrChange w:id="3256" w:author="Nick.Tolimieri" w:date="2022-09-06T09:57:00Z">
                    <w:rPr>
                      <w:rFonts w:ascii="Calibri" w:hAnsi="Calibri" w:cs="Calibri"/>
                      <w:color w:val="000000"/>
                      <w:sz w:val="22"/>
                      <w:szCs w:val="22"/>
                    </w:rPr>
                  </w:rPrChange>
                </w:rPr>
                <w:t>2005</w:t>
              </w:r>
            </w:ins>
          </w:p>
        </w:tc>
        <w:tc>
          <w:tcPr>
            <w:tcW w:w="1177" w:type="dxa"/>
            <w:noWrap/>
            <w:hideMark/>
          </w:tcPr>
          <w:p w:rsidR="001A7F6C" w:rsidRPr="001A7F6C" w:rsidRDefault="001A7F6C" w:rsidP="001A7F6C">
            <w:pPr>
              <w:rPr>
                <w:ins w:id="3257" w:author="Nick.Tolimieri" w:date="2022-09-06T09:57:00Z"/>
                <w:rFonts w:asciiTheme="minorHAnsi" w:eastAsiaTheme="minorHAnsi" w:hAnsiTheme="minorHAnsi" w:cstheme="minorBidi"/>
                <w:sz w:val="22"/>
                <w:szCs w:val="22"/>
                <w:rPrChange w:id="3258" w:author="Nick.Tolimieri" w:date="2022-09-06T09:57:00Z">
                  <w:rPr>
                    <w:ins w:id="3259" w:author="Nick.Tolimieri" w:date="2022-09-06T09:57:00Z"/>
                    <w:rFonts w:ascii="Calibri" w:hAnsi="Calibri" w:cs="Calibri"/>
                    <w:color w:val="000000"/>
                    <w:sz w:val="22"/>
                    <w:szCs w:val="22"/>
                  </w:rPr>
                </w:rPrChange>
              </w:rPr>
              <w:pPrChange w:id="3260" w:author="Nick.Tolimieri" w:date="2022-09-06T09:57:00Z">
                <w:pPr>
                  <w:jc w:val="right"/>
                </w:pPr>
              </w:pPrChange>
            </w:pPr>
            <w:ins w:id="3261" w:author="Nick.Tolimieri" w:date="2022-09-06T09:57:00Z">
              <w:r w:rsidRPr="001A7F6C">
                <w:rPr>
                  <w:rFonts w:asciiTheme="minorHAnsi" w:eastAsiaTheme="minorHAnsi" w:hAnsiTheme="minorHAnsi" w:cstheme="minorBidi"/>
                  <w:sz w:val="22"/>
                  <w:szCs w:val="22"/>
                  <w:rPrChange w:id="3262" w:author="Nick.Tolimieri" w:date="2022-09-06T09:57:00Z">
                    <w:rPr>
                      <w:rFonts w:ascii="Calibri" w:hAnsi="Calibri" w:cs="Calibri"/>
                      <w:color w:val="000000"/>
                      <w:sz w:val="22"/>
                      <w:szCs w:val="22"/>
                    </w:rPr>
                  </w:rPrChange>
                </w:rPr>
                <w:t>32</w:t>
              </w:r>
            </w:ins>
          </w:p>
        </w:tc>
        <w:tc>
          <w:tcPr>
            <w:tcW w:w="1271" w:type="dxa"/>
            <w:noWrap/>
            <w:hideMark/>
          </w:tcPr>
          <w:p w:rsidR="001A7F6C" w:rsidRPr="001A7F6C" w:rsidRDefault="001A7F6C" w:rsidP="001A7F6C">
            <w:pPr>
              <w:rPr>
                <w:ins w:id="3263" w:author="Nick.Tolimieri" w:date="2022-09-06T09:57:00Z"/>
                <w:rFonts w:asciiTheme="minorHAnsi" w:eastAsiaTheme="minorHAnsi" w:hAnsiTheme="minorHAnsi" w:cstheme="minorBidi"/>
                <w:sz w:val="22"/>
                <w:szCs w:val="22"/>
                <w:rPrChange w:id="3264" w:author="Nick.Tolimieri" w:date="2022-09-06T09:57:00Z">
                  <w:rPr>
                    <w:ins w:id="3265" w:author="Nick.Tolimieri" w:date="2022-09-06T09:57:00Z"/>
                    <w:rFonts w:ascii="Calibri" w:hAnsi="Calibri" w:cs="Calibri"/>
                    <w:color w:val="000000"/>
                    <w:sz w:val="22"/>
                    <w:szCs w:val="22"/>
                  </w:rPr>
                </w:rPrChange>
              </w:rPr>
              <w:pPrChange w:id="3266" w:author="Nick.Tolimieri" w:date="2022-09-06T09:57:00Z">
                <w:pPr>
                  <w:jc w:val="right"/>
                </w:pPr>
              </w:pPrChange>
            </w:pPr>
            <w:ins w:id="3267" w:author="Nick.Tolimieri" w:date="2022-09-06T09:57:00Z">
              <w:r w:rsidRPr="001A7F6C">
                <w:rPr>
                  <w:rFonts w:asciiTheme="minorHAnsi" w:eastAsiaTheme="minorHAnsi" w:hAnsiTheme="minorHAnsi" w:cstheme="minorBidi"/>
                  <w:sz w:val="22"/>
                  <w:szCs w:val="22"/>
                  <w:rPrChange w:id="3268" w:author="Nick.Tolimieri" w:date="2022-09-06T09:57:00Z">
                    <w:rPr>
                      <w:rFonts w:ascii="Calibri" w:hAnsi="Calibri" w:cs="Calibri"/>
                      <w:color w:val="000000"/>
                      <w:sz w:val="22"/>
                      <w:szCs w:val="22"/>
                    </w:rPr>
                  </w:rPrChange>
                </w:rPr>
                <w:t>2</w:t>
              </w:r>
            </w:ins>
          </w:p>
        </w:tc>
        <w:tc>
          <w:tcPr>
            <w:tcW w:w="1085" w:type="dxa"/>
            <w:noWrap/>
            <w:hideMark/>
          </w:tcPr>
          <w:p w:rsidR="001A7F6C" w:rsidRPr="001A7F6C" w:rsidRDefault="001A7F6C" w:rsidP="001A7F6C">
            <w:pPr>
              <w:rPr>
                <w:ins w:id="3269" w:author="Nick.Tolimieri" w:date="2022-09-06T09:57:00Z"/>
                <w:rFonts w:asciiTheme="minorHAnsi" w:eastAsiaTheme="minorHAnsi" w:hAnsiTheme="minorHAnsi" w:cstheme="minorBidi"/>
                <w:sz w:val="22"/>
                <w:szCs w:val="22"/>
                <w:rPrChange w:id="3270" w:author="Nick.Tolimieri" w:date="2022-09-06T09:57:00Z">
                  <w:rPr>
                    <w:ins w:id="3271" w:author="Nick.Tolimieri" w:date="2022-09-06T09:57:00Z"/>
                    <w:rFonts w:ascii="Calibri" w:hAnsi="Calibri" w:cs="Calibri"/>
                    <w:color w:val="000000"/>
                    <w:sz w:val="22"/>
                    <w:szCs w:val="22"/>
                  </w:rPr>
                </w:rPrChange>
              </w:rPr>
              <w:pPrChange w:id="3272" w:author="Nick.Tolimieri" w:date="2022-09-06T09:57:00Z">
                <w:pPr>
                  <w:jc w:val="right"/>
                </w:pPr>
              </w:pPrChange>
            </w:pPr>
            <w:ins w:id="3273" w:author="Nick.Tolimieri" w:date="2022-09-06T09:57:00Z">
              <w:r w:rsidRPr="001A7F6C">
                <w:rPr>
                  <w:rFonts w:asciiTheme="minorHAnsi" w:eastAsiaTheme="minorHAnsi" w:hAnsiTheme="minorHAnsi" w:cstheme="minorBidi"/>
                  <w:sz w:val="22"/>
                  <w:szCs w:val="22"/>
                  <w:rPrChange w:id="3274" w:author="Nick.Tolimieri" w:date="2022-09-06T09:57:00Z">
                    <w:rPr>
                      <w:rFonts w:ascii="Calibri" w:hAnsi="Calibri" w:cs="Calibri"/>
                      <w:color w:val="000000"/>
                      <w:sz w:val="22"/>
                      <w:szCs w:val="22"/>
                    </w:rPr>
                  </w:rPrChange>
                </w:rPr>
                <w:t>12</w:t>
              </w:r>
            </w:ins>
          </w:p>
        </w:tc>
        <w:tc>
          <w:tcPr>
            <w:tcW w:w="1105" w:type="dxa"/>
            <w:noWrap/>
            <w:hideMark/>
          </w:tcPr>
          <w:p w:rsidR="001A7F6C" w:rsidRPr="001A7F6C" w:rsidRDefault="001A7F6C" w:rsidP="001A7F6C">
            <w:pPr>
              <w:rPr>
                <w:ins w:id="3275" w:author="Nick.Tolimieri" w:date="2022-09-06T09:57:00Z"/>
                <w:rFonts w:asciiTheme="minorHAnsi" w:eastAsiaTheme="minorHAnsi" w:hAnsiTheme="minorHAnsi" w:cstheme="minorBidi"/>
                <w:sz w:val="22"/>
                <w:szCs w:val="22"/>
                <w:rPrChange w:id="3276" w:author="Nick.Tolimieri" w:date="2022-09-06T09:57:00Z">
                  <w:rPr>
                    <w:ins w:id="3277" w:author="Nick.Tolimieri" w:date="2022-09-06T09:57:00Z"/>
                    <w:rFonts w:ascii="Calibri" w:hAnsi="Calibri" w:cs="Calibri"/>
                    <w:color w:val="000000"/>
                    <w:sz w:val="22"/>
                    <w:szCs w:val="22"/>
                  </w:rPr>
                </w:rPrChange>
              </w:rPr>
              <w:pPrChange w:id="3278" w:author="Nick.Tolimieri" w:date="2022-09-06T09:57:00Z">
                <w:pPr>
                  <w:jc w:val="right"/>
                </w:pPr>
              </w:pPrChange>
            </w:pPr>
            <w:ins w:id="3279" w:author="Nick.Tolimieri" w:date="2022-09-06T09:57:00Z">
              <w:r w:rsidRPr="001A7F6C">
                <w:rPr>
                  <w:rFonts w:asciiTheme="minorHAnsi" w:eastAsiaTheme="minorHAnsi" w:hAnsiTheme="minorHAnsi" w:cstheme="minorBidi"/>
                  <w:sz w:val="22"/>
                  <w:szCs w:val="22"/>
                  <w:rPrChange w:id="328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3281" w:author="Nick.Tolimieri" w:date="2022-09-06T09:57:00Z"/>
                <w:rFonts w:asciiTheme="minorHAnsi" w:eastAsiaTheme="minorHAnsi" w:hAnsiTheme="minorHAnsi" w:cstheme="minorBidi"/>
                <w:sz w:val="22"/>
                <w:szCs w:val="22"/>
                <w:rPrChange w:id="3282" w:author="Nick.Tolimieri" w:date="2022-09-06T09:57:00Z">
                  <w:rPr>
                    <w:ins w:id="3283" w:author="Nick.Tolimieri" w:date="2022-09-06T09:57:00Z"/>
                    <w:rFonts w:ascii="Calibri" w:hAnsi="Calibri" w:cs="Calibri"/>
                    <w:color w:val="000000"/>
                    <w:sz w:val="22"/>
                    <w:szCs w:val="22"/>
                  </w:rPr>
                </w:rPrChange>
              </w:rPr>
              <w:pPrChange w:id="3284" w:author="Nick.Tolimieri" w:date="2022-09-06T09:57:00Z">
                <w:pPr>
                  <w:jc w:val="right"/>
                </w:pPr>
              </w:pPrChange>
            </w:pPr>
            <w:ins w:id="3285" w:author="Nick.Tolimieri" w:date="2022-09-06T09:57:00Z">
              <w:r w:rsidRPr="001A7F6C">
                <w:rPr>
                  <w:rFonts w:asciiTheme="minorHAnsi" w:eastAsiaTheme="minorHAnsi" w:hAnsiTheme="minorHAnsi" w:cstheme="minorBidi"/>
                  <w:sz w:val="22"/>
                  <w:szCs w:val="22"/>
                  <w:rPrChange w:id="3286" w:author="Nick.Tolimieri" w:date="2022-09-06T09:57:00Z">
                    <w:rPr>
                      <w:rFonts w:ascii="Calibri" w:hAnsi="Calibri" w:cs="Calibri"/>
                      <w:color w:val="000000"/>
                      <w:sz w:val="22"/>
                      <w:szCs w:val="22"/>
                    </w:rPr>
                  </w:rPrChange>
                </w:rPr>
                <w:t>7</w:t>
              </w:r>
            </w:ins>
          </w:p>
        </w:tc>
        <w:tc>
          <w:tcPr>
            <w:tcW w:w="1269" w:type="dxa"/>
            <w:noWrap/>
            <w:hideMark/>
          </w:tcPr>
          <w:p w:rsidR="001A7F6C" w:rsidRPr="001A7F6C" w:rsidRDefault="001A7F6C" w:rsidP="001A7F6C">
            <w:pPr>
              <w:rPr>
                <w:ins w:id="3287" w:author="Nick.Tolimieri" w:date="2022-09-06T09:57:00Z"/>
                <w:rFonts w:asciiTheme="minorHAnsi" w:eastAsiaTheme="minorHAnsi" w:hAnsiTheme="minorHAnsi" w:cstheme="minorBidi"/>
                <w:sz w:val="22"/>
                <w:szCs w:val="22"/>
                <w:rPrChange w:id="3288" w:author="Nick.Tolimieri" w:date="2022-09-06T09:57:00Z">
                  <w:rPr>
                    <w:ins w:id="3289" w:author="Nick.Tolimieri" w:date="2022-09-06T09:57:00Z"/>
                    <w:rFonts w:ascii="Calibri" w:hAnsi="Calibri" w:cs="Calibri"/>
                    <w:color w:val="000000"/>
                    <w:sz w:val="22"/>
                    <w:szCs w:val="22"/>
                  </w:rPr>
                </w:rPrChange>
              </w:rPr>
              <w:pPrChange w:id="3290" w:author="Nick.Tolimieri" w:date="2022-09-06T09:57:00Z">
                <w:pPr>
                  <w:jc w:val="right"/>
                </w:pPr>
              </w:pPrChange>
            </w:pPr>
            <w:ins w:id="3291" w:author="Nick.Tolimieri" w:date="2022-09-06T09:57:00Z">
              <w:r w:rsidRPr="001A7F6C">
                <w:rPr>
                  <w:rFonts w:asciiTheme="minorHAnsi" w:eastAsiaTheme="minorHAnsi" w:hAnsiTheme="minorHAnsi" w:cstheme="minorBidi"/>
                  <w:sz w:val="22"/>
                  <w:szCs w:val="22"/>
                  <w:rPrChange w:id="3292" w:author="Nick.Tolimieri" w:date="2022-09-06T09:57:00Z">
                    <w:rPr>
                      <w:rFonts w:ascii="Calibri" w:hAnsi="Calibri" w:cs="Calibri"/>
                      <w:color w:val="000000"/>
                      <w:sz w:val="22"/>
                      <w:szCs w:val="22"/>
                    </w:rPr>
                  </w:rPrChange>
                </w:rPr>
                <w:t>1.81</w:t>
              </w:r>
            </w:ins>
          </w:p>
        </w:tc>
        <w:tc>
          <w:tcPr>
            <w:tcW w:w="1141" w:type="dxa"/>
            <w:noWrap/>
            <w:hideMark/>
          </w:tcPr>
          <w:p w:rsidR="001A7F6C" w:rsidRPr="001A7F6C" w:rsidRDefault="001A7F6C" w:rsidP="001A7F6C">
            <w:pPr>
              <w:rPr>
                <w:ins w:id="3293" w:author="Nick.Tolimieri" w:date="2022-09-06T09:57:00Z"/>
                <w:rFonts w:asciiTheme="minorHAnsi" w:eastAsiaTheme="minorHAnsi" w:hAnsiTheme="minorHAnsi" w:cstheme="minorBidi"/>
                <w:sz w:val="22"/>
                <w:szCs w:val="22"/>
                <w:rPrChange w:id="3294" w:author="Nick.Tolimieri" w:date="2022-09-06T09:57:00Z">
                  <w:rPr>
                    <w:ins w:id="3295" w:author="Nick.Tolimieri" w:date="2022-09-06T09:57:00Z"/>
                    <w:rFonts w:ascii="Calibri" w:hAnsi="Calibri" w:cs="Calibri"/>
                    <w:color w:val="000000"/>
                    <w:sz w:val="22"/>
                    <w:szCs w:val="22"/>
                  </w:rPr>
                </w:rPrChange>
              </w:rPr>
              <w:pPrChange w:id="3296" w:author="Nick.Tolimieri" w:date="2022-09-06T09:57:00Z">
                <w:pPr>
                  <w:jc w:val="right"/>
                </w:pPr>
              </w:pPrChange>
            </w:pPr>
            <w:ins w:id="3297" w:author="Nick.Tolimieri" w:date="2022-09-06T09:57:00Z">
              <w:r w:rsidRPr="001A7F6C">
                <w:rPr>
                  <w:rFonts w:asciiTheme="minorHAnsi" w:eastAsiaTheme="minorHAnsi" w:hAnsiTheme="minorHAnsi" w:cstheme="minorBidi"/>
                  <w:sz w:val="22"/>
                  <w:szCs w:val="22"/>
                  <w:rPrChange w:id="3298" w:author="Nick.Tolimieri" w:date="2022-09-06T09:57:00Z">
                    <w:rPr>
                      <w:rFonts w:ascii="Calibri" w:hAnsi="Calibri" w:cs="Calibri"/>
                      <w:color w:val="000000"/>
                      <w:sz w:val="22"/>
                      <w:szCs w:val="22"/>
                    </w:rPr>
                  </w:rPrChange>
                </w:rPr>
                <w:t>0.15</w:t>
              </w:r>
            </w:ins>
          </w:p>
        </w:tc>
        <w:tc>
          <w:tcPr>
            <w:tcW w:w="1141" w:type="dxa"/>
            <w:noWrap/>
            <w:hideMark/>
          </w:tcPr>
          <w:p w:rsidR="001A7F6C" w:rsidRPr="001A7F6C" w:rsidRDefault="001A7F6C" w:rsidP="001A7F6C">
            <w:pPr>
              <w:rPr>
                <w:ins w:id="3299" w:author="Nick.Tolimieri" w:date="2022-09-06T09:57:00Z"/>
                <w:rFonts w:asciiTheme="minorHAnsi" w:eastAsiaTheme="minorHAnsi" w:hAnsiTheme="minorHAnsi" w:cstheme="minorBidi"/>
                <w:sz w:val="22"/>
                <w:szCs w:val="22"/>
                <w:rPrChange w:id="3300" w:author="Nick.Tolimieri" w:date="2022-09-06T09:57:00Z">
                  <w:rPr>
                    <w:ins w:id="3301" w:author="Nick.Tolimieri" w:date="2022-09-06T09:57:00Z"/>
                    <w:rFonts w:ascii="Calibri" w:hAnsi="Calibri" w:cs="Calibri"/>
                    <w:color w:val="000000"/>
                    <w:sz w:val="22"/>
                    <w:szCs w:val="22"/>
                  </w:rPr>
                </w:rPrChange>
              </w:rPr>
              <w:pPrChange w:id="3302" w:author="Nick.Tolimieri" w:date="2022-09-06T09:57:00Z">
                <w:pPr>
                  <w:jc w:val="right"/>
                </w:pPr>
              </w:pPrChange>
            </w:pPr>
            <w:ins w:id="3303" w:author="Nick.Tolimieri" w:date="2022-09-06T09:57:00Z">
              <w:r w:rsidRPr="001A7F6C">
                <w:rPr>
                  <w:rFonts w:asciiTheme="minorHAnsi" w:eastAsiaTheme="minorHAnsi" w:hAnsiTheme="minorHAnsi" w:cstheme="minorBidi"/>
                  <w:sz w:val="22"/>
                  <w:szCs w:val="22"/>
                  <w:rPrChange w:id="3304" w:author="Nick.Tolimieri" w:date="2022-09-06T09:57:00Z">
                    <w:rPr>
                      <w:rFonts w:ascii="Calibri" w:hAnsi="Calibri" w:cs="Calibri"/>
                      <w:color w:val="000000"/>
                      <w:sz w:val="22"/>
                      <w:szCs w:val="22"/>
                    </w:rPr>
                  </w:rPrChange>
                </w:rPr>
                <w:t>2.1</w:t>
              </w:r>
            </w:ins>
          </w:p>
        </w:tc>
      </w:tr>
      <w:tr w:rsidR="001A7F6C" w:rsidRPr="001A7F6C" w:rsidTr="001A7F6C">
        <w:trPr>
          <w:trHeight w:val="300"/>
          <w:ins w:id="3305" w:author="Nick.Tolimieri" w:date="2022-09-06T09:57:00Z"/>
        </w:trPr>
        <w:tc>
          <w:tcPr>
            <w:tcW w:w="2814" w:type="dxa"/>
            <w:noWrap/>
            <w:hideMark/>
          </w:tcPr>
          <w:p w:rsidR="001A7F6C" w:rsidRPr="001A7F6C" w:rsidRDefault="001A7F6C">
            <w:pPr>
              <w:rPr>
                <w:ins w:id="3306" w:author="Nick.Tolimieri" w:date="2022-09-06T09:57:00Z"/>
                <w:rFonts w:asciiTheme="minorHAnsi" w:eastAsiaTheme="minorHAnsi" w:hAnsiTheme="minorHAnsi" w:cstheme="minorBidi"/>
                <w:sz w:val="22"/>
                <w:szCs w:val="22"/>
                <w:rPrChange w:id="3307" w:author="Nick.Tolimieri" w:date="2022-09-06T09:57:00Z">
                  <w:rPr>
                    <w:ins w:id="3308" w:author="Nick.Tolimieri" w:date="2022-09-06T09:57:00Z"/>
                    <w:rFonts w:ascii="Calibri" w:hAnsi="Calibri" w:cs="Calibri"/>
                    <w:color w:val="000000"/>
                    <w:sz w:val="22"/>
                    <w:szCs w:val="22"/>
                  </w:rPr>
                </w:rPrChange>
              </w:rPr>
            </w:pPr>
            <w:ins w:id="3309" w:author="Nick.Tolimieri" w:date="2022-09-06T09:57:00Z">
              <w:r w:rsidRPr="001A7F6C">
                <w:rPr>
                  <w:rFonts w:asciiTheme="minorHAnsi" w:eastAsiaTheme="minorHAnsi" w:hAnsiTheme="minorHAnsi" w:cstheme="minorBidi"/>
                  <w:sz w:val="22"/>
                  <w:szCs w:val="22"/>
                  <w:rPrChange w:id="331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3311" w:author="Nick.Tolimieri" w:date="2022-09-06T09:57:00Z"/>
                <w:rFonts w:asciiTheme="minorHAnsi" w:eastAsiaTheme="minorHAnsi" w:hAnsiTheme="minorHAnsi" w:cstheme="minorBidi"/>
                <w:sz w:val="22"/>
                <w:szCs w:val="22"/>
                <w:rPrChange w:id="3312" w:author="Nick.Tolimieri" w:date="2022-09-06T09:57:00Z">
                  <w:rPr>
                    <w:ins w:id="3313" w:author="Nick.Tolimieri" w:date="2022-09-06T09:57:00Z"/>
                    <w:rFonts w:ascii="Calibri" w:hAnsi="Calibri" w:cs="Calibri"/>
                    <w:color w:val="000000"/>
                    <w:sz w:val="22"/>
                    <w:szCs w:val="22"/>
                  </w:rPr>
                </w:rPrChange>
              </w:rPr>
              <w:pPrChange w:id="3314" w:author="Nick.Tolimieri" w:date="2022-09-06T09:57:00Z">
                <w:pPr>
                  <w:jc w:val="right"/>
                </w:pPr>
              </w:pPrChange>
            </w:pPr>
            <w:ins w:id="3315" w:author="Nick.Tolimieri" w:date="2022-09-06T09:57:00Z">
              <w:r w:rsidRPr="001A7F6C">
                <w:rPr>
                  <w:rFonts w:asciiTheme="minorHAnsi" w:eastAsiaTheme="minorHAnsi" w:hAnsiTheme="minorHAnsi" w:cstheme="minorBidi"/>
                  <w:sz w:val="22"/>
                  <w:szCs w:val="22"/>
                  <w:rPrChange w:id="3316" w:author="Nick.Tolimieri" w:date="2022-09-06T09:57:00Z">
                    <w:rPr>
                      <w:rFonts w:ascii="Calibri" w:hAnsi="Calibri" w:cs="Calibri"/>
                      <w:color w:val="000000"/>
                      <w:sz w:val="22"/>
                      <w:szCs w:val="22"/>
                    </w:rPr>
                  </w:rPrChange>
                </w:rPr>
                <w:t>2006</w:t>
              </w:r>
            </w:ins>
          </w:p>
        </w:tc>
        <w:tc>
          <w:tcPr>
            <w:tcW w:w="1177" w:type="dxa"/>
            <w:noWrap/>
            <w:hideMark/>
          </w:tcPr>
          <w:p w:rsidR="001A7F6C" w:rsidRPr="001A7F6C" w:rsidRDefault="001A7F6C" w:rsidP="001A7F6C">
            <w:pPr>
              <w:rPr>
                <w:ins w:id="3317" w:author="Nick.Tolimieri" w:date="2022-09-06T09:57:00Z"/>
                <w:rFonts w:asciiTheme="minorHAnsi" w:eastAsiaTheme="minorHAnsi" w:hAnsiTheme="minorHAnsi" w:cstheme="minorBidi"/>
                <w:sz w:val="22"/>
                <w:szCs w:val="22"/>
                <w:rPrChange w:id="3318" w:author="Nick.Tolimieri" w:date="2022-09-06T09:57:00Z">
                  <w:rPr>
                    <w:ins w:id="3319" w:author="Nick.Tolimieri" w:date="2022-09-06T09:57:00Z"/>
                    <w:rFonts w:ascii="Calibri" w:hAnsi="Calibri" w:cs="Calibri"/>
                    <w:color w:val="000000"/>
                    <w:sz w:val="22"/>
                    <w:szCs w:val="22"/>
                  </w:rPr>
                </w:rPrChange>
              </w:rPr>
              <w:pPrChange w:id="3320" w:author="Nick.Tolimieri" w:date="2022-09-06T09:57:00Z">
                <w:pPr>
                  <w:jc w:val="right"/>
                </w:pPr>
              </w:pPrChange>
            </w:pPr>
            <w:ins w:id="3321" w:author="Nick.Tolimieri" w:date="2022-09-06T09:57:00Z">
              <w:r w:rsidRPr="001A7F6C">
                <w:rPr>
                  <w:rFonts w:asciiTheme="minorHAnsi" w:eastAsiaTheme="minorHAnsi" w:hAnsiTheme="minorHAnsi" w:cstheme="minorBidi"/>
                  <w:sz w:val="22"/>
                  <w:szCs w:val="22"/>
                  <w:rPrChange w:id="3322" w:author="Nick.Tolimieri" w:date="2022-09-06T09:57:00Z">
                    <w:rPr>
                      <w:rFonts w:ascii="Calibri" w:hAnsi="Calibri" w:cs="Calibri"/>
                      <w:color w:val="000000"/>
                      <w:sz w:val="22"/>
                      <w:szCs w:val="22"/>
                    </w:rPr>
                  </w:rPrChange>
                </w:rPr>
                <w:t>17</w:t>
              </w:r>
            </w:ins>
          </w:p>
        </w:tc>
        <w:tc>
          <w:tcPr>
            <w:tcW w:w="1271" w:type="dxa"/>
            <w:noWrap/>
            <w:hideMark/>
          </w:tcPr>
          <w:p w:rsidR="001A7F6C" w:rsidRPr="001A7F6C" w:rsidRDefault="001A7F6C" w:rsidP="001A7F6C">
            <w:pPr>
              <w:rPr>
                <w:ins w:id="3323" w:author="Nick.Tolimieri" w:date="2022-09-06T09:57:00Z"/>
                <w:rFonts w:asciiTheme="minorHAnsi" w:eastAsiaTheme="minorHAnsi" w:hAnsiTheme="minorHAnsi" w:cstheme="minorBidi"/>
                <w:sz w:val="22"/>
                <w:szCs w:val="22"/>
                <w:rPrChange w:id="3324" w:author="Nick.Tolimieri" w:date="2022-09-06T09:57:00Z">
                  <w:rPr>
                    <w:ins w:id="3325" w:author="Nick.Tolimieri" w:date="2022-09-06T09:57:00Z"/>
                    <w:rFonts w:ascii="Calibri" w:hAnsi="Calibri" w:cs="Calibri"/>
                    <w:color w:val="000000"/>
                    <w:sz w:val="22"/>
                    <w:szCs w:val="22"/>
                  </w:rPr>
                </w:rPrChange>
              </w:rPr>
              <w:pPrChange w:id="3326" w:author="Nick.Tolimieri" w:date="2022-09-06T09:57:00Z">
                <w:pPr>
                  <w:jc w:val="right"/>
                </w:pPr>
              </w:pPrChange>
            </w:pPr>
            <w:ins w:id="3327" w:author="Nick.Tolimieri" w:date="2022-09-06T09:57:00Z">
              <w:r w:rsidRPr="001A7F6C">
                <w:rPr>
                  <w:rFonts w:asciiTheme="minorHAnsi" w:eastAsiaTheme="minorHAnsi" w:hAnsiTheme="minorHAnsi" w:cstheme="minorBidi"/>
                  <w:sz w:val="22"/>
                  <w:szCs w:val="22"/>
                  <w:rPrChange w:id="332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3329" w:author="Nick.Tolimieri" w:date="2022-09-06T09:57:00Z"/>
                <w:rFonts w:asciiTheme="minorHAnsi" w:eastAsiaTheme="minorHAnsi" w:hAnsiTheme="minorHAnsi" w:cstheme="minorBidi"/>
                <w:sz w:val="22"/>
                <w:szCs w:val="22"/>
                <w:rPrChange w:id="3330" w:author="Nick.Tolimieri" w:date="2022-09-06T09:57:00Z">
                  <w:rPr>
                    <w:ins w:id="3331" w:author="Nick.Tolimieri" w:date="2022-09-06T09:57:00Z"/>
                    <w:rFonts w:ascii="Calibri" w:hAnsi="Calibri" w:cs="Calibri"/>
                    <w:color w:val="000000"/>
                    <w:sz w:val="22"/>
                    <w:szCs w:val="22"/>
                  </w:rPr>
                </w:rPrChange>
              </w:rPr>
              <w:pPrChange w:id="3332" w:author="Nick.Tolimieri" w:date="2022-09-06T09:57:00Z">
                <w:pPr>
                  <w:jc w:val="right"/>
                </w:pPr>
              </w:pPrChange>
            </w:pPr>
            <w:ins w:id="3333" w:author="Nick.Tolimieri" w:date="2022-09-06T09:57:00Z">
              <w:r w:rsidRPr="001A7F6C">
                <w:rPr>
                  <w:rFonts w:asciiTheme="minorHAnsi" w:eastAsiaTheme="minorHAnsi" w:hAnsiTheme="minorHAnsi" w:cstheme="minorBidi"/>
                  <w:sz w:val="22"/>
                  <w:szCs w:val="22"/>
                  <w:rPrChange w:id="3334" w:author="Nick.Tolimieri" w:date="2022-09-06T09:57:00Z">
                    <w:rPr>
                      <w:rFonts w:ascii="Calibri" w:hAnsi="Calibri" w:cs="Calibri"/>
                      <w:color w:val="000000"/>
                      <w:sz w:val="22"/>
                      <w:szCs w:val="22"/>
                    </w:rPr>
                  </w:rPrChange>
                </w:rPr>
                <w:t>8</w:t>
              </w:r>
            </w:ins>
          </w:p>
        </w:tc>
        <w:tc>
          <w:tcPr>
            <w:tcW w:w="1105" w:type="dxa"/>
            <w:noWrap/>
            <w:hideMark/>
          </w:tcPr>
          <w:p w:rsidR="001A7F6C" w:rsidRPr="001A7F6C" w:rsidRDefault="001A7F6C" w:rsidP="001A7F6C">
            <w:pPr>
              <w:rPr>
                <w:ins w:id="3335" w:author="Nick.Tolimieri" w:date="2022-09-06T09:57:00Z"/>
                <w:rFonts w:asciiTheme="minorHAnsi" w:eastAsiaTheme="minorHAnsi" w:hAnsiTheme="minorHAnsi" w:cstheme="minorBidi"/>
                <w:sz w:val="22"/>
                <w:szCs w:val="22"/>
                <w:rPrChange w:id="3336" w:author="Nick.Tolimieri" w:date="2022-09-06T09:57:00Z">
                  <w:rPr>
                    <w:ins w:id="3337" w:author="Nick.Tolimieri" w:date="2022-09-06T09:57:00Z"/>
                    <w:rFonts w:ascii="Calibri" w:hAnsi="Calibri" w:cs="Calibri"/>
                    <w:color w:val="000000"/>
                    <w:sz w:val="22"/>
                    <w:szCs w:val="22"/>
                  </w:rPr>
                </w:rPrChange>
              </w:rPr>
              <w:pPrChange w:id="3338" w:author="Nick.Tolimieri" w:date="2022-09-06T09:57:00Z">
                <w:pPr>
                  <w:jc w:val="right"/>
                </w:pPr>
              </w:pPrChange>
            </w:pPr>
            <w:ins w:id="3339" w:author="Nick.Tolimieri" w:date="2022-09-06T09:57:00Z">
              <w:r w:rsidRPr="001A7F6C">
                <w:rPr>
                  <w:rFonts w:asciiTheme="minorHAnsi" w:eastAsiaTheme="minorHAnsi" w:hAnsiTheme="minorHAnsi" w:cstheme="minorBidi"/>
                  <w:sz w:val="22"/>
                  <w:szCs w:val="22"/>
                  <w:rPrChange w:id="3340" w:author="Nick.Tolimieri" w:date="2022-09-06T09:57:00Z">
                    <w:rPr>
                      <w:rFonts w:ascii="Calibri" w:hAnsi="Calibri" w:cs="Calibri"/>
                      <w:color w:val="000000"/>
                      <w:sz w:val="22"/>
                      <w:szCs w:val="22"/>
                    </w:rPr>
                  </w:rPrChange>
                </w:rPr>
                <w:t>8</w:t>
              </w:r>
            </w:ins>
          </w:p>
        </w:tc>
        <w:tc>
          <w:tcPr>
            <w:tcW w:w="1139" w:type="dxa"/>
            <w:noWrap/>
            <w:hideMark/>
          </w:tcPr>
          <w:p w:rsidR="001A7F6C" w:rsidRPr="001A7F6C" w:rsidRDefault="001A7F6C" w:rsidP="001A7F6C">
            <w:pPr>
              <w:rPr>
                <w:ins w:id="3341" w:author="Nick.Tolimieri" w:date="2022-09-06T09:57:00Z"/>
                <w:rFonts w:asciiTheme="minorHAnsi" w:eastAsiaTheme="minorHAnsi" w:hAnsiTheme="minorHAnsi" w:cstheme="minorBidi"/>
                <w:sz w:val="22"/>
                <w:szCs w:val="22"/>
                <w:rPrChange w:id="3342" w:author="Nick.Tolimieri" w:date="2022-09-06T09:57:00Z">
                  <w:rPr>
                    <w:ins w:id="3343" w:author="Nick.Tolimieri" w:date="2022-09-06T09:57:00Z"/>
                    <w:rFonts w:ascii="Calibri" w:hAnsi="Calibri" w:cs="Calibri"/>
                    <w:color w:val="000000"/>
                    <w:sz w:val="22"/>
                    <w:szCs w:val="22"/>
                  </w:rPr>
                </w:rPrChange>
              </w:rPr>
              <w:pPrChange w:id="3344" w:author="Nick.Tolimieri" w:date="2022-09-06T09:57:00Z">
                <w:pPr>
                  <w:jc w:val="right"/>
                </w:pPr>
              </w:pPrChange>
            </w:pPr>
            <w:ins w:id="3345" w:author="Nick.Tolimieri" w:date="2022-09-06T09:57:00Z">
              <w:r w:rsidRPr="001A7F6C">
                <w:rPr>
                  <w:rFonts w:asciiTheme="minorHAnsi" w:eastAsiaTheme="minorHAnsi" w:hAnsiTheme="minorHAnsi" w:cstheme="minorBidi"/>
                  <w:sz w:val="22"/>
                  <w:szCs w:val="22"/>
                  <w:rPrChange w:id="3346" w:author="Nick.Tolimieri" w:date="2022-09-06T09:57:00Z">
                    <w:rPr>
                      <w:rFonts w:ascii="Calibri" w:hAnsi="Calibri" w:cs="Calibri"/>
                      <w:color w:val="000000"/>
                      <w:sz w:val="22"/>
                      <w:szCs w:val="22"/>
                    </w:rPr>
                  </w:rPrChange>
                </w:rPr>
                <w:t>8</w:t>
              </w:r>
            </w:ins>
          </w:p>
        </w:tc>
        <w:tc>
          <w:tcPr>
            <w:tcW w:w="1269" w:type="dxa"/>
            <w:noWrap/>
            <w:hideMark/>
          </w:tcPr>
          <w:p w:rsidR="001A7F6C" w:rsidRPr="001A7F6C" w:rsidRDefault="001A7F6C" w:rsidP="001A7F6C">
            <w:pPr>
              <w:rPr>
                <w:ins w:id="3347" w:author="Nick.Tolimieri" w:date="2022-09-06T09:57:00Z"/>
                <w:rFonts w:asciiTheme="minorHAnsi" w:eastAsiaTheme="minorHAnsi" w:hAnsiTheme="minorHAnsi" w:cstheme="minorBidi"/>
                <w:sz w:val="22"/>
                <w:szCs w:val="22"/>
                <w:rPrChange w:id="3348" w:author="Nick.Tolimieri" w:date="2022-09-06T09:57:00Z">
                  <w:rPr>
                    <w:ins w:id="3349" w:author="Nick.Tolimieri" w:date="2022-09-06T09:57:00Z"/>
                    <w:rFonts w:ascii="Calibri" w:hAnsi="Calibri" w:cs="Calibri"/>
                    <w:color w:val="000000"/>
                    <w:sz w:val="22"/>
                    <w:szCs w:val="22"/>
                  </w:rPr>
                </w:rPrChange>
              </w:rPr>
              <w:pPrChange w:id="3350" w:author="Nick.Tolimieri" w:date="2022-09-06T09:57:00Z">
                <w:pPr>
                  <w:jc w:val="right"/>
                </w:pPr>
              </w:pPrChange>
            </w:pPr>
            <w:ins w:id="3351" w:author="Nick.Tolimieri" w:date="2022-09-06T09:57:00Z">
              <w:r w:rsidRPr="001A7F6C">
                <w:rPr>
                  <w:rFonts w:asciiTheme="minorHAnsi" w:eastAsiaTheme="minorHAnsi" w:hAnsiTheme="minorHAnsi" w:cstheme="minorBidi"/>
                  <w:sz w:val="22"/>
                  <w:szCs w:val="22"/>
                  <w:rPrChange w:id="3352" w:author="Nick.Tolimieri" w:date="2022-09-06T09:57:00Z">
                    <w:rPr>
                      <w:rFonts w:ascii="Calibri" w:hAnsi="Calibri" w:cs="Calibri"/>
                      <w:color w:val="000000"/>
                      <w:sz w:val="22"/>
                      <w:szCs w:val="22"/>
                    </w:rPr>
                  </w:rPrChange>
                </w:rPr>
                <w:t>1.59</w:t>
              </w:r>
            </w:ins>
          </w:p>
        </w:tc>
        <w:tc>
          <w:tcPr>
            <w:tcW w:w="1141" w:type="dxa"/>
            <w:noWrap/>
            <w:hideMark/>
          </w:tcPr>
          <w:p w:rsidR="001A7F6C" w:rsidRPr="001A7F6C" w:rsidRDefault="001A7F6C" w:rsidP="001A7F6C">
            <w:pPr>
              <w:rPr>
                <w:ins w:id="3353" w:author="Nick.Tolimieri" w:date="2022-09-06T09:57:00Z"/>
                <w:rFonts w:asciiTheme="minorHAnsi" w:eastAsiaTheme="minorHAnsi" w:hAnsiTheme="minorHAnsi" w:cstheme="minorBidi"/>
                <w:sz w:val="22"/>
                <w:szCs w:val="22"/>
                <w:rPrChange w:id="3354" w:author="Nick.Tolimieri" w:date="2022-09-06T09:57:00Z">
                  <w:rPr>
                    <w:ins w:id="3355" w:author="Nick.Tolimieri" w:date="2022-09-06T09:57:00Z"/>
                    <w:rFonts w:ascii="Calibri" w:hAnsi="Calibri" w:cs="Calibri"/>
                    <w:color w:val="000000"/>
                    <w:sz w:val="22"/>
                    <w:szCs w:val="22"/>
                  </w:rPr>
                </w:rPrChange>
              </w:rPr>
              <w:pPrChange w:id="3356" w:author="Nick.Tolimieri" w:date="2022-09-06T09:57:00Z">
                <w:pPr>
                  <w:jc w:val="right"/>
                </w:pPr>
              </w:pPrChange>
            </w:pPr>
            <w:ins w:id="3357" w:author="Nick.Tolimieri" w:date="2022-09-06T09:57:00Z">
              <w:r w:rsidRPr="001A7F6C">
                <w:rPr>
                  <w:rFonts w:asciiTheme="minorHAnsi" w:eastAsiaTheme="minorHAnsi" w:hAnsiTheme="minorHAnsi" w:cstheme="minorBidi"/>
                  <w:sz w:val="22"/>
                  <w:szCs w:val="22"/>
                  <w:rPrChange w:id="3358" w:author="Nick.Tolimieri" w:date="2022-09-06T09:57:00Z">
                    <w:rPr>
                      <w:rFonts w:ascii="Calibri" w:hAnsi="Calibri" w:cs="Calibri"/>
                      <w:color w:val="000000"/>
                      <w:sz w:val="22"/>
                      <w:szCs w:val="22"/>
                    </w:rPr>
                  </w:rPrChange>
                </w:rPr>
                <w:t>0.16</w:t>
              </w:r>
            </w:ins>
          </w:p>
        </w:tc>
        <w:tc>
          <w:tcPr>
            <w:tcW w:w="1141" w:type="dxa"/>
            <w:noWrap/>
            <w:hideMark/>
          </w:tcPr>
          <w:p w:rsidR="001A7F6C" w:rsidRPr="001A7F6C" w:rsidRDefault="001A7F6C" w:rsidP="001A7F6C">
            <w:pPr>
              <w:rPr>
                <w:ins w:id="3359" w:author="Nick.Tolimieri" w:date="2022-09-06T09:57:00Z"/>
                <w:rFonts w:asciiTheme="minorHAnsi" w:eastAsiaTheme="minorHAnsi" w:hAnsiTheme="minorHAnsi" w:cstheme="minorBidi"/>
                <w:sz w:val="22"/>
                <w:szCs w:val="22"/>
                <w:rPrChange w:id="3360" w:author="Nick.Tolimieri" w:date="2022-09-06T09:57:00Z">
                  <w:rPr>
                    <w:ins w:id="3361" w:author="Nick.Tolimieri" w:date="2022-09-06T09:57:00Z"/>
                    <w:rFonts w:ascii="Calibri" w:hAnsi="Calibri" w:cs="Calibri"/>
                    <w:color w:val="000000"/>
                    <w:sz w:val="22"/>
                    <w:szCs w:val="22"/>
                  </w:rPr>
                </w:rPrChange>
              </w:rPr>
              <w:pPrChange w:id="3362" w:author="Nick.Tolimieri" w:date="2022-09-06T09:57:00Z">
                <w:pPr>
                  <w:jc w:val="right"/>
                </w:pPr>
              </w:pPrChange>
            </w:pPr>
            <w:ins w:id="3363" w:author="Nick.Tolimieri" w:date="2022-09-06T09:57:00Z">
              <w:r w:rsidRPr="001A7F6C">
                <w:rPr>
                  <w:rFonts w:asciiTheme="minorHAnsi" w:eastAsiaTheme="minorHAnsi" w:hAnsiTheme="minorHAnsi" w:cstheme="minorBidi"/>
                  <w:sz w:val="22"/>
                  <w:szCs w:val="22"/>
                  <w:rPrChange w:id="3364" w:author="Nick.Tolimieri" w:date="2022-09-06T09:57:00Z">
                    <w:rPr>
                      <w:rFonts w:ascii="Calibri" w:hAnsi="Calibri" w:cs="Calibri"/>
                      <w:color w:val="000000"/>
                      <w:sz w:val="22"/>
                      <w:szCs w:val="22"/>
                    </w:rPr>
                  </w:rPrChange>
                </w:rPr>
                <w:t>1.8</w:t>
              </w:r>
            </w:ins>
          </w:p>
        </w:tc>
      </w:tr>
      <w:tr w:rsidR="001A7F6C" w:rsidRPr="001A7F6C" w:rsidTr="001A7F6C">
        <w:trPr>
          <w:trHeight w:val="300"/>
          <w:ins w:id="3365" w:author="Nick.Tolimieri" w:date="2022-09-06T09:57:00Z"/>
        </w:trPr>
        <w:tc>
          <w:tcPr>
            <w:tcW w:w="2814" w:type="dxa"/>
            <w:noWrap/>
            <w:hideMark/>
          </w:tcPr>
          <w:p w:rsidR="001A7F6C" w:rsidRPr="001A7F6C" w:rsidRDefault="001A7F6C">
            <w:pPr>
              <w:rPr>
                <w:ins w:id="3366" w:author="Nick.Tolimieri" w:date="2022-09-06T09:57:00Z"/>
                <w:rFonts w:asciiTheme="minorHAnsi" w:eastAsiaTheme="minorHAnsi" w:hAnsiTheme="minorHAnsi" w:cstheme="minorBidi"/>
                <w:sz w:val="22"/>
                <w:szCs w:val="22"/>
                <w:rPrChange w:id="3367" w:author="Nick.Tolimieri" w:date="2022-09-06T09:57:00Z">
                  <w:rPr>
                    <w:ins w:id="3368" w:author="Nick.Tolimieri" w:date="2022-09-06T09:57:00Z"/>
                    <w:rFonts w:ascii="Calibri" w:hAnsi="Calibri" w:cs="Calibri"/>
                    <w:color w:val="000000"/>
                    <w:sz w:val="22"/>
                    <w:szCs w:val="22"/>
                  </w:rPr>
                </w:rPrChange>
              </w:rPr>
            </w:pPr>
            <w:ins w:id="3369" w:author="Nick.Tolimieri" w:date="2022-09-06T09:57:00Z">
              <w:r w:rsidRPr="001A7F6C">
                <w:rPr>
                  <w:rFonts w:asciiTheme="minorHAnsi" w:eastAsiaTheme="minorHAnsi" w:hAnsiTheme="minorHAnsi" w:cstheme="minorBidi"/>
                  <w:sz w:val="22"/>
                  <w:szCs w:val="22"/>
                  <w:rPrChange w:id="337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3371" w:author="Nick.Tolimieri" w:date="2022-09-06T09:57:00Z"/>
                <w:rFonts w:asciiTheme="minorHAnsi" w:eastAsiaTheme="minorHAnsi" w:hAnsiTheme="minorHAnsi" w:cstheme="minorBidi"/>
                <w:sz w:val="22"/>
                <w:szCs w:val="22"/>
                <w:rPrChange w:id="3372" w:author="Nick.Tolimieri" w:date="2022-09-06T09:57:00Z">
                  <w:rPr>
                    <w:ins w:id="3373" w:author="Nick.Tolimieri" w:date="2022-09-06T09:57:00Z"/>
                    <w:rFonts w:ascii="Calibri" w:hAnsi="Calibri" w:cs="Calibri"/>
                    <w:color w:val="000000"/>
                    <w:sz w:val="22"/>
                    <w:szCs w:val="22"/>
                  </w:rPr>
                </w:rPrChange>
              </w:rPr>
              <w:pPrChange w:id="3374" w:author="Nick.Tolimieri" w:date="2022-09-06T09:57:00Z">
                <w:pPr>
                  <w:jc w:val="right"/>
                </w:pPr>
              </w:pPrChange>
            </w:pPr>
            <w:ins w:id="3375" w:author="Nick.Tolimieri" w:date="2022-09-06T09:57:00Z">
              <w:r w:rsidRPr="001A7F6C">
                <w:rPr>
                  <w:rFonts w:asciiTheme="minorHAnsi" w:eastAsiaTheme="minorHAnsi" w:hAnsiTheme="minorHAnsi" w:cstheme="minorBidi"/>
                  <w:sz w:val="22"/>
                  <w:szCs w:val="22"/>
                  <w:rPrChange w:id="3376" w:author="Nick.Tolimieri" w:date="2022-09-06T09:57:00Z">
                    <w:rPr>
                      <w:rFonts w:ascii="Calibri" w:hAnsi="Calibri" w:cs="Calibri"/>
                      <w:color w:val="000000"/>
                      <w:sz w:val="22"/>
                      <w:szCs w:val="22"/>
                    </w:rPr>
                  </w:rPrChange>
                </w:rPr>
                <w:t>2007</w:t>
              </w:r>
            </w:ins>
          </w:p>
        </w:tc>
        <w:tc>
          <w:tcPr>
            <w:tcW w:w="1177" w:type="dxa"/>
            <w:noWrap/>
            <w:hideMark/>
          </w:tcPr>
          <w:p w:rsidR="001A7F6C" w:rsidRPr="001A7F6C" w:rsidRDefault="001A7F6C" w:rsidP="001A7F6C">
            <w:pPr>
              <w:rPr>
                <w:ins w:id="3377" w:author="Nick.Tolimieri" w:date="2022-09-06T09:57:00Z"/>
                <w:rFonts w:asciiTheme="minorHAnsi" w:eastAsiaTheme="minorHAnsi" w:hAnsiTheme="minorHAnsi" w:cstheme="minorBidi"/>
                <w:sz w:val="22"/>
                <w:szCs w:val="22"/>
                <w:rPrChange w:id="3378" w:author="Nick.Tolimieri" w:date="2022-09-06T09:57:00Z">
                  <w:rPr>
                    <w:ins w:id="3379" w:author="Nick.Tolimieri" w:date="2022-09-06T09:57:00Z"/>
                    <w:rFonts w:ascii="Calibri" w:hAnsi="Calibri" w:cs="Calibri"/>
                    <w:color w:val="000000"/>
                    <w:sz w:val="22"/>
                    <w:szCs w:val="22"/>
                  </w:rPr>
                </w:rPrChange>
              </w:rPr>
              <w:pPrChange w:id="3380" w:author="Nick.Tolimieri" w:date="2022-09-06T09:57:00Z">
                <w:pPr>
                  <w:jc w:val="right"/>
                </w:pPr>
              </w:pPrChange>
            </w:pPr>
            <w:ins w:id="3381" w:author="Nick.Tolimieri" w:date="2022-09-06T09:57:00Z">
              <w:r w:rsidRPr="001A7F6C">
                <w:rPr>
                  <w:rFonts w:asciiTheme="minorHAnsi" w:eastAsiaTheme="minorHAnsi" w:hAnsiTheme="minorHAnsi" w:cstheme="minorBidi"/>
                  <w:sz w:val="22"/>
                  <w:szCs w:val="22"/>
                  <w:rPrChange w:id="3382" w:author="Nick.Tolimieri" w:date="2022-09-06T09:57:00Z">
                    <w:rPr>
                      <w:rFonts w:ascii="Calibri" w:hAnsi="Calibri" w:cs="Calibri"/>
                      <w:color w:val="000000"/>
                      <w:sz w:val="22"/>
                      <w:szCs w:val="22"/>
                    </w:rPr>
                  </w:rPrChange>
                </w:rPr>
                <w:t>18</w:t>
              </w:r>
            </w:ins>
          </w:p>
        </w:tc>
        <w:tc>
          <w:tcPr>
            <w:tcW w:w="1271" w:type="dxa"/>
            <w:noWrap/>
            <w:hideMark/>
          </w:tcPr>
          <w:p w:rsidR="001A7F6C" w:rsidRPr="001A7F6C" w:rsidRDefault="001A7F6C" w:rsidP="001A7F6C">
            <w:pPr>
              <w:rPr>
                <w:ins w:id="3383" w:author="Nick.Tolimieri" w:date="2022-09-06T09:57:00Z"/>
                <w:rFonts w:asciiTheme="minorHAnsi" w:eastAsiaTheme="minorHAnsi" w:hAnsiTheme="minorHAnsi" w:cstheme="minorBidi"/>
                <w:sz w:val="22"/>
                <w:szCs w:val="22"/>
                <w:rPrChange w:id="3384" w:author="Nick.Tolimieri" w:date="2022-09-06T09:57:00Z">
                  <w:rPr>
                    <w:ins w:id="3385" w:author="Nick.Tolimieri" w:date="2022-09-06T09:57:00Z"/>
                    <w:rFonts w:ascii="Calibri" w:hAnsi="Calibri" w:cs="Calibri"/>
                    <w:color w:val="000000"/>
                    <w:sz w:val="22"/>
                    <w:szCs w:val="22"/>
                  </w:rPr>
                </w:rPrChange>
              </w:rPr>
              <w:pPrChange w:id="3386" w:author="Nick.Tolimieri" w:date="2022-09-06T09:57:00Z">
                <w:pPr>
                  <w:jc w:val="right"/>
                </w:pPr>
              </w:pPrChange>
            </w:pPr>
            <w:ins w:id="3387" w:author="Nick.Tolimieri" w:date="2022-09-06T09:57:00Z">
              <w:r w:rsidRPr="001A7F6C">
                <w:rPr>
                  <w:rFonts w:asciiTheme="minorHAnsi" w:eastAsiaTheme="minorHAnsi" w:hAnsiTheme="minorHAnsi" w:cstheme="minorBidi"/>
                  <w:sz w:val="22"/>
                  <w:szCs w:val="22"/>
                  <w:rPrChange w:id="3388" w:author="Nick.Tolimieri" w:date="2022-09-06T09:57:00Z">
                    <w:rPr>
                      <w:rFonts w:ascii="Calibri" w:hAnsi="Calibri" w:cs="Calibri"/>
                      <w:color w:val="000000"/>
                      <w:sz w:val="22"/>
                      <w:szCs w:val="22"/>
                    </w:rPr>
                  </w:rPrChange>
                </w:rPr>
                <w:t>1</w:t>
              </w:r>
            </w:ins>
          </w:p>
        </w:tc>
        <w:tc>
          <w:tcPr>
            <w:tcW w:w="1085" w:type="dxa"/>
            <w:noWrap/>
            <w:hideMark/>
          </w:tcPr>
          <w:p w:rsidR="001A7F6C" w:rsidRPr="001A7F6C" w:rsidRDefault="001A7F6C" w:rsidP="001A7F6C">
            <w:pPr>
              <w:rPr>
                <w:ins w:id="3389" w:author="Nick.Tolimieri" w:date="2022-09-06T09:57:00Z"/>
                <w:rFonts w:asciiTheme="minorHAnsi" w:eastAsiaTheme="minorHAnsi" w:hAnsiTheme="minorHAnsi" w:cstheme="minorBidi"/>
                <w:sz w:val="22"/>
                <w:szCs w:val="22"/>
                <w:rPrChange w:id="3390" w:author="Nick.Tolimieri" w:date="2022-09-06T09:57:00Z">
                  <w:rPr>
                    <w:ins w:id="3391" w:author="Nick.Tolimieri" w:date="2022-09-06T09:57:00Z"/>
                    <w:rFonts w:ascii="Calibri" w:hAnsi="Calibri" w:cs="Calibri"/>
                    <w:color w:val="000000"/>
                    <w:sz w:val="22"/>
                    <w:szCs w:val="22"/>
                  </w:rPr>
                </w:rPrChange>
              </w:rPr>
              <w:pPrChange w:id="3392" w:author="Nick.Tolimieri" w:date="2022-09-06T09:57:00Z">
                <w:pPr>
                  <w:jc w:val="right"/>
                </w:pPr>
              </w:pPrChange>
            </w:pPr>
            <w:ins w:id="3393" w:author="Nick.Tolimieri" w:date="2022-09-06T09:57:00Z">
              <w:r w:rsidRPr="001A7F6C">
                <w:rPr>
                  <w:rFonts w:asciiTheme="minorHAnsi" w:eastAsiaTheme="minorHAnsi" w:hAnsiTheme="minorHAnsi" w:cstheme="minorBidi"/>
                  <w:sz w:val="22"/>
                  <w:szCs w:val="22"/>
                  <w:rPrChange w:id="3394" w:author="Nick.Tolimieri" w:date="2022-09-06T09:57:00Z">
                    <w:rPr>
                      <w:rFonts w:ascii="Calibri" w:hAnsi="Calibri" w:cs="Calibri"/>
                      <w:color w:val="000000"/>
                      <w:sz w:val="22"/>
                      <w:szCs w:val="22"/>
                    </w:rPr>
                  </w:rPrChange>
                </w:rPr>
                <w:t>11</w:t>
              </w:r>
            </w:ins>
          </w:p>
        </w:tc>
        <w:tc>
          <w:tcPr>
            <w:tcW w:w="1105" w:type="dxa"/>
            <w:noWrap/>
            <w:hideMark/>
          </w:tcPr>
          <w:p w:rsidR="001A7F6C" w:rsidRPr="001A7F6C" w:rsidRDefault="001A7F6C" w:rsidP="001A7F6C">
            <w:pPr>
              <w:rPr>
                <w:ins w:id="3395" w:author="Nick.Tolimieri" w:date="2022-09-06T09:57:00Z"/>
                <w:rFonts w:asciiTheme="minorHAnsi" w:eastAsiaTheme="minorHAnsi" w:hAnsiTheme="minorHAnsi" w:cstheme="minorBidi"/>
                <w:sz w:val="22"/>
                <w:szCs w:val="22"/>
                <w:rPrChange w:id="3396" w:author="Nick.Tolimieri" w:date="2022-09-06T09:57:00Z">
                  <w:rPr>
                    <w:ins w:id="3397" w:author="Nick.Tolimieri" w:date="2022-09-06T09:57:00Z"/>
                    <w:rFonts w:ascii="Calibri" w:hAnsi="Calibri" w:cs="Calibri"/>
                    <w:color w:val="000000"/>
                    <w:sz w:val="22"/>
                    <w:szCs w:val="22"/>
                  </w:rPr>
                </w:rPrChange>
              </w:rPr>
              <w:pPrChange w:id="3398" w:author="Nick.Tolimieri" w:date="2022-09-06T09:57:00Z">
                <w:pPr>
                  <w:jc w:val="right"/>
                </w:pPr>
              </w:pPrChange>
            </w:pPr>
            <w:ins w:id="3399" w:author="Nick.Tolimieri" w:date="2022-09-06T09:57:00Z">
              <w:r w:rsidRPr="001A7F6C">
                <w:rPr>
                  <w:rFonts w:asciiTheme="minorHAnsi" w:eastAsiaTheme="minorHAnsi" w:hAnsiTheme="minorHAnsi" w:cstheme="minorBidi"/>
                  <w:sz w:val="22"/>
                  <w:szCs w:val="22"/>
                  <w:rPrChange w:id="3400" w:author="Nick.Tolimieri" w:date="2022-09-06T09:57:00Z">
                    <w:rPr>
                      <w:rFonts w:ascii="Calibri" w:hAnsi="Calibri" w:cs="Calibri"/>
                      <w:color w:val="000000"/>
                      <w:sz w:val="22"/>
                      <w:szCs w:val="22"/>
                    </w:rPr>
                  </w:rPrChange>
                </w:rPr>
                <w:t>11</w:t>
              </w:r>
            </w:ins>
          </w:p>
        </w:tc>
        <w:tc>
          <w:tcPr>
            <w:tcW w:w="1139" w:type="dxa"/>
            <w:noWrap/>
            <w:hideMark/>
          </w:tcPr>
          <w:p w:rsidR="001A7F6C" w:rsidRPr="001A7F6C" w:rsidRDefault="001A7F6C" w:rsidP="001A7F6C">
            <w:pPr>
              <w:rPr>
                <w:ins w:id="3401" w:author="Nick.Tolimieri" w:date="2022-09-06T09:57:00Z"/>
                <w:rFonts w:asciiTheme="minorHAnsi" w:eastAsiaTheme="minorHAnsi" w:hAnsiTheme="minorHAnsi" w:cstheme="minorBidi"/>
                <w:sz w:val="22"/>
                <w:szCs w:val="22"/>
                <w:rPrChange w:id="3402" w:author="Nick.Tolimieri" w:date="2022-09-06T09:57:00Z">
                  <w:rPr>
                    <w:ins w:id="3403" w:author="Nick.Tolimieri" w:date="2022-09-06T09:57:00Z"/>
                    <w:rFonts w:ascii="Calibri" w:hAnsi="Calibri" w:cs="Calibri"/>
                    <w:color w:val="000000"/>
                    <w:sz w:val="22"/>
                    <w:szCs w:val="22"/>
                  </w:rPr>
                </w:rPrChange>
              </w:rPr>
              <w:pPrChange w:id="3404" w:author="Nick.Tolimieri" w:date="2022-09-06T09:57:00Z">
                <w:pPr>
                  <w:jc w:val="right"/>
                </w:pPr>
              </w:pPrChange>
            </w:pPr>
            <w:ins w:id="3405" w:author="Nick.Tolimieri" w:date="2022-09-06T09:57:00Z">
              <w:r w:rsidRPr="001A7F6C">
                <w:rPr>
                  <w:rFonts w:asciiTheme="minorHAnsi" w:eastAsiaTheme="minorHAnsi" w:hAnsiTheme="minorHAnsi" w:cstheme="minorBidi"/>
                  <w:sz w:val="22"/>
                  <w:szCs w:val="22"/>
                  <w:rPrChange w:id="3406" w:author="Nick.Tolimieri" w:date="2022-09-06T09:57:00Z">
                    <w:rPr>
                      <w:rFonts w:ascii="Calibri" w:hAnsi="Calibri" w:cs="Calibri"/>
                      <w:color w:val="000000"/>
                      <w:sz w:val="22"/>
                      <w:szCs w:val="22"/>
                    </w:rPr>
                  </w:rPrChange>
                </w:rPr>
                <w:t>11</w:t>
              </w:r>
            </w:ins>
          </w:p>
        </w:tc>
        <w:tc>
          <w:tcPr>
            <w:tcW w:w="1269" w:type="dxa"/>
            <w:noWrap/>
            <w:hideMark/>
          </w:tcPr>
          <w:p w:rsidR="001A7F6C" w:rsidRPr="001A7F6C" w:rsidRDefault="001A7F6C" w:rsidP="001A7F6C">
            <w:pPr>
              <w:rPr>
                <w:ins w:id="3407" w:author="Nick.Tolimieri" w:date="2022-09-06T09:57:00Z"/>
                <w:rFonts w:asciiTheme="minorHAnsi" w:eastAsiaTheme="minorHAnsi" w:hAnsiTheme="minorHAnsi" w:cstheme="minorBidi"/>
                <w:sz w:val="22"/>
                <w:szCs w:val="22"/>
                <w:rPrChange w:id="3408" w:author="Nick.Tolimieri" w:date="2022-09-06T09:57:00Z">
                  <w:rPr>
                    <w:ins w:id="3409" w:author="Nick.Tolimieri" w:date="2022-09-06T09:57:00Z"/>
                    <w:rFonts w:ascii="Calibri" w:hAnsi="Calibri" w:cs="Calibri"/>
                    <w:color w:val="000000"/>
                    <w:sz w:val="22"/>
                    <w:szCs w:val="22"/>
                  </w:rPr>
                </w:rPrChange>
              </w:rPr>
              <w:pPrChange w:id="3410" w:author="Nick.Tolimieri" w:date="2022-09-06T09:57:00Z">
                <w:pPr>
                  <w:jc w:val="right"/>
                </w:pPr>
              </w:pPrChange>
            </w:pPr>
            <w:ins w:id="3411" w:author="Nick.Tolimieri" w:date="2022-09-06T09:57:00Z">
              <w:r w:rsidRPr="001A7F6C">
                <w:rPr>
                  <w:rFonts w:asciiTheme="minorHAnsi" w:eastAsiaTheme="minorHAnsi" w:hAnsiTheme="minorHAnsi" w:cstheme="minorBidi"/>
                  <w:sz w:val="22"/>
                  <w:szCs w:val="22"/>
                  <w:rPrChange w:id="3412" w:author="Nick.Tolimieri" w:date="2022-09-06T09:57:00Z">
                    <w:rPr>
                      <w:rFonts w:ascii="Calibri" w:hAnsi="Calibri" w:cs="Calibri"/>
                      <w:color w:val="000000"/>
                      <w:sz w:val="22"/>
                      <w:szCs w:val="22"/>
                    </w:rPr>
                  </w:rPrChange>
                </w:rPr>
                <w:t>2.31</w:t>
              </w:r>
            </w:ins>
          </w:p>
        </w:tc>
        <w:tc>
          <w:tcPr>
            <w:tcW w:w="1141" w:type="dxa"/>
            <w:noWrap/>
            <w:hideMark/>
          </w:tcPr>
          <w:p w:rsidR="001A7F6C" w:rsidRPr="001A7F6C" w:rsidRDefault="001A7F6C" w:rsidP="001A7F6C">
            <w:pPr>
              <w:rPr>
                <w:ins w:id="3413" w:author="Nick.Tolimieri" w:date="2022-09-06T09:57:00Z"/>
                <w:rFonts w:asciiTheme="minorHAnsi" w:eastAsiaTheme="minorHAnsi" w:hAnsiTheme="minorHAnsi" w:cstheme="minorBidi"/>
                <w:sz w:val="22"/>
                <w:szCs w:val="22"/>
                <w:rPrChange w:id="3414" w:author="Nick.Tolimieri" w:date="2022-09-06T09:57:00Z">
                  <w:rPr>
                    <w:ins w:id="3415" w:author="Nick.Tolimieri" w:date="2022-09-06T09:57:00Z"/>
                    <w:rFonts w:ascii="Calibri" w:hAnsi="Calibri" w:cs="Calibri"/>
                    <w:color w:val="000000"/>
                    <w:sz w:val="22"/>
                    <w:szCs w:val="22"/>
                  </w:rPr>
                </w:rPrChange>
              </w:rPr>
              <w:pPrChange w:id="3416" w:author="Nick.Tolimieri" w:date="2022-09-06T09:57:00Z">
                <w:pPr>
                  <w:jc w:val="right"/>
                </w:pPr>
              </w:pPrChange>
            </w:pPr>
            <w:ins w:id="3417" w:author="Nick.Tolimieri" w:date="2022-09-06T09:57:00Z">
              <w:r w:rsidRPr="001A7F6C">
                <w:rPr>
                  <w:rFonts w:asciiTheme="minorHAnsi" w:eastAsiaTheme="minorHAnsi" w:hAnsiTheme="minorHAnsi" w:cstheme="minorBidi"/>
                  <w:sz w:val="22"/>
                  <w:szCs w:val="22"/>
                  <w:rPrChange w:id="3418" w:author="Nick.Tolimieri" w:date="2022-09-06T09:57:00Z">
                    <w:rPr>
                      <w:rFonts w:ascii="Calibri" w:hAnsi="Calibri" w:cs="Calibri"/>
                      <w:color w:val="000000"/>
                      <w:sz w:val="22"/>
                      <w:szCs w:val="22"/>
                    </w:rPr>
                  </w:rPrChange>
                </w:rPr>
                <w:t>0.46</w:t>
              </w:r>
            </w:ins>
          </w:p>
        </w:tc>
        <w:tc>
          <w:tcPr>
            <w:tcW w:w="1141" w:type="dxa"/>
            <w:noWrap/>
            <w:hideMark/>
          </w:tcPr>
          <w:p w:rsidR="001A7F6C" w:rsidRPr="001A7F6C" w:rsidRDefault="001A7F6C" w:rsidP="001A7F6C">
            <w:pPr>
              <w:rPr>
                <w:ins w:id="3419" w:author="Nick.Tolimieri" w:date="2022-09-06T09:57:00Z"/>
                <w:rFonts w:asciiTheme="minorHAnsi" w:eastAsiaTheme="minorHAnsi" w:hAnsiTheme="minorHAnsi" w:cstheme="minorBidi"/>
                <w:sz w:val="22"/>
                <w:szCs w:val="22"/>
                <w:rPrChange w:id="3420" w:author="Nick.Tolimieri" w:date="2022-09-06T09:57:00Z">
                  <w:rPr>
                    <w:ins w:id="3421" w:author="Nick.Tolimieri" w:date="2022-09-06T09:57:00Z"/>
                    <w:rFonts w:ascii="Calibri" w:hAnsi="Calibri" w:cs="Calibri"/>
                    <w:color w:val="000000"/>
                    <w:sz w:val="22"/>
                    <w:szCs w:val="22"/>
                  </w:rPr>
                </w:rPrChange>
              </w:rPr>
              <w:pPrChange w:id="3422" w:author="Nick.Tolimieri" w:date="2022-09-06T09:57:00Z">
                <w:pPr>
                  <w:jc w:val="right"/>
                </w:pPr>
              </w:pPrChange>
            </w:pPr>
            <w:ins w:id="3423" w:author="Nick.Tolimieri" w:date="2022-09-06T09:57:00Z">
              <w:r w:rsidRPr="001A7F6C">
                <w:rPr>
                  <w:rFonts w:asciiTheme="minorHAnsi" w:eastAsiaTheme="minorHAnsi" w:hAnsiTheme="minorHAnsi" w:cstheme="minorBidi"/>
                  <w:sz w:val="22"/>
                  <w:szCs w:val="22"/>
                  <w:rPrChange w:id="3424" w:author="Nick.Tolimieri" w:date="2022-09-06T09:57:00Z">
                    <w:rPr>
                      <w:rFonts w:ascii="Calibri" w:hAnsi="Calibri" w:cs="Calibri"/>
                      <w:color w:val="000000"/>
                      <w:sz w:val="22"/>
                      <w:szCs w:val="22"/>
                    </w:rPr>
                  </w:rPrChange>
                </w:rPr>
                <w:t>3.02</w:t>
              </w:r>
            </w:ins>
          </w:p>
        </w:tc>
      </w:tr>
      <w:tr w:rsidR="001A7F6C" w:rsidRPr="001A7F6C" w:rsidTr="001A7F6C">
        <w:trPr>
          <w:trHeight w:val="300"/>
          <w:ins w:id="3425" w:author="Nick.Tolimieri" w:date="2022-09-06T09:57:00Z"/>
        </w:trPr>
        <w:tc>
          <w:tcPr>
            <w:tcW w:w="2814" w:type="dxa"/>
            <w:noWrap/>
            <w:hideMark/>
          </w:tcPr>
          <w:p w:rsidR="001A7F6C" w:rsidRPr="001A7F6C" w:rsidRDefault="001A7F6C">
            <w:pPr>
              <w:rPr>
                <w:ins w:id="3426" w:author="Nick.Tolimieri" w:date="2022-09-06T09:57:00Z"/>
                <w:rFonts w:asciiTheme="minorHAnsi" w:eastAsiaTheme="minorHAnsi" w:hAnsiTheme="minorHAnsi" w:cstheme="minorBidi"/>
                <w:sz w:val="22"/>
                <w:szCs w:val="22"/>
                <w:rPrChange w:id="3427" w:author="Nick.Tolimieri" w:date="2022-09-06T09:57:00Z">
                  <w:rPr>
                    <w:ins w:id="3428" w:author="Nick.Tolimieri" w:date="2022-09-06T09:57:00Z"/>
                    <w:rFonts w:ascii="Calibri" w:hAnsi="Calibri" w:cs="Calibri"/>
                    <w:color w:val="000000"/>
                    <w:sz w:val="22"/>
                    <w:szCs w:val="22"/>
                  </w:rPr>
                </w:rPrChange>
              </w:rPr>
            </w:pPr>
            <w:ins w:id="3429" w:author="Nick.Tolimieri" w:date="2022-09-06T09:57:00Z">
              <w:r w:rsidRPr="001A7F6C">
                <w:rPr>
                  <w:rFonts w:asciiTheme="minorHAnsi" w:eastAsiaTheme="minorHAnsi" w:hAnsiTheme="minorHAnsi" w:cstheme="minorBidi"/>
                  <w:sz w:val="22"/>
                  <w:szCs w:val="22"/>
                  <w:rPrChange w:id="343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3431" w:author="Nick.Tolimieri" w:date="2022-09-06T09:57:00Z"/>
                <w:rFonts w:asciiTheme="minorHAnsi" w:eastAsiaTheme="minorHAnsi" w:hAnsiTheme="minorHAnsi" w:cstheme="minorBidi"/>
                <w:sz w:val="22"/>
                <w:szCs w:val="22"/>
                <w:rPrChange w:id="3432" w:author="Nick.Tolimieri" w:date="2022-09-06T09:57:00Z">
                  <w:rPr>
                    <w:ins w:id="3433" w:author="Nick.Tolimieri" w:date="2022-09-06T09:57:00Z"/>
                    <w:rFonts w:ascii="Calibri" w:hAnsi="Calibri" w:cs="Calibri"/>
                    <w:color w:val="000000"/>
                    <w:sz w:val="22"/>
                    <w:szCs w:val="22"/>
                  </w:rPr>
                </w:rPrChange>
              </w:rPr>
              <w:pPrChange w:id="3434" w:author="Nick.Tolimieri" w:date="2022-09-06T09:57:00Z">
                <w:pPr>
                  <w:jc w:val="right"/>
                </w:pPr>
              </w:pPrChange>
            </w:pPr>
            <w:ins w:id="3435" w:author="Nick.Tolimieri" w:date="2022-09-06T09:57:00Z">
              <w:r w:rsidRPr="001A7F6C">
                <w:rPr>
                  <w:rFonts w:asciiTheme="minorHAnsi" w:eastAsiaTheme="minorHAnsi" w:hAnsiTheme="minorHAnsi" w:cstheme="minorBidi"/>
                  <w:sz w:val="22"/>
                  <w:szCs w:val="22"/>
                  <w:rPrChange w:id="3436" w:author="Nick.Tolimieri" w:date="2022-09-06T09:57:00Z">
                    <w:rPr>
                      <w:rFonts w:ascii="Calibri" w:hAnsi="Calibri" w:cs="Calibri"/>
                      <w:color w:val="000000"/>
                      <w:sz w:val="22"/>
                      <w:szCs w:val="22"/>
                    </w:rPr>
                  </w:rPrChange>
                </w:rPr>
                <w:t>2010</w:t>
              </w:r>
            </w:ins>
          </w:p>
        </w:tc>
        <w:tc>
          <w:tcPr>
            <w:tcW w:w="1177" w:type="dxa"/>
            <w:noWrap/>
            <w:hideMark/>
          </w:tcPr>
          <w:p w:rsidR="001A7F6C" w:rsidRPr="001A7F6C" w:rsidRDefault="001A7F6C" w:rsidP="001A7F6C">
            <w:pPr>
              <w:rPr>
                <w:ins w:id="3437" w:author="Nick.Tolimieri" w:date="2022-09-06T09:57:00Z"/>
                <w:rFonts w:asciiTheme="minorHAnsi" w:eastAsiaTheme="minorHAnsi" w:hAnsiTheme="minorHAnsi" w:cstheme="minorBidi"/>
                <w:sz w:val="22"/>
                <w:szCs w:val="22"/>
                <w:rPrChange w:id="3438" w:author="Nick.Tolimieri" w:date="2022-09-06T09:57:00Z">
                  <w:rPr>
                    <w:ins w:id="3439" w:author="Nick.Tolimieri" w:date="2022-09-06T09:57:00Z"/>
                    <w:rFonts w:ascii="Calibri" w:hAnsi="Calibri" w:cs="Calibri"/>
                    <w:color w:val="000000"/>
                    <w:sz w:val="22"/>
                    <w:szCs w:val="22"/>
                  </w:rPr>
                </w:rPrChange>
              </w:rPr>
              <w:pPrChange w:id="3440" w:author="Nick.Tolimieri" w:date="2022-09-06T09:57:00Z">
                <w:pPr>
                  <w:jc w:val="right"/>
                </w:pPr>
              </w:pPrChange>
            </w:pPr>
            <w:ins w:id="3441" w:author="Nick.Tolimieri" w:date="2022-09-06T09:57:00Z">
              <w:r w:rsidRPr="001A7F6C">
                <w:rPr>
                  <w:rFonts w:asciiTheme="minorHAnsi" w:eastAsiaTheme="minorHAnsi" w:hAnsiTheme="minorHAnsi" w:cstheme="minorBidi"/>
                  <w:sz w:val="22"/>
                  <w:szCs w:val="22"/>
                  <w:rPrChange w:id="3442" w:author="Nick.Tolimieri" w:date="2022-09-06T09:57:00Z">
                    <w:rPr>
                      <w:rFonts w:ascii="Calibri" w:hAnsi="Calibri" w:cs="Calibri"/>
                      <w:color w:val="000000"/>
                      <w:sz w:val="22"/>
                      <w:szCs w:val="22"/>
                    </w:rPr>
                  </w:rPrChange>
                </w:rPr>
                <w:t>16</w:t>
              </w:r>
            </w:ins>
          </w:p>
        </w:tc>
        <w:tc>
          <w:tcPr>
            <w:tcW w:w="1271" w:type="dxa"/>
            <w:noWrap/>
            <w:hideMark/>
          </w:tcPr>
          <w:p w:rsidR="001A7F6C" w:rsidRPr="001A7F6C" w:rsidRDefault="001A7F6C" w:rsidP="001A7F6C">
            <w:pPr>
              <w:rPr>
                <w:ins w:id="3443" w:author="Nick.Tolimieri" w:date="2022-09-06T09:57:00Z"/>
                <w:rFonts w:asciiTheme="minorHAnsi" w:eastAsiaTheme="minorHAnsi" w:hAnsiTheme="minorHAnsi" w:cstheme="minorBidi"/>
                <w:sz w:val="22"/>
                <w:szCs w:val="22"/>
                <w:rPrChange w:id="3444" w:author="Nick.Tolimieri" w:date="2022-09-06T09:57:00Z">
                  <w:rPr>
                    <w:ins w:id="3445" w:author="Nick.Tolimieri" w:date="2022-09-06T09:57:00Z"/>
                    <w:rFonts w:ascii="Calibri" w:hAnsi="Calibri" w:cs="Calibri"/>
                    <w:color w:val="000000"/>
                    <w:sz w:val="22"/>
                    <w:szCs w:val="22"/>
                  </w:rPr>
                </w:rPrChange>
              </w:rPr>
              <w:pPrChange w:id="3446" w:author="Nick.Tolimieri" w:date="2022-09-06T09:57:00Z">
                <w:pPr>
                  <w:jc w:val="right"/>
                </w:pPr>
              </w:pPrChange>
            </w:pPr>
            <w:ins w:id="3447" w:author="Nick.Tolimieri" w:date="2022-09-06T09:57:00Z">
              <w:r w:rsidRPr="001A7F6C">
                <w:rPr>
                  <w:rFonts w:asciiTheme="minorHAnsi" w:eastAsiaTheme="minorHAnsi" w:hAnsiTheme="minorHAnsi" w:cstheme="minorBidi"/>
                  <w:sz w:val="22"/>
                  <w:szCs w:val="22"/>
                  <w:rPrChange w:id="3448" w:author="Nick.Tolimieri" w:date="2022-09-06T09:57:00Z">
                    <w:rPr>
                      <w:rFonts w:ascii="Calibri" w:hAnsi="Calibri" w:cs="Calibri"/>
                      <w:color w:val="000000"/>
                      <w:sz w:val="22"/>
                      <w:szCs w:val="22"/>
                    </w:rPr>
                  </w:rPrChange>
                </w:rPr>
                <w:t>2</w:t>
              </w:r>
            </w:ins>
          </w:p>
        </w:tc>
        <w:tc>
          <w:tcPr>
            <w:tcW w:w="1085" w:type="dxa"/>
            <w:noWrap/>
            <w:hideMark/>
          </w:tcPr>
          <w:p w:rsidR="001A7F6C" w:rsidRPr="001A7F6C" w:rsidRDefault="001A7F6C" w:rsidP="001A7F6C">
            <w:pPr>
              <w:rPr>
                <w:ins w:id="3449" w:author="Nick.Tolimieri" w:date="2022-09-06T09:57:00Z"/>
                <w:rFonts w:asciiTheme="minorHAnsi" w:eastAsiaTheme="minorHAnsi" w:hAnsiTheme="minorHAnsi" w:cstheme="minorBidi"/>
                <w:sz w:val="22"/>
                <w:szCs w:val="22"/>
                <w:rPrChange w:id="3450" w:author="Nick.Tolimieri" w:date="2022-09-06T09:57:00Z">
                  <w:rPr>
                    <w:ins w:id="3451" w:author="Nick.Tolimieri" w:date="2022-09-06T09:57:00Z"/>
                    <w:rFonts w:ascii="Calibri" w:hAnsi="Calibri" w:cs="Calibri"/>
                    <w:color w:val="000000"/>
                    <w:sz w:val="22"/>
                    <w:szCs w:val="22"/>
                  </w:rPr>
                </w:rPrChange>
              </w:rPr>
              <w:pPrChange w:id="3452" w:author="Nick.Tolimieri" w:date="2022-09-06T09:57:00Z">
                <w:pPr>
                  <w:jc w:val="right"/>
                </w:pPr>
              </w:pPrChange>
            </w:pPr>
            <w:ins w:id="3453" w:author="Nick.Tolimieri" w:date="2022-09-06T09:57:00Z">
              <w:r w:rsidRPr="001A7F6C">
                <w:rPr>
                  <w:rFonts w:asciiTheme="minorHAnsi" w:eastAsiaTheme="minorHAnsi" w:hAnsiTheme="minorHAnsi" w:cstheme="minorBidi"/>
                  <w:sz w:val="22"/>
                  <w:szCs w:val="22"/>
                  <w:rPrChange w:id="3454" w:author="Nick.Tolimieri" w:date="2022-09-06T09:57:00Z">
                    <w:rPr>
                      <w:rFonts w:ascii="Calibri" w:hAnsi="Calibri" w:cs="Calibri"/>
                      <w:color w:val="000000"/>
                      <w:sz w:val="22"/>
                      <w:szCs w:val="22"/>
                    </w:rPr>
                  </w:rPrChange>
                </w:rPr>
                <w:t>10</w:t>
              </w:r>
            </w:ins>
          </w:p>
        </w:tc>
        <w:tc>
          <w:tcPr>
            <w:tcW w:w="1105" w:type="dxa"/>
            <w:noWrap/>
            <w:hideMark/>
          </w:tcPr>
          <w:p w:rsidR="001A7F6C" w:rsidRPr="001A7F6C" w:rsidRDefault="001A7F6C" w:rsidP="001A7F6C">
            <w:pPr>
              <w:rPr>
                <w:ins w:id="3455" w:author="Nick.Tolimieri" w:date="2022-09-06T09:57:00Z"/>
                <w:rFonts w:asciiTheme="minorHAnsi" w:eastAsiaTheme="minorHAnsi" w:hAnsiTheme="minorHAnsi" w:cstheme="minorBidi"/>
                <w:sz w:val="22"/>
                <w:szCs w:val="22"/>
                <w:rPrChange w:id="3456" w:author="Nick.Tolimieri" w:date="2022-09-06T09:57:00Z">
                  <w:rPr>
                    <w:ins w:id="3457" w:author="Nick.Tolimieri" w:date="2022-09-06T09:57:00Z"/>
                    <w:rFonts w:ascii="Calibri" w:hAnsi="Calibri" w:cs="Calibri"/>
                    <w:color w:val="000000"/>
                    <w:sz w:val="22"/>
                    <w:szCs w:val="22"/>
                  </w:rPr>
                </w:rPrChange>
              </w:rPr>
              <w:pPrChange w:id="3458" w:author="Nick.Tolimieri" w:date="2022-09-06T09:57:00Z">
                <w:pPr>
                  <w:jc w:val="right"/>
                </w:pPr>
              </w:pPrChange>
            </w:pPr>
            <w:ins w:id="3459" w:author="Nick.Tolimieri" w:date="2022-09-06T09:57:00Z">
              <w:r w:rsidRPr="001A7F6C">
                <w:rPr>
                  <w:rFonts w:asciiTheme="minorHAnsi" w:eastAsiaTheme="minorHAnsi" w:hAnsiTheme="minorHAnsi" w:cstheme="minorBidi"/>
                  <w:sz w:val="22"/>
                  <w:szCs w:val="22"/>
                  <w:rPrChange w:id="3460" w:author="Nick.Tolimieri" w:date="2022-09-06T09:57:00Z">
                    <w:rPr>
                      <w:rFonts w:ascii="Calibri" w:hAnsi="Calibri" w:cs="Calibri"/>
                      <w:color w:val="000000"/>
                      <w:sz w:val="22"/>
                      <w:szCs w:val="22"/>
                    </w:rPr>
                  </w:rPrChange>
                </w:rPr>
                <w:t>5</w:t>
              </w:r>
            </w:ins>
          </w:p>
        </w:tc>
        <w:tc>
          <w:tcPr>
            <w:tcW w:w="1139" w:type="dxa"/>
            <w:noWrap/>
            <w:hideMark/>
          </w:tcPr>
          <w:p w:rsidR="001A7F6C" w:rsidRPr="001A7F6C" w:rsidRDefault="001A7F6C" w:rsidP="001A7F6C">
            <w:pPr>
              <w:rPr>
                <w:ins w:id="3461" w:author="Nick.Tolimieri" w:date="2022-09-06T09:57:00Z"/>
                <w:rFonts w:asciiTheme="minorHAnsi" w:eastAsiaTheme="minorHAnsi" w:hAnsiTheme="minorHAnsi" w:cstheme="minorBidi"/>
                <w:sz w:val="22"/>
                <w:szCs w:val="22"/>
                <w:rPrChange w:id="3462" w:author="Nick.Tolimieri" w:date="2022-09-06T09:57:00Z">
                  <w:rPr>
                    <w:ins w:id="3463" w:author="Nick.Tolimieri" w:date="2022-09-06T09:57:00Z"/>
                    <w:rFonts w:ascii="Calibri" w:hAnsi="Calibri" w:cs="Calibri"/>
                    <w:color w:val="000000"/>
                    <w:sz w:val="22"/>
                    <w:szCs w:val="22"/>
                  </w:rPr>
                </w:rPrChange>
              </w:rPr>
              <w:pPrChange w:id="3464" w:author="Nick.Tolimieri" w:date="2022-09-06T09:57:00Z">
                <w:pPr>
                  <w:jc w:val="right"/>
                </w:pPr>
              </w:pPrChange>
            </w:pPr>
            <w:ins w:id="3465" w:author="Nick.Tolimieri" w:date="2022-09-06T09:57:00Z">
              <w:r w:rsidRPr="001A7F6C">
                <w:rPr>
                  <w:rFonts w:asciiTheme="minorHAnsi" w:eastAsiaTheme="minorHAnsi" w:hAnsiTheme="minorHAnsi" w:cstheme="minorBidi"/>
                  <w:sz w:val="22"/>
                  <w:szCs w:val="22"/>
                  <w:rPrChange w:id="3466" w:author="Nick.Tolimieri" w:date="2022-09-06T09:57:00Z">
                    <w:rPr>
                      <w:rFonts w:ascii="Calibri" w:hAnsi="Calibri" w:cs="Calibri"/>
                      <w:color w:val="000000"/>
                      <w:sz w:val="22"/>
                      <w:szCs w:val="22"/>
                    </w:rPr>
                  </w:rPrChange>
                </w:rPr>
                <w:t>5</w:t>
              </w:r>
            </w:ins>
          </w:p>
        </w:tc>
        <w:tc>
          <w:tcPr>
            <w:tcW w:w="1269" w:type="dxa"/>
            <w:noWrap/>
            <w:hideMark/>
          </w:tcPr>
          <w:p w:rsidR="001A7F6C" w:rsidRPr="001A7F6C" w:rsidRDefault="001A7F6C" w:rsidP="001A7F6C">
            <w:pPr>
              <w:rPr>
                <w:ins w:id="3467" w:author="Nick.Tolimieri" w:date="2022-09-06T09:57:00Z"/>
                <w:rFonts w:asciiTheme="minorHAnsi" w:eastAsiaTheme="minorHAnsi" w:hAnsiTheme="minorHAnsi" w:cstheme="minorBidi"/>
                <w:sz w:val="22"/>
                <w:szCs w:val="22"/>
                <w:rPrChange w:id="3468" w:author="Nick.Tolimieri" w:date="2022-09-06T09:57:00Z">
                  <w:rPr>
                    <w:ins w:id="3469" w:author="Nick.Tolimieri" w:date="2022-09-06T09:57:00Z"/>
                    <w:rFonts w:ascii="Calibri" w:hAnsi="Calibri" w:cs="Calibri"/>
                    <w:color w:val="000000"/>
                    <w:sz w:val="22"/>
                    <w:szCs w:val="22"/>
                  </w:rPr>
                </w:rPrChange>
              </w:rPr>
              <w:pPrChange w:id="3470" w:author="Nick.Tolimieri" w:date="2022-09-06T09:57:00Z">
                <w:pPr>
                  <w:jc w:val="right"/>
                </w:pPr>
              </w:pPrChange>
            </w:pPr>
            <w:ins w:id="3471" w:author="Nick.Tolimieri" w:date="2022-09-06T09:57:00Z">
              <w:r w:rsidRPr="001A7F6C">
                <w:rPr>
                  <w:rFonts w:asciiTheme="minorHAnsi" w:eastAsiaTheme="minorHAnsi" w:hAnsiTheme="minorHAnsi" w:cstheme="minorBidi"/>
                  <w:sz w:val="22"/>
                  <w:szCs w:val="22"/>
                  <w:rPrChange w:id="3472" w:author="Nick.Tolimieri" w:date="2022-09-06T09:57:00Z">
                    <w:rPr>
                      <w:rFonts w:ascii="Calibri" w:hAnsi="Calibri" w:cs="Calibri"/>
                      <w:color w:val="000000"/>
                      <w:sz w:val="22"/>
                      <w:szCs w:val="22"/>
                    </w:rPr>
                  </w:rPrChange>
                </w:rPr>
                <w:t>1.59</w:t>
              </w:r>
            </w:ins>
          </w:p>
        </w:tc>
        <w:tc>
          <w:tcPr>
            <w:tcW w:w="1141" w:type="dxa"/>
            <w:noWrap/>
            <w:hideMark/>
          </w:tcPr>
          <w:p w:rsidR="001A7F6C" w:rsidRPr="001A7F6C" w:rsidRDefault="001A7F6C" w:rsidP="001A7F6C">
            <w:pPr>
              <w:rPr>
                <w:ins w:id="3473" w:author="Nick.Tolimieri" w:date="2022-09-06T09:57:00Z"/>
                <w:rFonts w:asciiTheme="minorHAnsi" w:eastAsiaTheme="minorHAnsi" w:hAnsiTheme="minorHAnsi" w:cstheme="minorBidi"/>
                <w:sz w:val="22"/>
                <w:szCs w:val="22"/>
                <w:rPrChange w:id="3474" w:author="Nick.Tolimieri" w:date="2022-09-06T09:57:00Z">
                  <w:rPr>
                    <w:ins w:id="3475" w:author="Nick.Tolimieri" w:date="2022-09-06T09:57:00Z"/>
                    <w:rFonts w:ascii="Calibri" w:hAnsi="Calibri" w:cs="Calibri"/>
                    <w:color w:val="000000"/>
                    <w:sz w:val="22"/>
                    <w:szCs w:val="22"/>
                  </w:rPr>
                </w:rPrChange>
              </w:rPr>
              <w:pPrChange w:id="3476" w:author="Nick.Tolimieri" w:date="2022-09-06T09:57:00Z">
                <w:pPr>
                  <w:jc w:val="right"/>
                </w:pPr>
              </w:pPrChange>
            </w:pPr>
            <w:ins w:id="3477" w:author="Nick.Tolimieri" w:date="2022-09-06T09:57:00Z">
              <w:r w:rsidRPr="001A7F6C">
                <w:rPr>
                  <w:rFonts w:asciiTheme="minorHAnsi" w:eastAsiaTheme="minorHAnsi" w:hAnsiTheme="minorHAnsi" w:cstheme="minorBidi"/>
                  <w:sz w:val="22"/>
                  <w:szCs w:val="22"/>
                  <w:rPrChange w:id="3478" w:author="Nick.Tolimieri" w:date="2022-09-06T09:57:00Z">
                    <w:rPr>
                      <w:rFonts w:ascii="Calibri" w:hAnsi="Calibri" w:cs="Calibri"/>
                      <w:color w:val="000000"/>
                      <w:sz w:val="22"/>
                      <w:szCs w:val="22"/>
                    </w:rPr>
                  </w:rPrChange>
                </w:rPr>
                <w:t>0.1</w:t>
              </w:r>
            </w:ins>
          </w:p>
        </w:tc>
        <w:tc>
          <w:tcPr>
            <w:tcW w:w="1141" w:type="dxa"/>
            <w:noWrap/>
            <w:hideMark/>
          </w:tcPr>
          <w:p w:rsidR="001A7F6C" w:rsidRPr="001A7F6C" w:rsidRDefault="001A7F6C" w:rsidP="001A7F6C">
            <w:pPr>
              <w:rPr>
                <w:ins w:id="3479" w:author="Nick.Tolimieri" w:date="2022-09-06T09:57:00Z"/>
                <w:rFonts w:asciiTheme="minorHAnsi" w:eastAsiaTheme="minorHAnsi" w:hAnsiTheme="minorHAnsi" w:cstheme="minorBidi"/>
                <w:sz w:val="22"/>
                <w:szCs w:val="22"/>
                <w:rPrChange w:id="3480" w:author="Nick.Tolimieri" w:date="2022-09-06T09:57:00Z">
                  <w:rPr>
                    <w:ins w:id="3481" w:author="Nick.Tolimieri" w:date="2022-09-06T09:57:00Z"/>
                    <w:rFonts w:ascii="Calibri" w:hAnsi="Calibri" w:cs="Calibri"/>
                    <w:color w:val="000000"/>
                    <w:sz w:val="22"/>
                    <w:szCs w:val="22"/>
                  </w:rPr>
                </w:rPrChange>
              </w:rPr>
              <w:pPrChange w:id="3482" w:author="Nick.Tolimieri" w:date="2022-09-06T09:57:00Z">
                <w:pPr>
                  <w:jc w:val="right"/>
                </w:pPr>
              </w:pPrChange>
            </w:pPr>
            <w:ins w:id="3483" w:author="Nick.Tolimieri" w:date="2022-09-06T09:57:00Z">
              <w:r w:rsidRPr="001A7F6C">
                <w:rPr>
                  <w:rFonts w:asciiTheme="minorHAnsi" w:eastAsiaTheme="minorHAnsi" w:hAnsiTheme="minorHAnsi" w:cstheme="minorBidi"/>
                  <w:sz w:val="22"/>
                  <w:szCs w:val="22"/>
                  <w:rPrChange w:id="3484" w:author="Nick.Tolimieri" w:date="2022-09-06T09:57:00Z">
                    <w:rPr>
                      <w:rFonts w:ascii="Calibri" w:hAnsi="Calibri" w:cs="Calibri"/>
                      <w:color w:val="000000"/>
                      <w:sz w:val="22"/>
                      <w:szCs w:val="22"/>
                    </w:rPr>
                  </w:rPrChange>
                </w:rPr>
                <w:t>1.76</w:t>
              </w:r>
            </w:ins>
          </w:p>
        </w:tc>
      </w:tr>
      <w:tr w:rsidR="001A7F6C" w:rsidRPr="001A7F6C" w:rsidTr="001A7F6C">
        <w:trPr>
          <w:trHeight w:val="300"/>
          <w:ins w:id="3485" w:author="Nick.Tolimieri" w:date="2022-09-06T09:57:00Z"/>
        </w:trPr>
        <w:tc>
          <w:tcPr>
            <w:tcW w:w="2814" w:type="dxa"/>
            <w:noWrap/>
            <w:hideMark/>
          </w:tcPr>
          <w:p w:rsidR="001A7F6C" w:rsidRPr="001A7F6C" w:rsidRDefault="001A7F6C">
            <w:pPr>
              <w:rPr>
                <w:ins w:id="3486" w:author="Nick.Tolimieri" w:date="2022-09-06T09:57:00Z"/>
                <w:rFonts w:asciiTheme="minorHAnsi" w:eastAsiaTheme="minorHAnsi" w:hAnsiTheme="minorHAnsi" w:cstheme="minorBidi"/>
                <w:sz w:val="22"/>
                <w:szCs w:val="22"/>
                <w:rPrChange w:id="3487" w:author="Nick.Tolimieri" w:date="2022-09-06T09:57:00Z">
                  <w:rPr>
                    <w:ins w:id="3488" w:author="Nick.Tolimieri" w:date="2022-09-06T09:57:00Z"/>
                    <w:rFonts w:ascii="Calibri" w:hAnsi="Calibri" w:cs="Calibri"/>
                    <w:color w:val="000000"/>
                    <w:sz w:val="22"/>
                    <w:szCs w:val="22"/>
                  </w:rPr>
                </w:rPrChange>
              </w:rPr>
            </w:pPr>
            <w:ins w:id="3489" w:author="Nick.Tolimieri" w:date="2022-09-06T09:57:00Z">
              <w:r w:rsidRPr="001A7F6C">
                <w:rPr>
                  <w:rFonts w:asciiTheme="minorHAnsi" w:eastAsiaTheme="minorHAnsi" w:hAnsiTheme="minorHAnsi" w:cstheme="minorBidi"/>
                  <w:sz w:val="22"/>
                  <w:szCs w:val="22"/>
                  <w:rPrChange w:id="3490" w:author="Nick.Tolimieri" w:date="2022-09-06T09:57:00Z">
                    <w:rPr>
                      <w:rFonts w:ascii="Calibri" w:hAnsi="Calibri" w:cs="Calibri"/>
                      <w:color w:val="000000"/>
                      <w:sz w:val="22"/>
                      <w:szCs w:val="22"/>
                    </w:rPr>
                  </w:rPrChange>
                </w:rPr>
                <w:t>Cape Johnson</w:t>
              </w:r>
            </w:ins>
          </w:p>
        </w:tc>
        <w:tc>
          <w:tcPr>
            <w:tcW w:w="1197" w:type="dxa"/>
            <w:noWrap/>
            <w:hideMark/>
          </w:tcPr>
          <w:p w:rsidR="001A7F6C" w:rsidRPr="001A7F6C" w:rsidRDefault="001A7F6C" w:rsidP="001A7F6C">
            <w:pPr>
              <w:rPr>
                <w:ins w:id="3491" w:author="Nick.Tolimieri" w:date="2022-09-06T09:57:00Z"/>
                <w:rFonts w:asciiTheme="minorHAnsi" w:eastAsiaTheme="minorHAnsi" w:hAnsiTheme="minorHAnsi" w:cstheme="minorBidi"/>
                <w:sz w:val="22"/>
                <w:szCs w:val="22"/>
                <w:rPrChange w:id="3492" w:author="Nick.Tolimieri" w:date="2022-09-06T09:57:00Z">
                  <w:rPr>
                    <w:ins w:id="3493" w:author="Nick.Tolimieri" w:date="2022-09-06T09:57:00Z"/>
                    <w:rFonts w:ascii="Calibri" w:hAnsi="Calibri" w:cs="Calibri"/>
                    <w:color w:val="000000"/>
                    <w:sz w:val="22"/>
                    <w:szCs w:val="22"/>
                  </w:rPr>
                </w:rPrChange>
              </w:rPr>
              <w:pPrChange w:id="3494" w:author="Nick.Tolimieri" w:date="2022-09-06T09:57:00Z">
                <w:pPr>
                  <w:jc w:val="right"/>
                </w:pPr>
              </w:pPrChange>
            </w:pPr>
            <w:ins w:id="3495" w:author="Nick.Tolimieri" w:date="2022-09-06T09:57:00Z">
              <w:r w:rsidRPr="001A7F6C">
                <w:rPr>
                  <w:rFonts w:asciiTheme="minorHAnsi" w:eastAsiaTheme="minorHAnsi" w:hAnsiTheme="minorHAnsi" w:cstheme="minorBidi"/>
                  <w:sz w:val="22"/>
                  <w:szCs w:val="22"/>
                  <w:rPrChange w:id="3496" w:author="Nick.Tolimieri" w:date="2022-09-06T09:57:00Z">
                    <w:rPr>
                      <w:rFonts w:ascii="Calibri" w:hAnsi="Calibri" w:cs="Calibri"/>
                      <w:color w:val="000000"/>
                      <w:sz w:val="22"/>
                      <w:szCs w:val="22"/>
                    </w:rPr>
                  </w:rPrChange>
                </w:rPr>
                <w:t>2013</w:t>
              </w:r>
            </w:ins>
          </w:p>
        </w:tc>
        <w:tc>
          <w:tcPr>
            <w:tcW w:w="1177" w:type="dxa"/>
            <w:noWrap/>
            <w:hideMark/>
          </w:tcPr>
          <w:p w:rsidR="001A7F6C" w:rsidRPr="001A7F6C" w:rsidRDefault="001A7F6C" w:rsidP="001A7F6C">
            <w:pPr>
              <w:rPr>
                <w:ins w:id="3497" w:author="Nick.Tolimieri" w:date="2022-09-06T09:57:00Z"/>
                <w:rFonts w:asciiTheme="minorHAnsi" w:eastAsiaTheme="minorHAnsi" w:hAnsiTheme="minorHAnsi" w:cstheme="minorBidi"/>
                <w:sz w:val="22"/>
                <w:szCs w:val="22"/>
                <w:rPrChange w:id="3498" w:author="Nick.Tolimieri" w:date="2022-09-06T09:57:00Z">
                  <w:rPr>
                    <w:ins w:id="3499" w:author="Nick.Tolimieri" w:date="2022-09-06T09:57:00Z"/>
                    <w:rFonts w:ascii="Calibri" w:hAnsi="Calibri" w:cs="Calibri"/>
                    <w:color w:val="000000"/>
                    <w:sz w:val="22"/>
                    <w:szCs w:val="22"/>
                  </w:rPr>
                </w:rPrChange>
              </w:rPr>
              <w:pPrChange w:id="3500" w:author="Nick.Tolimieri" w:date="2022-09-06T09:57:00Z">
                <w:pPr>
                  <w:jc w:val="right"/>
                </w:pPr>
              </w:pPrChange>
            </w:pPr>
            <w:ins w:id="3501" w:author="Nick.Tolimieri" w:date="2022-09-06T09:57:00Z">
              <w:r w:rsidRPr="001A7F6C">
                <w:rPr>
                  <w:rFonts w:asciiTheme="minorHAnsi" w:eastAsiaTheme="minorHAnsi" w:hAnsiTheme="minorHAnsi" w:cstheme="minorBidi"/>
                  <w:sz w:val="22"/>
                  <w:szCs w:val="22"/>
                  <w:rPrChange w:id="3502" w:author="Nick.Tolimieri" w:date="2022-09-06T09:57:00Z">
                    <w:rPr>
                      <w:rFonts w:ascii="Calibri" w:hAnsi="Calibri" w:cs="Calibri"/>
                      <w:color w:val="000000"/>
                      <w:sz w:val="22"/>
                      <w:szCs w:val="22"/>
                    </w:rPr>
                  </w:rPrChange>
                </w:rPr>
                <w:t>37</w:t>
              </w:r>
            </w:ins>
          </w:p>
        </w:tc>
        <w:tc>
          <w:tcPr>
            <w:tcW w:w="1271" w:type="dxa"/>
            <w:noWrap/>
            <w:hideMark/>
          </w:tcPr>
          <w:p w:rsidR="001A7F6C" w:rsidRPr="001A7F6C" w:rsidRDefault="001A7F6C" w:rsidP="001A7F6C">
            <w:pPr>
              <w:rPr>
                <w:ins w:id="3503" w:author="Nick.Tolimieri" w:date="2022-09-06T09:57:00Z"/>
                <w:rFonts w:asciiTheme="minorHAnsi" w:eastAsiaTheme="minorHAnsi" w:hAnsiTheme="minorHAnsi" w:cstheme="minorBidi"/>
                <w:sz w:val="22"/>
                <w:szCs w:val="22"/>
                <w:rPrChange w:id="3504" w:author="Nick.Tolimieri" w:date="2022-09-06T09:57:00Z">
                  <w:rPr>
                    <w:ins w:id="3505" w:author="Nick.Tolimieri" w:date="2022-09-06T09:57:00Z"/>
                    <w:rFonts w:ascii="Calibri" w:hAnsi="Calibri" w:cs="Calibri"/>
                    <w:color w:val="000000"/>
                    <w:sz w:val="22"/>
                    <w:szCs w:val="22"/>
                  </w:rPr>
                </w:rPrChange>
              </w:rPr>
              <w:pPrChange w:id="3506" w:author="Nick.Tolimieri" w:date="2022-09-06T09:57:00Z">
                <w:pPr>
                  <w:jc w:val="right"/>
                </w:pPr>
              </w:pPrChange>
            </w:pPr>
            <w:ins w:id="3507" w:author="Nick.Tolimieri" w:date="2022-09-06T09:57:00Z">
              <w:r w:rsidRPr="001A7F6C">
                <w:rPr>
                  <w:rFonts w:asciiTheme="minorHAnsi" w:eastAsiaTheme="minorHAnsi" w:hAnsiTheme="minorHAnsi" w:cstheme="minorBidi"/>
                  <w:sz w:val="22"/>
                  <w:szCs w:val="22"/>
                  <w:rPrChange w:id="3508" w:author="Nick.Tolimieri" w:date="2022-09-06T09:57:00Z">
                    <w:rPr>
                      <w:rFonts w:ascii="Calibri" w:hAnsi="Calibri" w:cs="Calibri"/>
                      <w:color w:val="000000"/>
                      <w:sz w:val="22"/>
                      <w:szCs w:val="22"/>
                    </w:rPr>
                  </w:rPrChange>
                </w:rPr>
                <w:t>2</w:t>
              </w:r>
            </w:ins>
          </w:p>
        </w:tc>
        <w:tc>
          <w:tcPr>
            <w:tcW w:w="1085" w:type="dxa"/>
            <w:noWrap/>
            <w:hideMark/>
          </w:tcPr>
          <w:p w:rsidR="001A7F6C" w:rsidRPr="001A7F6C" w:rsidRDefault="001A7F6C" w:rsidP="001A7F6C">
            <w:pPr>
              <w:rPr>
                <w:ins w:id="3509" w:author="Nick.Tolimieri" w:date="2022-09-06T09:57:00Z"/>
                <w:rFonts w:asciiTheme="minorHAnsi" w:eastAsiaTheme="minorHAnsi" w:hAnsiTheme="minorHAnsi" w:cstheme="minorBidi"/>
                <w:sz w:val="22"/>
                <w:szCs w:val="22"/>
                <w:rPrChange w:id="3510" w:author="Nick.Tolimieri" w:date="2022-09-06T09:57:00Z">
                  <w:rPr>
                    <w:ins w:id="3511" w:author="Nick.Tolimieri" w:date="2022-09-06T09:57:00Z"/>
                    <w:rFonts w:ascii="Calibri" w:hAnsi="Calibri" w:cs="Calibri"/>
                    <w:color w:val="000000"/>
                    <w:sz w:val="22"/>
                    <w:szCs w:val="22"/>
                  </w:rPr>
                </w:rPrChange>
              </w:rPr>
              <w:pPrChange w:id="3512" w:author="Nick.Tolimieri" w:date="2022-09-06T09:57:00Z">
                <w:pPr>
                  <w:jc w:val="right"/>
                </w:pPr>
              </w:pPrChange>
            </w:pPr>
            <w:ins w:id="3513" w:author="Nick.Tolimieri" w:date="2022-09-06T09:57:00Z">
              <w:r w:rsidRPr="001A7F6C">
                <w:rPr>
                  <w:rFonts w:asciiTheme="minorHAnsi" w:eastAsiaTheme="minorHAnsi" w:hAnsiTheme="minorHAnsi" w:cstheme="minorBidi"/>
                  <w:sz w:val="22"/>
                  <w:szCs w:val="22"/>
                  <w:rPrChange w:id="3514" w:author="Nick.Tolimieri" w:date="2022-09-06T09:57:00Z">
                    <w:rPr>
                      <w:rFonts w:ascii="Calibri" w:hAnsi="Calibri" w:cs="Calibri"/>
                      <w:color w:val="000000"/>
                      <w:sz w:val="22"/>
                      <w:szCs w:val="22"/>
                    </w:rPr>
                  </w:rPrChange>
                </w:rPr>
                <w:t>30</w:t>
              </w:r>
            </w:ins>
          </w:p>
        </w:tc>
        <w:tc>
          <w:tcPr>
            <w:tcW w:w="1105" w:type="dxa"/>
            <w:noWrap/>
            <w:hideMark/>
          </w:tcPr>
          <w:p w:rsidR="001A7F6C" w:rsidRPr="001A7F6C" w:rsidRDefault="001A7F6C" w:rsidP="001A7F6C">
            <w:pPr>
              <w:rPr>
                <w:ins w:id="3515" w:author="Nick.Tolimieri" w:date="2022-09-06T09:57:00Z"/>
                <w:rFonts w:asciiTheme="minorHAnsi" w:eastAsiaTheme="minorHAnsi" w:hAnsiTheme="minorHAnsi" w:cstheme="minorBidi"/>
                <w:sz w:val="22"/>
                <w:szCs w:val="22"/>
                <w:rPrChange w:id="3516" w:author="Nick.Tolimieri" w:date="2022-09-06T09:57:00Z">
                  <w:rPr>
                    <w:ins w:id="3517" w:author="Nick.Tolimieri" w:date="2022-09-06T09:57:00Z"/>
                    <w:rFonts w:ascii="Calibri" w:hAnsi="Calibri" w:cs="Calibri"/>
                    <w:color w:val="000000"/>
                    <w:sz w:val="22"/>
                    <w:szCs w:val="22"/>
                  </w:rPr>
                </w:rPrChange>
              </w:rPr>
              <w:pPrChange w:id="3518" w:author="Nick.Tolimieri" w:date="2022-09-06T09:57:00Z">
                <w:pPr>
                  <w:jc w:val="right"/>
                </w:pPr>
              </w:pPrChange>
            </w:pPr>
            <w:ins w:id="3519" w:author="Nick.Tolimieri" w:date="2022-09-06T09:57:00Z">
              <w:r w:rsidRPr="001A7F6C">
                <w:rPr>
                  <w:rFonts w:asciiTheme="minorHAnsi" w:eastAsiaTheme="minorHAnsi" w:hAnsiTheme="minorHAnsi" w:cstheme="minorBidi"/>
                  <w:sz w:val="22"/>
                  <w:szCs w:val="22"/>
                  <w:rPrChange w:id="3520" w:author="Nick.Tolimieri" w:date="2022-09-06T09:57:00Z">
                    <w:rPr>
                      <w:rFonts w:ascii="Calibri" w:hAnsi="Calibri" w:cs="Calibri"/>
                      <w:color w:val="000000"/>
                      <w:sz w:val="22"/>
                      <w:szCs w:val="22"/>
                    </w:rPr>
                  </w:rPrChange>
                </w:rPr>
                <w:t>9</w:t>
              </w:r>
            </w:ins>
          </w:p>
        </w:tc>
        <w:tc>
          <w:tcPr>
            <w:tcW w:w="1139" w:type="dxa"/>
            <w:noWrap/>
            <w:hideMark/>
          </w:tcPr>
          <w:p w:rsidR="001A7F6C" w:rsidRPr="001A7F6C" w:rsidRDefault="001A7F6C" w:rsidP="001A7F6C">
            <w:pPr>
              <w:rPr>
                <w:ins w:id="3521" w:author="Nick.Tolimieri" w:date="2022-09-06T09:57:00Z"/>
                <w:rFonts w:asciiTheme="minorHAnsi" w:eastAsiaTheme="minorHAnsi" w:hAnsiTheme="minorHAnsi" w:cstheme="minorBidi"/>
                <w:sz w:val="22"/>
                <w:szCs w:val="22"/>
                <w:rPrChange w:id="3522" w:author="Nick.Tolimieri" w:date="2022-09-06T09:57:00Z">
                  <w:rPr>
                    <w:ins w:id="3523" w:author="Nick.Tolimieri" w:date="2022-09-06T09:57:00Z"/>
                    <w:rFonts w:ascii="Calibri" w:hAnsi="Calibri" w:cs="Calibri"/>
                    <w:color w:val="000000"/>
                    <w:sz w:val="22"/>
                    <w:szCs w:val="22"/>
                  </w:rPr>
                </w:rPrChange>
              </w:rPr>
              <w:pPrChange w:id="3524" w:author="Nick.Tolimieri" w:date="2022-09-06T09:57:00Z">
                <w:pPr>
                  <w:jc w:val="right"/>
                </w:pPr>
              </w:pPrChange>
            </w:pPr>
            <w:ins w:id="3525" w:author="Nick.Tolimieri" w:date="2022-09-06T09:57:00Z">
              <w:r w:rsidRPr="001A7F6C">
                <w:rPr>
                  <w:rFonts w:asciiTheme="minorHAnsi" w:eastAsiaTheme="minorHAnsi" w:hAnsiTheme="minorHAnsi" w:cstheme="minorBidi"/>
                  <w:sz w:val="22"/>
                  <w:szCs w:val="22"/>
                  <w:rPrChange w:id="3526" w:author="Nick.Tolimieri" w:date="2022-09-06T09:57:00Z">
                    <w:rPr>
                      <w:rFonts w:ascii="Calibri" w:hAnsi="Calibri" w:cs="Calibri"/>
                      <w:color w:val="000000"/>
                      <w:sz w:val="22"/>
                      <w:szCs w:val="22"/>
                    </w:rPr>
                  </w:rPrChange>
                </w:rPr>
                <w:t>21</w:t>
              </w:r>
            </w:ins>
          </w:p>
        </w:tc>
        <w:tc>
          <w:tcPr>
            <w:tcW w:w="1269" w:type="dxa"/>
            <w:noWrap/>
            <w:hideMark/>
          </w:tcPr>
          <w:p w:rsidR="001A7F6C" w:rsidRPr="001A7F6C" w:rsidRDefault="001A7F6C" w:rsidP="001A7F6C">
            <w:pPr>
              <w:rPr>
                <w:ins w:id="3527" w:author="Nick.Tolimieri" w:date="2022-09-06T09:57:00Z"/>
                <w:rFonts w:asciiTheme="minorHAnsi" w:eastAsiaTheme="minorHAnsi" w:hAnsiTheme="minorHAnsi" w:cstheme="minorBidi"/>
                <w:sz w:val="22"/>
                <w:szCs w:val="22"/>
                <w:rPrChange w:id="3528" w:author="Nick.Tolimieri" w:date="2022-09-06T09:57:00Z">
                  <w:rPr>
                    <w:ins w:id="3529" w:author="Nick.Tolimieri" w:date="2022-09-06T09:57:00Z"/>
                    <w:rFonts w:ascii="Calibri" w:hAnsi="Calibri" w:cs="Calibri"/>
                    <w:color w:val="000000"/>
                    <w:sz w:val="22"/>
                    <w:szCs w:val="22"/>
                  </w:rPr>
                </w:rPrChange>
              </w:rPr>
              <w:pPrChange w:id="3530" w:author="Nick.Tolimieri" w:date="2022-09-06T09:57:00Z">
                <w:pPr>
                  <w:jc w:val="right"/>
                </w:pPr>
              </w:pPrChange>
            </w:pPr>
            <w:ins w:id="3531" w:author="Nick.Tolimieri" w:date="2022-09-06T09:57:00Z">
              <w:r w:rsidRPr="001A7F6C">
                <w:rPr>
                  <w:rFonts w:asciiTheme="minorHAnsi" w:eastAsiaTheme="minorHAnsi" w:hAnsiTheme="minorHAnsi" w:cstheme="minorBidi"/>
                  <w:sz w:val="22"/>
                  <w:szCs w:val="22"/>
                  <w:rPrChange w:id="3532" w:author="Nick.Tolimieri" w:date="2022-09-06T09:57:00Z">
                    <w:rPr>
                      <w:rFonts w:ascii="Calibri" w:hAnsi="Calibri" w:cs="Calibri"/>
                      <w:color w:val="000000"/>
                      <w:sz w:val="22"/>
                      <w:szCs w:val="22"/>
                    </w:rPr>
                  </w:rPrChange>
                </w:rPr>
                <w:t>2.54</w:t>
              </w:r>
            </w:ins>
          </w:p>
        </w:tc>
        <w:tc>
          <w:tcPr>
            <w:tcW w:w="1141" w:type="dxa"/>
            <w:noWrap/>
            <w:hideMark/>
          </w:tcPr>
          <w:p w:rsidR="001A7F6C" w:rsidRPr="001A7F6C" w:rsidRDefault="001A7F6C" w:rsidP="001A7F6C">
            <w:pPr>
              <w:rPr>
                <w:ins w:id="3533" w:author="Nick.Tolimieri" w:date="2022-09-06T09:57:00Z"/>
                <w:rFonts w:asciiTheme="minorHAnsi" w:eastAsiaTheme="minorHAnsi" w:hAnsiTheme="minorHAnsi" w:cstheme="minorBidi"/>
                <w:sz w:val="22"/>
                <w:szCs w:val="22"/>
                <w:rPrChange w:id="3534" w:author="Nick.Tolimieri" w:date="2022-09-06T09:57:00Z">
                  <w:rPr>
                    <w:ins w:id="3535" w:author="Nick.Tolimieri" w:date="2022-09-06T09:57:00Z"/>
                    <w:rFonts w:ascii="Calibri" w:hAnsi="Calibri" w:cs="Calibri"/>
                    <w:color w:val="000000"/>
                    <w:sz w:val="22"/>
                    <w:szCs w:val="22"/>
                  </w:rPr>
                </w:rPrChange>
              </w:rPr>
              <w:pPrChange w:id="3536" w:author="Nick.Tolimieri" w:date="2022-09-06T09:57:00Z">
                <w:pPr>
                  <w:jc w:val="right"/>
                </w:pPr>
              </w:pPrChange>
            </w:pPr>
            <w:ins w:id="3537" w:author="Nick.Tolimieri" w:date="2022-09-06T09:57:00Z">
              <w:r w:rsidRPr="001A7F6C">
                <w:rPr>
                  <w:rFonts w:asciiTheme="minorHAnsi" w:eastAsiaTheme="minorHAnsi" w:hAnsiTheme="minorHAnsi" w:cstheme="minorBidi"/>
                  <w:sz w:val="22"/>
                  <w:szCs w:val="22"/>
                  <w:rPrChange w:id="3538" w:author="Nick.Tolimieri" w:date="2022-09-06T09:57:00Z">
                    <w:rPr>
                      <w:rFonts w:ascii="Calibri" w:hAnsi="Calibri" w:cs="Calibri"/>
                      <w:color w:val="000000"/>
                      <w:sz w:val="22"/>
                      <w:szCs w:val="22"/>
                    </w:rPr>
                  </w:rPrChange>
                </w:rPr>
                <w:t>0.44</w:t>
              </w:r>
            </w:ins>
          </w:p>
        </w:tc>
        <w:tc>
          <w:tcPr>
            <w:tcW w:w="1141" w:type="dxa"/>
            <w:noWrap/>
            <w:hideMark/>
          </w:tcPr>
          <w:p w:rsidR="001A7F6C" w:rsidRPr="001A7F6C" w:rsidRDefault="001A7F6C" w:rsidP="001A7F6C">
            <w:pPr>
              <w:rPr>
                <w:ins w:id="3539" w:author="Nick.Tolimieri" w:date="2022-09-06T09:57:00Z"/>
                <w:rFonts w:asciiTheme="minorHAnsi" w:eastAsiaTheme="minorHAnsi" w:hAnsiTheme="minorHAnsi" w:cstheme="minorBidi"/>
                <w:sz w:val="22"/>
                <w:szCs w:val="22"/>
                <w:rPrChange w:id="3540" w:author="Nick.Tolimieri" w:date="2022-09-06T09:57:00Z">
                  <w:rPr>
                    <w:ins w:id="3541" w:author="Nick.Tolimieri" w:date="2022-09-06T09:57:00Z"/>
                    <w:rFonts w:ascii="Calibri" w:hAnsi="Calibri" w:cs="Calibri"/>
                    <w:color w:val="000000"/>
                    <w:sz w:val="22"/>
                    <w:szCs w:val="22"/>
                  </w:rPr>
                </w:rPrChange>
              </w:rPr>
              <w:pPrChange w:id="3542" w:author="Nick.Tolimieri" w:date="2022-09-06T09:57:00Z">
                <w:pPr>
                  <w:jc w:val="right"/>
                </w:pPr>
              </w:pPrChange>
            </w:pPr>
            <w:ins w:id="3543" w:author="Nick.Tolimieri" w:date="2022-09-06T09:57:00Z">
              <w:r w:rsidRPr="001A7F6C">
                <w:rPr>
                  <w:rFonts w:asciiTheme="minorHAnsi" w:eastAsiaTheme="minorHAnsi" w:hAnsiTheme="minorHAnsi" w:cstheme="minorBidi"/>
                  <w:sz w:val="22"/>
                  <w:szCs w:val="22"/>
                  <w:rPrChange w:id="3544" w:author="Nick.Tolimieri" w:date="2022-09-06T09:57:00Z">
                    <w:rPr>
                      <w:rFonts w:ascii="Calibri" w:hAnsi="Calibri" w:cs="Calibri"/>
                      <w:color w:val="000000"/>
                      <w:sz w:val="22"/>
                      <w:szCs w:val="22"/>
                    </w:rPr>
                  </w:rPrChange>
                </w:rPr>
                <w:t>3.25</w:t>
              </w:r>
            </w:ins>
          </w:p>
        </w:tc>
      </w:tr>
    </w:tbl>
    <w:p w:rsidR="00B7111A" w:rsidDel="001A7F6C" w:rsidRDefault="00B7111A" w:rsidP="001A7F6C">
      <w:pPr>
        <w:rPr>
          <w:del w:id="3545" w:author="Nick.Tolimieri" w:date="2022-09-06T09:57:00Z"/>
          <w:rFonts w:asciiTheme="minorHAnsi" w:eastAsiaTheme="minorHAnsi" w:hAnsiTheme="minorHAnsi" w:cstheme="minorBidi"/>
          <w:sz w:val="22"/>
          <w:szCs w:val="22"/>
          <w:lang w:val="en-US"/>
        </w:rPr>
        <w:pPrChange w:id="3546" w:author="Nick.Tolimieri" w:date="2022-09-06T09:57:00Z">
          <w:pPr/>
        </w:pPrChange>
      </w:pPr>
    </w:p>
    <w:p w:rsidR="00277D38" w:rsidRDefault="00B7111A" w:rsidP="00277D38">
      <w:pPr>
        <w:rPr>
          <w:ins w:id="3547" w:author="Nick.Tolimieri" w:date="2022-09-02T10:21:00Z"/>
        </w:rPr>
      </w:pPr>
      <w:ins w:id="3548" w:author="Nick.Tolimieri" w:date="2022-09-02T11:51:00Z">
        <w:r>
          <w:fldChar w:fldCharType="end"/>
        </w:r>
      </w:ins>
      <w:ins w:id="3549" w:author="Nick.Tolimieri" w:date="2022-09-02T10:21:00Z">
        <w:r w:rsidR="00277D38">
          <w:br w:type="page"/>
        </w:r>
      </w:ins>
    </w:p>
    <w:p w:rsidR="00277D38" w:rsidRPr="00277D38" w:rsidRDefault="00277D38">
      <w:pPr>
        <w:rPr>
          <w:rPrChange w:id="3550" w:author="Nick.Tolimieri" w:date="2022-09-02T10:21:00Z">
            <w:rPr/>
          </w:rPrChange>
        </w:rPr>
        <w:pPrChange w:id="3551" w:author="Nick.Tolimieri" w:date="2022-09-02T10:21:00Z">
          <w:pPr>
            <w:pStyle w:val="Heading2"/>
          </w:pPr>
        </w:pPrChange>
      </w:pPr>
    </w:p>
    <w:p w:rsidR="0038698C" w:rsidRDefault="0038698C" w:rsidP="0038698C">
      <w:pPr>
        <w:pStyle w:val="Heading5"/>
        <w:ind w:right="810"/>
      </w:pPr>
      <w:bookmarkStart w:id="3552" w:name="_4nmytzjag5o2" w:colFirst="0" w:colLast="0"/>
      <w:bookmarkEnd w:id="3552"/>
      <w:r>
        <w:t xml:space="preserve">Table </w:t>
      </w:r>
      <w:del w:id="3553" w:author="Nick.Tolimieri" w:date="2022-09-02T10:15:00Z">
        <w:r w:rsidDel="00B14AC6">
          <w:delText>S6</w:delText>
        </w:r>
      </w:del>
      <w:ins w:id="3554" w:author="Nick.Tolimieri"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0.017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16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0.002</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pPr>
            <w:r>
              <w:t xml:space="preserve"> </w:t>
            </w:r>
          </w:p>
        </w:tc>
      </w:tr>
    </w:tbl>
    <w:p w:rsidR="0038698C" w:rsidRDefault="0038698C" w:rsidP="0038698C">
      <w:bookmarkStart w:id="3555" w:name="_pgddbdrpqrf3" w:colFirst="0" w:colLast="0"/>
      <w:bookmarkEnd w:id="3555"/>
    </w:p>
    <w:p w:rsidR="0038698C" w:rsidRDefault="0038698C" w:rsidP="0038698C">
      <w:pPr>
        <w:pStyle w:val="Heading5"/>
        <w:ind w:right="720"/>
      </w:pPr>
      <w:r>
        <w:t xml:space="preserve">Table </w:t>
      </w:r>
      <w:del w:id="3556" w:author="Nick.Tolimieri" w:date="2022-09-02T10:15:00Z">
        <w:r w:rsidDel="00B14AC6">
          <w:delText>S7</w:delText>
        </w:r>
      </w:del>
      <w:ins w:id="3557" w:author="Nick.Tolimieri"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E22E4E">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0.022</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3558" w:name="_2scs6bp8gdub" w:colFirst="0" w:colLast="0"/>
      <w:bookmarkEnd w:id="3558"/>
      <w:r>
        <w:br w:type="page"/>
      </w:r>
    </w:p>
    <w:p w:rsidR="0038698C" w:rsidRDefault="0038698C" w:rsidP="0038698C">
      <w:pPr>
        <w:pStyle w:val="Heading5"/>
        <w:ind w:right="900"/>
      </w:pPr>
      <w:bookmarkStart w:id="3559" w:name="_pq9iyiy0gnbe" w:colFirst="0" w:colLast="0"/>
      <w:bookmarkEnd w:id="3559"/>
      <w:r>
        <w:lastRenderedPageBreak/>
        <w:t xml:space="preserve">Table </w:t>
      </w:r>
      <w:del w:id="3560" w:author="Nick.Tolimieri" w:date="2022-09-02T10:15:00Z">
        <w:r w:rsidDel="00B14AC6">
          <w:delText>S8</w:delText>
        </w:r>
      </w:del>
      <w:ins w:id="3561" w:author="Nick.Tolimieri"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0.018</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3562" w:author="Nick.Tolimieri" w:date="2022-09-02T10:09:00Z"/>
        </w:rPr>
      </w:pPr>
      <w:bookmarkStart w:id="3563" w:name="_7mx6lcdim2sk" w:colFirst="0" w:colLast="0"/>
      <w:bookmarkEnd w:id="3563"/>
    </w:p>
    <w:p w:rsidR="003F5DC5" w:rsidRDefault="003F5DC5" w:rsidP="0038698C"/>
    <w:p w:rsidR="0038698C" w:rsidDel="003F5DC5" w:rsidRDefault="0038698C" w:rsidP="0038698C">
      <w:pPr>
        <w:pStyle w:val="Heading5"/>
        <w:ind w:right="900"/>
        <w:rPr>
          <w:del w:id="3564" w:author="Nick.Tolimieri" w:date="2022-09-02T10:09:00Z"/>
        </w:rPr>
      </w:pPr>
      <w:bookmarkStart w:id="3565" w:name="_q9i8fb532wt5" w:colFirst="0" w:colLast="0"/>
      <w:bookmarkEnd w:id="3565"/>
      <w:r>
        <w:t xml:space="preserve">Table </w:t>
      </w:r>
      <w:del w:id="3566" w:author="Nick.Tolimieri" w:date="2022-09-02T10:15:00Z">
        <w:r w:rsidDel="00B14AC6">
          <w:delText>S9</w:delText>
        </w:r>
      </w:del>
      <w:ins w:id="3567" w:author="Nick.Tolimieri"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pPr>
        <w:pStyle w:val="Heading5"/>
        <w:ind w:right="900"/>
        <w:pPrChange w:id="3568" w:author="Nick.Tolimieri" w:date="2022-09-02T10:09: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0.254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3569" w:name="_qq89hmytn47d" w:colFirst="0" w:colLast="0"/>
      <w:bookmarkEnd w:id="3569"/>
      <w:r>
        <w:t xml:space="preserve">Table </w:t>
      </w:r>
      <w:del w:id="3570" w:author="Nick.Tolimieri" w:date="2022-09-02T10:15:00Z">
        <w:r w:rsidDel="00B14AC6">
          <w:delText>S10</w:delText>
        </w:r>
      </w:del>
      <w:ins w:id="3571"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E22E4E">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E22E4E">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E22E4E">
        <w:trPr>
          <w:trHeight w:val="300"/>
        </w:trPr>
        <w:tc>
          <w:tcPr>
            <w:tcW w:w="927"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E22E4E">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3572" w:name="_huqsuo4qvcle" w:colFirst="0" w:colLast="0"/>
      <w:bookmarkEnd w:id="3572"/>
      <w:r>
        <w:br w:type="page"/>
      </w:r>
      <w:r>
        <w:lastRenderedPageBreak/>
        <w:t xml:space="preserve">Table </w:t>
      </w:r>
      <w:del w:id="3573" w:author="Nick.Tolimieri" w:date="2022-09-02T10:15:00Z">
        <w:r w:rsidDel="00B14AC6">
          <w:delText>S11</w:delText>
        </w:r>
      </w:del>
      <w:ins w:id="3574" w:author="Nick.Tolimieri"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5.33</w:t>
            </w:r>
          </w:p>
        </w:tc>
        <w:tc>
          <w:tcPr>
            <w:tcW w:w="990" w:type="dxa"/>
            <w:tcBorders>
              <w:top w:val="single" w:sz="4" w:space="0" w:color="auto"/>
            </w:tcBorders>
          </w:tcPr>
          <w:p w:rsidR="0038698C" w:rsidRDefault="0038698C" w:rsidP="00E22E4E">
            <w:pPr>
              <w:ind w:firstLine="0"/>
              <w:jc w:val="center"/>
            </w:pPr>
            <w:r>
              <w:t>2.31</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3.25</w:t>
            </w:r>
          </w:p>
        </w:tc>
        <w:tc>
          <w:tcPr>
            <w:tcW w:w="990" w:type="dxa"/>
          </w:tcPr>
          <w:p w:rsidR="0038698C" w:rsidRDefault="0038698C" w:rsidP="00E22E4E">
            <w:pPr>
              <w:ind w:firstLine="0"/>
              <w:jc w:val="center"/>
            </w:pPr>
            <w:r>
              <w:t>1.80</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Del="00300B3A" w:rsidTr="00E22E4E">
        <w:trPr>
          <w:del w:id="3575" w:author="Nick.Tolimieri" w:date="2022-09-02T10:10:00Z"/>
        </w:trPr>
        <w:tc>
          <w:tcPr>
            <w:tcW w:w="2335" w:type="dxa"/>
            <w:tcBorders>
              <w:bottom w:val="single" w:sz="4" w:space="0" w:color="auto"/>
            </w:tcBorders>
          </w:tcPr>
          <w:p w:rsidR="0038698C" w:rsidDel="00300B3A" w:rsidRDefault="0038698C" w:rsidP="00E22E4E">
            <w:pPr>
              <w:ind w:firstLine="0"/>
              <w:rPr>
                <w:del w:id="3576" w:author="Nick.Tolimieri" w:date="2022-09-02T10:10:00Z"/>
              </w:rPr>
            </w:pPr>
          </w:p>
        </w:tc>
        <w:tc>
          <w:tcPr>
            <w:tcW w:w="1260" w:type="dxa"/>
            <w:tcBorders>
              <w:bottom w:val="single" w:sz="4" w:space="0" w:color="auto"/>
            </w:tcBorders>
          </w:tcPr>
          <w:p w:rsidR="0038698C" w:rsidDel="00300B3A" w:rsidRDefault="0038698C" w:rsidP="00E22E4E">
            <w:pPr>
              <w:ind w:firstLine="0"/>
              <w:rPr>
                <w:del w:id="3577" w:author="Nick.Tolimieri" w:date="2022-09-02T10:10:00Z"/>
              </w:rPr>
            </w:pPr>
          </w:p>
        </w:tc>
        <w:tc>
          <w:tcPr>
            <w:tcW w:w="990" w:type="dxa"/>
            <w:tcBorders>
              <w:bottom w:val="single" w:sz="4" w:space="0" w:color="auto"/>
            </w:tcBorders>
          </w:tcPr>
          <w:p w:rsidR="0038698C" w:rsidDel="00300B3A" w:rsidRDefault="0038698C" w:rsidP="00E22E4E">
            <w:pPr>
              <w:ind w:firstLine="0"/>
              <w:rPr>
                <w:del w:id="3578" w:author="Nick.Tolimieri" w:date="2022-09-02T10:10:00Z"/>
              </w:rPr>
            </w:pPr>
          </w:p>
        </w:tc>
        <w:tc>
          <w:tcPr>
            <w:tcW w:w="1080" w:type="dxa"/>
            <w:tcBorders>
              <w:bottom w:val="single" w:sz="4" w:space="0" w:color="auto"/>
            </w:tcBorders>
          </w:tcPr>
          <w:p w:rsidR="0038698C" w:rsidDel="00300B3A" w:rsidRDefault="0038698C" w:rsidP="00E22E4E">
            <w:pPr>
              <w:ind w:firstLine="0"/>
              <w:rPr>
                <w:del w:id="3579" w:author="Nick.Tolimieri" w:date="2022-09-02T10:10:00Z"/>
              </w:rPr>
            </w:pPr>
          </w:p>
        </w:tc>
        <w:tc>
          <w:tcPr>
            <w:tcW w:w="990" w:type="dxa"/>
            <w:tcBorders>
              <w:bottom w:val="single" w:sz="4" w:space="0" w:color="auto"/>
            </w:tcBorders>
          </w:tcPr>
          <w:p w:rsidR="0038698C" w:rsidDel="00300B3A" w:rsidRDefault="0038698C" w:rsidP="00E22E4E">
            <w:pPr>
              <w:ind w:firstLine="0"/>
              <w:rPr>
                <w:del w:id="3580" w:author="Nick.Tolimieri" w:date="2022-09-02T10:10:00Z"/>
              </w:rPr>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-0.274</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E22E4E">
            <w:pPr>
              <w:ind w:firstLine="0"/>
              <w:jc w:val="right"/>
            </w:pPr>
            <w:r>
              <w:t>-0.189</w:t>
            </w:r>
          </w:p>
        </w:tc>
        <w:tc>
          <w:tcPr>
            <w:tcW w:w="990" w:type="dxa"/>
            <w:tcBorders>
              <w:top w:val="single" w:sz="4" w:space="0" w:color="auto"/>
            </w:tcBorders>
          </w:tcPr>
          <w:p w:rsidR="0038698C" w:rsidRDefault="0038698C" w:rsidP="00E22E4E">
            <w:pPr>
              <w:ind w:firstLine="0"/>
              <w:jc w:val="center"/>
            </w:pPr>
            <w:r>
              <w:t>0.850</w:t>
            </w:r>
          </w:p>
        </w:tc>
      </w:tr>
      <w:tr w:rsidR="0038698C" w:rsidTr="00E22E4E">
        <w:tc>
          <w:tcPr>
            <w:tcW w:w="2335" w:type="dxa"/>
            <w:tcBorders>
              <w:bottom w:val="single" w:sz="4" w:space="0" w:color="auto"/>
            </w:tcBorders>
          </w:tcPr>
          <w:p w:rsidR="0038698C" w:rsidRDefault="0038698C" w:rsidP="00E22E4E">
            <w:pPr>
              <w:ind w:firstLine="0"/>
            </w:pPr>
            <w:r>
              <w:t>Canopy kelp summed</w:t>
            </w:r>
          </w:p>
        </w:tc>
        <w:tc>
          <w:tcPr>
            <w:tcW w:w="1260" w:type="dxa"/>
            <w:tcBorders>
              <w:bottom w:val="single" w:sz="4" w:space="0" w:color="auto"/>
            </w:tcBorders>
          </w:tcPr>
          <w:p w:rsidR="0038698C" w:rsidRDefault="0038698C" w:rsidP="00E22E4E">
            <w:pPr>
              <w:ind w:firstLine="0"/>
              <w:jc w:val="right"/>
            </w:pPr>
            <w:r>
              <w:t>2.553</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E22E4E">
            <w:pPr>
              <w:ind w:firstLine="0"/>
              <w:jc w:val="right"/>
            </w:pPr>
            <w:r>
              <w:t>2.531</w:t>
            </w:r>
          </w:p>
        </w:tc>
        <w:tc>
          <w:tcPr>
            <w:tcW w:w="990" w:type="dxa"/>
            <w:tcBorders>
              <w:bottom w:val="single" w:sz="4" w:space="0" w:color="auto"/>
            </w:tcBorders>
          </w:tcPr>
          <w:p w:rsidR="0038698C" w:rsidRDefault="0038698C" w:rsidP="00E22E4E">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5.31</w:t>
            </w:r>
          </w:p>
        </w:tc>
        <w:tc>
          <w:tcPr>
            <w:tcW w:w="990" w:type="dxa"/>
            <w:tcBorders>
              <w:top w:val="single" w:sz="4" w:space="0" w:color="auto"/>
            </w:tcBorders>
          </w:tcPr>
          <w:p w:rsidR="0038698C" w:rsidRDefault="0038698C" w:rsidP="00E22E4E">
            <w:pPr>
              <w:ind w:firstLine="0"/>
              <w:jc w:val="center"/>
            </w:pPr>
            <w:r>
              <w:t>2.30</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3.28</w:t>
            </w:r>
          </w:p>
        </w:tc>
        <w:tc>
          <w:tcPr>
            <w:tcW w:w="990" w:type="dxa"/>
          </w:tcPr>
          <w:p w:rsidR="0038698C" w:rsidRDefault="0038698C" w:rsidP="00E22E4E">
            <w:pPr>
              <w:ind w:firstLine="0"/>
              <w:jc w:val="center"/>
            </w:pPr>
            <w:r>
              <w:t>1.81</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Del="00300B3A" w:rsidTr="00E22E4E">
        <w:trPr>
          <w:del w:id="3581" w:author="Nick.Tolimieri" w:date="2022-09-02T10:10:00Z"/>
        </w:trPr>
        <w:tc>
          <w:tcPr>
            <w:tcW w:w="2335" w:type="dxa"/>
            <w:tcBorders>
              <w:bottom w:val="single" w:sz="4" w:space="0" w:color="auto"/>
            </w:tcBorders>
          </w:tcPr>
          <w:p w:rsidR="0038698C" w:rsidDel="00300B3A" w:rsidRDefault="0038698C" w:rsidP="00E22E4E">
            <w:pPr>
              <w:ind w:firstLine="0"/>
              <w:rPr>
                <w:del w:id="3582" w:author="Nick.Tolimieri" w:date="2022-09-02T10:10:00Z"/>
              </w:rPr>
            </w:pPr>
          </w:p>
        </w:tc>
        <w:tc>
          <w:tcPr>
            <w:tcW w:w="1260" w:type="dxa"/>
            <w:tcBorders>
              <w:bottom w:val="single" w:sz="4" w:space="0" w:color="auto"/>
            </w:tcBorders>
          </w:tcPr>
          <w:p w:rsidR="0038698C" w:rsidDel="00300B3A" w:rsidRDefault="0038698C" w:rsidP="00E22E4E">
            <w:pPr>
              <w:ind w:firstLine="0"/>
              <w:rPr>
                <w:del w:id="3583" w:author="Nick.Tolimieri" w:date="2022-09-02T10:10:00Z"/>
              </w:rPr>
            </w:pPr>
          </w:p>
        </w:tc>
        <w:tc>
          <w:tcPr>
            <w:tcW w:w="990" w:type="dxa"/>
            <w:tcBorders>
              <w:bottom w:val="single" w:sz="4" w:space="0" w:color="auto"/>
            </w:tcBorders>
          </w:tcPr>
          <w:p w:rsidR="0038698C" w:rsidDel="00300B3A" w:rsidRDefault="0038698C" w:rsidP="00E22E4E">
            <w:pPr>
              <w:ind w:firstLine="0"/>
              <w:rPr>
                <w:del w:id="3584" w:author="Nick.Tolimieri" w:date="2022-09-02T10:10:00Z"/>
              </w:rPr>
            </w:pPr>
          </w:p>
        </w:tc>
        <w:tc>
          <w:tcPr>
            <w:tcW w:w="1080" w:type="dxa"/>
            <w:tcBorders>
              <w:bottom w:val="single" w:sz="4" w:space="0" w:color="auto"/>
            </w:tcBorders>
          </w:tcPr>
          <w:p w:rsidR="0038698C" w:rsidDel="00300B3A" w:rsidRDefault="0038698C" w:rsidP="00E22E4E">
            <w:pPr>
              <w:ind w:firstLine="0"/>
              <w:rPr>
                <w:del w:id="3585" w:author="Nick.Tolimieri" w:date="2022-09-02T10:10:00Z"/>
              </w:rPr>
            </w:pPr>
          </w:p>
        </w:tc>
        <w:tc>
          <w:tcPr>
            <w:tcW w:w="990" w:type="dxa"/>
            <w:tcBorders>
              <w:bottom w:val="single" w:sz="4" w:space="0" w:color="auto"/>
            </w:tcBorders>
          </w:tcPr>
          <w:p w:rsidR="0038698C" w:rsidDel="00300B3A" w:rsidRDefault="0038698C" w:rsidP="00E22E4E">
            <w:pPr>
              <w:ind w:firstLine="0"/>
              <w:rPr>
                <w:del w:id="3586" w:author="Nick.Tolimieri" w:date="2022-09-02T10:10:00Z"/>
              </w:rPr>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-0.272</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E22E4E">
            <w:pPr>
              <w:ind w:firstLine="0"/>
              <w:jc w:val="right"/>
            </w:pPr>
            <w:r>
              <w:t>-0.188</w:t>
            </w:r>
          </w:p>
        </w:tc>
        <w:tc>
          <w:tcPr>
            <w:tcW w:w="990" w:type="dxa"/>
            <w:tcBorders>
              <w:top w:val="single" w:sz="4" w:space="0" w:color="auto"/>
            </w:tcBorders>
          </w:tcPr>
          <w:p w:rsidR="0038698C" w:rsidRDefault="0038698C" w:rsidP="00E22E4E">
            <w:pPr>
              <w:ind w:firstLine="0"/>
              <w:jc w:val="center"/>
            </w:pPr>
            <w:r>
              <w:t>0.851</w:t>
            </w:r>
          </w:p>
        </w:tc>
      </w:tr>
      <w:tr w:rsidR="0038698C" w:rsidTr="00E22E4E">
        <w:tc>
          <w:tcPr>
            <w:tcW w:w="2335" w:type="dxa"/>
          </w:tcPr>
          <w:p w:rsidR="0038698C" w:rsidRPr="009F593A" w:rsidRDefault="0038698C" w:rsidP="00E22E4E">
            <w:pPr>
              <w:ind w:firstLine="0"/>
              <w:rPr>
                <w:i/>
              </w:rPr>
            </w:pPr>
            <w:proofErr w:type="spellStart"/>
            <w:r w:rsidRPr="009F593A">
              <w:rPr>
                <w:i/>
              </w:rPr>
              <w:t>Macrocystis</w:t>
            </w:r>
            <w:proofErr w:type="spellEnd"/>
          </w:p>
        </w:tc>
        <w:tc>
          <w:tcPr>
            <w:tcW w:w="1260" w:type="dxa"/>
          </w:tcPr>
          <w:p w:rsidR="0038698C" w:rsidRDefault="0038698C" w:rsidP="00E22E4E">
            <w:pPr>
              <w:ind w:firstLine="0"/>
              <w:jc w:val="right"/>
            </w:pPr>
            <w:r>
              <w:t>2.517</w:t>
            </w:r>
          </w:p>
        </w:tc>
        <w:tc>
          <w:tcPr>
            <w:tcW w:w="990" w:type="dxa"/>
            <w:shd w:val="clear" w:color="auto" w:fill="auto"/>
          </w:tcPr>
          <w:p w:rsidR="0038698C" w:rsidRPr="00EB252F" w:rsidRDefault="0038698C" w:rsidP="00E22E4E">
            <w:pPr>
              <w:ind w:firstLine="0"/>
              <w:rPr>
                <w:color w:val="000000" w:themeColor="text1"/>
              </w:rPr>
            </w:pPr>
            <w:r>
              <w:rPr>
                <w:color w:val="000000" w:themeColor="text1"/>
              </w:rPr>
              <w:t>1.608</w:t>
            </w:r>
          </w:p>
        </w:tc>
        <w:tc>
          <w:tcPr>
            <w:tcW w:w="1080" w:type="dxa"/>
          </w:tcPr>
          <w:p w:rsidR="0038698C" w:rsidRDefault="0038698C" w:rsidP="00E22E4E">
            <w:pPr>
              <w:ind w:firstLine="0"/>
              <w:jc w:val="right"/>
            </w:pPr>
            <w:r>
              <w:t>1.565</w:t>
            </w:r>
          </w:p>
        </w:tc>
        <w:tc>
          <w:tcPr>
            <w:tcW w:w="990" w:type="dxa"/>
          </w:tcPr>
          <w:p w:rsidR="0038698C" w:rsidRDefault="0038698C" w:rsidP="00E22E4E">
            <w:pPr>
              <w:ind w:firstLine="0"/>
              <w:jc w:val="center"/>
            </w:pPr>
            <w:r>
              <w:t>0.117</w:t>
            </w:r>
          </w:p>
        </w:tc>
      </w:tr>
      <w:tr w:rsidR="0038698C" w:rsidTr="00E22E4E">
        <w:tc>
          <w:tcPr>
            <w:tcW w:w="2335" w:type="dxa"/>
            <w:tcBorders>
              <w:bottom w:val="single" w:sz="4" w:space="0" w:color="auto"/>
            </w:tcBorders>
          </w:tcPr>
          <w:p w:rsidR="0038698C" w:rsidRPr="009F593A" w:rsidRDefault="0038698C" w:rsidP="00E22E4E">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E22E4E">
            <w:pPr>
              <w:ind w:firstLine="0"/>
              <w:jc w:val="right"/>
            </w:pPr>
            <w:r>
              <w:t>2.570</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E22E4E">
            <w:pPr>
              <w:ind w:firstLine="0"/>
              <w:jc w:val="right"/>
            </w:pPr>
            <w:r>
              <w:t>2.189</w:t>
            </w:r>
          </w:p>
        </w:tc>
        <w:tc>
          <w:tcPr>
            <w:tcW w:w="990" w:type="dxa"/>
            <w:tcBorders>
              <w:bottom w:val="single" w:sz="4" w:space="0" w:color="auto"/>
            </w:tcBorders>
          </w:tcPr>
          <w:p w:rsidR="0038698C" w:rsidRDefault="0038698C" w:rsidP="00E22E4E">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1.965</w:t>
            </w:r>
          </w:p>
        </w:tc>
        <w:tc>
          <w:tcPr>
            <w:tcW w:w="990" w:type="dxa"/>
            <w:tcBorders>
              <w:top w:val="single" w:sz="4" w:space="0" w:color="auto"/>
            </w:tcBorders>
          </w:tcPr>
          <w:p w:rsidR="0038698C" w:rsidRDefault="0038698C" w:rsidP="00E22E4E">
            <w:pPr>
              <w:ind w:firstLine="0"/>
              <w:jc w:val="center"/>
            </w:pPr>
            <w:r>
              <w:t>1.402</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Borders>
              <w:bottom w:val="single" w:sz="4" w:space="0" w:color="auto"/>
            </w:tcBorders>
          </w:tcPr>
          <w:p w:rsidR="0038698C" w:rsidRDefault="0038698C" w:rsidP="00E22E4E">
            <w:pPr>
              <w:ind w:firstLine="0"/>
            </w:pPr>
            <w:r>
              <w:t>Residual</w:t>
            </w:r>
          </w:p>
        </w:tc>
        <w:tc>
          <w:tcPr>
            <w:tcW w:w="1260" w:type="dxa"/>
            <w:tcBorders>
              <w:bottom w:val="single" w:sz="4" w:space="0" w:color="auto"/>
            </w:tcBorders>
          </w:tcPr>
          <w:p w:rsidR="0038698C" w:rsidRDefault="0038698C" w:rsidP="00E22E4E">
            <w:pPr>
              <w:ind w:firstLine="0"/>
              <w:jc w:val="center"/>
            </w:pPr>
            <w:r>
              <w:t>1.770</w:t>
            </w:r>
          </w:p>
        </w:tc>
        <w:tc>
          <w:tcPr>
            <w:tcW w:w="990" w:type="dxa"/>
            <w:tcBorders>
              <w:bottom w:val="single" w:sz="4" w:space="0" w:color="auto"/>
            </w:tcBorders>
          </w:tcPr>
          <w:p w:rsidR="0038698C" w:rsidRDefault="0038698C" w:rsidP="00E22E4E">
            <w:pPr>
              <w:ind w:firstLine="0"/>
              <w:jc w:val="center"/>
            </w:pPr>
            <w:r>
              <w:t>1.330</w:t>
            </w:r>
          </w:p>
        </w:tc>
        <w:tc>
          <w:tcPr>
            <w:tcW w:w="108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r>
      <w:tr w:rsidR="0038698C" w:rsidDel="008F7981" w:rsidTr="00E22E4E">
        <w:trPr>
          <w:del w:id="3587" w:author="Nick.Tolimieri" w:date="2022-09-02T10:10:00Z"/>
        </w:trPr>
        <w:tc>
          <w:tcPr>
            <w:tcW w:w="2335" w:type="dxa"/>
            <w:tcBorders>
              <w:top w:val="single" w:sz="4" w:space="0" w:color="auto"/>
            </w:tcBorders>
          </w:tcPr>
          <w:p w:rsidR="0038698C" w:rsidDel="008F7981" w:rsidRDefault="0038698C" w:rsidP="00E22E4E">
            <w:pPr>
              <w:ind w:firstLine="0"/>
              <w:rPr>
                <w:del w:id="3588" w:author="Nick.Tolimieri" w:date="2022-09-02T10:10:00Z"/>
              </w:rPr>
            </w:pPr>
          </w:p>
        </w:tc>
        <w:tc>
          <w:tcPr>
            <w:tcW w:w="1260" w:type="dxa"/>
            <w:tcBorders>
              <w:top w:val="single" w:sz="4" w:space="0" w:color="auto"/>
            </w:tcBorders>
          </w:tcPr>
          <w:p w:rsidR="0038698C" w:rsidDel="008F7981" w:rsidRDefault="0038698C" w:rsidP="00E22E4E">
            <w:pPr>
              <w:ind w:firstLine="0"/>
              <w:rPr>
                <w:del w:id="3589" w:author="Nick.Tolimieri" w:date="2022-09-02T10:10:00Z"/>
              </w:rPr>
            </w:pPr>
          </w:p>
        </w:tc>
        <w:tc>
          <w:tcPr>
            <w:tcW w:w="990" w:type="dxa"/>
            <w:tcBorders>
              <w:top w:val="single" w:sz="4" w:space="0" w:color="auto"/>
            </w:tcBorders>
          </w:tcPr>
          <w:p w:rsidR="0038698C" w:rsidDel="008F7981" w:rsidRDefault="0038698C" w:rsidP="00E22E4E">
            <w:pPr>
              <w:ind w:firstLine="0"/>
              <w:rPr>
                <w:del w:id="3590" w:author="Nick.Tolimieri" w:date="2022-09-02T10:10:00Z"/>
              </w:rPr>
            </w:pPr>
          </w:p>
        </w:tc>
        <w:tc>
          <w:tcPr>
            <w:tcW w:w="1080" w:type="dxa"/>
            <w:tcBorders>
              <w:top w:val="single" w:sz="4" w:space="0" w:color="auto"/>
            </w:tcBorders>
          </w:tcPr>
          <w:p w:rsidR="0038698C" w:rsidDel="008F7981" w:rsidRDefault="0038698C" w:rsidP="00E22E4E">
            <w:pPr>
              <w:ind w:firstLine="0"/>
              <w:rPr>
                <w:del w:id="3591" w:author="Nick.Tolimieri" w:date="2022-09-02T10:10:00Z"/>
              </w:rPr>
            </w:pPr>
          </w:p>
        </w:tc>
        <w:tc>
          <w:tcPr>
            <w:tcW w:w="990" w:type="dxa"/>
            <w:tcBorders>
              <w:top w:val="single" w:sz="4" w:space="0" w:color="auto"/>
            </w:tcBorders>
          </w:tcPr>
          <w:p w:rsidR="0038698C" w:rsidDel="008F7981" w:rsidRDefault="0038698C" w:rsidP="00E22E4E">
            <w:pPr>
              <w:ind w:firstLine="0"/>
              <w:rPr>
                <w:del w:id="3592"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3593" w:name="_wkii9gu6o2fl" w:colFirst="0" w:colLast="0"/>
      <w:bookmarkEnd w:id="3593"/>
      <w:r>
        <w:br w:type="page"/>
      </w:r>
    </w:p>
    <w:p w:rsidR="0038698C" w:rsidRPr="00075AD8" w:rsidRDefault="0038698C" w:rsidP="0038698C">
      <w:pPr>
        <w:pStyle w:val="Heading5"/>
        <w:rPr>
          <w:i/>
        </w:rPr>
      </w:pPr>
      <w:r>
        <w:lastRenderedPageBreak/>
        <w:t xml:space="preserve">Table </w:t>
      </w:r>
      <w:del w:id="3594" w:author="Nick.Tolimieri" w:date="2022-09-02T10:15:00Z">
        <w:r w:rsidDel="00B14AC6">
          <w:delText>S12</w:delText>
        </w:r>
      </w:del>
      <w:ins w:id="3595"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3596" w:name="_wevhoo6kd9g5" w:colFirst="0" w:colLast="0"/>
      <w:bookmarkEnd w:id="3596"/>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E22E4E">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E22E4E">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E22E4E">
        <w:trPr>
          <w:trHeight w:val="300"/>
        </w:trPr>
        <w:tc>
          <w:tcPr>
            <w:tcW w:w="1069"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E22E4E">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38698C">
      <w:pPr>
        <w:pStyle w:val="Heading5"/>
      </w:pPr>
    </w:p>
    <w:p w:rsidR="0038698C" w:rsidRDefault="0038698C" w:rsidP="0038698C">
      <w:pPr>
        <w:pStyle w:val="Heading2"/>
      </w:pPr>
      <w:bookmarkStart w:id="3597" w:name="_rsiltnns0pnj" w:colFirst="0" w:colLast="0"/>
      <w:bookmarkEnd w:id="3597"/>
      <w:r>
        <w:br w:type="page"/>
      </w:r>
    </w:p>
    <w:p w:rsidR="0038698C" w:rsidRDefault="0038698C" w:rsidP="0038698C">
      <w:pPr>
        <w:pStyle w:val="Heading2"/>
      </w:pPr>
      <w:bookmarkStart w:id="3598" w:name="_vvknb4n4tpdq" w:colFirst="0" w:colLast="0"/>
      <w:bookmarkEnd w:id="3598"/>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7"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3599" w:name="_jmvonyj6prg1" w:colFirst="0" w:colLast="0"/>
      <w:bookmarkEnd w:id="3599"/>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3600" w:name="_si5p3bles54l" w:colFirst="0" w:colLast="0"/>
      <w:bookmarkEnd w:id="3600"/>
    </w:p>
    <w:p w:rsidR="0038698C" w:rsidRDefault="0038698C" w:rsidP="0038698C">
      <w:bookmarkStart w:id="3601" w:name="_qdmblj59vhf1" w:colFirst="0" w:colLast="0"/>
      <w:bookmarkEnd w:id="3601"/>
    </w:p>
    <w:p w:rsidR="0038698C" w:rsidRDefault="0038698C" w:rsidP="0038698C">
      <w:bookmarkStart w:id="3602" w:name="_1bplmm5dhi9t" w:colFirst="0" w:colLast="0"/>
      <w:bookmarkEnd w:id="3602"/>
      <w:r>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86400" cy="3642610"/>
                    </a:xfrm>
                    <a:prstGeom prst="rect">
                      <a:avLst/>
                    </a:prstGeom>
                    <a:ln/>
                  </pic:spPr>
                </pic:pic>
              </a:graphicData>
            </a:graphic>
          </wp:inline>
        </w:drawing>
      </w:r>
    </w:p>
    <w:p w:rsidR="0038698C" w:rsidRDefault="0038698C" w:rsidP="0038698C">
      <w:pPr>
        <w:pStyle w:val="Heading5"/>
      </w:pPr>
      <w:bookmarkStart w:id="3603" w:name="_3tpj4zpm8qe5" w:colFirst="0" w:colLast="0"/>
      <w:bookmarkEnd w:id="3603"/>
      <w:r>
        <w:t xml:space="preserve">Figure S2. Mean SST at the five sites (5-day smooth) from 2003-2021. Note </w:t>
      </w:r>
      <w:proofErr w:type="spellStart"/>
      <w:r>
        <w:t>Tatoosh</w:t>
      </w:r>
      <w:proofErr w:type="spellEnd"/>
      <w:r>
        <w:t xml:space="preserve"> Island and </w:t>
      </w:r>
      <w:proofErr w:type="spellStart"/>
      <w:r>
        <w:t>Neah</w:t>
      </w:r>
      <w:proofErr w:type="spellEnd"/>
      <w:r>
        <w:t xml:space="preserve"> Bay are in the same interpolated grid cell and combined in pane 1.</w:t>
      </w:r>
    </w:p>
    <w:p w:rsidR="0038698C" w:rsidRDefault="0038698C" w:rsidP="0038698C"/>
    <w:p w:rsidR="0038698C" w:rsidRDefault="0038698C" w:rsidP="0038698C">
      <w:pPr>
        <w:ind w:firstLine="0"/>
      </w:pPr>
      <w:del w:id="3604" w:author="Nick.Tolimieri" w:date="2022-09-06T11:15:00Z">
        <w:r w:rsidDel="002D0433">
          <w:rPr>
            <w:noProof/>
            <w:lang w:val="en-US"/>
          </w:rPr>
          <w:lastRenderedPageBreak/>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6400800"/>
                      </a:xfrm>
                      <a:prstGeom prst="rect">
                        <a:avLst/>
                      </a:prstGeom>
                      <a:ln/>
                    </pic:spPr>
                  </pic:pic>
                </a:graphicData>
              </a:graphic>
            </wp:inline>
          </w:drawing>
        </w:r>
      </w:del>
      <w:bookmarkStart w:id="3605" w:name="_GoBack"/>
      <w:ins w:id="3606"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bookmarkEnd w:id="3605"/>
    </w:p>
    <w:p w:rsidR="009E77F2" w:rsidRDefault="0038698C" w:rsidP="0038698C">
      <w:pPr>
        <w:pStyle w:val="Heading5"/>
      </w:pPr>
      <w:bookmarkStart w:id="3607" w:name="_sllb5lz8o67m" w:colFirst="0" w:colLast="0"/>
      <w:bookmarkEnd w:id="3607"/>
      <w:r>
        <w:t xml:space="preserve">Figure S3. Yearly progression of SST for </w:t>
      </w:r>
      <w:del w:id="3608" w:author="Nick.Tolimieri" w:date="2022-09-06T11:15:00Z">
        <w:r w:rsidDel="002D0433">
          <w:delText>2013</w:delText>
        </w:r>
      </w:del>
      <w:ins w:id="3609" w:author="Nick.Tolimieri" w:date="2022-09-06T11:15:00Z">
        <w:r w:rsidR="002D0433">
          <w:t>201</w:t>
        </w:r>
        <w:r w:rsidR="002D0433">
          <w:t>2</w:t>
        </w:r>
      </w:ins>
      <w:r>
        <w:t>-2021 compared to the average of 2003-2012</w:t>
      </w:r>
      <w:r w:rsidR="009E77F2">
        <w:t xml:space="preserve">. Red line is the average across the four sites for each year.  </w:t>
      </w:r>
    </w:p>
    <w:p w:rsidR="009E77F2" w:rsidRDefault="009E77F2" w:rsidP="0038698C">
      <w:pPr>
        <w:pStyle w:val="Heading5"/>
      </w:pPr>
    </w:p>
    <w:p w:rsidR="009E77F2" w:rsidRDefault="009E77F2" w:rsidP="0038698C">
      <w:pPr>
        <w:pStyle w:val="Heading5"/>
      </w:pPr>
      <w:r>
        <w:br w:type="page"/>
      </w:r>
    </w:p>
    <w:p w:rsidR="00B00E92" w:rsidRDefault="009E77F2" w:rsidP="009E77F2">
      <w:pPr>
        <w:pStyle w:val="Heading5"/>
        <w:jc w:val="center"/>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RDefault="00B00E92" w:rsidP="009E77F2">
      <w:pPr>
        <w:pStyle w:val="Heading5"/>
        <w:jc w:val="center"/>
      </w:pPr>
    </w:p>
    <w:p w:rsidR="002D0433" w:rsidRDefault="00B00E92" w:rsidP="006D256D">
      <w:pPr>
        <w:pStyle w:val="Heading5"/>
        <w:rPr>
          <w:ins w:id="3610" w:author="Nick.Tolimieri" w:date="2022-09-06T11:15:00Z"/>
        </w:rPr>
      </w:pPr>
      <w:r w:rsidRPr="00B00E92">
        <w:t>Figure S</w:t>
      </w:r>
      <w:r>
        <w:t>4</w:t>
      </w:r>
      <w:r w:rsidRPr="00B00E92">
        <w:t xml:space="preserve">. </w:t>
      </w:r>
      <w:r w:rsidR="006D256D">
        <w:t xml:space="preserve">Marine heatwave statistics for four locations along the Washington coast from 2012 through </w:t>
      </w:r>
      <w:del w:id="3611" w:author="Nick.Tolimieri" w:date="2022-09-06T09:57:00Z">
        <w:r w:rsidR="006D256D" w:rsidDel="001A7F6C">
          <w:delText>20XX</w:delText>
        </w:r>
      </w:del>
      <w:ins w:id="3612" w:author="Nick.Tolimieri" w:date="2022-09-06T09:57:00Z">
        <w:r w:rsidR="001A7F6C">
          <w:t>20</w:t>
        </w:r>
        <w:r w:rsidR="001A7F6C">
          <w:t>21</w:t>
        </w:r>
      </w:ins>
      <w:r w:rsidR="006D256D">
        <w:t xml:space="preserve">.  </w:t>
      </w:r>
      <w:r w:rsidR="00C41F65">
        <w:t>Grey line (temp) indicates observed</w:t>
      </w:r>
      <w:r w:rsidR="00C41F65" w:rsidRPr="00DB61B2">
        <w:rPr>
          <w:rPrChange w:id="3613" w:author="Nick.Tolimieri" w:date="2022-09-06T10:26:00Z">
            <w:rPr/>
          </w:rPrChange>
        </w:rPr>
        <w:t xml:space="preserve">, daily </w:t>
      </w:r>
      <w:r w:rsidR="00C41F65" w:rsidRPr="00DB61B2">
        <w:rPr>
          <w:rPrChange w:id="3614" w:author="Nick.Tolimieri" w:date="2022-09-06T10:26:00Z">
            <w:rPr>
              <w:highlight w:val="yellow"/>
            </w:rPr>
          </w:rPrChange>
        </w:rPr>
        <w:t>mean</w:t>
      </w:r>
      <w:r w:rsidR="00C41F65" w:rsidRPr="00DB61B2">
        <w:rPr>
          <w:rPrChange w:id="3615" w:author="Nick.Tolimieri" w:date="2022-09-06T10:26:00Z">
            <w:rPr/>
          </w:rPrChange>
        </w:rPr>
        <w:t xml:space="preserve"> te</w:t>
      </w:r>
      <w:r w:rsidR="00C41F65">
        <w:t xml:space="preserve">mperature; blue line indicates the 30-year </w:t>
      </w:r>
      <w:ins w:id="3616" w:author="Nick.Tolimieri" w:date="2022-09-06T09:57:00Z">
        <w:r w:rsidR="001A7F6C">
          <w:t xml:space="preserve">(1992-20221) </w:t>
        </w:r>
      </w:ins>
      <w:r w:rsidR="00C41F65">
        <w:t xml:space="preserve">climatological mean by day of year; red line indicates the </w:t>
      </w:r>
      <w:del w:id="3617" w:author="Nick.Tolimieri" w:date="2022-09-06T10:27:00Z">
        <w:r w:rsidR="00C41F65" w:rsidDel="00DB61B2">
          <w:delText>95</w:delText>
        </w:r>
      </w:del>
      <w:ins w:id="3618" w:author="Nick.Tolimieri" w:date="2022-09-06T10:27:00Z">
        <w:r w:rsidR="00DB61B2">
          <w:t>90</w:t>
        </w:r>
      </w:ins>
      <w:r w:rsidR="00C41F65">
        <w:t xml:space="preserve">% threshold; filled areas represent marine </w:t>
      </w:r>
      <w:proofErr w:type="spellStart"/>
      <w:r w:rsidR="00C41F65">
        <w:t>heatw</w:t>
      </w:r>
      <w:proofErr w:type="spellEnd"/>
    </w:p>
    <w:p w:rsidR="002D0433" w:rsidRDefault="002D0433" w:rsidP="002D0433">
      <w:pPr>
        <w:rPr>
          <w:ins w:id="3619" w:author="Nick.Tolimieri" w:date="2022-09-06T11:15:00Z"/>
          <w:color w:val="666666"/>
          <w:sz w:val="22"/>
          <w:szCs w:val="22"/>
        </w:rPr>
        <w:pPrChange w:id="3620" w:author="Nick.Tolimieri" w:date="2022-09-06T11:15:00Z">
          <w:pPr>
            <w:spacing w:after="160" w:line="259" w:lineRule="auto"/>
            <w:ind w:firstLine="0"/>
          </w:pPr>
        </w:pPrChange>
      </w:pPr>
      <w:ins w:id="3621" w:author="Nick.Tolimieri" w:date="2022-09-06T11:15:00Z">
        <w:r>
          <w:br w:type="page"/>
        </w:r>
      </w:ins>
    </w:p>
    <w:p w:rsidR="00B00E92" w:rsidRPr="00B00E92" w:rsidRDefault="00C41F65" w:rsidP="006D256D">
      <w:pPr>
        <w:pStyle w:val="Heading5"/>
      </w:pPr>
      <w:proofErr w:type="spellStart"/>
      <w:r>
        <w:lastRenderedPageBreak/>
        <w:t>aves</w:t>
      </w:r>
      <w:proofErr w:type="spellEnd"/>
      <w:r>
        <w:t xml:space="preserve"> with 5+ consecutive days above the threshold </w:t>
      </w:r>
      <w: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instrText xml:space="preserve"> ADDIN EN.CITE </w:instrText>
      </w:r>
      <w: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instrText xml:space="preserve"> ADDIN EN.CITE.DATA </w:instrText>
      </w:r>
      <w:r>
        <w:fldChar w:fldCharType="end"/>
      </w:r>
      <w:r>
        <w:fldChar w:fldCharType="separate"/>
      </w:r>
      <w:r>
        <w:rPr>
          <w:noProof/>
        </w:rPr>
        <w:t>(Hobday et al. 2016)</w:t>
      </w:r>
      <w:r>
        <w:fldChar w:fldCharType="end"/>
      </w:r>
      <w:r>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3622" w:name="_j0sxv6xvznze" w:colFirst="0" w:colLast="0"/>
      <w:bookmarkEnd w:id="3622"/>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3623" w:author="Nick.Tolimieri" w:date="2022-09-02T10:11:00Z"/>
        </w:rPr>
      </w:pPr>
    </w:p>
    <w:p w:rsidR="0038698C" w:rsidDel="00775EFE" w:rsidRDefault="0038698C" w:rsidP="0038698C">
      <w:pPr>
        <w:rPr>
          <w:del w:id="3624"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3625" w:name="_8tjttts9le8n" w:colFirst="0" w:colLast="0"/>
      <w:bookmarkEnd w:id="3625"/>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3626" w:name="_32vg8hmw5u0g" w:colFirst="0" w:colLast="0"/>
      <w:bookmarkEnd w:id="3626"/>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3627" w:name="_9398cubh7527" w:colFirst="0" w:colLast="0"/>
      <w:bookmarkEnd w:id="3627"/>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3628" w:name="_4d6dqq7x59qj" w:colFirst="0" w:colLast="0"/>
      <w:bookmarkEnd w:id="3628"/>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1E59A3">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175" w:rsidRDefault="00DF2175">
      <w:pPr>
        <w:spacing w:line="240" w:lineRule="auto"/>
      </w:pPr>
      <w:r>
        <w:separator/>
      </w:r>
    </w:p>
  </w:endnote>
  <w:endnote w:type="continuationSeparator" w:id="0">
    <w:p w:rsidR="00DF2175" w:rsidRDefault="00DF2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A377BE" w:rsidRDefault="008706B8">
        <w:pPr>
          <w:pStyle w:val="Footer"/>
          <w:jc w:val="center"/>
        </w:pPr>
        <w:r>
          <w:fldChar w:fldCharType="begin"/>
        </w:r>
        <w:r>
          <w:instrText xml:space="preserve"> PAGE   \* MERGEFORMAT </w:instrText>
        </w:r>
        <w:r>
          <w:fldChar w:fldCharType="separate"/>
        </w:r>
        <w:r w:rsidR="002D0433">
          <w:rPr>
            <w:noProof/>
          </w:rPr>
          <w:t>22</w:t>
        </w:r>
        <w:r>
          <w:rPr>
            <w:noProof/>
          </w:rPr>
          <w:fldChar w:fldCharType="end"/>
        </w:r>
      </w:p>
    </w:sdtContent>
  </w:sdt>
  <w:p w:rsidR="00A377BE" w:rsidRDefault="00DF217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175" w:rsidRDefault="00DF2175">
      <w:pPr>
        <w:spacing w:line="240" w:lineRule="auto"/>
      </w:pPr>
      <w:r>
        <w:separator/>
      </w:r>
    </w:p>
  </w:footnote>
  <w:footnote w:type="continuationSeparator" w:id="0">
    <w:p w:rsidR="00DF2175" w:rsidRDefault="00DF2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E0D45"/>
    <w:rsid w:val="00161CEB"/>
    <w:rsid w:val="001A7F6C"/>
    <w:rsid w:val="00233132"/>
    <w:rsid w:val="00277D38"/>
    <w:rsid w:val="00280B28"/>
    <w:rsid w:val="002D0433"/>
    <w:rsid w:val="00300B3A"/>
    <w:rsid w:val="0038698C"/>
    <w:rsid w:val="003F5DC5"/>
    <w:rsid w:val="005C1637"/>
    <w:rsid w:val="006D256D"/>
    <w:rsid w:val="006D7C96"/>
    <w:rsid w:val="006F5856"/>
    <w:rsid w:val="00716BDE"/>
    <w:rsid w:val="007417F2"/>
    <w:rsid w:val="00775EFE"/>
    <w:rsid w:val="007B3552"/>
    <w:rsid w:val="008706B8"/>
    <w:rsid w:val="008E6C62"/>
    <w:rsid w:val="008F7981"/>
    <w:rsid w:val="00977427"/>
    <w:rsid w:val="00986EF3"/>
    <w:rsid w:val="009E77F2"/>
    <w:rsid w:val="00AB3881"/>
    <w:rsid w:val="00AB6821"/>
    <w:rsid w:val="00B00E92"/>
    <w:rsid w:val="00B14AC6"/>
    <w:rsid w:val="00B7111A"/>
    <w:rsid w:val="00BA46D0"/>
    <w:rsid w:val="00BB700B"/>
    <w:rsid w:val="00C41F65"/>
    <w:rsid w:val="00CB6232"/>
    <w:rsid w:val="00D74037"/>
    <w:rsid w:val="00DA090B"/>
    <w:rsid w:val="00DB61B2"/>
    <w:rsid w:val="00DF2175"/>
    <w:rsid w:val="00E25C93"/>
    <w:rsid w:val="00E92348"/>
    <w:rsid w:val="00E93FE8"/>
    <w:rsid w:val="00EC111B"/>
    <w:rsid w:val="00ED6D4C"/>
    <w:rsid w:val="00FA3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1AE"/>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paragraph" w:customStyle="1" w:styleId="References">
    <w:name w:val="References"/>
    <w:basedOn w:val="Normal"/>
    <w:qFormat/>
    <w:rsid w:val="00CB6232"/>
    <w:pPr>
      <w:ind w:left="720" w:hanging="720"/>
    </w:p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nick.tolimieri\Documents\GitHub\OCNMS\Flagstone%20paper\Plots\MHW-1.png" TargetMode="External"/><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file:///C:\Users\nick.tolimieri\Documents\GitHub\OCNMS\Flagstone%20paper\Plots\SST-MHW-years-vs-prior.png"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29</Pages>
  <Words>3763</Words>
  <Characters>21454</Characters>
  <Application>Microsoft Office Word</Application>
  <DocSecurity>0</DocSecurity>
  <Lines>178</Lines>
  <Paragraphs>50</Paragraphs>
  <ScaleCrop>false</ScaleCrop>
  <Company>NWFSC</Company>
  <LinksUpToDate>false</LinksUpToDate>
  <CharactersWithSpaces>25167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26</cp:revision>
  <dcterms:created xsi:type="dcterms:W3CDTF">2022-05-04T15:58:00Z</dcterms:created>
  <dcterms:modified xsi:type="dcterms:W3CDTF">2022-09-06T18:16:00Z</dcterms:modified>
</cp:coreProperties>
</file>