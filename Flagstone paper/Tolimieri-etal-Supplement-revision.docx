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etc)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r>
        <w:rPr>
          <w:i/>
        </w:rPr>
        <w:t>Macrocystis pyrifera,</w:t>
      </w:r>
      <w:r>
        <w:t xml:space="preserve"> we counted stipes greater than 1.0 m in height from the base of the holdfast. For </w:t>
      </w:r>
      <w:r>
        <w:rPr>
          <w:i/>
        </w:rPr>
        <w:t>Nereocystis luetkeana</w:t>
      </w:r>
      <w:r>
        <w:t xml:space="preserve"> and</w:t>
      </w:r>
      <w:r>
        <w:rPr>
          <w:i/>
        </w:rPr>
        <w:t xml:space="preserve"> Pterygophora californica</w:t>
      </w:r>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eelgrass/surfgrass,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4"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5">
          <w:tblGrid>
            <w:gridCol w:w="1005"/>
            <w:gridCol w:w="1980"/>
            <w:gridCol w:w="720"/>
            <w:gridCol w:w="2355"/>
          </w:tblGrid>
        </w:tblGridChange>
      </w:tblGrid>
      <w:tr w:rsidR="0038698C" w:rsidTr="008E6C62">
        <w:trPr>
          <w:trHeight w:val="20"/>
          <w:trPrChange w:id="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1"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2"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3"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4"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5"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5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6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7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8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8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9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10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0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1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12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13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3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6"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7"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8"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49"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0"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1"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2"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3"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154"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5"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6"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7"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8"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Borders>
              <w:bottom w:val="single" w:sz="8" w:space="0" w:color="808080"/>
            </w:tcBorders>
            <w:tcMar>
              <w:top w:w="29" w:type="dxa"/>
              <w:left w:w="100" w:type="dxa"/>
              <w:bottom w:w="29" w:type="dxa"/>
              <w:right w:w="100" w:type="dxa"/>
            </w:tcMar>
            <w:tcPrChange w:id="159"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0"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1" w:author="Nick.Tolimieri" w:date="2022-09-02T10:08:00Z"/>
        </w:rPr>
      </w:pPr>
    </w:p>
    <w:p w:rsidR="0038698C" w:rsidRDefault="0038698C" w:rsidP="0038698C">
      <w:pPr>
        <w:pStyle w:val="Heading5"/>
      </w:pPr>
      <w:bookmarkStart w:id="162" w:name="_r9nsv8bfn4i1" w:colFirst="0" w:colLast="0"/>
      <w:bookmarkEnd w:id="162"/>
      <w:r>
        <w:br w:type="page"/>
      </w:r>
    </w:p>
    <w:p w:rsidR="0038698C" w:rsidRDefault="0038698C" w:rsidP="0038698C">
      <w:pPr>
        <w:pStyle w:val="Heading5"/>
        <w:ind w:right="3240"/>
      </w:pPr>
      <w:bookmarkStart w:id="163" w:name="_oqaids1n23wr" w:colFirst="0" w:colLast="0"/>
      <w:bookmarkEnd w:id="163"/>
      <w:r>
        <w:lastRenderedPageBreak/>
        <w:t>Table S2. Macroalgae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Pterygophora californica</w:t>
            </w:r>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r w:rsidRPr="00A03DC6">
              <w:rPr>
                <w:i/>
              </w:rPr>
              <w:t>Ptery</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Nereocystis luetkeana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r w:rsidRPr="00A03DC6">
              <w:rPr>
                <w:i/>
              </w:rPr>
              <w:t>Nereo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Macrocystis pyrifera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Laminaria setchellii</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Saccharina dentigera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Pleurophycus gardneri</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 xml:space="preserve">Desmarestia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Costaria costata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r w:rsidRPr="00436810">
              <w:rPr>
                <w:i/>
              </w:rPr>
              <w:t>Saccharina latissima</w:t>
            </w:r>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Alaria marginata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Cymathere triplicata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r>
              <w:rPr>
                <w:i/>
              </w:rPr>
              <w:t>Agarum fimbriatum</w:t>
            </w:r>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4" w:name="_xjuj7385wg2e" w:colFirst="0" w:colLast="0"/>
      <w:bookmarkEnd w:id="164"/>
    </w:p>
    <w:p w:rsidR="0038698C" w:rsidRDefault="0038698C" w:rsidP="0038698C">
      <w:pPr>
        <w:pStyle w:val="Heading5"/>
      </w:pPr>
      <w:bookmarkStart w:id="165" w:name="_skv4plpry6w1" w:colFirst="0" w:colLast="0"/>
      <w:bookmarkEnd w:id="165"/>
      <w:r>
        <w:br w:type="page"/>
      </w:r>
    </w:p>
    <w:p w:rsidR="0038698C" w:rsidRDefault="0038698C" w:rsidP="0038698C">
      <w:pPr>
        <w:pStyle w:val="Heading5"/>
      </w:pPr>
      <w:bookmarkStart w:id="166" w:name="_hwx622owzuun" w:colFirst="0" w:colLast="0"/>
      <w:bookmarkEnd w:id="166"/>
      <w:r>
        <w:lastRenderedPageBreak/>
        <w:t xml:space="preserve">Table </w:t>
      </w:r>
      <w:del w:id="167" w:author="Nick.Tolimieri" w:date="2022-09-02T10:14:00Z">
        <w:r w:rsidDel="00B14AC6">
          <w:delText>S3</w:delText>
        </w:r>
      </w:del>
      <w:ins w:id="168" w:author="Nick.Tolimieri" w:date="2022-09-02T10:14:00Z">
        <w:r w:rsidR="00B14AC6">
          <w:t>S</w:t>
        </w:r>
      </w:ins>
      <w:ins w:id="169"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r>
        <w:rPr>
          <w:i/>
        </w:rPr>
        <w:t>Pisaster</w:t>
      </w:r>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Balanus nubilus</w:t>
            </w:r>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Strongylocentrotus purpuratus</w:t>
            </w:r>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Nucella lamellosa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Mesocentrotus franciscanus</w:t>
            </w:r>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Cucumaria miniata</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r>
              <w:rPr>
                <w:i/>
              </w:rPr>
              <w:t xml:space="preserve">Henricia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Styela montereyensis</w:t>
            </w:r>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Strongylocentrotus droebachiensis</w:t>
            </w:r>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Dermasterias imbricata</w:t>
            </w:r>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Ceratostoma foliatum</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Crassadoma gigantea</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Diodora aspera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Leptasterias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Urticina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Pisaster ochraceus</w:t>
            </w:r>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r w:rsidRPr="00AE532B">
              <w:rPr>
                <w:i/>
              </w:rPr>
              <w:t>Pisaster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Eupentacta quinquesemita</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Anthopleura xanthogrammica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Peltodoris nobilis</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Patiria miniata</w:t>
            </w:r>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Evasterias troschelii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Doris odhneri</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Scyra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Orthasterias koehleri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Cryptochiton stelleri</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Dirona albolineata</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lastRenderedPageBreak/>
              <w:t>Acmaea mitra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Lirabuccinum dirum</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r>
              <w:t>sea_star_YOY</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Epiactis prolifera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Pagurus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r>
              <w:t>hermit_crabs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Triopha catalinae</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Craniella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Janolus fuscus</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Acanthodoris hudsoni</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Cancer oregonensis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Parastichopus californicus</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Pugettia producta</w:t>
            </w:r>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Mytilus californianus</w:t>
            </w:r>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Pugettia gracilis</w:t>
            </w:r>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crassicornis</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Pododesmus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Solaster stimpsoni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Cryptolithodes sitchensis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lofotensis</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Mediaster aequalis</w:t>
            </w:r>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piscivora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Fusitriton oregonensis</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Pisaster brevispinus</w:t>
            </w:r>
          </w:p>
        </w:tc>
        <w:tc>
          <w:tcPr>
            <w:tcW w:w="2235" w:type="dxa"/>
            <w:tcMar>
              <w:top w:w="58" w:type="dxa"/>
              <w:left w:w="100" w:type="dxa"/>
              <w:bottom w:w="58" w:type="dxa"/>
              <w:right w:w="100" w:type="dxa"/>
            </w:tcMar>
          </w:tcPr>
          <w:p w:rsidR="0038698C" w:rsidRDefault="0038698C" w:rsidP="005A68BC">
            <w:pPr>
              <w:spacing w:line="240" w:lineRule="auto"/>
              <w:ind w:hanging="10"/>
            </w:pPr>
            <w:r>
              <w:t>Pisaster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Mimulus foliatus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misc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Metridium giganteum</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Lopholithodes mandtii</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r>
              <w:rPr>
                <w:i/>
              </w:rPr>
              <w:t>Anthopleura elegantissima</w:t>
            </w:r>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0" w:name="_jevyb6ayauur" w:colFirst="0" w:colLast="0"/>
      <w:bookmarkEnd w:id="170"/>
      <w:r>
        <w:br w:type="page"/>
      </w:r>
    </w:p>
    <w:p w:rsidR="0038698C" w:rsidRDefault="0038698C" w:rsidP="0038698C">
      <w:pPr>
        <w:pStyle w:val="Heading5"/>
      </w:pPr>
      <w:bookmarkStart w:id="171" w:name="_hbmkrdb4vkpx" w:colFirst="0" w:colLast="0"/>
      <w:bookmarkEnd w:id="171"/>
      <w:r>
        <w:lastRenderedPageBreak/>
        <w:t xml:space="preserve">Table </w:t>
      </w:r>
      <w:del w:id="172" w:author="Nick.Tolimieri" w:date="2022-09-02T10:14:00Z">
        <w:r w:rsidDel="00B14AC6">
          <w:delText>S4</w:delText>
        </w:r>
      </w:del>
      <w:ins w:id="173" w:author="Nick.Tolimieri" w:date="2022-09-02T10:14:00Z">
        <w:r w:rsidR="00B14AC6">
          <w:t>S</w:t>
        </w:r>
      </w:ins>
      <w:ins w:id="174"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melanops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decagrammus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Embiotoca lateralis</w:t>
            </w:r>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Aulorhynchus flavidus</w:t>
            </w:r>
          </w:p>
        </w:tc>
        <w:tc>
          <w:tcPr>
            <w:tcW w:w="0" w:type="auto"/>
            <w:tcMar>
              <w:top w:w="58" w:type="dxa"/>
              <w:left w:w="100" w:type="dxa"/>
              <w:bottom w:w="58" w:type="dxa"/>
              <w:right w:w="100" w:type="dxa"/>
            </w:tcMar>
          </w:tcPr>
          <w:p w:rsidR="0038698C" w:rsidRDefault="0038698C" w:rsidP="00EC111B">
            <w:pPr>
              <w:spacing w:line="240" w:lineRule="auto"/>
              <w:ind w:firstLine="0"/>
            </w:pPr>
            <w:r>
              <w:t>tubesnout</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Clupeidae</w:t>
            </w:r>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Ophiodon elongatus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Rhinogobiops nicholsii</w:t>
            </w:r>
          </w:p>
        </w:tc>
        <w:tc>
          <w:tcPr>
            <w:tcW w:w="0" w:type="auto"/>
            <w:tcMar>
              <w:top w:w="58" w:type="dxa"/>
              <w:left w:w="100" w:type="dxa"/>
              <w:bottom w:w="58" w:type="dxa"/>
              <w:right w:w="100" w:type="dxa"/>
            </w:tcMar>
          </w:tcPr>
          <w:p w:rsidR="0038698C" w:rsidRDefault="0038698C" w:rsidP="00EC111B">
            <w:pPr>
              <w:spacing w:line="240" w:lineRule="auto"/>
              <w:ind w:firstLine="0"/>
            </w:pPr>
            <w:r>
              <w:t>blackeye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Scorpaenichthys marmoratus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cabezon</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caurinus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maliger</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Artedius harringtoni</w:t>
            </w:r>
          </w:p>
        </w:tc>
        <w:tc>
          <w:tcPr>
            <w:tcW w:w="0" w:type="auto"/>
            <w:tcMar>
              <w:top w:w="58" w:type="dxa"/>
              <w:left w:w="100" w:type="dxa"/>
              <w:bottom w:w="58" w:type="dxa"/>
              <w:right w:w="100" w:type="dxa"/>
            </w:tcMar>
          </w:tcPr>
          <w:p w:rsidR="0038698C" w:rsidRDefault="0038698C" w:rsidP="00EC111B">
            <w:pPr>
              <w:spacing w:line="240" w:lineRule="auto"/>
              <w:ind w:firstLine="0"/>
            </w:pPr>
            <w:r>
              <w:t>scalyhead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Rhacochilus vacca</w:t>
            </w:r>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r w:rsidRPr="00175D23">
              <w:t>Cottidae</w:t>
            </w:r>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Hemilepidotus hemilepidotus</w:t>
            </w:r>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Oxylebius pictus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r w:rsidRPr="00175D23">
              <w:t>Embiotocidae</w:t>
            </w:r>
          </w:p>
        </w:tc>
        <w:tc>
          <w:tcPr>
            <w:tcW w:w="0" w:type="auto"/>
            <w:tcMar>
              <w:top w:w="58" w:type="dxa"/>
              <w:left w:w="100" w:type="dxa"/>
              <w:bottom w:w="58" w:type="dxa"/>
              <w:right w:w="100" w:type="dxa"/>
            </w:tcMar>
          </w:tcPr>
          <w:p w:rsidR="0038698C" w:rsidRDefault="0038698C" w:rsidP="00EC111B">
            <w:pPr>
              <w:spacing w:line="240" w:lineRule="auto"/>
              <w:ind w:firstLine="0"/>
            </w:pPr>
            <w:r>
              <w:t>surfperches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lagocephalus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Synchirus gilli</w:t>
            </w:r>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stelleri</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whitespotted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Jordania zonope</w:t>
            </w:r>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Chirolophis nugator</w:t>
            </w:r>
          </w:p>
        </w:tc>
        <w:tc>
          <w:tcPr>
            <w:tcW w:w="0" w:type="auto"/>
            <w:tcMar>
              <w:top w:w="58" w:type="dxa"/>
              <w:left w:w="100" w:type="dxa"/>
              <w:bottom w:w="58" w:type="dxa"/>
              <w:right w:w="100" w:type="dxa"/>
            </w:tcMar>
          </w:tcPr>
          <w:p w:rsidR="0038698C" w:rsidRDefault="0038698C" w:rsidP="00EC111B">
            <w:pPr>
              <w:spacing w:line="240" w:lineRule="auto"/>
              <w:ind w:firstLine="0"/>
            </w:pPr>
            <w:r>
              <w:t>mosshead warbonnet</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Rimicola muscarum</w:t>
            </w:r>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Pholidae</w:t>
            </w:r>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Sebastes flavidus</w:t>
            </w:r>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5" w:name="_q6022ym9txhx" w:colFirst="0" w:colLast="0"/>
      <w:bookmarkEnd w:id="175"/>
    </w:p>
    <w:p w:rsidR="0038698C" w:rsidRDefault="0038698C" w:rsidP="0038698C">
      <w:bookmarkStart w:id="176" w:name="_c1i22ejfw50x" w:colFirst="0" w:colLast="0"/>
      <w:bookmarkEnd w:id="176"/>
    </w:p>
    <w:p w:rsidR="0038698C" w:rsidRDefault="0038698C" w:rsidP="0038698C"/>
    <w:p w:rsidR="0038698C" w:rsidRDefault="0038698C" w:rsidP="0038698C">
      <w:pPr>
        <w:pStyle w:val="Heading5"/>
        <w:ind w:right="900"/>
      </w:pPr>
      <w:r>
        <w:t xml:space="preserve">Table </w:t>
      </w:r>
      <w:del w:id="177" w:author="Nick.Tolimieri" w:date="2022-09-02T10:15:00Z">
        <w:r w:rsidDel="00B14AC6">
          <w:delText>S5</w:delText>
        </w:r>
      </w:del>
      <w:ins w:id="178" w:author="Nick.Tolimieri" w:date="2022-09-02T10:15:00Z">
        <w:r w:rsidR="00B14AC6">
          <w:t>S</w:t>
        </w:r>
      </w:ins>
      <w:ins w:id="179"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melanops/flavidus</w:t>
            </w:r>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caurinus/maliger/auriculatus</w:t>
            </w:r>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pinniger</w:t>
            </w:r>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mystinus</w:t>
            </w:r>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0" w:author="Nick.Tolimieri" w:date="2022-09-02T10:21:00Z"/>
        </w:rPr>
      </w:pPr>
      <w:bookmarkStart w:id="181" w:name="_ki29orrn0w1t" w:colFirst="0" w:colLast="0"/>
      <w:bookmarkEnd w:id="181"/>
      <w:r>
        <w:br w:type="page"/>
      </w:r>
    </w:p>
    <w:p w:rsidR="00277D38" w:rsidRPr="00CC2848" w:rsidRDefault="00277D38">
      <w:pPr>
        <w:pStyle w:val="Heading5"/>
        <w:rPr>
          <w:ins w:id="182" w:author="Nick.Tolimieri" w:date="2022-09-02T10:21:00Z"/>
          <w:rPrChange w:id="183" w:author="Nick.Tolimieri" w:date="2022-09-06T13:03:00Z">
            <w:rPr>
              <w:ins w:id="184" w:author="Nick.Tolimieri" w:date="2022-09-02T10:21:00Z"/>
            </w:rPr>
          </w:rPrChange>
        </w:rPr>
        <w:pPrChange w:id="185" w:author="Nick.Tolimieri" w:date="2022-09-06T14:21:00Z">
          <w:pPr>
            <w:pStyle w:val="Heading2"/>
          </w:pPr>
        </w:pPrChange>
      </w:pPr>
      <w:ins w:id="186" w:author="Nick.Tolimieri" w:date="2022-09-02T10:21:00Z">
        <w:r w:rsidRPr="001255CF">
          <w:lastRenderedPageBreak/>
          <w:t xml:space="preserve">Table S6. </w:t>
        </w:r>
      </w:ins>
      <w:ins w:id="187" w:author="Nick.Tolimieri" w:date="2022-09-06T13:02:00Z">
        <w:r w:rsidR="00CC2848" w:rsidRPr="00CC2848">
          <w:rPr>
            <w:rPrChange w:id="188" w:author="Nick.Tolimieri" w:date="2022-09-06T13:03:00Z">
              <w:rPr/>
            </w:rPrChange>
          </w:rPr>
          <w:t xml:space="preserve">Marine heatwave statistics for four </w:t>
        </w:r>
      </w:ins>
      <w:ins w:id="189" w:author="Nick.Tolimieri" w:date="2022-09-06T15:09:00Z">
        <w:r w:rsidR="00DA5CFE" w:rsidRPr="00CC2848">
          <w:rPr>
            <w:rPrChange w:id="190" w:author="Nick.Tolimieri" w:date="2022-09-06T13:03:00Z">
              <w:rPr/>
            </w:rPrChange>
          </w:rPr>
          <w:t>locations</w:t>
        </w:r>
      </w:ins>
      <w:ins w:id="191" w:author="Nick.Tolimieri" w:date="2022-09-06T13:02:00Z">
        <w:r w:rsidR="00CC2848" w:rsidRPr="00CC2848">
          <w:rPr>
            <w:rPrChange w:id="192" w:author="Nick.Tolimieri" w:date="2022-09-06T13:03:00Z">
              <w:rPr/>
            </w:rPrChange>
          </w:rPr>
          <w:t xml:space="preserve"> from 1992-2021. </w:t>
        </w:r>
      </w:ins>
    </w:p>
    <w:tbl>
      <w:tblPr>
        <w:tblW w:w="9561" w:type="dxa"/>
        <w:tblLayout w:type="fixed"/>
        <w:tblLook w:val="04A0" w:firstRow="1" w:lastRow="0" w:firstColumn="1" w:lastColumn="0" w:noHBand="0" w:noVBand="1"/>
        <w:tblPrChange w:id="193" w:author="Nick.Tolimieri" w:date="2022-09-06T14:24:00Z">
          <w:tblPr>
            <w:tblW w:w="10107" w:type="dxa"/>
            <w:tblLook w:val="04A0" w:firstRow="1" w:lastRow="0" w:firstColumn="1" w:lastColumn="0" w:noHBand="0" w:noVBand="1"/>
          </w:tblPr>
        </w:tblPrChange>
      </w:tblPr>
      <w:tblGrid>
        <w:gridCol w:w="2070"/>
        <w:gridCol w:w="616"/>
        <w:gridCol w:w="734"/>
        <w:gridCol w:w="736"/>
        <w:gridCol w:w="728"/>
        <w:gridCol w:w="622"/>
        <w:gridCol w:w="700"/>
        <w:gridCol w:w="640"/>
        <w:gridCol w:w="905"/>
        <w:gridCol w:w="905"/>
        <w:gridCol w:w="905"/>
        <w:tblGridChange w:id="194">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8438B">
        <w:trPr>
          <w:trHeight w:val="765"/>
          <w:ins w:id="195" w:author="Nick.Tolimieri" w:date="2022-09-06T13:51:00Z"/>
          <w:trPrChange w:id="196" w:author="Nick.Tolimieri" w:date="2022-09-06T14:24:00Z">
            <w:trPr>
              <w:trHeight w:val="765"/>
            </w:trPr>
          </w:trPrChange>
        </w:trPr>
        <w:tc>
          <w:tcPr>
            <w:tcW w:w="2070" w:type="dxa"/>
            <w:tcBorders>
              <w:top w:val="nil"/>
              <w:left w:val="nil"/>
              <w:bottom w:val="single" w:sz="4" w:space="0" w:color="auto"/>
              <w:right w:val="nil"/>
            </w:tcBorders>
            <w:shd w:val="clear" w:color="auto" w:fill="auto"/>
            <w:vAlign w:val="bottom"/>
            <w:hideMark/>
            <w:tcPrChange w:id="197" w:author="Nick.Tolimieri" w:date="2022-09-06T14:24: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198" w:author="Nick.Tolimieri" w:date="2022-09-06T13:51:00Z"/>
                <w:color w:val="000000"/>
                <w:sz w:val="20"/>
                <w:szCs w:val="20"/>
                <w:lang w:val="en-US"/>
              </w:rPr>
            </w:pPr>
            <w:ins w:id="199" w:author="Nick.Tolimieri"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0" w:author="Nick.Tolimieri" w:date="2022-09-06T14:24: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1" w:author="Nick.Tolimieri" w:date="2022-09-06T13:51:00Z"/>
                <w:color w:val="000000"/>
                <w:sz w:val="20"/>
                <w:szCs w:val="20"/>
                <w:lang w:val="en-US"/>
              </w:rPr>
            </w:pPr>
            <w:ins w:id="202" w:author="Nick.Tolimieri"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3" w:author="Nick.Tolimieri" w:date="2022-09-06T14:24: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4" w:author="Nick.Tolimieri" w:date="2022-09-06T13:51:00Z"/>
                <w:color w:val="000000"/>
                <w:sz w:val="20"/>
                <w:szCs w:val="20"/>
                <w:lang w:val="en-US"/>
              </w:rPr>
            </w:pPr>
            <w:ins w:id="205" w:author="Nick.Tolimieri" w:date="2022-09-06T13:51:00Z">
              <w:r w:rsidRPr="00C97A89">
                <w:rPr>
                  <w:color w:val="000000"/>
                  <w:sz w:val="20"/>
                  <w:szCs w:val="20"/>
                  <w:lang w:val="en-US"/>
                </w:rPr>
                <w:t>Days &gt; 15</w:t>
              </w:r>
            </w:ins>
            <w:ins w:id="206" w:author="Nick.Tolimieri" w:date="2022-09-06T14:24:00Z">
              <w:r w:rsidR="0048438B" w:rsidRPr="008245DB">
                <w:t>°</w:t>
              </w:r>
            </w:ins>
            <w:ins w:id="207" w:author="Nick.Tolimieri"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08" w:author="Nick.Tolimieri" w:date="2022-09-06T14:24: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09" w:author="Nick.Tolimieri" w:date="2022-09-06T13:51:00Z"/>
                <w:color w:val="000000"/>
                <w:sz w:val="20"/>
                <w:szCs w:val="20"/>
                <w:lang w:val="en-US"/>
              </w:rPr>
            </w:pPr>
            <w:ins w:id="210" w:author="Nick.Tolimieri" w:date="2022-09-06T13:51:00Z">
              <w:r w:rsidRPr="00C97A89">
                <w:rPr>
                  <w:color w:val="000000"/>
                  <w:sz w:val="20"/>
                  <w:szCs w:val="20"/>
                  <w:lang w:val="en-US"/>
                </w:rPr>
                <w:t xml:space="preserve">Days above </w:t>
              </w:r>
            </w:ins>
            <w:ins w:id="211" w:author="Nick.Tolimieri"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2" w:author="Nick.Tolimieri" w:date="2022-09-06T14:24: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3" w:author="Nick.Tolimieri" w:date="2022-09-06T13:51:00Z"/>
                <w:color w:val="000000"/>
                <w:sz w:val="20"/>
                <w:szCs w:val="20"/>
                <w:lang w:val="en-US"/>
              </w:rPr>
            </w:pPr>
            <w:ins w:id="214" w:author="Nick.Tolimieri" w:date="2022-09-06T13:51:00Z">
              <w:r w:rsidRPr="00C97A89">
                <w:rPr>
                  <w:color w:val="000000"/>
                  <w:sz w:val="20"/>
                  <w:szCs w:val="20"/>
                  <w:lang w:val="en-US"/>
                </w:rPr>
                <w:t>MHW events</w:t>
              </w:r>
            </w:ins>
          </w:p>
        </w:tc>
        <w:tc>
          <w:tcPr>
            <w:tcW w:w="622" w:type="dxa"/>
            <w:tcBorders>
              <w:top w:val="nil"/>
              <w:left w:val="nil"/>
              <w:bottom w:val="single" w:sz="4" w:space="0" w:color="auto"/>
              <w:right w:val="nil"/>
            </w:tcBorders>
            <w:shd w:val="clear" w:color="auto" w:fill="auto"/>
            <w:vAlign w:val="bottom"/>
            <w:hideMark/>
            <w:tcPrChange w:id="215" w:author="Nick.Tolimieri" w:date="2022-09-06T14:24: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6" w:author="Nick.Tolimieri" w:date="2022-09-06T13:51:00Z"/>
                <w:color w:val="000000"/>
                <w:sz w:val="20"/>
                <w:szCs w:val="20"/>
                <w:lang w:val="en-US"/>
              </w:rPr>
            </w:pPr>
            <w:ins w:id="217" w:author="Nick.Tolimieri" w:date="2022-09-06T13:51:00Z">
              <w:r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18" w:author="Nick.Tolimieri" w:date="2022-09-06T14:24: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9" w:author="Nick.Tolimieri" w:date="2022-09-06T13:51:00Z"/>
                <w:color w:val="000000"/>
                <w:sz w:val="20"/>
                <w:szCs w:val="20"/>
                <w:lang w:val="en-US"/>
              </w:rPr>
            </w:pPr>
            <w:ins w:id="220" w:author="Nick.Tolimieri"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1" w:author="Nick.Tolimieri" w:date="2022-09-06T14:24: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2" w:author="Nick.Tolimieri" w:date="2022-09-06T13:51:00Z"/>
                <w:color w:val="000000"/>
                <w:sz w:val="20"/>
                <w:szCs w:val="20"/>
                <w:lang w:val="en-US"/>
              </w:rPr>
            </w:pPr>
            <w:ins w:id="223" w:author="Nick.Tolimieri"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24" w:author="Nick.Tolimieri" w:date="2022-09-06T14:24: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5" w:author="Nick.Tolimieri" w:date="2022-09-06T13:51:00Z"/>
                <w:color w:val="000000"/>
                <w:sz w:val="20"/>
                <w:szCs w:val="20"/>
                <w:lang w:val="en-US"/>
              </w:rPr>
            </w:pPr>
            <w:ins w:id="226" w:author="Nick.Tolimieri"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27" w:author="Nick.Tolimieri" w:date="2022-09-06T14:24: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8" w:author="Nick.Tolimieri" w:date="2022-09-06T13:51:00Z"/>
                <w:color w:val="000000"/>
                <w:sz w:val="20"/>
                <w:szCs w:val="20"/>
                <w:lang w:val="en-US"/>
              </w:rPr>
            </w:pPr>
            <w:ins w:id="229" w:author="Nick.Tolimieri" w:date="2022-09-06T13:51:00Z">
              <w:r w:rsidRPr="00C97A89">
                <w:rPr>
                  <w:color w:val="000000"/>
                  <w:sz w:val="20"/>
                  <w:szCs w:val="20"/>
                  <w:lang w:val="en-US"/>
                </w:rPr>
                <w:t>Var intensity</w:t>
              </w:r>
            </w:ins>
          </w:p>
        </w:tc>
        <w:tc>
          <w:tcPr>
            <w:tcW w:w="905" w:type="dxa"/>
            <w:tcBorders>
              <w:top w:val="nil"/>
              <w:left w:val="nil"/>
              <w:bottom w:val="single" w:sz="4" w:space="0" w:color="auto"/>
              <w:right w:val="nil"/>
            </w:tcBorders>
            <w:shd w:val="clear" w:color="auto" w:fill="auto"/>
            <w:vAlign w:val="bottom"/>
            <w:hideMark/>
            <w:tcPrChange w:id="230" w:author="Nick.Tolimieri" w:date="2022-09-06T14:24: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1" w:author="Nick.Tolimieri" w:date="2022-09-06T13:51:00Z"/>
                <w:color w:val="000000"/>
                <w:sz w:val="20"/>
                <w:szCs w:val="20"/>
                <w:lang w:val="en-US"/>
              </w:rPr>
            </w:pPr>
            <w:ins w:id="232" w:author="Nick.Tolimieri" w:date="2022-09-06T13:51:00Z">
              <w:r w:rsidRPr="00C97A89">
                <w:rPr>
                  <w:color w:val="000000"/>
                  <w:sz w:val="20"/>
                  <w:szCs w:val="20"/>
                  <w:lang w:val="en-US"/>
                </w:rPr>
                <w:t>Max intensity</w:t>
              </w:r>
            </w:ins>
          </w:p>
        </w:tc>
      </w:tr>
      <w:tr w:rsidR="00C97A89" w:rsidRPr="00C97A89" w:rsidTr="0048438B">
        <w:tblPrEx>
          <w:tblPrExChange w:id="233" w:author="Nick.Tolimieri" w:date="2022-09-06T14:24:00Z">
            <w:tblPrEx>
              <w:tblW w:w="10017" w:type="dxa"/>
            </w:tblPrEx>
          </w:tblPrExChange>
        </w:tblPrEx>
        <w:trPr>
          <w:trHeight w:val="255"/>
          <w:ins w:id="234" w:author="Nick.Tolimieri" w:date="2022-09-06T13:51:00Z"/>
          <w:trPrChange w:id="23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7" w:author="Nick.Tolimieri" w:date="2022-09-06T13:51:00Z"/>
                <w:color w:val="000000"/>
                <w:sz w:val="20"/>
                <w:szCs w:val="20"/>
                <w:lang w:val="en-US"/>
              </w:rPr>
            </w:pPr>
            <w:ins w:id="238"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23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 w:author="Nick.Tolimieri" w:date="2022-09-06T13:51:00Z"/>
                <w:color w:val="000000"/>
                <w:sz w:val="20"/>
                <w:szCs w:val="20"/>
                <w:lang w:val="en-US"/>
              </w:rPr>
            </w:pPr>
            <w:ins w:id="241"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 w:author="Nick.Tolimieri" w:date="2022-09-06T13:51:00Z"/>
                <w:color w:val="000000"/>
                <w:sz w:val="20"/>
                <w:szCs w:val="20"/>
                <w:lang w:val="en-US"/>
              </w:rPr>
            </w:pPr>
            <w:ins w:id="244"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 w:author="Nick.Tolimieri" w:date="2022-09-06T13:51:00Z"/>
                <w:color w:val="000000"/>
                <w:sz w:val="20"/>
                <w:szCs w:val="20"/>
                <w:lang w:val="en-US"/>
              </w:rPr>
            </w:pPr>
            <w:ins w:id="247" w:author="Nick.Tolimieri"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4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 w:author="Nick.Tolimieri" w:date="2022-09-06T13:51:00Z"/>
                <w:color w:val="000000"/>
                <w:sz w:val="20"/>
                <w:szCs w:val="20"/>
                <w:lang w:val="en-US"/>
              </w:rPr>
            </w:pPr>
            <w:ins w:id="250"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25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 w:author="Nick.Tolimieri" w:date="2022-09-06T13:51:00Z"/>
                <w:color w:val="000000"/>
                <w:sz w:val="20"/>
                <w:szCs w:val="20"/>
                <w:lang w:val="en-US"/>
              </w:rPr>
            </w:pPr>
            <w:ins w:id="253" w:author="Nick.Tolimieri"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5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 w:author="Nick.Tolimieri" w:date="2022-09-06T13:51:00Z"/>
                <w:color w:val="000000"/>
                <w:sz w:val="20"/>
                <w:szCs w:val="20"/>
                <w:lang w:val="en-US"/>
              </w:rPr>
            </w:pPr>
            <w:ins w:id="25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5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 w:author="Nick.Tolimieri" w:date="2022-09-06T13:51:00Z"/>
                <w:color w:val="000000"/>
                <w:sz w:val="20"/>
                <w:szCs w:val="20"/>
                <w:lang w:val="en-US"/>
              </w:rPr>
            </w:pPr>
            <w:ins w:id="259"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 w:author="Nick.Tolimieri" w:date="2022-09-06T13:51:00Z"/>
                <w:color w:val="000000"/>
                <w:sz w:val="20"/>
                <w:szCs w:val="20"/>
                <w:lang w:val="en-US"/>
              </w:rPr>
            </w:pPr>
            <w:ins w:id="262" w:author="Nick.Tolimieri"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6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 w:author="Nick.Tolimieri" w:date="2022-09-06T13:51:00Z"/>
                <w:color w:val="000000"/>
                <w:sz w:val="20"/>
                <w:szCs w:val="20"/>
                <w:lang w:val="en-US"/>
              </w:rPr>
            </w:pPr>
            <w:ins w:id="265"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7" w:author="Nick.Tolimieri" w:date="2022-09-06T13:51:00Z"/>
                <w:color w:val="000000"/>
                <w:sz w:val="20"/>
                <w:szCs w:val="20"/>
                <w:lang w:val="en-US"/>
              </w:rPr>
            </w:pPr>
            <w:ins w:id="268" w:author="Nick.Tolimieri" w:date="2022-09-06T13:51:00Z">
              <w:r w:rsidRPr="00C97A89">
                <w:rPr>
                  <w:color w:val="000000"/>
                  <w:sz w:val="20"/>
                  <w:szCs w:val="20"/>
                  <w:lang w:val="en-US"/>
                </w:rPr>
                <w:t>3.34</w:t>
              </w:r>
            </w:ins>
          </w:p>
        </w:tc>
      </w:tr>
      <w:tr w:rsidR="00C97A89" w:rsidRPr="00C97A89" w:rsidTr="0048438B">
        <w:tblPrEx>
          <w:tblPrExChange w:id="269" w:author="Nick.Tolimieri" w:date="2022-09-06T14:24:00Z">
            <w:tblPrEx>
              <w:tblW w:w="10017" w:type="dxa"/>
            </w:tblPrEx>
          </w:tblPrExChange>
        </w:tblPrEx>
        <w:trPr>
          <w:trHeight w:val="255"/>
          <w:ins w:id="270" w:author="Nick.Tolimieri" w:date="2022-09-06T13:51:00Z"/>
          <w:trPrChange w:id="27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3" w:author="Nick.Tolimieri" w:date="2022-09-06T13:51:00Z"/>
                <w:color w:val="000000"/>
                <w:sz w:val="20"/>
                <w:szCs w:val="20"/>
                <w:lang w:val="en-US"/>
              </w:rPr>
            </w:pPr>
            <w:ins w:id="274"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27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 w:author="Nick.Tolimieri" w:date="2022-09-06T13:51:00Z"/>
                <w:color w:val="000000"/>
                <w:sz w:val="20"/>
                <w:szCs w:val="20"/>
                <w:lang w:val="en-US"/>
              </w:rPr>
            </w:pPr>
            <w:ins w:id="277"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7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9" w:author="Nick.Tolimieri" w:date="2022-09-06T13:51:00Z"/>
                <w:color w:val="000000"/>
                <w:sz w:val="20"/>
                <w:szCs w:val="20"/>
                <w:lang w:val="en-US"/>
              </w:rPr>
            </w:pPr>
            <w:ins w:id="280"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 w:author="Nick.Tolimieri" w:date="2022-09-06T13:51:00Z"/>
                <w:color w:val="000000"/>
                <w:sz w:val="20"/>
                <w:szCs w:val="20"/>
                <w:lang w:val="en-US"/>
              </w:rPr>
            </w:pPr>
            <w:ins w:id="283" w:author="Nick.Tolimieri"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8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5" w:author="Nick.Tolimieri" w:date="2022-09-06T13:51:00Z"/>
                <w:color w:val="000000"/>
                <w:sz w:val="20"/>
                <w:szCs w:val="20"/>
                <w:lang w:val="en-US"/>
              </w:rPr>
            </w:pPr>
            <w:ins w:id="28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8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 w:author="Nick.Tolimieri" w:date="2022-09-06T13:51:00Z"/>
                <w:color w:val="000000"/>
                <w:sz w:val="20"/>
                <w:szCs w:val="20"/>
                <w:lang w:val="en-US"/>
              </w:rPr>
            </w:pPr>
            <w:ins w:id="289"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 w:author="Nick.Tolimieri" w:date="2022-09-06T13:51:00Z"/>
                <w:color w:val="000000"/>
                <w:sz w:val="20"/>
                <w:szCs w:val="20"/>
                <w:lang w:val="en-US"/>
              </w:rPr>
            </w:pPr>
            <w:ins w:id="292"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9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 w:author="Nick.Tolimieri" w:date="2022-09-06T13:51:00Z"/>
                <w:color w:val="000000"/>
                <w:sz w:val="20"/>
                <w:szCs w:val="20"/>
                <w:lang w:val="en-US"/>
              </w:rPr>
            </w:pPr>
            <w:ins w:id="295"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29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 w:author="Nick.Tolimieri" w:date="2022-09-06T13:51:00Z"/>
                <w:color w:val="000000"/>
                <w:sz w:val="20"/>
                <w:szCs w:val="20"/>
                <w:lang w:val="en-US"/>
              </w:rPr>
            </w:pPr>
            <w:ins w:id="298"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29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0" w:author="Nick.Tolimieri" w:date="2022-09-06T13:51:00Z"/>
                <w:color w:val="000000"/>
                <w:sz w:val="20"/>
                <w:szCs w:val="20"/>
                <w:lang w:val="en-US"/>
              </w:rPr>
            </w:pPr>
            <w:ins w:id="301" w:author="Nick.Tolimieri"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3" w:author="Nick.Tolimieri" w:date="2022-09-06T13:51:00Z"/>
                <w:color w:val="000000"/>
                <w:sz w:val="20"/>
                <w:szCs w:val="20"/>
                <w:lang w:val="en-US"/>
              </w:rPr>
            </w:pPr>
            <w:ins w:id="304" w:author="Nick.Tolimieri" w:date="2022-09-06T13:51:00Z">
              <w:r w:rsidRPr="00C97A89">
                <w:rPr>
                  <w:color w:val="000000"/>
                  <w:sz w:val="20"/>
                  <w:szCs w:val="20"/>
                  <w:lang w:val="en-US"/>
                </w:rPr>
                <w:t>4.3</w:t>
              </w:r>
            </w:ins>
          </w:p>
        </w:tc>
      </w:tr>
      <w:tr w:rsidR="00C97A89" w:rsidRPr="00C97A89" w:rsidTr="0048438B">
        <w:tblPrEx>
          <w:tblPrExChange w:id="305" w:author="Nick.Tolimieri" w:date="2022-09-06T14:24:00Z">
            <w:tblPrEx>
              <w:tblW w:w="10017" w:type="dxa"/>
            </w:tblPrEx>
          </w:tblPrExChange>
        </w:tblPrEx>
        <w:trPr>
          <w:trHeight w:val="255"/>
          <w:ins w:id="306" w:author="Nick.Tolimieri" w:date="2022-09-06T13:51:00Z"/>
          <w:trPrChange w:id="30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9" w:author="Nick.Tolimieri" w:date="2022-09-06T13:51:00Z"/>
                <w:color w:val="000000"/>
                <w:sz w:val="20"/>
                <w:szCs w:val="20"/>
                <w:lang w:val="en-US"/>
              </w:rPr>
            </w:pPr>
            <w:ins w:id="310"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31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 w:author="Nick.Tolimieri" w:date="2022-09-06T13:51:00Z"/>
                <w:color w:val="000000"/>
                <w:sz w:val="20"/>
                <w:szCs w:val="20"/>
                <w:lang w:val="en-US"/>
              </w:rPr>
            </w:pPr>
            <w:ins w:id="313"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1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5" w:author="Nick.Tolimieri" w:date="2022-09-06T13:51:00Z"/>
                <w:color w:val="000000"/>
                <w:sz w:val="20"/>
                <w:szCs w:val="20"/>
                <w:lang w:val="en-US"/>
              </w:rPr>
            </w:pPr>
            <w:ins w:id="316"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1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 w:author="Nick.Tolimieri" w:date="2022-09-06T13:51:00Z"/>
                <w:color w:val="000000"/>
                <w:sz w:val="20"/>
                <w:szCs w:val="20"/>
                <w:lang w:val="en-US"/>
              </w:rPr>
            </w:pPr>
            <w:ins w:id="319" w:author="Nick.Tolimieri"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 w:author="Nick.Tolimieri" w:date="2022-09-06T13:51:00Z"/>
                <w:color w:val="000000"/>
                <w:sz w:val="20"/>
                <w:szCs w:val="20"/>
                <w:lang w:val="en-US"/>
              </w:rPr>
            </w:pPr>
            <w:ins w:id="32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2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 w:author="Nick.Tolimieri" w:date="2022-09-06T13:51:00Z"/>
                <w:color w:val="000000"/>
                <w:sz w:val="20"/>
                <w:szCs w:val="20"/>
                <w:lang w:val="en-US"/>
              </w:rPr>
            </w:pPr>
            <w:ins w:id="325"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2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 w:author="Nick.Tolimieri" w:date="2022-09-06T13:51:00Z"/>
                <w:color w:val="000000"/>
                <w:sz w:val="20"/>
                <w:szCs w:val="20"/>
                <w:lang w:val="en-US"/>
              </w:rPr>
            </w:pPr>
            <w:ins w:id="328" w:author="Nick.Tolimieri"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2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 w:author="Nick.Tolimieri" w:date="2022-09-06T13:51:00Z"/>
                <w:color w:val="000000"/>
                <w:sz w:val="20"/>
                <w:szCs w:val="20"/>
                <w:lang w:val="en-US"/>
              </w:rPr>
            </w:pPr>
            <w:ins w:id="331"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3" w:author="Nick.Tolimieri" w:date="2022-09-06T13:51:00Z"/>
                <w:color w:val="000000"/>
                <w:sz w:val="20"/>
                <w:szCs w:val="20"/>
                <w:lang w:val="en-US"/>
              </w:rPr>
            </w:pPr>
            <w:ins w:id="334" w:author="Nick.Tolimieri"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3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 w:author="Nick.Tolimieri" w:date="2022-09-06T13:51:00Z"/>
                <w:color w:val="000000"/>
                <w:sz w:val="20"/>
                <w:szCs w:val="20"/>
                <w:lang w:val="en-US"/>
              </w:rPr>
            </w:pPr>
            <w:ins w:id="337" w:author="Nick.Tolimieri"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 w:author="Nick.Tolimieri" w:date="2022-09-06T13:51:00Z"/>
                <w:color w:val="000000"/>
                <w:sz w:val="20"/>
                <w:szCs w:val="20"/>
                <w:lang w:val="en-US"/>
              </w:rPr>
            </w:pPr>
            <w:ins w:id="340" w:author="Nick.Tolimieri" w:date="2022-09-06T13:51:00Z">
              <w:r w:rsidRPr="00C97A89">
                <w:rPr>
                  <w:color w:val="000000"/>
                  <w:sz w:val="20"/>
                  <w:szCs w:val="20"/>
                  <w:lang w:val="en-US"/>
                </w:rPr>
                <w:t>4.14</w:t>
              </w:r>
            </w:ins>
          </w:p>
        </w:tc>
      </w:tr>
      <w:tr w:rsidR="00C97A89" w:rsidRPr="00C97A89" w:rsidTr="0048438B">
        <w:tblPrEx>
          <w:tblPrExChange w:id="341" w:author="Nick.Tolimieri" w:date="2022-09-06T14:24:00Z">
            <w:tblPrEx>
              <w:tblW w:w="10017" w:type="dxa"/>
            </w:tblPrEx>
          </w:tblPrExChange>
        </w:tblPrEx>
        <w:trPr>
          <w:trHeight w:val="255"/>
          <w:ins w:id="342" w:author="Nick.Tolimieri" w:date="2022-09-06T13:51:00Z"/>
          <w:trPrChange w:id="34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5" w:author="Nick.Tolimieri" w:date="2022-09-06T13:51:00Z"/>
                <w:color w:val="000000"/>
                <w:sz w:val="20"/>
                <w:szCs w:val="20"/>
                <w:lang w:val="en-US"/>
              </w:rPr>
            </w:pPr>
            <w:ins w:id="346"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34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 w:author="Nick.Tolimieri" w:date="2022-09-06T13:51:00Z"/>
                <w:color w:val="000000"/>
                <w:sz w:val="20"/>
                <w:szCs w:val="20"/>
                <w:lang w:val="en-US"/>
              </w:rPr>
            </w:pPr>
            <w:ins w:id="349"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 w:author="Nick.Tolimieri" w:date="2022-09-06T13:51:00Z"/>
                <w:color w:val="000000"/>
                <w:sz w:val="20"/>
                <w:szCs w:val="20"/>
                <w:lang w:val="en-US"/>
              </w:rPr>
            </w:pPr>
            <w:ins w:id="352"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5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 w:author="Nick.Tolimieri" w:date="2022-09-06T13:51:00Z"/>
                <w:color w:val="000000"/>
                <w:sz w:val="20"/>
                <w:szCs w:val="20"/>
                <w:lang w:val="en-US"/>
              </w:rPr>
            </w:pPr>
            <w:ins w:id="355" w:author="Nick.Tolimieri"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5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 w:author="Nick.Tolimieri" w:date="2022-09-06T13:51:00Z"/>
                <w:color w:val="000000"/>
                <w:sz w:val="20"/>
                <w:szCs w:val="20"/>
                <w:lang w:val="en-US"/>
              </w:rPr>
            </w:pPr>
            <w:ins w:id="358"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35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 w:author="Nick.Tolimieri" w:date="2022-09-06T13:51:00Z"/>
                <w:color w:val="000000"/>
                <w:sz w:val="20"/>
                <w:szCs w:val="20"/>
                <w:lang w:val="en-US"/>
              </w:rPr>
            </w:pPr>
            <w:ins w:id="361"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 w:author="Nick.Tolimieri" w:date="2022-09-06T13:51:00Z"/>
                <w:color w:val="000000"/>
                <w:sz w:val="20"/>
                <w:szCs w:val="20"/>
                <w:lang w:val="en-US"/>
              </w:rPr>
            </w:pPr>
            <w:ins w:id="36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6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 w:author="Nick.Tolimieri" w:date="2022-09-06T13:51:00Z"/>
                <w:color w:val="000000"/>
                <w:sz w:val="20"/>
                <w:szCs w:val="20"/>
                <w:lang w:val="en-US"/>
              </w:rPr>
            </w:pPr>
            <w:ins w:id="367"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 w:author="Nick.Tolimieri" w:date="2022-09-06T13:51:00Z"/>
                <w:color w:val="000000"/>
                <w:sz w:val="20"/>
                <w:szCs w:val="20"/>
                <w:lang w:val="en-US"/>
              </w:rPr>
            </w:pPr>
            <w:ins w:id="370" w:author="Nick.Tolimieri"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 w:author="Nick.Tolimieri" w:date="2022-09-06T13:51:00Z"/>
                <w:color w:val="000000"/>
                <w:sz w:val="20"/>
                <w:szCs w:val="20"/>
                <w:lang w:val="en-US"/>
              </w:rPr>
            </w:pPr>
            <w:ins w:id="373"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5" w:author="Nick.Tolimieri" w:date="2022-09-06T13:51:00Z"/>
                <w:color w:val="000000"/>
                <w:sz w:val="20"/>
                <w:szCs w:val="20"/>
                <w:lang w:val="en-US"/>
              </w:rPr>
            </w:pPr>
            <w:ins w:id="376" w:author="Nick.Tolimieri" w:date="2022-09-06T13:51:00Z">
              <w:r w:rsidRPr="00C97A89">
                <w:rPr>
                  <w:color w:val="000000"/>
                  <w:sz w:val="20"/>
                  <w:szCs w:val="20"/>
                  <w:lang w:val="en-US"/>
                </w:rPr>
                <w:t>5.18</w:t>
              </w:r>
            </w:ins>
          </w:p>
        </w:tc>
      </w:tr>
      <w:tr w:rsidR="00C97A89" w:rsidRPr="00C97A89" w:rsidTr="0048438B">
        <w:tblPrEx>
          <w:tblPrExChange w:id="377" w:author="Nick.Tolimieri" w:date="2022-09-06T14:24:00Z">
            <w:tblPrEx>
              <w:tblW w:w="10017" w:type="dxa"/>
            </w:tblPrEx>
          </w:tblPrExChange>
        </w:tblPrEx>
        <w:trPr>
          <w:trHeight w:val="255"/>
          <w:ins w:id="378" w:author="Nick.Tolimieri" w:date="2022-09-06T13:51:00Z"/>
          <w:trPrChange w:id="37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1" w:author="Nick.Tolimieri" w:date="2022-09-06T13:51:00Z"/>
                <w:color w:val="000000"/>
                <w:sz w:val="20"/>
                <w:szCs w:val="20"/>
                <w:lang w:val="en-US"/>
              </w:rPr>
            </w:pPr>
            <w:ins w:id="382"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38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 w:author="Nick.Tolimieri" w:date="2022-09-06T13:51:00Z"/>
                <w:color w:val="000000"/>
                <w:sz w:val="20"/>
                <w:szCs w:val="20"/>
                <w:lang w:val="en-US"/>
              </w:rPr>
            </w:pPr>
            <w:ins w:id="385"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8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7" w:author="Nick.Tolimieri" w:date="2022-09-06T13:51:00Z"/>
                <w:color w:val="000000"/>
                <w:sz w:val="20"/>
                <w:szCs w:val="20"/>
                <w:lang w:val="en-US"/>
              </w:rPr>
            </w:pPr>
            <w:ins w:id="38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8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 w:author="Nick.Tolimieri" w:date="2022-09-06T13:51:00Z"/>
                <w:color w:val="000000"/>
                <w:sz w:val="20"/>
                <w:szCs w:val="20"/>
                <w:lang w:val="en-US"/>
              </w:rPr>
            </w:pPr>
            <w:ins w:id="391"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 w:author="Nick.Tolimieri" w:date="2022-09-06T13:51:00Z"/>
                <w:color w:val="000000"/>
                <w:sz w:val="20"/>
                <w:szCs w:val="20"/>
                <w:lang w:val="en-US"/>
              </w:rPr>
            </w:pPr>
            <w:ins w:id="39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9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 w:author="Nick.Tolimieri" w:date="2022-09-06T13:51:00Z"/>
                <w:color w:val="000000"/>
                <w:sz w:val="20"/>
                <w:szCs w:val="20"/>
                <w:lang w:val="en-US"/>
              </w:rPr>
            </w:pPr>
            <w:ins w:id="397"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39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 w:author="Nick.Tolimieri" w:date="2022-09-06T13:51:00Z"/>
                <w:color w:val="000000"/>
                <w:sz w:val="20"/>
                <w:szCs w:val="20"/>
                <w:lang w:val="en-US"/>
              </w:rPr>
            </w:pPr>
            <w:ins w:id="400"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 w:author="Nick.Tolimieri" w:date="2022-09-06T13:51:00Z"/>
                <w:color w:val="000000"/>
                <w:sz w:val="20"/>
                <w:szCs w:val="20"/>
                <w:lang w:val="en-US"/>
              </w:rPr>
            </w:pPr>
            <w:ins w:id="403"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5" w:author="Nick.Tolimieri" w:date="2022-09-06T13:51:00Z"/>
                <w:color w:val="000000"/>
                <w:sz w:val="20"/>
                <w:szCs w:val="20"/>
                <w:lang w:val="en-US"/>
              </w:rPr>
            </w:pPr>
            <w:ins w:id="406" w:author="Nick.Tolimieri"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0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8" w:author="Nick.Tolimieri" w:date="2022-09-06T13:51:00Z"/>
                <w:color w:val="000000"/>
                <w:sz w:val="20"/>
                <w:szCs w:val="20"/>
                <w:lang w:val="en-US"/>
              </w:rPr>
            </w:pPr>
            <w:ins w:id="409"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1" w:author="Nick.Tolimieri" w:date="2022-09-06T13:51:00Z"/>
                <w:color w:val="000000"/>
                <w:sz w:val="20"/>
                <w:szCs w:val="20"/>
                <w:lang w:val="en-US"/>
              </w:rPr>
            </w:pPr>
            <w:ins w:id="412" w:author="Nick.Tolimieri" w:date="2022-09-06T13:51:00Z">
              <w:r w:rsidRPr="00C97A89">
                <w:rPr>
                  <w:color w:val="000000"/>
                  <w:sz w:val="20"/>
                  <w:szCs w:val="20"/>
                  <w:lang w:val="en-US"/>
                </w:rPr>
                <w:t>1.98</w:t>
              </w:r>
            </w:ins>
          </w:p>
        </w:tc>
      </w:tr>
      <w:tr w:rsidR="00C97A89" w:rsidRPr="00C97A89" w:rsidTr="0048438B">
        <w:tblPrEx>
          <w:tblPrExChange w:id="413" w:author="Nick.Tolimieri" w:date="2022-09-06T14:24:00Z">
            <w:tblPrEx>
              <w:tblW w:w="10017" w:type="dxa"/>
            </w:tblPrEx>
          </w:tblPrExChange>
        </w:tblPrEx>
        <w:trPr>
          <w:trHeight w:val="255"/>
          <w:ins w:id="414" w:author="Nick.Tolimieri" w:date="2022-09-06T13:51:00Z"/>
          <w:trPrChange w:id="41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7" w:author="Nick.Tolimieri" w:date="2022-09-06T13:51:00Z"/>
                <w:color w:val="000000"/>
                <w:sz w:val="20"/>
                <w:szCs w:val="20"/>
                <w:lang w:val="en-US"/>
              </w:rPr>
            </w:pPr>
            <w:ins w:id="418"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41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 w:author="Nick.Tolimieri" w:date="2022-09-06T13:51:00Z"/>
                <w:color w:val="000000"/>
                <w:sz w:val="20"/>
                <w:szCs w:val="20"/>
                <w:lang w:val="en-US"/>
              </w:rPr>
            </w:pPr>
            <w:ins w:id="421"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 w:author="Nick.Tolimieri" w:date="2022-09-06T13:51:00Z"/>
                <w:color w:val="000000"/>
                <w:sz w:val="20"/>
                <w:szCs w:val="20"/>
                <w:lang w:val="en-US"/>
              </w:rPr>
            </w:pPr>
            <w:ins w:id="424" w:author="Nick.Tolimieri"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2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 w:author="Nick.Tolimieri" w:date="2022-09-06T13:51:00Z"/>
                <w:color w:val="000000"/>
                <w:sz w:val="20"/>
                <w:szCs w:val="20"/>
                <w:lang w:val="en-US"/>
              </w:rPr>
            </w:pPr>
            <w:ins w:id="427"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2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 w:author="Nick.Tolimieri" w:date="2022-09-06T13:51:00Z"/>
                <w:color w:val="000000"/>
                <w:sz w:val="20"/>
                <w:szCs w:val="20"/>
                <w:lang w:val="en-US"/>
              </w:rPr>
            </w:pPr>
            <w:ins w:id="430"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43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 w:author="Nick.Tolimieri" w:date="2022-09-06T13:51:00Z"/>
                <w:color w:val="000000"/>
                <w:sz w:val="20"/>
                <w:szCs w:val="20"/>
                <w:lang w:val="en-US"/>
              </w:rPr>
            </w:pPr>
            <w:ins w:id="433"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3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 w:author="Nick.Tolimieri" w:date="2022-09-06T13:51:00Z"/>
                <w:color w:val="000000"/>
                <w:sz w:val="20"/>
                <w:szCs w:val="20"/>
                <w:lang w:val="en-US"/>
              </w:rPr>
            </w:pPr>
            <w:ins w:id="436"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3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 w:author="Nick.Tolimieri" w:date="2022-09-06T13:51:00Z"/>
                <w:color w:val="000000"/>
                <w:sz w:val="20"/>
                <w:szCs w:val="20"/>
                <w:lang w:val="en-US"/>
              </w:rPr>
            </w:pPr>
            <w:ins w:id="439"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1" w:author="Nick.Tolimieri" w:date="2022-09-06T13:51:00Z"/>
                <w:color w:val="000000"/>
                <w:sz w:val="20"/>
                <w:szCs w:val="20"/>
                <w:lang w:val="en-US"/>
              </w:rPr>
            </w:pPr>
            <w:ins w:id="442"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4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 w:author="Nick.Tolimieri" w:date="2022-09-06T13:51:00Z"/>
                <w:color w:val="000000"/>
                <w:sz w:val="20"/>
                <w:szCs w:val="20"/>
                <w:lang w:val="en-US"/>
              </w:rPr>
            </w:pPr>
            <w:ins w:id="445"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 w:author="Nick.Tolimieri" w:date="2022-09-06T13:51:00Z"/>
                <w:color w:val="000000"/>
                <w:sz w:val="20"/>
                <w:szCs w:val="20"/>
                <w:lang w:val="en-US"/>
              </w:rPr>
            </w:pPr>
            <w:ins w:id="448" w:author="Nick.Tolimieri" w:date="2022-09-06T13:51:00Z">
              <w:r w:rsidRPr="00C97A89">
                <w:rPr>
                  <w:color w:val="000000"/>
                  <w:sz w:val="20"/>
                  <w:szCs w:val="20"/>
                  <w:lang w:val="en-US"/>
                </w:rPr>
                <w:t>4.25</w:t>
              </w:r>
            </w:ins>
          </w:p>
        </w:tc>
      </w:tr>
      <w:tr w:rsidR="00C97A89" w:rsidRPr="00C97A89" w:rsidTr="0048438B">
        <w:tblPrEx>
          <w:tblPrExChange w:id="449" w:author="Nick.Tolimieri" w:date="2022-09-06T14:24:00Z">
            <w:tblPrEx>
              <w:tblW w:w="10017" w:type="dxa"/>
            </w:tblPrEx>
          </w:tblPrExChange>
        </w:tblPrEx>
        <w:trPr>
          <w:trHeight w:val="255"/>
          <w:ins w:id="450" w:author="Nick.Tolimieri" w:date="2022-09-06T13:51:00Z"/>
          <w:trPrChange w:id="45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5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53" w:author="Nick.Tolimieri" w:date="2022-09-06T13:51:00Z"/>
                <w:color w:val="000000"/>
                <w:sz w:val="20"/>
                <w:szCs w:val="20"/>
                <w:lang w:val="en-US"/>
              </w:rPr>
            </w:pPr>
            <w:ins w:id="454"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45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6" w:author="Nick.Tolimieri" w:date="2022-09-06T13:51:00Z"/>
                <w:color w:val="000000"/>
                <w:sz w:val="20"/>
                <w:szCs w:val="20"/>
                <w:lang w:val="en-US"/>
              </w:rPr>
            </w:pPr>
            <w:ins w:id="457"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5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9" w:author="Nick.Tolimieri" w:date="2022-09-06T13:51:00Z"/>
                <w:color w:val="000000"/>
                <w:sz w:val="20"/>
                <w:szCs w:val="20"/>
                <w:lang w:val="en-US"/>
              </w:rPr>
            </w:pPr>
            <w:ins w:id="460"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2" w:author="Nick.Tolimieri" w:date="2022-09-06T13:51:00Z"/>
                <w:color w:val="000000"/>
                <w:sz w:val="20"/>
                <w:szCs w:val="20"/>
                <w:lang w:val="en-US"/>
              </w:rPr>
            </w:pPr>
            <w:ins w:id="463" w:author="Nick.Tolimieri"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6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5" w:author="Nick.Tolimieri" w:date="2022-09-06T13:51:00Z"/>
                <w:color w:val="000000"/>
                <w:sz w:val="20"/>
                <w:szCs w:val="20"/>
                <w:lang w:val="en-US"/>
              </w:rPr>
            </w:pPr>
            <w:ins w:id="466"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46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8" w:author="Nick.Tolimieri" w:date="2022-09-06T13:51:00Z"/>
                <w:color w:val="000000"/>
                <w:sz w:val="20"/>
                <w:szCs w:val="20"/>
                <w:lang w:val="en-US"/>
              </w:rPr>
            </w:pPr>
            <w:ins w:id="469" w:author="Nick.Tolimieri"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1" w:author="Nick.Tolimieri" w:date="2022-09-06T13:51:00Z"/>
                <w:color w:val="000000"/>
                <w:sz w:val="20"/>
                <w:szCs w:val="20"/>
                <w:lang w:val="en-US"/>
              </w:rPr>
            </w:pPr>
            <w:ins w:id="472"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7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4" w:author="Nick.Tolimieri" w:date="2022-09-06T13:51:00Z"/>
                <w:color w:val="000000"/>
                <w:sz w:val="20"/>
                <w:szCs w:val="20"/>
                <w:lang w:val="en-US"/>
              </w:rPr>
            </w:pPr>
            <w:ins w:id="475" w:author="Nick.Tolimieri"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7" w:author="Nick.Tolimieri" w:date="2022-09-06T13:51:00Z"/>
                <w:color w:val="000000"/>
                <w:sz w:val="20"/>
                <w:szCs w:val="20"/>
                <w:lang w:val="en-US"/>
              </w:rPr>
            </w:pPr>
            <w:ins w:id="478"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7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0" w:author="Nick.Tolimieri" w:date="2022-09-06T13:51:00Z"/>
                <w:color w:val="000000"/>
                <w:sz w:val="20"/>
                <w:szCs w:val="20"/>
                <w:lang w:val="en-US"/>
              </w:rPr>
            </w:pPr>
            <w:ins w:id="481"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3" w:author="Nick.Tolimieri" w:date="2022-09-06T13:51:00Z"/>
                <w:color w:val="000000"/>
                <w:sz w:val="20"/>
                <w:szCs w:val="20"/>
                <w:lang w:val="en-US"/>
              </w:rPr>
            </w:pPr>
            <w:ins w:id="484" w:author="Nick.Tolimieri" w:date="2022-09-06T13:51:00Z">
              <w:r w:rsidRPr="00C97A89">
                <w:rPr>
                  <w:color w:val="000000"/>
                  <w:sz w:val="20"/>
                  <w:szCs w:val="20"/>
                  <w:lang w:val="en-US"/>
                </w:rPr>
                <w:t>3.81</w:t>
              </w:r>
            </w:ins>
          </w:p>
        </w:tc>
      </w:tr>
      <w:tr w:rsidR="00C97A89" w:rsidRPr="00C97A89" w:rsidTr="0048438B">
        <w:tblPrEx>
          <w:tblPrExChange w:id="485" w:author="Nick.Tolimieri" w:date="2022-09-06T14:24:00Z">
            <w:tblPrEx>
              <w:tblW w:w="10017" w:type="dxa"/>
            </w:tblPrEx>
          </w:tblPrExChange>
        </w:tblPrEx>
        <w:trPr>
          <w:trHeight w:val="255"/>
          <w:ins w:id="486" w:author="Nick.Tolimieri" w:date="2022-09-06T13:51:00Z"/>
          <w:trPrChange w:id="48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8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89" w:author="Nick.Tolimieri" w:date="2022-09-06T13:51:00Z"/>
                <w:color w:val="000000"/>
                <w:sz w:val="20"/>
                <w:szCs w:val="20"/>
                <w:lang w:val="en-US"/>
              </w:rPr>
            </w:pPr>
            <w:ins w:id="490"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49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2" w:author="Nick.Tolimieri" w:date="2022-09-06T13:51:00Z"/>
                <w:color w:val="000000"/>
                <w:sz w:val="20"/>
                <w:szCs w:val="20"/>
                <w:lang w:val="en-US"/>
              </w:rPr>
            </w:pPr>
            <w:ins w:id="493"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49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5" w:author="Nick.Tolimieri" w:date="2022-09-06T13:51:00Z"/>
                <w:color w:val="000000"/>
                <w:sz w:val="20"/>
                <w:szCs w:val="20"/>
                <w:lang w:val="en-US"/>
              </w:rPr>
            </w:pPr>
            <w:ins w:id="49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9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8" w:author="Nick.Tolimieri" w:date="2022-09-06T13:51:00Z"/>
                <w:color w:val="000000"/>
                <w:sz w:val="20"/>
                <w:szCs w:val="20"/>
                <w:lang w:val="en-US"/>
              </w:rPr>
            </w:pPr>
            <w:ins w:id="49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1" w:author="Nick.Tolimieri" w:date="2022-09-06T13:51:00Z"/>
                <w:color w:val="000000"/>
                <w:sz w:val="20"/>
                <w:szCs w:val="20"/>
                <w:lang w:val="en-US"/>
              </w:rPr>
            </w:pPr>
            <w:ins w:id="50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50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4" w:author="Nick.Tolimieri" w:date="2022-09-06T13:51:00Z"/>
                <w:color w:val="000000"/>
                <w:sz w:val="20"/>
                <w:szCs w:val="20"/>
                <w:lang w:val="en-US"/>
              </w:rPr>
            </w:pPr>
            <w:ins w:id="50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0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07" w:author="Nick.Tolimieri" w:date="2022-09-06T13:51:00Z"/>
                <w:color w:val="000000"/>
                <w:sz w:val="20"/>
                <w:szCs w:val="20"/>
                <w:lang w:val="en-US"/>
              </w:rPr>
            </w:pPr>
            <w:ins w:id="50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0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0" w:author="Nick.Tolimieri" w:date="2022-09-06T13:51:00Z"/>
                <w:color w:val="000000"/>
                <w:sz w:val="20"/>
                <w:szCs w:val="20"/>
                <w:lang w:val="en-US"/>
              </w:rPr>
            </w:pPr>
            <w:ins w:id="51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3" w:author="Nick.Tolimieri" w:date="2022-09-06T13:51:00Z"/>
                <w:color w:val="000000"/>
                <w:sz w:val="20"/>
                <w:szCs w:val="20"/>
                <w:lang w:val="en-US"/>
              </w:rPr>
            </w:pPr>
            <w:ins w:id="51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6" w:author="Nick.Tolimieri" w:date="2022-09-06T13:51:00Z"/>
                <w:color w:val="000000"/>
                <w:sz w:val="20"/>
                <w:szCs w:val="20"/>
                <w:lang w:val="en-US"/>
              </w:rPr>
            </w:pPr>
            <w:ins w:id="5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9" w:author="Nick.Tolimieri" w:date="2022-09-06T13:51:00Z"/>
                <w:color w:val="000000"/>
                <w:sz w:val="20"/>
                <w:szCs w:val="20"/>
                <w:lang w:val="en-US"/>
              </w:rPr>
            </w:pPr>
            <w:ins w:id="520" w:author="Nick.Tolimieri" w:date="2022-09-06T13:51:00Z">
              <w:r w:rsidRPr="00C97A89">
                <w:rPr>
                  <w:color w:val="000000"/>
                  <w:sz w:val="20"/>
                  <w:szCs w:val="20"/>
                  <w:lang w:val="en-US"/>
                </w:rPr>
                <w:t>-</w:t>
              </w:r>
            </w:ins>
          </w:p>
        </w:tc>
      </w:tr>
      <w:tr w:rsidR="00C97A89" w:rsidRPr="00C97A89" w:rsidTr="0048438B">
        <w:tblPrEx>
          <w:tblPrExChange w:id="521" w:author="Nick.Tolimieri" w:date="2022-09-06T14:24:00Z">
            <w:tblPrEx>
              <w:tblW w:w="10017" w:type="dxa"/>
            </w:tblPrEx>
          </w:tblPrExChange>
        </w:tblPrEx>
        <w:trPr>
          <w:trHeight w:val="255"/>
          <w:ins w:id="522" w:author="Nick.Tolimieri" w:date="2022-09-06T13:51:00Z"/>
          <w:trPrChange w:id="52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52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5" w:author="Nick.Tolimieri" w:date="2022-09-06T13:51:00Z"/>
                <w:color w:val="000000"/>
                <w:sz w:val="20"/>
                <w:szCs w:val="20"/>
                <w:lang w:val="en-US"/>
              </w:rPr>
            </w:pPr>
            <w:ins w:id="526"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52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28" w:author="Nick.Tolimieri" w:date="2022-09-06T13:51:00Z"/>
                <w:color w:val="000000"/>
                <w:sz w:val="20"/>
                <w:szCs w:val="20"/>
                <w:lang w:val="en-US"/>
              </w:rPr>
            </w:pPr>
            <w:ins w:id="529"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1" w:author="Nick.Tolimieri" w:date="2022-09-06T13:51:00Z"/>
                <w:color w:val="000000"/>
                <w:sz w:val="20"/>
                <w:szCs w:val="20"/>
                <w:lang w:val="en-US"/>
              </w:rPr>
            </w:pPr>
            <w:ins w:id="53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3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4" w:author="Nick.Tolimieri" w:date="2022-09-06T13:51:00Z"/>
                <w:color w:val="000000"/>
                <w:sz w:val="20"/>
                <w:szCs w:val="20"/>
                <w:lang w:val="en-US"/>
              </w:rPr>
            </w:pPr>
            <w:ins w:id="53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3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7" w:author="Nick.Tolimieri" w:date="2022-09-06T13:51:00Z"/>
                <w:color w:val="000000"/>
                <w:sz w:val="20"/>
                <w:szCs w:val="20"/>
                <w:lang w:val="en-US"/>
              </w:rPr>
            </w:pPr>
            <w:ins w:id="53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53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0" w:author="Nick.Tolimieri" w:date="2022-09-06T13:51:00Z"/>
                <w:color w:val="000000"/>
                <w:sz w:val="20"/>
                <w:szCs w:val="20"/>
                <w:lang w:val="en-US"/>
              </w:rPr>
            </w:pPr>
            <w:ins w:id="54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3" w:author="Nick.Tolimieri" w:date="2022-09-06T13:51:00Z"/>
                <w:color w:val="000000"/>
                <w:sz w:val="20"/>
                <w:szCs w:val="20"/>
                <w:lang w:val="en-US"/>
              </w:rPr>
            </w:pPr>
            <w:ins w:id="54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4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6" w:author="Nick.Tolimieri" w:date="2022-09-06T13:51:00Z"/>
                <w:color w:val="000000"/>
                <w:sz w:val="20"/>
                <w:szCs w:val="20"/>
                <w:lang w:val="en-US"/>
              </w:rPr>
            </w:pPr>
            <w:ins w:id="54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49" w:author="Nick.Tolimieri" w:date="2022-09-06T13:51:00Z"/>
                <w:color w:val="000000"/>
                <w:sz w:val="20"/>
                <w:szCs w:val="20"/>
                <w:lang w:val="en-US"/>
              </w:rPr>
            </w:pPr>
            <w:ins w:id="55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2" w:author="Nick.Tolimieri" w:date="2022-09-06T13:51:00Z"/>
                <w:color w:val="000000"/>
                <w:sz w:val="20"/>
                <w:szCs w:val="20"/>
                <w:lang w:val="en-US"/>
              </w:rPr>
            </w:pPr>
            <w:ins w:id="5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5" w:author="Nick.Tolimieri" w:date="2022-09-06T13:51:00Z"/>
                <w:color w:val="000000"/>
                <w:sz w:val="20"/>
                <w:szCs w:val="20"/>
                <w:lang w:val="en-US"/>
              </w:rPr>
            </w:pPr>
            <w:ins w:id="556" w:author="Nick.Tolimieri" w:date="2022-09-06T13:51:00Z">
              <w:r w:rsidRPr="00C97A89">
                <w:rPr>
                  <w:color w:val="000000"/>
                  <w:sz w:val="20"/>
                  <w:szCs w:val="20"/>
                  <w:lang w:val="en-US"/>
                </w:rPr>
                <w:t>-</w:t>
              </w:r>
            </w:ins>
          </w:p>
        </w:tc>
      </w:tr>
      <w:tr w:rsidR="00C97A89" w:rsidRPr="00C97A89" w:rsidTr="0048438B">
        <w:tblPrEx>
          <w:tblPrExChange w:id="557" w:author="Nick.Tolimieri" w:date="2022-09-06T14:24:00Z">
            <w:tblPrEx>
              <w:tblW w:w="10017" w:type="dxa"/>
            </w:tblPrEx>
          </w:tblPrExChange>
        </w:tblPrEx>
        <w:trPr>
          <w:trHeight w:val="255"/>
          <w:ins w:id="558" w:author="Nick.Tolimieri" w:date="2022-09-06T13:51:00Z"/>
          <w:trPrChange w:id="55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56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1" w:author="Nick.Tolimieri" w:date="2022-09-06T13:51:00Z"/>
                <w:color w:val="000000"/>
                <w:sz w:val="20"/>
                <w:szCs w:val="20"/>
                <w:lang w:val="en-US"/>
              </w:rPr>
            </w:pPr>
            <w:ins w:id="562"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56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4" w:author="Nick.Tolimieri" w:date="2022-09-06T13:51:00Z"/>
                <w:color w:val="000000"/>
                <w:sz w:val="20"/>
                <w:szCs w:val="20"/>
                <w:lang w:val="en-US"/>
              </w:rPr>
            </w:pPr>
            <w:ins w:id="565"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6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67" w:author="Nick.Tolimieri" w:date="2022-09-06T13:51:00Z"/>
                <w:color w:val="000000"/>
                <w:sz w:val="20"/>
                <w:szCs w:val="20"/>
                <w:lang w:val="en-US"/>
              </w:rPr>
            </w:pPr>
            <w:ins w:id="56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6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0" w:author="Nick.Tolimieri" w:date="2022-09-06T13:51:00Z"/>
                <w:color w:val="000000"/>
                <w:sz w:val="20"/>
                <w:szCs w:val="20"/>
                <w:lang w:val="en-US"/>
              </w:rPr>
            </w:pPr>
            <w:ins w:id="57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3" w:author="Nick.Tolimieri" w:date="2022-09-06T13:51:00Z"/>
                <w:color w:val="000000"/>
                <w:sz w:val="20"/>
                <w:szCs w:val="20"/>
                <w:lang w:val="en-US"/>
              </w:rPr>
            </w:pPr>
            <w:ins w:id="57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57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6" w:author="Nick.Tolimieri" w:date="2022-09-06T13:51:00Z"/>
                <w:color w:val="000000"/>
                <w:sz w:val="20"/>
                <w:szCs w:val="20"/>
                <w:lang w:val="en-US"/>
              </w:rPr>
            </w:pPr>
            <w:ins w:id="57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7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79" w:author="Nick.Tolimieri" w:date="2022-09-06T13:51:00Z"/>
                <w:color w:val="000000"/>
                <w:sz w:val="20"/>
                <w:szCs w:val="20"/>
                <w:lang w:val="en-US"/>
              </w:rPr>
            </w:pPr>
            <w:ins w:id="58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2" w:author="Nick.Tolimieri" w:date="2022-09-06T13:51:00Z"/>
                <w:color w:val="000000"/>
                <w:sz w:val="20"/>
                <w:szCs w:val="20"/>
                <w:lang w:val="en-US"/>
              </w:rPr>
            </w:pPr>
            <w:ins w:id="5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5" w:author="Nick.Tolimieri" w:date="2022-09-06T13:51:00Z"/>
                <w:color w:val="000000"/>
                <w:sz w:val="20"/>
                <w:szCs w:val="20"/>
                <w:lang w:val="en-US"/>
              </w:rPr>
            </w:pPr>
            <w:ins w:id="58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8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8" w:author="Nick.Tolimieri" w:date="2022-09-06T13:51:00Z"/>
                <w:color w:val="000000"/>
                <w:sz w:val="20"/>
                <w:szCs w:val="20"/>
                <w:lang w:val="en-US"/>
              </w:rPr>
            </w:pPr>
            <w:ins w:id="5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1" w:author="Nick.Tolimieri" w:date="2022-09-06T13:51:00Z"/>
                <w:color w:val="000000"/>
                <w:sz w:val="20"/>
                <w:szCs w:val="20"/>
                <w:lang w:val="en-US"/>
              </w:rPr>
            </w:pPr>
            <w:ins w:id="592" w:author="Nick.Tolimieri" w:date="2022-09-06T13:51:00Z">
              <w:r w:rsidRPr="00C97A89">
                <w:rPr>
                  <w:color w:val="000000"/>
                  <w:sz w:val="20"/>
                  <w:szCs w:val="20"/>
                  <w:lang w:val="en-US"/>
                </w:rPr>
                <w:t>-</w:t>
              </w:r>
            </w:ins>
          </w:p>
        </w:tc>
      </w:tr>
      <w:tr w:rsidR="00C97A89" w:rsidRPr="00C97A89" w:rsidTr="0048438B">
        <w:tblPrEx>
          <w:tblPrExChange w:id="593" w:author="Nick.Tolimieri" w:date="2022-09-06T14:24:00Z">
            <w:tblPrEx>
              <w:tblW w:w="10017" w:type="dxa"/>
            </w:tblPrEx>
          </w:tblPrExChange>
        </w:tblPrEx>
        <w:trPr>
          <w:trHeight w:val="255"/>
          <w:ins w:id="594" w:author="Nick.Tolimieri" w:date="2022-09-06T13:51:00Z"/>
          <w:trPrChange w:id="59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59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7" w:author="Nick.Tolimieri" w:date="2022-09-06T13:51:00Z"/>
                <w:color w:val="000000"/>
                <w:sz w:val="20"/>
                <w:szCs w:val="20"/>
                <w:lang w:val="en-US"/>
              </w:rPr>
            </w:pPr>
            <w:ins w:id="598"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59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0" w:author="Nick.Tolimieri" w:date="2022-09-06T13:51:00Z"/>
                <w:color w:val="000000"/>
                <w:sz w:val="20"/>
                <w:szCs w:val="20"/>
                <w:lang w:val="en-US"/>
              </w:rPr>
            </w:pPr>
            <w:ins w:id="601"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3" w:author="Nick.Tolimieri" w:date="2022-09-06T13:51:00Z"/>
                <w:color w:val="000000"/>
                <w:sz w:val="20"/>
                <w:szCs w:val="20"/>
                <w:lang w:val="en-US"/>
              </w:rPr>
            </w:pPr>
            <w:ins w:id="60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0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6" w:author="Nick.Tolimieri" w:date="2022-09-06T13:51:00Z"/>
                <w:color w:val="000000"/>
                <w:sz w:val="20"/>
                <w:szCs w:val="20"/>
                <w:lang w:val="en-US"/>
              </w:rPr>
            </w:pPr>
            <w:ins w:id="607" w:author="Nick.Tolimieri"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0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9" w:author="Nick.Tolimieri" w:date="2022-09-06T13:51:00Z"/>
                <w:color w:val="000000"/>
                <w:sz w:val="20"/>
                <w:szCs w:val="20"/>
                <w:lang w:val="en-US"/>
              </w:rPr>
            </w:pPr>
            <w:ins w:id="61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61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2" w:author="Nick.Tolimieri" w:date="2022-09-06T13:51:00Z"/>
                <w:color w:val="000000"/>
                <w:sz w:val="20"/>
                <w:szCs w:val="20"/>
                <w:lang w:val="en-US"/>
              </w:rPr>
            </w:pPr>
            <w:ins w:id="613"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1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5" w:author="Nick.Tolimieri" w:date="2022-09-06T13:51:00Z"/>
                <w:color w:val="000000"/>
                <w:sz w:val="20"/>
                <w:szCs w:val="20"/>
                <w:lang w:val="en-US"/>
              </w:rPr>
            </w:pPr>
            <w:ins w:id="616" w:author="Nick.Tolimieri"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1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8" w:author="Nick.Tolimieri" w:date="2022-09-06T13:51:00Z"/>
                <w:color w:val="000000"/>
                <w:sz w:val="20"/>
                <w:szCs w:val="20"/>
                <w:lang w:val="en-US"/>
              </w:rPr>
            </w:pPr>
            <w:ins w:id="619"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1" w:author="Nick.Tolimieri" w:date="2022-09-06T13:51:00Z"/>
                <w:color w:val="000000"/>
                <w:sz w:val="20"/>
                <w:szCs w:val="20"/>
                <w:lang w:val="en-US"/>
              </w:rPr>
            </w:pPr>
            <w:ins w:id="622" w:author="Nick.Tolimieri"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2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4" w:author="Nick.Tolimieri" w:date="2022-09-06T13:51:00Z"/>
                <w:color w:val="000000"/>
                <w:sz w:val="20"/>
                <w:szCs w:val="20"/>
                <w:lang w:val="en-US"/>
              </w:rPr>
            </w:pPr>
            <w:ins w:id="625"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7" w:author="Nick.Tolimieri" w:date="2022-09-06T13:51:00Z"/>
                <w:color w:val="000000"/>
                <w:sz w:val="20"/>
                <w:szCs w:val="20"/>
                <w:lang w:val="en-US"/>
              </w:rPr>
            </w:pPr>
            <w:ins w:id="628" w:author="Nick.Tolimieri" w:date="2022-09-06T13:51:00Z">
              <w:r w:rsidRPr="00C97A89">
                <w:rPr>
                  <w:color w:val="000000"/>
                  <w:sz w:val="20"/>
                  <w:szCs w:val="20"/>
                  <w:lang w:val="en-US"/>
                </w:rPr>
                <w:t>1.92</w:t>
              </w:r>
            </w:ins>
          </w:p>
        </w:tc>
      </w:tr>
      <w:tr w:rsidR="00C97A89" w:rsidRPr="00C97A89" w:rsidTr="0048438B">
        <w:tblPrEx>
          <w:tblPrExChange w:id="629" w:author="Nick.Tolimieri" w:date="2022-09-06T14:24:00Z">
            <w:tblPrEx>
              <w:tblW w:w="10017" w:type="dxa"/>
            </w:tblPrEx>
          </w:tblPrExChange>
        </w:tblPrEx>
        <w:trPr>
          <w:trHeight w:val="255"/>
          <w:ins w:id="630" w:author="Nick.Tolimieri" w:date="2022-09-06T13:51:00Z"/>
          <w:trPrChange w:id="63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63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33" w:author="Nick.Tolimieri" w:date="2022-09-06T13:51:00Z"/>
                <w:color w:val="000000"/>
                <w:sz w:val="20"/>
                <w:szCs w:val="20"/>
                <w:lang w:val="en-US"/>
              </w:rPr>
            </w:pPr>
            <w:ins w:id="634"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63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6" w:author="Nick.Tolimieri" w:date="2022-09-06T13:51:00Z"/>
                <w:color w:val="000000"/>
                <w:sz w:val="20"/>
                <w:szCs w:val="20"/>
                <w:lang w:val="en-US"/>
              </w:rPr>
            </w:pPr>
            <w:ins w:id="637"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3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9" w:author="Nick.Tolimieri" w:date="2022-09-06T13:51:00Z"/>
                <w:color w:val="000000"/>
                <w:sz w:val="20"/>
                <w:szCs w:val="20"/>
                <w:lang w:val="en-US"/>
              </w:rPr>
            </w:pPr>
            <w:ins w:id="64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2" w:author="Nick.Tolimieri" w:date="2022-09-06T13:51:00Z"/>
                <w:color w:val="000000"/>
                <w:sz w:val="20"/>
                <w:szCs w:val="20"/>
                <w:lang w:val="en-US"/>
              </w:rPr>
            </w:pPr>
            <w:ins w:id="643" w:author="Nick.Tolimieri"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4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5" w:author="Nick.Tolimieri" w:date="2022-09-06T13:51:00Z"/>
                <w:color w:val="000000"/>
                <w:sz w:val="20"/>
                <w:szCs w:val="20"/>
                <w:lang w:val="en-US"/>
              </w:rPr>
            </w:pPr>
            <w:ins w:id="646"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64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8" w:author="Nick.Tolimieri" w:date="2022-09-06T13:51:00Z"/>
                <w:color w:val="000000"/>
                <w:sz w:val="20"/>
                <w:szCs w:val="20"/>
                <w:lang w:val="en-US"/>
              </w:rPr>
            </w:pPr>
            <w:ins w:id="649" w:author="Nick.Tolimieri"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1" w:author="Nick.Tolimieri" w:date="2022-09-06T13:51:00Z"/>
                <w:color w:val="000000"/>
                <w:sz w:val="20"/>
                <w:szCs w:val="20"/>
                <w:lang w:val="en-US"/>
              </w:rPr>
            </w:pPr>
            <w:ins w:id="65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5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4" w:author="Nick.Tolimieri" w:date="2022-09-06T13:51:00Z"/>
                <w:color w:val="000000"/>
                <w:sz w:val="20"/>
                <w:szCs w:val="20"/>
                <w:lang w:val="en-US"/>
              </w:rPr>
            </w:pPr>
            <w:ins w:id="655"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5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7" w:author="Nick.Tolimieri" w:date="2022-09-06T13:51:00Z"/>
                <w:color w:val="000000"/>
                <w:sz w:val="20"/>
                <w:szCs w:val="20"/>
                <w:lang w:val="en-US"/>
              </w:rPr>
            </w:pPr>
            <w:ins w:id="658"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5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0" w:author="Nick.Tolimieri" w:date="2022-09-06T13:51:00Z"/>
                <w:color w:val="000000"/>
                <w:sz w:val="20"/>
                <w:szCs w:val="20"/>
                <w:lang w:val="en-US"/>
              </w:rPr>
            </w:pPr>
            <w:ins w:id="661"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3" w:author="Nick.Tolimieri" w:date="2022-09-06T13:51:00Z"/>
                <w:color w:val="000000"/>
                <w:sz w:val="20"/>
                <w:szCs w:val="20"/>
                <w:lang w:val="en-US"/>
              </w:rPr>
            </w:pPr>
            <w:ins w:id="664" w:author="Nick.Tolimieri" w:date="2022-09-06T13:51:00Z">
              <w:r w:rsidRPr="00C97A89">
                <w:rPr>
                  <w:color w:val="000000"/>
                  <w:sz w:val="20"/>
                  <w:szCs w:val="20"/>
                  <w:lang w:val="en-US"/>
                </w:rPr>
                <w:t>2.51</w:t>
              </w:r>
            </w:ins>
          </w:p>
        </w:tc>
      </w:tr>
      <w:tr w:rsidR="00C97A89" w:rsidRPr="00C97A89" w:rsidTr="0048438B">
        <w:tblPrEx>
          <w:tblPrExChange w:id="665" w:author="Nick.Tolimieri" w:date="2022-09-06T14:24:00Z">
            <w:tblPrEx>
              <w:tblW w:w="10017" w:type="dxa"/>
            </w:tblPrEx>
          </w:tblPrExChange>
        </w:tblPrEx>
        <w:trPr>
          <w:trHeight w:val="255"/>
          <w:ins w:id="666" w:author="Nick.Tolimieri" w:date="2022-09-06T13:51:00Z"/>
          <w:trPrChange w:id="66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66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69" w:author="Nick.Tolimieri" w:date="2022-09-06T13:51:00Z"/>
                <w:color w:val="000000"/>
                <w:sz w:val="20"/>
                <w:szCs w:val="20"/>
                <w:lang w:val="en-US"/>
              </w:rPr>
            </w:pPr>
            <w:ins w:id="670"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67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2" w:author="Nick.Tolimieri" w:date="2022-09-06T13:51:00Z"/>
                <w:color w:val="000000"/>
                <w:sz w:val="20"/>
                <w:szCs w:val="20"/>
                <w:lang w:val="en-US"/>
              </w:rPr>
            </w:pPr>
            <w:ins w:id="673"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7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5" w:author="Nick.Tolimieri" w:date="2022-09-06T13:51:00Z"/>
                <w:color w:val="000000"/>
                <w:sz w:val="20"/>
                <w:szCs w:val="20"/>
                <w:lang w:val="en-US"/>
              </w:rPr>
            </w:pPr>
            <w:ins w:id="67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7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8" w:author="Nick.Tolimieri" w:date="2022-09-06T13:51:00Z"/>
                <w:color w:val="000000"/>
                <w:sz w:val="20"/>
                <w:szCs w:val="20"/>
                <w:lang w:val="en-US"/>
              </w:rPr>
            </w:pPr>
            <w:ins w:id="67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1" w:author="Nick.Tolimieri" w:date="2022-09-06T13:51:00Z"/>
                <w:color w:val="000000"/>
                <w:sz w:val="20"/>
                <w:szCs w:val="20"/>
                <w:lang w:val="en-US"/>
              </w:rPr>
            </w:pPr>
            <w:ins w:id="68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68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4" w:author="Nick.Tolimieri" w:date="2022-09-06T13:51:00Z"/>
                <w:color w:val="000000"/>
                <w:sz w:val="20"/>
                <w:szCs w:val="20"/>
                <w:lang w:val="en-US"/>
              </w:rPr>
            </w:pPr>
            <w:ins w:id="68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8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87" w:author="Nick.Tolimieri" w:date="2022-09-06T13:51:00Z"/>
                <w:color w:val="000000"/>
                <w:sz w:val="20"/>
                <w:szCs w:val="20"/>
                <w:lang w:val="en-US"/>
              </w:rPr>
            </w:pPr>
            <w:ins w:id="68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8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0" w:author="Nick.Tolimieri" w:date="2022-09-06T13:51:00Z"/>
                <w:color w:val="000000"/>
                <w:sz w:val="20"/>
                <w:szCs w:val="20"/>
                <w:lang w:val="en-US"/>
              </w:rPr>
            </w:pPr>
            <w:ins w:id="69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3" w:author="Nick.Tolimieri" w:date="2022-09-06T13:51:00Z"/>
                <w:color w:val="000000"/>
                <w:sz w:val="20"/>
                <w:szCs w:val="20"/>
                <w:lang w:val="en-US"/>
              </w:rPr>
            </w:pPr>
            <w:ins w:id="69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6" w:author="Nick.Tolimieri" w:date="2022-09-06T13:51:00Z"/>
                <w:color w:val="000000"/>
                <w:sz w:val="20"/>
                <w:szCs w:val="20"/>
                <w:lang w:val="en-US"/>
              </w:rPr>
            </w:pPr>
            <w:ins w:id="6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9" w:author="Nick.Tolimieri" w:date="2022-09-06T13:51:00Z"/>
                <w:color w:val="000000"/>
                <w:sz w:val="20"/>
                <w:szCs w:val="20"/>
                <w:lang w:val="en-US"/>
              </w:rPr>
            </w:pPr>
            <w:ins w:id="700" w:author="Nick.Tolimieri" w:date="2022-09-06T13:51:00Z">
              <w:r w:rsidRPr="00C97A89">
                <w:rPr>
                  <w:color w:val="000000"/>
                  <w:sz w:val="20"/>
                  <w:szCs w:val="20"/>
                  <w:lang w:val="en-US"/>
                </w:rPr>
                <w:t>-</w:t>
              </w:r>
            </w:ins>
          </w:p>
        </w:tc>
      </w:tr>
      <w:tr w:rsidR="00C97A89" w:rsidRPr="00C97A89" w:rsidTr="0048438B">
        <w:tblPrEx>
          <w:tblPrExChange w:id="701" w:author="Nick.Tolimieri" w:date="2022-09-06T14:24:00Z">
            <w:tblPrEx>
              <w:tblW w:w="10017" w:type="dxa"/>
            </w:tblPrEx>
          </w:tblPrExChange>
        </w:tblPrEx>
        <w:trPr>
          <w:trHeight w:val="255"/>
          <w:ins w:id="702" w:author="Nick.Tolimieri" w:date="2022-09-06T13:51:00Z"/>
          <w:trPrChange w:id="70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70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5" w:author="Nick.Tolimieri" w:date="2022-09-06T13:51:00Z"/>
                <w:color w:val="000000"/>
                <w:sz w:val="20"/>
                <w:szCs w:val="20"/>
                <w:lang w:val="en-US"/>
              </w:rPr>
            </w:pPr>
            <w:ins w:id="706"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70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08" w:author="Nick.Tolimieri" w:date="2022-09-06T13:51:00Z"/>
                <w:color w:val="000000"/>
                <w:sz w:val="20"/>
                <w:szCs w:val="20"/>
                <w:lang w:val="en-US"/>
              </w:rPr>
            </w:pPr>
            <w:ins w:id="709"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1" w:author="Nick.Tolimieri" w:date="2022-09-06T13:51:00Z"/>
                <w:color w:val="000000"/>
                <w:sz w:val="20"/>
                <w:szCs w:val="20"/>
                <w:lang w:val="en-US"/>
              </w:rPr>
            </w:pPr>
            <w:ins w:id="71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1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4" w:author="Nick.Tolimieri" w:date="2022-09-06T13:51:00Z"/>
                <w:color w:val="000000"/>
                <w:sz w:val="20"/>
                <w:szCs w:val="20"/>
                <w:lang w:val="en-US"/>
              </w:rPr>
            </w:pPr>
            <w:ins w:id="715" w:author="Nick.Tolimieri"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1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7" w:author="Nick.Tolimieri" w:date="2022-09-06T13:51:00Z"/>
                <w:color w:val="000000"/>
                <w:sz w:val="20"/>
                <w:szCs w:val="20"/>
                <w:lang w:val="en-US"/>
              </w:rPr>
            </w:pPr>
            <w:ins w:id="71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71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0" w:author="Nick.Tolimieri" w:date="2022-09-06T13:51:00Z"/>
                <w:color w:val="000000"/>
                <w:sz w:val="20"/>
                <w:szCs w:val="20"/>
                <w:lang w:val="en-US"/>
              </w:rPr>
            </w:pPr>
            <w:ins w:id="721"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3" w:author="Nick.Tolimieri" w:date="2022-09-06T13:51:00Z"/>
                <w:color w:val="000000"/>
                <w:sz w:val="20"/>
                <w:szCs w:val="20"/>
                <w:lang w:val="en-US"/>
              </w:rPr>
            </w:pPr>
            <w:ins w:id="724"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2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6" w:author="Nick.Tolimieri" w:date="2022-09-06T13:51:00Z"/>
                <w:color w:val="000000"/>
                <w:sz w:val="20"/>
                <w:szCs w:val="20"/>
                <w:lang w:val="en-US"/>
              </w:rPr>
            </w:pPr>
            <w:ins w:id="727"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2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9" w:author="Nick.Tolimieri" w:date="2022-09-06T13:51:00Z"/>
                <w:color w:val="000000"/>
                <w:sz w:val="20"/>
                <w:szCs w:val="20"/>
                <w:lang w:val="en-US"/>
              </w:rPr>
            </w:pPr>
            <w:ins w:id="730"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2" w:author="Nick.Tolimieri" w:date="2022-09-06T13:51:00Z"/>
                <w:color w:val="000000"/>
                <w:sz w:val="20"/>
                <w:szCs w:val="20"/>
                <w:lang w:val="en-US"/>
              </w:rPr>
            </w:pPr>
            <w:ins w:id="733"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5" w:author="Nick.Tolimieri" w:date="2022-09-06T13:51:00Z"/>
                <w:color w:val="000000"/>
                <w:sz w:val="20"/>
                <w:szCs w:val="20"/>
                <w:lang w:val="en-US"/>
              </w:rPr>
            </w:pPr>
            <w:ins w:id="736" w:author="Nick.Tolimieri" w:date="2022-09-06T13:51:00Z">
              <w:r w:rsidRPr="00C97A89">
                <w:rPr>
                  <w:color w:val="000000"/>
                  <w:sz w:val="20"/>
                  <w:szCs w:val="20"/>
                  <w:lang w:val="en-US"/>
                </w:rPr>
                <w:t>2.58</w:t>
              </w:r>
            </w:ins>
          </w:p>
        </w:tc>
      </w:tr>
      <w:tr w:rsidR="00C97A89" w:rsidRPr="00C97A89" w:rsidTr="0048438B">
        <w:tblPrEx>
          <w:tblPrExChange w:id="737" w:author="Nick.Tolimieri" w:date="2022-09-06T14:24:00Z">
            <w:tblPrEx>
              <w:tblW w:w="10017" w:type="dxa"/>
            </w:tblPrEx>
          </w:tblPrExChange>
        </w:tblPrEx>
        <w:trPr>
          <w:trHeight w:val="255"/>
          <w:ins w:id="738" w:author="Nick.Tolimieri" w:date="2022-09-06T13:51:00Z"/>
          <w:trPrChange w:id="73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74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1" w:author="Nick.Tolimieri" w:date="2022-09-06T13:51:00Z"/>
                <w:color w:val="000000"/>
                <w:sz w:val="20"/>
                <w:szCs w:val="20"/>
                <w:lang w:val="en-US"/>
              </w:rPr>
            </w:pPr>
            <w:ins w:id="742"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74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4" w:author="Nick.Tolimieri" w:date="2022-09-06T13:51:00Z"/>
                <w:color w:val="000000"/>
                <w:sz w:val="20"/>
                <w:szCs w:val="20"/>
                <w:lang w:val="en-US"/>
              </w:rPr>
            </w:pPr>
            <w:ins w:id="745"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4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7" w:author="Nick.Tolimieri" w:date="2022-09-06T13:51:00Z"/>
                <w:color w:val="000000"/>
                <w:sz w:val="20"/>
                <w:szCs w:val="20"/>
                <w:lang w:val="en-US"/>
              </w:rPr>
            </w:pPr>
            <w:ins w:id="74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4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0" w:author="Nick.Tolimieri" w:date="2022-09-06T13:51:00Z"/>
                <w:color w:val="000000"/>
                <w:sz w:val="20"/>
                <w:szCs w:val="20"/>
                <w:lang w:val="en-US"/>
              </w:rPr>
            </w:pPr>
            <w:ins w:id="751"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3" w:author="Nick.Tolimieri" w:date="2022-09-06T13:51:00Z"/>
                <w:color w:val="000000"/>
                <w:sz w:val="20"/>
                <w:szCs w:val="20"/>
                <w:lang w:val="en-US"/>
              </w:rPr>
            </w:pPr>
            <w:ins w:id="75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75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6" w:author="Nick.Tolimieri" w:date="2022-09-06T13:51:00Z"/>
                <w:color w:val="000000"/>
                <w:sz w:val="20"/>
                <w:szCs w:val="20"/>
                <w:lang w:val="en-US"/>
              </w:rPr>
            </w:pPr>
            <w:ins w:id="757"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5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9" w:author="Nick.Tolimieri" w:date="2022-09-06T13:51:00Z"/>
                <w:color w:val="000000"/>
                <w:sz w:val="20"/>
                <w:szCs w:val="20"/>
                <w:lang w:val="en-US"/>
              </w:rPr>
            </w:pPr>
            <w:ins w:id="760"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2" w:author="Nick.Tolimieri" w:date="2022-09-06T13:51:00Z"/>
                <w:color w:val="000000"/>
                <w:sz w:val="20"/>
                <w:szCs w:val="20"/>
                <w:lang w:val="en-US"/>
              </w:rPr>
            </w:pPr>
            <w:ins w:id="763"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5" w:author="Nick.Tolimieri" w:date="2022-09-06T13:51:00Z"/>
                <w:color w:val="000000"/>
                <w:sz w:val="20"/>
                <w:szCs w:val="20"/>
                <w:lang w:val="en-US"/>
              </w:rPr>
            </w:pPr>
            <w:ins w:id="766"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6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8" w:author="Nick.Tolimieri" w:date="2022-09-06T13:51:00Z"/>
                <w:color w:val="000000"/>
                <w:sz w:val="20"/>
                <w:szCs w:val="20"/>
                <w:lang w:val="en-US"/>
              </w:rPr>
            </w:pPr>
            <w:ins w:id="769"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1" w:author="Nick.Tolimieri" w:date="2022-09-06T13:51:00Z"/>
                <w:color w:val="000000"/>
                <w:sz w:val="20"/>
                <w:szCs w:val="20"/>
                <w:lang w:val="en-US"/>
              </w:rPr>
            </w:pPr>
            <w:ins w:id="772" w:author="Nick.Tolimieri" w:date="2022-09-06T13:51:00Z">
              <w:r w:rsidRPr="00C97A89">
                <w:rPr>
                  <w:color w:val="000000"/>
                  <w:sz w:val="20"/>
                  <w:szCs w:val="20"/>
                  <w:lang w:val="en-US"/>
                </w:rPr>
                <w:t>2.38</w:t>
              </w:r>
            </w:ins>
          </w:p>
        </w:tc>
      </w:tr>
      <w:tr w:rsidR="00C97A89" w:rsidRPr="00C97A89" w:rsidTr="0048438B">
        <w:tblPrEx>
          <w:tblPrExChange w:id="773" w:author="Nick.Tolimieri" w:date="2022-09-06T14:24:00Z">
            <w:tblPrEx>
              <w:tblW w:w="10017" w:type="dxa"/>
            </w:tblPrEx>
          </w:tblPrExChange>
        </w:tblPrEx>
        <w:trPr>
          <w:trHeight w:val="255"/>
          <w:ins w:id="774" w:author="Nick.Tolimieri" w:date="2022-09-06T13:51:00Z"/>
          <w:trPrChange w:id="77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77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77" w:author="Nick.Tolimieri" w:date="2022-09-06T13:51:00Z"/>
                <w:color w:val="000000"/>
                <w:sz w:val="20"/>
                <w:szCs w:val="20"/>
                <w:lang w:val="en-US"/>
              </w:rPr>
            </w:pPr>
            <w:ins w:id="778"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77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0" w:author="Nick.Tolimieri" w:date="2022-09-06T13:51:00Z"/>
                <w:color w:val="000000"/>
                <w:sz w:val="20"/>
                <w:szCs w:val="20"/>
                <w:lang w:val="en-US"/>
              </w:rPr>
            </w:pPr>
            <w:ins w:id="781"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3" w:author="Nick.Tolimieri" w:date="2022-09-06T13:51:00Z"/>
                <w:color w:val="000000"/>
                <w:sz w:val="20"/>
                <w:szCs w:val="20"/>
                <w:lang w:val="en-US"/>
              </w:rPr>
            </w:pPr>
            <w:ins w:id="784"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8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6" w:author="Nick.Tolimieri" w:date="2022-09-06T13:51:00Z"/>
                <w:color w:val="000000"/>
                <w:sz w:val="20"/>
                <w:szCs w:val="20"/>
                <w:lang w:val="en-US"/>
              </w:rPr>
            </w:pPr>
            <w:ins w:id="787" w:author="Nick.Tolimieri"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8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9" w:author="Nick.Tolimieri" w:date="2022-09-06T13:51:00Z"/>
                <w:color w:val="000000"/>
                <w:sz w:val="20"/>
                <w:szCs w:val="20"/>
                <w:lang w:val="en-US"/>
              </w:rPr>
            </w:pPr>
            <w:ins w:id="79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79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2" w:author="Nick.Tolimieri" w:date="2022-09-06T13:51:00Z"/>
                <w:color w:val="000000"/>
                <w:sz w:val="20"/>
                <w:szCs w:val="20"/>
                <w:lang w:val="en-US"/>
              </w:rPr>
            </w:pPr>
            <w:ins w:id="793"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79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5" w:author="Nick.Tolimieri" w:date="2022-09-06T13:51:00Z"/>
                <w:color w:val="000000"/>
                <w:sz w:val="20"/>
                <w:szCs w:val="20"/>
                <w:lang w:val="en-US"/>
              </w:rPr>
            </w:pPr>
            <w:ins w:id="796"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79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8" w:author="Nick.Tolimieri" w:date="2022-09-06T13:51:00Z"/>
                <w:color w:val="000000"/>
                <w:sz w:val="20"/>
                <w:szCs w:val="20"/>
                <w:lang w:val="en-US"/>
              </w:rPr>
            </w:pPr>
            <w:ins w:id="799"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1" w:author="Nick.Tolimieri" w:date="2022-09-06T13:51:00Z"/>
                <w:color w:val="000000"/>
                <w:sz w:val="20"/>
                <w:szCs w:val="20"/>
                <w:lang w:val="en-US"/>
              </w:rPr>
            </w:pPr>
            <w:ins w:id="802" w:author="Nick.Tolimieri"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0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4" w:author="Nick.Tolimieri" w:date="2022-09-06T13:51:00Z"/>
                <w:color w:val="000000"/>
                <w:sz w:val="20"/>
                <w:szCs w:val="20"/>
                <w:lang w:val="en-US"/>
              </w:rPr>
            </w:pPr>
            <w:ins w:id="805" w:author="Nick.Tolimieri"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7" w:author="Nick.Tolimieri" w:date="2022-09-06T13:51:00Z"/>
                <w:color w:val="000000"/>
                <w:sz w:val="20"/>
                <w:szCs w:val="20"/>
                <w:lang w:val="en-US"/>
              </w:rPr>
            </w:pPr>
            <w:ins w:id="808" w:author="Nick.Tolimieri" w:date="2022-09-06T13:51:00Z">
              <w:r w:rsidRPr="00C97A89">
                <w:rPr>
                  <w:color w:val="000000"/>
                  <w:sz w:val="20"/>
                  <w:szCs w:val="20"/>
                  <w:lang w:val="en-US"/>
                </w:rPr>
                <w:t>3.33</w:t>
              </w:r>
            </w:ins>
          </w:p>
        </w:tc>
      </w:tr>
      <w:tr w:rsidR="00C97A89" w:rsidRPr="00C97A89" w:rsidTr="0048438B">
        <w:tblPrEx>
          <w:tblPrExChange w:id="809" w:author="Nick.Tolimieri" w:date="2022-09-06T14:24:00Z">
            <w:tblPrEx>
              <w:tblW w:w="10017" w:type="dxa"/>
            </w:tblPrEx>
          </w:tblPrExChange>
        </w:tblPrEx>
        <w:trPr>
          <w:trHeight w:val="255"/>
          <w:ins w:id="810" w:author="Nick.Tolimieri" w:date="2022-09-06T13:51:00Z"/>
          <w:trPrChange w:id="81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81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13" w:author="Nick.Tolimieri" w:date="2022-09-06T13:51:00Z"/>
                <w:color w:val="000000"/>
                <w:sz w:val="20"/>
                <w:szCs w:val="20"/>
                <w:lang w:val="en-US"/>
              </w:rPr>
            </w:pPr>
            <w:ins w:id="814"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81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6" w:author="Nick.Tolimieri" w:date="2022-09-06T13:51:00Z"/>
                <w:color w:val="000000"/>
                <w:sz w:val="20"/>
                <w:szCs w:val="20"/>
                <w:lang w:val="en-US"/>
              </w:rPr>
            </w:pPr>
            <w:ins w:id="817"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1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9" w:author="Nick.Tolimieri" w:date="2022-09-06T13:51:00Z"/>
                <w:color w:val="000000"/>
                <w:sz w:val="20"/>
                <w:szCs w:val="20"/>
                <w:lang w:val="en-US"/>
              </w:rPr>
            </w:pPr>
            <w:ins w:id="82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2" w:author="Nick.Tolimieri" w:date="2022-09-06T13:51:00Z"/>
                <w:color w:val="000000"/>
                <w:sz w:val="20"/>
                <w:szCs w:val="20"/>
                <w:lang w:val="en-US"/>
              </w:rPr>
            </w:pPr>
            <w:ins w:id="82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2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5" w:author="Nick.Tolimieri" w:date="2022-09-06T13:51:00Z"/>
                <w:color w:val="000000"/>
                <w:sz w:val="20"/>
                <w:szCs w:val="20"/>
                <w:lang w:val="en-US"/>
              </w:rPr>
            </w:pPr>
            <w:ins w:id="82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82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8" w:author="Nick.Tolimieri" w:date="2022-09-06T13:51:00Z"/>
                <w:color w:val="000000"/>
                <w:sz w:val="20"/>
                <w:szCs w:val="20"/>
                <w:lang w:val="en-US"/>
              </w:rPr>
            </w:pPr>
            <w:ins w:id="82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1" w:author="Nick.Tolimieri" w:date="2022-09-06T13:51:00Z"/>
                <w:color w:val="000000"/>
                <w:sz w:val="20"/>
                <w:szCs w:val="20"/>
                <w:lang w:val="en-US"/>
              </w:rPr>
            </w:pPr>
            <w:ins w:id="83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3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4" w:author="Nick.Tolimieri" w:date="2022-09-06T13:51:00Z"/>
                <w:color w:val="000000"/>
                <w:sz w:val="20"/>
                <w:szCs w:val="20"/>
                <w:lang w:val="en-US"/>
              </w:rPr>
            </w:pPr>
            <w:ins w:id="83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7" w:author="Nick.Tolimieri" w:date="2022-09-06T13:51:00Z"/>
                <w:color w:val="000000"/>
                <w:sz w:val="20"/>
                <w:szCs w:val="20"/>
                <w:lang w:val="en-US"/>
              </w:rPr>
            </w:pPr>
            <w:ins w:id="83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3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0" w:author="Nick.Tolimieri" w:date="2022-09-06T13:51:00Z"/>
                <w:color w:val="000000"/>
                <w:sz w:val="20"/>
                <w:szCs w:val="20"/>
                <w:lang w:val="en-US"/>
              </w:rPr>
            </w:pPr>
            <w:ins w:id="84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3" w:author="Nick.Tolimieri" w:date="2022-09-06T13:51:00Z"/>
                <w:color w:val="000000"/>
                <w:sz w:val="20"/>
                <w:szCs w:val="20"/>
                <w:lang w:val="en-US"/>
              </w:rPr>
            </w:pPr>
            <w:ins w:id="844" w:author="Nick.Tolimieri" w:date="2022-09-06T13:51:00Z">
              <w:r w:rsidRPr="00C97A89">
                <w:rPr>
                  <w:color w:val="000000"/>
                  <w:sz w:val="20"/>
                  <w:szCs w:val="20"/>
                  <w:lang w:val="en-US"/>
                </w:rPr>
                <w:t>-</w:t>
              </w:r>
            </w:ins>
          </w:p>
        </w:tc>
      </w:tr>
      <w:tr w:rsidR="00C97A89" w:rsidRPr="00C97A89" w:rsidTr="0048438B">
        <w:tblPrEx>
          <w:tblPrExChange w:id="845" w:author="Nick.Tolimieri" w:date="2022-09-06T14:24:00Z">
            <w:tblPrEx>
              <w:tblW w:w="10017" w:type="dxa"/>
            </w:tblPrEx>
          </w:tblPrExChange>
        </w:tblPrEx>
        <w:trPr>
          <w:trHeight w:val="255"/>
          <w:ins w:id="846" w:author="Nick.Tolimieri" w:date="2022-09-06T13:51:00Z"/>
          <w:trPrChange w:id="84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84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9" w:author="Nick.Tolimieri" w:date="2022-09-06T13:51:00Z"/>
                <w:color w:val="000000"/>
                <w:sz w:val="20"/>
                <w:szCs w:val="20"/>
                <w:lang w:val="en-US"/>
              </w:rPr>
            </w:pPr>
            <w:ins w:id="850"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85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2" w:author="Nick.Tolimieri" w:date="2022-09-06T13:51:00Z"/>
                <w:color w:val="000000"/>
                <w:sz w:val="20"/>
                <w:szCs w:val="20"/>
                <w:lang w:val="en-US"/>
              </w:rPr>
            </w:pPr>
            <w:ins w:id="853"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5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5" w:author="Nick.Tolimieri" w:date="2022-09-06T13:51:00Z"/>
                <w:color w:val="000000"/>
                <w:sz w:val="20"/>
                <w:szCs w:val="20"/>
                <w:lang w:val="en-US"/>
              </w:rPr>
            </w:pPr>
            <w:ins w:id="85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5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8" w:author="Nick.Tolimieri" w:date="2022-09-06T13:51:00Z"/>
                <w:color w:val="000000"/>
                <w:sz w:val="20"/>
                <w:szCs w:val="20"/>
                <w:lang w:val="en-US"/>
              </w:rPr>
            </w:pPr>
            <w:ins w:id="85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1" w:author="Nick.Tolimieri" w:date="2022-09-06T13:51:00Z"/>
                <w:color w:val="000000"/>
                <w:sz w:val="20"/>
                <w:szCs w:val="20"/>
                <w:lang w:val="en-US"/>
              </w:rPr>
            </w:pPr>
            <w:ins w:id="86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86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4" w:author="Nick.Tolimieri" w:date="2022-09-06T13:51:00Z"/>
                <w:color w:val="000000"/>
                <w:sz w:val="20"/>
                <w:szCs w:val="20"/>
                <w:lang w:val="en-US"/>
              </w:rPr>
            </w:pPr>
            <w:ins w:id="86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6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67" w:author="Nick.Tolimieri" w:date="2022-09-06T13:51:00Z"/>
                <w:color w:val="000000"/>
                <w:sz w:val="20"/>
                <w:szCs w:val="20"/>
                <w:lang w:val="en-US"/>
              </w:rPr>
            </w:pPr>
            <w:ins w:id="86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6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0" w:author="Nick.Tolimieri" w:date="2022-09-06T13:51:00Z"/>
                <w:color w:val="000000"/>
                <w:sz w:val="20"/>
                <w:szCs w:val="20"/>
                <w:lang w:val="en-US"/>
              </w:rPr>
            </w:pPr>
            <w:ins w:id="8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3" w:author="Nick.Tolimieri" w:date="2022-09-06T13:51:00Z"/>
                <w:color w:val="000000"/>
                <w:sz w:val="20"/>
                <w:szCs w:val="20"/>
                <w:lang w:val="en-US"/>
              </w:rPr>
            </w:pPr>
            <w:ins w:id="87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6" w:author="Nick.Tolimieri" w:date="2022-09-06T13:51:00Z"/>
                <w:color w:val="000000"/>
                <w:sz w:val="20"/>
                <w:szCs w:val="20"/>
                <w:lang w:val="en-US"/>
              </w:rPr>
            </w:pPr>
            <w:ins w:id="8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9" w:author="Nick.Tolimieri" w:date="2022-09-06T13:51:00Z"/>
                <w:color w:val="000000"/>
                <w:sz w:val="20"/>
                <w:szCs w:val="20"/>
                <w:lang w:val="en-US"/>
              </w:rPr>
            </w:pPr>
            <w:ins w:id="880" w:author="Nick.Tolimieri" w:date="2022-09-06T13:51:00Z">
              <w:r w:rsidRPr="00C97A89">
                <w:rPr>
                  <w:color w:val="000000"/>
                  <w:sz w:val="20"/>
                  <w:szCs w:val="20"/>
                  <w:lang w:val="en-US"/>
                </w:rPr>
                <w:t>-</w:t>
              </w:r>
            </w:ins>
          </w:p>
        </w:tc>
      </w:tr>
      <w:tr w:rsidR="00C97A89" w:rsidRPr="00C97A89" w:rsidTr="0048438B">
        <w:tblPrEx>
          <w:tblPrExChange w:id="881" w:author="Nick.Tolimieri" w:date="2022-09-06T14:24:00Z">
            <w:tblPrEx>
              <w:tblW w:w="10017" w:type="dxa"/>
            </w:tblPrEx>
          </w:tblPrExChange>
        </w:tblPrEx>
        <w:trPr>
          <w:trHeight w:val="255"/>
          <w:ins w:id="882" w:author="Nick.Tolimieri" w:date="2022-09-06T13:51:00Z"/>
          <w:trPrChange w:id="88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88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5" w:author="Nick.Tolimieri" w:date="2022-09-06T13:51:00Z"/>
                <w:color w:val="000000"/>
                <w:sz w:val="20"/>
                <w:szCs w:val="20"/>
                <w:lang w:val="en-US"/>
              </w:rPr>
            </w:pPr>
            <w:ins w:id="886"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88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88" w:author="Nick.Tolimieri" w:date="2022-09-06T13:51:00Z"/>
                <w:color w:val="000000"/>
                <w:sz w:val="20"/>
                <w:szCs w:val="20"/>
                <w:lang w:val="en-US"/>
              </w:rPr>
            </w:pPr>
            <w:ins w:id="889"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1" w:author="Nick.Tolimieri" w:date="2022-09-06T13:51:00Z"/>
                <w:color w:val="000000"/>
                <w:sz w:val="20"/>
                <w:szCs w:val="20"/>
                <w:lang w:val="en-US"/>
              </w:rPr>
            </w:pPr>
            <w:ins w:id="89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9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4" w:author="Nick.Tolimieri" w:date="2022-09-06T13:51:00Z"/>
                <w:color w:val="000000"/>
                <w:sz w:val="20"/>
                <w:szCs w:val="20"/>
                <w:lang w:val="en-US"/>
              </w:rPr>
            </w:pPr>
            <w:ins w:id="895"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89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7" w:author="Nick.Tolimieri" w:date="2022-09-06T13:51:00Z"/>
                <w:color w:val="000000"/>
                <w:sz w:val="20"/>
                <w:szCs w:val="20"/>
                <w:lang w:val="en-US"/>
              </w:rPr>
            </w:pPr>
            <w:ins w:id="89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89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0" w:author="Nick.Tolimieri" w:date="2022-09-06T13:51:00Z"/>
                <w:color w:val="000000"/>
                <w:sz w:val="20"/>
                <w:szCs w:val="20"/>
                <w:lang w:val="en-US"/>
              </w:rPr>
            </w:pPr>
            <w:ins w:id="901"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3" w:author="Nick.Tolimieri" w:date="2022-09-06T13:51:00Z"/>
                <w:color w:val="000000"/>
                <w:sz w:val="20"/>
                <w:szCs w:val="20"/>
                <w:lang w:val="en-US"/>
              </w:rPr>
            </w:pPr>
            <w:ins w:id="904"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0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6" w:author="Nick.Tolimieri" w:date="2022-09-06T13:51:00Z"/>
                <w:color w:val="000000"/>
                <w:sz w:val="20"/>
                <w:szCs w:val="20"/>
                <w:lang w:val="en-US"/>
              </w:rPr>
            </w:pPr>
            <w:ins w:id="907"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9" w:author="Nick.Tolimieri" w:date="2022-09-06T13:51:00Z"/>
                <w:color w:val="000000"/>
                <w:sz w:val="20"/>
                <w:szCs w:val="20"/>
                <w:lang w:val="en-US"/>
              </w:rPr>
            </w:pPr>
            <w:ins w:id="910" w:author="Nick.Tolimieri"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2" w:author="Nick.Tolimieri" w:date="2022-09-06T13:51:00Z"/>
                <w:color w:val="000000"/>
                <w:sz w:val="20"/>
                <w:szCs w:val="20"/>
                <w:lang w:val="en-US"/>
              </w:rPr>
            </w:pPr>
            <w:ins w:id="913" w:author="Nick.Tolimieri"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5" w:author="Nick.Tolimieri" w:date="2022-09-06T13:51:00Z"/>
                <w:color w:val="000000"/>
                <w:sz w:val="20"/>
                <w:szCs w:val="20"/>
                <w:lang w:val="en-US"/>
              </w:rPr>
            </w:pPr>
            <w:ins w:id="916" w:author="Nick.Tolimieri" w:date="2022-09-06T13:51:00Z">
              <w:r w:rsidRPr="00C97A89">
                <w:rPr>
                  <w:color w:val="000000"/>
                  <w:sz w:val="20"/>
                  <w:szCs w:val="20"/>
                  <w:lang w:val="en-US"/>
                </w:rPr>
                <w:t>1.75</w:t>
              </w:r>
            </w:ins>
          </w:p>
        </w:tc>
      </w:tr>
      <w:tr w:rsidR="00C97A89" w:rsidRPr="00C97A89" w:rsidTr="0048438B">
        <w:tblPrEx>
          <w:tblPrExChange w:id="917" w:author="Nick.Tolimieri" w:date="2022-09-06T14:24:00Z">
            <w:tblPrEx>
              <w:tblW w:w="10017" w:type="dxa"/>
            </w:tblPrEx>
          </w:tblPrExChange>
        </w:tblPrEx>
        <w:trPr>
          <w:trHeight w:val="255"/>
          <w:ins w:id="918" w:author="Nick.Tolimieri" w:date="2022-09-06T13:51:00Z"/>
          <w:trPrChange w:id="91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92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1" w:author="Nick.Tolimieri" w:date="2022-09-06T13:51:00Z"/>
                <w:color w:val="000000"/>
                <w:sz w:val="20"/>
                <w:szCs w:val="20"/>
                <w:lang w:val="en-US"/>
              </w:rPr>
            </w:pPr>
            <w:ins w:id="922"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92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4" w:author="Nick.Tolimieri" w:date="2022-09-06T13:51:00Z"/>
                <w:color w:val="000000"/>
                <w:sz w:val="20"/>
                <w:szCs w:val="20"/>
                <w:lang w:val="en-US"/>
              </w:rPr>
            </w:pPr>
            <w:ins w:id="925"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2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7" w:author="Nick.Tolimieri" w:date="2022-09-06T13:51:00Z"/>
                <w:color w:val="000000"/>
                <w:sz w:val="20"/>
                <w:szCs w:val="20"/>
                <w:lang w:val="en-US"/>
              </w:rPr>
            </w:pPr>
            <w:ins w:id="92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2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0" w:author="Nick.Tolimieri" w:date="2022-09-06T13:51:00Z"/>
                <w:color w:val="000000"/>
                <w:sz w:val="20"/>
                <w:szCs w:val="20"/>
                <w:lang w:val="en-US"/>
              </w:rPr>
            </w:pPr>
            <w:ins w:id="931"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3" w:author="Nick.Tolimieri" w:date="2022-09-06T13:51:00Z"/>
                <w:color w:val="000000"/>
                <w:sz w:val="20"/>
                <w:szCs w:val="20"/>
                <w:lang w:val="en-US"/>
              </w:rPr>
            </w:pPr>
            <w:ins w:id="93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93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6" w:author="Nick.Tolimieri" w:date="2022-09-06T13:51:00Z"/>
                <w:color w:val="000000"/>
                <w:sz w:val="20"/>
                <w:szCs w:val="20"/>
                <w:lang w:val="en-US"/>
              </w:rPr>
            </w:pPr>
            <w:ins w:id="937"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3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9" w:author="Nick.Tolimieri" w:date="2022-09-06T13:51:00Z"/>
                <w:color w:val="000000"/>
                <w:sz w:val="20"/>
                <w:szCs w:val="20"/>
                <w:lang w:val="en-US"/>
              </w:rPr>
            </w:pPr>
            <w:ins w:id="94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2" w:author="Nick.Tolimieri" w:date="2022-09-06T13:51:00Z"/>
                <w:color w:val="000000"/>
                <w:sz w:val="20"/>
                <w:szCs w:val="20"/>
                <w:lang w:val="en-US"/>
              </w:rPr>
            </w:pPr>
            <w:ins w:id="943"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4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5" w:author="Nick.Tolimieri" w:date="2022-09-06T13:51:00Z"/>
                <w:color w:val="000000"/>
                <w:sz w:val="20"/>
                <w:szCs w:val="20"/>
                <w:lang w:val="en-US"/>
              </w:rPr>
            </w:pPr>
            <w:ins w:id="946"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4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8" w:author="Nick.Tolimieri" w:date="2022-09-06T13:51:00Z"/>
                <w:color w:val="000000"/>
                <w:sz w:val="20"/>
                <w:szCs w:val="20"/>
                <w:lang w:val="en-US"/>
              </w:rPr>
            </w:pPr>
            <w:ins w:id="949"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1" w:author="Nick.Tolimieri" w:date="2022-09-06T13:51:00Z"/>
                <w:color w:val="000000"/>
                <w:sz w:val="20"/>
                <w:szCs w:val="20"/>
                <w:lang w:val="en-US"/>
              </w:rPr>
            </w:pPr>
            <w:ins w:id="952" w:author="Nick.Tolimieri" w:date="2022-09-06T13:51:00Z">
              <w:r w:rsidRPr="00C97A89">
                <w:rPr>
                  <w:color w:val="000000"/>
                  <w:sz w:val="20"/>
                  <w:szCs w:val="20"/>
                  <w:lang w:val="en-US"/>
                </w:rPr>
                <w:t>2.05</w:t>
              </w:r>
            </w:ins>
          </w:p>
        </w:tc>
      </w:tr>
      <w:tr w:rsidR="00C97A89" w:rsidRPr="00C97A89" w:rsidTr="0048438B">
        <w:tblPrEx>
          <w:tblPrExChange w:id="953" w:author="Nick.Tolimieri" w:date="2022-09-06T14:24:00Z">
            <w:tblPrEx>
              <w:tblW w:w="10017" w:type="dxa"/>
            </w:tblPrEx>
          </w:tblPrExChange>
        </w:tblPrEx>
        <w:trPr>
          <w:trHeight w:val="255"/>
          <w:ins w:id="954" w:author="Nick.Tolimieri" w:date="2022-09-06T13:51:00Z"/>
          <w:trPrChange w:id="95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95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57" w:author="Nick.Tolimieri" w:date="2022-09-06T13:51:00Z"/>
                <w:color w:val="000000"/>
                <w:sz w:val="20"/>
                <w:szCs w:val="20"/>
                <w:lang w:val="en-US"/>
              </w:rPr>
            </w:pPr>
            <w:ins w:id="958"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95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0" w:author="Nick.Tolimieri" w:date="2022-09-06T13:51:00Z"/>
                <w:color w:val="000000"/>
                <w:sz w:val="20"/>
                <w:szCs w:val="20"/>
                <w:lang w:val="en-US"/>
              </w:rPr>
            </w:pPr>
            <w:ins w:id="961"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3" w:author="Nick.Tolimieri" w:date="2022-09-06T13:51:00Z"/>
                <w:color w:val="000000"/>
                <w:sz w:val="20"/>
                <w:szCs w:val="20"/>
                <w:lang w:val="en-US"/>
              </w:rPr>
            </w:pPr>
            <w:ins w:id="96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6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6" w:author="Nick.Tolimieri" w:date="2022-09-06T13:51:00Z"/>
                <w:color w:val="000000"/>
                <w:sz w:val="20"/>
                <w:szCs w:val="20"/>
                <w:lang w:val="en-US"/>
              </w:rPr>
            </w:pPr>
            <w:ins w:id="96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6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9" w:author="Nick.Tolimieri" w:date="2022-09-06T13:51:00Z"/>
                <w:color w:val="000000"/>
                <w:sz w:val="20"/>
                <w:szCs w:val="20"/>
                <w:lang w:val="en-US"/>
              </w:rPr>
            </w:pPr>
            <w:ins w:id="97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97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2" w:author="Nick.Tolimieri" w:date="2022-09-06T13:51:00Z"/>
                <w:color w:val="000000"/>
                <w:sz w:val="20"/>
                <w:szCs w:val="20"/>
                <w:lang w:val="en-US"/>
              </w:rPr>
            </w:pPr>
            <w:ins w:id="97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7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75" w:author="Nick.Tolimieri" w:date="2022-09-06T13:51:00Z"/>
                <w:color w:val="000000"/>
                <w:sz w:val="20"/>
                <w:szCs w:val="20"/>
                <w:lang w:val="en-US"/>
              </w:rPr>
            </w:pPr>
            <w:ins w:id="97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7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78" w:author="Nick.Tolimieri" w:date="2022-09-06T13:51:00Z"/>
                <w:color w:val="000000"/>
                <w:sz w:val="20"/>
                <w:szCs w:val="20"/>
                <w:lang w:val="en-US"/>
              </w:rPr>
            </w:pPr>
            <w:ins w:id="97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1" w:author="Nick.Tolimieri" w:date="2022-09-06T13:51:00Z"/>
                <w:color w:val="000000"/>
                <w:sz w:val="20"/>
                <w:szCs w:val="20"/>
                <w:lang w:val="en-US"/>
              </w:rPr>
            </w:pPr>
            <w:ins w:id="98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4" w:author="Nick.Tolimieri" w:date="2022-09-06T13:51:00Z"/>
                <w:color w:val="000000"/>
                <w:sz w:val="20"/>
                <w:szCs w:val="20"/>
                <w:lang w:val="en-US"/>
              </w:rPr>
            </w:pPr>
            <w:ins w:id="9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7" w:author="Nick.Tolimieri" w:date="2022-09-06T13:51:00Z"/>
                <w:color w:val="000000"/>
                <w:sz w:val="20"/>
                <w:szCs w:val="20"/>
                <w:lang w:val="en-US"/>
              </w:rPr>
            </w:pPr>
            <w:ins w:id="988" w:author="Nick.Tolimieri" w:date="2022-09-06T13:51:00Z">
              <w:r w:rsidRPr="00C97A89">
                <w:rPr>
                  <w:color w:val="000000"/>
                  <w:sz w:val="20"/>
                  <w:szCs w:val="20"/>
                  <w:lang w:val="en-US"/>
                </w:rPr>
                <w:t>-</w:t>
              </w:r>
            </w:ins>
          </w:p>
        </w:tc>
      </w:tr>
      <w:tr w:rsidR="00C97A89" w:rsidRPr="00C97A89" w:rsidTr="0048438B">
        <w:tblPrEx>
          <w:tblPrExChange w:id="989" w:author="Nick.Tolimieri" w:date="2022-09-06T14:24:00Z">
            <w:tblPrEx>
              <w:tblW w:w="10017" w:type="dxa"/>
            </w:tblPrEx>
          </w:tblPrExChange>
        </w:tblPrEx>
        <w:trPr>
          <w:trHeight w:val="255"/>
          <w:ins w:id="990" w:author="Nick.Tolimieri" w:date="2022-09-06T13:51:00Z"/>
          <w:trPrChange w:id="99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99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3" w:author="Nick.Tolimieri" w:date="2022-09-06T13:51:00Z"/>
                <w:color w:val="000000"/>
                <w:sz w:val="20"/>
                <w:szCs w:val="20"/>
                <w:lang w:val="en-US"/>
              </w:rPr>
            </w:pPr>
            <w:ins w:id="994"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99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96" w:author="Nick.Tolimieri" w:date="2022-09-06T13:51:00Z"/>
                <w:color w:val="000000"/>
                <w:sz w:val="20"/>
                <w:szCs w:val="20"/>
                <w:lang w:val="en-US"/>
              </w:rPr>
            </w:pPr>
            <w:ins w:id="997"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99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99" w:author="Nick.Tolimieri" w:date="2022-09-06T13:51:00Z"/>
                <w:color w:val="000000"/>
                <w:sz w:val="20"/>
                <w:szCs w:val="20"/>
                <w:lang w:val="en-US"/>
              </w:rPr>
            </w:pPr>
            <w:ins w:id="1000"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2" w:author="Nick.Tolimieri" w:date="2022-09-06T13:51:00Z"/>
                <w:color w:val="000000"/>
                <w:sz w:val="20"/>
                <w:szCs w:val="20"/>
                <w:lang w:val="en-US"/>
              </w:rPr>
            </w:pPr>
            <w:ins w:id="1003" w:author="Nick.Tolimieri"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0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5" w:author="Nick.Tolimieri" w:date="2022-09-06T13:51:00Z"/>
                <w:color w:val="000000"/>
                <w:sz w:val="20"/>
                <w:szCs w:val="20"/>
                <w:lang w:val="en-US"/>
              </w:rPr>
            </w:pPr>
            <w:ins w:id="1006"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100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8" w:author="Nick.Tolimieri" w:date="2022-09-06T13:51:00Z"/>
                <w:color w:val="000000"/>
                <w:sz w:val="20"/>
                <w:szCs w:val="20"/>
                <w:lang w:val="en-US"/>
              </w:rPr>
            </w:pPr>
            <w:ins w:id="1009"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1" w:author="Nick.Tolimieri" w:date="2022-09-06T13:51:00Z"/>
                <w:color w:val="000000"/>
                <w:sz w:val="20"/>
                <w:szCs w:val="20"/>
                <w:lang w:val="en-US"/>
              </w:rPr>
            </w:pPr>
            <w:ins w:id="101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1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4" w:author="Nick.Tolimieri" w:date="2022-09-06T13:51:00Z"/>
                <w:color w:val="000000"/>
                <w:sz w:val="20"/>
                <w:szCs w:val="20"/>
                <w:lang w:val="en-US"/>
              </w:rPr>
            </w:pPr>
            <w:ins w:id="1015"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1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7" w:author="Nick.Tolimieri" w:date="2022-09-06T13:51:00Z"/>
                <w:color w:val="000000"/>
                <w:sz w:val="20"/>
                <w:szCs w:val="20"/>
                <w:lang w:val="en-US"/>
              </w:rPr>
            </w:pPr>
            <w:ins w:id="1018" w:author="Nick.Tolimieri"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1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0" w:author="Nick.Tolimieri" w:date="2022-09-06T13:51:00Z"/>
                <w:color w:val="000000"/>
                <w:sz w:val="20"/>
                <w:szCs w:val="20"/>
                <w:lang w:val="en-US"/>
              </w:rPr>
            </w:pPr>
            <w:ins w:id="1021"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3" w:author="Nick.Tolimieri" w:date="2022-09-06T13:51:00Z"/>
                <w:color w:val="000000"/>
                <w:sz w:val="20"/>
                <w:szCs w:val="20"/>
                <w:lang w:val="en-US"/>
              </w:rPr>
            </w:pPr>
            <w:ins w:id="1024" w:author="Nick.Tolimieri" w:date="2022-09-06T13:51:00Z">
              <w:r w:rsidRPr="00C97A89">
                <w:rPr>
                  <w:color w:val="000000"/>
                  <w:sz w:val="20"/>
                  <w:szCs w:val="20"/>
                  <w:lang w:val="en-US"/>
                </w:rPr>
                <w:t>4.43</w:t>
              </w:r>
            </w:ins>
          </w:p>
        </w:tc>
      </w:tr>
      <w:tr w:rsidR="00C97A89" w:rsidRPr="00C97A89" w:rsidTr="0048438B">
        <w:tblPrEx>
          <w:tblPrExChange w:id="1025" w:author="Nick.Tolimieri" w:date="2022-09-06T14:24:00Z">
            <w:tblPrEx>
              <w:tblW w:w="10017" w:type="dxa"/>
            </w:tblPrEx>
          </w:tblPrExChange>
        </w:tblPrEx>
        <w:trPr>
          <w:trHeight w:val="255"/>
          <w:ins w:id="1026" w:author="Nick.Tolimieri" w:date="2022-09-06T13:51:00Z"/>
          <w:trPrChange w:id="102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02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29" w:author="Nick.Tolimieri" w:date="2022-09-06T13:51:00Z"/>
                <w:color w:val="000000"/>
                <w:sz w:val="20"/>
                <w:szCs w:val="20"/>
                <w:lang w:val="en-US"/>
              </w:rPr>
            </w:pPr>
            <w:ins w:id="1030"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03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2" w:author="Nick.Tolimieri" w:date="2022-09-06T13:51:00Z"/>
                <w:color w:val="000000"/>
                <w:sz w:val="20"/>
                <w:szCs w:val="20"/>
                <w:lang w:val="en-US"/>
              </w:rPr>
            </w:pPr>
            <w:ins w:id="1033"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3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5" w:author="Nick.Tolimieri" w:date="2022-09-06T13:51:00Z"/>
                <w:color w:val="000000"/>
                <w:sz w:val="20"/>
                <w:szCs w:val="20"/>
                <w:lang w:val="en-US"/>
              </w:rPr>
            </w:pPr>
            <w:ins w:id="1036"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3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8" w:author="Nick.Tolimieri" w:date="2022-09-06T13:51:00Z"/>
                <w:color w:val="000000"/>
                <w:sz w:val="20"/>
                <w:szCs w:val="20"/>
                <w:lang w:val="en-US"/>
              </w:rPr>
            </w:pPr>
            <w:ins w:id="1039" w:author="Nick.Tolimieri"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1" w:author="Nick.Tolimieri" w:date="2022-09-06T13:51:00Z"/>
                <w:color w:val="000000"/>
                <w:sz w:val="20"/>
                <w:szCs w:val="20"/>
                <w:lang w:val="en-US"/>
              </w:rPr>
            </w:pPr>
            <w:ins w:id="1042"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104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4" w:author="Nick.Tolimieri" w:date="2022-09-06T13:51:00Z"/>
                <w:color w:val="000000"/>
                <w:sz w:val="20"/>
                <w:szCs w:val="20"/>
                <w:lang w:val="en-US"/>
              </w:rPr>
            </w:pPr>
            <w:ins w:id="1045"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4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7" w:author="Nick.Tolimieri" w:date="2022-09-06T13:51:00Z"/>
                <w:color w:val="000000"/>
                <w:sz w:val="20"/>
                <w:szCs w:val="20"/>
                <w:lang w:val="en-US"/>
              </w:rPr>
            </w:pPr>
            <w:ins w:id="104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4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0" w:author="Nick.Tolimieri" w:date="2022-09-06T13:51:00Z"/>
                <w:color w:val="000000"/>
                <w:sz w:val="20"/>
                <w:szCs w:val="20"/>
                <w:lang w:val="en-US"/>
              </w:rPr>
            </w:pPr>
            <w:ins w:id="1051"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3" w:author="Nick.Tolimieri" w:date="2022-09-06T13:51:00Z"/>
                <w:color w:val="000000"/>
                <w:sz w:val="20"/>
                <w:szCs w:val="20"/>
                <w:lang w:val="en-US"/>
              </w:rPr>
            </w:pPr>
            <w:ins w:id="1054" w:author="Nick.Tolimieri"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5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6" w:author="Nick.Tolimieri" w:date="2022-09-06T13:51:00Z"/>
                <w:color w:val="000000"/>
                <w:sz w:val="20"/>
                <w:szCs w:val="20"/>
                <w:lang w:val="en-US"/>
              </w:rPr>
            </w:pPr>
            <w:ins w:id="1057"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9" w:author="Nick.Tolimieri" w:date="2022-09-06T13:51:00Z"/>
                <w:color w:val="000000"/>
                <w:sz w:val="20"/>
                <w:szCs w:val="20"/>
                <w:lang w:val="en-US"/>
              </w:rPr>
            </w:pPr>
            <w:ins w:id="1060" w:author="Nick.Tolimieri" w:date="2022-09-06T13:51:00Z">
              <w:r w:rsidRPr="00C97A89">
                <w:rPr>
                  <w:color w:val="000000"/>
                  <w:sz w:val="20"/>
                  <w:szCs w:val="20"/>
                  <w:lang w:val="en-US"/>
                </w:rPr>
                <w:t>3.73</w:t>
              </w:r>
            </w:ins>
          </w:p>
        </w:tc>
      </w:tr>
      <w:tr w:rsidR="00C97A89" w:rsidRPr="00C97A89" w:rsidTr="0048438B">
        <w:tblPrEx>
          <w:tblPrExChange w:id="1061" w:author="Nick.Tolimieri" w:date="2022-09-06T14:24:00Z">
            <w:tblPrEx>
              <w:tblW w:w="10017" w:type="dxa"/>
            </w:tblPrEx>
          </w:tblPrExChange>
        </w:tblPrEx>
        <w:trPr>
          <w:trHeight w:val="255"/>
          <w:ins w:id="1062" w:author="Nick.Tolimieri" w:date="2022-09-06T13:51:00Z"/>
          <w:trPrChange w:id="106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06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65" w:author="Nick.Tolimieri" w:date="2022-09-06T13:51:00Z"/>
                <w:color w:val="000000"/>
                <w:sz w:val="20"/>
                <w:szCs w:val="20"/>
                <w:lang w:val="en-US"/>
              </w:rPr>
            </w:pPr>
            <w:ins w:id="1066"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06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8" w:author="Nick.Tolimieri" w:date="2022-09-06T13:51:00Z"/>
                <w:color w:val="000000"/>
                <w:sz w:val="20"/>
                <w:szCs w:val="20"/>
                <w:lang w:val="en-US"/>
              </w:rPr>
            </w:pPr>
            <w:ins w:id="1069"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1" w:author="Nick.Tolimieri" w:date="2022-09-06T13:51:00Z"/>
                <w:color w:val="000000"/>
                <w:sz w:val="20"/>
                <w:szCs w:val="20"/>
                <w:lang w:val="en-US"/>
              </w:rPr>
            </w:pPr>
            <w:ins w:id="107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7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4" w:author="Nick.Tolimieri" w:date="2022-09-06T13:51:00Z"/>
                <w:color w:val="000000"/>
                <w:sz w:val="20"/>
                <w:szCs w:val="20"/>
                <w:lang w:val="en-US"/>
              </w:rPr>
            </w:pPr>
            <w:ins w:id="1075" w:author="Nick.Tolimieri"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7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7" w:author="Nick.Tolimieri" w:date="2022-09-06T13:51:00Z"/>
                <w:color w:val="000000"/>
                <w:sz w:val="20"/>
                <w:szCs w:val="20"/>
                <w:lang w:val="en-US"/>
              </w:rPr>
            </w:pPr>
            <w:ins w:id="1078"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107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0" w:author="Nick.Tolimieri" w:date="2022-09-06T13:51:00Z"/>
                <w:color w:val="000000"/>
                <w:sz w:val="20"/>
                <w:szCs w:val="20"/>
                <w:lang w:val="en-US"/>
              </w:rPr>
            </w:pPr>
            <w:ins w:id="1081"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3" w:author="Nick.Tolimieri" w:date="2022-09-06T13:51:00Z"/>
                <w:color w:val="000000"/>
                <w:sz w:val="20"/>
                <w:szCs w:val="20"/>
                <w:lang w:val="en-US"/>
              </w:rPr>
            </w:pPr>
            <w:ins w:id="108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8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6" w:author="Nick.Tolimieri" w:date="2022-09-06T13:51:00Z"/>
                <w:color w:val="000000"/>
                <w:sz w:val="20"/>
                <w:szCs w:val="20"/>
                <w:lang w:val="en-US"/>
              </w:rPr>
            </w:pPr>
            <w:ins w:id="1087"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8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9" w:author="Nick.Tolimieri" w:date="2022-09-06T13:51:00Z"/>
                <w:color w:val="000000"/>
                <w:sz w:val="20"/>
                <w:szCs w:val="20"/>
                <w:lang w:val="en-US"/>
              </w:rPr>
            </w:pPr>
            <w:ins w:id="1090" w:author="Nick.Tolimieri"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2" w:author="Nick.Tolimieri" w:date="2022-09-06T13:51:00Z"/>
                <w:color w:val="000000"/>
                <w:sz w:val="20"/>
                <w:szCs w:val="20"/>
                <w:lang w:val="en-US"/>
              </w:rPr>
            </w:pPr>
            <w:ins w:id="1093"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0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5" w:author="Nick.Tolimieri" w:date="2022-09-06T13:51:00Z"/>
                <w:color w:val="000000"/>
                <w:sz w:val="20"/>
                <w:szCs w:val="20"/>
                <w:lang w:val="en-US"/>
              </w:rPr>
            </w:pPr>
            <w:ins w:id="1096" w:author="Nick.Tolimieri" w:date="2022-09-06T13:51:00Z">
              <w:r w:rsidRPr="00C97A89">
                <w:rPr>
                  <w:color w:val="000000"/>
                  <w:sz w:val="20"/>
                  <w:szCs w:val="20"/>
                  <w:lang w:val="en-US"/>
                </w:rPr>
                <w:t>2.41</w:t>
              </w:r>
            </w:ins>
          </w:p>
        </w:tc>
      </w:tr>
      <w:tr w:rsidR="00C97A89" w:rsidRPr="00C97A89" w:rsidTr="0048438B">
        <w:tblPrEx>
          <w:tblPrExChange w:id="1097" w:author="Nick.Tolimieri" w:date="2022-09-06T14:24:00Z">
            <w:tblPrEx>
              <w:tblW w:w="10017" w:type="dxa"/>
            </w:tblPrEx>
          </w:tblPrExChange>
        </w:tblPrEx>
        <w:trPr>
          <w:trHeight w:val="255"/>
          <w:ins w:id="1098" w:author="Nick.Tolimieri" w:date="2022-09-06T13:51:00Z"/>
          <w:trPrChange w:id="109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10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1" w:author="Nick.Tolimieri" w:date="2022-09-06T13:51:00Z"/>
                <w:color w:val="000000"/>
                <w:sz w:val="20"/>
                <w:szCs w:val="20"/>
                <w:lang w:val="en-US"/>
              </w:rPr>
            </w:pPr>
            <w:ins w:id="1102"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10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4" w:author="Nick.Tolimieri" w:date="2022-09-06T13:51:00Z"/>
                <w:color w:val="000000"/>
                <w:sz w:val="20"/>
                <w:szCs w:val="20"/>
                <w:lang w:val="en-US"/>
              </w:rPr>
            </w:pPr>
            <w:ins w:id="1105"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0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7" w:author="Nick.Tolimieri" w:date="2022-09-06T13:51:00Z"/>
                <w:color w:val="000000"/>
                <w:sz w:val="20"/>
                <w:szCs w:val="20"/>
                <w:lang w:val="en-US"/>
              </w:rPr>
            </w:pPr>
            <w:ins w:id="110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0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0" w:author="Nick.Tolimieri" w:date="2022-09-06T13:51:00Z"/>
                <w:color w:val="000000"/>
                <w:sz w:val="20"/>
                <w:szCs w:val="20"/>
                <w:lang w:val="en-US"/>
              </w:rPr>
            </w:pPr>
            <w:ins w:id="1111" w:author="Nick.Tolimieri"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3" w:author="Nick.Tolimieri" w:date="2022-09-06T13:51:00Z"/>
                <w:color w:val="000000"/>
                <w:sz w:val="20"/>
                <w:szCs w:val="20"/>
                <w:lang w:val="en-US"/>
              </w:rPr>
            </w:pPr>
            <w:ins w:id="1114"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111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6" w:author="Nick.Tolimieri" w:date="2022-09-06T13:51:00Z"/>
                <w:color w:val="000000"/>
                <w:sz w:val="20"/>
                <w:szCs w:val="20"/>
                <w:lang w:val="en-US"/>
              </w:rPr>
            </w:pPr>
            <w:ins w:id="1117"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1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9" w:author="Nick.Tolimieri" w:date="2022-09-06T13:51:00Z"/>
                <w:color w:val="000000"/>
                <w:sz w:val="20"/>
                <w:szCs w:val="20"/>
                <w:lang w:val="en-US"/>
              </w:rPr>
            </w:pPr>
            <w:ins w:id="112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2" w:author="Nick.Tolimieri" w:date="2022-09-06T13:51:00Z"/>
                <w:color w:val="000000"/>
                <w:sz w:val="20"/>
                <w:szCs w:val="20"/>
                <w:lang w:val="en-US"/>
              </w:rPr>
            </w:pPr>
            <w:ins w:id="1123"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2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5" w:author="Nick.Tolimieri" w:date="2022-09-06T13:51:00Z"/>
                <w:color w:val="000000"/>
                <w:sz w:val="20"/>
                <w:szCs w:val="20"/>
                <w:lang w:val="en-US"/>
              </w:rPr>
            </w:pPr>
            <w:ins w:id="1126" w:author="Nick.Tolimieri"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2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8" w:author="Nick.Tolimieri" w:date="2022-09-06T13:51:00Z"/>
                <w:color w:val="000000"/>
                <w:sz w:val="20"/>
                <w:szCs w:val="20"/>
                <w:lang w:val="en-US"/>
              </w:rPr>
            </w:pPr>
            <w:ins w:id="1129"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1" w:author="Nick.Tolimieri" w:date="2022-09-06T13:51:00Z"/>
                <w:color w:val="000000"/>
                <w:sz w:val="20"/>
                <w:szCs w:val="20"/>
                <w:lang w:val="en-US"/>
              </w:rPr>
            </w:pPr>
            <w:ins w:id="1132" w:author="Nick.Tolimieri" w:date="2022-09-06T13:51:00Z">
              <w:r w:rsidRPr="00C97A89">
                <w:rPr>
                  <w:color w:val="000000"/>
                  <w:sz w:val="20"/>
                  <w:szCs w:val="20"/>
                  <w:lang w:val="en-US"/>
                </w:rPr>
                <w:t>3.37</w:t>
              </w:r>
            </w:ins>
          </w:p>
        </w:tc>
      </w:tr>
      <w:tr w:rsidR="00C97A89" w:rsidRPr="00C97A89" w:rsidTr="0048438B">
        <w:tblPrEx>
          <w:tblPrExChange w:id="1133" w:author="Nick.Tolimieri" w:date="2022-09-06T14:24:00Z">
            <w:tblPrEx>
              <w:tblW w:w="10017" w:type="dxa"/>
            </w:tblPrEx>
          </w:tblPrExChange>
        </w:tblPrEx>
        <w:trPr>
          <w:trHeight w:val="255"/>
          <w:ins w:id="1134" w:author="Nick.Tolimieri" w:date="2022-09-06T13:51:00Z"/>
          <w:trPrChange w:id="113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13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37" w:author="Nick.Tolimieri" w:date="2022-09-06T13:51:00Z"/>
                <w:color w:val="000000"/>
                <w:sz w:val="20"/>
                <w:szCs w:val="20"/>
                <w:lang w:val="en-US"/>
              </w:rPr>
            </w:pPr>
            <w:ins w:id="1138"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13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0" w:author="Nick.Tolimieri" w:date="2022-09-06T13:51:00Z"/>
                <w:color w:val="000000"/>
                <w:sz w:val="20"/>
                <w:szCs w:val="20"/>
                <w:lang w:val="en-US"/>
              </w:rPr>
            </w:pPr>
            <w:ins w:id="1141"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3" w:author="Nick.Tolimieri" w:date="2022-09-06T13:51:00Z"/>
                <w:color w:val="000000"/>
                <w:sz w:val="20"/>
                <w:szCs w:val="20"/>
                <w:lang w:val="en-US"/>
              </w:rPr>
            </w:pPr>
            <w:ins w:id="114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4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6" w:author="Nick.Tolimieri" w:date="2022-09-06T13:51:00Z"/>
                <w:color w:val="000000"/>
                <w:sz w:val="20"/>
                <w:szCs w:val="20"/>
                <w:lang w:val="en-US"/>
              </w:rPr>
            </w:pPr>
            <w:ins w:id="114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4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9" w:author="Nick.Tolimieri" w:date="2022-09-06T13:51:00Z"/>
                <w:color w:val="000000"/>
                <w:sz w:val="20"/>
                <w:szCs w:val="20"/>
                <w:lang w:val="en-US"/>
              </w:rPr>
            </w:pPr>
            <w:ins w:id="115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15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2" w:author="Nick.Tolimieri" w:date="2022-09-06T13:51:00Z"/>
                <w:color w:val="000000"/>
                <w:sz w:val="20"/>
                <w:szCs w:val="20"/>
                <w:lang w:val="en-US"/>
              </w:rPr>
            </w:pPr>
            <w:ins w:id="115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5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55" w:author="Nick.Tolimieri" w:date="2022-09-06T13:51:00Z"/>
                <w:color w:val="000000"/>
                <w:sz w:val="20"/>
                <w:szCs w:val="20"/>
                <w:lang w:val="en-US"/>
              </w:rPr>
            </w:pPr>
            <w:ins w:id="115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5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58" w:author="Nick.Tolimieri" w:date="2022-09-06T13:51:00Z"/>
                <w:color w:val="000000"/>
                <w:sz w:val="20"/>
                <w:szCs w:val="20"/>
                <w:lang w:val="en-US"/>
              </w:rPr>
            </w:pPr>
            <w:ins w:id="11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1" w:author="Nick.Tolimieri" w:date="2022-09-06T13:51:00Z"/>
                <w:color w:val="000000"/>
                <w:sz w:val="20"/>
                <w:szCs w:val="20"/>
                <w:lang w:val="en-US"/>
              </w:rPr>
            </w:pPr>
            <w:ins w:id="116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4" w:author="Nick.Tolimieri" w:date="2022-09-06T13:51:00Z"/>
                <w:color w:val="000000"/>
                <w:sz w:val="20"/>
                <w:szCs w:val="20"/>
                <w:lang w:val="en-US"/>
              </w:rPr>
            </w:pPr>
            <w:ins w:id="11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7" w:author="Nick.Tolimieri" w:date="2022-09-06T13:51:00Z"/>
                <w:color w:val="000000"/>
                <w:sz w:val="20"/>
                <w:szCs w:val="20"/>
                <w:lang w:val="en-US"/>
              </w:rPr>
            </w:pPr>
            <w:ins w:id="1168" w:author="Nick.Tolimieri" w:date="2022-09-06T13:51:00Z">
              <w:r w:rsidRPr="00C97A89">
                <w:rPr>
                  <w:color w:val="000000"/>
                  <w:sz w:val="20"/>
                  <w:szCs w:val="20"/>
                  <w:lang w:val="en-US"/>
                </w:rPr>
                <w:t>-</w:t>
              </w:r>
            </w:ins>
          </w:p>
        </w:tc>
      </w:tr>
      <w:tr w:rsidR="00C97A89" w:rsidRPr="00C97A89" w:rsidTr="0048438B">
        <w:tblPrEx>
          <w:tblPrExChange w:id="1169" w:author="Nick.Tolimieri" w:date="2022-09-06T14:24:00Z">
            <w:tblPrEx>
              <w:tblW w:w="10017" w:type="dxa"/>
            </w:tblPrEx>
          </w:tblPrExChange>
        </w:tblPrEx>
        <w:trPr>
          <w:trHeight w:val="255"/>
          <w:ins w:id="1170" w:author="Nick.Tolimieri" w:date="2022-09-06T13:51:00Z"/>
          <w:trPrChange w:id="117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17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3" w:author="Nick.Tolimieri" w:date="2022-09-06T13:51:00Z"/>
                <w:color w:val="000000"/>
                <w:sz w:val="20"/>
                <w:szCs w:val="20"/>
                <w:lang w:val="en-US"/>
              </w:rPr>
            </w:pPr>
            <w:ins w:id="1174"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17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76" w:author="Nick.Tolimieri" w:date="2022-09-06T13:51:00Z"/>
                <w:color w:val="000000"/>
                <w:sz w:val="20"/>
                <w:szCs w:val="20"/>
                <w:lang w:val="en-US"/>
              </w:rPr>
            </w:pPr>
            <w:ins w:id="1177"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7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79" w:author="Nick.Tolimieri" w:date="2022-09-06T13:51:00Z"/>
                <w:color w:val="000000"/>
                <w:sz w:val="20"/>
                <w:szCs w:val="20"/>
                <w:lang w:val="en-US"/>
              </w:rPr>
            </w:pPr>
            <w:ins w:id="118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2" w:author="Nick.Tolimieri" w:date="2022-09-06T13:51:00Z"/>
                <w:color w:val="000000"/>
                <w:sz w:val="20"/>
                <w:szCs w:val="20"/>
                <w:lang w:val="en-US"/>
              </w:rPr>
            </w:pPr>
            <w:ins w:id="118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8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5" w:author="Nick.Tolimieri" w:date="2022-09-06T13:51:00Z"/>
                <w:color w:val="000000"/>
                <w:sz w:val="20"/>
                <w:szCs w:val="20"/>
                <w:lang w:val="en-US"/>
              </w:rPr>
            </w:pPr>
            <w:ins w:id="118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18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8" w:author="Nick.Tolimieri" w:date="2022-09-06T13:51:00Z"/>
                <w:color w:val="000000"/>
                <w:sz w:val="20"/>
                <w:szCs w:val="20"/>
                <w:lang w:val="en-US"/>
              </w:rPr>
            </w:pPr>
            <w:ins w:id="118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1" w:author="Nick.Tolimieri" w:date="2022-09-06T13:51:00Z"/>
                <w:color w:val="000000"/>
                <w:sz w:val="20"/>
                <w:szCs w:val="20"/>
                <w:lang w:val="en-US"/>
              </w:rPr>
            </w:pPr>
            <w:ins w:id="119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9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4" w:author="Nick.Tolimieri" w:date="2022-09-06T13:51:00Z"/>
                <w:color w:val="000000"/>
                <w:sz w:val="20"/>
                <w:szCs w:val="20"/>
                <w:lang w:val="en-US"/>
              </w:rPr>
            </w:pPr>
            <w:ins w:id="119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9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7" w:author="Nick.Tolimieri" w:date="2022-09-06T13:51:00Z"/>
                <w:color w:val="000000"/>
                <w:sz w:val="20"/>
                <w:szCs w:val="20"/>
                <w:lang w:val="en-US"/>
              </w:rPr>
            </w:pPr>
            <w:ins w:id="11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9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0" w:author="Nick.Tolimieri" w:date="2022-09-06T13:51:00Z"/>
                <w:color w:val="000000"/>
                <w:sz w:val="20"/>
                <w:szCs w:val="20"/>
                <w:lang w:val="en-US"/>
              </w:rPr>
            </w:pPr>
            <w:ins w:id="12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3" w:author="Nick.Tolimieri" w:date="2022-09-06T13:51:00Z"/>
                <w:color w:val="000000"/>
                <w:sz w:val="20"/>
                <w:szCs w:val="20"/>
                <w:lang w:val="en-US"/>
              </w:rPr>
            </w:pPr>
            <w:ins w:id="1204" w:author="Nick.Tolimieri" w:date="2022-09-06T13:51:00Z">
              <w:r w:rsidRPr="00C97A89">
                <w:rPr>
                  <w:color w:val="000000"/>
                  <w:sz w:val="20"/>
                  <w:szCs w:val="20"/>
                  <w:lang w:val="en-US"/>
                </w:rPr>
                <w:t>-</w:t>
              </w:r>
            </w:ins>
          </w:p>
        </w:tc>
      </w:tr>
      <w:tr w:rsidR="00C97A89" w:rsidRPr="00C97A89" w:rsidTr="0048438B">
        <w:tblPrEx>
          <w:tblPrExChange w:id="1205" w:author="Nick.Tolimieri" w:date="2022-09-06T14:24:00Z">
            <w:tblPrEx>
              <w:tblW w:w="10017" w:type="dxa"/>
            </w:tblPrEx>
          </w:tblPrExChange>
        </w:tblPrEx>
        <w:trPr>
          <w:trHeight w:val="255"/>
          <w:ins w:id="1206" w:author="Nick.Tolimieri" w:date="2022-09-06T13:51:00Z"/>
          <w:trPrChange w:id="120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20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9" w:author="Nick.Tolimieri" w:date="2022-09-06T13:51:00Z"/>
                <w:color w:val="000000"/>
                <w:sz w:val="20"/>
                <w:szCs w:val="20"/>
                <w:lang w:val="en-US"/>
              </w:rPr>
            </w:pPr>
            <w:ins w:id="1210"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21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2" w:author="Nick.Tolimieri" w:date="2022-09-06T13:51:00Z"/>
                <w:color w:val="000000"/>
                <w:sz w:val="20"/>
                <w:szCs w:val="20"/>
                <w:lang w:val="en-US"/>
              </w:rPr>
            </w:pPr>
            <w:ins w:id="1213"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1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5" w:author="Nick.Tolimieri" w:date="2022-09-06T13:51:00Z"/>
                <w:color w:val="000000"/>
                <w:sz w:val="20"/>
                <w:szCs w:val="20"/>
                <w:lang w:val="en-US"/>
              </w:rPr>
            </w:pPr>
            <w:ins w:id="1216"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1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8" w:author="Nick.Tolimieri" w:date="2022-09-06T13:51:00Z"/>
                <w:color w:val="000000"/>
                <w:sz w:val="20"/>
                <w:szCs w:val="20"/>
                <w:lang w:val="en-US"/>
              </w:rPr>
            </w:pPr>
            <w:ins w:id="1219"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1" w:author="Nick.Tolimieri" w:date="2022-09-06T13:51:00Z"/>
                <w:color w:val="000000"/>
                <w:sz w:val="20"/>
                <w:szCs w:val="20"/>
                <w:lang w:val="en-US"/>
              </w:rPr>
            </w:pPr>
            <w:ins w:id="1222"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122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4" w:author="Nick.Tolimieri" w:date="2022-09-06T13:51:00Z"/>
                <w:color w:val="000000"/>
                <w:sz w:val="20"/>
                <w:szCs w:val="20"/>
                <w:lang w:val="en-US"/>
              </w:rPr>
            </w:pPr>
            <w:ins w:id="1225"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2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7" w:author="Nick.Tolimieri" w:date="2022-09-06T13:51:00Z"/>
                <w:color w:val="000000"/>
                <w:sz w:val="20"/>
                <w:szCs w:val="20"/>
                <w:lang w:val="en-US"/>
              </w:rPr>
            </w:pPr>
            <w:ins w:id="122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2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0" w:author="Nick.Tolimieri" w:date="2022-09-06T13:51:00Z"/>
                <w:color w:val="000000"/>
                <w:sz w:val="20"/>
                <w:szCs w:val="20"/>
                <w:lang w:val="en-US"/>
              </w:rPr>
            </w:pPr>
            <w:ins w:id="1231"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3" w:author="Nick.Tolimieri" w:date="2022-09-06T13:51:00Z"/>
                <w:color w:val="000000"/>
                <w:sz w:val="20"/>
                <w:szCs w:val="20"/>
                <w:lang w:val="en-US"/>
              </w:rPr>
            </w:pPr>
            <w:ins w:id="1234"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3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6" w:author="Nick.Tolimieri" w:date="2022-09-06T13:51:00Z"/>
                <w:color w:val="000000"/>
                <w:sz w:val="20"/>
                <w:szCs w:val="20"/>
                <w:lang w:val="en-US"/>
              </w:rPr>
            </w:pPr>
            <w:ins w:id="1237"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9" w:author="Nick.Tolimieri" w:date="2022-09-06T13:51:00Z"/>
                <w:color w:val="000000"/>
                <w:sz w:val="20"/>
                <w:szCs w:val="20"/>
                <w:lang w:val="en-US"/>
              </w:rPr>
            </w:pPr>
            <w:ins w:id="1240" w:author="Nick.Tolimieri" w:date="2022-09-06T13:51:00Z">
              <w:r w:rsidRPr="00C97A89">
                <w:rPr>
                  <w:color w:val="000000"/>
                  <w:sz w:val="20"/>
                  <w:szCs w:val="20"/>
                  <w:lang w:val="en-US"/>
                </w:rPr>
                <w:t>3.83</w:t>
              </w:r>
            </w:ins>
          </w:p>
        </w:tc>
      </w:tr>
      <w:tr w:rsidR="00C97A89" w:rsidRPr="00C97A89" w:rsidTr="0048438B">
        <w:tblPrEx>
          <w:tblPrExChange w:id="1241" w:author="Nick.Tolimieri" w:date="2022-09-06T14:24:00Z">
            <w:tblPrEx>
              <w:tblW w:w="10017" w:type="dxa"/>
            </w:tblPrEx>
          </w:tblPrExChange>
        </w:tblPrEx>
        <w:trPr>
          <w:trHeight w:val="255"/>
          <w:ins w:id="1242" w:author="Nick.Tolimieri" w:date="2022-09-06T13:51:00Z"/>
          <w:trPrChange w:id="124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24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45" w:author="Nick.Tolimieri" w:date="2022-09-06T13:51:00Z"/>
                <w:color w:val="000000"/>
                <w:sz w:val="20"/>
                <w:szCs w:val="20"/>
                <w:lang w:val="en-US"/>
              </w:rPr>
            </w:pPr>
            <w:ins w:id="1246"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24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8" w:author="Nick.Tolimieri" w:date="2022-09-06T13:51:00Z"/>
                <w:color w:val="000000"/>
                <w:sz w:val="20"/>
                <w:szCs w:val="20"/>
                <w:lang w:val="en-US"/>
              </w:rPr>
            </w:pPr>
            <w:ins w:id="1249"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1" w:author="Nick.Tolimieri" w:date="2022-09-06T13:51:00Z"/>
                <w:color w:val="000000"/>
                <w:sz w:val="20"/>
                <w:szCs w:val="20"/>
                <w:lang w:val="en-US"/>
              </w:rPr>
            </w:pPr>
            <w:ins w:id="125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5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4" w:author="Nick.Tolimieri" w:date="2022-09-06T13:51:00Z"/>
                <w:color w:val="000000"/>
                <w:sz w:val="20"/>
                <w:szCs w:val="20"/>
                <w:lang w:val="en-US"/>
              </w:rPr>
            </w:pPr>
            <w:ins w:id="1255"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5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7" w:author="Nick.Tolimieri" w:date="2022-09-06T13:51:00Z"/>
                <w:color w:val="000000"/>
                <w:sz w:val="20"/>
                <w:szCs w:val="20"/>
                <w:lang w:val="en-US"/>
              </w:rPr>
            </w:pPr>
            <w:ins w:id="125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25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0" w:author="Nick.Tolimieri" w:date="2022-09-06T13:51:00Z"/>
                <w:color w:val="000000"/>
                <w:sz w:val="20"/>
                <w:szCs w:val="20"/>
                <w:lang w:val="en-US"/>
              </w:rPr>
            </w:pPr>
            <w:ins w:id="1261" w:author="Nick.Tolimieri"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3" w:author="Nick.Tolimieri" w:date="2022-09-06T13:51:00Z"/>
                <w:color w:val="000000"/>
                <w:sz w:val="20"/>
                <w:szCs w:val="20"/>
                <w:lang w:val="en-US"/>
              </w:rPr>
            </w:pPr>
            <w:ins w:id="1264" w:author="Nick.Tolimieri"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6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6" w:author="Nick.Tolimieri" w:date="2022-09-06T13:51:00Z"/>
                <w:color w:val="000000"/>
                <w:sz w:val="20"/>
                <w:szCs w:val="20"/>
                <w:lang w:val="en-US"/>
              </w:rPr>
            </w:pPr>
            <w:ins w:id="1267"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9" w:author="Nick.Tolimieri" w:date="2022-09-06T13:51:00Z"/>
                <w:color w:val="000000"/>
                <w:sz w:val="20"/>
                <w:szCs w:val="20"/>
                <w:lang w:val="en-US"/>
              </w:rPr>
            </w:pPr>
            <w:ins w:id="1270" w:author="Nick.Tolimieri"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2" w:author="Nick.Tolimieri" w:date="2022-09-06T13:51:00Z"/>
                <w:color w:val="000000"/>
                <w:sz w:val="20"/>
                <w:szCs w:val="20"/>
                <w:lang w:val="en-US"/>
              </w:rPr>
            </w:pPr>
            <w:ins w:id="1273"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5" w:author="Nick.Tolimieri" w:date="2022-09-06T13:51:00Z"/>
                <w:color w:val="000000"/>
                <w:sz w:val="20"/>
                <w:szCs w:val="20"/>
                <w:lang w:val="en-US"/>
              </w:rPr>
            </w:pPr>
            <w:ins w:id="1276" w:author="Nick.Tolimieri" w:date="2022-09-06T13:51:00Z">
              <w:r w:rsidRPr="00C97A89">
                <w:rPr>
                  <w:color w:val="000000"/>
                  <w:sz w:val="20"/>
                  <w:szCs w:val="20"/>
                  <w:lang w:val="en-US"/>
                </w:rPr>
                <w:t>2.9</w:t>
              </w:r>
            </w:ins>
          </w:p>
        </w:tc>
      </w:tr>
      <w:tr w:rsidR="00C97A89" w:rsidRPr="00C97A89" w:rsidTr="0048438B">
        <w:tblPrEx>
          <w:tblPrExChange w:id="1277" w:author="Nick.Tolimieri" w:date="2022-09-06T14:24:00Z">
            <w:tblPrEx>
              <w:tblW w:w="10017" w:type="dxa"/>
            </w:tblPrEx>
          </w:tblPrExChange>
        </w:tblPrEx>
        <w:trPr>
          <w:trHeight w:val="255"/>
          <w:ins w:id="1278" w:author="Nick.Tolimieri" w:date="2022-09-06T13:51:00Z"/>
          <w:trPrChange w:id="127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28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1" w:author="Nick.Tolimieri" w:date="2022-09-06T13:51:00Z"/>
                <w:color w:val="000000"/>
                <w:sz w:val="20"/>
                <w:szCs w:val="20"/>
                <w:lang w:val="en-US"/>
              </w:rPr>
            </w:pPr>
            <w:ins w:id="1282"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28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4" w:author="Nick.Tolimieri" w:date="2022-09-06T13:51:00Z"/>
                <w:color w:val="000000"/>
                <w:sz w:val="20"/>
                <w:szCs w:val="20"/>
                <w:lang w:val="en-US"/>
              </w:rPr>
            </w:pPr>
            <w:ins w:id="1285"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8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7" w:author="Nick.Tolimieri" w:date="2022-09-06T13:51:00Z"/>
                <w:color w:val="000000"/>
                <w:sz w:val="20"/>
                <w:szCs w:val="20"/>
                <w:lang w:val="en-US"/>
              </w:rPr>
            </w:pPr>
            <w:ins w:id="128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8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0" w:author="Nick.Tolimieri" w:date="2022-09-06T13:51:00Z"/>
                <w:color w:val="000000"/>
                <w:sz w:val="20"/>
                <w:szCs w:val="20"/>
                <w:lang w:val="en-US"/>
              </w:rPr>
            </w:pPr>
            <w:ins w:id="1291"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3" w:author="Nick.Tolimieri" w:date="2022-09-06T13:51:00Z"/>
                <w:color w:val="000000"/>
                <w:sz w:val="20"/>
                <w:szCs w:val="20"/>
                <w:lang w:val="en-US"/>
              </w:rPr>
            </w:pPr>
            <w:ins w:id="1294"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129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6" w:author="Nick.Tolimieri" w:date="2022-09-06T13:51:00Z"/>
                <w:color w:val="000000"/>
                <w:sz w:val="20"/>
                <w:szCs w:val="20"/>
                <w:lang w:val="en-US"/>
              </w:rPr>
            </w:pPr>
            <w:ins w:id="1297" w:author="Nick.Tolimieri"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29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9" w:author="Nick.Tolimieri" w:date="2022-09-06T13:51:00Z"/>
                <w:color w:val="000000"/>
                <w:sz w:val="20"/>
                <w:szCs w:val="20"/>
                <w:lang w:val="en-US"/>
              </w:rPr>
            </w:pPr>
            <w:ins w:id="130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2" w:author="Nick.Tolimieri" w:date="2022-09-06T13:51:00Z"/>
                <w:color w:val="000000"/>
                <w:sz w:val="20"/>
                <w:szCs w:val="20"/>
                <w:lang w:val="en-US"/>
              </w:rPr>
            </w:pPr>
            <w:ins w:id="1303"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5" w:author="Nick.Tolimieri" w:date="2022-09-06T13:51:00Z"/>
                <w:color w:val="000000"/>
                <w:sz w:val="20"/>
                <w:szCs w:val="20"/>
                <w:lang w:val="en-US"/>
              </w:rPr>
            </w:pPr>
            <w:ins w:id="1306"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0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8" w:author="Nick.Tolimieri" w:date="2022-09-06T13:51:00Z"/>
                <w:color w:val="000000"/>
                <w:sz w:val="20"/>
                <w:szCs w:val="20"/>
                <w:lang w:val="en-US"/>
              </w:rPr>
            </w:pPr>
            <w:ins w:id="1309"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1" w:author="Nick.Tolimieri" w:date="2022-09-06T13:51:00Z"/>
                <w:color w:val="000000"/>
                <w:sz w:val="20"/>
                <w:szCs w:val="20"/>
                <w:lang w:val="en-US"/>
              </w:rPr>
            </w:pPr>
            <w:ins w:id="1312" w:author="Nick.Tolimieri" w:date="2022-09-06T13:51:00Z">
              <w:r w:rsidRPr="00C97A89">
                <w:rPr>
                  <w:color w:val="000000"/>
                  <w:sz w:val="20"/>
                  <w:szCs w:val="20"/>
                  <w:lang w:val="en-US"/>
                </w:rPr>
                <w:t>2.23</w:t>
              </w:r>
            </w:ins>
          </w:p>
        </w:tc>
      </w:tr>
      <w:tr w:rsidR="00C97A89" w:rsidRPr="00C97A89" w:rsidTr="0048438B">
        <w:tblPrEx>
          <w:tblPrExChange w:id="1313" w:author="Nick.Tolimieri" w:date="2022-09-06T14:24:00Z">
            <w:tblPrEx>
              <w:tblW w:w="10017" w:type="dxa"/>
            </w:tblPrEx>
          </w:tblPrExChange>
        </w:tblPrEx>
        <w:trPr>
          <w:trHeight w:val="255"/>
          <w:ins w:id="1314" w:author="Nick.Tolimieri" w:date="2022-09-06T13:51:00Z"/>
          <w:trPrChange w:id="131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31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17" w:author="Nick.Tolimieri" w:date="2022-09-06T13:51:00Z"/>
                <w:color w:val="000000"/>
                <w:sz w:val="20"/>
                <w:szCs w:val="20"/>
                <w:lang w:val="en-US"/>
              </w:rPr>
            </w:pPr>
            <w:ins w:id="131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1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0" w:author="Nick.Tolimieri" w:date="2022-09-06T13:51:00Z"/>
                <w:color w:val="000000"/>
                <w:sz w:val="20"/>
                <w:szCs w:val="20"/>
                <w:lang w:val="en-US"/>
              </w:rPr>
            </w:pPr>
            <w:ins w:id="1321"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3" w:author="Nick.Tolimieri" w:date="2022-09-06T13:51:00Z"/>
                <w:color w:val="000000"/>
                <w:sz w:val="20"/>
                <w:szCs w:val="20"/>
                <w:lang w:val="en-US"/>
              </w:rPr>
            </w:pPr>
            <w:ins w:id="1324"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2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6" w:author="Nick.Tolimieri" w:date="2022-09-06T13:51:00Z"/>
                <w:color w:val="000000"/>
                <w:sz w:val="20"/>
                <w:szCs w:val="20"/>
                <w:lang w:val="en-US"/>
              </w:rPr>
            </w:pPr>
            <w:ins w:id="1327"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2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9" w:author="Nick.Tolimieri" w:date="2022-09-06T13:51:00Z"/>
                <w:color w:val="000000"/>
                <w:sz w:val="20"/>
                <w:szCs w:val="20"/>
                <w:lang w:val="en-US"/>
              </w:rPr>
            </w:pPr>
            <w:ins w:id="1330"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133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2" w:author="Nick.Tolimieri" w:date="2022-09-06T13:51:00Z"/>
                <w:color w:val="000000"/>
                <w:sz w:val="20"/>
                <w:szCs w:val="20"/>
                <w:lang w:val="en-US"/>
              </w:rPr>
            </w:pPr>
            <w:ins w:id="1333" w:author="Nick.Tolimieri"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3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5" w:author="Nick.Tolimieri" w:date="2022-09-06T13:51:00Z"/>
                <w:color w:val="000000"/>
                <w:sz w:val="20"/>
                <w:szCs w:val="20"/>
                <w:lang w:val="en-US"/>
              </w:rPr>
            </w:pPr>
            <w:ins w:id="133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3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8" w:author="Nick.Tolimieri" w:date="2022-09-06T13:51:00Z"/>
                <w:color w:val="000000"/>
                <w:sz w:val="20"/>
                <w:szCs w:val="20"/>
                <w:lang w:val="en-US"/>
              </w:rPr>
            </w:pPr>
            <w:ins w:id="1339"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1" w:author="Nick.Tolimieri" w:date="2022-09-06T13:51:00Z"/>
                <w:color w:val="000000"/>
                <w:sz w:val="20"/>
                <w:szCs w:val="20"/>
                <w:lang w:val="en-US"/>
              </w:rPr>
            </w:pPr>
            <w:ins w:id="1342"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4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4" w:author="Nick.Tolimieri" w:date="2022-09-06T13:51:00Z"/>
                <w:color w:val="000000"/>
                <w:sz w:val="20"/>
                <w:szCs w:val="20"/>
                <w:lang w:val="en-US"/>
              </w:rPr>
            </w:pPr>
            <w:ins w:id="1345"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7" w:author="Nick.Tolimieri" w:date="2022-09-06T13:51:00Z"/>
                <w:color w:val="000000"/>
                <w:sz w:val="20"/>
                <w:szCs w:val="20"/>
                <w:lang w:val="en-US"/>
              </w:rPr>
            </w:pPr>
            <w:ins w:id="1348" w:author="Nick.Tolimieri" w:date="2022-09-06T13:51:00Z">
              <w:r w:rsidRPr="00C97A89">
                <w:rPr>
                  <w:color w:val="000000"/>
                  <w:sz w:val="20"/>
                  <w:szCs w:val="20"/>
                  <w:lang w:val="en-US"/>
                </w:rPr>
                <w:t>2.72</w:t>
              </w:r>
            </w:ins>
          </w:p>
        </w:tc>
      </w:tr>
      <w:tr w:rsidR="00C97A89" w:rsidRPr="00C97A89" w:rsidTr="0048438B">
        <w:tblPrEx>
          <w:tblPrExChange w:id="1349" w:author="Nick.Tolimieri" w:date="2022-09-06T14:24:00Z">
            <w:tblPrEx>
              <w:tblW w:w="10017" w:type="dxa"/>
            </w:tblPrEx>
          </w:tblPrExChange>
        </w:tblPrEx>
        <w:trPr>
          <w:trHeight w:val="255"/>
          <w:ins w:id="1350" w:author="Nick.Tolimieri" w:date="2022-09-06T13:51:00Z"/>
          <w:trPrChange w:id="135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35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53" w:author="Nick.Tolimieri" w:date="2022-09-06T13:51:00Z"/>
                <w:color w:val="000000"/>
                <w:sz w:val="20"/>
                <w:szCs w:val="20"/>
                <w:lang w:val="en-US"/>
              </w:rPr>
            </w:pPr>
            <w:ins w:id="135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5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6" w:author="Nick.Tolimieri" w:date="2022-09-06T13:51:00Z"/>
                <w:color w:val="000000"/>
                <w:sz w:val="20"/>
                <w:szCs w:val="20"/>
                <w:lang w:val="en-US"/>
              </w:rPr>
            </w:pPr>
            <w:ins w:id="1357"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5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9" w:author="Nick.Tolimieri" w:date="2022-09-06T13:51:00Z"/>
                <w:color w:val="000000"/>
                <w:sz w:val="20"/>
                <w:szCs w:val="20"/>
                <w:lang w:val="en-US"/>
              </w:rPr>
            </w:pPr>
            <w:ins w:id="1360"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2" w:author="Nick.Tolimieri" w:date="2022-09-06T13:51:00Z"/>
                <w:color w:val="000000"/>
                <w:sz w:val="20"/>
                <w:szCs w:val="20"/>
                <w:lang w:val="en-US"/>
              </w:rPr>
            </w:pPr>
            <w:ins w:id="1363"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6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5" w:author="Nick.Tolimieri" w:date="2022-09-06T13:51:00Z"/>
                <w:color w:val="000000"/>
                <w:sz w:val="20"/>
                <w:szCs w:val="20"/>
                <w:lang w:val="en-US"/>
              </w:rPr>
            </w:pPr>
            <w:ins w:id="136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36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8" w:author="Nick.Tolimieri" w:date="2022-09-06T13:51:00Z"/>
                <w:color w:val="000000"/>
                <w:sz w:val="20"/>
                <w:szCs w:val="20"/>
                <w:lang w:val="en-US"/>
              </w:rPr>
            </w:pPr>
            <w:ins w:id="1369"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1" w:author="Nick.Tolimieri" w:date="2022-09-06T13:51:00Z"/>
                <w:color w:val="000000"/>
                <w:sz w:val="20"/>
                <w:szCs w:val="20"/>
                <w:lang w:val="en-US"/>
              </w:rPr>
            </w:pPr>
            <w:ins w:id="1372"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7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4" w:author="Nick.Tolimieri" w:date="2022-09-06T13:51:00Z"/>
                <w:color w:val="000000"/>
                <w:sz w:val="20"/>
                <w:szCs w:val="20"/>
                <w:lang w:val="en-US"/>
              </w:rPr>
            </w:pPr>
            <w:ins w:id="1375"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7" w:author="Nick.Tolimieri" w:date="2022-09-06T13:51:00Z"/>
                <w:color w:val="000000"/>
                <w:sz w:val="20"/>
                <w:szCs w:val="20"/>
                <w:lang w:val="en-US"/>
              </w:rPr>
            </w:pPr>
            <w:ins w:id="1378" w:author="Nick.Tolimieri"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7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0" w:author="Nick.Tolimieri" w:date="2022-09-06T13:51:00Z"/>
                <w:color w:val="000000"/>
                <w:sz w:val="20"/>
                <w:szCs w:val="20"/>
                <w:lang w:val="en-US"/>
              </w:rPr>
            </w:pPr>
            <w:ins w:id="1381" w:author="Nick.Tolimieri"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3" w:author="Nick.Tolimieri" w:date="2022-09-06T13:51:00Z"/>
                <w:color w:val="000000"/>
                <w:sz w:val="20"/>
                <w:szCs w:val="20"/>
                <w:lang w:val="en-US"/>
              </w:rPr>
            </w:pPr>
            <w:ins w:id="1384" w:author="Nick.Tolimieri" w:date="2022-09-06T13:51:00Z">
              <w:r w:rsidRPr="00C97A89">
                <w:rPr>
                  <w:color w:val="000000"/>
                  <w:sz w:val="20"/>
                  <w:szCs w:val="20"/>
                  <w:lang w:val="en-US"/>
                </w:rPr>
                <w:t>3.65</w:t>
              </w:r>
            </w:ins>
          </w:p>
        </w:tc>
      </w:tr>
      <w:tr w:rsidR="00C97A89" w:rsidRPr="00C97A89" w:rsidTr="0048438B">
        <w:tblPrEx>
          <w:tblPrExChange w:id="1385" w:author="Nick.Tolimieri" w:date="2022-09-06T14:24:00Z">
            <w:tblPrEx>
              <w:tblW w:w="10017" w:type="dxa"/>
            </w:tblPrEx>
          </w:tblPrExChange>
        </w:tblPrEx>
        <w:trPr>
          <w:trHeight w:val="255"/>
          <w:ins w:id="1386" w:author="Nick.Tolimieri" w:date="2022-09-06T13:51:00Z"/>
          <w:trPrChange w:id="138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38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89" w:author="Nick.Tolimieri" w:date="2022-09-06T13:51:00Z"/>
                <w:color w:val="000000"/>
                <w:sz w:val="20"/>
                <w:szCs w:val="20"/>
                <w:lang w:val="en-US"/>
              </w:rPr>
            </w:pPr>
            <w:ins w:id="139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2" w:author="Nick.Tolimieri" w:date="2022-09-06T13:51:00Z"/>
                <w:color w:val="000000"/>
                <w:sz w:val="20"/>
                <w:szCs w:val="20"/>
                <w:lang w:val="en-US"/>
              </w:rPr>
            </w:pPr>
            <w:ins w:id="1393"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39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5" w:author="Nick.Tolimieri" w:date="2022-09-06T13:51:00Z"/>
                <w:color w:val="000000"/>
                <w:sz w:val="20"/>
                <w:szCs w:val="20"/>
                <w:lang w:val="en-US"/>
              </w:rPr>
            </w:pPr>
            <w:ins w:id="1396"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39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8" w:author="Nick.Tolimieri" w:date="2022-09-06T13:51:00Z"/>
                <w:color w:val="000000"/>
                <w:sz w:val="20"/>
                <w:szCs w:val="20"/>
                <w:lang w:val="en-US"/>
              </w:rPr>
            </w:pPr>
            <w:ins w:id="1399"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1" w:author="Nick.Tolimieri" w:date="2022-09-06T13:51:00Z"/>
                <w:color w:val="000000"/>
                <w:sz w:val="20"/>
                <w:szCs w:val="20"/>
                <w:lang w:val="en-US"/>
              </w:rPr>
            </w:pPr>
            <w:ins w:id="140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40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4" w:author="Nick.Tolimieri" w:date="2022-09-06T13:51:00Z"/>
                <w:color w:val="000000"/>
                <w:sz w:val="20"/>
                <w:szCs w:val="20"/>
                <w:lang w:val="en-US"/>
              </w:rPr>
            </w:pPr>
            <w:ins w:id="1405" w:author="Nick.Tolimieri"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0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7" w:author="Nick.Tolimieri" w:date="2022-09-06T13:51:00Z"/>
                <w:color w:val="000000"/>
                <w:sz w:val="20"/>
                <w:szCs w:val="20"/>
                <w:lang w:val="en-US"/>
              </w:rPr>
            </w:pPr>
            <w:ins w:id="1408" w:author="Nick.Tolimieri"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0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0" w:author="Nick.Tolimieri" w:date="2022-09-06T13:51:00Z"/>
                <w:color w:val="000000"/>
                <w:sz w:val="20"/>
                <w:szCs w:val="20"/>
                <w:lang w:val="en-US"/>
              </w:rPr>
            </w:pPr>
            <w:ins w:id="1411"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3" w:author="Nick.Tolimieri" w:date="2022-09-06T13:51:00Z"/>
                <w:color w:val="000000"/>
                <w:sz w:val="20"/>
                <w:szCs w:val="20"/>
                <w:lang w:val="en-US"/>
              </w:rPr>
            </w:pPr>
            <w:ins w:id="1414" w:author="Nick.Tolimieri"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1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6" w:author="Nick.Tolimieri" w:date="2022-09-06T13:51:00Z"/>
                <w:color w:val="000000"/>
                <w:sz w:val="20"/>
                <w:szCs w:val="20"/>
                <w:lang w:val="en-US"/>
              </w:rPr>
            </w:pPr>
            <w:ins w:id="1417"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9" w:author="Nick.Tolimieri" w:date="2022-09-06T13:51:00Z"/>
                <w:color w:val="000000"/>
                <w:sz w:val="20"/>
                <w:szCs w:val="20"/>
                <w:lang w:val="en-US"/>
              </w:rPr>
            </w:pPr>
            <w:ins w:id="1420" w:author="Nick.Tolimieri" w:date="2022-09-06T13:51:00Z">
              <w:r w:rsidRPr="00C97A89">
                <w:rPr>
                  <w:color w:val="000000"/>
                  <w:sz w:val="20"/>
                  <w:szCs w:val="20"/>
                  <w:lang w:val="en-US"/>
                </w:rPr>
                <w:t>3.93</w:t>
              </w:r>
            </w:ins>
          </w:p>
        </w:tc>
      </w:tr>
      <w:tr w:rsidR="00C97A89" w:rsidRPr="00C97A89" w:rsidTr="0048438B">
        <w:tblPrEx>
          <w:tblPrExChange w:id="1421" w:author="Nick.Tolimieri" w:date="2022-09-06T14:24:00Z">
            <w:tblPrEx>
              <w:tblW w:w="10017" w:type="dxa"/>
            </w:tblPrEx>
          </w:tblPrExChange>
        </w:tblPrEx>
        <w:trPr>
          <w:trHeight w:val="255"/>
          <w:ins w:id="1422" w:author="Nick.Tolimieri" w:date="2022-09-06T13:51:00Z"/>
          <w:trPrChange w:id="142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42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25" w:author="Nick.Tolimieri" w:date="2022-09-06T13:51:00Z"/>
                <w:color w:val="000000"/>
                <w:sz w:val="20"/>
                <w:szCs w:val="20"/>
                <w:lang w:val="en-US"/>
              </w:rPr>
            </w:pPr>
            <w:ins w:id="142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2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8" w:author="Nick.Tolimieri" w:date="2022-09-06T13:51:00Z"/>
                <w:color w:val="000000"/>
                <w:sz w:val="20"/>
                <w:szCs w:val="20"/>
                <w:lang w:val="en-US"/>
              </w:rPr>
            </w:pPr>
            <w:ins w:id="1429"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1" w:author="Nick.Tolimieri" w:date="2022-09-06T13:51:00Z"/>
                <w:color w:val="000000"/>
                <w:sz w:val="20"/>
                <w:szCs w:val="20"/>
                <w:lang w:val="en-US"/>
              </w:rPr>
            </w:pPr>
            <w:ins w:id="1432"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3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4" w:author="Nick.Tolimieri" w:date="2022-09-06T13:51:00Z"/>
                <w:color w:val="000000"/>
                <w:sz w:val="20"/>
                <w:szCs w:val="20"/>
                <w:lang w:val="en-US"/>
              </w:rPr>
            </w:pPr>
            <w:ins w:id="1435"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3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7" w:author="Nick.Tolimieri" w:date="2022-09-06T13:51:00Z"/>
                <w:color w:val="000000"/>
                <w:sz w:val="20"/>
                <w:szCs w:val="20"/>
                <w:lang w:val="en-US"/>
              </w:rPr>
            </w:pPr>
            <w:ins w:id="1438"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143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0" w:author="Nick.Tolimieri" w:date="2022-09-06T13:51:00Z"/>
                <w:color w:val="000000"/>
                <w:sz w:val="20"/>
                <w:szCs w:val="20"/>
                <w:lang w:val="en-US"/>
              </w:rPr>
            </w:pPr>
            <w:ins w:id="1441"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3" w:author="Nick.Tolimieri" w:date="2022-09-06T13:51:00Z"/>
                <w:color w:val="000000"/>
                <w:sz w:val="20"/>
                <w:szCs w:val="20"/>
                <w:lang w:val="en-US"/>
              </w:rPr>
            </w:pPr>
            <w:ins w:id="144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4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6" w:author="Nick.Tolimieri" w:date="2022-09-06T13:51:00Z"/>
                <w:color w:val="000000"/>
                <w:sz w:val="20"/>
                <w:szCs w:val="20"/>
                <w:lang w:val="en-US"/>
              </w:rPr>
            </w:pPr>
            <w:ins w:id="1447"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9" w:author="Nick.Tolimieri" w:date="2022-09-06T13:51:00Z"/>
                <w:color w:val="000000"/>
                <w:sz w:val="20"/>
                <w:szCs w:val="20"/>
                <w:lang w:val="en-US"/>
              </w:rPr>
            </w:pPr>
            <w:ins w:id="1450"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2" w:author="Nick.Tolimieri" w:date="2022-09-06T13:51:00Z"/>
                <w:color w:val="000000"/>
                <w:sz w:val="20"/>
                <w:szCs w:val="20"/>
                <w:lang w:val="en-US"/>
              </w:rPr>
            </w:pPr>
            <w:ins w:id="1453" w:author="Nick.Tolimieri"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5" w:author="Nick.Tolimieri" w:date="2022-09-06T13:51:00Z"/>
                <w:color w:val="000000"/>
                <w:sz w:val="20"/>
                <w:szCs w:val="20"/>
                <w:lang w:val="en-US"/>
              </w:rPr>
            </w:pPr>
            <w:ins w:id="1456" w:author="Nick.Tolimieri" w:date="2022-09-06T13:51:00Z">
              <w:r w:rsidRPr="00C97A89">
                <w:rPr>
                  <w:color w:val="000000"/>
                  <w:sz w:val="20"/>
                  <w:szCs w:val="20"/>
                  <w:lang w:val="en-US"/>
                </w:rPr>
                <w:t>4.84</w:t>
              </w:r>
            </w:ins>
          </w:p>
        </w:tc>
      </w:tr>
      <w:tr w:rsidR="00C97A89" w:rsidRPr="00C97A89" w:rsidTr="0048438B">
        <w:tblPrEx>
          <w:tblPrExChange w:id="1457" w:author="Nick.Tolimieri" w:date="2022-09-06T14:24:00Z">
            <w:tblPrEx>
              <w:tblW w:w="10017" w:type="dxa"/>
            </w:tblPrEx>
          </w:tblPrExChange>
        </w:tblPrEx>
        <w:trPr>
          <w:trHeight w:val="255"/>
          <w:ins w:id="1458" w:author="Nick.Tolimieri" w:date="2022-09-06T13:51:00Z"/>
          <w:trPrChange w:id="145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46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1" w:author="Nick.Tolimieri" w:date="2022-09-06T13:51:00Z"/>
                <w:color w:val="000000"/>
                <w:sz w:val="20"/>
                <w:szCs w:val="20"/>
                <w:lang w:val="en-US"/>
              </w:rPr>
            </w:pPr>
            <w:ins w:id="146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6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4" w:author="Nick.Tolimieri" w:date="2022-09-06T13:51:00Z"/>
                <w:color w:val="000000"/>
                <w:sz w:val="20"/>
                <w:szCs w:val="20"/>
                <w:lang w:val="en-US"/>
              </w:rPr>
            </w:pPr>
            <w:ins w:id="1465"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6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7" w:author="Nick.Tolimieri" w:date="2022-09-06T13:51:00Z"/>
                <w:color w:val="000000"/>
                <w:sz w:val="20"/>
                <w:szCs w:val="20"/>
                <w:lang w:val="en-US"/>
              </w:rPr>
            </w:pPr>
            <w:ins w:id="146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6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0" w:author="Nick.Tolimieri" w:date="2022-09-06T13:51:00Z"/>
                <w:color w:val="000000"/>
                <w:sz w:val="20"/>
                <w:szCs w:val="20"/>
                <w:lang w:val="en-US"/>
              </w:rPr>
            </w:pPr>
            <w:ins w:id="1471"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3" w:author="Nick.Tolimieri" w:date="2022-09-06T13:51:00Z"/>
                <w:color w:val="000000"/>
                <w:sz w:val="20"/>
                <w:szCs w:val="20"/>
                <w:lang w:val="en-US"/>
              </w:rPr>
            </w:pPr>
            <w:ins w:id="147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47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6" w:author="Nick.Tolimieri" w:date="2022-09-06T13:51:00Z"/>
                <w:color w:val="000000"/>
                <w:sz w:val="20"/>
                <w:szCs w:val="20"/>
                <w:lang w:val="en-US"/>
              </w:rPr>
            </w:pPr>
            <w:ins w:id="1477"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7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9" w:author="Nick.Tolimieri" w:date="2022-09-06T13:51:00Z"/>
                <w:color w:val="000000"/>
                <w:sz w:val="20"/>
                <w:szCs w:val="20"/>
                <w:lang w:val="en-US"/>
              </w:rPr>
            </w:pPr>
            <w:ins w:id="1480"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2" w:author="Nick.Tolimieri" w:date="2022-09-06T13:51:00Z"/>
                <w:color w:val="000000"/>
                <w:sz w:val="20"/>
                <w:szCs w:val="20"/>
                <w:lang w:val="en-US"/>
              </w:rPr>
            </w:pPr>
            <w:ins w:id="1483"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5" w:author="Nick.Tolimieri" w:date="2022-09-06T13:51:00Z"/>
                <w:color w:val="000000"/>
                <w:sz w:val="20"/>
                <w:szCs w:val="20"/>
                <w:lang w:val="en-US"/>
              </w:rPr>
            </w:pPr>
            <w:ins w:id="1486" w:author="Nick.Tolimieri"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8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8" w:author="Nick.Tolimieri" w:date="2022-09-06T13:51:00Z"/>
                <w:color w:val="000000"/>
                <w:sz w:val="20"/>
                <w:szCs w:val="20"/>
                <w:lang w:val="en-US"/>
              </w:rPr>
            </w:pPr>
            <w:ins w:id="1489"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1" w:author="Nick.Tolimieri" w:date="2022-09-06T13:51:00Z"/>
                <w:color w:val="000000"/>
                <w:sz w:val="20"/>
                <w:szCs w:val="20"/>
                <w:lang w:val="en-US"/>
              </w:rPr>
            </w:pPr>
            <w:ins w:id="1492" w:author="Nick.Tolimieri" w:date="2022-09-06T13:51:00Z">
              <w:r w:rsidRPr="00C97A89">
                <w:rPr>
                  <w:color w:val="000000"/>
                  <w:sz w:val="20"/>
                  <w:szCs w:val="20"/>
                  <w:lang w:val="en-US"/>
                </w:rPr>
                <w:t>1.75</w:t>
              </w:r>
            </w:ins>
          </w:p>
        </w:tc>
      </w:tr>
      <w:tr w:rsidR="00C97A89" w:rsidRPr="00C97A89" w:rsidTr="0048438B">
        <w:tblPrEx>
          <w:tblPrExChange w:id="1493" w:author="Nick.Tolimieri" w:date="2022-09-06T14:24:00Z">
            <w:tblPrEx>
              <w:tblW w:w="10017" w:type="dxa"/>
            </w:tblPrEx>
          </w:tblPrExChange>
        </w:tblPrEx>
        <w:trPr>
          <w:trHeight w:val="255"/>
          <w:ins w:id="1494" w:author="Nick.Tolimieri" w:date="2022-09-06T13:51:00Z"/>
          <w:trPrChange w:id="149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49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97" w:author="Nick.Tolimieri" w:date="2022-09-06T13:51:00Z"/>
                <w:color w:val="000000"/>
                <w:sz w:val="20"/>
                <w:szCs w:val="20"/>
                <w:lang w:val="en-US"/>
              </w:rPr>
            </w:pPr>
            <w:ins w:id="149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9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0" w:author="Nick.Tolimieri" w:date="2022-09-06T13:51:00Z"/>
                <w:color w:val="000000"/>
                <w:sz w:val="20"/>
                <w:szCs w:val="20"/>
                <w:lang w:val="en-US"/>
              </w:rPr>
            </w:pPr>
            <w:ins w:id="1501"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3" w:author="Nick.Tolimieri" w:date="2022-09-06T13:51:00Z"/>
                <w:color w:val="000000"/>
                <w:sz w:val="20"/>
                <w:szCs w:val="20"/>
                <w:lang w:val="en-US"/>
              </w:rPr>
            </w:pPr>
            <w:ins w:id="1504" w:author="Nick.Tolimieri"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0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6" w:author="Nick.Tolimieri" w:date="2022-09-06T13:51:00Z"/>
                <w:color w:val="000000"/>
                <w:sz w:val="20"/>
                <w:szCs w:val="20"/>
                <w:lang w:val="en-US"/>
              </w:rPr>
            </w:pPr>
            <w:ins w:id="1507"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0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9" w:author="Nick.Tolimieri" w:date="2022-09-06T13:51:00Z"/>
                <w:color w:val="000000"/>
                <w:sz w:val="20"/>
                <w:szCs w:val="20"/>
                <w:lang w:val="en-US"/>
              </w:rPr>
            </w:pPr>
            <w:ins w:id="1510"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151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2" w:author="Nick.Tolimieri" w:date="2022-09-06T13:51:00Z"/>
                <w:color w:val="000000"/>
                <w:sz w:val="20"/>
                <w:szCs w:val="20"/>
                <w:lang w:val="en-US"/>
              </w:rPr>
            </w:pPr>
            <w:ins w:id="1513" w:author="Nick.Tolimieri"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1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5" w:author="Nick.Tolimieri" w:date="2022-09-06T13:51:00Z"/>
                <w:color w:val="000000"/>
                <w:sz w:val="20"/>
                <w:szCs w:val="20"/>
                <w:lang w:val="en-US"/>
              </w:rPr>
            </w:pPr>
            <w:ins w:id="151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1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8" w:author="Nick.Tolimieri" w:date="2022-09-06T13:51:00Z"/>
                <w:color w:val="000000"/>
                <w:sz w:val="20"/>
                <w:szCs w:val="20"/>
                <w:lang w:val="en-US"/>
              </w:rPr>
            </w:pPr>
            <w:ins w:id="1519"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1" w:author="Nick.Tolimieri" w:date="2022-09-06T13:51:00Z"/>
                <w:color w:val="000000"/>
                <w:sz w:val="20"/>
                <w:szCs w:val="20"/>
                <w:lang w:val="en-US"/>
              </w:rPr>
            </w:pPr>
            <w:ins w:id="1522" w:author="Nick.Tolimieri"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2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4" w:author="Nick.Tolimieri" w:date="2022-09-06T13:51:00Z"/>
                <w:color w:val="000000"/>
                <w:sz w:val="20"/>
                <w:szCs w:val="20"/>
                <w:lang w:val="en-US"/>
              </w:rPr>
            </w:pPr>
            <w:ins w:id="1525"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7" w:author="Nick.Tolimieri" w:date="2022-09-06T13:51:00Z"/>
                <w:color w:val="000000"/>
                <w:sz w:val="20"/>
                <w:szCs w:val="20"/>
                <w:lang w:val="en-US"/>
              </w:rPr>
            </w:pPr>
            <w:ins w:id="1528" w:author="Nick.Tolimieri" w:date="2022-09-06T13:51:00Z">
              <w:r w:rsidRPr="00C97A89">
                <w:rPr>
                  <w:color w:val="000000"/>
                  <w:sz w:val="20"/>
                  <w:szCs w:val="20"/>
                  <w:lang w:val="en-US"/>
                </w:rPr>
                <w:t>4.15</w:t>
              </w:r>
            </w:ins>
          </w:p>
        </w:tc>
      </w:tr>
      <w:tr w:rsidR="00C97A89" w:rsidRPr="00C97A89" w:rsidTr="0048438B">
        <w:tblPrEx>
          <w:tblPrExChange w:id="1529" w:author="Nick.Tolimieri" w:date="2022-09-06T14:24:00Z">
            <w:tblPrEx>
              <w:tblW w:w="10017" w:type="dxa"/>
            </w:tblPrEx>
          </w:tblPrExChange>
        </w:tblPrEx>
        <w:trPr>
          <w:trHeight w:val="255"/>
          <w:ins w:id="1530" w:author="Nick.Tolimieri" w:date="2022-09-06T13:51:00Z"/>
          <w:trPrChange w:id="153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53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33" w:author="Nick.Tolimieri" w:date="2022-09-06T13:51:00Z"/>
                <w:color w:val="000000"/>
                <w:sz w:val="20"/>
                <w:szCs w:val="20"/>
                <w:lang w:val="en-US"/>
              </w:rPr>
            </w:pPr>
            <w:ins w:id="153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3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6" w:author="Nick.Tolimieri" w:date="2022-09-06T13:51:00Z"/>
                <w:color w:val="000000"/>
                <w:sz w:val="20"/>
                <w:szCs w:val="20"/>
                <w:lang w:val="en-US"/>
              </w:rPr>
            </w:pPr>
            <w:ins w:id="1537"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3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9" w:author="Nick.Tolimieri" w:date="2022-09-06T13:51:00Z"/>
                <w:color w:val="000000"/>
                <w:sz w:val="20"/>
                <w:szCs w:val="20"/>
                <w:lang w:val="en-US"/>
              </w:rPr>
            </w:pPr>
            <w:ins w:id="1540" w:author="Nick.Tolimieri"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2" w:author="Nick.Tolimieri" w:date="2022-09-06T13:51:00Z"/>
                <w:color w:val="000000"/>
                <w:sz w:val="20"/>
                <w:szCs w:val="20"/>
                <w:lang w:val="en-US"/>
              </w:rPr>
            </w:pPr>
            <w:ins w:id="1543"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4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5" w:author="Nick.Tolimieri" w:date="2022-09-06T13:51:00Z"/>
                <w:color w:val="000000"/>
                <w:sz w:val="20"/>
                <w:szCs w:val="20"/>
                <w:lang w:val="en-US"/>
              </w:rPr>
            </w:pPr>
            <w:ins w:id="1546"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154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8" w:author="Nick.Tolimieri" w:date="2022-09-06T13:51:00Z"/>
                <w:color w:val="000000"/>
                <w:sz w:val="20"/>
                <w:szCs w:val="20"/>
                <w:lang w:val="en-US"/>
              </w:rPr>
            </w:pPr>
            <w:ins w:id="1549"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1" w:author="Nick.Tolimieri" w:date="2022-09-06T13:51:00Z"/>
                <w:color w:val="000000"/>
                <w:sz w:val="20"/>
                <w:szCs w:val="20"/>
                <w:lang w:val="en-US"/>
              </w:rPr>
            </w:pPr>
            <w:ins w:id="155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5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4" w:author="Nick.Tolimieri" w:date="2022-09-06T13:51:00Z"/>
                <w:color w:val="000000"/>
                <w:sz w:val="20"/>
                <w:szCs w:val="20"/>
                <w:lang w:val="en-US"/>
              </w:rPr>
            </w:pPr>
            <w:ins w:id="1555" w:author="Nick.Tolimieri"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5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7" w:author="Nick.Tolimieri" w:date="2022-09-06T13:51:00Z"/>
                <w:color w:val="000000"/>
                <w:sz w:val="20"/>
                <w:szCs w:val="20"/>
                <w:lang w:val="en-US"/>
              </w:rPr>
            </w:pPr>
            <w:ins w:id="1558"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5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0" w:author="Nick.Tolimieri" w:date="2022-09-06T13:51:00Z"/>
                <w:color w:val="000000"/>
                <w:sz w:val="20"/>
                <w:szCs w:val="20"/>
                <w:lang w:val="en-US"/>
              </w:rPr>
            </w:pPr>
            <w:ins w:id="1561"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3" w:author="Nick.Tolimieri" w:date="2022-09-06T13:51:00Z"/>
                <w:color w:val="000000"/>
                <w:sz w:val="20"/>
                <w:szCs w:val="20"/>
                <w:lang w:val="en-US"/>
              </w:rPr>
            </w:pPr>
            <w:ins w:id="1564" w:author="Nick.Tolimieri" w:date="2022-09-06T13:51:00Z">
              <w:r w:rsidRPr="00C97A89">
                <w:rPr>
                  <w:color w:val="000000"/>
                  <w:sz w:val="20"/>
                  <w:szCs w:val="20"/>
                  <w:lang w:val="en-US"/>
                </w:rPr>
                <w:t>3.42</w:t>
              </w:r>
            </w:ins>
          </w:p>
        </w:tc>
      </w:tr>
      <w:tr w:rsidR="00C97A89" w:rsidRPr="00C97A89" w:rsidTr="0048438B">
        <w:tblPrEx>
          <w:tblPrExChange w:id="1565" w:author="Nick.Tolimieri" w:date="2022-09-06T14:24:00Z">
            <w:tblPrEx>
              <w:tblW w:w="10017" w:type="dxa"/>
            </w:tblPrEx>
          </w:tblPrExChange>
        </w:tblPrEx>
        <w:trPr>
          <w:trHeight w:val="255"/>
          <w:ins w:id="1566" w:author="Nick.Tolimieri" w:date="2022-09-06T13:51:00Z"/>
          <w:trPrChange w:id="156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56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69" w:author="Nick.Tolimieri" w:date="2022-09-06T13:51:00Z"/>
                <w:color w:val="000000"/>
                <w:sz w:val="20"/>
                <w:szCs w:val="20"/>
                <w:lang w:val="en-US"/>
              </w:rPr>
            </w:pPr>
            <w:ins w:id="157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2" w:author="Nick.Tolimieri" w:date="2022-09-06T13:51:00Z"/>
                <w:color w:val="000000"/>
                <w:sz w:val="20"/>
                <w:szCs w:val="20"/>
                <w:lang w:val="en-US"/>
              </w:rPr>
            </w:pPr>
            <w:ins w:id="1573"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7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5" w:author="Nick.Tolimieri" w:date="2022-09-06T13:51:00Z"/>
                <w:color w:val="000000"/>
                <w:sz w:val="20"/>
                <w:szCs w:val="20"/>
                <w:lang w:val="en-US"/>
              </w:rPr>
            </w:pPr>
            <w:ins w:id="1576"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7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8" w:author="Nick.Tolimieri" w:date="2022-09-06T13:51:00Z"/>
                <w:color w:val="000000"/>
                <w:sz w:val="20"/>
                <w:szCs w:val="20"/>
                <w:lang w:val="en-US"/>
              </w:rPr>
            </w:pPr>
            <w:ins w:id="157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1" w:author="Nick.Tolimieri" w:date="2022-09-06T13:51:00Z"/>
                <w:color w:val="000000"/>
                <w:sz w:val="20"/>
                <w:szCs w:val="20"/>
                <w:lang w:val="en-US"/>
              </w:rPr>
            </w:pPr>
            <w:ins w:id="158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58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4" w:author="Nick.Tolimieri" w:date="2022-09-06T13:51:00Z"/>
                <w:color w:val="000000"/>
                <w:sz w:val="20"/>
                <w:szCs w:val="20"/>
                <w:lang w:val="en-US"/>
              </w:rPr>
            </w:pPr>
            <w:ins w:id="158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8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87" w:author="Nick.Tolimieri" w:date="2022-09-06T13:51:00Z"/>
                <w:color w:val="000000"/>
                <w:sz w:val="20"/>
                <w:szCs w:val="20"/>
                <w:lang w:val="en-US"/>
              </w:rPr>
            </w:pPr>
            <w:ins w:id="158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8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0" w:author="Nick.Tolimieri" w:date="2022-09-06T13:51:00Z"/>
                <w:color w:val="000000"/>
                <w:sz w:val="20"/>
                <w:szCs w:val="20"/>
                <w:lang w:val="en-US"/>
              </w:rPr>
            </w:pPr>
            <w:ins w:id="159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3" w:author="Nick.Tolimieri" w:date="2022-09-06T13:51:00Z"/>
                <w:color w:val="000000"/>
                <w:sz w:val="20"/>
                <w:szCs w:val="20"/>
                <w:lang w:val="en-US"/>
              </w:rPr>
            </w:pPr>
            <w:ins w:id="159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6" w:author="Nick.Tolimieri" w:date="2022-09-06T13:51:00Z"/>
                <w:color w:val="000000"/>
                <w:sz w:val="20"/>
                <w:szCs w:val="20"/>
                <w:lang w:val="en-US"/>
              </w:rPr>
            </w:pPr>
            <w:ins w:id="15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9" w:author="Nick.Tolimieri" w:date="2022-09-06T13:51:00Z"/>
                <w:color w:val="000000"/>
                <w:sz w:val="20"/>
                <w:szCs w:val="20"/>
                <w:lang w:val="en-US"/>
              </w:rPr>
            </w:pPr>
            <w:ins w:id="1600" w:author="Nick.Tolimieri" w:date="2022-09-06T13:51:00Z">
              <w:r w:rsidRPr="00C97A89">
                <w:rPr>
                  <w:color w:val="000000"/>
                  <w:sz w:val="20"/>
                  <w:szCs w:val="20"/>
                  <w:lang w:val="en-US"/>
                </w:rPr>
                <w:t>-</w:t>
              </w:r>
            </w:ins>
          </w:p>
        </w:tc>
      </w:tr>
      <w:tr w:rsidR="00C97A89" w:rsidRPr="00C97A89" w:rsidTr="0048438B">
        <w:tblPrEx>
          <w:tblPrExChange w:id="1601" w:author="Nick.Tolimieri" w:date="2022-09-06T14:24:00Z">
            <w:tblPrEx>
              <w:tblW w:w="10017" w:type="dxa"/>
            </w:tblPrEx>
          </w:tblPrExChange>
        </w:tblPrEx>
        <w:trPr>
          <w:trHeight w:val="255"/>
          <w:ins w:id="1602" w:author="Nick.Tolimieri" w:date="2022-09-06T13:51:00Z"/>
          <w:trPrChange w:id="160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60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5" w:author="Nick.Tolimieri" w:date="2022-09-06T13:51:00Z"/>
                <w:color w:val="000000"/>
                <w:sz w:val="20"/>
                <w:szCs w:val="20"/>
                <w:lang w:val="en-US"/>
              </w:rPr>
            </w:pPr>
            <w:ins w:id="160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0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08" w:author="Nick.Tolimieri" w:date="2022-09-06T13:51:00Z"/>
                <w:color w:val="000000"/>
                <w:sz w:val="20"/>
                <w:szCs w:val="20"/>
                <w:lang w:val="en-US"/>
              </w:rPr>
            </w:pPr>
            <w:ins w:id="1609"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1" w:author="Nick.Tolimieri" w:date="2022-09-06T13:51:00Z"/>
                <w:color w:val="000000"/>
                <w:sz w:val="20"/>
                <w:szCs w:val="20"/>
                <w:lang w:val="en-US"/>
              </w:rPr>
            </w:pPr>
            <w:ins w:id="161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1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4" w:author="Nick.Tolimieri" w:date="2022-09-06T13:51:00Z"/>
                <w:color w:val="000000"/>
                <w:sz w:val="20"/>
                <w:szCs w:val="20"/>
                <w:lang w:val="en-US"/>
              </w:rPr>
            </w:pPr>
            <w:ins w:id="161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1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7" w:author="Nick.Tolimieri" w:date="2022-09-06T13:51:00Z"/>
                <w:color w:val="000000"/>
                <w:sz w:val="20"/>
                <w:szCs w:val="20"/>
                <w:lang w:val="en-US"/>
              </w:rPr>
            </w:pPr>
            <w:ins w:id="161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61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0" w:author="Nick.Tolimieri" w:date="2022-09-06T13:51:00Z"/>
                <w:color w:val="000000"/>
                <w:sz w:val="20"/>
                <w:szCs w:val="20"/>
                <w:lang w:val="en-US"/>
              </w:rPr>
            </w:pPr>
            <w:ins w:id="162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3" w:author="Nick.Tolimieri" w:date="2022-09-06T13:51:00Z"/>
                <w:color w:val="000000"/>
                <w:sz w:val="20"/>
                <w:szCs w:val="20"/>
                <w:lang w:val="en-US"/>
              </w:rPr>
            </w:pPr>
            <w:ins w:id="162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2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6" w:author="Nick.Tolimieri" w:date="2022-09-06T13:51:00Z"/>
                <w:color w:val="000000"/>
                <w:sz w:val="20"/>
                <w:szCs w:val="20"/>
                <w:lang w:val="en-US"/>
              </w:rPr>
            </w:pPr>
            <w:ins w:id="162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2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29" w:author="Nick.Tolimieri" w:date="2022-09-06T13:51:00Z"/>
                <w:color w:val="000000"/>
                <w:sz w:val="20"/>
                <w:szCs w:val="20"/>
                <w:lang w:val="en-US"/>
              </w:rPr>
            </w:pPr>
            <w:ins w:id="163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2" w:author="Nick.Tolimieri" w:date="2022-09-06T13:51:00Z"/>
                <w:color w:val="000000"/>
                <w:sz w:val="20"/>
                <w:szCs w:val="20"/>
                <w:lang w:val="en-US"/>
              </w:rPr>
            </w:pPr>
            <w:ins w:id="16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5" w:author="Nick.Tolimieri" w:date="2022-09-06T13:51:00Z"/>
                <w:color w:val="000000"/>
                <w:sz w:val="20"/>
                <w:szCs w:val="20"/>
                <w:lang w:val="en-US"/>
              </w:rPr>
            </w:pPr>
            <w:ins w:id="1636" w:author="Nick.Tolimieri" w:date="2022-09-06T13:51:00Z">
              <w:r w:rsidRPr="00C97A89">
                <w:rPr>
                  <w:color w:val="000000"/>
                  <w:sz w:val="20"/>
                  <w:szCs w:val="20"/>
                  <w:lang w:val="en-US"/>
                </w:rPr>
                <w:t>-</w:t>
              </w:r>
            </w:ins>
          </w:p>
        </w:tc>
      </w:tr>
      <w:tr w:rsidR="00C97A89" w:rsidRPr="00C97A89" w:rsidTr="0048438B">
        <w:tblPrEx>
          <w:tblPrExChange w:id="1637" w:author="Nick.Tolimieri" w:date="2022-09-06T14:24:00Z">
            <w:tblPrEx>
              <w:tblW w:w="10017" w:type="dxa"/>
            </w:tblPrEx>
          </w:tblPrExChange>
        </w:tblPrEx>
        <w:trPr>
          <w:trHeight w:val="255"/>
          <w:ins w:id="1638" w:author="Nick.Tolimieri" w:date="2022-09-06T13:51:00Z"/>
          <w:trPrChange w:id="163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64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1" w:author="Nick.Tolimieri" w:date="2022-09-06T13:51:00Z"/>
                <w:color w:val="000000"/>
                <w:sz w:val="20"/>
                <w:szCs w:val="20"/>
                <w:lang w:val="en-US"/>
              </w:rPr>
            </w:pPr>
            <w:ins w:id="164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4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4" w:author="Nick.Tolimieri" w:date="2022-09-06T13:51:00Z"/>
                <w:color w:val="000000"/>
                <w:sz w:val="20"/>
                <w:szCs w:val="20"/>
                <w:lang w:val="en-US"/>
              </w:rPr>
            </w:pPr>
            <w:ins w:id="1645"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4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47" w:author="Nick.Tolimieri" w:date="2022-09-06T13:51:00Z"/>
                <w:color w:val="000000"/>
                <w:sz w:val="20"/>
                <w:szCs w:val="20"/>
                <w:lang w:val="en-US"/>
              </w:rPr>
            </w:pPr>
            <w:ins w:id="164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4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0" w:author="Nick.Tolimieri" w:date="2022-09-06T13:51:00Z"/>
                <w:color w:val="000000"/>
                <w:sz w:val="20"/>
                <w:szCs w:val="20"/>
                <w:lang w:val="en-US"/>
              </w:rPr>
            </w:pPr>
            <w:ins w:id="165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3" w:author="Nick.Tolimieri" w:date="2022-09-06T13:51:00Z"/>
                <w:color w:val="000000"/>
                <w:sz w:val="20"/>
                <w:szCs w:val="20"/>
                <w:lang w:val="en-US"/>
              </w:rPr>
            </w:pPr>
            <w:ins w:id="165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65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6" w:author="Nick.Tolimieri" w:date="2022-09-06T13:51:00Z"/>
                <w:color w:val="000000"/>
                <w:sz w:val="20"/>
                <w:szCs w:val="20"/>
                <w:lang w:val="en-US"/>
              </w:rPr>
            </w:pPr>
            <w:ins w:id="165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5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59" w:author="Nick.Tolimieri" w:date="2022-09-06T13:51:00Z"/>
                <w:color w:val="000000"/>
                <w:sz w:val="20"/>
                <w:szCs w:val="20"/>
                <w:lang w:val="en-US"/>
              </w:rPr>
            </w:pPr>
            <w:ins w:id="166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2" w:author="Nick.Tolimieri" w:date="2022-09-06T13:51:00Z"/>
                <w:color w:val="000000"/>
                <w:sz w:val="20"/>
                <w:szCs w:val="20"/>
                <w:lang w:val="en-US"/>
              </w:rPr>
            </w:pPr>
            <w:ins w:id="16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5" w:author="Nick.Tolimieri" w:date="2022-09-06T13:51:00Z"/>
                <w:color w:val="000000"/>
                <w:sz w:val="20"/>
                <w:szCs w:val="20"/>
                <w:lang w:val="en-US"/>
              </w:rPr>
            </w:pPr>
            <w:ins w:id="16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6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8" w:author="Nick.Tolimieri" w:date="2022-09-06T13:51:00Z"/>
                <w:color w:val="000000"/>
                <w:sz w:val="20"/>
                <w:szCs w:val="20"/>
                <w:lang w:val="en-US"/>
              </w:rPr>
            </w:pPr>
            <w:ins w:id="16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1" w:author="Nick.Tolimieri" w:date="2022-09-06T13:51:00Z"/>
                <w:color w:val="000000"/>
                <w:sz w:val="20"/>
                <w:szCs w:val="20"/>
                <w:lang w:val="en-US"/>
              </w:rPr>
            </w:pPr>
            <w:ins w:id="1672" w:author="Nick.Tolimieri" w:date="2022-09-06T13:51:00Z">
              <w:r w:rsidRPr="00C97A89">
                <w:rPr>
                  <w:color w:val="000000"/>
                  <w:sz w:val="20"/>
                  <w:szCs w:val="20"/>
                  <w:lang w:val="en-US"/>
                </w:rPr>
                <w:t>-</w:t>
              </w:r>
            </w:ins>
          </w:p>
        </w:tc>
      </w:tr>
      <w:tr w:rsidR="00C97A89" w:rsidRPr="00C97A89" w:rsidTr="0048438B">
        <w:tblPrEx>
          <w:tblPrExChange w:id="1673" w:author="Nick.Tolimieri" w:date="2022-09-06T14:24:00Z">
            <w:tblPrEx>
              <w:tblW w:w="10017" w:type="dxa"/>
            </w:tblPrEx>
          </w:tblPrExChange>
        </w:tblPrEx>
        <w:trPr>
          <w:trHeight w:val="255"/>
          <w:ins w:id="1674" w:author="Nick.Tolimieri" w:date="2022-09-06T13:51:00Z"/>
          <w:trPrChange w:id="167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67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7" w:author="Nick.Tolimieri" w:date="2022-09-06T13:51:00Z"/>
                <w:color w:val="000000"/>
                <w:sz w:val="20"/>
                <w:szCs w:val="20"/>
                <w:lang w:val="en-US"/>
              </w:rPr>
            </w:pPr>
            <w:ins w:id="167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7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0" w:author="Nick.Tolimieri" w:date="2022-09-06T13:51:00Z"/>
                <w:color w:val="000000"/>
                <w:sz w:val="20"/>
                <w:szCs w:val="20"/>
                <w:lang w:val="en-US"/>
              </w:rPr>
            </w:pPr>
            <w:ins w:id="1681"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3" w:author="Nick.Tolimieri" w:date="2022-09-06T13:51:00Z"/>
                <w:color w:val="000000"/>
                <w:sz w:val="20"/>
                <w:szCs w:val="20"/>
                <w:lang w:val="en-US"/>
              </w:rPr>
            </w:pPr>
            <w:ins w:id="168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8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6" w:author="Nick.Tolimieri" w:date="2022-09-06T13:51:00Z"/>
                <w:color w:val="000000"/>
                <w:sz w:val="20"/>
                <w:szCs w:val="20"/>
                <w:lang w:val="en-US"/>
              </w:rPr>
            </w:pPr>
            <w:ins w:id="1687" w:author="Nick.Tolimieri"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8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9" w:author="Nick.Tolimieri" w:date="2022-09-06T13:51:00Z"/>
                <w:color w:val="000000"/>
                <w:sz w:val="20"/>
                <w:szCs w:val="20"/>
                <w:lang w:val="en-US"/>
              </w:rPr>
            </w:pPr>
            <w:ins w:id="169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69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2" w:author="Nick.Tolimieri" w:date="2022-09-06T13:51:00Z"/>
                <w:color w:val="000000"/>
                <w:sz w:val="20"/>
                <w:szCs w:val="20"/>
                <w:lang w:val="en-US"/>
              </w:rPr>
            </w:pPr>
            <w:ins w:id="1693"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69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5" w:author="Nick.Tolimieri" w:date="2022-09-06T13:51:00Z"/>
                <w:color w:val="000000"/>
                <w:sz w:val="20"/>
                <w:szCs w:val="20"/>
                <w:lang w:val="en-US"/>
              </w:rPr>
            </w:pPr>
            <w:ins w:id="1696"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69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8" w:author="Nick.Tolimieri" w:date="2022-09-06T13:51:00Z"/>
                <w:color w:val="000000"/>
                <w:sz w:val="20"/>
                <w:szCs w:val="20"/>
                <w:lang w:val="en-US"/>
              </w:rPr>
            </w:pPr>
            <w:ins w:id="1699"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1" w:author="Nick.Tolimieri" w:date="2022-09-06T13:51:00Z"/>
                <w:color w:val="000000"/>
                <w:sz w:val="20"/>
                <w:szCs w:val="20"/>
                <w:lang w:val="en-US"/>
              </w:rPr>
            </w:pPr>
            <w:ins w:id="1702" w:author="Nick.Tolimieri"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0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4" w:author="Nick.Tolimieri" w:date="2022-09-06T13:51:00Z"/>
                <w:color w:val="000000"/>
                <w:sz w:val="20"/>
                <w:szCs w:val="20"/>
                <w:lang w:val="en-US"/>
              </w:rPr>
            </w:pPr>
            <w:ins w:id="1705" w:author="Nick.Tolimieri"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7" w:author="Nick.Tolimieri" w:date="2022-09-06T13:51:00Z"/>
                <w:color w:val="000000"/>
                <w:sz w:val="20"/>
                <w:szCs w:val="20"/>
                <w:lang w:val="en-US"/>
              </w:rPr>
            </w:pPr>
            <w:ins w:id="1708" w:author="Nick.Tolimieri" w:date="2022-09-06T13:51:00Z">
              <w:r w:rsidRPr="00C97A89">
                <w:rPr>
                  <w:color w:val="000000"/>
                  <w:sz w:val="20"/>
                  <w:szCs w:val="20"/>
                  <w:lang w:val="en-US"/>
                </w:rPr>
                <w:t>1.93</w:t>
              </w:r>
            </w:ins>
          </w:p>
        </w:tc>
      </w:tr>
      <w:tr w:rsidR="00C97A89" w:rsidRPr="00C97A89" w:rsidTr="0048438B">
        <w:tblPrEx>
          <w:tblPrExChange w:id="1709" w:author="Nick.Tolimieri" w:date="2022-09-06T14:24:00Z">
            <w:tblPrEx>
              <w:tblW w:w="10017" w:type="dxa"/>
            </w:tblPrEx>
          </w:tblPrExChange>
        </w:tblPrEx>
        <w:trPr>
          <w:trHeight w:val="255"/>
          <w:ins w:id="1710" w:author="Nick.Tolimieri" w:date="2022-09-06T13:51:00Z"/>
          <w:trPrChange w:id="171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71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13" w:author="Nick.Tolimieri" w:date="2022-09-06T13:51:00Z"/>
                <w:color w:val="000000"/>
                <w:sz w:val="20"/>
                <w:szCs w:val="20"/>
                <w:lang w:val="en-US"/>
              </w:rPr>
            </w:pPr>
            <w:ins w:id="171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1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6" w:author="Nick.Tolimieri" w:date="2022-09-06T13:51:00Z"/>
                <w:color w:val="000000"/>
                <w:sz w:val="20"/>
                <w:szCs w:val="20"/>
                <w:lang w:val="en-US"/>
              </w:rPr>
            </w:pPr>
            <w:ins w:id="1717"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1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9" w:author="Nick.Tolimieri" w:date="2022-09-06T13:51:00Z"/>
                <w:color w:val="000000"/>
                <w:sz w:val="20"/>
                <w:szCs w:val="20"/>
                <w:lang w:val="en-US"/>
              </w:rPr>
            </w:pPr>
            <w:ins w:id="172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2" w:author="Nick.Tolimieri" w:date="2022-09-06T13:51:00Z"/>
                <w:color w:val="000000"/>
                <w:sz w:val="20"/>
                <w:szCs w:val="20"/>
                <w:lang w:val="en-US"/>
              </w:rPr>
            </w:pPr>
            <w:ins w:id="1723"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2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5" w:author="Nick.Tolimieri" w:date="2022-09-06T13:51:00Z"/>
                <w:color w:val="000000"/>
                <w:sz w:val="20"/>
                <w:szCs w:val="20"/>
                <w:lang w:val="en-US"/>
              </w:rPr>
            </w:pPr>
            <w:ins w:id="172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72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8" w:author="Nick.Tolimieri" w:date="2022-09-06T13:51:00Z"/>
                <w:color w:val="000000"/>
                <w:sz w:val="20"/>
                <w:szCs w:val="20"/>
                <w:lang w:val="en-US"/>
              </w:rPr>
            </w:pPr>
            <w:ins w:id="1729"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1" w:author="Nick.Tolimieri" w:date="2022-09-06T13:51:00Z"/>
                <w:color w:val="000000"/>
                <w:sz w:val="20"/>
                <w:szCs w:val="20"/>
                <w:lang w:val="en-US"/>
              </w:rPr>
            </w:pPr>
            <w:ins w:id="1732"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3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4" w:author="Nick.Tolimieri" w:date="2022-09-06T13:51:00Z"/>
                <w:color w:val="000000"/>
                <w:sz w:val="20"/>
                <w:szCs w:val="20"/>
                <w:lang w:val="en-US"/>
              </w:rPr>
            </w:pPr>
            <w:ins w:id="1735"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7" w:author="Nick.Tolimieri" w:date="2022-09-06T13:51:00Z"/>
                <w:color w:val="000000"/>
                <w:sz w:val="20"/>
                <w:szCs w:val="20"/>
                <w:lang w:val="en-US"/>
              </w:rPr>
            </w:pPr>
            <w:ins w:id="1738"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3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0" w:author="Nick.Tolimieri" w:date="2022-09-06T13:51:00Z"/>
                <w:color w:val="000000"/>
                <w:sz w:val="20"/>
                <w:szCs w:val="20"/>
                <w:lang w:val="en-US"/>
              </w:rPr>
            </w:pPr>
            <w:ins w:id="1741"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3" w:author="Nick.Tolimieri" w:date="2022-09-06T13:51:00Z"/>
                <w:color w:val="000000"/>
                <w:sz w:val="20"/>
                <w:szCs w:val="20"/>
                <w:lang w:val="en-US"/>
              </w:rPr>
            </w:pPr>
            <w:ins w:id="1744" w:author="Nick.Tolimieri" w:date="2022-09-06T13:51:00Z">
              <w:r w:rsidRPr="00C97A89">
                <w:rPr>
                  <w:color w:val="000000"/>
                  <w:sz w:val="20"/>
                  <w:szCs w:val="20"/>
                  <w:lang w:val="en-US"/>
                </w:rPr>
                <w:t>1.69</w:t>
              </w:r>
            </w:ins>
          </w:p>
        </w:tc>
      </w:tr>
      <w:tr w:rsidR="00C97A89" w:rsidRPr="00C97A89" w:rsidTr="0048438B">
        <w:tblPrEx>
          <w:tblPrExChange w:id="1745" w:author="Nick.Tolimieri" w:date="2022-09-06T14:24:00Z">
            <w:tblPrEx>
              <w:tblW w:w="10017" w:type="dxa"/>
            </w:tblPrEx>
          </w:tblPrExChange>
        </w:tblPrEx>
        <w:trPr>
          <w:trHeight w:val="255"/>
          <w:ins w:id="1746" w:author="Nick.Tolimieri" w:date="2022-09-06T13:51:00Z"/>
          <w:trPrChange w:id="174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74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49" w:author="Nick.Tolimieri" w:date="2022-09-06T13:51:00Z"/>
                <w:color w:val="000000"/>
                <w:sz w:val="20"/>
                <w:szCs w:val="20"/>
                <w:lang w:val="en-US"/>
              </w:rPr>
            </w:pPr>
            <w:ins w:id="175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5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2" w:author="Nick.Tolimieri" w:date="2022-09-06T13:51:00Z"/>
                <w:color w:val="000000"/>
                <w:sz w:val="20"/>
                <w:szCs w:val="20"/>
                <w:lang w:val="en-US"/>
              </w:rPr>
            </w:pPr>
            <w:ins w:id="1753"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5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5" w:author="Nick.Tolimieri" w:date="2022-09-06T13:51:00Z"/>
                <w:color w:val="000000"/>
                <w:sz w:val="20"/>
                <w:szCs w:val="20"/>
                <w:lang w:val="en-US"/>
              </w:rPr>
            </w:pPr>
            <w:ins w:id="175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5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8" w:author="Nick.Tolimieri" w:date="2022-09-06T13:51:00Z"/>
                <w:color w:val="000000"/>
                <w:sz w:val="20"/>
                <w:szCs w:val="20"/>
                <w:lang w:val="en-US"/>
              </w:rPr>
            </w:pPr>
            <w:ins w:id="1759"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1" w:author="Nick.Tolimieri" w:date="2022-09-06T13:51:00Z"/>
                <w:color w:val="000000"/>
                <w:sz w:val="20"/>
                <w:szCs w:val="20"/>
                <w:lang w:val="en-US"/>
              </w:rPr>
            </w:pPr>
            <w:ins w:id="176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76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4" w:author="Nick.Tolimieri" w:date="2022-09-06T13:51:00Z"/>
                <w:color w:val="000000"/>
                <w:sz w:val="20"/>
                <w:szCs w:val="20"/>
                <w:lang w:val="en-US"/>
              </w:rPr>
            </w:pPr>
            <w:ins w:id="1765"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6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7" w:author="Nick.Tolimieri" w:date="2022-09-06T13:51:00Z"/>
                <w:color w:val="000000"/>
                <w:sz w:val="20"/>
                <w:szCs w:val="20"/>
                <w:lang w:val="en-US"/>
              </w:rPr>
            </w:pPr>
            <w:ins w:id="176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6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0" w:author="Nick.Tolimieri" w:date="2022-09-06T13:51:00Z"/>
                <w:color w:val="000000"/>
                <w:sz w:val="20"/>
                <w:szCs w:val="20"/>
                <w:lang w:val="en-US"/>
              </w:rPr>
            </w:pPr>
            <w:ins w:id="1771"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3" w:author="Nick.Tolimieri" w:date="2022-09-06T13:51:00Z"/>
                <w:color w:val="000000"/>
                <w:sz w:val="20"/>
                <w:szCs w:val="20"/>
                <w:lang w:val="en-US"/>
              </w:rPr>
            </w:pPr>
            <w:ins w:id="1774" w:author="Nick.Tolimieri"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7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6" w:author="Nick.Tolimieri" w:date="2022-09-06T13:51:00Z"/>
                <w:color w:val="000000"/>
                <w:sz w:val="20"/>
                <w:szCs w:val="20"/>
                <w:lang w:val="en-US"/>
              </w:rPr>
            </w:pPr>
            <w:ins w:id="1777" w:author="Nick.Tolimieri"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9" w:author="Nick.Tolimieri" w:date="2022-09-06T13:51:00Z"/>
                <w:color w:val="000000"/>
                <w:sz w:val="20"/>
                <w:szCs w:val="20"/>
                <w:lang w:val="en-US"/>
              </w:rPr>
            </w:pPr>
            <w:ins w:id="1780" w:author="Nick.Tolimieri" w:date="2022-09-06T13:51:00Z">
              <w:r w:rsidRPr="00C97A89">
                <w:rPr>
                  <w:color w:val="000000"/>
                  <w:sz w:val="20"/>
                  <w:szCs w:val="20"/>
                  <w:lang w:val="en-US"/>
                </w:rPr>
                <w:t>1.61</w:t>
              </w:r>
            </w:ins>
          </w:p>
        </w:tc>
      </w:tr>
      <w:tr w:rsidR="00C97A89" w:rsidRPr="00C97A89" w:rsidTr="0048438B">
        <w:tblPrEx>
          <w:tblPrExChange w:id="1781" w:author="Nick.Tolimieri" w:date="2022-09-06T14:24:00Z">
            <w:tblPrEx>
              <w:tblW w:w="10017" w:type="dxa"/>
            </w:tblPrEx>
          </w:tblPrExChange>
        </w:tblPrEx>
        <w:trPr>
          <w:trHeight w:val="255"/>
          <w:ins w:id="1782" w:author="Nick.Tolimieri" w:date="2022-09-06T13:51:00Z"/>
          <w:trPrChange w:id="178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78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85" w:author="Nick.Tolimieri" w:date="2022-09-06T13:51:00Z"/>
                <w:color w:val="000000"/>
                <w:sz w:val="20"/>
                <w:szCs w:val="20"/>
                <w:lang w:val="en-US"/>
              </w:rPr>
            </w:pPr>
            <w:ins w:id="178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8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8" w:author="Nick.Tolimieri" w:date="2022-09-06T13:51:00Z"/>
                <w:color w:val="000000"/>
                <w:sz w:val="20"/>
                <w:szCs w:val="20"/>
                <w:lang w:val="en-US"/>
              </w:rPr>
            </w:pPr>
            <w:ins w:id="1789"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1" w:author="Nick.Tolimieri" w:date="2022-09-06T13:51:00Z"/>
                <w:color w:val="000000"/>
                <w:sz w:val="20"/>
                <w:szCs w:val="20"/>
                <w:lang w:val="en-US"/>
              </w:rPr>
            </w:pPr>
            <w:ins w:id="179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9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4" w:author="Nick.Tolimieri" w:date="2022-09-06T13:51:00Z"/>
                <w:color w:val="000000"/>
                <w:sz w:val="20"/>
                <w:szCs w:val="20"/>
                <w:lang w:val="en-US"/>
              </w:rPr>
            </w:pPr>
            <w:ins w:id="1795"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79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7" w:author="Nick.Tolimieri" w:date="2022-09-06T13:51:00Z"/>
                <w:color w:val="000000"/>
                <w:sz w:val="20"/>
                <w:szCs w:val="20"/>
                <w:lang w:val="en-US"/>
              </w:rPr>
            </w:pPr>
            <w:ins w:id="179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79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0" w:author="Nick.Tolimieri" w:date="2022-09-06T13:51:00Z"/>
                <w:color w:val="000000"/>
                <w:sz w:val="20"/>
                <w:szCs w:val="20"/>
                <w:lang w:val="en-US"/>
              </w:rPr>
            </w:pPr>
            <w:ins w:id="1801"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3" w:author="Nick.Tolimieri" w:date="2022-09-06T13:51:00Z"/>
                <w:color w:val="000000"/>
                <w:sz w:val="20"/>
                <w:szCs w:val="20"/>
                <w:lang w:val="en-US"/>
              </w:rPr>
            </w:pPr>
            <w:ins w:id="1804"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0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6" w:author="Nick.Tolimieri" w:date="2022-09-06T13:51:00Z"/>
                <w:color w:val="000000"/>
                <w:sz w:val="20"/>
                <w:szCs w:val="20"/>
                <w:lang w:val="en-US"/>
              </w:rPr>
            </w:pPr>
            <w:ins w:id="1807"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9" w:author="Nick.Tolimieri" w:date="2022-09-06T13:51:00Z"/>
                <w:color w:val="000000"/>
                <w:sz w:val="20"/>
                <w:szCs w:val="20"/>
                <w:lang w:val="en-US"/>
              </w:rPr>
            </w:pPr>
            <w:ins w:id="1810" w:author="Nick.Tolimieri"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2" w:author="Nick.Tolimieri" w:date="2022-09-06T13:51:00Z"/>
                <w:color w:val="000000"/>
                <w:sz w:val="20"/>
                <w:szCs w:val="20"/>
                <w:lang w:val="en-US"/>
              </w:rPr>
            </w:pPr>
            <w:ins w:id="1813"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5" w:author="Nick.Tolimieri" w:date="2022-09-06T13:51:00Z"/>
                <w:color w:val="000000"/>
                <w:sz w:val="20"/>
                <w:szCs w:val="20"/>
                <w:lang w:val="en-US"/>
              </w:rPr>
            </w:pPr>
            <w:ins w:id="1816" w:author="Nick.Tolimieri" w:date="2022-09-06T13:51:00Z">
              <w:r w:rsidRPr="00C97A89">
                <w:rPr>
                  <w:color w:val="000000"/>
                  <w:sz w:val="20"/>
                  <w:szCs w:val="20"/>
                  <w:lang w:val="en-US"/>
                </w:rPr>
                <w:t>2.01</w:t>
              </w:r>
            </w:ins>
          </w:p>
        </w:tc>
      </w:tr>
      <w:tr w:rsidR="00C97A89" w:rsidRPr="00C97A89" w:rsidTr="0048438B">
        <w:tblPrEx>
          <w:tblPrExChange w:id="1817" w:author="Nick.Tolimieri" w:date="2022-09-06T14:24:00Z">
            <w:tblPrEx>
              <w:tblW w:w="10017" w:type="dxa"/>
            </w:tblPrEx>
          </w:tblPrExChange>
        </w:tblPrEx>
        <w:trPr>
          <w:trHeight w:val="255"/>
          <w:ins w:id="1818" w:author="Nick.Tolimieri" w:date="2022-09-06T13:51:00Z"/>
          <w:trPrChange w:id="181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82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1" w:author="Nick.Tolimieri" w:date="2022-09-06T13:51:00Z"/>
                <w:color w:val="000000"/>
                <w:sz w:val="20"/>
                <w:szCs w:val="20"/>
                <w:lang w:val="en-US"/>
              </w:rPr>
            </w:pPr>
            <w:ins w:id="182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2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4" w:author="Nick.Tolimieri" w:date="2022-09-06T13:51:00Z"/>
                <w:color w:val="000000"/>
                <w:sz w:val="20"/>
                <w:szCs w:val="20"/>
                <w:lang w:val="en-US"/>
              </w:rPr>
            </w:pPr>
            <w:ins w:id="1825"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2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7" w:author="Nick.Tolimieri" w:date="2022-09-06T13:51:00Z"/>
                <w:color w:val="000000"/>
                <w:sz w:val="20"/>
                <w:szCs w:val="20"/>
                <w:lang w:val="en-US"/>
              </w:rPr>
            </w:pPr>
            <w:ins w:id="182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2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0" w:author="Nick.Tolimieri" w:date="2022-09-06T13:51:00Z"/>
                <w:color w:val="000000"/>
                <w:sz w:val="20"/>
                <w:szCs w:val="20"/>
                <w:lang w:val="en-US"/>
              </w:rPr>
            </w:pPr>
            <w:ins w:id="1831"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3" w:author="Nick.Tolimieri" w:date="2022-09-06T13:51:00Z"/>
                <w:color w:val="000000"/>
                <w:sz w:val="20"/>
                <w:szCs w:val="20"/>
                <w:lang w:val="en-US"/>
              </w:rPr>
            </w:pPr>
            <w:ins w:id="183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83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6" w:author="Nick.Tolimieri" w:date="2022-09-06T13:51:00Z"/>
                <w:color w:val="000000"/>
                <w:sz w:val="20"/>
                <w:szCs w:val="20"/>
                <w:lang w:val="en-US"/>
              </w:rPr>
            </w:pPr>
            <w:ins w:id="1837"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3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9" w:author="Nick.Tolimieri" w:date="2022-09-06T13:51:00Z"/>
                <w:color w:val="000000"/>
                <w:sz w:val="20"/>
                <w:szCs w:val="20"/>
                <w:lang w:val="en-US"/>
              </w:rPr>
            </w:pPr>
            <w:ins w:id="184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2" w:author="Nick.Tolimieri" w:date="2022-09-06T13:51:00Z"/>
                <w:color w:val="000000"/>
                <w:sz w:val="20"/>
                <w:szCs w:val="20"/>
                <w:lang w:val="en-US"/>
              </w:rPr>
            </w:pPr>
            <w:ins w:id="1843"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4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5" w:author="Nick.Tolimieri" w:date="2022-09-06T13:51:00Z"/>
                <w:color w:val="000000"/>
                <w:sz w:val="20"/>
                <w:szCs w:val="20"/>
                <w:lang w:val="en-US"/>
              </w:rPr>
            </w:pPr>
            <w:ins w:id="1846"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4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8" w:author="Nick.Tolimieri" w:date="2022-09-06T13:51:00Z"/>
                <w:color w:val="000000"/>
                <w:sz w:val="20"/>
                <w:szCs w:val="20"/>
                <w:lang w:val="en-US"/>
              </w:rPr>
            </w:pPr>
            <w:ins w:id="1849"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1" w:author="Nick.Tolimieri" w:date="2022-09-06T13:51:00Z"/>
                <w:color w:val="000000"/>
                <w:sz w:val="20"/>
                <w:szCs w:val="20"/>
                <w:lang w:val="en-US"/>
              </w:rPr>
            </w:pPr>
            <w:ins w:id="1852" w:author="Nick.Tolimieri" w:date="2022-09-06T13:51:00Z">
              <w:r w:rsidRPr="00C97A89">
                <w:rPr>
                  <w:color w:val="000000"/>
                  <w:sz w:val="20"/>
                  <w:szCs w:val="20"/>
                  <w:lang w:val="en-US"/>
                </w:rPr>
                <w:t>1.83</w:t>
              </w:r>
            </w:ins>
          </w:p>
        </w:tc>
      </w:tr>
      <w:tr w:rsidR="00C97A89" w:rsidRPr="00C97A89" w:rsidTr="0048438B">
        <w:tblPrEx>
          <w:tblPrExChange w:id="1853" w:author="Nick.Tolimieri" w:date="2022-09-06T14:24:00Z">
            <w:tblPrEx>
              <w:tblW w:w="10017" w:type="dxa"/>
            </w:tblPrEx>
          </w:tblPrExChange>
        </w:tblPrEx>
        <w:trPr>
          <w:trHeight w:val="255"/>
          <w:ins w:id="1854" w:author="Nick.Tolimieri" w:date="2022-09-06T13:51:00Z"/>
          <w:trPrChange w:id="185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85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57" w:author="Nick.Tolimieri" w:date="2022-09-06T13:51:00Z"/>
                <w:color w:val="000000"/>
                <w:sz w:val="20"/>
                <w:szCs w:val="20"/>
                <w:lang w:val="en-US"/>
              </w:rPr>
            </w:pPr>
            <w:ins w:id="185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5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0" w:author="Nick.Tolimieri" w:date="2022-09-06T13:51:00Z"/>
                <w:color w:val="000000"/>
                <w:sz w:val="20"/>
                <w:szCs w:val="20"/>
                <w:lang w:val="en-US"/>
              </w:rPr>
            </w:pPr>
            <w:ins w:id="1861"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3" w:author="Nick.Tolimieri" w:date="2022-09-06T13:51:00Z"/>
                <w:color w:val="000000"/>
                <w:sz w:val="20"/>
                <w:szCs w:val="20"/>
                <w:lang w:val="en-US"/>
              </w:rPr>
            </w:pPr>
            <w:ins w:id="1864"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6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6" w:author="Nick.Tolimieri" w:date="2022-09-06T13:51:00Z"/>
                <w:color w:val="000000"/>
                <w:sz w:val="20"/>
                <w:szCs w:val="20"/>
                <w:lang w:val="en-US"/>
              </w:rPr>
            </w:pPr>
            <w:ins w:id="1867" w:author="Nick.Tolimieri"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6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9" w:author="Nick.Tolimieri" w:date="2022-09-06T13:51:00Z"/>
                <w:color w:val="000000"/>
                <w:sz w:val="20"/>
                <w:szCs w:val="20"/>
                <w:lang w:val="en-US"/>
              </w:rPr>
            </w:pPr>
            <w:ins w:id="187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187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2" w:author="Nick.Tolimieri" w:date="2022-09-06T13:51:00Z"/>
                <w:color w:val="000000"/>
                <w:sz w:val="20"/>
                <w:szCs w:val="20"/>
                <w:lang w:val="en-US"/>
              </w:rPr>
            </w:pPr>
            <w:ins w:id="1873"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7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5" w:author="Nick.Tolimieri" w:date="2022-09-06T13:51:00Z"/>
                <w:color w:val="000000"/>
                <w:sz w:val="20"/>
                <w:szCs w:val="20"/>
                <w:lang w:val="en-US"/>
              </w:rPr>
            </w:pPr>
            <w:ins w:id="1876"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7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8" w:author="Nick.Tolimieri" w:date="2022-09-06T13:51:00Z"/>
                <w:color w:val="000000"/>
                <w:sz w:val="20"/>
                <w:szCs w:val="20"/>
                <w:lang w:val="en-US"/>
              </w:rPr>
            </w:pPr>
            <w:ins w:id="1879"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1" w:author="Nick.Tolimieri" w:date="2022-09-06T13:51:00Z"/>
                <w:color w:val="000000"/>
                <w:sz w:val="20"/>
                <w:szCs w:val="20"/>
                <w:lang w:val="en-US"/>
              </w:rPr>
            </w:pPr>
            <w:ins w:id="1882" w:author="Nick.Tolimieri"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8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4" w:author="Nick.Tolimieri" w:date="2022-09-06T13:51:00Z"/>
                <w:color w:val="000000"/>
                <w:sz w:val="20"/>
                <w:szCs w:val="20"/>
                <w:lang w:val="en-US"/>
              </w:rPr>
            </w:pPr>
            <w:ins w:id="1885"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7" w:author="Nick.Tolimieri" w:date="2022-09-06T13:51:00Z"/>
                <w:color w:val="000000"/>
                <w:sz w:val="20"/>
                <w:szCs w:val="20"/>
                <w:lang w:val="en-US"/>
              </w:rPr>
            </w:pPr>
            <w:ins w:id="1888" w:author="Nick.Tolimieri" w:date="2022-09-06T13:51:00Z">
              <w:r w:rsidRPr="00C97A89">
                <w:rPr>
                  <w:color w:val="000000"/>
                  <w:sz w:val="20"/>
                  <w:szCs w:val="20"/>
                  <w:lang w:val="en-US"/>
                </w:rPr>
                <w:t>2.84</w:t>
              </w:r>
            </w:ins>
          </w:p>
        </w:tc>
      </w:tr>
      <w:tr w:rsidR="00C97A89" w:rsidRPr="00C97A89" w:rsidTr="0048438B">
        <w:tblPrEx>
          <w:tblPrExChange w:id="1889" w:author="Nick.Tolimieri" w:date="2022-09-06T14:24:00Z">
            <w:tblPrEx>
              <w:tblW w:w="10017" w:type="dxa"/>
            </w:tblPrEx>
          </w:tblPrExChange>
        </w:tblPrEx>
        <w:trPr>
          <w:trHeight w:val="255"/>
          <w:ins w:id="1890" w:author="Nick.Tolimieri" w:date="2022-09-06T13:51:00Z"/>
          <w:trPrChange w:id="189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89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93" w:author="Nick.Tolimieri" w:date="2022-09-06T13:51:00Z"/>
                <w:color w:val="000000"/>
                <w:sz w:val="20"/>
                <w:szCs w:val="20"/>
                <w:lang w:val="en-US"/>
              </w:rPr>
            </w:pPr>
            <w:ins w:id="1894" w:author="Nick.Tolimieri"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89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6" w:author="Nick.Tolimieri" w:date="2022-09-06T13:51:00Z"/>
                <w:color w:val="000000"/>
                <w:sz w:val="20"/>
                <w:szCs w:val="20"/>
                <w:lang w:val="en-US"/>
              </w:rPr>
            </w:pPr>
            <w:ins w:id="1897"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89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9" w:author="Nick.Tolimieri" w:date="2022-09-06T13:51:00Z"/>
                <w:color w:val="000000"/>
                <w:sz w:val="20"/>
                <w:szCs w:val="20"/>
                <w:lang w:val="en-US"/>
              </w:rPr>
            </w:pPr>
            <w:ins w:id="190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2" w:author="Nick.Tolimieri" w:date="2022-09-06T13:51:00Z"/>
                <w:color w:val="000000"/>
                <w:sz w:val="20"/>
                <w:szCs w:val="20"/>
                <w:lang w:val="en-US"/>
              </w:rPr>
            </w:pPr>
            <w:ins w:id="190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0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5" w:author="Nick.Tolimieri" w:date="2022-09-06T13:51:00Z"/>
                <w:color w:val="000000"/>
                <w:sz w:val="20"/>
                <w:szCs w:val="20"/>
                <w:lang w:val="en-US"/>
              </w:rPr>
            </w:pPr>
            <w:ins w:id="190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90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8" w:author="Nick.Tolimieri" w:date="2022-09-06T13:51:00Z"/>
                <w:color w:val="000000"/>
                <w:sz w:val="20"/>
                <w:szCs w:val="20"/>
                <w:lang w:val="en-US"/>
              </w:rPr>
            </w:pPr>
            <w:ins w:id="190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1" w:author="Nick.Tolimieri" w:date="2022-09-06T13:51:00Z"/>
                <w:color w:val="000000"/>
                <w:sz w:val="20"/>
                <w:szCs w:val="20"/>
                <w:lang w:val="en-US"/>
              </w:rPr>
            </w:pPr>
            <w:ins w:id="191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1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4" w:author="Nick.Tolimieri" w:date="2022-09-06T13:51:00Z"/>
                <w:color w:val="000000"/>
                <w:sz w:val="20"/>
                <w:szCs w:val="20"/>
                <w:lang w:val="en-US"/>
              </w:rPr>
            </w:pPr>
            <w:ins w:id="191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1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7" w:author="Nick.Tolimieri" w:date="2022-09-06T13:51:00Z"/>
                <w:color w:val="000000"/>
                <w:sz w:val="20"/>
                <w:szCs w:val="20"/>
                <w:lang w:val="en-US"/>
              </w:rPr>
            </w:pPr>
            <w:ins w:id="191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1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0" w:author="Nick.Tolimieri" w:date="2022-09-06T13:51:00Z"/>
                <w:color w:val="000000"/>
                <w:sz w:val="20"/>
                <w:szCs w:val="20"/>
                <w:lang w:val="en-US"/>
              </w:rPr>
            </w:pPr>
            <w:ins w:id="19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3" w:author="Nick.Tolimieri" w:date="2022-09-06T13:51:00Z"/>
                <w:color w:val="000000"/>
                <w:sz w:val="20"/>
                <w:szCs w:val="20"/>
                <w:lang w:val="en-US"/>
              </w:rPr>
            </w:pPr>
            <w:ins w:id="1924" w:author="Nick.Tolimieri" w:date="2022-09-06T13:51:00Z">
              <w:r w:rsidRPr="00C97A89">
                <w:rPr>
                  <w:color w:val="000000"/>
                  <w:sz w:val="20"/>
                  <w:szCs w:val="20"/>
                  <w:lang w:val="en-US"/>
                </w:rPr>
                <w:t>-</w:t>
              </w:r>
            </w:ins>
          </w:p>
        </w:tc>
      </w:tr>
      <w:tr w:rsidR="00C97A89" w:rsidRPr="00C97A89" w:rsidTr="0048438B">
        <w:tblPrEx>
          <w:tblPrExChange w:id="1925" w:author="Nick.Tolimieri" w:date="2022-09-06T14:24:00Z">
            <w:tblPrEx>
              <w:tblW w:w="10017" w:type="dxa"/>
            </w:tblPrEx>
          </w:tblPrExChange>
        </w:tblPrEx>
        <w:trPr>
          <w:trHeight w:val="255"/>
          <w:ins w:id="1926" w:author="Nick.Tolimieri" w:date="2022-09-06T13:51:00Z"/>
          <w:trPrChange w:id="192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92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9" w:author="Nick.Tolimieri" w:date="2022-09-06T13:51:00Z"/>
                <w:color w:val="000000"/>
                <w:sz w:val="20"/>
                <w:szCs w:val="20"/>
                <w:lang w:val="en-US"/>
              </w:rPr>
            </w:pPr>
            <w:ins w:id="193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2" w:author="Nick.Tolimieri" w:date="2022-09-06T13:51:00Z"/>
                <w:color w:val="000000"/>
                <w:sz w:val="20"/>
                <w:szCs w:val="20"/>
                <w:lang w:val="en-US"/>
              </w:rPr>
            </w:pPr>
            <w:ins w:id="1933"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3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5" w:author="Nick.Tolimieri" w:date="2022-09-06T13:51:00Z"/>
                <w:color w:val="000000"/>
                <w:sz w:val="20"/>
                <w:szCs w:val="20"/>
                <w:lang w:val="en-US"/>
              </w:rPr>
            </w:pPr>
            <w:ins w:id="1936"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3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8" w:author="Nick.Tolimieri" w:date="2022-09-06T13:51:00Z"/>
                <w:color w:val="000000"/>
                <w:sz w:val="20"/>
                <w:szCs w:val="20"/>
                <w:lang w:val="en-US"/>
              </w:rPr>
            </w:pPr>
            <w:ins w:id="193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1" w:author="Nick.Tolimieri" w:date="2022-09-06T13:51:00Z"/>
                <w:color w:val="000000"/>
                <w:sz w:val="20"/>
                <w:szCs w:val="20"/>
                <w:lang w:val="en-US"/>
              </w:rPr>
            </w:pPr>
            <w:ins w:id="194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194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4" w:author="Nick.Tolimieri" w:date="2022-09-06T13:51:00Z"/>
                <w:color w:val="000000"/>
                <w:sz w:val="20"/>
                <w:szCs w:val="20"/>
                <w:lang w:val="en-US"/>
              </w:rPr>
            </w:pPr>
            <w:ins w:id="194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4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47" w:author="Nick.Tolimieri" w:date="2022-09-06T13:51:00Z"/>
                <w:color w:val="000000"/>
                <w:sz w:val="20"/>
                <w:szCs w:val="20"/>
                <w:lang w:val="en-US"/>
              </w:rPr>
            </w:pPr>
            <w:ins w:id="194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4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0" w:author="Nick.Tolimieri" w:date="2022-09-06T13:51:00Z"/>
                <w:color w:val="000000"/>
                <w:sz w:val="20"/>
                <w:szCs w:val="20"/>
                <w:lang w:val="en-US"/>
              </w:rPr>
            </w:pPr>
            <w:ins w:id="19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3" w:author="Nick.Tolimieri" w:date="2022-09-06T13:51:00Z"/>
                <w:color w:val="000000"/>
                <w:sz w:val="20"/>
                <w:szCs w:val="20"/>
                <w:lang w:val="en-US"/>
              </w:rPr>
            </w:pPr>
            <w:ins w:id="19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6" w:author="Nick.Tolimieri" w:date="2022-09-06T13:51:00Z"/>
                <w:color w:val="000000"/>
                <w:sz w:val="20"/>
                <w:szCs w:val="20"/>
                <w:lang w:val="en-US"/>
              </w:rPr>
            </w:pPr>
            <w:ins w:id="19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9" w:author="Nick.Tolimieri" w:date="2022-09-06T13:51:00Z"/>
                <w:color w:val="000000"/>
                <w:sz w:val="20"/>
                <w:szCs w:val="20"/>
                <w:lang w:val="en-US"/>
              </w:rPr>
            </w:pPr>
            <w:ins w:id="1960" w:author="Nick.Tolimieri" w:date="2022-09-06T13:51:00Z">
              <w:r w:rsidRPr="00C97A89">
                <w:rPr>
                  <w:color w:val="000000"/>
                  <w:sz w:val="20"/>
                  <w:szCs w:val="20"/>
                  <w:lang w:val="en-US"/>
                </w:rPr>
                <w:t>-</w:t>
              </w:r>
            </w:ins>
          </w:p>
        </w:tc>
      </w:tr>
      <w:tr w:rsidR="00C97A89" w:rsidRPr="00C97A89" w:rsidTr="0048438B">
        <w:tblPrEx>
          <w:tblPrExChange w:id="1961" w:author="Nick.Tolimieri" w:date="2022-09-06T14:24:00Z">
            <w:tblPrEx>
              <w:tblW w:w="10017" w:type="dxa"/>
            </w:tblPrEx>
          </w:tblPrExChange>
        </w:tblPrEx>
        <w:trPr>
          <w:trHeight w:val="255"/>
          <w:ins w:id="1962" w:author="Nick.Tolimieri" w:date="2022-09-06T13:51:00Z"/>
          <w:trPrChange w:id="196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196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5" w:author="Nick.Tolimieri" w:date="2022-09-06T13:51:00Z"/>
                <w:color w:val="000000"/>
                <w:sz w:val="20"/>
                <w:szCs w:val="20"/>
                <w:lang w:val="en-US"/>
              </w:rPr>
            </w:pPr>
            <w:ins w:id="196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6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68" w:author="Nick.Tolimieri" w:date="2022-09-06T13:51:00Z"/>
                <w:color w:val="000000"/>
                <w:sz w:val="20"/>
                <w:szCs w:val="20"/>
                <w:lang w:val="en-US"/>
              </w:rPr>
            </w:pPr>
            <w:ins w:id="1969"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1" w:author="Nick.Tolimieri" w:date="2022-09-06T13:51:00Z"/>
                <w:color w:val="000000"/>
                <w:sz w:val="20"/>
                <w:szCs w:val="20"/>
                <w:lang w:val="en-US"/>
              </w:rPr>
            </w:pPr>
            <w:ins w:id="197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7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4" w:author="Nick.Tolimieri" w:date="2022-09-06T13:51:00Z"/>
                <w:color w:val="000000"/>
                <w:sz w:val="20"/>
                <w:szCs w:val="20"/>
                <w:lang w:val="en-US"/>
              </w:rPr>
            </w:pPr>
            <w:ins w:id="1975" w:author="Nick.Tolimieri"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7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7" w:author="Nick.Tolimieri" w:date="2022-09-06T13:51:00Z"/>
                <w:color w:val="000000"/>
                <w:sz w:val="20"/>
                <w:szCs w:val="20"/>
                <w:lang w:val="en-US"/>
              </w:rPr>
            </w:pPr>
            <w:ins w:id="197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197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0" w:author="Nick.Tolimieri" w:date="2022-09-06T13:51:00Z"/>
                <w:color w:val="000000"/>
                <w:sz w:val="20"/>
                <w:szCs w:val="20"/>
                <w:lang w:val="en-US"/>
              </w:rPr>
            </w:pPr>
            <w:ins w:id="1981"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3" w:author="Nick.Tolimieri" w:date="2022-09-06T13:51:00Z"/>
                <w:color w:val="000000"/>
                <w:sz w:val="20"/>
                <w:szCs w:val="20"/>
                <w:lang w:val="en-US"/>
              </w:rPr>
            </w:pPr>
            <w:ins w:id="198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8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6" w:author="Nick.Tolimieri" w:date="2022-09-06T13:51:00Z"/>
                <w:color w:val="000000"/>
                <w:sz w:val="20"/>
                <w:szCs w:val="20"/>
                <w:lang w:val="en-US"/>
              </w:rPr>
            </w:pPr>
            <w:ins w:id="1987"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8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9" w:author="Nick.Tolimieri" w:date="2022-09-06T13:51:00Z"/>
                <w:color w:val="000000"/>
                <w:sz w:val="20"/>
                <w:szCs w:val="20"/>
                <w:lang w:val="en-US"/>
              </w:rPr>
            </w:pPr>
            <w:ins w:id="1990"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2" w:author="Nick.Tolimieri" w:date="2022-09-06T13:51:00Z"/>
                <w:color w:val="000000"/>
                <w:sz w:val="20"/>
                <w:szCs w:val="20"/>
                <w:lang w:val="en-US"/>
              </w:rPr>
            </w:pPr>
            <w:ins w:id="1993"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9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5" w:author="Nick.Tolimieri" w:date="2022-09-06T13:51:00Z"/>
                <w:color w:val="000000"/>
                <w:sz w:val="20"/>
                <w:szCs w:val="20"/>
                <w:lang w:val="en-US"/>
              </w:rPr>
            </w:pPr>
            <w:ins w:id="1996" w:author="Nick.Tolimieri" w:date="2022-09-06T13:51:00Z">
              <w:r w:rsidRPr="00C97A89">
                <w:rPr>
                  <w:color w:val="000000"/>
                  <w:sz w:val="20"/>
                  <w:szCs w:val="20"/>
                  <w:lang w:val="en-US"/>
                </w:rPr>
                <w:t>1.77</w:t>
              </w:r>
            </w:ins>
          </w:p>
        </w:tc>
      </w:tr>
      <w:tr w:rsidR="00C97A89" w:rsidRPr="00C97A89" w:rsidTr="0048438B">
        <w:tblPrEx>
          <w:tblPrExChange w:id="1997" w:author="Nick.Tolimieri" w:date="2022-09-06T14:24:00Z">
            <w:tblPrEx>
              <w:tblW w:w="10017" w:type="dxa"/>
            </w:tblPrEx>
          </w:tblPrExChange>
        </w:tblPrEx>
        <w:trPr>
          <w:trHeight w:val="255"/>
          <w:ins w:id="1998" w:author="Nick.Tolimieri" w:date="2022-09-06T13:51:00Z"/>
          <w:trPrChange w:id="199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00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1" w:author="Nick.Tolimieri" w:date="2022-09-06T13:51:00Z"/>
                <w:color w:val="000000"/>
                <w:sz w:val="20"/>
                <w:szCs w:val="20"/>
                <w:lang w:val="en-US"/>
              </w:rPr>
            </w:pPr>
            <w:ins w:id="200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0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4" w:author="Nick.Tolimieri" w:date="2022-09-06T13:51:00Z"/>
                <w:color w:val="000000"/>
                <w:sz w:val="20"/>
                <w:szCs w:val="20"/>
                <w:lang w:val="en-US"/>
              </w:rPr>
            </w:pPr>
            <w:ins w:id="2005"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0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7" w:author="Nick.Tolimieri" w:date="2022-09-06T13:51:00Z"/>
                <w:color w:val="000000"/>
                <w:sz w:val="20"/>
                <w:szCs w:val="20"/>
                <w:lang w:val="en-US"/>
              </w:rPr>
            </w:pPr>
            <w:ins w:id="200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0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0" w:author="Nick.Tolimieri" w:date="2022-09-06T13:51:00Z"/>
                <w:color w:val="000000"/>
                <w:sz w:val="20"/>
                <w:szCs w:val="20"/>
                <w:lang w:val="en-US"/>
              </w:rPr>
            </w:pPr>
            <w:ins w:id="201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3" w:author="Nick.Tolimieri" w:date="2022-09-06T13:51:00Z"/>
                <w:color w:val="000000"/>
                <w:sz w:val="20"/>
                <w:szCs w:val="20"/>
                <w:lang w:val="en-US"/>
              </w:rPr>
            </w:pPr>
            <w:ins w:id="201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01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6" w:author="Nick.Tolimieri" w:date="2022-09-06T13:51:00Z"/>
                <w:color w:val="000000"/>
                <w:sz w:val="20"/>
                <w:szCs w:val="20"/>
                <w:lang w:val="en-US"/>
              </w:rPr>
            </w:pPr>
            <w:ins w:id="201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1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19" w:author="Nick.Tolimieri" w:date="2022-09-06T13:51:00Z"/>
                <w:color w:val="000000"/>
                <w:sz w:val="20"/>
                <w:szCs w:val="20"/>
                <w:lang w:val="en-US"/>
              </w:rPr>
            </w:pPr>
            <w:ins w:id="202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2" w:author="Nick.Tolimieri" w:date="2022-09-06T13:51:00Z"/>
                <w:color w:val="000000"/>
                <w:sz w:val="20"/>
                <w:szCs w:val="20"/>
                <w:lang w:val="en-US"/>
              </w:rPr>
            </w:pPr>
            <w:ins w:id="202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5" w:author="Nick.Tolimieri" w:date="2022-09-06T13:51:00Z"/>
                <w:color w:val="000000"/>
                <w:sz w:val="20"/>
                <w:szCs w:val="20"/>
                <w:lang w:val="en-US"/>
              </w:rPr>
            </w:pPr>
            <w:ins w:id="202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2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8" w:author="Nick.Tolimieri" w:date="2022-09-06T13:51:00Z"/>
                <w:color w:val="000000"/>
                <w:sz w:val="20"/>
                <w:szCs w:val="20"/>
                <w:lang w:val="en-US"/>
              </w:rPr>
            </w:pPr>
            <w:ins w:id="20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1" w:author="Nick.Tolimieri" w:date="2022-09-06T13:51:00Z"/>
                <w:color w:val="000000"/>
                <w:sz w:val="20"/>
                <w:szCs w:val="20"/>
                <w:lang w:val="en-US"/>
              </w:rPr>
            </w:pPr>
            <w:ins w:id="2032" w:author="Nick.Tolimieri" w:date="2022-09-06T13:51:00Z">
              <w:r w:rsidRPr="00C97A89">
                <w:rPr>
                  <w:color w:val="000000"/>
                  <w:sz w:val="20"/>
                  <w:szCs w:val="20"/>
                  <w:lang w:val="en-US"/>
                </w:rPr>
                <w:t>-</w:t>
              </w:r>
            </w:ins>
          </w:p>
        </w:tc>
      </w:tr>
      <w:tr w:rsidR="00C97A89" w:rsidRPr="00C97A89" w:rsidTr="0048438B">
        <w:tblPrEx>
          <w:tblPrExChange w:id="2033" w:author="Nick.Tolimieri" w:date="2022-09-06T14:24:00Z">
            <w:tblPrEx>
              <w:tblW w:w="10017" w:type="dxa"/>
            </w:tblPrEx>
          </w:tblPrExChange>
        </w:tblPrEx>
        <w:trPr>
          <w:trHeight w:val="255"/>
          <w:ins w:id="2034" w:author="Nick.Tolimieri" w:date="2022-09-06T13:51:00Z"/>
          <w:trPrChange w:id="203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03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7" w:author="Nick.Tolimieri" w:date="2022-09-06T13:51:00Z"/>
                <w:color w:val="000000"/>
                <w:sz w:val="20"/>
                <w:szCs w:val="20"/>
                <w:lang w:val="en-US"/>
              </w:rPr>
            </w:pPr>
            <w:ins w:id="203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3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0" w:author="Nick.Tolimieri" w:date="2022-09-06T13:51:00Z"/>
                <w:color w:val="000000"/>
                <w:sz w:val="20"/>
                <w:szCs w:val="20"/>
                <w:lang w:val="en-US"/>
              </w:rPr>
            </w:pPr>
            <w:ins w:id="2041"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3" w:author="Nick.Tolimieri" w:date="2022-09-06T13:51:00Z"/>
                <w:color w:val="000000"/>
                <w:sz w:val="20"/>
                <w:szCs w:val="20"/>
                <w:lang w:val="en-US"/>
              </w:rPr>
            </w:pPr>
            <w:ins w:id="2044"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4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6" w:author="Nick.Tolimieri" w:date="2022-09-06T13:51:00Z"/>
                <w:color w:val="000000"/>
                <w:sz w:val="20"/>
                <w:szCs w:val="20"/>
                <w:lang w:val="en-US"/>
              </w:rPr>
            </w:pPr>
            <w:ins w:id="204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4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9" w:author="Nick.Tolimieri" w:date="2022-09-06T13:51:00Z"/>
                <w:color w:val="000000"/>
                <w:sz w:val="20"/>
                <w:szCs w:val="20"/>
                <w:lang w:val="en-US"/>
              </w:rPr>
            </w:pPr>
            <w:ins w:id="205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05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2" w:author="Nick.Tolimieri" w:date="2022-09-06T13:51:00Z"/>
                <w:color w:val="000000"/>
                <w:sz w:val="20"/>
                <w:szCs w:val="20"/>
                <w:lang w:val="en-US"/>
              </w:rPr>
            </w:pPr>
            <w:ins w:id="205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5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55" w:author="Nick.Tolimieri" w:date="2022-09-06T13:51:00Z"/>
                <w:color w:val="000000"/>
                <w:sz w:val="20"/>
                <w:szCs w:val="20"/>
                <w:lang w:val="en-US"/>
              </w:rPr>
            </w:pPr>
            <w:ins w:id="205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5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58" w:author="Nick.Tolimieri" w:date="2022-09-06T13:51:00Z"/>
                <w:color w:val="000000"/>
                <w:sz w:val="20"/>
                <w:szCs w:val="20"/>
                <w:lang w:val="en-US"/>
              </w:rPr>
            </w:pPr>
            <w:ins w:id="20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1" w:author="Nick.Tolimieri" w:date="2022-09-06T13:51:00Z"/>
                <w:color w:val="000000"/>
                <w:sz w:val="20"/>
                <w:szCs w:val="20"/>
                <w:lang w:val="en-US"/>
              </w:rPr>
            </w:pPr>
            <w:ins w:id="206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4" w:author="Nick.Tolimieri" w:date="2022-09-06T13:51:00Z"/>
                <w:color w:val="000000"/>
                <w:sz w:val="20"/>
                <w:szCs w:val="20"/>
                <w:lang w:val="en-US"/>
              </w:rPr>
            </w:pPr>
            <w:ins w:id="20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7" w:author="Nick.Tolimieri" w:date="2022-09-06T13:51:00Z"/>
                <w:color w:val="000000"/>
                <w:sz w:val="20"/>
                <w:szCs w:val="20"/>
                <w:lang w:val="en-US"/>
              </w:rPr>
            </w:pPr>
            <w:ins w:id="2068" w:author="Nick.Tolimieri" w:date="2022-09-06T13:51:00Z">
              <w:r w:rsidRPr="00C97A89">
                <w:rPr>
                  <w:color w:val="000000"/>
                  <w:sz w:val="20"/>
                  <w:szCs w:val="20"/>
                  <w:lang w:val="en-US"/>
                </w:rPr>
                <w:t>-</w:t>
              </w:r>
            </w:ins>
          </w:p>
        </w:tc>
      </w:tr>
      <w:tr w:rsidR="00C97A89" w:rsidRPr="00C97A89" w:rsidTr="0048438B">
        <w:tblPrEx>
          <w:tblPrExChange w:id="2069" w:author="Nick.Tolimieri" w:date="2022-09-06T14:24:00Z">
            <w:tblPrEx>
              <w:tblW w:w="10017" w:type="dxa"/>
            </w:tblPrEx>
          </w:tblPrExChange>
        </w:tblPrEx>
        <w:trPr>
          <w:trHeight w:val="255"/>
          <w:ins w:id="2070" w:author="Nick.Tolimieri" w:date="2022-09-06T13:51:00Z"/>
          <w:trPrChange w:id="207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07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3" w:author="Nick.Tolimieri" w:date="2022-09-06T13:51:00Z"/>
                <w:color w:val="000000"/>
                <w:sz w:val="20"/>
                <w:szCs w:val="20"/>
                <w:lang w:val="en-US"/>
              </w:rPr>
            </w:pPr>
            <w:ins w:id="207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7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76" w:author="Nick.Tolimieri" w:date="2022-09-06T13:51:00Z"/>
                <w:color w:val="000000"/>
                <w:sz w:val="20"/>
                <w:szCs w:val="20"/>
                <w:lang w:val="en-US"/>
              </w:rPr>
            </w:pPr>
            <w:ins w:id="2077"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7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79" w:author="Nick.Tolimieri" w:date="2022-09-06T13:51:00Z"/>
                <w:color w:val="000000"/>
                <w:sz w:val="20"/>
                <w:szCs w:val="20"/>
                <w:lang w:val="en-US"/>
              </w:rPr>
            </w:pPr>
            <w:ins w:id="2080" w:author="Nick.Tolimieri"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2" w:author="Nick.Tolimieri" w:date="2022-09-06T13:51:00Z"/>
                <w:color w:val="000000"/>
                <w:sz w:val="20"/>
                <w:szCs w:val="20"/>
                <w:lang w:val="en-US"/>
              </w:rPr>
            </w:pPr>
            <w:ins w:id="2083"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8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5" w:author="Nick.Tolimieri" w:date="2022-09-06T13:51:00Z"/>
                <w:color w:val="000000"/>
                <w:sz w:val="20"/>
                <w:szCs w:val="20"/>
                <w:lang w:val="en-US"/>
              </w:rPr>
            </w:pPr>
            <w:ins w:id="208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08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8" w:author="Nick.Tolimieri" w:date="2022-09-06T13:51:00Z"/>
                <w:color w:val="000000"/>
                <w:sz w:val="20"/>
                <w:szCs w:val="20"/>
                <w:lang w:val="en-US"/>
              </w:rPr>
            </w:pPr>
            <w:ins w:id="2089"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1" w:author="Nick.Tolimieri" w:date="2022-09-06T13:51:00Z"/>
                <w:color w:val="000000"/>
                <w:sz w:val="20"/>
                <w:szCs w:val="20"/>
                <w:lang w:val="en-US"/>
              </w:rPr>
            </w:pPr>
            <w:ins w:id="2092"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09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4" w:author="Nick.Tolimieri" w:date="2022-09-06T13:51:00Z"/>
                <w:color w:val="000000"/>
                <w:sz w:val="20"/>
                <w:szCs w:val="20"/>
                <w:lang w:val="en-US"/>
              </w:rPr>
            </w:pPr>
            <w:ins w:id="2095"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09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7" w:author="Nick.Tolimieri" w:date="2022-09-06T13:51:00Z"/>
                <w:color w:val="000000"/>
                <w:sz w:val="20"/>
                <w:szCs w:val="20"/>
                <w:lang w:val="en-US"/>
              </w:rPr>
            </w:pPr>
            <w:ins w:id="2098" w:author="Nick.Tolimieri"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09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0" w:author="Nick.Tolimieri" w:date="2022-09-06T13:51:00Z"/>
                <w:color w:val="000000"/>
                <w:sz w:val="20"/>
                <w:szCs w:val="20"/>
                <w:lang w:val="en-US"/>
              </w:rPr>
            </w:pPr>
            <w:ins w:id="2101"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3" w:author="Nick.Tolimieri" w:date="2022-09-06T13:51:00Z"/>
                <w:color w:val="000000"/>
                <w:sz w:val="20"/>
                <w:szCs w:val="20"/>
                <w:lang w:val="en-US"/>
              </w:rPr>
            </w:pPr>
            <w:ins w:id="2104" w:author="Nick.Tolimieri" w:date="2022-09-06T13:51:00Z">
              <w:r w:rsidRPr="00C97A89">
                <w:rPr>
                  <w:color w:val="000000"/>
                  <w:sz w:val="20"/>
                  <w:szCs w:val="20"/>
                  <w:lang w:val="en-US"/>
                </w:rPr>
                <w:t>3.45</w:t>
              </w:r>
            </w:ins>
          </w:p>
        </w:tc>
      </w:tr>
      <w:tr w:rsidR="00C97A89" w:rsidRPr="00C97A89" w:rsidTr="0048438B">
        <w:tblPrEx>
          <w:tblPrExChange w:id="2105" w:author="Nick.Tolimieri" w:date="2022-09-06T14:24:00Z">
            <w:tblPrEx>
              <w:tblW w:w="10017" w:type="dxa"/>
            </w:tblPrEx>
          </w:tblPrExChange>
        </w:tblPrEx>
        <w:trPr>
          <w:trHeight w:val="255"/>
          <w:ins w:id="2106" w:author="Nick.Tolimieri" w:date="2022-09-06T13:51:00Z"/>
          <w:trPrChange w:id="210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10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09" w:author="Nick.Tolimieri" w:date="2022-09-06T13:51:00Z"/>
                <w:color w:val="000000"/>
                <w:sz w:val="20"/>
                <w:szCs w:val="20"/>
                <w:lang w:val="en-US"/>
              </w:rPr>
            </w:pPr>
            <w:ins w:id="211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2" w:author="Nick.Tolimieri" w:date="2022-09-06T13:51:00Z"/>
                <w:color w:val="000000"/>
                <w:sz w:val="20"/>
                <w:szCs w:val="20"/>
                <w:lang w:val="en-US"/>
              </w:rPr>
            </w:pPr>
            <w:ins w:id="2113"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1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5" w:author="Nick.Tolimieri" w:date="2022-09-06T13:51:00Z"/>
                <w:color w:val="000000"/>
                <w:sz w:val="20"/>
                <w:szCs w:val="20"/>
                <w:lang w:val="en-US"/>
              </w:rPr>
            </w:pPr>
            <w:ins w:id="2116"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1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8" w:author="Nick.Tolimieri" w:date="2022-09-06T13:51:00Z"/>
                <w:color w:val="000000"/>
                <w:sz w:val="20"/>
                <w:szCs w:val="20"/>
                <w:lang w:val="en-US"/>
              </w:rPr>
            </w:pPr>
            <w:ins w:id="2119" w:author="Nick.Tolimieri"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1" w:author="Nick.Tolimieri" w:date="2022-09-06T13:51:00Z"/>
                <w:color w:val="000000"/>
                <w:sz w:val="20"/>
                <w:szCs w:val="20"/>
                <w:lang w:val="en-US"/>
              </w:rPr>
            </w:pPr>
            <w:ins w:id="2122"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212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4" w:author="Nick.Tolimieri" w:date="2022-09-06T13:51:00Z"/>
                <w:color w:val="000000"/>
                <w:sz w:val="20"/>
                <w:szCs w:val="20"/>
                <w:lang w:val="en-US"/>
              </w:rPr>
            </w:pPr>
            <w:ins w:id="2125" w:author="Nick.Tolimieri"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2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7" w:author="Nick.Tolimieri" w:date="2022-09-06T13:51:00Z"/>
                <w:color w:val="000000"/>
                <w:sz w:val="20"/>
                <w:szCs w:val="20"/>
                <w:lang w:val="en-US"/>
              </w:rPr>
            </w:pPr>
            <w:ins w:id="2128" w:author="Nick.Tolimieri"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2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0" w:author="Nick.Tolimieri" w:date="2022-09-06T13:51:00Z"/>
                <w:color w:val="000000"/>
                <w:sz w:val="20"/>
                <w:szCs w:val="20"/>
                <w:lang w:val="en-US"/>
              </w:rPr>
            </w:pPr>
            <w:ins w:id="2131"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3" w:author="Nick.Tolimieri" w:date="2022-09-06T13:51:00Z"/>
                <w:color w:val="000000"/>
                <w:sz w:val="20"/>
                <w:szCs w:val="20"/>
                <w:lang w:val="en-US"/>
              </w:rPr>
            </w:pPr>
            <w:ins w:id="2134" w:author="Nick.Tolimieri"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3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6" w:author="Nick.Tolimieri" w:date="2022-09-06T13:51:00Z"/>
                <w:color w:val="000000"/>
                <w:sz w:val="20"/>
                <w:szCs w:val="20"/>
                <w:lang w:val="en-US"/>
              </w:rPr>
            </w:pPr>
            <w:ins w:id="2137" w:author="Nick.Tolimieri"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9" w:author="Nick.Tolimieri" w:date="2022-09-06T13:51:00Z"/>
                <w:color w:val="000000"/>
                <w:sz w:val="20"/>
                <w:szCs w:val="20"/>
                <w:lang w:val="en-US"/>
              </w:rPr>
            </w:pPr>
            <w:ins w:id="2140" w:author="Nick.Tolimieri" w:date="2022-09-06T13:51:00Z">
              <w:r w:rsidRPr="00C97A89">
                <w:rPr>
                  <w:color w:val="000000"/>
                  <w:sz w:val="20"/>
                  <w:szCs w:val="20"/>
                  <w:lang w:val="en-US"/>
                </w:rPr>
                <w:t>3.89</w:t>
              </w:r>
            </w:ins>
          </w:p>
        </w:tc>
      </w:tr>
      <w:tr w:rsidR="00C97A89" w:rsidRPr="00C97A89" w:rsidTr="0048438B">
        <w:tblPrEx>
          <w:tblPrExChange w:id="2141" w:author="Nick.Tolimieri" w:date="2022-09-06T14:24:00Z">
            <w:tblPrEx>
              <w:tblW w:w="10017" w:type="dxa"/>
            </w:tblPrEx>
          </w:tblPrExChange>
        </w:tblPrEx>
        <w:trPr>
          <w:trHeight w:val="255"/>
          <w:ins w:id="2142" w:author="Nick.Tolimieri" w:date="2022-09-06T13:51:00Z"/>
          <w:trPrChange w:id="214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14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45" w:author="Nick.Tolimieri" w:date="2022-09-06T13:51:00Z"/>
                <w:color w:val="000000"/>
                <w:sz w:val="20"/>
                <w:szCs w:val="20"/>
                <w:lang w:val="en-US"/>
              </w:rPr>
            </w:pPr>
            <w:ins w:id="214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4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8" w:author="Nick.Tolimieri" w:date="2022-09-06T13:51:00Z"/>
                <w:color w:val="000000"/>
                <w:sz w:val="20"/>
                <w:szCs w:val="20"/>
                <w:lang w:val="en-US"/>
              </w:rPr>
            </w:pPr>
            <w:ins w:id="2149"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1" w:author="Nick.Tolimieri" w:date="2022-09-06T13:51:00Z"/>
                <w:color w:val="000000"/>
                <w:sz w:val="20"/>
                <w:szCs w:val="20"/>
                <w:lang w:val="en-US"/>
              </w:rPr>
            </w:pPr>
            <w:ins w:id="215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5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4" w:author="Nick.Tolimieri" w:date="2022-09-06T13:51:00Z"/>
                <w:color w:val="000000"/>
                <w:sz w:val="20"/>
                <w:szCs w:val="20"/>
                <w:lang w:val="en-US"/>
              </w:rPr>
            </w:pPr>
            <w:ins w:id="2155" w:author="Nick.Tolimieri"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5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7" w:author="Nick.Tolimieri" w:date="2022-09-06T13:51:00Z"/>
                <w:color w:val="000000"/>
                <w:sz w:val="20"/>
                <w:szCs w:val="20"/>
                <w:lang w:val="en-US"/>
              </w:rPr>
            </w:pPr>
            <w:ins w:id="2158" w:author="Nick.Tolimieri" w:date="2022-09-06T13:51:00Z">
              <w:r w:rsidRPr="00C97A89">
                <w:rPr>
                  <w:color w:val="000000"/>
                  <w:sz w:val="20"/>
                  <w:szCs w:val="20"/>
                  <w:lang w:val="en-US"/>
                </w:rPr>
                <w:t>10</w:t>
              </w:r>
            </w:ins>
          </w:p>
        </w:tc>
        <w:tc>
          <w:tcPr>
            <w:tcW w:w="622" w:type="dxa"/>
            <w:tcBorders>
              <w:top w:val="nil"/>
              <w:left w:val="nil"/>
              <w:bottom w:val="nil"/>
              <w:right w:val="nil"/>
            </w:tcBorders>
            <w:shd w:val="clear" w:color="auto" w:fill="auto"/>
            <w:noWrap/>
            <w:vAlign w:val="bottom"/>
            <w:hideMark/>
            <w:tcPrChange w:id="215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0" w:author="Nick.Tolimieri" w:date="2022-09-06T13:51:00Z"/>
                <w:color w:val="000000"/>
                <w:sz w:val="20"/>
                <w:szCs w:val="20"/>
                <w:lang w:val="en-US"/>
              </w:rPr>
            </w:pPr>
            <w:ins w:id="2161"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3" w:author="Nick.Tolimieri" w:date="2022-09-06T13:51:00Z"/>
                <w:color w:val="000000"/>
                <w:sz w:val="20"/>
                <w:szCs w:val="20"/>
                <w:lang w:val="en-US"/>
              </w:rPr>
            </w:pPr>
            <w:ins w:id="216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6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6" w:author="Nick.Tolimieri" w:date="2022-09-06T13:51:00Z"/>
                <w:color w:val="000000"/>
                <w:sz w:val="20"/>
                <w:szCs w:val="20"/>
                <w:lang w:val="en-US"/>
              </w:rPr>
            </w:pPr>
            <w:ins w:id="2167"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9" w:author="Nick.Tolimieri" w:date="2022-09-06T13:51:00Z"/>
                <w:color w:val="000000"/>
                <w:sz w:val="20"/>
                <w:szCs w:val="20"/>
                <w:lang w:val="en-US"/>
              </w:rPr>
            </w:pPr>
            <w:ins w:id="2170"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2" w:author="Nick.Tolimieri" w:date="2022-09-06T13:51:00Z"/>
                <w:color w:val="000000"/>
                <w:sz w:val="20"/>
                <w:szCs w:val="20"/>
                <w:lang w:val="en-US"/>
              </w:rPr>
            </w:pPr>
            <w:ins w:id="2173"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5" w:author="Nick.Tolimieri" w:date="2022-09-06T13:51:00Z"/>
                <w:color w:val="000000"/>
                <w:sz w:val="20"/>
                <w:szCs w:val="20"/>
                <w:lang w:val="en-US"/>
              </w:rPr>
            </w:pPr>
            <w:ins w:id="2176" w:author="Nick.Tolimieri" w:date="2022-09-06T13:51:00Z">
              <w:r w:rsidRPr="00C97A89">
                <w:rPr>
                  <w:color w:val="000000"/>
                  <w:sz w:val="20"/>
                  <w:szCs w:val="20"/>
                  <w:lang w:val="en-US"/>
                </w:rPr>
                <w:t>3.09</w:t>
              </w:r>
            </w:ins>
          </w:p>
        </w:tc>
      </w:tr>
      <w:tr w:rsidR="00C97A89" w:rsidRPr="00C97A89" w:rsidTr="0048438B">
        <w:tblPrEx>
          <w:tblPrExChange w:id="2177" w:author="Nick.Tolimieri" w:date="2022-09-06T14:24:00Z">
            <w:tblPrEx>
              <w:tblW w:w="10017" w:type="dxa"/>
            </w:tblPrEx>
          </w:tblPrExChange>
        </w:tblPrEx>
        <w:trPr>
          <w:trHeight w:val="255"/>
          <w:ins w:id="2178" w:author="Nick.Tolimieri" w:date="2022-09-06T13:51:00Z"/>
          <w:trPrChange w:id="217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18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1" w:author="Nick.Tolimieri" w:date="2022-09-06T13:51:00Z"/>
                <w:color w:val="000000"/>
                <w:sz w:val="20"/>
                <w:szCs w:val="20"/>
                <w:lang w:val="en-US"/>
              </w:rPr>
            </w:pPr>
            <w:ins w:id="218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8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4" w:author="Nick.Tolimieri" w:date="2022-09-06T13:51:00Z"/>
                <w:color w:val="000000"/>
                <w:sz w:val="20"/>
                <w:szCs w:val="20"/>
                <w:lang w:val="en-US"/>
              </w:rPr>
            </w:pPr>
            <w:ins w:id="2185"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8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7" w:author="Nick.Tolimieri" w:date="2022-09-06T13:51:00Z"/>
                <w:color w:val="000000"/>
                <w:sz w:val="20"/>
                <w:szCs w:val="20"/>
                <w:lang w:val="en-US"/>
              </w:rPr>
            </w:pPr>
            <w:ins w:id="2188"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8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0" w:author="Nick.Tolimieri" w:date="2022-09-06T13:51:00Z"/>
                <w:color w:val="000000"/>
                <w:sz w:val="20"/>
                <w:szCs w:val="20"/>
                <w:lang w:val="en-US"/>
              </w:rPr>
            </w:pPr>
            <w:ins w:id="2191" w:author="Nick.Tolimieri"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3" w:author="Nick.Tolimieri" w:date="2022-09-06T13:51:00Z"/>
                <w:color w:val="000000"/>
                <w:sz w:val="20"/>
                <w:szCs w:val="20"/>
                <w:lang w:val="en-US"/>
              </w:rPr>
            </w:pPr>
            <w:ins w:id="2194"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219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6" w:author="Nick.Tolimieri" w:date="2022-09-06T13:51:00Z"/>
                <w:color w:val="000000"/>
                <w:sz w:val="20"/>
                <w:szCs w:val="20"/>
                <w:lang w:val="en-US"/>
              </w:rPr>
            </w:pPr>
            <w:ins w:id="2197" w:author="Nick.Tolimieri"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19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9" w:author="Nick.Tolimieri" w:date="2022-09-06T13:51:00Z"/>
                <w:color w:val="000000"/>
                <w:sz w:val="20"/>
                <w:szCs w:val="20"/>
                <w:lang w:val="en-US"/>
              </w:rPr>
            </w:pPr>
            <w:ins w:id="220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2" w:author="Nick.Tolimieri" w:date="2022-09-06T13:51:00Z"/>
                <w:color w:val="000000"/>
                <w:sz w:val="20"/>
                <w:szCs w:val="20"/>
                <w:lang w:val="en-US"/>
              </w:rPr>
            </w:pPr>
            <w:ins w:id="2203"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5" w:author="Nick.Tolimieri" w:date="2022-09-06T13:51:00Z"/>
                <w:color w:val="000000"/>
                <w:sz w:val="20"/>
                <w:szCs w:val="20"/>
                <w:lang w:val="en-US"/>
              </w:rPr>
            </w:pPr>
            <w:ins w:id="2206" w:author="Nick.Tolimieri"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0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8" w:author="Nick.Tolimieri" w:date="2022-09-06T13:51:00Z"/>
                <w:color w:val="000000"/>
                <w:sz w:val="20"/>
                <w:szCs w:val="20"/>
                <w:lang w:val="en-US"/>
              </w:rPr>
            </w:pPr>
            <w:ins w:id="2209"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1" w:author="Nick.Tolimieri" w:date="2022-09-06T13:51:00Z"/>
                <w:color w:val="000000"/>
                <w:sz w:val="20"/>
                <w:szCs w:val="20"/>
                <w:lang w:val="en-US"/>
              </w:rPr>
            </w:pPr>
            <w:ins w:id="2212" w:author="Nick.Tolimieri" w:date="2022-09-06T13:51:00Z">
              <w:r w:rsidRPr="00C97A89">
                <w:rPr>
                  <w:color w:val="000000"/>
                  <w:sz w:val="20"/>
                  <w:szCs w:val="20"/>
                  <w:lang w:val="en-US"/>
                </w:rPr>
                <w:t>3.52</w:t>
              </w:r>
            </w:ins>
          </w:p>
        </w:tc>
      </w:tr>
      <w:tr w:rsidR="00C97A89" w:rsidRPr="00C97A89" w:rsidTr="0048438B">
        <w:tblPrEx>
          <w:tblPrExChange w:id="2213" w:author="Nick.Tolimieri" w:date="2022-09-06T14:24:00Z">
            <w:tblPrEx>
              <w:tblW w:w="10017" w:type="dxa"/>
            </w:tblPrEx>
          </w:tblPrExChange>
        </w:tblPrEx>
        <w:trPr>
          <w:trHeight w:val="255"/>
          <w:ins w:id="2214" w:author="Nick.Tolimieri" w:date="2022-09-06T13:51:00Z"/>
          <w:trPrChange w:id="221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21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17" w:author="Nick.Tolimieri" w:date="2022-09-06T13:51:00Z"/>
                <w:color w:val="000000"/>
                <w:sz w:val="20"/>
                <w:szCs w:val="20"/>
                <w:lang w:val="en-US"/>
              </w:rPr>
            </w:pPr>
            <w:ins w:id="2218"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1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0" w:author="Nick.Tolimieri" w:date="2022-09-06T13:51:00Z"/>
                <w:color w:val="000000"/>
                <w:sz w:val="20"/>
                <w:szCs w:val="20"/>
                <w:lang w:val="en-US"/>
              </w:rPr>
            </w:pPr>
            <w:ins w:id="2221"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3" w:author="Nick.Tolimieri" w:date="2022-09-06T13:51:00Z"/>
                <w:color w:val="000000"/>
                <w:sz w:val="20"/>
                <w:szCs w:val="20"/>
                <w:lang w:val="en-US"/>
              </w:rPr>
            </w:pPr>
            <w:ins w:id="222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2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6" w:author="Nick.Tolimieri" w:date="2022-09-06T13:51:00Z"/>
                <w:color w:val="000000"/>
                <w:sz w:val="20"/>
                <w:szCs w:val="20"/>
                <w:lang w:val="en-US"/>
              </w:rPr>
            </w:pPr>
            <w:ins w:id="222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2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9" w:author="Nick.Tolimieri" w:date="2022-09-06T13:51:00Z"/>
                <w:color w:val="000000"/>
                <w:sz w:val="20"/>
                <w:szCs w:val="20"/>
                <w:lang w:val="en-US"/>
              </w:rPr>
            </w:pPr>
            <w:ins w:id="223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23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2" w:author="Nick.Tolimieri" w:date="2022-09-06T13:51:00Z"/>
                <w:color w:val="000000"/>
                <w:sz w:val="20"/>
                <w:szCs w:val="20"/>
                <w:lang w:val="en-US"/>
              </w:rPr>
            </w:pPr>
            <w:ins w:id="223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3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35" w:author="Nick.Tolimieri" w:date="2022-09-06T13:51:00Z"/>
                <w:color w:val="000000"/>
                <w:sz w:val="20"/>
                <w:szCs w:val="20"/>
                <w:lang w:val="en-US"/>
              </w:rPr>
            </w:pPr>
            <w:ins w:id="223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3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38" w:author="Nick.Tolimieri" w:date="2022-09-06T13:51:00Z"/>
                <w:color w:val="000000"/>
                <w:sz w:val="20"/>
                <w:szCs w:val="20"/>
                <w:lang w:val="en-US"/>
              </w:rPr>
            </w:pPr>
            <w:ins w:id="223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1" w:author="Nick.Tolimieri" w:date="2022-09-06T13:51:00Z"/>
                <w:color w:val="000000"/>
                <w:sz w:val="20"/>
                <w:szCs w:val="20"/>
                <w:lang w:val="en-US"/>
              </w:rPr>
            </w:pPr>
            <w:ins w:id="224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4" w:author="Nick.Tolimieri" w:date="2022-09-06T13:51:00Z"/>
                <w:color w:val="000000"/>
                <w:sz w:val="20"/>
                <w:szCs w:val="20"/>
                <w:lang w:val="en-US"/>
              </w:rPr>
            </w:pPr>
            <w:ins w:id="22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7" w:author="Nick.Tolimieri" w:date="2022-09-06T13:51:00Z"/>
                <w:color w:val="000000"/>
                <w:sz w:val="20"/>
                <w:szCs w:val="20"/>
                <w:lang w:val="en-US"/>
              </w:rPr>
            </w:pPr>
            <w:ins w:id="2248" w:author="Nick.Tolimieri" w:date="2022-09-06T13:51:00Z">
              <w:r w:rsidRPr="00C97A89">
                <w:rPr>
                  <w:color w:val="000000"/>
                  <w:sz w:val="20"/>
                  <w:szCs w:val="20"/>
                  <w:lang w:val="en-US"/>
                </w:rPr>
                <w:t>-</w:t>
              </w:r>
            </w:ins>
          </w:p>
        </w:tc>
      </w:tr>
      <w:tr w:rsidR="00C97A89" w:rsidRPr="00C97A89" w:rsidTr="0048438B">
        <w:tblPrEx>
          <w:tblPrExChange w:id="2249" w:author="Nick.Tolimieri" w:date="2022-09-06T14:24:00Z">
            <w:tblPrEx>
              <w:tblW w:w="10017" w:type="dxa"/>
            </w:tblPrEx>
          </w:tblPrExChange>
        </w:tblPrEx>
        <w:trPr>
          <w:trHeight w:val="255"/>
          <w:ins w:id="2250" w:author="Nick.Tolimieri" w:date="2022-09-06T13:51:00Z"/>
          <w:trPrChange w:id="225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25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3" w:author="Nick.Tolimieri" w:date="2022-09-06T13:51:00Z"/>
                <w:color w:val="000000"/>
                <w:sz w:val="20"/>
                <w:szCs w:val="20"/>
                <w:lang w:val="en-US"/>
              </w:rPr>
            </w:pPr>
            <w:ins w:id="2254"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5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56" w:author="Nick.Tolimieri" w:date="2022-09-06T13:51:00Z"/>
                <w:color w:val="000000"/>
                <w:sz w:val="20"/>
                <w:szCs w:val="20"/>
                <w:lang w:val="en-US"/>
              </w:rPr>
            </w:pPr>
            <w:ins w:id="2257"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5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59" w:author="Nick.Tolimieri" w:date="2022-09-06T13:51:00Z"/>
                <w:color w:val="000000"/>
                <w:sz w:val="20"/>
                <w:szCs w:val="20"/>
                <w:lang w:val="en-US"/>
              </w:rPr>
            </w:pPr>
            <w:ins w:id="226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2" w:author="Nick.Tolimieri" w:date="2022-09-06T13:51:00Z"/>
                <w:color w:val="000000"/>
                <w:sz w:val="20"/>
                <w:szCs w:val="20"/>
                <w:lang w:val="en-US"/>
              </w:rPr>
            </w:pPr>
            <w:ins w:id="226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6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5" w:author="Nick.Tolimieri" w:date="2022-09-06T13:51:00Z"/>
                <w:color w:val="000000"/>
                <w:sz w:val="20"/>
                <w:szCs w:val="20"/>
                <w:lang w:val="en-US"/>
              </w:rPr>
            </w:pPr>
            <w:ins w:id="226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26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8" w:author="Nick.Tolimieri" w:date="2022-09-06T13:51:00Z"/>
                <w:color w:val="000000"/>
                <w:sz w:val="20"/>
                <w:szCs w:val="20"/>
                <w:lang w:val="en-US"/>
              </w:rPr>
            </w:pPr>
            <w:ins w:id="226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1" w:author="Nick.Tolimieri" w:date="2022-09-06T13:51:00Z"/>
                <w:color w:val="000000"/>
                <w:sz w:val="20"/>
                <w:szCs w:val="20"/>
                <w:lang w:val="en-US"/>
              </w:rPr>
            </w:pPr>
            <w:ins w:id="227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7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4" w:author="Nick.Tolimieri" w:date="2022-09-06T13:51:00Z"/>
                <w:color w:val="000000"/>
                <w:sz w:val="20"/>
                <w:szCs w:val="20"/>
                <w:lang w:val="en-US"/>
              </w:rPr>
            </w:pPr>
            <w:ins w:id="227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7" w:author="Nick.Tolimieri" w:date="2022-09-06T13:51:00Z"/>
                <w:color w:val="000000"/>
                <w:sz w:val="20"/>
                <w:szCs w:val="20"/>
                <w:lang w:val="en-US"/>
              </w:rPr>
            </w:pPr>
            <w:ins w:id="22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7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0" w:author="Nick.Tolimieri" w:date="2022-09-06T13:51:00Z"/>
                <w:color w:val="000000"/>
                <w:sz w:val="20"/>
                <w:szCs w:val="20"/>
                <w:lang w:val="en-US"/>
              </w:rPr>
            </w:pPr>
            <w:ins w:id="22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3" w:author="Nick.Tolimieri" w:date="2022-09-06T13:51:00Z"/>
                <w:color w:val="000000"/>
                <w:sz w:val="20"/>
                <w:szCs w:val="20"/>
                <w:lang w:val="en-US"/>
              </w:rPr>
            </w:pPr>
            <w:ins w:id="2284" w:author="Nick.Tolimieri" w:date="2022-09-06T13:51:00Z">
              <w:r w:rsidRPr="00C97A89">
                <w:rPr>
                  <w:color w:val="000000"/>
                  <w:sz w:val="20"/>
                  <w:szCs w:val="20"/>
                  <w:lang w:val="en-US"/>
                </w:rPr>
                <w:t>-</w:t>
              </w:r>
            </w:ins>
          </w:p>
        </w:tc>
      </w:tr>
      <w:tr w:rsidR="00C97A89" w:rsidRPr="00C97A89" w:rsidTr="0048438B">
        <w:tblPrEx>
          <w:tblPrExChange w:id="2285" w:author="Nick.Tolimieri" w:date="2022-09-06T14:24:00Z">
            <w:tblPrEx>
              <w:tblW w:w="10017" w:type="dxa"/>
            </w:tblPrEx>
          </w:tblPrExChange>
        </w:tblPrEx>
        <w:trPr>
          <w:trHeight w:val="255"/>
          <w:ins w:id="2286" w:author="Nick.Tolimieri" w:date="2022-09-06T13:51:00Z"/>
          <w:trPrChange w:id="228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28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9" w:author="Nick.Tolimieri" w:date="2022-09-06T13:51:00Z"/>
                <w:color w:val="000000"/>
                <w:sz w:val="20"/>
                <w:szCs w:val="20"/>
                <w:lang w:val="en-US"/>
              </w:rPr>
            </w:pPr>
            <w:ins w:id="2290"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2" w:author="Nick.Tolimieri" w:date="2022-09-06T13:51:00Z"/>
                <w:color w:val="000000"/>
                <w:sz w:val="20"/>
                <w:szCs w:val="20"/>
                <w:lang w:val="en-US"/>
              </w:rPr>
            </w:pPr>
            <w:ins w:id="2293"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29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5" w:author="Nick.Tolimieri" w:date="2022-09-06T13:51:00Z"/>
                <w:color w:val="000000"/>
                <w:sz w:val="20"/>
                <w:szCs w:val="20"/>
                <w:lang w:val="en-US"/>
              </w:rPr>
            </w:pPr>
            <w:ins w:id="2296" w:author="Nick.Tolimieri"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29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8" w:author="Nick.Tolimieri" w:date="2022-09-06T13:51:00Z"/>
                <w:color w:val="000000"/>
                <w:sz w:val="20"/>
                <w:szCs w:val="20"/>
                <w:lang w:val="en-US"/>
              </w:rPr>
            </w:pPr>
            <w:ins w:id="2299" w:author="Nick.Tolimieri"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1" w:author="Nick.Tolimieri" w:date="2022-09-06T13:51:00Z"/>
                <w:color w:val="000000"/>
                <w:sz w:val="20"/>
                <w:szCs w:val="20"/>
                <w:lang w:val="en-US"/>
              </w:rPr>
            </w:pPr>
            <w:ins w:id="2302"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230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4" w:author="Nick.Tolimieri" w:date="2022-09-06T13:51:00Z"/>
                <w:color w:val="000000"/>
                <w:sz w:val="20"/>
                <w:szCs w:val="20"/>
                <w:lang w:val="en-US"/>
              </w:rPr>
            </w:pPr>
            <w:ins w:id="2305"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0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7" w:author="Nick.Tolimieri" w:date="2022-09-06T13:51:00Z"/>
                <w:color w:val="000000"/>
                <w:sz w:val="20"/>
                <w:szCs w:val="20"/>
                <w:lang w:val="en-US"/>
              </w:rPr>
            </w:pPr>
            <w:ins w:id="2308"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0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0" w:author="Nick.Tolimieri" w:date="2022-09-06T13:51:00Z"/>
                <w:color w:val="000000"/>
                <w:sz w:val="20"/>
                <w:szCs w:val="20"/>
                <w:lang w:val="en-US"/>
              </w:rPr>
            </w:pPr>
            <w:ins w:id="2311"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3" w:author="Nick.Tolimieri" w:date="2022-09-06T13:51:00Z"/>
                <w:color w:val="000000"/>
                <w:sz w:val="20"/>
                <w:szCs w:val="20"/>
                <w:lang w:val="en-US"/>
              </w:rPr>
            </w:pPr>
            <w:ins w:id="2314" w:author="Nick.Tolimieri"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1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6" w:author="Nick.Tolimieri" w:date="2022-09-06T13:51:00Z"/>
                <w:color w:val="000000"/>
                <w:sz w:val="20"/>
                <w:szCs w:val="20"/>
                <w:lang w:val="en-US"/>
              </w:rPr>
            </w:pPr>
            <w:ins w:id="2317"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9" w:author="Nick.Tolimieri" w:date="2022-09-06T13:51:00Z"/>
                <w:color w:val="000000"/>
                <w:sz w:val="20"/>
                <w:szCs w:val="20"/>
                <w:lang w:val="en-US"/>
              </w:rPr>
            </w:pPr>
            <w:ins w:id="2320" w:author="Nick.Tolimieri" w:date="2022-09-06T13:51:00Z">
              <w:r w:rsidRPr="00C97A89">
                <w:rPr>
                  <w:color w:val="000000"/>
                  <w:sz w:val="20"/>
                  <w:szCs w:val="20"/>
                  <w:lang w:val="en-US"/>
                </w:rPr>
                <w:t>3.27</w:t>
              </w:r>
            </w:ins>
          </w:p>
        </w:tc>
      </w:tr>
      <w:tr w:rsidR="00C97A89" w:rsidRPr="00C97A89" w:rsidTr="0048438B">
        <w:tblPrEx>
          <w:tblPrExChange w:id="2321" w:author="Nick.Tolimieri" w:date="2022-09-06T14:24:00Z">
            <w:tblPrEx>
              <w:tblW w:w="10017" w:type="dxa"/>
            </w:tblPrEx>
          </w:tblPrExChange>
        </w:tblPrEx>
        <w:trPr>
          <w:trHeight w:val="255"/>
          <w:ins w:id="2322" w:author="Nick.Tolimieri" w:date="2022-09-06T13:51:00Z"/>
          <w:trPrChange w:id="232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2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25" w:author="Nick.Tolimieri" w:date="2022-09-06T13:51:00Z"/>
                <w:color w:val="000000"/>
                <w:sz w:val="20"/>
                <w:szCs w:val="20"/>
                <w:lang w:val="en-US"/>
              </w:rPr>
            </w:pPr>
            <w:ins w:id="2326"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2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8" w:author="Nick.Tolimieri" w:date="2022-09-06T13:51:00Z"/>
                <w:color w:val="000000"/>
                <w:sz w:val="20"/>
                <w:szCs w:val="20"/>
                <w:lang w:val="en-US"/>
              </w:rPr>
            </w:pPr>
            <w:ins w:id="2329"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1" w:author="Nick.Tolimieri" w:date="2022-09-06T13:51:00Z"/>
                <w:color w:val="000000"/>
                <w:sz w:val="20"/>
                <w:szCs w:val="20"/>
                <w:lang w:val="en-US"/>
              </w:rPr>
            </w:pPr>
            <w:ins w:id="233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3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4" w:author="Nick.Tolimieri" w:date="2022-09-06T13:51:00Z"/>
                <w:color w:val="000000"/>
                <w:sz w:val="20"/>
                <w:szCs w:val="20"/>
                <w:lang w:val="en-US"/>
              </w:rPr>
            </w:pPr>
            <w:ins w:id="2335"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3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7" w:author="Nick.Tolimieri" w:date="2022-09-06T13:51:00Z"/>
                <w:color w:val="000000"/>
                <w:sz w:val="20"/>
                <w:szCs w:val="20"/>
                <w:lang w:val="en-US"/>
              </w:rPr>
            </w:pPr>
            <w:ins w:id="233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33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0" w:author="Nick.Tolimieri" w:date="2022-09-06T13:51:00Z"/>
                <w:color w:val="000000"/>
                <w:sz w:val="20"/>
                <w:szCs w:val="20"/>
                <w:lang w:val="en-US"/>
              </w:rPr>
            </w:pPr>
            <w:ins w:id="2341"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3" w:author="Nick.Tolimieri" w:date="2022-09-06T13:51:00Z"/>
                <w:color w:val="000000"/>
                <w:sz w:val="20"/>
                <w:szCs w:val="20"/>
                <w:lang w:val="en-US"/>
              </w:rPr>
            </w:pPr>
            <w:ins w:id="2344"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4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6" w:author="Nick.Tolimieri" w:date="2022-09-06T13:51:00Z"/>
                <w:color w:val="000000"/>
                <w:sz w:val="20"/>
                <w:szCs w:val="20"/>
                <w:lang w:val="en-US"/>
              </w:rPr>
            </w:pPr>
            <w:ins w:id="2347"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9" w:author="Nick.Tolimieri" w:date="2022-09-06T13:51:00Z"/>
                <w:color w:val="000000"/>
                <w:sz w:val="20"/>
                <w:szCs w:val="20"/>
                <w:lang w:val="en-US"/>
              </w:rPr>
            </w:pPr>
            <w:ins w:id="2350" w:author="Nick.Tolimieri"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2" w:author="Nick.Tolimieri" w:date="2022-09-06T13:51:00Z"/>
                <w:color w:val="000000"/>
                <w:sz w:val="20"/>
                <w:szCs w:val="20"/>
                <w:lang w:val="en-US"/>
              </w:rPr>
            </w:pPr>
            <w:ins w:id="2353"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5" w:author="Nick.Tolimieri" w:date="2022-09-06T13:51:00Z"/>
                <w:color w:val="000000"/>
                <w:sz w:val="20"/>
                <w:szCs w:val="20"/>
                <w:lang w:val="en-US"/>
              </w:rPr>
            </w:pPr>
            <w:ins w:id="2356" w:author="Nick.Tolimieri" w:date="2022-09-06T13:51:00Z">
              <w:r w:rsidRPr="00C97A89">
                <w:rPr>
                  <w:color w:val="000000"/>
                  <w:sz w:val="20"/>
                  <w:szCs w:val="20"/>
                  <w:lang w:val="en-US"/>
                </w:rPr>
                <w:t>2.48</w:t>
              </w:r>
            </w:ins>
          </w:p>
        </w:tc>
      </w:tr>
      <w:tr w:rsidR="00C97A89" w:rsidRPr="00C97A89" w:rsidTr="0048438B">
        <w:tblPrEx>
          <w:tblPrExChange w:id="2357" w:author="Nick.Tolimieri" w:date="2022-09-06T14:24:00Z">
            <w:tblPrEx>
              <w:tblW w:w="10017" w:type="dxa"/>
            </w:tblPrEx>
          </w:tblPrExChange>
        </w:tblPrEx>
        <w:trPr>
          <w:trHeight w:val="255"/>
          <w:ins w:id="2358" w:author="Nick.Tolimieri" w:date="2022-09-06T13:51:00Z"/>
          <w:trPrChange w:id="235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6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1" w:author="Nick.Tolimieri" w:date="2022-09-06T13:51:00Z"/>
                <w:color w:val="000000"/>
                <w:sz w:val="20"/>
                <w:szCs w:val="20"/>
                <w:lang w:val="en-US"/>
              </w:rPr>
            </w:pPr>
            <w:ins w:id="2362"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6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4" w:author="Nick.Tolimieri" w:date="2022-09-06T13:51:00Z"/>
                <w:color w:val="000000"/>
                <w:sz w:val="20"/>
                <w:szCs w:val="20"/>
                <w:lang w:val="en-US"/>
              </w:rPr>
            </w:pPr>
            <w:ins w:id="2365"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6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7" w:author="Nick.Tolimieri" w:date="2022-09-06T13:51:00Z"/>
                <w:color w:val="000000"/>
                <w:sz w:val="20"/>
                <w:szCs w:val="20"/>
                <w:lang w:val="en-US"/>
              </w:rPr>
            </w:pPr>
            <w:ins w:id="2368"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6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0" w:author="Nick.Tolimieri" w:date="2022-09-06T13:51:00Z"/>
                <w:color w:val="000000"/>
                <w:sz w:val="20"/>
                <w:szCs w:val="20"/>
                <w:lang w:val="en-US"/>
              </w:rPr>
            </w:pPr>
            <w:ins w:id="2371"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3" w:author="Nick.Tolimieri" w:date="2022-09-06T13:51:00Z"/>
                <w:color w:val="000000"/>
                <w:sz w:val="20"/>
                <w:szCs w:val="20"/>
                <w:lang w:val="en-US"/>
              </w:rPr>
            </w:pPr>
            <w:ins w:id="237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37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6" w:author="Nick.Tolimieri" w:date="2022-09-06T13:51:00Z"/>
                <w:color w:val="000000"/>
                <w:sz w:val="20"/>
                <w:szCs w:val="20"/>
                <w:lang w:val="en-US"/>
              </w:rPr>
            </w:pPr>
            <w:ins w:id="2377"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7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9" w:author="Nick.Tolimieri" w:date="2022-09-06T13:51:00Z"/>
                <w:color w:val="000000"/>
                <w:sz w:val="20"/>
                <w:szCs w:val="20"/>
                <w:lang w:val="en-US"/>
              </w:rPr>
            </w:pPr>
            <w:ins w:id="2380"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2" w:author="Nick.Tolimieri" w:date="2022-09-06T13:51:00Z"/>
                <w:color w:val="000000"/>
                <w:sz w:val="20"/>
                <w:szCs w:val="20"/>
                <w:lang w:val="en-US"/>
              </w:rPr>
            </w:pPr>
            <w:ins w:id="2383"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5" w:author="Nick.Tolimieri" w:date="2022-09-06T13:51:00Z"/>
                <w:color w:val="000000"/>
                <w:sz w:val="20"/>
                <w:szCs w:val="20"/>
                <w:lang w:val="en-US"/>
              </w:rPr>
            </w:pPr>
            <w:ins w:id="2386"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8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8" w:author="Nick.Tolimieri" w:date="2022-09-06T13:51:00Z"/>
                <w:color w:val="000000"/>
                <w:sz w:val="20"/>
                <w:szCs w:val="20"/>
                <w:lang w:val="en-US"/>
              </w:rPr>
            </w:pPr>
            <w:ins w:id="2389" w:author="Nick.Tolimieri"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1" w:author="Nick.Tolimieri" w:date="2022-09-06T13:51:00Z"/>
                <w:color w:val="000000"/>
                <w:sz w:val="20"/>
                <w:szCs w:val="20"/>
                <w:lang w:val="en-US"/>
              </w:rPr>
            </w:pPr>
            <w:ins w:id="2392" w:author="Nick.Tolimieri" w:date="2022-09-06T13:51:00Z">
              <w:r w:rsidRPr="00C97A89">
                <w:rPr>
                  <w:color w:val="000000"/>
                  <w:sz w:val="20"/>
                  <w:szCs w:val="20"/>
                  <w:lang w:val="en-US"/>
                </w:rPr>
                <w:t>2.43</w:t>
              </w:r>
            </w:ins>
          </w:p>
        </w:tc>
      </w:tr>
      <w:tr w:rsidR="00C97A89" w:rsidRPr="00C97A89" w:rsidTr="0048438B">
        <w:tblPrEx>
          <w:tblPrExChange w:id="2393" w:author="Nick.Tolimieri" w:date="2022-09-06T14:24:00Z">
            <w:tblPrEx>
              <w:tblW w:w="10017" w:type="dxa"/>
            </w:tblPrEx>
          </w:tblPrExChange>
        </w:tblPrEx>
        <w:trPr>
          <w:trHeight w:val="255"/>
          <w:ins w:id="2394" w:author="Nick.Tolimieri" w:date="2022-09-06T13:51:00Z"/>
          <w:trPrChange w:id="239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39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97" w:author="Nick.Tolimieri" w:date="2022-09-06T13:51:00Z"/>
                <w:color w:val="000000"/>
                <w:sz w:val="20"/>
                <w:szCs w:val="20"/>
                <w:lang w:val="en-US"/>
              </w:rPr>
            </w:pPr>
            <w:ins w:id="239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39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0" w:author="Nick.Tolimieri" w:date="2022-09-06T13:51:00Z"/>
                <w:color w:val="000000"/>
                <w:sz w:val="20"/>
                <w:szCs w:val="20"/>
                <w:lang w:val="en-US"/>
              </w:rPr>
            </w:pPr>
            <w:ins w:id="2401"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3" w:author="Nick.Tolimieri" w:date="2022-09-06T13:51:00Z"/>
                <w:color w:val="000000"/>
                <w:sz w:val="20"/>
                <w:szCs w:val="20"/>
                <w:lang w:val="en-US"/>
              </w:rPr>
            </w:pPr>
            <w:ins w:id="2404"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0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6" w:author="Nick.Tolimieri" w:date="2022-09-06T13:51:00Z"/>
                <w:color w:val="000000"/>
                <w:sz w:val="20"/>
                <w:szCs w:val="20"/>
                <w:lang w:val="en-US"/>
              </w:rPr>
            </w:pPr>
            <w:ins w:id="2407"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0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9" w:author="Nick.Tolimieri" w:date="2022-09-06T13:51:00Z"/>
                <w:color w:val="000000"/>
                <w:sz w:val="20"/>
                <w:szCs w:val="20"/>
                <w:lang w:val="en-US"/>
              </w:rPr>
            </w:pPr>
            <w:ins w:id="2410"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241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2" w:author="Nick.Tolimieri" w:date="2022-09-06T13:51:00Z"/>
                <w:color w:val="000000"/>
                <w:sz w:val="20"/>
                <w:szCs w:val="20"/>
                <w:lang w:val="en-US"/>
              </w:rPr>
            </w:pPr>
            <w:ins w:id="2413" w:author="Nick.Tolimieri"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1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5" w:author="Nick.Tolimieri" w:date="2022-09-06T13:51:00Z"/>
                <w:color w:val="000000"/>
                <w:sz w:val="20"/>
                <w:szCs w:val="20"/>
                <w:lang w:val="en-US"/>
              </w:rPr>
            </w:pPr>
            <w:ins w:id="241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1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8" w:author="Nick.Tolimieri" w:date="2022-09-06T13:51:00Z"/>
                <w:color w:val="000000"/>
                <w:sz w:val="20"/>
                <w:szCs w:val="20"/>
                <w:lang w:val="en-US"/>
              </w:rPr>
            </w:pPr>
            <w:ins w:id="2419"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1" w:author="Nick.Tolimieri" w:date="2022-09-06T13:51:00Z"/>
                <w:color w:val="000000"/>
                <w:sz w:val="20"/>
                <w:szCs w:val="20"/>
                <w:lang w:val="en-US"/>
              </w:rPr>
            </w:pPr>
            <w:ins w:id="2422"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2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4" w:author="Nick.Tolimieri" w:date="2022-09-06T13:51:00Z"/>
                <w:color w:val="000000"/>
                <w:sz w:val="20"/>
                <w:szCs w:val="20"/>
                <w:lang w:val="en-US"/>
              </w:rPr>
            </w:pPr>
            <w:ins w:id="2425"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7" w:author="Nick.Tolimieri" w:date="2022-09-06T13:51:00Z"/>
                <w:color w:val="000000"/>
                <w:sz w:val="20"/>
                <w:szCs w:val="20"/>
                <w:lang w:val="en-US"/>
              </w:rPr>
            </w:pPr>
            <w:ins w:id="2428" w:author="Nick.Tolimieri" w:date="2022-09-06T13:51:00Z">
              <w:r w:rsidRPr="00C97A89">
                <w:rPr>
                  <w:color w:val="000000"/>
                  <w:sz w:val="20"/>
                  <w:szCs w:val="20"/>
                  <w:lang w:val="en-US"/>
                </w:rPr>
                <w:t>2.72</w:t>
              </w:r>
            </w:ins>
          </w:p>
        </w:tc>
      </w:tr>
      <w:tr w:rsidR="00C97A89" w:rsidRPr="00C97A89" w:rsidTr="0048438B">
        <w:tblPrEx>
          <w:tblPrExChange w:id="2429" w:author="Nick.Tolimieri" w:date="2022-09-06T14:24:00Z">
            <w:tblPrEx>
              <w:tblW w:w="10017" w:type="dxa"/>
            </w:tblPrEx>
          </w:tblPrExChange>
        </w:tblPrEx>
        <w:trPr>
          <w:trHeight w:val="255"/>
          <w:ins w:id="2430" w:author="Nick.Tolimieri" w:date="2022-09-06T13:51:00Z"/>
          <w:trPrChange w:id="243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43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33" w:author="Nick.Tolimieri" w:date="2022-09-06T13:51:00Z"/>
                <w:color w:val="000000"/>
                <w:sz w:val="20"/>
                <w:szCs w:val="20"/>
                <w:lang w:val="en-US"/>
              </w:rPr>
            </w:pPr>
            <w:ins w:id="243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3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6" w:author="Nick.Tolimieri" w:date="2022-09-06T13:51:00Z"/>
                <w:color w:val="000000"/>
                <w:sz w:val="20"/>
                <w:szCs w:val="20"/>
                <w:lang w:val="en-US"/>
              </w:rPr>
            </w:pPr>
            <w:ins w:id="2437"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3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9" w:author="Nick.Tolimieri" w:date="2022-09-06T13:51:00Z"/>
                <w:color w:val="000000"/>
                <w:sz w:val="20"/>
                <w:szCs w:val="20"/>
                <w:lang w:val="en-US"/>
              </w:rPr>
            </w:pPr>
            <w:ins w:id="2440"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2" w:author="Nick.Tolimieri" w:date="2022-09-06T13:51:00Z"/>
                <w:color w:val="000000"/>
                <w:sz w:val="20"/>
                <w:szCs w:val="20"/>
                <w:lang w:val="en-US"/>
              </w:rPr>
            </w:pPr>
            <w:ins w:id="2443"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4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5" w:author="Nick.Tolimieri" w:date="2022-09-06T13:51:00Z"/>
                <w:color w:val="000000"/>
                <w:sz w:val="20"/>
                <w:szCs w:val="20"/>
                <w:lang w:val="en-US"/>
              </w:rPr>
            </w:pPr>
            <w:ins w:id="2446"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44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8" w:author="Nick.Tolimieri" w:date="2022-09-06T13:51:00Z"/>
                <w:color w:val="000000"/>
                <w:sz w:val="20"/>
                <w:szCs w:val="20"/>
                <w:lang w:val="en-US"/>
              </w:rPr>
            </w:pPr>
            <w:ins w:id="2449"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1" w:author="Nick.Tolimieri" w:date="2022-09-06T13:51:00Z"/>
                <w:color w:val="000000"/>
                <w:sz w:val="20"/>
                <w:szCs w:val="20"/>
                <w:lang w:val="en-US"/>
              </w:rPr>
            </w:pPr>
            <w:ins w:id="2452"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5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4" w:author="Nick.Tolimieri" w:date="2022-09-06T13:51:00Z"/>
                <w:color w:val="000000"/>
                <w:sz w:val="20"/>
                <w:szCs w:val="20"/>
                <w:lang w:val="en-US"/>
              </w:rPr>
            </w:pPr>
            <w:ins w:id="2455"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5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7" w:author="Nick.Tolimieri" w:date="2022-09-06T13:51:00Z"/>
                <w:color w:val="000000"/>
                <w:sz w:val="20"/>
                <w:szCs w:val="20"/>
                <w:lang w:val="en-US"/>
              </w:rPr>
            </w:pPr>
            <w:ins w:id="2458" w:author="Nick.Tolimieri"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5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0" w:author="Nick.Tolimieri" w:date="2022-09-06T13:51:00Z"/>
                <w:color w:val="000000"/>
                <w:sz w:val="20"/>
                <w:szCs w:val="20"/>
                <w:lang w:val="en-US"/>
              </w:rPr>
            </w:pPr>
            <w:ins w:id="2461" w:author="Nick.Tolimieri"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3" w:author="Nick.Tolimieri" w:date="2022-09-06T13:51:00Z"/>
                <w:color w:val="000000"/>
                <w:sz w:val="20"/>
                <w:szCs w:val="20"/>
                <w:lang w:val="en-US"/>
              </w:rPr>
            </w:pPr>
            <w:ins w:id="2464" w:author="Nick.Tolimieri" w:date="2022-09-06T13:51:00Z">
              <w:r w:rsidRPr="00C97A89">
                <w:rPr>
                  <w:color w:val="000000"/>
                  <w:sz w:val="20"/>
                  <w:szCs w:val="20"/>
                  <w:lang w:val="en-US"/>
                </w:rPr>
                <w:t>3.8</w:t>
              </w:r>
            </w:ins>
          </w:p>
        </w:tc>
      </w:tr>
      <w:tr w:rsidR="00C97A89" w:rsidRPr="00C97A89" w:rsidTr="0048438B">
        <w:tblPrEx>
          <w:tblPrExChange w:id="2465" w:author="Nick.Tolimieri" w:date="2022-09-06T14:24:00Z">
            <w:tblPrEx>
              <w:tblW w:w="10017" w:type="dxa"/>
            </w:tblPrEx>
          </w:tblPrExChange>
        </w:tblPrEx>
        <w:trPr>
          <w:trHeight w:val="255"/>
          <w:ins w:id="2466" w:author="Nick.Tolimieri" w:date="2022-09-06T13:51:00Z"/>
          <w:trPrChange w:id="246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46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69" w:author="Nick.Tolimieri" w:date="2022-09-06T13:51:00Z"/>
                <w:color w:val="000000"/>
                <w:sz w:val="20"/>
                <w:szCs w:val="20"/>
                <w:lang w:val="en-US"/>
              </w:rPr>
            </w:pPr>
            <w:ins w:id="247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2" w:author="Nick.Tolimieri" w:date="2022-09-06T13:51:00Z"/>
                <w:color w:val="000000"/>
                <w:sz w:val="20"/>
                <w:szCs w:val="20"/>
                <w:lang w:val="en-US"/>
              </w:rPr>
            </w:pPr>
            <w:ins w:id="2473"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7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5" w:author="Nick.Tolimieri" w:date="2022-09-06T13:51:00Z"/>
                <w:color w:val="000000"/>
                <w:sz w:val="20"/>
                <w:szCs w:val="20"/>
                <w:lang w:val="en-US"/>
              </w:rPr>
            </w:pPr>
            <w:ins w:id="2476" w:author="Nick.Tolimieri"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7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8" w:author="Nick.Tolimieri" w:date="2022-09-06T13:51:00Z"/>
                <w:color w:val="000000"/>
                <w:sz w:val="20"/>
                <w:szCs w:val="20"/>
                <w:lang w:val="en-US"/>
              </w:rPr>
            </w:pPr>
            <w:ins w:id="2479"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1" w:author="Nick.Tolimieri" w:date="2022-09-06T13:51:00Z"/>
                <w:color w:val="000000"/>
                <w:sz w:val="20"/>
                <w:szCs w:val="20"/>
                <w:lang w:val="en-US"/>
              </w:rPr>
            </w:pPr>
            <w:ins w:id="248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48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4" w:author="Nick.Tolimieri" w:date="2022-09-06T13:51:00Z"/>
                <w:color w:val="000000"/>
                <w:sz w:val="20"/>
                <w:szCs w:val="20"/>
                <w:lang w:val="en-US"/>
              </w:rPr>
            </w:pPr>
            <w:ins w:id="2485"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8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7" w:author="Nick.Tolimieri" w:date="2022-09-06T13:51:00Z"/>
                <w:color w:val="000000"/>
                <w:sz w:val="20"/>
                <w:szCs w:val="20"/>
                <w:lang w:val="en-US"/>
              </w:rPr>
            </w:pPr>
            <w:ins w:id="2488"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8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0" w:author="Nick.Tolimieri" w:date="2022-09-06T13:51:00Z"/>
                <w:color w:val="000000"/>
                <w:sz w:val="20"/>
                <w:szCs w:val="20"/>
                <w:lang w:val="en-US"/>
              </w:rPr>
            </w:pPr>
            <w:ins w:id="2491"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3" w:author="Nick.Tolimieri" w:date="2022-09-06T13:51:00Z"/>
                <w:color w:val="000000"/>
                <w:sz w:val="20"/>
                <w:szCs w:val="20"/>
                <w:lang w:val="en-US"/>
              </w:rPr>
            </w:pPr>
            <w:ins w:id="2494" w:author="Nick.Tolimieri"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49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6" w:author="Nick.Tolimieri" w:date="2022-09-06T13:51:00Z"/>
                <w:color w:val="000000"/>
                <w:sz w:val="20"/>
                <w:szCs w:val="20"/>
                <w:lang w:val="en-US"/>
              </w:rPr>
            </w:pPr>
            <w:ins w:id="2497" w:author="Nick.Tolimieri"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4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9" w:author="Nick.Tolimieri" w:date="2022-09-06T13:51:00Z"/>
                <w:color w:val="000000"/>
                <w:sz w:val="20"/>
                <w:szCs w:val="20"/>
                <w:lang w:val="en-US"/>
              </w:rPr>
            </w:pPr>
            <w:ins w:id="2500" w:author="Nick.Tolimieri" w:date="2022-09-06T13:51:00Z">
              <w:r w:rsidRPr="00C97A89">
                <w:rPr>
                  <w:color w:val="000000"/>
                  <w:sz w:val="20"/>
                  <w:szCs w:val="20"/>
                  <w:lang w:val="en-US"/>
                </w:rPr>
                <w:t>4.04</w:t>
              </w:r>
            </w:ins>
          </w:p>
        </w:tc>
      </w:tr>
      <w:tr w:rsidR="00C97A89" w:rsidRPr="00C97A89" w:rsidTr="0048438B">
        <w:tblPrEx>
          <w:tblPrExChange w:id="2501" w:author="Nick.Tolimieri" w:date="2022-09-06T14:24:00Z">
            <w:tblPrEx>
              <w:tblW w:w="10017" w:type="dxa"/>
            </w:tblPrEx>
          </w:tblPrExChange>
        </w:tblPrEx>
        <w:trPr>
          <w:trHeight w:val="255"/>
          <w:ins w:id="2502" w:author="Nick.Tolimieri" w:date="2022-09-06T13:51:00Z"/>
          <w:trPrChange w:id="250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50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05" w:author="Nick.Tolimieri" w:date="2022-09-06T13:51:00Z"/>
                <w:color w:val="000000"/>
                <w:sz w:val="20"/>
                <w:szCs w:val="20"/>
                <w:lang w:val="en-US"/>
              </w:rPr>
            </w:pPr>
            <w:ins w:id="250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0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8" w:author="Nick.Tolimieri" w:date="2022-09-06T13:51:00Z"/>
                <w:color w:val="000000"/>
                <w:sz w:val="20"/>
                <w:szCs w:val="20"/>
                <w:lang w:val="en-US"/>
              </w:rPr>
            </w:pPr>
            <w:ins w:id="2509"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1" w:author="Nick.Tolimieri" w:date="2022-09-06T13:51:00Z"/>
                <w:color w:val="000000"/>
                <w:sz w:val="20"/>
                <w:szCs w:val="20"/>
                <w:lang w:val="en-US"/>
              </w:rPr>
            </w:pPr>
            <w:ins w:id="2512"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1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4" w:author="Nick.Tolimieri" w:date="2022-09-06T13:51:00Z"/>
                <w:color w:val="000000"/>
                <w:sz w:val="20"/>
                <w:szCs w:val="20"/>
                <w:lang w:val="en-US"/>
              </w:rPr>
            </w:pPr>
            <w:ins w:id="2515"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1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7" w:author="Nick.Tolimieri" w:date="2022-09-06T13:51:00Z"/>
                <w:color w:val="000000"/>
                <w:sz w:val="20"/>
                <w:szCs w:val="20"/>
                <w:lang w:val="en-US"/>
              </w:rPr>
            </w:pPr>
            <w:ins w:id="251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51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0" w:author="Nick.Tolimieri" w:date="2022-09-06T13:51:00Z"/>
                <w:color w:val="000000"/>
                <w:sz w:val="20"/>
                <w:szCs w:val="20"/>
                <w:lang w:val="en-US"/>
              </w:rPr>
            </w:pPr>
            <w:ins w:id="2521"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3" w:author="Nick.Tolimieri" w:date="2022-09-06T13:51:00Z"/>
                <w:color w:val="000000"/>
                <w:sz w:val="20"/>
                <w:szCs w:val="20"/>
                <w:lang w:val="en-US"/>
              </w:rPr>
            </w:pPr>
            <w:ins w:id="2524"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2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6" w:author="Nick.Tolimieri" w:date="2022-09-06T13:51:00Z"/>
                <w:color w:val="000000"/>
                <w:sz w:val="20"/>
                <w:szCs w:val="20"/>
                <w:lang w:val="en-US"/>
              </w:rPr>
            </w:pPr>
            <w:ins w:id="2527"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2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9" w:author="Nick.Tolimieri" w:date="2022-09-06T13:51:00Z"/>
                <w:color w:val="000000"/>
                <w:sz w:val="20"/>
                <w:szCs w:val="20"/>
                <w:lang w:val="en-US"/>
              </w:rPr>
            </w:pPr>
            <w:ins w:id="2530" w:author="Nick.Tolimieri"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2" w:author="Nick.Tolimieri" w:date="2022-09-06T13:51:00Z"/>
                <w:color w:val="000000"/>
                <w:sz w:val="20"/>
                <w:szCs w:val="20"/>
                <w:lang w:val="en-US"/>
              </w:rPr>
            </w:pPr>
            <w:ins w:id="2533"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5" w:author="Nick.Tolimieri" w:date="2022-09-06T13:51:00Z"/>
                <w:color w:val="000000"/>
                <w:sz w:val="20"/>
                <w:szCs w:val="20"/>
                <w:lang w:val="en-US"/>
              </w:rPr>
            </w:pPr>
            <w:ins w:id="2536" w:author="Nick.Tolimieri" w:date="2022-09-06T13:51:00Z">
              <w:r w:rsidRPr="00C97A89">
                <w:rPr>
                  <w:color w:val="000000"/>
                  <w:sz w:val="20"/>
                  <w:szCs w:val="20"/>
                  <w:lang w:val="en-US"/>
                </w:rPr>
                <w:t>1.61</w:t>
              </w:r>
            </w:ins>
          </w:p>
        </w:tc>
      </w:tr>
      <w:tr w:rsidR="00C97A89" w:rsidRPr="00C97A89" w:rsidTr="0048438B">
        <w:tblPrEx>
          <w:tblPrExChange w:id="2537" w:author="Nick.Tolimieri" w:date="2022-09-06T14:24:00Z">
            <w:tblPrEx>
              <w:tblW w:w="10017" w:type="dxa"/>
            </w:tblPrEx>
          </w:tblPrExChange>
        </w:tblPrEx>
        <w:trPr>
          <w:trHeight w:val="255"/>
          <w:ins w:id="2538" w:author="Nick.Tolimieri" w:date="2022-09-06T13:51:00Z"/>
          <w:trPrChange w:id="253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54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1" w:author="Nick.Tolimieri" w:date="2022-09-06T13:51:00Z"/>
                <w:color w:val="000000"/>
                <w:sz w:val="20"/>
                <w:szCs w:val="20"/>
                <w:lang w:val="en-US"/>
              </w:rPr>
            </w:pPr>
            <w:ins w:id="254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4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4" w:author="Nick.Tolimieri" w:date="2022-09-06T13:51:00Z"/>
                <w:color w:val="000000"/>
                <w:sz w:val="20"/>
                <w:szCs w:val="20"/>
                <w:lang w:val="en-US"/>
              </w:rPr>
            </w:pPr>
            <w:ins w:id="2545"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4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7" w:author="Nick.Tolimieri" w:date="2022-09-06T13:51:00Z"/>
                <w:color w:val="000000"/>
                <w:sz w:val="20"/>
                <w:szCs w:val="20"/>
                <w:lang w:val="en-US"/>
              </w:rPr>
            </w:pPr>
            <w:ins w:id="254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4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0" w:author="Nick.Tolimieri" w:date="2022-09-06T13:51:00Z"/>
                <w:color w:val="000000"/>
                <w:sz w:val="20"/>
                <w:szCs w:val="20"/>
                <w:lang w:val="en-US"/>
              </w:rPr>
            </w:pPr>
            <w:ins w:id="255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3" w:author="Nick.Tolimieri" w:date="2022-09-06T13:51:00Z"/>
                <w:color w:val="000000"/>
                <w:sz w:val="20"/>
                <w:szCs w:val="20"/>
                <w:lang w:val="en-US"/>
              </w:rPr>
            </w:pPr>
            <w:ins w:id="255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55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6" w:author="Nick.Tolimieri" w:date="2022-09-06T13:51:00Z"/>
                <w:color w:val="000000"/>
                <w:sz w:val="20"/>
                <w:szCs w:val="20"/>
                <w:lang w:val="en-US"/>
              </w:rPr>
            </w:pPr>
            <w:ins w:id="255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5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59" w:author="Nick.Tolimieri" w:date="2022-09-06T13:51:00Z"/>
                <w:color w:val="000000"/>
                <w:sz w:val="20"/>
                <w:szCs w:val="20"/>
                <w:lang w:val="en-US"/>
              </w:rPr>
            </w:pPr>
            <w:ins w:id="256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2" w:author="Nick.Tolimieri" w:date="2022-09-06T13:51:00Z"/>
                <w:color w:val="000000"/>
                <w:sz w:val="20"/>
                <w:szCs w:val="20"/>
                <w:lang w:val="en-US"/>
              </w:rPr>
            </w:pPr>
            <w:ins w:id="256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5" w:author="Nick.Tolimieri" w:date="2022-09-06T13:51:00Z"/>
                <w:color w:val="000000"/>
                <w:sz w:val="20"/>
                <w:szCs w:val="20"/>
                <w:lang w:val="en-US"/>
              </w:rPr>
            </w:pPr>
            <w:ins w:id="25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6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8" w:author="Nick.Tolimieri" w:date="2022-09-06T13:51:00Z"/>
                <w:color w:val="000000"/>
                <w:sz w:val="20"/>
                <w:szCs w:val="20"/>
                <w:lang w:val="en-US"/>
              </w:rPr>
            </w:pPr>
            <w:ins w:id="25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1" w:author="Nick.Tolimieri" w:date="2022-09-06T13:51:00Z"/>
                <w:color w:val="000000"/>
                <w:sz w:val="20"/>
                <w:szCs w:val="20"/>
                <w:lang w:val="en-US"/>
              </w:rPr>
            </w:pPr>
            <w:ins w:id="2572" w:author="Nick.Tolimieri" w:date="2022-09-06T13:51:00Z">
              <w:r w:rsidRPr="00C97A89">
                <w:rPr>
                  <w:color w:val="000000"/>
                  <w:sz w:val="20"/>
                  <w:szCs w:val="20"/>
                  <w:lang w:val="en-US"/>
                </w:rPr>
                <w:t>-</w:t>
              </w:r>
            </w:ins>
          </w:p>
        </w:tc>
      </w:tr>
      <w:tr w:rsidR="00C97A89" w:rsidRPr="00C97A89" w:rsidTr="0048438B">
        <w:tblPrEx>
          <w:tblPrExChange w:id="2573" w:author="Nick.Tolimieri" w:date="2022-09-06T14:24:00Z">
            <w:tblPrEx>
              <w:tblW w:w="10017" w:type="dxa"/>
            </w:tblPrEx>
          </w:tblPrExChange>
        </w:tblPrEx>
        <w:trPr>
          <w:trHeight w:val="255"/>
          <w:ins w:id="2574" w:author="Nick.Tolimieri" w:date="2022-09-06T13:51:00Z"/>
          <w:trPrChange w:id="257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57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7" w:author="Nick.Tolimieri" w:date="2022-09-06T13:51:00Z"/>
                <w:color w:val="000000"/>
                <w:sz w:val="20"/>
                <w:szCs w:val="20"/>
                <w:lang w:val="en-US"/>
              </w:rPr>
            </w:pPr>
            <w:ins w:id="257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7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0" w:author="Nick.Tolimieri" w:date="2022-09-06T13:51:00Z"/>
                <w:color w:val="000000"/>
                <w:sz w:val="20"/>
                <w:szCs w:val="20"/>
                <w:lang w:val="en-US"/>
              </w:rPr>
            </w:pPr>
            <w:ins w:id="2581"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3" w:author="Nick.Tolimieri" w:date="2022-09-06T13:51:00Z"/>
                <w:color w:val="000000"/>
                <w:sz w:val="20"/>
                <w:szCs w:val="20"/>
                <w:lang w:val="en-US"/>
              </w:rPr>
            </w:pPr>
            <w:ins w:id="2584" w:author="Nick.Tolimieri"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8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6" w:author="Nick.Tolimieri" w:date="2022-09-06T13:51:00Z"/>
                <w:color w:val="000000"/>
                <w:sz w:val="20"/>
                <w:szCs w:val="20"/>
                <w:lang w:val="en-US"/>
              </w:rPr>
            </w:pPr>
            <w:ins w:id="2587"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8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9" w:author="Nick.Tolimieri" w:date="2022-09-06T13:51:00Z"/>
                <w:color w:val="000000"/>
                <w:sz w:val="20"/>
                <w:szCs w:val="20"/>
                <w:lang w:val="en-US"/>
              </w:rPr>
            </w:pPr>
            <w:ins w:id="2590"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259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2" w:author="Nick.Tolimieri" w:date="2022-09-06T13:51:00Z"/>
                <w:color w:val="000000"/>
                <w:sz w:val="20"/>
                <w:szCs w:val="20"/>
                <w:lang w:val="en-US"/>
              </w:rPr>
            </w:pPr>
            <w:ins w:id="2593" w:author="Nick.Tolimieri"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59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5" w:author="Nick.Tolimieri" w:date="2022-09-06T13:51:00Z"/>
                <w:color w:val="000000"/>
                <w:sz w:val="20"/>
                <w:szCs w:val="20"/>
                <w:lang w:val="en-US"/>
              </w:rPr>
            </w:pPr>
            <w:ins w:id="2596"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59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8" w:author="Nick.Tolimieri" w:date="2022-09-06T13:51:00Z"/>
                <w:color w:val="000000"/>
                <w:sz w:val="20"/>
                <w:szCs w:val="20"/>
                <w:lang w:val="en-US"/>
              </w:rPr>
            </w:pPr>
            <w:ins w:id="2599"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1" w:author="Nick.Tolimieri" w:date="2022-09-06T13:51:00Z"/>
                <w:color w:val="000000"/>
                <w:sz w:val="20"/>
                <w:szCs w:val="20"/>
                <w:lang w:val="en-US"/>
              </w:rPr>
            </w:pPr>
            <w:ins w:id="2602" w:author="Nick.Tolimieri"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0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4" w:author="Nick.Tolimieri" w:date="2022-09-06T13:51:00Z"/>
                <w:color w:val="000000"/>
                <w:sz w:val="20"/>
                <w:szCs w:val="20"/>
                <w:lang w:val="en-US"/>
              </w:rPr>
            </w:pPr>
            <w:ins w:id="2605"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7" w:author="Nick.Tolimieri" w:date="2022-09-06T13:51:00Z"/>
                <w:color w:val="000000"/>
                <w:sz w:val="20"/>
                <w:szCs w:val="20"/>
                <w:lang w:val="en-US"/>
              </w:rPr>
            </w:pPr>
            <w:ins w:id="2608" w:author="Nick.Tolimieri" w:date="2022-09-06T13:51:00Z">
              <w:r w:rsidRPr="00C97A89">
                <w:rPr>
                  <w:color w:val="000000"/>
                  <w:sz w:val="20"/>
                  <w:szCs w:val="20"/>
                  <w:lang w:val="en-US"/>
                </w:rPr>
                <w:t>4.12</w:t>
              </w:r>
            </w:ins>
          </w:p>
        </w:tc>
      </w:tr>
      <w:tr w:rsidR="00C97A89" w:rsidRPr="00C97A89" w:rsidTr="0048438B">
        <w:tblPrEx>
          <w:tblPrExChange w:id="2609" w:author="Nick.Tolimieri" w:date="2022-09-06T14:24:00Z">
            <w:tblPrEx>
              <w:tblW w:w="10017" w:type="dxa"/>
            </w:tblPrEx>
          </w:tblPrExChange>
        </w:tblPrEx>
        <w:trPr>
          <w:trHeight w:val="255"/>
          <w:ins w:id="2610" w:author="Nick.Tolimieri" w:date="2022-09-06T13:51:00Z"/>
          <w:trPrChange w:id="261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61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13" w:author="Nick.Tolimieri" w:date="2022-09-06T13:51:00Z"/>
                <w:color w:val="000000"/>
                <w:sz w:val="20"/>
                <w:szCs w:val="20"/>
                <w:lang w:val="en-US"/>
              </w:rPr>
            </w:pPr>
            <w:ins w:id="261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1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6" w:author="Nick.Tolimieri" w:date="2022-09-06T13:51:00Z"/>
                <w:color w:val="000000"/>
                <w:sz w:val="20"/>
                <w:szCs w:val="20"/>
                <w:lang w:val="en-US"/>
              </w:rPr>
            </w:pPr>
            <w:ins w:id="2617"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1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9" w:author="Nick.Tolimieri" w:date="2022-09-06T13:51:00Z"/>
                <w:color w:val="000000"/>
                <w:sz w:val="20"/>
                <w:szCs w:val="20"/>
                <w:lang w:val="en-US"/>
              </w:rPr>
            </w:pPr>
            <w:ins w:id="2620" w:author="Nick.Tolimieri"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2" w:author="Nick.Tolimieri" w:date="2022-09-06T13:51:00Z"/>
                <w:color w:val="000000"/>
                <w:sz w:val="20"/>
                <w:szCs w:val="20"/>
                <w:lang w:val="en-US"/>
              </w:rPr>
            </w:pPr>
            <w:ins w:id="2623" w:author="Nick.Tolimieri"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2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5" w:author="Nick.Tolimieri" w:date="2022-09-06T13:51:00Z"/>
                <w:color w:val="000000"/>
                <w:sz w:val="20"/>
                <w:szCs w:val="20"/>
                <w:lang w:val="en-US"/>
              </w:rPr>
            </w:pPr>
            <w:ins w:id="2626"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262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8" w:author="Nick.Tolimieri" w:date="2022-09-06T13:51:00Z"/>
                <w:color w:val="000000"/>
                <w:sz w:val="20"/>
                <w:szCs w:val="20"/>
                <w:lang w:val="en-US"/>
              </w:rPr>
            </w:pPr>
            <w:ins w:id="2629" w:author="Nick.Tolimieri"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1" w:author="Nick.Tolimieri" w:date="2022-09-06T13:51:00Z"/>
                <w:color w:val="000000"/>
                <w:sz w:val="20"/>
                <w:szCs w:val="20"/>
                <w:lang w:val="en-US"/>
              </w:rPr>
            </w:pPr>
            <w:ins w:id="263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3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4" w:author="Nick.Tolimieri" w:date="2022-09-06T13:51:00Z"/>
                <w:color w:val="000000"/>
                <w:sz w:val="20"/>
                <w:szCs w:val="20"/>
                <w:lang w:val="en-US"/>
              </w:rPr>
            </w:pPr>
            <w:ins w:id="2635" w:author="Nick.Tolimieri"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7" w:author="Nick.Tolimieri" w:date="2022-09-06T13:51:00Z"/>
                <w:color w:val="000000"/>
                <w:sz w:val="20"/>
                <w:szCs w:val="20"/>
                <w:lang w:val="en-US"/>
              </w:rPr>
            </w:pPr>
            <w:ins w:id="2638"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3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0" w:author="Nick.Tolimieri" w:date="2022-09-06T13:51:00Z"/>
                <w:color w:val="000000"/>
                <w:sz w:val="20"/>
                <w:szCs w:val="20"/>
                <w:lang w:val="en-US"/>
              </w:rPr>
            </w:pPr>
            <w:ins w:id="2641"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3" w:author="Nick.Tolimieri" w:date="2022-09-06T13:51:00Z"/>
                <w:color w:val="000000"/>
                <w:sz w:val="20"/>
                <w:szCs w:val="20"/>
                <w:lang w:val="en-US"/>
              </w:rPr>
            </w:pPr>
            <w:ins w:id="2644" w:author="Nick.Tolimieri" w:date="2022-09-06T13:51:00Z">
              <w:r w:rsidRPr="00C97A89">
                <w:rPr>
                  <w:color w:val="000000"/>
                  <w:sz w:val="20"/>
                  <w:szCs w:val="20"/>
                  <w:lang w:val="en-US"/>
                </w:rPr>
                <w:t>3.07</w:t>
              </w:r>
            </w:ins>
          </w:p>
        </w:tc>
      </w:tr>
      <w:tr w:rsidR="00C97A89" w:rsidRPr="00C97A89" w:rsidTr="0048438B">
        <w:tblPrEx>
          <w:tblPrExChange w:id="2645" w:author="Nick.Tolimieri" w:date="2022-09-06T14:24:00Z">
            <w:tblPrEx>
              <w:tblW w:w="10017" w:type="dxa"/>
            </w:tblPrEx>
          </w:tblPrExChange>
        </w:tblPrEx>
        <w:trPr>
          <w:trHeight w:val="255"/>
          <w:ins w:id="2646" w:author="Nick.Tolimieri" w:date="2022-09-06T13:51:00Z"/>
          <w:trPrChange w:id="264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64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49" w:author="Nick.Tolimieri" w:date="2022-09-06T13:51:00Z"/>
                <w:color w:val="000000"/>
                <w:sz w:val="20"/>
                <w:szCs w:val="20"/>
                <w:lang w:val="en-US"/>
              </w:rPr>
            </w:pPr>
            <w:ins w:id="265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2" w:author="Nick.Tolimieri" w:date="2022-09-06T13:51:00Z"/>
                <w:color w:val="000000"/>
                <w:sz w:val="20"/>
                <w:szCs w:val="20"/>
                <w:lang w:val="en-US"/>
              </w:rPr>
            </w:pPr>
            <w:ins w:id="2653"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5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5" w:author="Nick.Tolimieri" w:date="2022-09-06T13:51:00Z"/>
                <w:color w:val="000000"/>
                <w:sz w:val="20"/>
                <w:szCs w:val="20"/>
                <w:lang w:val="en-US"/>
              </w:rPr>
            </w:pPr>
            <w:ins w:id="2656"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5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8" w:author="Nick.Tolimieri" w:date="2022-09-06T13:51:00Z"/>
                <w:color w:val="000000"/>
                <w:sz w:val="20"/>
                <w:szCs w:val="20"/>
                <w:lang w:val="en-US"/>
              </w:rPr>
            </w:pPr>
            <w:ins w:id="265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1" w:author="Nick.Tolimieri" w:date="2022-09-06T13:51:00Z"/>
                <w:color w:val="000000"/>
                <w:sz w:val="20"/>
                <w:szCs w:val="20"/>
                <w:lang w:val="en-US"/>
              </w:rPr>
            </w:pPr>
            <w:ins w:id="266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66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4" w:author="Nick.Tolimieri" w:date="2022-09-06T13:51:00Z"/>
                <w:color w:val="000000"/>
                <w:sz w:val="20"/>
                <w:szCs w:val="20"/>
                <w:lang w:val="en-US"/>
              </w:rPr>
            </w:pPr>
            <w:ins w:id="266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6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67" w:author="Nick.Tolimieri" w:date="2022-09-06T13:51:00Z"/>
                <w:color w:val="000000"/>
                <w:sz w:val="20"/>
                <w:szCs w:val="20"/>
                <w:lang w:val="en-US"/>
              </w:rPr>
            </w:pPr>
            <w:ins w:id="266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6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0" w:author="Nick.Tolimieri" w:date="2022-09-06T13:51:00Z"/>
                <w:color w:val="000000"/>
                <w:sz w:val="20"/>
                <w:szCs w:val="20"/>
                <w:lang w:val="en-US"/>
              </w:rPr>
            </w:pPr>
            <w:ins w:id="267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3" w:author="Nick.Tolimieri" w:date="2022-09-06T13:51:00Z"/>
                <w:color w:val="000000"/>
                <w:sz w:val="20"/>
                <w:szCs w:val="20"/>
                <w:lang w:val="en-US"/>
              </w:rPr>
            </w:pPr>
            <w:ins w:id="267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6" w:author="Nick.Tolimieri" w:date="2022-09-06T13:51:00Z"/>
                <w:color w:val="000000"/>
                <w:sz w:val="20"/>
                <w:szCs w:val="20"/>
                <w:lang w:val="en-US"/>
              </w:rPr>
            </w:pPr>
            <w:ins w:id="267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9" w:author="Nick.Tolimieri" w:date="2022-09-06T13:51:00Z"/>
                <w:color w:val="000000"/>
                <w:sz w:val="20"/>
                <w:szCs w:val="20"/>
                <w:lang w:val="en-US"/>
              </w:rPr>
            </w:pPr>
            <w:ins w:id="2680" w:author="Nick.Tolimieri" w:date="2022-09-06T13:51:00Z">
              <w:r w:rsidRPr="00C97A89">
                <w:rPr>
                  <w:color w:val="000000"/>
                  <w:sz w:val="20"/>
                  <w:szCs w:val="20"/>
                  <w:lang w:val="en-US"/>
                </w:rPr>
                <w:t>-</w:t>
              </w:r>
            </w:ins>
          </w:p>
        </w:tc>
      </w:tr>
      <w:tr w:rsidR="00C97A89" w:rsidRPr="00C97A89" w:rsidTr="0048438B">
        <w:tblPrEx>
          <w:tblPrExChange w:id="2681" w:author="Nick.Tolimieri" w:date="2022-09-06T14:24:00Z">
            <w:tblPrEx>
              <w:tblW w:w="10017" w:type="dxa"/>
            </w:tblPrEx>
          </w:tblPrExChange>
        </w:tblPrEx>
        <w:trPr>
          <w:trHeight w:val="255"/>
          <w:ins w:id="2682" w:author="Nick.Tolimieri" w:date="2022-09-06T13:51:00Z"/>
          <w:trPrChange w:id="268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68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5" w:author="Nick.Tolimieri" w:date="2022-09-06T13:51:00Z"/>
                <w:color w:val="000000"/>
                <w:sz w:val="20"/>
                <w:szCs w:val="20"/>
                <w:lang w:val="en-US"/>
              </w:rPr>
            </w:pPr>
            <w:ins w:id="268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8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88" w:author="Nick.Tolimieri" w:date="2022-09-06T13:51:00Z"/>
                <w:color w:val="000000"/>
                <w:sz w:val="20"/>
                <w:szCs w:val="20"/>
                <w:lang w:val="en-US"/>
              </w:rPr>
            </w:pPr>
            <w:ins w:id="2689"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1" w:author="Nick.Tolimieri" w:date="2022-09-06T13:51:00Z"/>
                <w:color w:val="000000"/>
                <w:sz w:val="20"/>
                <w:szCs w:val="20"/>
                <w:lang w:val="en-US"/>
              </w:rPr>
            </w:pPr>
            <w:ins w:id="269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69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4" w:author="Nick.Tolimieri" w:date="2022-09-06T13:51:00Z"/>
                <w:color w:val="000000"/>
                <w:sz w:val="20"/>
                <w:szCs w:val="20"/>
                <w:lang w:val="en-US"/>
              </w:rPr>
            </w:pPr>
            <w:ins w:id="269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9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7" w:author="Nick.Tolimieri" w:date="2022-09-06T13:51:00Z"/>
                <w:color w:val="000000"/>
                <w:sz w:val="20"/>
                <w:szCs w:val="20"/>
                <w:lang w:val="en-US"/>
              </w:rPr>
            </w:pPr>
            <w:ins w:id="269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69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0" w:author="Nick.Tolimieri" w:date="2022-09-06T13:51:00Z"/>
                <w:color w:val="000000"/>
                <w:sz w:val="20"/>
                <w:szCs w:val="20"/>
                <w:lang w:val="en-US"/>
              </w:rPr>
            </w:pPr>
            <w:ins w:id="270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3" w:author="Nick.Tolimieri" w:date="2022-09-06T13:51:00Z"/>
                <w:color w:val="000000"/>
                <w:sz w:val="20"/>
                <w:szCs w:val="20"/>
                <w:lang w:val="en-US"/>
              </w:rPr>
            </w:pPr>
            <w:ins w:id="270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0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6" w:author="Nick.Tolimieri" w:date="2022-09-06T13:51:00Z"/>
                <w:color w:val="000000"/>
                <w:sz w:val="20"/>
                <w:szCs w:val="20"/>
                <w:lang w:val="en-US"/>
              </w:rPr>
            </w:pPr>
            <w:ins w:id="270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09" w:author="Nick.Tolimieri" w:date="2022-09-06T13:51:00Z"/>
                <w:color w:val="000000"/>
                <w:sz w:val="20"/>
                <w:szCs w:val="20"/>
                <w:lang w:val="en-US"/>
              </w:rPr>
            </w:pPr>
            <w:ins w:id="271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2" w:author="Nick.Tolimieri" w:date="2022-09-06T13:51:00Z"/>
                <w:color w:val="000000"/>
                <w:sz w:val="20"/>
                <w:szCs w:val="20"/>
                <w:lang w:val="en-US"/>
              </w:rPr>
            </w:pPr>
            <w:ins w:id="271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5" w:author="Nick.Tolimieri" w:date="2022-09-06T13:51:00Z"/>
                <w:color w:val="000000"/>
                <w:sz w:val="20"/>
                <w:szCs w:val="20"/>
                <w:lang w:val="en-US"/>
              </w:rPr>
            </w:pPr>
            <w:ins w:id="2716" w:author="Nick.Tolimieri" w:date="2022-09-06T13:51:00Z">
              <w:r w:rsidRPr="00C97A89">
                <w:rPr>
                  <w:color w:val="000000"/>
                  <w:sz w:val="20"/>
                  <w:szCs w:val="20"/>
                  <w:lang w:val="en-US"/>
                </w:rPr>
                <w:t>-</w:t>
              </w:r>
            </w:ins>
          </w:p>
        </w:tc>
      </w:tr>
      <w:tr w:rsidR="00C97A89" w:rsidRPr="00C97A89" w:rsidTr="0048438B">
        <w:tblPrEx>
          <w:tblPrExChange w:id="2717" w:author="Nick.Tolimieri" w:date="2022-09-06T14:24:00Z">
            <w:tblPrEx>
              <w:tblW w:w="10017" w:type="dxa"/>
            </w:tblPrEx>
          </w:tblPrExChange>
        </w:tblPrEx>
        <w:trPr>
          <w:trHeight w:val="255"/>
          <w:ins w:id="2718" w:author="Nick.Tolimieri" w:date="2022-09-06T13:51:00Z"/>
          <w:trPrChange w:id="271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2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1" w:author="Nick.Tolimieri" w:date="2022-09-06T13:51:00Z"/>
                <w:color w:val="000000"/>
                <w:sz w:val="20"/>
                <w:szCs w:val="20"/>
                <w:lang w:val="en-US"/>
              </w:rPr>
            </w:pPr>
            <w:ins w:id="272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2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4" w:author="Nick.Tolimieri" w:date="2022-09-06T13:51:00Z"/>
                <w:color w:val="000000"/>
                <w:sz w:val="20"/>
                <w:szCs w:val="20"/>
                <w:lang w:val="en-US"/>
              </w:rPr>
            </w:pPr>
            <w:ins w:id="2725"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2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27" w:author="Nick.Tolimieri" w:date="2022-09-06T13:51:00Z"/>
                <w:color w:val="000000"/>
                <w:sz w:val="20"/>
                <w:szCs w:val="20"/>
                <w:lang w:val="en-US"/>
              </w:rPr>
            </w:pPr>
            <w:ins w:id="272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2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0" w:author="Nick.Tolimieri" w:date="2022-09-06T13:51:00Z"/>
                <w:color w:val="000000"/>
                <w:sz w:val="20"/>
                <w:szCs w:val="20"/>
                <w:lang w:val="en-US"/>
              </w:rPr>
            </w:pPr>
            <w:ins w:id="273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3" w:author="Nick.Tolimieri" w:date="2022-09-06T13:51:00Z"/>
                <w:color w:val="000000"/>
                <w:sz w:val="20"/>
                <w:szCs w:val="20"/>
                <w:lang w:val="en-US"/>
              </w:rPr>
            </w:pPr>
            <w:ins w:id="273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73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6" w:author="Nick.Tolimieri" w:date="2022-09-06T13:51:00Z"/>
                <w:color w:val="000000"/>
                <w:sz w:val="20"/>
                <w:szCs w:val="20"/>
                <w:lang w:val="en-US"/>
              </w:rPr>
            </w:pPr>
            <w:ins w:id="273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3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39" w:author="Nick.Tolimieri" w:date="2022-09-06T13:51:00Z"/>
                <w:color w:val="000000"/>
                <w:sz w:val="20"/>
                <w:szCs w:val="20"/>
                <w:lang w:val="en-US"/>
              </w:rPr>
            </w:pPr>
            <w:ins w:id="274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2" w:author="Nick.Tolimieri" w:date="2022-09-06T13:51:00Z"/>
                <w:color w:val="000000"/>
                <w:sz w:val="20"/>
                <w:szCs w:val="20"/>
                <w:lang w:val="en-US"/>
              </w:rPr>
            </w:pPr>
            <w:ins w:id="274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5" w:author="Nick.Tolimieri" w:date="2022-09-06T13:51:00Z"/>
                <w:color w:val="000000"/>
                <w:sz w:val="20"/>
                <w:szCs w:val="20"/>
                <w:lang w:val="en-US"/>
              </w:rPr>
            </w:pPr>
            <w:ins w:id="27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4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8" w:author="Nick.Tolimieri" w:date="2022-09-06T13:51:00Z"/>
                <w:color w:val="000000"/>
                <w:sz w:val="20"/>
                <w:szCs w:val="20"/>
                <w:lang w:val="en-US"/>
              </w:rPr>
            </w:pPr>
            <w:ins w:id="27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1" w:author="Nick.Tolimieri" w:date="2022-09-06T13:51:00Z"/>
                <w:color w:val="000000"/>
                <w:sz w:val="20"/>
                <w:szCs w:val="20"/>
                <w:lang w:val="en-US"/>
              </w:rPr>
            </w:pPr>
            <w:ins w:id="2752" w:author="Nick.Tolimieri" w:date="2022-09-06T13:51:00Z">
              <w:r w:rsidRPr="00C97A89">
                <w:rPr>
                  <w:color w:val="000000"/>
                  <w:sz w:val="20"/>
                  <w:szCs w:val="20"/>
                  <w:lang w:val="en-US"/>
                </w:rPr>
                <w:t>-</w:t>
              </w:r>
            </w:ins>
          </w:p>
        </w:tc>
      </w:tr>
      <w:tr w:rsidR="00C97A89" w:rsidRPr="00C97A89" w:rsidTr="0048438B">
        <w:tblPrEx>
          <w:tblPrExChange w:id="2753" w:author="Nick.Tolimieri" w:date="2022-09-06T14:24:00Z">
            <w:tblPrEx>
              <w:tblW w:w="10017" w:type="dxa"/>
            </w:tblPrEx>
          </w:tblPrExChange>
        </w:tblPrEx>
        <w:trPr>
          <w:trHeight w:val="255"/>
          <w:ins w:id="2754" w:author="Nick.Tolimieri" w:date="2022-09-06T13:51:00Z"/>
          <w:trPrChange w:id="275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5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7" w:author="Nick.Tolimieri" w:date="2022-09-06T13:51:00Z"/>
                <w:color w:val="000000"/>
                <w:sz w:val="20"/>
                <w:szCs w:val="20"/>
                <w:lang w:val="en-US"/>
              </w:rPr>
            </w:pPr>
            <w:ins w:id="275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5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0" w:author="Nick.Tolimieri" w:date="2022-09-06T13:51:00Z"/>
                <w:color w:val="000000"/>
                <w:sz w:val="20"/>
                <w:szCs w:val="20"/>
                <w:lang w:val="en-US"/>
              </w:rPr>
            </w:pPr>
            <w:ins w:id="2761"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3" w:author="Nick.Tolimieri" w:date="2022-09-06T13:51:00Z"/>
                <w:color w:val="000000"/>
                <w:sz w:val="20"/>
                <w:szCs w:val="20"/>
                <w:lang w:val="en-US"/>
              </w:rPr>
            </w:pPr>
            <w:ins w:id="276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6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6" w:author="Nick.Tolimieri" w:date="2022-09-06T13:51:00Z"/>
                <w:color w:val="000000"/>
                <w:sz w:val="20"/>
                <w:szCs w:val="20"/>
                <w:lang w:val="en-US"/>
              </w:rPr>
            </w:pPr>
            <w:ins w:id="276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6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9" w:author="Nick.Tolimieri" w:date="2022-09-06T13:51:00Z"/>
                <w:color w:val="000000"/>
                <w:sz w:val="20"/>
                <w:szCs w:val="20"/>
                <w:lang w:val="en-US"/>
              </w:rPr>
            </w:pPr>
            <w:ins w:id="277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77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2" w:author="Nick.Tolimieri" w:date="2022-09-06T13:51:00Z"/>
                <w:color w:val="000000"/>
                <w:sz w:val="20"/>
                <w:szCs w:val="20"/>
                <w:lang w:val="en-US"/>
              </w:rPr>
            </w:pPr>
            <w:ins w:id="277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7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5" w:author="Nick.Tolimieri" w:date="2022-09-06T13:51:00Z"/>
                <w:color w:val="000000"/>
                <w:sz w:val="20"/>
                <w:szCs w:val="20"/>
                <w:lang w:val="en-US"/>
              </w:rPr>
            </w:pPr>
            <w:ins w:id="277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7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78" w:author="Nick.Tolimieri" w:date="2022-09-06T13:51:00Z"/>
                <w:color w:val="000000"/>
                <w:sz w:val="20"/>
                <w:szCs w:val="20"/>
                <w:lang w:val="en-US"/>
              </w:rPr>
            </w:pPr>
            <w:ins w:id="277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1" w:author="Nick.Tolimieri" w:date="2022-09-06T13:51:00Z"/>
                <w:color w:val="000000"/>
                <w:sz w:val="20"/>
                <w:szCs w:val="20"/>
                <w:lang w:val="en-US"/>
              </w:rPr>
            </w:pPr>
            <w:ins w:id="278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4" w:author="Nick.Tolimieri" w:date="2022-09-06T13:51:00Z"/>
                <w:color w:val="000000"/>
                <w:sz w:val="20"/>
                <w:szCs w:val="20"/>
                <w:lang w:val="en-US"/>
              </w:rPr>
            </w:pPr>
            <w:ins w:id="27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7" w:author="Nick.Tolimieri" w:date="2022-09-06T13:51:00Z"/>
                <w:color w:val="000000"/>
                <w:sz w:val="20"/>
                <w:szCs w:val="20"/>
                <w:lang w:val="en-US"/>
              </w:rPr>
            </w:pPr>
            <w:ins w:id="2788" w:author="Nick.Tolimieri" w:date="2022-09-06T13:51:00Z">
              <w:r w:rsidRPr="00C97A89">
                <w:rPr>
                  <w:color w:val="000000"/>
                  <w:sz w:val="20"/>
                  <w:szCs w:val="20"/>
                  <w:lang w:val="en-US"/>
                </w:rPr>
                <w:t>-</w:t>
              </w:r>
            </w:ins>
          </w:p>
        </w:tc>
      </w:tr>
      <w:tr w:rsidR="00C97A89" w:rsidRPr="00C97A89" w:rsidTr="0048438B">
        <w:tblPrEx>
          <w:tblPrExChange w:id="2789" w:author="Nick.Tolimieri" w:date="2022-09-06T14:24:00Z">
            <w:tblPrEx>
              <w:tblW w:w="10017" w:type="dxa"/>
            </w:tblPrEx>
          </w:tblPrExChange>
        </w:tblPrEx>
        <w:trPr>
          <w:trHeight w:val="255"/>
          <w:ins w:id="2790" w:author="Nick.Tolimieri" w:date="2022-09-06T13:51:00Z"/>
          <w:trPrChange w:id="279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79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3" w:author="Nick.Tolimieri" w:date="2022-09-06T13:51:00Z"/>
                <w:color w:val="000000"/>
                <w:sz w:val="20"/>
                <w:szCs w:val="20"/>
                <w:lang w:val="en-US"/>
              </w:rPr>
            </w:pPr>
            <w:ins w:id="279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9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96" w:author="Nick.Tolimieri" w:date="2022-09-06T13:51:00Z"/>
                <w:color w:val="000000"/>
                <w:sz w:val="20"/>
                <w:szCs w:val="20"/>
                <w:lang w:val="en-US"/>
              </w:rPr>
            </w:pPr>
            <w:ins w:id="2797"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79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99" w:author="Nick.Tolimieri" w:date="2022-09-06T13:51:00Z"/>
                <w:color w:val="000000"/>
                <w:sz w:val="20"/>
                <w:szCs w:val="20"/>
                <w:lang w:val="en-US"/>
              </w:rPr>
            </w:pPr>
            <w:ins w:id="2800" w:author="Nick.Tolimieri"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2" w:author="Nick.Tolimieri" w:date="2022-09-06T13:51:00Z"/>
                <w:color w:val="000000"/>
                <w:sz w:val="20"/>
                <w:szCs w:val="20"/>
                <w:lang w:val="en-US"/>
              </w:rPr>
            </w:pPr>
            <w:ins w:id="2803" w:author="Nick.Tolimieri"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0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5" w:author="Nick.Tolimieri" w:date="2022-09-06T13:51:00Z"/>
                <w:color w:val="000000"/>
                <w:sz w:val="20"/>
                <w:szCs w:val="20"/>
                <w:lang w:val="en-US"/>
              </w:rPr>
            </w:pPr>
            <w:ins w:id="280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80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8" w:author="Nick.Tolimieri" w:date="2022-09-06T13:51:00Z"/>
                <w:color w:val="000000"/>
                <w:sz w:val="20"/>
                <w:szCs w:val="20"/>
                <w:lang w:val="en-US"/>
              </w:rPr>
            </w:pPr>
            <w:ins w:id="2809"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1" w:author="Nick.Tolimieri" w:date="2022-09-06T13:51:00Z"/>
                <w:color w:val="000000"/>
                <w:sz w:val="20"/>
                <w:szCs w:val="20"/>
                <w:lang w:val="en-US"/>
              </w:rPr>
            </w:pPr>
            <w:ins w:id="2812"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1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4" w:author="Nick.Tolimieri" w:date="2022-09-06T13:51:00Z"/>
                <w:color w:val="000000"/>
                <w:sz w:val="20"/>
                <w:szCs w:val="20"/>
                <w:lang w:val="en-US"/>
              </w:rPr>
            </w:pPr>
            <w:ins w:id="2815"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1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7" w:author="Nick.Tolimieri" w:date="2022-09-06T13:51:00Z"/>
                <w:color w:val="000000"/>
                <w:sz w:val="20"/>
                <w:szCs w:val="20"/>
                <w:lang w:val="en-US"/>
              </w:rPr>
            </w:pPr>
            <w:ins w:id="2818" w:author="Nick.Tolimieri"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1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0" w:author="Nick.Tolimieri" w:date="2022-09-06T13:51:00Z"/>
                <w:color w:val="000000"/>
                <w:sz w:val="20"/>
                <w:szCs w:val="20"/>
                <w:lang w:val="en-US"/>
              </w:rPr>
            </w:pPr>
            <w:ins w:id="2821"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3" w:author="Nick.Tolimieri" w:date="2022-09-06T13:51:00Z"/>
                <w:color w:val="000000"/>
                <w:sz w:val="20"/>
                <w:szCs w:val="20"/>
                <w:lang w:val="en-US"/>
              </w:rPr>
            </w:pPr>
            <w:ins w:id="2824" w:author="Nick.Tolimieri" w:date="2022-09-06T13:51:00Z">
              <w:r w:rsidRPr="00C97A89">
                <w:rPr>
                  <w:color w:val="000000"/>
                  <w:sz w:val="20"/>
                  <w:szCs w:val="20"/>
                  <w:lang w:val="en-US"/>
                </w:rPr>
                <w:t>2.15</w:t>
              </w:r>
            </w:ins>
          </w:p>
        </w:tc>
      </w:tr>
      <w:tr w:rsidR="00C97A89" w:rsidRPr="00C97A89" w:rsidTr="0048438B">
        <w:tblPrEx>
          <w:tblPrExChange w:id="2825" w:author="Nick.Tolimieri" w:date="2022-09-06T14:24:00Z">
            <w:tblPrEx>
              <w:tblW w:w="10017" w:type="dxa"/>
            </w:tblPrEx>
          </w:tblPrExChange>
        </w:tblPrEx>
        <w:trPr>
          <w:trHeight w:val="255"/>
          <w:ins w:id="2826" w:author="Nick.Tolimieri" w:date="2022-09-06T13:51:00Z"/>
          <w:trPrChange w:id="282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82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29" w:author="Nick.Tolimieri" w:date="2022-09-06T13:51:00Z"/>
                <w:color w:val="000000"/>
                <w:sz w:val="20"/>
                <w:szCs w:val="20"/>
                <w:lang w:val="en-US"/>
              </w:rPr>
            </w:pPr>
            <w:ins w:id="283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2" w:author="Nick.Tolimieri" w:date="2022-09-06T13:51:00Z"/>
                <w:color w:val="000000"/>
                <w:sz w:val="20"/>
                <w:szCs w:val="20"/>
                <w:lang w:val="en-US"/>
              </w:rPr>
            </w:pPr>
            <w:ins w:id="2833"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3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5" w:author="Nick.Tolimieri" w:date="2022-09-06T13:51:00Z"/>
                <w:color w:val="000000"/>
                <w:sz w:val="20"/>
                <w:szCs w:val="20"/>
                <w:lang w:val="en-US"/>
              </w:rPr>
            </w:pPr>
            <w:ins w:id="2836"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3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8" w:author="Nick.Tolimieri" w:date="2022-09-06T13:51:00Z"/>
                <w:color w:val="000000"/>
                <w:sz w:val="20"/>
                <w:szCs w:val="20"/>
                <w:lang w:val="en-US"/>
              </w:rPr>
            </w:pPr>
            <w:ins w:id="283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1" w:author="Nick.Tolimieri" w:date="2022-09-06T13:51:00Z"/>
                <w:color w:val="000000"/>
                <w:sz w:val="20"/>
                <w:szCs w:val="20"/>
                <w:lang w:val="en-US"/>
              </w:rPr>
            </w:pPr>
            <w:ins w:id="284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84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4" w:author="Nick.Tolimieri" w:date="2022-09-06T13:51:00Z"/>
                <w:color w:val="000000"/>
                <w:sz w:val="20"/>
                <w:szCs w:val="20"/>
                <w:lang w:val="en-US"/>
              </w:rPr>
            </w:pPr>
            <w:ins w:id="284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4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47" w:author="Nick.Tolimieri" w:date="2022-09-06T13:51:00Z"/>
                <w:color w:val="000000"/>
                <w:sz w:val="20"/>
                <w:szCs w:val="20"/>
                <w:lang w:val="en-US"/>
              </w:rPr>
            </w:pPr>
            <w:ins w:id="284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4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0" w:author="Nick.Tolimieri" w:date="2022-09-06T13:51:00Z"/>
                <w:color w:val="000000"/>
                <w:sz w:val="20"/>
                <w:szCs w:val="20"/>
                <w:lang w:val="en-US"/>
              </w:rPr>
            </w:pPr>
            <w:ins w:id="28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3" w:author="Nick.Tolimieri" w:date="2022-09-06T13:51:00Z"/>
                <w:color w:val="000000"/>
                <w:sz w:val="20"/>
                <w:szCs w:val="20"/>
                <w:lang w:val="en-US"/>
              </w:rPr>
            </w:pPr>
            <w:ins w:id="28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6" w:author="Nick.Tolimieri" w:date="2022-09-06T13:51:00Z"/>
                <w:color w:val="000000"/>
                <w:sz w:val="20"/>
                <w:szCs w:val="20"/>
                <w:lang w:val="en-US"/>
              </w:rPr>
            </w:pPr>
            <w:ins w:id="28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9" w:author="Nick.Tolimieri" w:date="2022-09-06T13:51:00Z"/>
                <w:color w:val="000000"/>
                <w:sz w:val="20"/>
                <w:szCs w:val="20"/>
                <w:lang w:val="en-US"/>
              </w:rPr>
            </w:pPr>
            <w:ins w:id="2860" w:author="Nick.Tolimieri" w:date="2022-09-06T13:51:00Z">
              <w:r w:rsidRPr="00C97A89">
                <w:rPr>
                  <w:color w:val="000000"/>
                  <w:sz w:val="20"/>
                  <w:szCs w:val="20"/>
                  <w:lang w:val="en-US"/>
                </w:rPr>
                <w:t>-</w:t>
              </w:r>
            </w:ins>
          </w:p>
        </w:tc>
      </w:tr>
      <w:tr w:rsidR="00C97A89" w:rsidRPr="00C97A89" w:rsidTr="0048438B">
        <w:tblPrEx>
          <w:tblPrExChange w:id="2861" w:author="Nick.Tolimieri" w:date="2022-09-06T14:24:00Z">
            <w:tblPrEx>
              <w:tblW w:w="10017" w:type="dxa"/>
            </w:tblPrEx>
          </w:tblPrExChange>
        </w:tblPrEx>
        <w:trPr>
          <w:trHeight w:val="255"/>
          <w:ins w:id="2862" w:author="Nick.Tolimieri" w:date="2022-09-06T13:51:00Z"/>
          <w:trPrChange w:id="286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86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5" w:author="Nick.Tolimieri" w:date="2022-09-06T13:51:00Z"/>
                <w:color w:val="000000"/>
                <w:sz w:val="20"/>
                <w:szCs w:val="20"/>
                <w:lang w:val="en-US"/>
              </w:rPr>
            </w:pPr>
            <w:ins w:id="286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6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68" w:author="Nick.Tolimieri" w:date="2022-09-06T13:51:00Z"/>
                <w:color w:val="000000"/>
                <w:sz w:val="20"/>
                <w:szCs w:val="20"/>
                <w:lang w:val="en-US"/>
              </w:rPr>
            </w:pPr>
            <w:ins w:id="2869"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1" w:author="Nick.Tolimieri" w:date="2022-09-06T13:51:00Z"/>
                <w:color w:val="000000"/>
                <w:sz w:val="20"/>
                <w:szCs w:val="20"/>
                <w:lang w:val="en-US"/>
              </w:rPr>
            </w:pPr>
            <w:ins w:id="2872"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7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4" w:author="Nick.Tolimieri" w:date="2022-09-06T13:51:00Z"/>
                <w:color w:val="000000"/>
                <w:sz w:val="20"/>
                <w:szCs w:val="20"/>
                <w:lang w:val="en-US"/>
              </w:rPr>
            </w:pPr>
            <w:ins w:id="2875"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7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7" w:author="Nick.Tolimieri" w:date="2022-09-06T13:51:00Z"/>
                <w:color w:val="000000"/>
                <w:sz w:val="20"/>
                <w:szCs w:val="20"/>
                <w:lang w:val="en-US"/>
              </w:rPr>
            </w:pPr>
            <w:ins w:id="287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287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0" w:author="Nick.Tolimieri" w:date="2022-09-06T13:51:00Z"/>
                <w:color w:val="000000"/>
                <w:sz w:val="20"/>
                <w:szCs w:val="20"/>
                <w:lang w:val="en-US"/>
              </w:rPr>
            </w:pPr>
            <w:ins w:id="2881" w:author="Nick.Tolimieri"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3" w:author="Nick.Tolimieri" w:date="2022-09-06T13:51:00Z"/>
                <w:color w:val="000000"/>
                <w:sz w:val="20"/>
                <w:szCs w:val="20"/>
                <w:lang w:val="en-US"/>
              </w:rPr>
            </w:pPr>
            <w:ins w:id="288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8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6" w:author="Nick.Tolimieri" w:date="2022-09-06T13:51:00Z"/>
                <w:color w:val="000000"/>
                <w:sz w:val="20"/>
                <w:szCs w:val="20"/>
                <w:lang w:val="en-US"/>
              </w:rPr>
            </w:pPr>
            <w:ins w:id="2887"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8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9" w:author="Nick.Tolimieri" w:date="2022-09-06T13:51:00Z"/>
                <w:color w:val="000000"/>
                <w:sz w:val="20"/>
                <w:szCs w:val="20"/>
                <w:lang w:val="en-US"/>
              </w:rPr>
            </w:pPr>
            <w:ins w:id="2890" w:author="Nick.Tolimieri"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2" w:author="Nick.Tolimieri" w:date="2022-09-06T13:51:00Z"/>
                <w:color w:val="000000"/>
                <w:sz w:val="20"/>
                <w:szCs w:val="20"/>
                <w:lang w:val="en-US"/>
              </w:rPr>
            </w:pPr>
            <w:ins w:id="2893"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8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5" w:author="Nick.Tolimieri" w:date="2022-09-06T13:51:00Z"/>
                <w:color w:val="000000"/>
                <w:sz w:val="20"/>
                <w:szCs w:val="20"/>
                <w:lang w:val="en-US"/>
              </w:rPr>
            </w:pPr>
            <w:ins w:id="2896" w:author="Nick.Tolimieri" w:date="2022-09-06T13:51:00Z">
              <w:r w:rsidRPr="00C97A89">
                <w:rPr>
                  <w:color w:val="000000"/>
                  <w:sz w:val="20"/>
                  <w:szCs w:val="20"/>
                  <w:lang w:val="en-US"/>
                </w:rPr>
                <w:t>2.1</w:t>
              </w:r>
            </w:ins>
          </w:p>
        </w:tc>
      </w:tr>
      <w:tr w:rsidR="00C97A89" w:rsidRPr="00C97A89" w:rsidTr="0048438B">
        <w:tblPrEx>
          <w:tblPrExChange w:id="2897" w:author="Nick.Tolimieri" w:date="2022-09-06T14:24:00Z">
            <w:tblPrEx>
              <w:tblW w:w="10017" w:type="dxa"/>
            </w:tblPrEx>
          </w:tblPrExChange>
        </w:tblPrEx>
        <w:trPr>
          <w:trHeight w:val="255"/>
          <w:ins w:id="2898" w:author="Nick.Tolimieri" w:date="2022-09-06T13:51:00Z"/>
          <w:trPrChange w:id="289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90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1" w:author="Nick.Tolimieri" w:date="2022-09-06T13:51:00Z"/>
                <w:color w:val="000000"/>
                <w:sz w:val="20"/>
                <w:szCs w:val="20"/>
                <w:lang w:val="en-US"/>
              </w:rPr>
            </w:pPr>
            <w:ins w:id="290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0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4" w:author="Nick.Tolimieri" w:date="2022-09-06T13:51:00Z"/>
                <w:color w:val="000000"/>
                <w:sz w:val="20"/>
                <w:szCs w:val="20"/>
                <w:lang w:val="en-US"/>
              </w:rPr>
            </w:pPr>
            <w:ins w:id="2905"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0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7" w:author="Nick.Tolimieri" w:date="2022-09-06T13:51:00Z"/>
                <w:color w:val="000000"/>
                <w:sz w:val="20"/>
                <w:szCs w:val="20"/>
                <w:lang w:val="en-US"/>
              </w:rPr>
            </w:pPr>
            <w:ins w:id="290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0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0" w:author="Nick.Tolimieri" w:date="2022-09-06T13:51:00Z"/>
                <w:color w:val="000000"/>
                <w:sz w:val="20"/>
                <w:szCs w:val="20"/>
                <w:lang w:val="en-US"/>
              </w:rPr>
            </w:pPr>
            <w:ins w:id="2911"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3" w:author="Nick.Tolimieri" w:date="2022-09-06T13:51:00Z"/>
                <w:color w:val="000000"/>
                <w:sz w:val="20"/>
                <w:szCs w:val="20"/>
                <w:lang w:val="en-US"/>
              </w:rPr>
            </w:pPr>
            <w:ins w:id="291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91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6" w:author="Nick.Tolimieri" w:date="2022-09-06T13:51:00Z"/>
                <w:color w:val="000000"/>
                <w:sz w:val="20"/>
                <w:szCs w:val="20"/>
                <w:lang w:val="en-US"/>
              </w:rPr>
            </w:pPr>
            <w:ins w:id="2917"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1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9" w:author="Nick.Tolimieri" w:date="2022-09-06T13:51:00Z"/>
                <w:color w:val="000000"/>
                <w:sz w:val="20"/>
                <w:szCs w:val="20"/>
                <w:lang w:val="en-US"/>
              </w:rPr>
            </w:pPr>
            <w:ins w:id="2920"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2" w:author="Nick.Tolimieri" w:date="2022-09-06T13:51:00Z"/>
                <w:color w:val="000000"/>
                <w:sz w:val="20"/>
                <w:szCs w:val="20"/>
                <w:lang w:val="en-US"/>
              </w:rPr>
            </w:pPr>
            <w:ins w:id="2923"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2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5" w:author="Nick.Tolimieri" w:date="2022-09-06T13:51:00Z"/>
                <w:color w:val="000000"/>
                <w:sz w:val="20"/>
                <w:szCs w:val="20"/>
                <w:lang w:val="en-US"/>
              </w:rPr>
            </w:pPr>
            <w:ins w:id="2926"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2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8" w:author="Nick.Tolimieri" w:date="2022-09-06T13:51:00Z"/>
                <w:color w:val="000000"/>
                <w:sz w:val="20"/>
                <w:szCs w:val="20"/>
                <w:lang w:val="en-US"/>
              </w:rPr>
            </w:pPr>
            <w:ins w:id="2929"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1" w:author="Nick.Tolimieri" w:date="2022-09-06T13:51:00Z"/>
                <w:color w:val="000000"/>
                <w:sz w:val="20"/>
                <w:szCs w:val="20"/>
                <w:lang w:val="en-US"/>
              </w:rPr>
            </w:pPr>
            <w:ins w:id="2932" w:author="Nick.Tolimieri" w:date="2022-09-06T13:51:00Z">
              <w:r w:rsidRPr="00C97A89">
                <w:rPr>
                  <w:color w:val="000000"/>
                  <w:sz w:val="20"/>
                  <w:szCs w:val="20"/>
                  <w:lang w:val="en-US"/>
                </w:rPr>
                <w:t>1.8</w:t>
              </w:r>
            </w:ins>
          </w:p>
        </w:tc>
      </w:tr>
      <w:tr w:rsidR="00C97A89" w:rsidRPr="00C97A89" w:rsidTr="0048438B">
        <w:tblPrEx>
          <w:tblPrExChange w:id="2933" w:author="Nick.Tolimieri" w:date="2022-09-06T14:24:00Z">
            <w:tblPrEx>
              <w:tblW w:w="10017" w:type="dxa"/>
            </w:tblPrEx>
          </w:tblPrExChange>
        </w:tblPrEx>
        <w:trPr>
          <w:trHeight w:val="255"/>
          <w:ins w:id="2934" w:author="Nick.Tolimieri" w:date="2022-09-06T13:51:00Z"/>
          <w:trPrChange w:id="293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93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37" w:author="Nick.Tolimieri" w:date="2022-09-06T13:51:00Z"/>
                <w:color w:val="000000"/>
                <w:sz w:val="20"/>
                <w:szCs w:val="20"/>
                <w:lang w:val="en-US"/>
              </w:rPr>
            </w:pPr>
            <w:ins w:id="293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3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0" w:author="Nick.Tolimieri" w:date="2022-09-06T13:51:00Z"/>
                <w:color w:val="000000"/>
                <w:sz w:val="20"/>
                <w:szCs w:val="20"/>
                <w:lang w:val="en-US"/>
              </w:rPr>
            </w:pPr>
            <w:ins w:id="2941"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3" w:author="Nick.Tolimieri" w:date="2022-09-06T13:51:00Z"/>
                <w:color w:val="000000"/>
                <w:sz w:val="20"/>
                <w:szCs w:val="20"/>
                <w:lang w:val="en-US"/>
              </w:rPr>
            </w:pPr>
            <w:ins w:id="2944"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4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6" w:author="Nick.Tolimieri" w:date="2022-09-06T13:51:00Z"/>
                <w:color w:val="000000"/>
                <w:sz w:val="20"/>
                <w:szCs w:val="20"/>
                <w:lang w:val="en-US"/>
              </w:rPr>
            </w:pPr>
            <w:ins w:id="2947"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4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9" w:author="Nick.Tolimieri" w:date="2022-09-06T13:51:00Z"/>
                <w:color w:val="000000"/>
                <w:sz w:val="20"/>
                <w:szCs w:val="20"/>
                <w:lang w:val="en-US"/>
              </w:rPr>
            </w:pPr>
            <w:ins w:id="295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295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2" w:author="Nick.Tolimieri" w:date="2022-09-06T13:51:00Z"/>
                <w:color w:val="000000"/>
                <w:sz w:val="20"/>
                <w:szCs w:val="20"/>
                <w:lang w:val="en-US"/>
              </w:rPr>
            </w:pPr>
            <w:ins w:id="2953"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5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5" w:author="Nick.Tolimieri" w:date="2022-09-06T13:51:00Z"/>
                <w:color w:val="000000"/>
                <w:sz w:val="20"/>
                <w:szCs w:val="20"/>
                <w:lang w:val="en-US"/>
              </w:rPr>
            </w:pPr>
            <w:ins w:id="2956"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5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8" w:author="Nick.Tolimieri" w:date="2022-09-06T13:51:00Z"/>
                <w:color w:val="000000"/>
                <w:sz w:val="20"/>
                <w:szCs w:val="20"/>
                <w:lang w:val="en-US"/>
              </w:rPr>
            </w:pPr>
            <w:ins w:id="2959"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1" w:author="Nick.Tolimieri" w:date="2022-09-06T13:51:00Z"/>
                <w:color w:val="000000"/>
                <w:sz w:val="20"/>
                <w:szCs w:val="20"/>
                <w:lang w:val="en-US"/>
              </w:rPr>
            </w:pPr>
            <w:ins w:id="2962" w:author="Nick.Tolimieri"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6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4" w:author="Nick.Tolimieri" w:date="2022-09-06T13:51:00Z"/>
                <w:color w:val="000000"/>
                <w:sz w:val="20"/>
                <w:szCs w:val="20"/>
                <w:lang w:val="en-US"/>
              </w:rPr>
            </w:pPr>
            <w:ins w:id="2965" w:author="Nick.Tolimieri"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7" w:author="Nick.Tolimieri" w:date="2022-09-06T13:51:00Z"/>
                <w:color w:val="000000"/>
                <w:sz w:val="20"/>
                <w:szCs w:val="20"/>
                <w:lang w:val="en-US"/>
              </w:rPr>
            </w:pPr>
            <w:ins w:id="2968" w:author="Nick.Tolimieri" w:date="2022-09-06T13:51:00Z">
              <w:r w:rsidRPr="00C97A89">
                <w:rPr>
                  <w:color w:val="000000"/>
                  <w:sz w:val="20"/>
                  <w:szCs w:val="20"/>
                  <w:lang w:val="en-US"/>
                </w:rPr>
                <w:t>3.02</w:t>
              </w:r>
            </w:ins>
          </w:p>
        </w:tc>
      </w:tr>
      <w:tr w:rsidR="00C97A89" w:rsidRPr="00C97A89" w:rsidTr="0048438B">
        <w:tblPrEx>
          <w:tblPrExChange w:id="2969" w:author="Nick.Tolimieri" w:date="2022-09-06T14:24:00Z">
            <w:tblPrEx>
              <w:tblW w:w="10017" w:type="dxa"/>
            </w:tblPrEx>
          </w:tblPrExChange>
        </w:tblPrEx>
        <w:trPr>
          <w:trHeight w:val="255"/>
          <w:ins w:id="2970" w:author="Nick.Tolimieri" w:date="2022-09-06T13:51:00Z"/>
          <w:trPrChange w:id="297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297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73" w:author="Nick.Tolimieri" w:date="2022-09-06T13:51:00Z"/>
                <w:color w:val="000000"/>
                <w:sz w:val="20"/>
                <w:szCs w:val="20"/>
                <w:lang w:val="en-US"/>
              </w:rPr>
            </w:pPr>
            <w:ins w:id="297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7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6" w:author="Nick.Tolimieri" w:date="2022-09-06T13:51:00Z"/>
                <w:color w:val="000000"/>
                <w:sz w:val="20"/>
                <w:szCs w:val="20"/>
                <w:lang w:val="en-US"/>
              </w:rPr>
            </w:pPr>
            <w:ins w:id="2977"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7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9" w:author="Nick.Tolimieri" w:date="2022-09-06T13:51:00Z"/>
                <w:color w:val="000000"/>
                <w:sz w:val="20"/>
                <w:szCs w:val="20"/>
                <w:lang w:val="en-US"/>
              </w:rPr>
            </w:pPr>
            <w:ins w:id="298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2" w:author="Nick.Tolimieri" w:date="2022-09-06T13:51:00Z"/>
                <w:color w:val="000000"/>
                <w:sz w:val="20"/>
                <w:szCs w:val="20"/>
                <w:lang w:val="en-US"/>
              </w:rPr>
            </w:pPr>
            <w:ins w:id="298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8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5" w:author="Nick.Tolimieri" w:date="2022-09-06T13:51:00Z"/>
                <w:color w:val="000000"/>
                <w:sz w:val="20"/>
                <w:szCs w:val="20"/>
                <w:lang w:val="en-US"/>
              </w:rPr>
            </w:pPr>
            <w:ins w:id="298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298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8" w:author="Nick.Tolimieri" w:date="2022-09-06T13:51:00Z"/>
                <w:color w:val="000000"/>
                <w:sz w:val="20"/>
                <w:szCs w:val="20"/>
                <w:lang w:val="en-US"/>
              </w:rPr>
            </w:pPr>
            <w:ins w:id="298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1" w:author="Nick.Tolimieri" w:date="2022-09-06T13:51:00Z"/>
                <w:color w:val="000000"/>
                <w:sz w:val="20"/>
                <w:szCs w:val="20"/>
                <w:lang w:val="en-US"/>
              </w:rPr>
            </w:pPr>
            <w:ins w:id="299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99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4" w:author="Nick.Tolimieri" w:date="2022-09-06T13:51:00Z"/>
                <w:color w:val="000000"/>
                <w:sz w:val="20"/>
                <w:szCs w:val="20"/>
                <w:lang w:val="en-US"/>
              </w:rPr>
            </w:pPr>
            <w:ins w:id="299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99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7" w:author="Nick.Tolimieri" w:date="2022-09-06T13:51:00Z"/>
                <w:color w:val="000000"/>
                <w:sz w:val="20"/>
                <w:szCs w:val="20"/>
                <w:lang w:val="en-US"/>
              </w:rPr>
            </w:pPr>
            <w:ins w:id="29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99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0" w:author="Nick.Tolimieri" w:date="2022-09-06T13:51:00Z"/>
                <w:color w:val="000000"/>
                <w:sz w:val="20"/>
                <w:szCs w:val="20"/>
                <w:lang w:val="en-US"/>
              </w:rPr>
            </w:pPr>
            <w:ins w:id="30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3" w:author="Nick.Tolimieri" w:date="2022-09-06T13:51:00Z"/>
                <w:color w:val="000000"/>
                <w:sz w:val="20"/>
                <w:szCs w:val="20"/>
                <w:lang w:val="en-US"/>
              </w:rPr>
            </w:pPr>
            <w:ins w:id="3004" w:author="Nick.Tolimieri" w:date="2022-09-06T13:51:00Z">
              <w:r w:rsidRPr="00C97A89">
                <w:rPr>
                  <w:color w:val="000000"/>
                  <w:sz w:val="20"/>
                  <w:szCs w:val="20"/>
                  <w:lang w:val="en-US"/>
                </w:rPr>
                <w:t>-</w:t>
              </w:r>
            </w:ins>
          </w:p>
        </w:tc>
      </w:tr>
      <w:tr w:rsidR="00C97A89" w:rsidRPr="00C97A89" w:rsidTr="0048438B">
        <w:tblPrEx>
          <w:tblPrExChange w:id="3005" w:author="Nick.Tolimieri" w:date="2022-09-06T14:24:00Z">
            <w:tblPrEx>
              <w:tblW w:w="10017" w:type="dxa"/>
            </w:tblPrEx>
          </w:tblPrExChange>
        </w:tblPrEx>
        <w:trPr>
          <w:trHeight w:val="255"/>
          <w:ins w:id="3006" w:author="Nick.Tolimieri" w:date="2022-09-06T13:51:00Z"/>
          <w:trPrChange w:id="300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0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9" w:author="Nick.Tolimieri" w:date="2022-09-06T13:51:00Z"/>
                <w:color w:val="000000"/>
                <w:sz w:val="20"/>
                <w:szCs w:val="20"/>
                <w:lang w:val="en-US"/>
              </w:rPr>
            </w:pPr>
            <w:ins w:id="301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2" w:author="Nick.Tolimieri" w:date="2022-09-06T13:51:00Z"/>
                <w:color w:val="000000"/>
                <w:sz w:val="20"/>
                <w:szCs w:val="20"/>
                <w:lang w:val="en-US"/>
              </w:rPr>
            </w:pPr>
            <w:ins w:id="3013"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1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5" w:author="Nick.Tolimieri" w:date="2022-09-06T13:51:00Z"/>
                <w:color w:val="000000"/>
                <w:sz w:val="20"/>
                <w:szCs w:val="20"/>
                <w:lang w:val="en-US"/>
              </w:rPr>
            </w:pPr>
            <w:ins w:id="3016"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1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8" w:author="Nick.Tolimieri" w:date="2022-09-06T13:51:00Z"/>
                <w:color w:val="000000"/>
                <w:sz w:val="20"/>
                <w:szCs w:val="20"/>
                <w:lang w:val="en-US"/>
              </w:rPr>
            </w:pPr>
            <w:ins w:id="301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1" w:author="Nick.Tolimieri" w:date="2022-09-06T13:51:00Z"/>
                <w:color w:val="000000"/>
                <w:sz w:val="20"/>
                <w:szCs w:val="20"/>
                <w:lang w:val="en-US"/>
              </w:rPr>
            </w:pPr>
            <w:ins w:id="302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02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4" w:author="Nick.Tolimieri" w:date="2022-09-06T13:51:00Z"/>
                <w:color w:val="000000"/>
                <w:sz w:val="20"/>
                <w:szCs w:val="20"/>
                <w:lang w:val="en-US"/>
              </w:rPr>
            </w:pPr>
            <w:ins w:id="302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2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27" w:author="Nick.Tolimieri" w:date="2022-09-06T13:51:00Z"/>
                <w:color w:val="000000"/>
                <w:sz w:val="20"/>
                <w:szCs w:val="20"/>
                <w:lang w:val="en-US"/>
              </w:rPr>
            </w:pPr>
            <w:ins w:id="302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2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0" w:author="Nick.Tolimieri" w:date="2022-09-06T13:51:00Z"/>
                <w:color w:val="000000"/>
                <w:sz w:val="20"/>
                <w:szCs w:val="20"/>
                <w:lang w:val="en-US"/>
              </w:rPr>
            </w:pPr>
            <w:ins w:id="303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3" w:author="Nick.Tolimieri" w:date="2022-09-06T13:51:00Z"/>
                <w:color w:val="000000"/>
                <w:sz w:val="20"/>
                <w:szCs w:val="20"/>
                <w:lang w:val="en-US"/>
              </w:rPr>
            </w:pPr>
            <w:ins w:id="303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6" w:author="Nick.Tolimieri" w:date="2022-09-06T13:51:00Z"/>
                <w:color w:val="000000"/>
                <w:sz w:val="20"/>
                <w:szCs w:val="20"/>
                <w:lang w:val="en-US"/>
              </w:rPr>
            </w:pPr>
            <w:ins w:id="303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9" w:author="Nick.Tolimieri" w:date="2022-09-06T13:51:00Z"/>
                <w:color w:val="000000"/>
                <w:sz w:val="20"/>
                <w:szCs w:val="20"/>
                <w:lang w:val="en-US"/>
              </w:rPr>
            </w:pPr>
            <w:ins w:id="3040" w:author="Nick.Tolimieri" w:date="2022-09-06T13:51:00Z">
              <w:r w:rsidRPr="00C97A89">
                <w:rPr>
                  <w:color w:val="000000"/>
                  <w:sz w:val="20"/>
                  <w:szCs w:val="20"/>
                  <w:lang w:val="en-US"/>
                </w:rPr>
                <w:t>-</w:t>
              </w:r>
            </w:ins>
          </w:p>
        </w:tc>
      </w:tr>
      <w:tr w:rsidR="00C97A89" w:rsidRPr="00C97A89" w:rsidTr="0048438B">
        <w:tblPrEx>
          <w:tblPrExChange w:id="3041" w:author="Nick.Tolimieri" w:date="2022-09-06T14:24:00Z">
            <w:tblPrEx>
              <w:tblW w:w="10017" w:type="dxa"/>
            </w:tblPrEx>
          </w:tblPrExChange>
        </w:tblPrEx>
        <w:trPr>
          <w:trHeight w:val="255"/>
          <w:ins w:id="3042" w:author="Nick.Tolimieri" w:date="2022-09-06T13:51:00Z"/>
          <w:trPrChange w:id="304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4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5" w:author="Nick.Tolimieri" w:date="2022-09-06T13:51:00Z"/>
                <w:color w:val="000000"/>
                <w:sz w:val="20"/>
                <w:szCs w:val="20"/>
                <w:lang w:val="en-US"/>
              </w:rPr>
            </w:pPr>
            <w:ins w:id="304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4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48" w:author="Nick.Tolimieri" w:date="2022-09-06T13:51:00Z"/>
                <w:color w:val="000000"/>
                <w:sz w:val="20"/>
                <w:szCs w:val="20"/>
                <w:lang w:val="en-US"/>
              </w:rPr>
            </w:pPr>
            <w:ins w:id="3049"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1" w:author="Nick.Tolimieri" w:date="2022-09-06T13:51:00Z"/>
                <w:color w:val="000000"/>
                <w:sz w:val="20"/>
                <w:szCs w:val="20"/>
                <w:lang w:val="en-US"/>
              </w:rPr>
            </w:pPr>
            <w:ins w:id="305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5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4" w:author="Nick.Tolimieri" w:date="2022-09-06T13:51:00Z"/>
                <w:color w:val="000000"/>
                <w:sz w:val="20"/>
                <w:szCs w:val="20"/>
                <w:lang w:val="en-US"/>
              </w:rPr>
            </w:pPr>
            <w:ins w:id="3055"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5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7" w:author="Nick.Tolimieri" w:date="2022-09-06T13:51:00Z"/>
                <w:color w:val="000000"/>
                <w:sz w:val="20"/>
                <w:szCs w:val="20"/>
                <w:lang w:val="en-US"/>
              </w:rPr>
            </w:pPr>
            <w:ins w:id="3058"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05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0" w:author="Nick.Tolimieri" w:date="2022-09-06T13:51:00Z"/>
                <w:color w:val="000000"/>
                <w:sz w:val="20"/>
                <w:szCs w:val="20"/>
                <w:lang w:val="en-US"/>
              </w:rPr>
            </w:pPr>
            <w:ins w:id="3061"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3" w:author="Nick.Tolimieri" w:date="2022-09-06T13:51:00Z"/>
                <w:color w:val="000000"/>
                <w:sz w:val="20"/>
                <w:szCs w:val="20"/>
                <w:lang w:val="en-US"/>
              </w:rPr>
            </w:pPr>
            <w:ins w:id="306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6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6" w:author="Nick.Tolimieri" w:date="2022-09-06T13:51:00Z"/>
                <w:color w:val="000000"/>
                <w:sz w:val="20"/>
                <w:szCs w:val="20"/>
                <w:lang w:val="en-US"/>
              </w:rPr>
            </w:pPr>
            <w:ins w:id="3067"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9" w:author="Nick.Tolimieri" w:date="2022-09-06T13:51:00Z"/>
                <w:color w:val="000000"/>
                <w:sz w:val="20"/>
                <w:szCs w:val="20"/>
                <w:lang w:val="en-US"/>
              </w:rPr>
            </w:pPr>
            <w:ins w:id="3070"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2" w:author="Nick.Tolimieri" w:date="2022-09-06T13:51:00Z"/>
                <w:color w:val="000000"/>
                <w:sz w:val="20"/>
                <w:szCs w:val="20"/>
                <w:lang w:val="en-US"/>
              </w:rPr>
            </w:pPr>
            <w:ins w:id="3073" w:author="Nick.Tolimieri"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5" w:author="Nick.Tolimieri" w:date="2022-09-06T13:51:00Z"/>
                <w:color w:val="000000"/>
                <w:sz w:val="20"/>
                <w:szCs w:val="20"/>
                <w:lang w:val="en-US"/>
              </w:rPr>
            </w:pPr>
            <w:ins w:id="3076" w:author="Nick.Tolimieri" w:date="2022-09-06T13:51:00Z">
              <w:r w:rsidRPr="00C97A89">
                <w:rPr>
                  <w:color w:val="000000"/>
                  <w:sz w:val="20"/>
                  <w:szCs w:val="20"/>
                  <w:lang w:val="en-US"/>
                </w:rPr>
                <w:t>1.76</w:t>
              </w:r>
            </w:ins>
          </w:p>
        </w:tc>
      </w:tr>
      <w:tr w:rsidR="00C97A89" w:rsidRPr="00C97A89" w:rsidTr="0048438B">
        <w:tblPrEx>
          <w:tblPrExChange w:id="3077" w:author="Nick.Tolimieri" w:date="2022-09-06T14:24:00Z">
            <w:tblPrEx>
              <w:tblW w:w="10017" w:type="dxa"/>
            </w:tblPrEx>
          </w:tblPrExChange>
        </w:tblPrEx>
        <w:trPr>
          <w:trHeight w:val="255"/>
          <w:ins w:id="3078" w:author="Nick.Tolimieri" w:date="2022-09-06T13:51:00Z"/>
          <w:trPrChange w:id="307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08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1" w:author="Nick.Tolimieri" w:date="2022-09-06T13:51:00Z"/>
                <w:color w:val="000000"/>
                <w:sz w:val="20"/>
                <w:szCs w:val="20"/>
                <w:lang w:val="en-US"/>
              </w:rPr>
            </w:pPr>
            <w:ins w:id="308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8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4" w:author="Nick.Tolimieri" w:date="2022-09-06T13:51:00Z"/>
                <w:color w:val="000000"/>
                <w:sz w:val="20"/>
                <w:szCs w:val="20"/>
                <w:lang w:val="en-US"/>
              </w:rPr>
            </w:pPr>
            <w:ins w:id="3085"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8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7" w:author="Nick.Tolimieri" w:date="2022-09-06T13:51:00Z"/>
                <w:color w:val="000000"/>
                <w:sz w:val="20"/>
                <w:szCs w:val="20"/>
                <w:lang w:val="en-US"/>
              </w:rPr>
            </w:pPr>
            <w:ins w:id="308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8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0" w:author="Nick.Tolimieri" w:date="2022-09-06T13:51:00Z"/>
                <w:color w:val="000000"/>
                <w:sz w:val="20"/>
                <w:szCs w:val="20"/>
                <w:lang w:val="en-US"/>
              </w:rPr>
            </w:pPr>
            <w:ins w:id="309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3" w:author="Nick.Tolimieri" w:date="2022-09-06T13:51:00Z"/>
                <w:color w:val="000000"/>
                <w:sz w:val="20"/>
                <w:szCs w:val="20"/>
                <w:lang w:val="en-US"/>
              </w:rPr>
            </w:pPr>
            <w:ins w:id="309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09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6" w:author="Nick.Tolimieri" w:date="2022-09-06T13:51:00Z"/>
                <w:color w:val="000000"/>
                <w:sz w:val="20"/>
                <w:szCs w:val="20"/>
                <w:lang w:val="en-US"/>
              </w:rPr>
            </w:pPr>
            <w:ins w:id="309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9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99" w:author="Nick.Tolimieri" w:date="2022-09-06T13:51:00Z"/>
                <w:color w:val="000000"/>
                <w:sz w:val="20"/>
                <w:szCs w:val="20"/>
                <w:lang w:val="en-US"/>
              </w:rPr>
            </w:pPr>
            <w:ins w:id="310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2" w:author="Nick.Tolimieri" w:date="2022-09-06T13:51:00Z"/>
                <w:color w:val="000000"/>
                <w:sz w:val="20"/>
                <w:szCs w:val="20"/>
                <w:lang w:val="en-US"/>
              </w:rPr>
            </w:pPr>
            <w:ins w:id="310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5" w:author="Nick.Tolimieri" w:date="2022-09-06T13:51:00Z"/>
                <w:color w:val="000000"/>
                <w:sz w:val="20"/>
                <w:szCs w:val="20"/>
                <w:lang w:val="en-US"/>
              </w:rPr>
            </w:pPr>
            <w:ins w:id="310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0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8" w:author="Nick.Tolimieri" w:date="2022-09-06T13:51:00Z"/>
                <w:color w:val="000000"/>
                <w:sz w:val="20"/>
                <w:szCs w:val="20"/>
                <w:lang w:val="en-US"/>
              </w:rPr>
            </w:pPr>
            <w:ins w:id="310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1" w:author="Nick.Tolimieri" w:date="2022-09-06T13:51:00Z"/>
                <w:color w:val="000000"/>
                <w:sz w:val="20"/>
                <w:szCs w:val="20"/>
                <w:lang w:val="en-US"/>
              </w:rPr>
            </w:pPr>
            <w:ins w:id="3112" w:author="Nick.Tolimieri" w:date="2022-09-06T13:51:00Z">
              <w:r w:rsidRPr="00C97A89">
                <w:rPr>
                  <w:color w:val="000000"/>
                  <w:sz w:val="20"/>
                  <w:szCs w:val="20"/>
                  <w:lang w:val="en-US"/>
                </w:rPr>
                <w:t>-</w:t>
              </w:r>
            </w:ins>
          </w:p>
        </w:tc>
      </w:tr>
      <w:tr w:rsidR="00C97A89" w:rsidRPr="00C97A89" w:rsidTr="0048438B">
        <w:tblPrEx>
          <w:tblPrExChange w:id="3113" w:author="Nick.Tolimieri" w:date="2022-09-06T14:24:00Z">
            <w:tblPrEx>
              <w:tblW w:w="10017" w:type="dxa"/>
            </w:tblPrEx>
          </w:tblPrExChange>
        </w:tblPrEx>
        <w:trPr>
          <w:trHeight w:val="255"/>
          <w:ins w:id="3114" w:author="Nick.Tolimieri" w:date="2022-09-06T13:51:00Z"/>
          <w:trPrChange w:id="311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11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7" w:author="Nick.Tolimieri" w:date="2022-09-06T13:51:00Z"/>
                <w:color w:val="000000"/>
                <w:sz w:val="20"/>
                <w:szCs w:val="20"/>
                <w:lang w:val="en-US"/>
              </w:rPr>
            </w:pPr>
            <w:ins w:id="311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1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0" w:author="Nick.Tolimieri" w:date="2022-09-06T13:51:00Z"/>
                <w:color w:val="000000"/>
                <w:sz w:val="20"/>
                <w:szCs w:val="20"/>
                <w:lang w:val="en-US"/>
              </w:rPr>
            </w:pPr>
            <w:ins w:id="3121"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3" w:author="Nick.Tolimieri" w:date="2022-09-06T13:51:00Z"/>
                <w:color w:val="000000"/>
                <w:sz w:val="20"/>
                <w:szCs w:val="20"/>
                <w:lang w:val="en-US"/>
              </w:rPr>
            </w:pPr>
            <w:ins w:id="3124"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2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6" w:author="Nick.Tolimieri" w:date="2022-09-06T13:51:00Z"/>
                <w:color w:val="000000"/>
                <w:sz w:val="20"/>
                <w:szCs w:val="20"/>
                <w:lang w:val="en-US"/>
              </w:rPr>
            </w:pPr>
            <w:ins w:id="312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2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9" w:author="Nick.Tolimieri" w:date="2022-09-06T13:51:00Z"/>
                <w:color w:val="000000"/>
                <w:sz w:val="20"/>
                <w:szCs w:val="20"/>
                <w:lang w:val="en-US"/>
              </w:rPr>
            </w:pPr>
            <w:ins w:id="313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13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2" w:author="Nick.Tolimieri" w:date="2022-09-06T13:51:00Z"/>
                <w:color w:val="000000"/>
                <w:sz w:val="20"/>
                <w:szCs w:val="20"/>
                <w:lang w:val="en-US"/>
              </w:rPr>
            </w:pPr>
            <w:ins w:id="313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3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5" w:author="Nick.Tolimieri" w:date="2022-09-06T13:51:00Z"/>
                <w:color w:val="000000"/>
                <w:sz w:val="20"/>
                <w:szCs w:val="20"/>
                <w:lang w:val="en-US"/>
              </w:rPr>
            </w:pPr>
            <w:ins w:id="313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3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38" w:author="Nick.Tolimieri" w:date="2022-09-06T13:51:00Z"/>
                <w:color w:val="000000"/>
                <w:sz w:val="20"/>
                <w:szCs w:val="20"/>
                <w:lang w:val="en-US"/>
              </w:rPr>
            </w:pPr>
            <w:ins w:id="313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1" w:author="Nick.Tolimieri" w:date="2022-09-06T13:51:00Z"/>
                <w:color w:val="000000"/>
                <w:sz w:val="20"/>
                <w:szCs w:val="20"/>
                <w:lang w:val="en-US"/>
              </w:rPr>
            </w:pPr>
            <w:ins w:id="314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4" w:author="Nick.Tolimieri" w:date="2022-09-06T13:51:00Z"/>
                <w:color w:val="000000"/>
                <w:sz w:val="20"/>
                <w:szCs w:val="20"/>
                <w:lang w:val="en-US"/>
              </w:rPr>
            </w:pPr>
            <w:ins w:id="31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7" w:author="Nick.Tolimieri" w:date="2022-09-06T13:51:00Z"/>
                <w:color w:val="000000"/>
                <w:sz w:val="20"/>
                <w:szCs w:val="20"/>
                <w:lang w:val="en-US"/>
              </w:rPr>
            </w:pPr>
            <w:ins w:id="3148" w:author="Nick.Tolimieri" w:date="2022-09-06T13:51:00Z">
              <w:r w:rsidRPr="00C97A89">
                <w:rPr>
                  <w:color w:val="000000"/>
                  <w:sz w:val="20"/>
                  <w:szCs w:val="20"/>
                  <w:lang w:val="en-US"/>
                </w:rPr>
                <w:t>-</w:t>
              </w:r>
            </w:ins>
          </w:p>
        </w:tc>
      </w:tr>
      <w:tr w:rsidR="00C97A89" w:rsidRPr="00C97A89" w:rsidTr="0048438B">
        <w:tblPrEx>
          <w:tblPrExChange w:id="3149" w:author="Nick.Tolimieri" w:date="2022-09-06T14:24:00Z">
            <w:tblPrEx>
              <w:tblW w:w="10017" w:type="dxa"/>
            </w:tblPrEx>
          </w:tblPrExChange>
        </w:tblPrEx>
        <w:trPr>
          <w:trHeight w:val="255"/>
          <w:ins w:id="3150" w:author="Nick.Tolimieri" w:date="2022-09-06T13:51:00Z"/>
          <w:trPrChange w:id="315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15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3" w:author="Nick.Tolimieri" w:date="2022-09-06T13:51:00Z"/>
                <w:color w:val="000000"/>
                <w:sz w:val="20"/>
                <w:szCs w:val="20"/>
                <w:lang w:val="en-US"/>
              </w:rPr>
            </w:pPr>
            <w:ins w:id="315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5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56" w:author="Nick.Tolimieri" w:date="2022-09-06T13:51:00Z"/>
                <w:color w:val="000000"/>
                <w:sz w:val="20"/>
                <w:szCs w:val="20"/>
                <w:lang w:val="en-US"/>
              </w:rPr>
            </w:pPr>
            <w:ins w:id="3157"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5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59" w:author="Nick.Tolimieri" w:date="2022-09-06T13:51:00Z"/>
                <w:color w:val="000000"/>
                <w:sz w:val="20"/>
                <w:szCs w:val="20"/>
                <w:lang w:val="en-US"/>
              </w:rPr>
            </w:pPr>
            <w:ins w:id="3160"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2" w:author="Nick.Tolimieri" w:date="2022-09-06T13:51:00Z"/>
                <w:color w:val="000000"/>
                <w:sz w:val="20"/>
                <w:szCs w:val="20"/>
                <w:lang w:val="en-US"/>
              </w:rPr>
            </w:pPr>
            <w:ins w:id="3163" w:author="Nick.Tolimieri"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6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5" w:author="Nick.Tolimieri" w:date="2022-09-06T13:51:00Z"/>
                <w:color w:val="000000"/>
                <w:sz w:val="20"/>
                <w:szCs w:val="20"/>
                <w:lang w:val="en-US"/>
              </w:rPr>
            </w:pPr>
            <w:ins w:id="316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16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8" w:author="Nick.Tolimieri" w:date="2022-09-06T13:51:00Z"/>
                <w:color w:val="000000"/>
                <w:sz w:val="20"/>
                <w:szCs w:val="20"/>
                <w:lang w:val="en-US"/>
              </w:rPr>
            </w:pPr>
            <w:ins w:id="3169"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1" w:author="Nick.Tolimieri" w:date="2022-09-06T13:51:00Z"/>
                <w:color w:val="000000"/>
                <w:sz w:val="20"/>
                <w:szCs w:val="20"/>
                <w:lang w:val="en-US"/>
              </w:rPr>
            </w:pPr>
            <w:ins w:id="3172"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7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4" w:author="Nick.Tolimieri" w:date="2022-09-06T13:51:00Z"/>
                <w:color w:val="000000"/>
                <w:sz w:val="20"/>
                <w:szCs w:val="20"/>
                <w:lang w:val="en-US"/>
              </w:rPr>
            </w:pPr>
            <w:ins w:id="3175"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7" w:author="Nick.Tolimieri" w:date="2022-09-06T13:51:00Z"/>
                <w:color w:val="000000"/>
                <w:sz w:val="20"/>
                <w:szCs w:val="20"/>
                <w:lang w:val="en-US"/>
              </w:rPr>
            </w:pPr>
            <w:ins w:id="3178" w:author="Nick.Tolimieri"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7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0" w:author="Nick.Tolimieri" w:date="2022-09-06T13:51:00Z"/>
                <w:color w:val="000000"/>
                <w:sz w:val="20"/>
                <w:szCs w:val="20"/>
                <w:lang w:val="en-US"/>
              </w:rPr>
            </w:pPr>
            <w:ins w:id="3181" w:author="Nick.Tolimieri"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3" w:author="Nick.Tolimieri" w:date="2022-09-06T13:51:00Z"/>
                <w:color w:val="000000"/>
                <w:sz w:val="20"/>
                <w:szCs w:val="20"/>
                <w:lang w:val="en-US"/>
              </w:rPr>
            </w:pPr>
            <w:ins w:id="3184" w:author="Nick.Tolimieri" w:date="2022-09-06T13:51:00Z">
              <w:r w:rsidRPr="00C97A89">
                <w:rPr>
                  <w:color w:val="000000"/>
                  <w:sz w:val="20"/>
                  <w:szCs w:val="20"/>
                  <w:lang w:val="en-US"/>
                </w:rPr>
                <w:t>3.25</w:t>
              </w:r>
            </w:ins>
          </w:p>
        </w:tc>
      </w:tr>
      <w:tr w:rsidR="00C97A89" w:rsidRPr="00C97A89" w:rsidTr="0048438B">
        <w:tblPrEx>
          <w:tblPrExChange w:id="3185" w:author="Nick.Tolimieri" w:date="2022-09-06T14:24:00Z">
            <w:tblPrEx>
              <w:tblW w:w="10017" w:type="dxa"/>
            </w:tblPrEx>
          </w:tblPrExChange>
        </w:tblPrEx>
        <w:trPr>
          <w:trHeight w:val="255"/>
          <w:ins w:id="3186" w:author="Nick.Tolimieri" w:date="2022-09-06T13:51:00Z"/>
          <w:trPrChange w:id="318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18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89" w:author="Nick.Tolimieri" w:date="2022-09-06T13:51:00Z"/>
                <w:color w:val="000000"/>
                <w:sz w:val="20"/>
                <w:szCs w:val="20"/>
                <w:lang w:val="en-US"/>
              </w:rPr>
            </w:pPr>
            <w:ins w:id="319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2" w:author="Nick.Tolimieri" w:date="2022-09-06T13:51:00Z"/>
                <w:color w:val="000000"/>
                <w:sz w:val="20"/>
                <w:szCs w:val="20"/>
                <w:lang w:val="en-US"/>
              </w:rPr>
            </w:pPr>
            <w:ins w:id="3193"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19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195" w:author="Nick.Tolimieri" w:date="2022-09-06T13:51:00Z"/>
                <w:color w:val="000000"/>
                <w:sz w:val="20"/>
                <w:szCs w:val="20"/>
                <w:lang w:val="en-US"/>
              </w:rPr>
            </w:pPr>
            <w:ins w:id="3196" w:author="Nick.Tolimieri"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19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8" w:author="Nick.Tolimieri" w:date="2022-09-06T13:51:00Z"/>
                <w:color w:val="000000"/>
                <w:sz w:val="20"/>
                <w:szCs w:val="20"/>
                <w:lang w:val="en-US"/>
              </w:rPr>
            </w:pPr>
            <w:ins w:id="3199"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1" w:author="Nick.Tolimieri" w:date="2022-09-06T13:51:00Z"/>
                <w:color w:val="000000"/>
                <w:sz w:val="20"/>
                <w:szCs w:val="20"/>
                <w:lang w:val="en-US"/>
              </w:rPr>
            </w:pPr>
            <w:ins w:id="3202"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20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4" w:author="Nick.Tolimieri" w:date="2022-09-06T13:51:00Z"/>
                <w:color w:val="000000"/>
                <w:sz w:val="20"/>
                <w:szCs w:val="20"/>
                <w:lang w:val="en-US"/>
              </w:rPr>
            </w:pPr>
            <w:ins w:id="3205" w:author="Nick.Tolimieri"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0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7" w:author="Nick.Tolimieri" w:date="2022-09-06T13:51:00Z"/>
                <w:color w:val="000000"/>
                <w:sz w:val="20"/>
                <w:szCs w:val="20"/>
                <w:lang w:val="en-US"/>
              </w:rPr>
            </w:pPr>
            <w:ins w:id="320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0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0" w:author="Nick.Tolimieri" w:date="2022-09-06T13:51:00Z"/>
                <w:color w:val="000000"/>
                <w:sz w:val="20"/>
                <w:szCs w:val="20"/>
                <w:lang w:val="en-US"/>
              </w:rPr>
            </w:pPr>
            <w:ins w:id="3211"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3" w:author="Nick.Tolimieri" w:date="2022-09-06T13:51:00Z"/>
                <w:color w:val="000000"/>
                <w:sz w:val="20"/>
                <w:szCs w:val="20"/>
                <w:lang w:val="en-US"/>
              </w:rPr>
            </w:pPr>
            <w:ins w:id="3214" w:author="Nick.Tolimieri"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1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6" w:author="Nick.Tolimieri" w:date="2022-09-06T13:51:00Z"/>
                <w:color w:val="000000"/>
                <w:sz w:val="20"/>
                <w:szCs w:val="20"/>
                <w:lang w:val="en-US"/>
              </w:rPr>
            </w:pPr>
            <w:ins w:id="3217"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9" w:author="Nick.Tolimieri" w:date="2022-09-06T13:51:00Z"/>
                <w:color w:val="000000"/>
                <w:sz w:val="20"/>
                <w:szCs w:val="20"/>
                <w:lang w:val="en-US"/>
              </w:rPr>
            </w:pPr>
            <w:ins w:id="3220" w:author="Nick.Tolimieri" w:date="2022-09-06T13:51:00Z">
              <w:r w:rsidRPr="00C97A89">
                <w:rPr>
                  <w:color w:val="000000"/>
                  <w:sz w:val="20"/>
                  <w:szCs w:val="20"/>
                  <w:lang w:val="en-US"/>
                </w:rPr>
                <w:t>3.79</w:t>
              </w:r>
            </w:ins>
          </w:p>
        </w:tc>
      </w:tr>
      <w:tr w:rsidR="00C97A89" w:rsidRPr="00C97A89" w:rsidTr="0048438B">
        <w:tblPrEx>
          <w:tblPrExChange w:id="3221" w:author="Nick.Tolimieri" w:date="2022-09-06T14:24:00Z">
            <w:tblPrEx>
              <w:tblW w:w="10017" w:type="dxa"/>
            </w:tblPrEx>
          </w:tblPrExChange>
        </w:tblPrEx>
        <w:trPr>
          <w:trHeight w:val="255"/>
          <w:ins w:id="3222" w:author="Nick.Tolimieri" w:date="2022-09-06T13:51:00Z"/>
          <w:trPrChange w:id="322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22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25" w:author="Nick.Tolimieri" w:date="2022-09-06T13:51:00Z"/>
                <w:color w:val="000000"/>
                <w:sz w:val="20"/>
                <w:szCs w:val="20"/>
                <w:lang w:val="en-US"/>
              </w:rPr>
            </w:pPr>
            <w:ins w:id="322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2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8" w:author="Nick.Tolimieri" w:date="2022-09-06T13:51:00Z"/>
                <w:color w:val="000000"/>
                <w:sz w:val="20"/>
                <w:szCs w:val="20"/>
                <w:lang w:val="en-US"/>
              </w:rPr>
            </w:pPr>
            <w:ins w:id="3229"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1" w:author="Nick.Tolimieri" w:date="2022-09-06T13:51:00Z"/>
                <w:color w:val="000000"/>
                <w:sz w:val="20"/>
                <w:szCs w:val="20"/>
                <w:lang w:val="en-US"/>
              </w:rPr>
            </w:pPr>
            <w:ins w:id="3232" w:author="Nick.Tolimieri"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3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4" w:author="Nick.Tolimieri" w:date="2022-09-06T13:51:00Z"/>
                <w:color w:val="000000"/>
                <w:sz w:val="20"/>
                <w:szCs w:val="20"/>
                <w:lang w:val="en-US"/>
              </w:rPr>
            </w:pPr>
            <w:ins w:id="3235"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3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7" w:author="Nick.Tolimieri" w:date="2022-09-06T13:51:00Z"/>
                <w:color w:val="000000"/>
                <w:sz w:val="20"/>
                <w:szCs w:val="20"/>
                <w:lang w:val="en-US"/>
              </w:rPr>
            </w:pPr>
            <w:ins w:id="3238" w:author="Nick.Tolimieri" w:date="2022-09-06T13:51:00Z">
              <w:r w:rsidRPr="00C97A89">
                <w:rPr>
                  <w:color w:val="000000"/>
                  <w:sz w:val="20"/>
                  <w:szCs w:val="20"/>
                  <w:lang w:val="en-US"/>
                </w:rPr>
                <w:t>8</w:t>
              </w:r>
            </w:ins>
          </w:p>
        </w:tc>
        <w:tc>
          <w:tcPr>
            <w:tcW w:w="622" w:type="dxa"/>
            <w:tcBorders>
              <w:top w:val="nil"/>
              <w:left w:val="nil"/>
              <w:bottom w:val="nil"/>
              <w:right w:val="nil"/>
            </w:tcBorders>
            <w:shd w:val="clear" w:color="auto" w:fill="auto"/>
            <w:noWrap/>
            <w:vAlign w:val="bottom"/>
            <w:hideMark/>
            <w:tcPrChange w:id="323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0" w:author="Nick.Tolimieri" w:date="2022-09-06T13:51:00Z"/>
                <w:color w:val="000000"/>
                <w:sz w:val="20"/>
                <w:szCs w:val="20"/>
                <w:lang w:val="en-US"/>
              </w:rPr>
            </w:pPr>
            <w:ins w:id="3241"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3" w:author="Nick.Tolimieri" w:date="2022-09-06T13:51:00Z"/>
                <w:color w:val="000000"/>
                <w:sz w:val="20"/>
                <w:szCs w:val="20"/>
                <w:lang w:val="en-US"/>
              </w:rPr>
            </w:pPr>
            <w:ins w:id="324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4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6" w:author="Nick.Tolimieri" w:date="2022-09-06T13:51:00Z"/>
                <w:color w:val="000000"/>
                <w:sz w:val="20"/>
                <w:szCs w:val="20"/>
                <w:lang w:val="en-US"/>
              </w:rPr>
            </w:pPr>
            <w:ins w:id="3247" w:author="Nick.Tolimieri"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9" w:author="Nick.Tolimieri" w:date="2022-09-06T13:51:00Z"/>
                <w:color w:val="000000"/>
                <w:sz w:val="20"/>
                <w:szCs w:val="20"/>
                <w:lang w:val="en-US"/>
              </w:rPr>
            </w:pPr>
            <w:ins w:id="3250"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2" w:author="Nick.Tolimieri" w:date="2022-09-06T13:51:00Z"/>
                <w:color w:val="000000"/>
                <w:sz w:val="20"/>
                <w:szCs w:val="20"/>
                <w:lang w:val="en-US"/>
              </w:rPr>
            </w:pPr>
            <w:ins w:id="3253"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5" w:author="Nick.Tolimieri" w:date="2022-09-06T13:51:00Z"/>
                <w:color w:val="000000"/>
                <w:sz w:val="20"/>
                <w:szCs w:val="20"/>
                <w:lang w:val="en-US"/>
              </w:rPr>
            </w:pPr>
            <w:ins w:id="3256" w:author="Nick.Tolimieri" w:date="2022-09-06T13:51:00Z">
              <w:r w:rsidRPr="00C97A89">
                <w:rPr>
                  <w:color w:val="000000"/>
                  <w:sz w:val="20"/>
                  <w:szCs w:val="20"/>
                  <w:lang w:val="en-US"/>
                </w:rPr>
                <w:t>2.69</w:t>
              </w:r>
            </w:ins>
          </w:p>
        </w:tc>
      </w:tr>
      <w:tr w:rsidR="00C97A89" w:rsidRPr="00C97A89" w:rsidTr="0048438B">
        <w:tblPrEx>
          <w:tblPrExChange w:id="3257" w:author="Nick.Tolimieri" w:date="2022-09-06T14:24:00Z">
            <w:tblPrEx>
              <w:tblW w:w="10017" w:type="dxa"/>
            </w:tblPrEx>
          </w:tblPrExChange>
        </w:tblPrEx>
        <w:trPr>
          <w:trHeight w:val="255"/>
          <w:ins w:id="3258" w:author="Nick.Tolimieri" w:date="2022-09-06T13:51:00Z"/>
          <w:trPrChange w:id="325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26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1" w:author="Nick.Tolimieri" w:date="2022-09-06T13:51:00Z"/>
                <w:color w:val="000000"/>
                <w:sz w:val="20"/>
                <w:szCs w:val="20"/>
                <w:lang w:val="en-US"/>
              </w:rPr>
            </w:pPr>
            <w:ins w:id="326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6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4" w:author="Nick.Tolimieri" w:date="2022-09-06T13:51:00Z"/>
                <w:color w:val="000000"/>
                <w:sz w:val="20"/>
                <w:szCs w:val="20"/>
                <w:lang w:val="en-US"/>
              </w:rPr>
            </w:pPr>
            <w:ins w:id="3265"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6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7" w:author="Nick.Tolimieri" w:date="2022-09-06T13:51:00Z"/>
                <w:color w:val="000000"/>
                <w:sz w:val="20"/>
                <w:szCs w:val="20"/>
                <w:lang w:val="en-US"/>
              </w:rPr>
            </w:pPr>
            <w:ins w:id="3268"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6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0" w:author="Nick.Tolimieri" w:date="2022-09-06T13:51:00Z"/>
                <w:color w:val="000000"/>
                <w:sz w:val="20"/>
                <w:szCs w:val="20"/>
                <w:lang w:val="en-US"/>
              </w:rPr>
            </w:pPr>
            <w:ins w:id="3271"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3" w:author="Nick.Tolimieri" w:date="2022-09-06T13:51:00Z"/>
                <w:color w:val="000000"/>
                <w:sz w:val="20"/>
                <w:szCs w:val="20"/>
                <w:lang w:val="en-US"/>
              </w:rPr>
            </w:pPr>
            <w:ins w:id="3274"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27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6" w:author="Nick.Tolimieri" w:date="2022-09-06T13:51:00Z"/>
                <w:color w:val="000000"/>
                <w:sz w:val="20"/>
                <w:szCs w:val="20"/>
                <w:lang w:val="en-US"/>
              </w:rPr>
            </w:pPr>
            <w:ins w:id="3277" w:author="Nick.Tolimieri"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7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9" w:author="Nick.Tolimieri" w:date="2022-09-06T13:51:00Z"/>
                <w:color w:val="000000"/>
                <w:sz w:val="20"/>
                <w:szCs w:val="20"/>
                <w:lang w:val="en-US"/>
              </w:rPr>
            </w:pPr>
            <w:ins w:id="328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2" w:author="Nick.Tolimieri" w:date="2022-09-06T13:51:00Z"/>
                <w:color w:val="000000"/>
                <w:sz w:val="20"/>
                <w:szCs w:val="20"/>
                <w:lang w:val="en-US"/>
              </w:rPr>
            </w:pPr>
            <w:ins w:id="3283"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5" w:author="Nick.Tolimieri" w:date="2022-09-06T13:51:00Z"/>
                <w:color w:val="000000"/>
                <w:sz w:val="20"/>
                <w:szCs w:val="20"/>
                <w:lang w:val="en-US"/>
              </w:rPr>
            </w:pPr>
            <w:ins w:id="3286"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8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8" w:author="Nick.Tolimieri" w:date="2022-09-06T13:51:00Z"/>
                <w:color w:val="000000"/>
                <w:sz w:val="20"/>
                <w:szCs w:val="20"/>
                <w:lang w:val="en-US"/>
              </w:rPr>
            </w:pPr>
            <w:ins w:id="3289"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1" w:author="Nick.Tolimieri" w:date="2022-09-06T13:51:00Z"/>
                <w:color w:val="000000"/>
                <w:sz w:val="20"/>
                <w:szCs w:val="20"/>
                <w:lang w:val="en-US"/>
              </w:rPr>
            </w:pPr>
            <w:ins w:id="3292" w:author="Nick.Tolimieri" w:date="2022-09-06T13:51:00Z">
              <w:r w:rsidRPr="00C97A89">
                <w:rPr>
                  <w:color w:val="000000"/>
                  <w:sz w:val="20"/>
                  <w:szCs w:val="20"/>
                  <w:lang w:val="en-US"/>
                </w:rPr>
                <w:t>3.45</w:t>
              </w:r>
            </w:ins>
          </w:p>
        </w:tc>
      </w:tr>
      <w:tr w:rsidR="00C97A89" w:rsidRPr="00C97A89" w:rsidTr="0048438B">
        <w:tblPrEx>
          <w:tblPrExChange w:id="3293" w:author="Nick.Tolimieri" w:date="2022-09-06T14:24:00Z">
            <w:tblPrEx>
              <w:tblW w:w="10017" w:type="dxa"/>
            </w:tblPrEx>
          </w:tblPrExChange>
        </w:tblPrEx>
        <w:trPr>
          <w:trHeight w:val="255"/>
          <w:ins w:id="3294" w:author="Nick.Tolimieri" w:date="2022-09-06T13:51:00Z"/>
          <w:trPrChange w:id="329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29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97" w:author="Nick.Tolimieri" w:date="2022-09-06T13:51:00Z"/>
                <w:color w:val="000000"/>
                <w:sz w:val="20"/>
                <w:szCs w:val="20"/>
                <w:lang w:val="en-US"/>
              </w:rPr>
            </w:pPr>
            <w:ins w:id="3298"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9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0" w:author="Nick.Tolimieri" w:date="2022-09-06T13:51:00Z"/>
                <w:color w:val="000000"/>
                <w:sz w:val="20"/>
                <w:szCs w:val="20"/>
                <w:lang w:val="en-US"/>
              </w:rPr>
            </w:pPr>
            <w:ins w:id="3301"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3" w:author="Nick.Tolimieri" w:date="2022-09-06T13:51:00Z"/>
                <w:color w:val="000000"/>
                <w:sz w:val="20"/>
                <w:szCs w:val="20"/>
                <w:lang w:val="en-US"/>
              </w:rPr>
            </w:pPr>
            <w:ins w:id="3304"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0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6" w:author="Nick.Tolimieri" w:date="2022-09-06T13:51:00Z"/>
                <w:color w:val="000000"/>
                <w:sz w:val="20"/>
                <w:szCs w:val="20"/>
                <w:lang w:val="en-US"/>
              </w:rPr>
            </w:pPr>
            <w:ins w:id="330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0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9" w:author="Nick.Tolimieri" w:date="2022-09-06T13:51:00Z"/>
                <w:color w:val="000000"/>
                <w:sz w:val="20"/>
                <w:szCs w:val="20"/>
                <w:lang w:val="en-US"/>
              </w:rPr>
            </w:pPr>
            <w:ins w:id="331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31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2" w:author="Nick.Tolimieri" w:date="2022-09-06T13:51:00Z"/>
                <w:color w:val="000000"/>
                <w:sz w:val="20"/>
                <w:szCs w:val="20"/>
                <w:lang w:val="en-US"/>
              </w:rPr>
            </w:pPr>
            <w:ins w:id="331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1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15" w:author="Nick.Tolimieri" w:date="2022-09-06T13:51:00Z"/>
                <w:color w:val="000000"/>
                <w:sz w:val="20"/>
                <w:szCs w:val="20"/>
                <w:lang w:val="en-US"/>
              </w:rPr>
            </w:pPr>
            <w:ins w:id="331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1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18" w:author="Nick.Tolimieri" w:date="2022-09-06T13:51:00Z"/>
                <w:color w:val="000000"/>
                <w:sz w:val="20"/>
                <w:szCs w:val="20"/>
                <w:lang w:val="en-US"/>
              </w:rPr>
            </w:pPr>
            <w:ins w:id="331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1" w:author="Nick.Tolimieri" w:date="2022-09-06T13:51:00Z"/>
                <w:color w:val="000000"/>
                <w:sz w:val="20"/>
                <w:szCs w:val="20"/>
                <w:lang w:val="en-US"/>
              </w:rPr>
            </w:pPr>
            <w:ins w:id="332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4" w:author="Nick.Tolimieri" w:date="2022-09-06T13:51:00Z"/>
                <w:color w:val="000000"/>
                <w:sz w:val="20"/>
                <w:szCs w:val="20"/>
                <w:lang w:val="en-US"/>
              </w:rPr>
            </w:pPr>
            <w:ins w:id="332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7" w:author="Nick.Tolimieri" w:date="2022-09-06T13:51:00Z"/>
                <w:color w:val="000000"/>
                <w:sz w:val="20"/>
                <w:szCs w:val="20"/>
                <w:lang w:val="en-US"/>
              </w:rPr>
            </w:pPr>
            <w:ins w:id="3328" w:author="Nick.Tolimieri" w:date="2022-09-06T13:51:00Z">
              <w:r w:rsidRPr="00C97A89">
                <w:rPr>
                  <w:color w:val="000000"/>
                  <w:sz w:val="20"/>
                  <w:szCs w:val="20"/>
                  <w:lang w:val="en-US"/>
                </w:rPr>
                <w:t>-</w:t>
              </w:r>
            </w:ins>
          </w:p>
        </w:tc>
      </w:tr>
      <w:tr w:rsidR="00C97A89" w:rsidRPr="00C97A89" w:rsidTr="0048438B">
        <w:tblPrEx>
          <w:tblPrExChange w:id="3329" w:author="Nick.Tolimieri" w:date="2022-09-06T14:24:00Z">
            <w:tblPrEx>
              <w:tblW w:w="10017" w:type="dxa"/>
            </w:tblPrEx>
          </w:tblPrExChange>
        </w:tblPrEx>
        <w:trPr>
          <w:trHeight w:val="255"/>
          <w:ins w:id="3330" w:author="Nick.Tolimieri" w:date="2022-09-06T13:51:00Z"/>
          <w:trPrChange w:id="333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33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3" w:author="Nick.Tolimieri" w:date="2022-09-06T13:51:00Z"/>
                <w:color w:val="000000"/>
                <w:sz w:val="20"/>
                <w:szCs w:val="20"/>
                <w:lang w:val="en-US"/>
              </w:rPr>
            </w:pPr>
            <w:ins w:id="3334"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3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36" w:author="Nick.Tolimieri" w:date="2022-09-06T13:51:00Z"/>
                <w:color w:val="000000"/>
                <w:sz w:val="20"/>
                <w:szCs w:val="20"/>
                <w:lang w:val="en-US"/>
              </w:rPr>
            </w:pPr>
            <w:ins w:id="3337"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3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39" w:author="Nick.Tolimieri" w:date="2022-09-06T13:51:00Z"/>
                <w:color w:val="000000"/>
                <w:sz w:val="20"/>
                <w:szCs w:val="20"/>
                <w:lang w:val="en-US"/>
              </w:rPr>
            </w:pPr>
            <w:ins w:id="3340"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2" w:author="Nick.Tolimieri" w:date="2022-09-06T13:51:00Z"/>
                <w:color w:val="000000"/>
                <w:sz w:val="20"/>
                <w:szCs w:val="20"/>
                <w:lang w:val="en-US"/>
              </w:rPr>
            </w:pPr>
            <w:ins w:id="3343"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4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5" w:author="Nick.Tolimieri" w:date="2022-09-06T13:51:00Z"/>
                <w:color w:val="000000"/>
                <w:sz w:val="20"/>
                <w:szCs w:val="20"/>
                <w:lang w:val="en-US"/>
              </w:rPr>
            </w:pPr>
            <w:ins w:id="334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34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8" w:author="Nick.Tolimieri" w:date="2022-09-06T13:51:00Z"/>
                <w:color w:val="000000"/>
                <w:sz w:val="20"/>
                <w:szCs w:val="20"/>
                <w:lang w:val="en-US"/>
              </w:rPr>
            </w:pPr>
            <w:ins w:id="3349"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1" w:author="Nick.Tolimieri" w:date="2022-09-06T13:51:00Z"/>
                <w:color w:val="000000"/>
                <w:sz w:val="20"/>
                <w:szCs w:val="20"/>
                <w:lang w:val="en-US"/>
              </w:rPr>
            </w:pPr>
            <w:ins w:id="335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5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4" w:author="Nick.Tolimieri" w:date="2022-09-06T13:51:00Z"/>
                <w:color w:val="000000"/>
                <w:sz w:val="20"/>
                <w:szCs w:val="20"/>
                <w:lang w:val="en-US"/>
              </w:rPr>
            </w:pPr>
            <w:ins w:id="3355"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5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7" w:author="Nick.Tolimieri" w:date="2022-09-06T13:51:00Z"/>
                <w:color w:val="000000"/>
                <w:sz w:val="20"/>
                <w:szCs w:val="20"/>
                <w:lang w:val="en-US"/>
              </w:rPr>
            </w:pPr>
            <w:ins w:id="3358" w:author="Nick.Tolimieri"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5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0" w:author="Nick.Tolimieri" w:date="2022-09-06T13:51:00Z"/>
                <w:color w:val="000000"/>
                <w:sz w:val="20"/>
                <w:szCs w:val="20"/>
                <w:lang w:val="en-US"/>
              </w:rPr>
            </w:pPr>
            <w:ins w:id="3361" w:author="Nick.Tolimieri"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3" w:author="Nick.Tolimieri" w:date="2022-09-06T13:51:00Z"/>
                <w:color w:val="000000"/>
                <w:sz w:val="20"/>
                <w:szCs w:val="20"/>
                <w:lang w:val="en-US"/>
              </w:rPr>
            </w:pPr>
            <w:ins w:id="3364" w:author="Nick.Tolimieri" w:date="2022-09-06T13:51:00Z">
              <w:r w:rsidRPr="00C97A89">
                <w:rPr>
                  <w:color w:val="000000"/>
                  <w:sz w:val="20"/>
                  <w:szCs w:val="20"/>
                  <w:lang w:val="en-US"/>
                </w:rPr>
                <w:t>2.37</w:t>
              </w:r>
            </w:ins>
          </w:p>
        </w:tc>
      </w:tr>
      <w:tr w:rsidR="00C97A89" w:rsidRPr="00C97A89" w:rsidTr="0048438B">
        <w:tblPrEx>
          <w:tblPrExChange w:id="3365" w:author="Nick.Tolimieri" w:date="2022-09-06T14:24:00Z">
            <w:tblPrEx>
              <w:tblW w:w="10017" w:type="dxa"/>
            </w:tblPrEx>
          </w:tblPrExChange>
        </w:tblPrEx>
        <w:trPr>
          <w:trHeight w:val="255"/>
          <w:ins w:id="3366" w:author="Nick.Tolimieri" w:date="2022-09-06T13:51:00Z"/>
          <w:trPrChange w:id="336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36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69" w:author="Nick.Tolimieri" w:date="2022-09-06T13:51:00Z"/>
                <w:color w:val="000000"/>
                <w:sz w:val="20"/>
                <w:szCs w:val="20"/>
                <w:lang w:val="en-US"/>
              </w:rPr>
            </w:pPr>
            <w:ins w:id="3370"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2" w:author="Nick.Tolimieri" w:date="2022-09-06T13:51:00Z"/>
                <w:color w:val="000000"/>
                <w:sz w:val="20"/>
                <w:szCs w:val="20"/>
                <w:lang w:val="en-US"/>
              </w:rPr>
            </w:pPr>
            <w:ins w:id="3373"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7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5" w:author="Nick.Tolimieri" w:date="2022-09-06T13:51:00Z"/>
                <w:color w:val="000000"/>
                <w:sz w:val="20"/>
                <w:szCs w:val="20"/>
                <w:lang w:val="en-US"/>
              </w:rPr>
            </w:pPr>
            <w:ins w:id="3376" w:author="Nick.Tolimieri"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7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8" w:author="Nick.Tolimieri" w:date="2022-09-06T13:51:00Z"/>
                <w:color w:val="000000"/>
                <w:sz w:val="20"/>
                <w:szCs w:val="20"/>
                <w:lang w:val="en-US"/>
              </w:rPr>
            </w:pPr>
            <w:ins w:id="3379" w:author="Nick.Tolimieri"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1" w:author="Nick.Tolimieri" w:date="2022-09-06T13:51:00Z"/>
                <w:color w:val="000000"/>
                <w:sz w:val="20"/>
                <w:szCs w:val="20"/>
                <w:lang w:val="en-US"/>
              </w:rPr>
            </w:pPr>
            <w:ins w:id="3382" w:author="Nick.Tolimieri" w:date="2022-09-06T13:51:00Z">
              <w:r w:rsidRPr="00C97A89">
                <w:rPr>
                  <w:color w:val="000000"/>
                  <w:sz w:val="20"/>
                  <w:szCs w:val="20"/>
                  <w:lang w:val="en-US"/>
                </w:rPr>
                <w:t>3</w:t>
              </w:r>
            </w:ins>
          </w:p>
        </w:tc>
        <w:tc>
          <w:tcPr>
            <w:tcW w:w="622" w:type="dxa"/>
            <w:tcBorders>
              <w:top w:val="nil"/>
              <w:left w:val="nil"/>
              <w:bottom w:val="nil"/>
              <w:right w:val="nil"/>
            </w:tcBorders>
            <w:shd w:val="clear" w:color="auto" w:fill="auto"/>
            <w:noWrap/>
            <w:vAlign w:val="bottom"/>
            <w:hideMark/>
            <w:tcPrChange w:id="338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4" w:author="Nick.Tolimieri" w:date="2022-09-06T13:51:00Z"/>
                <w:color w:val="000000"/>
                <w:sz w:val="20"/>
                <w:szCs w:val="20"/>
                <w:lang w:val="en-US"/>
              </w:rPr>
            </w:pPr>
            <w:ins w:id="3385"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8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7" w:author="Nick.Tolimieri" w:date="2022-09-06T13:51:00Z"/>
                <w:color w:val="000000"/>
                <w:sz w:val="20"/>
                <w:szCs w:val="20"/>
                <w:lang w:val="en-US"/>
              </w:rPr>
            </w:pPr>
            <w:ins w:id="3388"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8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0" w:author="Nick.Tolimieri" w:date="2022-09-06T13:51:00Z"/>
                <w:color w:val="000000"/>
                <w:sz w:val="20"/>
                <w:szCs w:val="20"/>
                <w:lang w:val="en-US"/>
              </w:rPr>
            </w:pPr>
            <w:ins w:id="3391"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3" w:author="Nick.Tolimieri" w:date="2022-09-06T13:51:00Z"/>
                <w:color w:val="000000"/>
                <w:sz w:val="20"/>
                <w:szCs w:val="20"/>
                <w:lang w:val="en-US"/>
              </w:rPr>
            </w:pPr>
            <w:ins w:id="3394"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39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6" w:author="Nick.Tolimieri" w:date="2022-09-06T13:51:00Z"/>
                <w:color w:val="000000"/>
                <w:sz w:val="20"/>
                <w:szCs w:val="20"/>
                <w:lang w:val="en-US"/>
              </w:rPr>
            </w:pPr>
            <w:ins w:id="3397"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3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9" w:author="Nick.Tolimieri" w:date="2022-09-06T13:51:00Z"/>
                <w:color w:val="000000"/>
                <w:sz w:val="20"/>
                <w:szCs w:val="20"/>
                <w:lang w:val="en-US"/>
              </w:rPr>
            </w:pPr>
            <w:ins w:id="3400" w:author="Nick.Tolimieri" w:date="2022-09-06T13:51:00Z">
              <w:r w:rsidRPr="00C97A89">
                <w:rPr>
                  <w:color w:val="000000"/>
                  <w:sz w:val="20"/>
                  <w:szCs w:val="20"/>
                  <w:lang w:val="en-US"/>
                </w:rPr>
                <w:t>3.29</w:t>
              </w:r>
            </w:ins>
          </w:p>
        </w:tc>
      </w:tr>
      <w:tr w:rsidR="00C97A89" w:rsidRPr="00C97A89" w:rsidTr="0048438B">
        <w:tblPrEx>
          <w:tblPrExChange w:id="3401" w:author="Nick.Tolimieri" w:date="2022-09-06T14:24:00Z">
            <w:tblPrEx>
              <w:tblW w:w="10017" w:type="dxa"/>
            </w:tblPrEx>
          </w:tblPrExChange>
        </w:tblPrEx>
        <w:trPr>
          <w:trHeight w:val="255"/>
          <w:ins w:id="3402" w:author="Nick.Tolimieri" w:date="2022-09-06T13:51:00Z"/>
          <w:trPrChange w:id="340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0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05" w:author="Nick.Tolimieri" w:date="2022-09-06T13:51:00Z"/>
                <w:color w:val="000000"/>
                <w:sz w:val="20"/>
                <w:szCs w:val="20"/>
                <w:lang w:val="en-US"/>
              </w:rPr>
            </w:pPr>
            <w:ins w:id="3406"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0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8" w:author="Nick.Tolimieri" w:date="2022-09-06T13:51:00Z"/>
                <w:color w:val="000000"/>
                <w:sz w:val="20"/>
                <w:szCs w:val="20"/>
                <w:lang w:val="en-US"/>
              </w:rPr>
            </w:pPr>
            <w:ins w:id="3409"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1" w:author="Nick.Tolimieri" w:date="2022-09-06T13:51:00Z"/>
                <w:color w:val="000000"/>
                <w:sz w:val="20"/>
                <w:szCs w:val="20"/>
                <w:lang w:val="en-US"/>
              </w:rPr>
            </w:pPr>
            <w:ins w:id="341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1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4" w:author="Nick.Tolimieri" w:date="2022-09-06T13:51:00Z"/>
                <w:color w:val="000000"/>
                <w:sz w:val="20"/>
                <w:szCs w:val="20"/>
                <w:lang w:val="en-US"/>
              </w:rPr>
            </w:pPr>
            <w:ins w:id="3415"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1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7" w:author="Nick.Tolimieri" w:date="2022-09-06T13:51:00Z"/>
                <w:color w:val="000000"/>
                <w:sz w:val="20"/>
                <w:szCs w:val="20"/>
                <w:lang w:val="en-US"/>
              </w:rPr>
            </w:pPr>
            <w:ins w:id="341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41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0" w:author="Nick.Tolimieri" w:date="2022-09-06T13:51:00Z"/>
                <w:color w:val="000000"/>
                <w:sz w:val="20"/>
                <w:szCs w:val="20"/>
                <w:lang w:val="en-US"/>
              </w:rPr>
            </w:pPr>
            <w:ins w:id="3421"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3" w:author="Nick.Tolimieri" w:date="2022-09-06T13:51:00Z"/>
                <w:color w:val="000000"/>
                <w:sz w:val="20"/>
                <w:szCs w:val="20"/>
                <w:lang w:val="en-US"/>
              </w:rPr>
            </w:pPr>
            <w:ins w:id="3424"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2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6" w:author="Nick.Tolimieri" w:date="2022-09-06T13:51:00Z"/>
                <w:color w:val="000000"/>
                <w:sz w:val="20"/>
                <w:szCs w:val="20"/>
                <w:lang w:val="en-US"/>
              </w:rPr>
            </w:pPr>
            <w:ins w:id="3427"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2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9" w:author="Nick.Tolimieri" w:date="2022-09-06T13:51:00Z"/>
                <w:color w:val="000000"/>
                <w:sz w:val="20"/>
                <w:szCs w:val="20"/>
                <w:lang w:val="en-US"/>
              </w:rPr>
            </w:pPr>
            <w:ins w:id="3430"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2" w:author="Nick.Tolimieri" w:date="2022-09-06T13:51:00Z"/>
                <w:color w:val="000000"/>
                <w:sz w:val="20"/>
                <w:szCs w:val="20"/>
                <w:lang w:val="en-US"/>
              </w:rPr>
            </w:pPr>
            <w:ins w:id="3433" w:author="Nick.Tolimieri"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5" w:author="Nick.Tolimieri" w:date="2022-09-06T13:51:00Z"/>
                <w:color w:val="000000"/>
                <w:sz w:val="20"/>
                <w:szCs w:val="20"/>
                <w:lang w:val="en-US"/>
              </w:rPr>
            </w:pPr>
            <w:ins w:id="3436" w:author="Nick.Tolimieri" w:date="2022-09-06T13:51:00Z">
              <w:r w:rsidRPr="00C97A89">
                <w:rPr>
                  <w:color w:val="000000"/>
                  <w:sz w:val="20"/>
                  <w:szCs w:val="20"/>
                  <w:lang w:val="en-US"/>
                </w:rPr>
                <w:t>2.78</w:t>
              </w:r>
            </w:ins>
          </w:p>
        </w:tc>
      </w:tr>
      <w:tr w:rsidR="00C97A89" w:rsidRPr="00C97A89" w:rsidTr="0048438B">
        <w:tblPrEx>
          <w:tblPrExChange w:id="3437" w:author="Nick.Tolimieri" w:date="2022-09-06T14:24:00Z">
            <w:tblPrEx>
              <w:tblW w:w="10017" w:type="dxa"/>
            </w:tblPrEx>
          </w:tblPrExChange>
        </w:tblPrEx>
        <w:trPr>
          <w:trHeight w:val="255"/>
          <w:ins w:id="3438" w:author="Nick.Tolimieri" w:date="2022-09-06T13:51:00Z"/>
          <w:trPrChange w:id="343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4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1" w:author="Nick.Tolimieri" w:date="2022-09-06T13:51:00Z"/>
                <w:color w:val="000000"/>
                <w:sz w:val="20"/>
                <w:szCs w:val="20"/>
                <w:lang w:val="en-US"/>
              </w:rPr>
            </w:pPr>
            <w:ins w:id="3442"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4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4" w:author="Nick.Tolimieri" w:date="2022-09-06T13:51:00Z"/>
                <w:color w:val="000000"/>
                <w:sz w:val="20"/>
                <w:szCs w:val="20"/>
                <w:lang w:val="en-US"/>
              </w:rPr>
            </w:pPr>
            <w:ins w:id="3445"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4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7" w:author="Nick.Tolimieri" w:date="2022-09-06T13:51:00Z"/>
                <w:color w:val="000000"/>
                <w:sz w:val="20"/>
                <w:szCs w:val="20"/>
                <w:lang w:val="en-US"/>
              </w:rPr>
            </w:pPr>
            <w:ins w:id="3448"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4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0" w:author="Nick.Tolimieri" w:date="2022-09-06T13:51:00Z"/>
                <w:color w:val="000000"/>
                <w:sz w:val="20"/>
                <w:szCs w:val="20"/>
                <w:lang w:val="en-US"/>
              </w:rPr>
            </w:pPr>
            <w:ins w:id="3451" w:author="Nick.Tolimieri"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3" w:author="Nick.Tolimieri" w:date="2022-09-06T13:51:00Z"/>
                <w:color w:val="000000"/>
                <w:sz w:val="20"/>
                <w:szCs w:val="20"/>
                <w:lang w:val="en-US"/>
              </w:rPr>
            </w:pPr>
            <w:ins w:id="3454"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45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6" w:author="Nick.Tolimieri" w:date="2022-09-06T13:51:00Z"/>
                <w:color w:val="000000"/>
                <w:sz w:val="20"/>
                <w:szCs w:val="20"/>
                <w:lang w:val="en-US"/>
              </w:rPr>
            </w:pPr>
            <w:ins w:id="3457"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5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9" w:author="Nick.Tolimieri" w:date="2022-09-06T13:51:00Z"/>
                <w:color w:val="000000"/>
                <w:sz w:val="20"/>
                <w:szCs w:val="20"/>
                <w:lang w:val="en-US"/>
              </w:rPr>
            </w:pPr>
            <w:ins w:id="346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2" w:author="Nick.Tolimieri" w:date="2022-09-06T13:51:00Z"/>
                <w:color w:val="000000"/>
                <w:sz w:val="20"/>
                <w:szCs w:val="20"/>
                <w:lang w:val="en-US"/>
              </w:rPr>
            </w:pPr>
            <w:ins w:id="3463"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5" w:author="Nick.Tolimieri" w:date="2022-09-06T13:51:00Z"/>
                <w:color w:val="000000"/>
                <w:sz w:val="20"/>
                <w:szCs w:val="20"/>
                <w:lang w:val="en-US"/>
              </w:rPr>
            </w:pPr>
            <w:ins w:id="3466" w:author="Nick.Tolimieri"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6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8" w:author="Nick.Tolimieri" w:date="2022-09-06T13:51:00Z"/>
                <w:color w:val="000000"/>
                <w:sz w:val="20"/>
                <w:szCs w:val="20"/>
                <w:lang w:val="en-US"/>
              </w:rPr>
            </w:pPr>
            <w:ins w:id="3469" w:author="Nick.Tolimieri"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1" w:author="Nick.Tolimieri" w:date="2022-09-06T13:51:00Z"/>
                <w:color w:val="000000"/>
                <w:sz w:val="20"/>
                <w:szCs w:val="20"/>
                <w:lang w:val="en-US"/>
              </w:rPr>
            </w:pPr>
            <w:ins w:id="3472" w:author="Nick.Tolimieri" w:date="2022-09-06T13:51:00Z">
              <w:r w:rsidRPr="00C97A89">
                <w:rPr>
                  <w:color w:val="000000"/>
                  <w:sz w:val="20"/>
                  <w:szCs w:val="20"/>
                  <w:lang w:val="en-US"/>
                </w:rPr>
                <w:t>2.8</w:t>
              </w:r>
            </w:ins>
          </w:p>
        </w:tc>
      </w:tr>
      <w:tr w:rsidR="00C97A89" w:rsidRPr="00C97A89" w:rsidTr="0048438B">
        <w:tblPrEx>
          <w:tblPrExChange w:id="3473" w:author="Nick.Tolimieri" w:date="2022-09-06T14:24:00Z">
            <w:tblPrEx>
              <w:tblW w:w="10017" w:type="dxa"/>
            </w:tblPrEx>
          </w:tblPrExChange>
        </w:tblPrEx>
        <w:trPr>
          <w:trHeight w:val="255"/>
          <w:ins w:id="3474" w:author="Nick.Tolimieri" w:date="2022-09-06T13:51:00Z"/>
          <w:trPrChange w:id="347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47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77" w:author="Nick.Tolimieri" w:date="2022-09-06T13:51:00Z"/>
                <w:color w:val="000000"/>
                <w:sz w:val="20"/>
                <w:szCs w:val="20"/>
                <w:lang w:val="en-US"/>
              </w:rPr>
            </w:pPr>
            <w:ins w:id="347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7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0" w:author="Nick.Tolimieri" w:date="2022-09-06T13:51:00Z"/>
                <w:color w:val="000000"/>
                <w:sz w:val="20"/>
                <w:szCs w:val="20"/>
                <w:lang w:val="en-US"/>
              </w:rPr>
            </w:pPr>
            <w:ins w:id="3481"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3" w:author="Nick.Tolimieri" w:date="2022-09-06T13:51:00Z"/>
                <w:color w:val="000000"/>
                <w:sz w:val="20"/>
                <w:szCs w:val="20"/>
                <w:lang w:val="en-US"/>
              </w:rPr>
            </w:pPr>
            <w:ins w:id="3484"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8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6" w:author="Nick.Tolimieri" w:date="2022-09-06T13:51:00Z"/>
                <w:color w:val="000000"/>
                <w:sz w:val="20"/>
                <w:szCs w:val="20"/>
                <w:lang w:val="en-US"/>
              </w:rPr>
            </w:pPr>
            <w:ins w:id="3487" w:author="Nick.Tolimieri"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8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9" w:author="Nick.Tolimieri" w:date="2022-09-06T13:51:00Z"/>
                <w:color w:val="000000"/>
                <w:sz w:val="20"/>
                <w:szCs w:val="20"/>
                <w:lang w:val="en-US"/>
              </w:rPr>
            </w:pPr>
            <w:ins w:id="3490"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49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2" w:author="Nick.Tolimieri" w:date="2022-09-06T13:51:00Z"/>
                <w:color w:val="000000"/>
                <w:sz w:val="20"/>
                <w:szCs w:val="20"/>
                <w:lang w:val="en-US"/>
              </w:rPr>
            </w:pPr>
            <w:ins w:id="3493" w:author="Nick.Tolimieri"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49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5" w:author="Nick.Tolimieri" w:date="2022-09-06T13:51:00Z"/>
                <w:color w:val="000000"/>
                <w:sz w:val="20"/>
                <w:szCs w:val="20"/>
                <w:lang w:val="en-US"/>
              </w:rPr>
            </w:pPr>
            <w:ins w:id="3496"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9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8" w:author="Nick.Tolimieri" w:date="2022-09-06T13:51:00Z"/>
                <w:color w:val="000000"/>
                <w:sz w:val="20"/>
                <w:szCs w:val="20"/>
                <w:lang w:val="en-US"/>
              </w:rPr>
            </w:pPr>
            <w:ins w:id="3499"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1" w:author="Nick.Tolimieri" w:date="2022-09-06T13:51:00Z"/>
                <w:color w:val="000000"/>
                <w:sz w:val="20"/>
                <w:szCs w:val="20"/>
                <w:lang w:val="en-US"/>
              </w:rPr>
            </w:pPr>
            <w:ins w:id="3502"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0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4" w:author="Nick.Tolimieri" w:date="2022-09-06T13:51:00Z"/>
                <w:color w:val="000000"/>
                <w:sz w:val="20"/>
                <w:szCs w:val="20"/>
                <w:lang w:val="en-US"/>
              </w:rPr>
            </w:pPr>
            <w:ins w:id="3505"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7" w:author="Nick.Tolimieri" w:date="2022-09-06T13:51:00Z"/>
                <w:color w:val="000000"/>
                <w:sz w:val="20"/>
                <w:szCs w:val="20"/>
                <w:lang w:val="en-US"/>
              </w:rPr>
            </w:pPr>
            <w:ins w:id="3508" w:author="Nick.Tolimieri" w:date="2022-09-06T13:51:00Z">
              <w:r w:rsidRPr="00C97A89">
                <w:rPr>
                  <w:color w:val="000000"/>
                  <w:sz w:val="20"/>
                  <w:szCs w:val="20"/>
                  <w:lang w:val="en-US"/>
                </w:rPr>
                <w:t>2.84</w:t>
              </w:r>
            </w:ins>
          </w:p>
        </w:tc>
      </w:tr>
      <w:tr w:rsidR="00C97A89" w:rsidRPr="00C97A89" w:rsidTr="0048438B">
        <w:tblPrEx>
          <w:tblPrExChange w:id="3509" w:author="Nick.Tolimieri" w:date="2022-09-06T14:24:00Z">
            <w:tblPrEx>
              <w:tblW w:w="10017" w:type="dxa"/>
            </w:tblPrEx>
          </w:tblPrExChange>
        </w:tblPrEx>
        <w:trPr>
          <w:trHeight w:val="255"/>
          <w:ins w:id="3510" w:author="Nick.Tolimieri" w:date="2022-09-06T13:51:00Z"/>
          <w:trPrChange w:id="351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51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13" w:author="Nick.Tolimieri" w:date="2022-09-06T13:51:00Z"/>
                <w:color w:val="000000"/>
                <w:sz w:val="20"/>
                <w:szCs w:val="20"/>
                <w:lang w:val="en-US"/>
              </w:rPr>
            </w:pPr>
            <w:ins w:id="351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1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6" w:author="Nick.Tolimieri" w:date="2022-09-06T13:51:00Z"/>
                <w:color w:val="000000"/>
                <w:sz w:val="20"/>
                <w:szCs w:val="20"/>
                <w:lang w:val="en-US"/>
              </w:rPr>
            </w:pPr>
            <w:ins w:id="3517"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1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9" w:author="Nick.Tolimieri" w:date="2022-09-06T13:51:00Z"/>
                <w:color w:val="000000"/>
                <w:sz w:val="20"/>
                <w:szCs w:val="20"/>
                <w:lang w:val="en-US"/>
              </w:rPr>
            </w:pPr>
            <w:ins w:id="3520" w:author="Nick.Tolimieri"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2" w:author="Nick.Tolimieri" w:date="2022-09-06T13:51:00Z"/>
                <w:color w:val="000000"/>
                <w:sz w:val="20"/>
                <w:szCs w:val="20"/>
                <w:lang w:val="en-US"/>
              </w:rPr>
            </w:pPr>
            <w:ins w:id="3523" w:author="Nick.Tolimieri"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2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5" w:author="Nick.Tolimieri" w:date="2022-09-06T13:51:00Z"/>
                <w:color w:val="000000"/>
                <w:sz w:val="20"/>
                <w:szCs w:val="20"/>
                <w:lang w:val="en-US"/>
              </w:rPr>
            </w:pPr>
            <w:ins w:id="352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52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8" w:author="Nick.Tolimieri" w:date="2022-09-06T13:51:00Z"/>
                <w:color w:val="000000"/>
                <w:sz w:val="20"/>
                <w:szCs w:val="20"/>
                <w:lang w:val="en-US"/>
              </w:rPr>
            </w:pPr>
            <w:ins w:id="3529"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1" w:author="Nick.Tolimieri" w:date="2022-09-06T13:51:00Z"/>
                <w:color w:val="000000"/>
                <w:sz w:val="20"/>
                <w:szCs w:val="20"/>
                <w:lang w:val="en-US"/>
              </w:rPr>
            </w:pPr>
            <w:ins w:id="3532"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3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4" w:author="Nick.Tolimieri" w:date="2022-09-06T13:51:00Z"/>
                <w:color w:val="000000"/>
                <w:sz w:val="20"/>
                <w:szCs w:val="20"/>
                <w:lang w:val="en-US"/>
              </w:rPr>
            </w:pPr>
            <w:ins w:id="3535"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7" w:author="Nick.Tolimieri" w:date="2022-09-06T13:51:00Z"/>
                <w:color w:val="000000"/>
                <w:sz w:val="20"/>
                <w:szCs w:val="20"/>
                <w:lang w:val="en-US"/>
              </w:rPr>
            </w:pPr>
            <w:ins w:id="3538"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3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0" w:author="Nick.Tolimieri" w:date="2022-09-06T13:51:00Z"/>
                <w:color w:val="000000"/>
                <w:sz w:val="20"/>
                <w:szCs w:val="20"/>
                <w:lang w:val="en-US"/>
              </w:rPr>
            </w:pPr>
            <w:ins w:id="3541"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3" w:author="Nick.Tolimieri" w:date="2022-09-06T13:51:00Z"/>
                <w:color w:val="000000"/>
                <w:sz w:val="20"/>
                <w:szCs w:val="20"/>
                <w:lang w:val="en-US"/>
              </w:rPr>
            </w:pPr>
            <w:ins w:id="3544" w:author="Nick.Tolimieri" w:date="2022-09-06T13:51:00Z">
              <w:r w:rsidRPr="00C97A89">
                <w:rPr>
                  <w:color w:val="000000"/>
                  <w:sz w:val="20"/>
                  <w:szCs w:val="20"/>
                  <w:lang w:val="en-US"/>
                </w:rPr>
                <w:t>3.96</w:t>
              </w:r>
            </w:ins>
          </w:p>
        </w:tc>
      </w:tr>
      <w:tr w:rsidR="00C97A89" w:rsidRPr="00C97A89" w:rsidTr="0048438B">
        <w:tblPrEx>
          <w:tblPrExChange w:id="3545" w:author="Nick.Tolimieri" w:date="2022-09-06T14:24:00Z">
            <w:tblPrEx>
              <w:tblW w:w="10017" w:type="dxa"/>
            </w:tblPrEx>
          </w:tblPrExChange>
        </w:tblPrEx>
        <w:trPr>
          <w:trHeight w:val="255"/>
          <w:ins w:id="3546" w:author="Nick.Tolimieri" w:date="2022-09-06T13:51:00Z"/>
          <w:trPrChange w:id="354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54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49" w:author="Nick.Tolimieri" w:date="2022-09-06T13:51:00Z"/>
                <w:color w:val="000000"/>
                <w:sz w:val="20"/>
                <w:szCs w:val="20"/>
                <w:lang w:val="en-US"/>
              </w:rPr>
            </w:pPr>
            <w:ins w:id="355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5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2" w:author="Nick.Tolimieri" w:date="2022-09-06T13:51:00Z"/>
                <w:color w:val="000000"/>
                <w:sz w:val="20"/>
                <w:szCs w:val="20"/>
                <w:lang w:val="en-US"/>
              </w:rPr>
            </w:pPr>
            <w:ins w:id="3553"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5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5" w:author="Nick.Tolimieri" w:date="2022-09-06T13:51:00Z"/>
                <w:color w:val="000000"/>
                <w:sz w:val="20"/>
                <w:szCs w:val="20"/>
                <w:lang w:val="en-US"/>
              </w:rPr>
            </w:pPr>
            <w:ins w:id="3556" w:author="Nick.Tolimieri"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5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8" w:author="Nick.Tolimieri" w:date="2022-09-06T13:51:00Z"/>
                <w:color w:val="000000"/>
                <w:sz w:val="20"/>
                <w:szCs w:val="20"/>
                <w:lang w:val="en-US"/>
              </w:rPr>
            </w:pPr>
            <w:ins w:id="3559" w:author="Nick.Tolimieri"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1" w:author="Nick.Tolimieri" w:date="2022-09-06T13:51:00Z"/>
                <w:color w:val="000000"/>
                <w:sz w:val="20"/>
                <w:szCs w:val="20"/>
                <w:lang w:val="en-US"/>
              </w:rPr>
            </w:pPr>
            <w:ins w:id="3562"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56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4" w:author="Nick.Tolimieri" w:date="2022-09-06T13:51:00Z"/>
                <w:color w:val="000000"/>
                <w:sz w:val="20"/>
                <w:szCs w:val="20"/>
                <w:lang w:val="en-US"/>
              </w:rPr>
            </w:pPr>
            <w:ins w:id="3565"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6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7" w:author="Nick.Tolimieri" w:date="2022-09-06T13:51:00Z"/>
                <w:color w:val="000000"/>
                <w:sz w:val="20"/>
                <w:szCs w:val="20"/>
                <w:lang w:val="en-US"/>
              </w:rPr>
            </w:pPr>
            <w:ins w:id="3568"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6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0" w:author="Nick.Tolimieri" w:date="2022-09-06T13:51:00Z"/>
                <w:color w:val="000000"/>
                <w:sz w:val="20"/>
                <w:szCs w:val="20"/>
                <w:lang w:val="en-US"/>
              </w:rPr>
            </w:pPr>
            <w:ins w:id="3571"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3" w:author="Nick.Tolimieri" w:date="2022-09-06T13:51:00Z"/>
                <w:color w:val="000000"/>
                <w:sz w:val="20"/>
                <w:szCs w:val="20"/>
                <w:lang w:val="en-US"/>
              </w:rPr>
            </w:pPr>
            <w:ins w:id="3574" w:author="Nick.Tolimieri"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7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6" w:author="Nick.Tolimieri" w:date="2022-09-06T13:51:00Z"/>
                <w:color w:val="000000"/>
                <w:sz w:val="20"/>
                <w:szCs w:val="20"/>
                <w:lang w:val="en-US"/>
              </w:rPr>
            </w:pPr>
            <w:ins w:id="3577" w:author="Nick.Tolimieri"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9" w:author="Nick.Tolimieri" w:date="2022-09-06T13:51:00Z"/>
                <w:color w:val="000000"/>
                <w:sz w:val="20"/>
                <w:szCs w:val="20"/>
                <w:lang w:val="en-US"/>
              </w:rPr>
            </w:pPr>
            <w:ins w:id="3580" w:author="Nick.Tolimieri" w:date="2022-09-06T13:51:00Z">
              <w:r w:rsidRPr="00C97A89">
                <w:rPr>
                  <w:color w:val="000000"/>
                  <w:sz w:val="20"/>
                  <w:szCs w:val="20"/>
                  <w:lang w:val="en-US"/>
                </w:rPr>
                <w:t>4.14</w:t>
              </w:r>
            </w:ins>
          </w:p>
        </w:tc>
      </w:tr>
      <w:tr w:rsidR="00C97A89" w:rsidRPr="00C97A89" w:rsidTr="0048438B">
        <w:tblPrEx>
          <w:tblPrExChange w:id="3581" w:author="Nick.Tolimieri" w:date="2022-09-06T14:24:00Z">
            <w:tblPrEx>
              <w:tblW w:w="10017" w:type="dxa"/>
            </w:tblPrEx>
          </w:tblPrExChange>
        </w:tblPrEx>
        <w:trPr>
          <w:trHeight w:val="255"/>
          <w:ins w:id="3582" w:author="Nick.Tolimieri" w:date="2022-09-06T13:51:00Z"/>
          <w:trPrChange w:id="358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58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85" w:author="Nick.Tolimieri" w:date="2022-09-06T13:51:00Z"/>
                <w:color w:val="000000"/>
                <w:sz w:val="20"/>
                <w:szCs w:val="20"/>
                <w:lang w:val="en-US"/>
              </w:rPr>
            </w:pPr>
            <w:ins w:id="358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8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8" w:author="Nick.Tolimieri" w:date="2022-09-06T13:51:00Z"/>
                <w:color w:val="000000"/>
                <w:sz w:val="20"/>
                <w:szCs w:val="20"/>
                <w:lang w:val="en-US"/>
              </w:rPr>
            </w:pPr>
            <w:ins w:id="3589"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1" w:author="Nick.Tolimieri" w:date="2022-09-06T13:51:00Z"/>
                <w:color w:val="000000"/>
                <w:sz w:val="20"/>
                <w:szCs w:val="20"/>
                <w:lang w:val="en-US"/>
              </w:rPr>
            </w:pPr>
            <w:ins w:id="3592"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59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4" w:author="Nick.Tolimieri" w:date="2022-09-06T13:51:00Z"/>
                <w:color w:val="000000"/>
                <w:sz w:val="20"/>
                <w:szCs w:val="20"/>
                <w:lang w:val="en-US"/>
              </w:rPr>
            </w:pPr>
            <w:ins w:id="3595"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59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7" w:author="Nick.Tolimieri" w:date="2022-09-06T13:51:00Z"/>
                <w:color w:val="000000"/>
                <w:sz w:val="20"/>
                <w:szCs w:val="20"/>
                <w:lang w:val="en-US"/>
              </w:rPr>
            </w:pPr>
            <w:ins w:id="3598"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359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0" w:author="Nick.Tolimieri" w:date="2022-09-06T13:51:00Z"/>
                <w:color w:val="000000"/>
                <w:sz w:val="20"/>
                <w:szCs w:val="20"/>
                <w:lang w:val="en-US"/>
              </w:rPr>
            </w:pPr>
            <w:ins w:id="3601" w:author="Nick.Tolimieri"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3" w:author="Nick.Tolimieri" w:date="2022-09-06T13:51:00Z"/>
                <w:color w:val="000000"/>
                <w:sz w:val="20"/>
                <w:szCs w:val="20"/>
                <w:lang w:val="en-US"/>
              </w:rPr>
            </w:pPr>
            <w:ins w:id="3604"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0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6" w:author="Nick.Tolimieri" w:date="2022-09-06T13:51:00Z"/>
                <w:color w:val="000000"/>
                <w:sz w:val="20"/>
                <w:szCs w:val="20"/>
                <w:lang w:val="en-US"/>
              </w:rPr>
            </w:pPr>
            <w:ins w:id="3607"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9" w:author="Nick.Tolimieri" w:date="2022-09-06T13:51:00Z"/>
                <w:color w:val="000000"/>
                <w:sz w:val="20"/>
                <w:szCs w:val="20"/>
                <w:lang w:val="en-US"/>
              </w:rPr>
            </w:pPr>
            <w:ins w:id="3610" w:author="Nick.Tolimieri"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2" w:author="Nick.Tolimieri" w:date="2022-09-06T13:51:00Z"/>
                <w:color w:val="000000"/>
                <w:sz w:val="20"/>
                <w:szCs w:val="20"/>
                <w:lang w:val="en-US"/>
              </w:rPr>
            </w:pPr>
            <w:ins w:id="3613"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5" w:author="Nick.Tolimieri" w:date="2022-09-06T13:51:00Z"/>
                <w:color w:val="000000"/>
                <w:sz w:val="20"/>
                <w:szCs w:val="20"/>
                <w:lang w:val="en-US"/>
              </w:rPr>
            </w:pPr>
            <w:ins w:id="3616" w:author="Nick.Tolimieri" w:date="2022-09-06T13:51:00Z">
              <w:r w:rsidRPr="00C97A89">
                <w:rPr>
                  <w:color w:val="000000"/>
                  <w:sz w:val="20"/>
                  <w:szCs w:val="20"/>
                  <w:lang w:val="en-US"/>
                </w:rPr>
                <w:t>2.92</w:t>
              </w:r>
            </w:ins>
          </w:p>
        </w:tc>
      </w:tr>
      <w:tr w:rsidR="00C97A89" w:rsidRPr="00C97A89" w:rsidTr="0048438B">
        <w:tblPrEx>
          <w:tblPrExChange w:id="3617" w:author="Nick.Tolimieri" w:date="2022-09-06T14:24:00Z">
            <w:tblPrEx>
              <w:tblW w:w="10017" w:type="dxa"/>
            </w:tblPrEx>
          </w:tblPrExChange>
        </w:tblPrEx>
        <w:trPr>
          <w:trHeight w:val="255"/>
          <w:ins w:id="3618" w:author="Nick.Tolimieri" w:date="2022-09-06T13:51:00Z"/>
          <w:trPrChange w:id="361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62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1" w:author="Nick.Tolimieri" w:date="2022-09-06T13:51:00Z"/>
                <w:color w:val="000000"/>
                <w:sz w:val="20"/>
                <w:szCs w:val="20"/>
                <w:lang w:val="en-US"/>
              </w:rPr>
            </w:pPr>
            <w:ins w:id="362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2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4" w:author="Nick.Tolimieri" w:date="2022-09-06T13:51:00Z"/>
                <w:color w:val="000000"/>
                <w:sz w:val="20"/>
                <w:szCs w:val="20"/>
                <w:lang w:val="en-US"/>
              </w:rPr>
            </w:pPr>
            <w:ins w:id="3625"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2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7" w:author="Nick.Tolimieri" w:date="2022-09-06T13:51:00Z"/>
                <w:color w:val="000000"/>
                <w:sz w:val="20"/>
                <w:szCs w:val="20"/>
                <w:lang w:val="en-US"/>
              </w:rPr>
            </w:pPr>
            <w:ins w:id="3628"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2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0" w:author="Nick.Tolimieri" w:date="2022-09-06T13:51:00Z"/>
                <w:color w:val="000000"/>
                <w:sz w:val="20"/>
                <w:szCs w:val="20"/>
                <w:lang w:val="en-US"/>
              </w:rPr>
            </w:pPr>
            <w:ins w:id="363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3" w:author="Nick.Tolimieri" w:date="2022-09-06T13:51:00Z"/>
                <w:color w:val="000000"/>
                <w:sz w:val="20"/>
                <w:szCs w:val="20"/>
                <w:lang w:val="en-US"/>
              </w:rPr>
            </w:pPr>
            <w:ins w:id="363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63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6" w:author="Nick.Tolimieri" w:date="2022-09-06T13:51:00Z"/>
                <w:color w:val="000000"/>
                <w:sz w:val="20"/>
                <w:szCs w:val="20"/>
                <w:lang w:val="en-US"/>
              </w:rPr>
            </w:pPr>
            <w:ins w:id="363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3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39" w:author="Nick.Tolimieri" w:date="2022-09-06T13:51:00Z"/>
                <w:color w:val="000000"/>
                <w:sz w:val="20"/>
                <w:szCs w:val="20"/>
                <w:lang w:val="en-US"/>
              </w:rPr>
            </w:pPr>
            <w:ins w:id="364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2" w:author="Nick.Tolimieri" w:date="2022-09-06T13:51:00Z"/>
                <w:color w:val="000000"/>
                <w:sz w:val="20"/>
                <w:szCs w:val="20"/>
                <w:lang w:val="en-US"/>
              </w:rPr>
            </w:pPr>
            <w:ins w:id="364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5" w:author="Nick.Tolimieri" w:date="2022-09-06T13:51:00Z"/>
                <w:color w:val="000000"/>
                <w:sz w:val="20"/>
                <w:szCs w:val="20"/>
                <w:lang w:val="en-US"/>
              </w:rPr>
            </w:pPr>
            <w:ins w:id="36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4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8" w:author="Nick.Tolimieri" w:date="2022-09-06T13:51:00Z"/>
                <w:color w:val="000000"/>
                <w:sz w:val="20"/>
                <w:szCs w:val="20"/>
                <w:lang w:val="en-US"/>
              </w:rPr>
            </w:pPr>
            <w:ins w:id="36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1" w:author="Nick.Tolimieri" w:date="2022-09-06T13:51:00Z"/>
                <w:color w:val="000000"/>
                <w:sz w:val="20"/>
                <w:szCs w:val="20"/>
                <w:lang w:val="en-US"/>
              </w:rPr>
            </w:pPr>
            <w:ins w:id="3652" w:author="Nick.Tolimieri" w:date="2022-09-06T13:51:00Z">
              <w:r w:rsidRPr="00C97A89">
                <w:rPr>
                  <w:color w:val="000000"/>
                  <w:sz w:val="20"/>
                  <w:szCs w:val="20"/>
                  <w:lang w:val="en-US"/>
                </w:rPr>
                <w:t>-</w:t>
              </w:r>
            </w:ins>
          </w:p>
        </w:tc>
      </w:tr>
      <w:tr w:rsidR="00C97A89" w:rsidRPr="00C97A89" w:rsidTr="0048438B">
        <w:tblPrEx>
          <w:tblPrExChange w:id="3653" w:author="Nick.Tolimieri" w:date="2022-09-06T14:24:00Z">
            <w:tblPrEx>
              <w:tblW w:w="10017" w:type="dxa"/>
            </w:tblPrEx>
          </w:tblPrExChange>
        </w:tblPrEx>
        <w:trPr>
          <w:trHeight w:val="255"/>
          <w:ins w:id="3654" w:author="Nick.Tolimieri" w:date="2022-09-06T13:51:00Z"/>
          <w:trPrChange w:id="365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65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7" w:author="Nick.Tolimieri" w:date="2022-09-06T13:51:00Z"/>
                <w:color w:val="000000"/>
                <w:sz w:val="20"/>
                <w:szCs w:val="20"/>
                <w:lang w:val="en-US"/>
              </w:rPr>
            </w:pPr>
            <w:ins w:id="365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5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0" w:author="Nick.Tolimieri" w:date="2022-09-06T13:51:00Z"/>
                <w:color w:val="000000"/>
                <w:sz w:val="20"/>
                <w:szCs w:val="20"/>
                <w:lang w:val="en-US"/>
              </w:rPr>
            </w:pPr>
            <w:ins w:id="3661"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3" w:author="Nick.Tolimieri" w:date="2022-09-06T13:51:00Z"/>
                <w:color w:val="000000"/>
                <w:sz w:val="20"/>
                <w:szCs w:val="20"/>
                <w:lang w:val="en-US"/>
              </w:rPr>
            </w:pPr>
            <w:ins w:id="3664" w:author="Nick.Tolimieri"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6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6" w:author="Nick.Tolimieri" w:date="2022-09-06T13:51:00Z"/>
                <w:color w:val="000000"/>
                <w:sz w:val="20"/>
                <w:szCs w:val="20"/>
                <w:lang w:val="en-US"/>
              </w:rPr>
            </w:pPr>
            <w:ins w:id="3667" w:author="Nick.Tolimieri"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6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9" w:author="Nick.Tolimieri" w:date="2022-09-06T13:51:00Z"/>
                <w:color w:val="000000"/>
                <w:sz w:val="20"/>
                <w:szCs w:val="20"/>
                <w:lang w:val="en-US"/>
              </w:rPr>
            </w:pPr>
            <w:ins w:id="3670"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367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2" w:author="Nick.Tolimieri" w:date="2022-09-06T13:51:00Z"/>
                <w:color w:val="000000"/>
                <w:sz w:val="20"/>
                <w:szCs w:val="20"/>
                <w:lang w:val="en-US"/>
              </w:rPr>
            </w:pPr>
            <w:ins w:id="3673" w:author="Nick.Tolimieri"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7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5" w:author="Nick.Tolimieri" w:date="2022-09-06T13:51:00Z"/>
                <w:color w:val="000000"/>
                <w:sz w:val="20"/>
                <w:szCs w:val="20"/>
                <w:lang w:val="en-US"/>
              </w:rPr>
            </w:pPr>
            <w:ins w:id="3676"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7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8" w:author="Nick.Tolimieri" w:date="2022-09-06T13:51:00Z"/>
                <w:color w:val="000000"/>
                <w:sz w:val="20"/>
                <w:szCs w:val="20"/>
                <w:lang w:val="en-US"/>
              </w:rPr>
            </w:pPr>
            <w:ins w:id="3679" w:author="Nick.Tolimieri"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1" w:author="Nick.Tolimieri" w:date="2022-09-06T13:51:00Z"/>
                <w:color w:val="000000"/>
                <w:sz w:val="20"/>
                <w:szCs w:val="20"/>
                <w:lang w:val="en-US"/>
              </w:rPr>
            </w:pPr>
            <w:ins w:id="3682" w:author="Nick.Tolimieri"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8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4" w:author="Nick.Tolimieri" w:date="2022-09-06T13:51:00Z"/>
                <w:color w:val="000000"/>
                <w:sz w:val="20"/>
                <w:szCs w:val="20"/>
                <w:lang w:val="en-US"/>
              </w:rPr>
            </w:pPr>
            <w:ins w:id="3685"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8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7" w:author="Nick.Tolimieri" w:date="2022-09-06T13:51:00Z"/>
                <w:color w:val="000000"/>
                <w:sz w:val="20"/>
                <w:szCs w:val="20"/>
                <w:lang w:val="en-US"/>
              </w:rPr>
            </w:pPr>
            <w:ins w:id="3688" w:author="Nick.Tolimieri" w:date="2022-09-06T13:51:00Z">
              <w:r w:rsidRPr="00C97A89">
                <w:rPr>
                  <w:color w:val="000000"/>
                  <w:sz w:val="20"/>
                  <w:szCs w:val="20"/>
                  <w:lang w:val="en-US"/>
                </w:rPr>
                <w:t>4.11</w:t>
              </w:r>
            </w:ins>
          </w:p>
        </w:tc>
      </w:tr>
      <w:tr w:rsidR="00C97A89" w:rsidRPr="00C97A89" w:rsidTr="0048438B">
        <w:tblPrEx>
          <w:tblPrExChange w:id="3689" w:author="Nick.Tolimieri" w:date="2022-09-06T14:24:00Z">
            <w:tblPrEx>
              <w:tblW w:w="10017" w:type="dxa"/>
            </w:tblPrEx>
          </w:tblPrExChange>
        </w:tblPrEx>
        <w:trPr>
          <w:trHeight w:val="255"/>
          <w:ins w:id="3690" w:author="Nick.Tolimieri" w:date="2022-09-06T13:51:00Z"/>
          <w:trPrChange w:id="369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69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93" w:author="Nick.Tolimieri" w:date="2022-09-06T13:51:00Z"/>
                <w:color w:val="000000"/>
                <w:sz w:val="20"/>
                <w:szCs w:val="20"/>
                <w:lang w:val="en-US"/>
              </w:rPr>
            </w:pPr>
            <w:ins w:id="3694" w:author="Nick.Tolimieri"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69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6" w:author="Nick.Tolimieri" w:date="2022-09-06T13:51:00Z"/>
                <w:color w:val="000000"/>
                <w:sz w:val="20"/>
                <w:szCs w:val="20"/>
                <w:lang w:val="en-US"/>
              </w:rPr>
            </w:pPr>
            <w:ins w:id="3697"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69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9" w:author="Nick.Tolimieri" w:date="2022-09-06T13:51:00Z"/>
                <w:color w:val="000000"/>
                <w:sz w:val="20"/>
                <w:szCs w:val="20"/>
                <w:lang w:val="en-US"/>
              </w:rPr>
            </w:pPr>
            <w:ins w:id="3700"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2" w:author="Nick.Tolimieri" w:date="2022-09-06T13:51:00Z"/>
                <w:color w:val="000000"/>
                <w:sz w:val="20"/>
                <w:szCs w:val="20"/>
                <w:lang w:val="en-US"/>
              </w:rPr>
            </w:pPr>
            <w:ins w:id="3703" w:author="Nick.Tolimieri"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0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5" w:author="Nick.Tolimieri" w:date="2022-09-06T13:51:00Z"/>
                <w:color w:val="000000"/>
                <w:sz w:val="20"/>
                <w:szCs w:val="20"/>
                <w:lang w:val="en-US"/>
              </w:rPr>
            </w:pPr>
            <w:ins w:id="3706"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370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8" w:author="Nick.Tolimieri" w:date="2022-09-06T13:51:00Z"/>
                <w:color w:val="000000"/>
                <w:sz w:val="20"/>
                <w:szCs w:val="20"/>
                <w:lang w:val="en-US"/>
              </w:rPr>
            </w:pPr>
            <w:ins w:id="3709" w:author="Nick.Tolimieri"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1" w:author="Nick.Tolimieri" w:date="2022-09-06T13:51:00Z"/>
                <w:color w:val="000000"/>
                <w:sz w:val="20"/>
                <w:szCs w:val="20"/>
                <w:lang w:val="en-US"/>
              </w:rPr>
            </w:pPr>
            <w:ins w:id="3712"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1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4" w:author="Nick.Tolimieri" w:date="2022-09-06T13:51:00Z"/>
                <w:color w:val="000000"/>
                <w:sz w:val="20"/>
                <w:szCs w:val="20"/>
                <w:lang w:val="en-US"/>
              </w:rPr>
            </w:pPr>
            <w:ins w:id="3715" w:author="Nick.Tolimieri"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1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7" w:author="Nick.Tolimieri" w:date="2022-09-06T13:51:00Z"/>
                <w:color w:val="000000"/>
                <w:sz w:val="20"/>
                <w:szCs w:val="20"/>
                <w:lang w:val="en-US"/>
              </w:rPr>
            </w:pPr>
            <w:ins w:id="3718"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1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0" w:author="Nick.Tolimieri" w:date="2022-09-06T13:51:00Z"/>
                <w:color w:val="000000"/>
                <w:sz w:val="20"/>
                <w:szCs w:val="20"/>
                <w:lang w:val="en-US"/>
              </w:rPr>
            </w:pPr>
            <w:ins w:id="3721"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3" w:author="Nick.Tolimieri" w:date="2022-09-06T13:51:00Z"/>
                <w:color w:val="000000"/>
                <w:sz w:val="20"/>
                <w:szCs w:val="20"/>
                <w:lang w:val="en-US"/>
              </w:rPr>
            </w:pPr>
            <w:ins w:id="3724" w:author="Nick.Tolimieri" w:date="2022-09-06T13:51:00Z">
              <w:r w:rsidRPr="00C97A89">
                <w:rPr>
                  <w:color w:val="000000"/>
                  <w:sz w:val="20"/>
                  <w:szCs w:val="20"/>
                  <w:lang w:val="en-US"/>
                </w:rPr>
                <w:t>3.18</w:t>
              </w:r>
            </w:ins>
          </w:p>
        </w:tc>
      </w:tr>
      <w:tr w:rsidR="00C97A89" w:rsidRPr="00C97A89" w:rsidTr="0048438B">
        <w:tblPrEx>
          <w:tblPrExChange w:id="3725" w:author="Nick.Tolimieri" w:date="2022-09-06T14:24:00Z">
            <w:tblPrEx>
              <w:tblW w:w="10017" w:type="dxa"/>
            </w:tblPrEx>
          </w:tblPrExChange>
        </w:tblPrEx>
        <w:trPr>
          <w:trHeight w:val="255"/>
          <w:ins w:id="3726" w:author="Nick.Tolimieri" w:date="2022-09-06T13:51:00Z"/>
          <w:trPrChange w:id="372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72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29" w:author="Nick.Tolimieri" w:date="2022-09-06T13:51:00Z"/>
                <w:color w:val="000000"/>
                <w:sz w:val="20"/>
                <w:szCs w:val="20"/>
                <w:lang w:val="en-US"/>
              </w:rPr>
            </w:pPr>
            <w:ins w:id="373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2" w:author="Nick.Tolimieri" w:date="2022-09-06T13:51:00Z"/>
                <w:color w:val="000000"/>
                <w:sz w:val="20"/>
                <w:szCs w:val="20"/>
                <w:lang w:val="en-US"/>
              </w:rPr>
            </w:pPr>
            <w:ins w:id="3733"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3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5" w:author="Nick.Tolimieri" w:date="2022-09-06T13:51:00Z"/>
                <w:color w:val="000000"/>
                <w:sz w:val="20"/>
                <w:szCs w:val="20"/>
                <w:lang w:val="en-US"/>
              </w:rPr>
            </w:pPr>
            <w:ins w:id="3736"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3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8" w:author="Nick.Tolimieri" w:date="2022-09-06T13:51:00Z"/>
                <w:color w:val="000000"/>
                <w:sz w:val="20"/>
                <w:szCs w:val="20"/>
                <w:lang w:val="en-US"/>
              </w:rPr>
            </w:pPr>
            <w:ins w:id="373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1" w:author="Nick.Tolimieri" w:date="2022-09-06T13:51:00Z"/>
                <w:color w:val="000000"/>
                <w:sz w:val="20"/>
                <w:szCs w:val="20"/>
                <w:lang w:val="en-US"/>
              </w:rPr>
            </w:pPr>
            <w:ins w:id="374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74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4" w:author="Nick.Tolimieri" w:date="2022-09-06T13:51:00Z"/>
                <w:color w:val="000000"/>
                <w:sz w:val="20"/>
                <w:szCs w:val="20"/>
                <w:lang w:val="en-US"/>
              </w:rPr>
            </w:pPr>
            <w:ins w:id="374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4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47" w:author="Nick.Tolimieri" w:date="2022-09-06T13:51:00Z"/>
                <w:color w:val="000000"/>
                <w:sz w:val="20"/>
                <w:szCs w:val="20"/>
                <w:lang w:val="en-US"/>
              </w:rPr>
            </w:pPr>
            <w:ins w:id="374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4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0" w:author="Nick.Tolimieri" w:date="2022-09-06T13:51:00Z"/>
                <w:color w:val="000000"/>
                <w:sz w:val="20"/>
                <w:szCs w:val="20"/>
                <w:lang w:val="en-US"/>
              </w:rPr>
            </w:pPr>
            <w:ins w:id="375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3" w:author="Nick.Tolimieri" w:date="2022-09-06T13:51:00Z"/>
                <w:color w:val="000000"/>
                <w:sz w:val="20"/>
                <w:szCs w:val="20"/>
                <w:lang w:val="en-US"/>
              </w:rPr>
            </w:pPr>
            <w:ins w:id="37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6" w:author="Nick.Tolimieri" w:date="2022-09-06T13:51:00Z"/>
                <w:color w:val="000000"/>
                <w:sz w:val="20"/>
                <w:szCs w:val="20"/>
                <w:lang w:val="en-US"/>
              </w:rPr>
            </w:pPr>
            <w:ins w:id="37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9" w:author="Nick.Tolimieri" w:date="2022-09-06T13:51:00Z"/>
                <w:color w:val="000000"/>
                <w:sz w:val="20"/>
                <w:szCs w:val="20"/>
                <w:lang w:val="en-US"/>
              </w:rPr>
            </w:pPr>
            <w:ins w:id="3760" w:author="Nick.Tolimieri" w:date="2022-09-06T13:51:00Z">
              <w:r w:rsidRPr="00C97A89">
                <w:rPr>
                  <w:color w:val="000000"/>
                  <w:sz w:val="20"/>
                  <w:szCs w:val="20"/>
                  <w:lang w:val="en-US"/>
                </w:rPr>
                <w:t>-</w:t>
              </w:r>
            </w:ins>
          </w:p>
        </w:tc>
      </w:tr>
      <w:tr w:rsidR="00C97A89" w:rsidRPr="00C97A89" w:rsidTr="0048438B">
        <w:tblPrEx>
          <w:tblPrExChange w:id="3761" w:author="Nick.Tolimieri" w:date="2022-09-06T14:24:00Z">
            <w:tblPrEx>
              <w:tblW w:w="10017" w:type="dxa"/>
            </w:tblPrEx>
          </w:tblPrExChange>
        </w:tblPrEx>
        <w:trPr>
          <w:trHeight w:val="255"/>
          <w:ins w:id="3762" w:author="Nick.Tolimieri" w:date="2022-09-06T13:51:00Z"/>
          <w:trPrChange w:id="376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76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5" w:author="Nick.Tolimieri" w:date="2022-09-06T13:51:00Z"/>
                <w:color w:val="000000"/>
                <w:sz w:val="20"/>
                <w:szCs w:val="20"/>
                <w:lang w:val="en-US"/>
              </w:rPr>
            </w:pPr>
            <w:ins w:id="376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6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68" w:author="Nick.Tolimieri" w:date="2022-09-06T13:51:00Z"/>
                <w:color w:val="000000"/>
                <w:sz w:val="20"/>
                <w:szCs w:val="20"/>
                <w:lang w:val="en-US"/>
              </w:rPr>
            </w:pPr>
            <w:ins w:id="3769"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1" w:author="Nick.Tolimieri" w:date="2022-09-06T13:51:00Z"/>
                <w:color w:val="000000"/>
                <w:sz w:val="20"/>
                <w:szCs w:val="20"/>
                <w:lang w:val="en-US"/>
              </w:rPr>
            </w:pPr>
            <w:ins w:id="3772"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7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4" w:author="Nick.Tolimieri" w:date="2022-09-06T13:51:00Z"/>
                <w:color w:val="000000"/>
                <w:sz w:val="20"/>
                <w:szCs w:val="20"/>
                <w:lang w:val="en-US"/>
              </w:rPr>
            </w:pPr>
            <w:ins w:id="377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7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7" w:author="Nick.Tolimieri" w:date="2022-09-06T13:51:00Z"/>
                <w:color w:val="000000"/>
                <w:sz w:val="20"/>
                <w:szCs w:val="20"/>
                <w:lang w:val="en-US"/>
              </w:rPr>
            </w:pPr>
            <w:ins w:id="377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77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0" w:author="Nick.Tolimieri" w:date="2022-09-06T13:51:00Z"/>
                <w:color w:val="000000"/>
                <w:sz w:val="20"/>
                <w:szCs w:val="20"/>
                <w:lang w:val="en-US"/>
              </w:rPr>
            </w:pPr>
            <w:ins w:id="378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3" w:author="Nick.Tolimieri" w:date="2022-09-06T13:51:00Z"/>
                <w:color w:val="000000"/>
                <w:sz w:val="20"/>
                <w:szCs w:val="20"/>
                <w:lang w:val="en-US"/>
              </w:rPr>
            </w:pPr>
            <w:ins w:id="378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8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6" w:author="Nick.Tolimieri" w:date="2022-09-06T13:51:00Z"/>
                <w:color w:val="000000"/>
                <w:sz w:val="20"/>
                <w:szCs w:val="20"/>
                <w:lang w:val="en-US"/>
              </w:rPr>
            </w:pPr>
            <w:ins w:id="378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8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89" w:author="Nick.Tolimieri" w:date="2022-09-06T13:51:00Z"/>
                <w:color w:val="000000"/>
                <w:sz w:val="20"/>
                <w:szCs w:val="20"/>
                <w:lang w:val="en-US"/>
              </w:rPr>
            </w:pPr>
            <w:ins w:id="379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2" w:author="Nick.Tolimieri" w:date="2022-09-06T13:51:00Z"/>
                <w:color w:val="000000"/>
                <w:sz w:val="20"/>
                <w:szCs w:val="20"/>
                <w:lang w:val="en-US"/>
              </w:rPr>
            </w:pPr>
            <w:ins w:id="37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5" w:author="Nick.Tolimieri" w:date="2022-09-06T13:51:00Z"/>
                <w:color w:val="000000"/>
                <w:sz w:val="20"/>
                <w:szCs w:val="20"/>
                <w:lang w:val="en-US"/>
              </w:rPr>
            </w:pPr>
            <w:ins w:id="3796" w:author="Nick.Tolimieri" w:date="2022-09-06T13:51:00Z">
              <w:r w:rsidRPr="00C97A89">
                <w:rPr>
                  <w:color w:val="000000"/>
                  <w:sz w:val="20"/>
                  <w:szCs w:val="20"/>
                  <w:lang w:val="en-US"/>
                </w:rPr>
                <w:t>-</w:t>
              </w:r>
            </w:ins>
          </w:p>
        </w:tc>
      </w:tr>
      <w:tr w:rsidR="00C97A89" w:rsidRPr="00C97A89" w:rsidTr="0048438B">
        <w:tblPrEx>
          <w:tblPrExChange w:id="3797" w:author="Nick.Tolimieri" w:date="2022-09-06T14:24:00Z">
            <w:tblPrEx>
              <w:tblW w:w="10017" w:type="dxa"/>
            </w:tblPrEx>
          </w:tblPrExChange>
        </w:tblPrEx>
        <w:trPr>
          <w:trHeight w:val="255"/>
          <w:ins w:id="3798" w:author="Nick.Tolimieri" w:date="2022-09-06T13:51:00Z"/>
          <w:trPrChange w:id="379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0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1" w:author="Nick.Tolimieri" w:date="2022-09-06T13:51:00Z"/>
                <w:color w:val="000000"/>
                <w:sz w:val="20"/>
                <w:szCs w:val="20"/>
                <w:lang w:val="en-US"/>
              </w:rPr>
            </w:pPr>
            <w:ins w:id="380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0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4" w:author="Nick.Tolimieri" w:date="2022-09-06T13:51:00Z"/>
                <w:color w:val="000000"/>
                <w:sz w:val="20"/>
                <w:szCs w:val="20"/>
                <w:lang w:val="en-US"/>
              </w:rPr>
            </w:pPr>
            <w:ins w:id="3805"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0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07" w:author="Nick.Tolimieri" w:date="2022-09-06T13:51:00Z"/>
                <w:color w:val="000000"/>
                <w:sz w:val="20"/>
                <w:szCs w:val="20"/>
                <w:lang w:val="en-US"/>
              </w:rPr>
            </w:pPr>
            <w:ins w:id="3808"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0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0" w:author="Nick.Tolimieri" w:date="2022-09-06T13:51:00Z"/>
                <w:color w:val="000000"/>
                <w:sz w:val="20"/>
                <w:szCs w:val="20"/>
                <w:lang w:val="en-US"/>
              </w:rPr>
            </w:pPr>
            <w:ins w:id="381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3" w:author="Nick.Tolimieri" w:date="2022-09-06T13:51:00Z"/>
                <w:color w:val="000000"/>
                <w:sz w:val="20"/>
                <w:szCs w:val="20"/>
                <w:lang w:val="en-US"/>
              </w:rPr>
            </w:pPr>
            <w:ins w:id="381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81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6" w:author="Nick.Tolimieri" w:date="2022-09-06T13:51:00Z"/>
                <w:color w:val="000000"/>
                <w:sz w:val="20"/>
                <w:szCs w:val="20"/>
                <w:lang w:val="en-US"/>
              </w:rPr>
            </w:pPr>
            <w:ins w:id="381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1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19" w:author="Nick.Tolimieri" w:date="2022-09-06T13:51:00Z"/>
                <w:color w:val="000000"/>
                <w:sz w:val="20"/>
                <w:szCs w:val="20"/>
                <w:lang w:val="en-US"/>
              </w:rPr>
            </w:pPr>
            <w:ins w:id="382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2" w:author="Nick.Tolimieri" w:date="2022-09-06T13:51:00Z"/>
                <w:color w:val="000000"/>
                <w:sz w:val="20"/>
                <w:szCs w:val="20"/>
                <w:lang w:val="en-US"/>
              </w:rPr>
            </w:pPr>
            <w:ins w:id="382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5" w:author="Nick.Tolimieri" w:date="2022-09-06T13:51:00Z"/>
                <w:color w:val="000000"/>
                <w:sz w:val="20"/>
                <w:szCs w:val="20"/>
                <w:lang w:val="en-US"/>
              </w:rPr>
            </w:pPr>
            <w:ins w:id="382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2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8" w:author="Nick.Tolimieri" w:date="2022-09-06T13:51:00Z"/>
                <w:color w:val="000000"/>
                <w:sz w:val="20"/>
                <w:szCs w:val="20"/>
                <w:lang w:val="en-US"/>
              </w:rPr>
            </w:pPr>
            <w:ins w:id="38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1" w:author="Nick.Tolimieri" w:date="2022-09-06T13:51:00Z"/>
                <w:color w:val="000000"/>
                <w:sz w:val="20"/>
                <w:szCs w:val="20"/>
                <w:lang w:val="en-US"/>
              </w:rPr>
            </w:pPr>
            <w:ins w:id="3832" w:author="Nick.Tolimieri" w:date="2022-09-06T13:51:00Z">
              <w:r w:rsidRPr="00C97A89">
                <w:rPr>
                  <w:color w:val="000000"/>
                  <w:sz w:val="20"/>
                  <w:szCs w:val="20"/>
                  <w:lang w:val="en-US"/>
                </w:rPr>
                <w:t>-</w:t>
              </w:r>
            </w:ins>
          </w:p>
        </w:tc>
      </w:tr>
      <w:tr w:rsidR="00C97A89" w:rsidRPr="00C97A89" w:rsidTr="0048438B">
        <w:tblPrEx>
          <w:tblPrExChange w:id="3833" w:author="Nick.Tolimieri" w:date="2022-09-06T14:24:00Z">
            <w:tblPrEx>
              <w:tblW w:w="10017" w:type="dxa"/>
            </w:tblPrEx>
          </w:tblPrExChange>
        </w:tblPrEx>
        <w:trPr>
          <w:trHeight w:val="255"/>
          <w:ins w:id="3834" w:author="Nick.Tolimieri" w:date="2022-09-06T13:51:00Z"/>
          <w:trPrChange w:id="383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3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7" w:author="Nick.Tolimieri" w:date="2022-09-06T13:51:00Z"/>
                <w:color w:val="000000"/>
                <w:sz w:val="20"/>
                <w:szCs w:val="20"/>
                <w:lang w:val="en-US"/>
              </w:rPr>
            </w:pPr>
            <w:ins w:id="383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3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0" w:author="Nick.Tolimieri" w:date="2022-09-06T13:51:00Z"/>
                <w:color w:val="000000"/>
                <w:sz w:val="20"/>
                <w:szCs w:val="20"/>
                <w:lang w:val="en-US"/>
              </w:rPr>
            </w:pPr>
            <w:ins w:id="3841"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3" w:author="Nick.Tolimieri" w:date="2022-09-06T13:51:00Z"/>
                <w:color w:val="000000"/>
                <w:sz w:val="20"/>
                <w:szCs w:val="20"/>
                <w:lang w:val="en-US"/>
              </w:rPr>
            </w:pPr>
            <w:ins w:id="3844"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4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6" w:author="Nick.Tolimieri" w:date="2022-09-06T13:51:00Z"/>
                <w:color w:val="000000"/>
                <w:sz w:val="20"/>
                <w:szCs w:val="20"/>
                <w:lang w:val="en-US"/>
              </w:rPr>
            </w:pPr>
            <w:ins w:id="384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4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9" w:author="Nick.Tolimieri" w:date="2022-09-06T13:51:00Z"/>
                <w:color w:val="000000"/>
                <w:sz w:val="20"/>
                <w:szCs w:val="20"/>
                <w:lang w:val="en-US"/>
              </w:rPr>
            </w:pPr>
            <w:ins w:id="385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385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2" w:author="Nick.Tolimieri" w:date="2022-09-06T13:51:00Z"/>
                <w:color w:val="000000"/>
                <w:sz w:val="20"/>
                <w:szCs w:val="20"/>
                <w:lang w:val="en-US"/>
              </w:rPr>
            </w:pPr>
            <w:ins w:id="385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5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5" w:author="Nick.Tolimieri" w:date="2022-09-06T13:51:00Z"/>
                <w:color w:val="000000"/>
                <w:sz w:val="20"/>
                <w:szCs w:val="20"/>
                <w:lang w:val="en-US"/>
              </w:rPr>
            </w:pPr>
            <w:ins w:id="385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5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58" w:author="Nick.Tolimieri" w:date="2022-09-06T13:51:00Z"/>
                <w:color w:val="000000"/>
                <w:sz w:val="20"/>
                <w:szCs w:val="20"/>
                <w:lang w:val="en-US"/>
              </w:rPr>
            </w:pPr>
            <w:ins w:id="385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1" w:author="Nick.Tolimieri" w:date="2022-09-06T13:51:00Z"/>
                <w:color w:val="000000"/>
                <w:sz w:val="20"/>
                <w:szCs w:val="20"/>
                <w:lang w:val="en-US"/>
              </w:rPr>
            </w:pPr>
            <w:ins w:id="386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4" w:author="Nick.Tolimieri" w:date="2022-09-06T13:51:00Z"/>
                <w:color w:val="000000"/>
                <w:sz w:val="20"/>
                <w:szCs w:val="20"/>
                <w:lang w:val="en-US"/>
              </w:rPr>
            </w:pPr>
            <w:ins w:id="386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7" w:author="Nick.Tolimieri" w:date="2022-09-06T13:51:00Z"/>
                <w:color w:val="000000"/>
                <w:sz w:val="20"/>
                <w:szCs w:val="20"/>
                <w:lang w:val="en-US"/>
              </w:rPr>
            </w:pPr>
            <w:ins w:id="3868" w:author="Nick.Tolimieri" w:date="2022-09-06T13:51:00Z">
              <w:r w:rsidRPr="00C97A89">
                <w:rPr>
                  <w:color w:val="000000"/>
                  <w:sz w:val="20"/>
                  <w:szCs w:val="20"/>
                  <w:lang w:val="en-US"/>
                </w:rPr>
                <w:t>-</w:t>
              </w:r>
            </w:ins>
          </w:p>
        </w:tc>
      </w:tr>
      <w:tr w:rsidR="00C97A89" w:rsidRPr="00C97A89" w:rsidTr="0048438B">
        <w:tblPrEx>
          <w:tblPrExChange w:id="3869" w:author="Nick.Tolimieri" w:date="2022-09-06T14:24:00Z">
            <w:tblPrEx>
              <w:tblW w:w="10017" w:type="dxa"/>
            </w:tblPrEx>
          </w:tblPrExChange>
        </w:tblPrEx>
        <w:trPr>
          <w:trHeight w:val="255"/>
          <w:ins w:id="3870" w:author="Nick.Tolimieri" w:date="2022-09-06T13:51:00Z"/>
          <w:trPrChange w:id="387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87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3" w:author="Nick.Tolimieri" w:date="2022-09-06T13:51:00Z"/>
                <w:color w:val="000000"/>
                <w:sz w:val="20"/>
                <w:szCs w:val="20"/>
                <w:lang w:val="en-US"/>
              </w:rPr>
            </w:pPr>
            <w:ins w:id="387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7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76" w:author="Nick.Tolimieri" w:date="2022-09-06T13:51:00Z"/>
                <w:color w:val="000000"/>
                <w:sz w:val="20"/>
                <w:szCs w:val="20"/>
                <w:lang w:val="en-US"/>
              </w:rPr>
            </w:pPr>
            <w:ins w:id="3877"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7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79" w:author="Nick.Tolimieri" w:date="2022-09-06T13:51:00Z"/>
                <w:color w:val="000000"/>
                <w:sz w:val="20"/>
                <w:szCs w:val="20"/>
                <w:lang w:val="en-US"/>
              </w:rPr>
            </w:pPr>
            <w:ins w:id="3880" w:author="Nick.Tolimieri"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2" w:author="Nick.Tolimieri" w:date="2022-09-06T13:51:00Z"/>
                <w:color w:val="000000"/>
                <w:sz w:val="20"/>
                <w:szCs w:val="20"/>
                <w:lang w:val="en-US"/>
              </w:rPr>
            </w:pPr>
            <w:ins w:id="3883" w:author="Nick.Tolimieri"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8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5" w:author="Nick.Tolimieri" w:date="2022-09-06T13:51:00Z"/>
                <w:color w:val="000000"/>
                <w:sz w:val="20"/>
                <w:szCs w:val="20"/>
                <w:lang w:val="en-US"/>
              </w:rPr>
            </w:pPr>
            <w:ins w:id="388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88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8" w:author="Nick.Tolimieri" w:date="2022-09-06T13:51:00Z"/>
                <w:color w:val="000000"/>
                <w:sz w:val="20"/>
                <w:szCs w:val="20"/>
                <w:lang w:val="en-US"/>
              </w:rPr>
            </w:pPr>
            <w:ins w:id="3889"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1" w:author="Nick.Tolimieri" w:date="2022-09-06T13:51:00Z"/>
                <w:color w:val="000000"/>
                <w:sz w:val="20"/>
                <w:szCs w:val="20"/>
                <w:lang w:val="en-US"/>
              </w:rPr>
            </w:pPr>
            <w:ins w:id="3892"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89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4" w:author="Nick.Tolimieri" w:date="2022-09-06T13:51:00Z"/>
                <w:color w:val="000000"/>
                <w:sz w:val="20"/>
                <w:szCs w:val="20"/>
                <w:lang w:val="en-US"/>
              </w:rPr>
            </w:pPr>
            <w:ins w:id="3895"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89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7" w:author="Nick.Tolimieri" w:date="2022-09-06T13:51:00Z"/>
                <w:color w:val="000000"/>
                <w:sz w:val="20"/>
                <w:szCs w:val="20"/>
                <w:lang w:val="en-US"/>
              </w:rPr>
            </w:pPr>
            <w:ins w:id="3898"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89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0" w:author="Nick.Tolimieri" w:date="2022-09-06T13:51:00Z"/>
                <w:color w:val="000000"/>
                <w:sz w:val="20"/>
                <w:szCs w:val="20"/>
                <w:lang w:val="en-US"/>
              </w:rPr>
            </w:pPr>
            <w:ins w:id="3901"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3" w:author="Nick.Tolimieri" w:date="2022-09-06T13:51:00Z"/>
                <w:color w:val="000000"/>
                <w:sz w:val="20"/>
                <w:szCs w:val="20"/>
                <w:lang w:val="en-US"/>
              </w:rPr>
            </w:pPr>
            <w:ins w:id="3904" w:author="Nick.Tolimieri" w:date="2022-09-06T13:51:00Z">
              <w:r w:rsidRPr="00C97A89">
                <w:rPr>
                  <w:color w:val="000000"/>
                  <w:sz w:val="20"/>
                  <w:szCs w:val="20"/>
                  <w:lang w:val="en-US"/>
                </w:rPr>
                <w:t>2.48</w:t>
              </w:r>
            </w:ins>
          </w:p>
        </w:tc>
      </w:tr>
      <w:tr w:rsidR="00C97A89" w:rsidRPr="00C97A89" w:rsidTr="0048438B">
        <w:tblPrEx>
          <w:tblPrExChange w:id="3905" w:author="Nick.Tolimieri" w:date="2022-09-06T14:24:00Z">
            <w:tblPrEx>
              <w:tblW w:w="10017" w:type="dxa"/>
            </w:tblPrEx>
          </w:tblPrExChange>
        </w:tblPrEx>
        <w:trPr>
          <w:trHeight w:val="255"/>
          <w:ins w:id="3906" w:author="Nick.Tolimieri" w:date="2022-09-06T13:51:00Z"/>
          <w:trPrChange w:id="390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90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09" w:author="Nick.Tolimieri" w:date="2022-09-06T13:51:00Z"/>
                <w:color w:val="000000"/>
                <w:sz w:val="20"/>
                <w:szCs w:val="20"/>
                <w:lang w:val="en-US"/>
              </w:rPr>
            </w:pPr>
            <w:ins w:id="391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2" w:author="Nick.Tolimieri" w:date="2022-09-06T13:51:00Z"/>
                <w:color w:val="000000"/>
                <w:sz w:val="20"/>
                <w:szCs w:val="20"/>
                <w:lang w:val="en-US"/>
              </w:rPr>
            </w:pPr>
            <w:ins w:id="3913"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1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5" w:author="Nick.Tolimieri" w:date="2022-09-06T13:51:00Z"/>
                <w:color w:val="000000"/>
                <w:sz w:val="20"/>
                <w:szCs w:val="20"/>
                <w:lang w:val="en-US"/>
              </w:rPr>
            </w:pPr>
            <w:ins w:id="3916" w:author="Nick.Tolimieri"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1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8" w:author="Nick.Tolimieri" w:date="2022-09-06T13:51:00Z"/>
                <w:color w:val="000000"/>
                <w:sz w:val="20"/>
                <w:szCs w:val="20"/>
                <w:lang w:val="en-US"/>
              </w:rPr>
            </w:pPr>
            <w:ins w:id="3919" w:author="Nick.Tolimieri"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1" w:author="Nick.Tolimieri" w:date="2022-09-06T13:51:00Z"/>
                <w:color w:val="000000"/>
                <w:sz w:val="20"/>
                <w:szCs w:val="20"/>
                <w:lang w:val="en-US"/>
              </w:rPr>
            </w:pPr>
            <w:ins w:id="3922"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392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4" w:author="Nick.Tolimieri" w:date="2022-09-06T13:51:00Z"/>
                <w:color w:val="000000"/>
                <w:sz w:val="20"/>
                <w:szCs w:val="20"/>
                <w:lang w:val="en-US"/>
              </w:rPr>
            </w:pPr>
            <w:ins w:id="3925"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2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7" w:author="Nick.Tolimieri" w:date="2022-09-06T13:51:00Z"/>
                <w:color w:val="000000"/>
                <w:sz w:val="20"/>
                <w:szCs w:val="20"/>
                <w:lang w:val="en-US"/>
              </w:rPr>
            </w:pPr>
            <w:ins w:id="392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2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0" w:author="Nick.Tolimieri" w:date="2022-09-06T13:51:00Z"/>
                <w:color w:val="000000"/>
                <w:sz w:val="20"/>
                <w:szCs w:val="20"/>
                <w:lang w:val="en-US"/>
              </w:rPr>
            </w:pPr>
            <w:ins w:id="3931"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3" w:author="Nick.Tolimieri" w:date="2022-09-06T13:51:00Z"/>
                <w:color w:val="000000"/>
                <w:sz w:val="20"/>
                <w:szCs w:val="20"/>
                <w:lang w:val="en-US"/>
              </w:rPr>
            </w:pPr>
            <w:ins w:id="3934" w:author="Nick.Tolimieri"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3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6" w:author="Nick.Tolimieri" w:date="2022-09-06T13:51:00Z"/>
                <w:color w:val="000000"/>
                <w:sz w:val="20"/>
                <w:szCs w:val="20"/>
                <w:lang w:val="en-US"/>
              </w:rPr>
            </w:pPr>
            <w:ins w:id="3937"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3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9" w:author="Nick.Tolimieri" w:date="2022-09-06T13:51:00Z"/>
                <w:color w:val="000000"/>
                <w:sz w:val="20"/>
                <w:szCs w:val="20"/>
                <w:lang w:val="en-US"/>
              </w:rPr>
            </w:pPr>
            <w:ins w:id="3940" w:author="Nick.Tolimieri" w:date="2022-09-06T13:51:00Z">
              <w:r w:rsidRPr="00C97A89">
                <w:rPr>
                  <w:color w:val="000000"/>
                  <w:sz w:val="20"/>
                  <w:szCs w:val="20"/>
                  <w:lang w:val="en-US"/>
                </w:rPr>
                <w:t>3.65</w:t>
              </w:r>
            </w:ins>
          </w:p>
        </w:tc>
      </w:tr>
      <w:tr w:rsidR="00C97A89" w:rsidRPr="00C97A89" w:rsidTr="0048438B">
        <w:tblPrEx>
          <w:tblPrExChange w:id="3941" w:author="Nick.Tolimieri" w:date="2022-09-06T14:24:00Z">
            <w:tblPrEx>
              <w:tblW w:w="10017" w:type="dxa"/>
            </w:tblPrEx>
          </w:tblPrExChange>
        </w:tblPrEx>
        <w:trPr>
          <w:trHeight w:val="255"/>
          <w:ins w:id="3942" w:author="Nick.Tolimieri" w:date="2022-09-06T13:51:00Z"/>
          <w:trPrChange w:id="394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94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45" w:author="Nick.Tolimieri" w:date="2022-09-06T13:51:00Z"/>
                <w:color w:val="000000"/>
                <w:sz w:val="20"/>
                <w:szCs w:val="20"/>
                <w:lang w:val="en-US"/>
              </w:rPr>
            </w:pPr>
            <w:ins w:id="394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4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8" w:author="Nick.Tolimieri" w:date="2022-09-06T13:51:00Z"/>
                <w:color w:val="000000"/>
                <w:sz w:val="20"/>
                <w:szCs w:val="20"/>
                <w:lang w:val="en-US"/>
              </w:rPr>
            </w:pPr>
            <w:ins w:id="3949"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1" w:author="Nick.Tolimieri" w:date="2022-09-06T13:51:00Z"/>
                <w:color w:val="000000"/>
                <w:sz w:val="20"/>
                <w:szCs w:val="20"/>
                <w:lang w:val="en-US"/>
              </w:rPr>
            </w:pPr>
            <w:ins w:id="3952"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5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4" w:author="Nick.Tolimieri" w:date="2022-09-06T13:51:00Z"/>
                <w:color w:val="000000"/>
                <w:sz w:val="20"/>
                <w:szCs w:val="20"/>
                <w:lang w:val="en-US"/>
              </w:rPr>
            </w:pPr>
            <w:ins w:id="3955"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5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7" w:author="Nick.Tolimieri" w:date="2022-09-06T13:51:00Z"/>
                <w:color w:val="000000"/>
                <w:sz w:val="20"/>
                <w:szCs w:val="20"/>
                <w:lang w:val="en-US"/>
              </w:rPr>
            </w:pPr>
            <w:ins w:id="395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95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0" w:author="Nick.Tolimieri" w:date="2022-09-06T13:51:00Z"/>
                <w:color w:val="000000"/>
                <w:sz w:val="20"/>
                <w:szCs w:val="20"/>
                <w:lang w:val="en-US"/>
              </w:rPr>
            </w:pPr>
            <w:ins w:id="3961"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3" w:author="Nick.Tolimieri" w:date="2022-09-06T13:51:00Z"/>
                <w:color w:val="000000"/>
                <w:sz w:val="20"/>
                <w:szCs w:val="20"/>
                <w:lang w:val="en-US"/>
              </w:rPr>
            </w:pPr>
            <w:ins w:id="3964"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6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6" w:author="Nick.Tolimieri" w:date="2022-09-06T13:51:00Z"/>
                <w:color w:val="000000"/>
                <w:sz w:val="20"/>
                <w:szCs w:val="20"/>
                <w:lang w:val="en-US"/>
              </w:rPr>
            </w:pPr>
            <w:ins w:id="3967"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6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9" w:author="Nick.Tolimieri" w:date="2022-09-06T13:51:00Z"/>
                <w:color w:val="000000"/>
                <w:sz w:val="20"/>
                <w:szCs w:val="20"/>
                <w:lang w:val="en-US"/>
              </w:rPr>
            </w:pPr>
            <w:ins w:id="3970"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2" w:author="Nick.Tolimieri" w:date="2022-09-06T13:51:00Z"/>
                <w:color w:val="000000"/>
                <w:sz w:val="20"/>
                <w:szCs w:val="20"/>
                <w:lang w:val="en-US"/>
              </w:rPr>
            </w:pPr>
            <w:ins w:id="3973" w:author="Nick.Tolimieri"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7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5" w:author="Nick.Tolimieri" w:date="2022-09-06T13:51:00Z"/>
                <w:color w:val="000000"/>
                <w:sz w:val="20"/>
                <w:szCs w:val="20"/>
                <w:lang w:val="en-US"/>
              </w:rPr>
            </w:pPr>
            <w:ins w:id="3976" w:author="Nick.Tolimieri" w:date="2022-09-06T13:51:00Z">
              <w:r w:rsidRPr="00C97A89">
                <w:rPr>
                  <w:color w:val="000000"/>
                  <w:sz w:val="20"/>
                  <w:szCs w:val="20"/>
                  <w:lang w:val="en-US"/>
                </w:rPr>
                <w:t>2.13</w:t>
              </w:r>
            </w:ins>
          </w:p>
        </w:tc>
      </w:tr>
      <w:tr w:rsidR="00C97A89" w:rsidRPr="00C97A89" w:rsidTr="0048438B">
        <w:tblPrEx>
          <w:tblPrExChange w:id="3977" w:author="Nick.Tolimieri" w:date="2022-09-06T14:24:00Z">
            <w:tblPrEx>
              <w:tblW w:w="10017" w:type="dxa"/>
            </w:tblPrEx>
          </w:tblPrExChange>
        </w:tblPrEx>
        <w:trPr>
          <w:trHeight w:val="255"/>
          <w:ins w:id="3978" w:author="Nick.Tolimieri" w:date="2022-09-06T13:51:00Z"/>
          <w:trPrChange w:id="397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398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1" w:author="Nick.Tolimieri" w:date="2022-09-06T13:51:00Z"/>
                <w:color w:val="000000"/>
                <w:sz w:val="20"/>
                <w:szCs w:val="20"/>
                <w:lang w:val="en-US"/>
              </w:rPr>
            </w:pPr>
            <w:ins w:id="398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8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4" w:author="Nick.Tolimieri" w:date="2022-09-06T13:51:00Z"/>
                <w:color w:val="000000"/>
                <w:sz w:val="20"/>
                <w:szCs w:val="20"/>
                <w:lang w:val="en-US"/>
              </w:rPr>
            </w:pPr>
            <w:ins w:id="3985"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8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7" w:author="Nick.Tolimieri" w:date="2022-09-06T13:51:00Z"/>
                <w:color w:val="000000"/>
                <w:sz w:val="20"/>
                <w:szCs w:val="20"/>
                <w:lang w:val="en-US"/>
              </w:rPr>
            </w:pPr>
            <w:ins w:id="398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8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0" w:author="Nick.Tolimieri" w:date="2022-09-06T13:51:00Z"/>
                <w:color w:val="000000"/>
                <w:sz w:val="20"/>
                <w:szCs w:val="20"/>
                <w:lang w:val="en-US"/>
              </w:rPr>
            </w:pPr>
            <w:ins w:id="3991"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3" w:author="Nick.Tolimieri" w:date="2022-09-06T13:51:00Z"/>
                <w:color w:val="000000"/>
                <w:sz w:val="20"/>
                <w:szCs w:val="20"/>
                <w:lang w:val="en-US"/>
              </w:rPr>
            </w:pPr>
            <w:ins w:id="3994"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399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6" w:author="Nick.Tolimieri" w:date="2022-09-06T13:51:00Z"/>
                <w:color w:val="000000"/>
                <w:sz w:val="20"/>
                <w:szCs w:val="20"/>
                <w:lang w:val="en-US"/>
              </w:rPr>
            </w:pPr>
            <w:ins w:id="3997"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99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9" w:author="Nick.Tolimieri" w:date="2022-09-06T13:51:00Z"/>
                <w:color w:val="000000"/>
                <w:sz w:val="20"/>
                <w:szCs w:val="20"/>
                <w:lang w:val="en-US"/>
              </w:rPr>
            </w:pPr>
            <w:ins w:id="4000"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2" w:author="Nick.Tolimieri" w:date="2022-09-06T13:51:00Z"/>
                <w:color w:val="000000"/>
                <w:sz w:val="20"/>
                <w:szCs w:val="20"/>
                <w:lang w:val="en-US"/>
              </w:rPr>
            </w:pPr>
            <w:ins w:id="4003"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0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5" w:author="Nick.Tolimieri" w:date="2022-09-06T13:51:00Z"/>
                <w:color w:val="000000"/>
                <w:sz w:val="20"/>
                <w:szCs w:val="20"/>
                <w:lang w:val="en-US"/>
              </w:rPr>
            </w:pPr>
            <w:ins w:id="4006" w:author="Nick.Tolimieri"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0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8" w:author="Nick.Tolimieri" w:date="2022-09-06T13:51:00Z"/>
                <w:color w:val="000000"/>
                <w:sz w:val="20"/>
                <w:szCs w:val="20"/>
                <w:lang w:val="en-US"/>
              </w:rPr>
            </w:pPr>
            <w:ins w:id="4009"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1" w:author="Nick.Tolimieri" w:date="2022-09-06T13:51:00Z"/>
                <w:color w:val="000000"/>
                <w:sz w:val="20"/>
                <w:szCs w:val="20"/>
                <w:lang w:val="en-US"/>
              </w:rPr>
            </w:pPr>
            <w:ins w:id="4012" w:author="Nick.Tolimieri" w:date="2022-09-06T13:51:00Z">
              <w:r w:rsidRPr="00C97A89">
                <w:rPr>
                  <w:color w:val="000000"/>
                  <w:sz w:val="20"/>
                  <w:szCs w:val="20"/>
                  <w:lang w:val="en-US"/>
                </w:rPr>
                <w:t>2.62</w:t>
              </w:r>
            </w:ins>
          </w:p>
        </w:tc>
      </w:tr>
      <w:tr w:rsidR="00C97A89" w:rsidRPr="00C97A89" w:rsidTr="0048438B">
        <w:tblPrEx>
          <w:tblPrExChange w:id="4013" w:author="Nick.Tolimieri" w:date="2022-09-06T14:24:00Z">
            <w:tblPrEx>
              <w:tblW w:w="10017" w:type="dxa"/>
            </w:tblPrEx>
          </w:tblPrExChange>
        </w:tblPrEx>
        <w:trPr>
          <w:trHeight w:val="255"/>
          <w:ins w:id="4014" w:author="Nick.Tolimieri" w:date="2022-09-06T13:51:00Z"/>
          <w:trPrChange w:id="401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01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17" w:author="Nick.Tolimieri" w:date="2022-09-06T13:51:00Z"/>
                <w:color w:val="000000"/>
                <w:sz w:val="20"/>
                <w:szCs w:val="20"/>
                <w:lang w:val="en-US"/>
              </w:rPr>
            </w:pPr>
            <w:ins w:id="401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1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0" w:author="Nick.Tolimieri" w:date="2022-09-06T13:51:00Z"/>
                <w:color w:val="000000"/>
                <w:sz w:val="20"/>
                <w:szCs w:val="20"/>
                <w:lang w:val="en-US"/>
              </w:rPr>
            </w:pPr>
            <w:ins w:id="4021"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3" w:author="Nick.Tolimieri" w:date="2022-09-06T13:51:00Z"/>
                <w:color w:val="000000"/>
                <w:sz w:val="20"/>
                <w:szCs w:val="20"/>
                <w:lang w:val="en-US"/>
              </w:rPr>
            </w:pPr>
            <w:ins w:id="4024"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2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6" w:author="Nick.Tolimieri" w:date="2022-09-06T13:51:00Z"/>
                <w:color w:val="000000"/>
                <w:sz w:val="20"/>
                <w:szCs w:val="20"/>
                <w:lang w:val="en-US"/>
              </w:rPr>
            </w:pPr>
            <w:ins w:id="402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2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9" w:author="Nick.Tolimieri" w:date="2022-09-06T13:51:00Z"/>
                <w:color w:val="000000"/>
                <w:sz w:val="20"/>
                <w:szCs w:val="20"/>
                <w:lang w:val="en-US"/>
              </w:rPr>
            </w:pPr>
            <w:ins w:id="403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03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2" w:author="Nick.Tolimieri" w:date="2022-09-06T13:51:00Z"/>
                <w:color w:val="000000"/>
                <w:sz w:val="20"/>
                <w:szCs w:val="20"/>
                <w:lang w:val="en-US"/>
              </w:rPr>
            </w:pPr>
            <w:ins w:id="403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3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35" w:author="Nick.Tolimieri" w:date="2022-09-06T13:51:00Z"/>
                <w:color w:val="000000"/>
                <w:sz w:val="20"/>
                <w:szCs w:val="20"/>
                <w:lang w:val="en-US"/>
              </w:rPr>
            </w:pPr>
            <w:ins w:id="403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3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38" w:author="Nick.Tolimieri" w:date="2022-09-06T13:51:00Z"/>
                <w:color w:val="000000"/>
                <w:sz w:val="20"/>
                <w:szCs w:val="20"/>
                <w:lang w:val="en-US"/>
              </w:rPr>
            </w:pPr>
            <w:ins w:id="403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1" w:author="Nick.Tolimieri" w:date="2022-09-06T13:51:00Z"/>
                <w:color w:val="000000"/>
                <w:sz w:val="20"/>
                <w:szCs w:val="20"/>
                <w:lang w:val="en-US"/>
              </w:rPr>
            </w:pPr>
            <w:ins w:id="404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4" w:author="Nick.Tolimieri" w:date="2022-09-06T13:51:00Z"/>
                <w:color w:val="000000"/>
                <w:sz w:val="20"/>
                <w:szCs w:val="20"/>
                <w:lang w:val="en-US"/>
              </w:rPr>
            </w:pPr>
            <w:ins w:id="40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7" w:author="Nick.Tolimieri" w:date="2022-09-06T13:51:00Z"/>
                <w:color w:val="000000"/>
                <w:sz w:val="20"/>
                <w:szCs w:val="20"/>
                <w:lang w:val="en-US"/>
              </w:rPr>
            </w:pPr>
            <w:ins w:id="4048" w:author="Nick.Tolimieri" w:date="2022-09-06T13:51:00Z">
              <w:r w:rsidRPr="00C97A89">
                <w:rPr>
                  <w:color w:val="000000"/>
                  <w:sz w:val="20"/>
                  <w:szCs w:val="20"/>
                  <w:lang w:val="en-US"/>
                </w:rPr>
                <w:t>-</w:t>
              </w:r>
            </w:ins>
          </w:p>
        </w:tc>
      </w:tr>
      <w:tr w:rsidR="00C97A89" w:rsidRPr="00C97A89" w:rsidTr="0048438B">
        <w:tblPrEx>
          <w:tblPrExChange w:id="4049" w:author="Nick.Tolimieri" w:date="2022-09-06T14:24:00Z">
            <w:tblPrEx>
              <w:tblW w:w="10017" w:type="dxa"/>
            </w:tblPrEx>
          </w:tblPrExChange>
        </w:tblPrEx>
        <w:trPr>
          <w:trHeight w:val="255"/>
          <w:ins w:id="4050" w:author="Nick.Tolimieri" w:date="2022-09-06T13:51:00Z"/>
          <w:trPrChange w:id="405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05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3" w:author="Nick.Tolimieri" w:date="2022-09-06T13:51:00Z"/>
                <w:color w:val="000000"/>
                <w:sz w:val="20"/>
                <w:szCs w:val="20"/>
                <w:lang w:val="en-US"/>
              </w:rPr>
            </w:pPr>
            <w:ins w:id="405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5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56" w:author="Nick.Tolimieri" w:date="2022-09-06T13:51:00Z"/>
                <w:color w:val="000000"/>
                <w:sz w:val="20"/>
                <w:szCs w:val="20"/>
                <w:lang w:val="en-US"/>
              </w:rPr>
            </w:pPr>
            <w:ins w:id="4057"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5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59" w:author="Nick.Tolimieri" w:date="2022-09-06T13:51:00Z"/>
                <w:color w:val="000000"/>
                <w:sz w:val="20"/>
                <w:szCs w:val="20"/>
                <w:lang w:val="en-US"/>
              </w:rPr>
            </w:pPr>
            <w:ins w:id="4060"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2" w:author="Nick.Tolimieri" w:date="2022-09-06T13:51:00Z"/>
                <w:color w:val="000000"/>
                <w:sz w:val="20"/>
                <w:szCs w:val="20"/>
                <w:lang w:val="en-US"/>
              </w:rPr>
            </w:pPr>
            <w:ins w:id="4063"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6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5" w:author="Nick.Tolimieri" w:date="2022-09-06T13:51:00Z"/>
                <w:color w:val="000000"/>
                <w:sz w:val="20"/>
                <w:szCs w:val="20"/>
                <w:lang w:val="en-US"/>
              </w:rPr>
            </w:pPr>
            <w:ins w:id="4066"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06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8" w:author="Nick.Tolimieri" w:date="2022-09-06T13:51:00Z"/>
                <w:color w:val="000000"/>
                <w:sz w:val="20"/>
                <w:szCs w:val="20"/>
                <w:lang w:val="en-US"/>
              </w:rPr>
            </w:pPr>
            <w:ins w:id="4069"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1" w:author="Nick.Tolimieri" w:date="2022-09-06T13:51:00Z"/>
                <w:color w:val="000000"/>
                <w:sz w:val="20"/>
                <w:szCs w:val="20"/>
                <w:lang w:val="en-US"/>
              </w:rPr>
            </w:pPr>
            <w:ins w:id="4072"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7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4" w:author="Nick.Tolimieri" w:date="2022-09-06T13:51:00Z"/>
                <w:color w:val="000000"/>
                <w:sz w:val="20"/>
                <w:szCs w:val="20"/>
                <w:lang w:val="en-US"/>
              </w:rPr>
            </w:pPr>
            <w:ins w:id="407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7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7" w:author="Nick.Tolimieri" w:date="2022-09-06T13:51:00Z"/>
                <w:color w:val="000000"/>
                <w:sz w:val="20"/>
                <w:szCs w:val="20"/>
                <w:lang w:val="en-US"/>
              </w:rPr>
            </w:pPr>
            <w:ins w:id="40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7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0" w:author="Nick.Tolimieri" w:date="2022-09-06T13:51:00Z"/>
                <w:color w:val="000000"/>
                <w:sz w:val="20"/>
                <w:szCs w:val="20"/>
                <w:lang w:val="en-US"/>
              </w:rPr>
            </w:pPr>
            <w:ins w:id="40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3" w:author="Nick.Tolimieri" w:date="2022-09-06T13:51:00Z"/>
                <w:color w:val="000000"/>
                <w:sz w:val="20"/>
                <w:szCs w:val="20"/>
                <w:lang w:val="en-US"/>
              </w:rPr>
            </w:pPr>
            <w:ins w:id="4084" w:author="Nick.Tolimieri" w:date="2022-09-06T13:51:00Z">
              <w:r w:rsidRPr="00C97A89">
                <w:rPr>
                  <w:color w:val="000000"/>
                  <w:sz w:val="20"/>
                  <w:szCs w:val="20"/>
                  <w:lang w:val="en-US"/>
                </w:rPr>
                <w:t>-</w:t>
              </w:r>
            </w:ins>
          </w:p>
        </w:tc>
      </w:tr>
      <w:tr w:rsidR="00C97A89" w:rsidRPr="00C97A89" w:rsidTr="0048438B">
        <w:tblPrEx>
          <w:tblPrExChange w:id="4085" w:author="Nick.Tolimieri" w:date="2022-09-06T14:24:00Z">
            <w:tblPrEx>
              <w:tblW w:w="10017" w:type="dxa"/>
            </w:tblPrEx>
          </w:tblPrExChange>
        </w:tblPrEx>
        <w:trPr>
          <w:trHeight w:val="255"/>
          <w:ins w:id="4086" w:author="Nick.Tolimieri" w:date="2022-09-06T13:51:00Z"/>
          <w:trPrChange w:id="408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08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9" w:author="Nick.Tolimieri" w:date="2022-09-06T13:51:00Z"/>
                <w:color w:val="000000"/>
                <w:sz w:val="20"/>
                <w:szCs w:val="20"/>
                <w:lang w:val="en-US"/>
              </w:rPr>
            </w:pPr>
            <w:ins w:id="409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2" w:author="Nick.Tolimieri" w:date="2022-09-06T13:51:00Z"/>
                <w:color w:val="000000"/>
                <w:sz w:val="20"/>
                <w:szCs w:val="20"/>
                <w:lang w:val="en-US"/>
              </w:rPr>
            </w:pPr>
            <w:ins w:id="4093"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09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5" w:author="Nick.Tolimieri" w:date="2022-09-06T13:51:00Z"/>
                <w:color w:val="000000"/>
                <w:sz w:val="20"/>
                <w:szCs w:val="20"/>
                <w:lang w:val="en-US"/>
              </w:rPr>
            </w:pPr>
            <w:ins w:id="4096"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09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8" w:author="Nick.Tolimieri" w:date="2022-09-06T13:51:00Z"/>
                <w:color w:val="000000"/>
                <w:sz w:val="20"/>
                <w:szCs w:val="20"/>
                <w:lang w:val="en-US"/>
              </w:rPr>
            </w:pPr>
            <w:ins w:id="4099"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1" w:author="Nick.Tolimieri" w:date="2022-09-06T13:51:00Z"/>
                <w:color w:val="000000"/>
                <w:sz w:val="20"/>
                <w:szCs w:val="20"/>
                <w:lang w:val="en-US"/>
              </w:rPr>
            </w:pPr>
            <w:ins w:id="4102"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10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4" w:author="Nick.Tolimieri" w:date="2022-09-06T13:51:00Z"/>
                <w:color w:val="000000"/>
                <w:sz w:val="20"/>
                <w:szCs w:val="20"/>
                <w:lang w:val="en-US"/>
              </w:rPr>
            </w:pPr>
            <w:ins w:id="4105"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0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07" w:author="Nick.Tolimieri" w:date="2022-09-06T13:51:00Z"/>
                <w:color w:val="000000"/>
                <w:sz w:val="20"/>
                <w:szCs w:val="20"/>
                <w:lang w:val="en-US"/>
              </w:rPr>
            </w:pPr>
            <w:ins w:id="4108"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0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0" w:author="Nick.Tolimieri" w:date="2022-09-06T13:51:00Z"/>
                <w:color w:val="000000"/>
                <w:sz w:val="20"/>
                <w:szCs w:val="20"/>
                <w:lang w:val="en-US"/>
              </w:rPr>
            </w:pPr>
            <w:ins w:id="411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3" w:author="Nick.Tolimieri" w:date="2022-09-06T13:51:00Z"/>
                <w:color w:val="000000"/>
                <w:sz w:val="20"/>
                <w:szCs w:val="20"/>
                <w:lang w:val="en-US"/>
              </w:rPr>
            </w:pPr>
            <w:ins w:id="411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6" w:author="Nick.Tolimieri" w:date="2022-09-06T13:51:00Z"/>
                <w:color w:val="000000"/>
                <w:sz w:val="20"/>
                <w:szCs w:val="20"/>
                <w:lang w:val="en-US"/>
              </w:rPr>
            </w:pPr>
            <w:ins w:id="41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9" w:author="Nick.Tolimieri" w:date="2022-09-06T13:51:00Z"/>
                <w:color w:val="000000"/>
                <w:sz w:val="20"/>
                <w:szCs w:val="20"/>
                <w:lang w:val="en-US"/>
              </w:rPr>
            </w:pPr>
            <w:ins w:id="4120" w:author="Nick.Tolimieri" w:date="2022-09-06T13:51:00Z">
              <w:r w:rsidRPr="00C97A89">
                <w:rPr>
                  <w:color w:val="000000"/>
                  <w:sz w:val="20"/>
                  <w:szCs w:val="20"/>
                  <w:lang w:val="en-US"/>
                </w:rPr>
                <w:t>-</w:t>
              </w:r>
            </w:ins>
          </w:p>
        </w:tc>
      </w:tr>
      <w:tr w:rsidR="00C97A89" w:rsidRPr="00C97A89" w:rsidTr="0048438B">
        <w:tblPrEx>
          <w:tblPrExChange w:id="4121" w:author="Nick.Tolimieri" w:date="2022-09-06T14:24:00Z">
            <w:tblPrEx>
              <w:tblW w:w="10017" w:type="dxa"/>
            </w:tblPrEx>
          </w:tblPrExChange>
        </w:tblPrEx>
        <w:trPr>
          <w:trHeight w:val="255"/>
          <w:ins w:id="4122" w:author="Nick.Tolimieri" w:date="2022-09-06T13:51:00Z"/>
          <w:trPrChange w:id="412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2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5" w:author="Nick.Tolimieri" w:date="2022-09-06T13:51:00Z"/>
                <w:color w:val="000000"/>
                <w:sz w:val="20"/>
                <w:szCs w:val="20"/>
                <w:lang w:val="en-US"/>
              </w:rPr>
            </w:pPr>
            <w:ins w:id="412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2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28" w:author="Nick.Tolimieri" w:date="2022-09-06T13:51:00Z"/>
                <w:color w:val="000000"/>
                <w:sz w:val="20"/>
                <w:szCs w:val="20"/>
                <w:lang w:val="en-US"/>
              </w:rPr>
            </w:pPr>
            <w:ins w:id="4129"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1" w:author="Nick.Tolimieri" w:date="2022-09-06T13:51:00Z"/>
                <w:color w:val="000000"/>
                <w:sz w:val="20"/>
                <w:szCs w:val="20"/>
                <w:lang w:val="en-US"/>
              </w:rPr>
            </w:pPr>
            <w:ins w:id="413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3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4" w:author="Nick.Tolimieri" w:date="2022-09-06T13:51:00Z"/>
                <w:color w:val="000000"/>
                <w:sz w:val="20"/>
                <w:szCs w:val="20"/>
                <w:lang w:val="en-US"/>
              </w:rPr>
            </w:pPr>
            <w:ins w:id="4135"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3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7" w:author="Nick.Tolimieri" w:date="2022-09-06T13:51:00Z"/>
                <w:color w:val="000000"/>
                <w:sz w:val="20"/>
                <w:szCs w:val="20"/>
                <w:lang w:val="en-US"/>
              </w:rPr>
            </w:pPr>
            <w:ins w:id="4138"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13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0" w:author="Nick.Tolimieri" w:date="2022-09-06T13:51:00Z"/>
                <w:color w:val="000000"/>
                <w:sz w:val="20"/>
                <w:szCs w:val="20"/>
                <w:lang w:val="en-US"/>
              </w:rPr>
            </w:pPr>
            <w:ins w:id="4141"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3" w:author="Nick.Tolimieri" w:date="2022-09-06T13:51:00Z"/>
                <w:color w:val="000000"/>
                <w:sz w:val="20"/>
                <w:szCs w:val="20"/>
                <w:lang w:val="en-US"/>
              </w:rPr>
            </w:pPr>
            <w:ins w:id="4144"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4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6" w:author="Nick.Tolimieri" w:date="2022-09-06T13:51:00Z"/>
                <w:color w:val="000000"/>
                <w:sz w:val="20"/>
                <w:szCs w:val="20"/>
                <w:lang w:val="en-US"/>
              </w:rPr>
            </w:pPr>
            <w:ins w:id="414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4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49" w:author="Nick.Tolimieri" w:date="2022-09-06T13:51:00Z"/>
                <w:color w:val="000000"/>
                <w:sz w:val="20"/>
                <w:szCs w:val="20"/>
                <w:lang w:val="en-US"/>
              </w:rPr>
            </w:pPr>
            <w:ins w:id="415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2" w:author="Nick.Tolimieri" w:date="2022-09-06T13:51:00Z"/>
                <w:color w:val="000000"/>
                <w:sz w:val="20"/>
                <w:szCs w:val="20"/>
                <w:lang w:val="en-US"/>
              </w:rPr>
            </w:pPr>
            <w:ins w:id="41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5" w:author="Nick.Tolimieri" w:date="2022-09-06T13:51:00Z"/>
                <w:color w:val="000000"/>
                <w:sz w:val="20"/>
                <w:szCs w:val="20"/>
                <w:lang w:val="en-US"/>
              </w:rPr>
            </w:pPr>
            <w:ins w:id="4156" w:author="Nick.Tolimieri" w:date="2022-09-06T13:51:00Z">
              <w:r w:rsidRPr="00C97A89">
                <w:rPr>
                  <w:color w:val="000000"/>
                  <w:sz w:val="20"/>
                  <w:szCs w:val="20"/>
                  <w:lang w:val="en-US"/>
                </w:rPr>
                <w:t>-</w:t>
              </w:r>
            </w:ins>
          </w:p>
        </w:tc>
      </w:tr>
      <w:tr w:rsidR="00C97A89" w:rsidRPr="00C97A89" w:rsidTr="0048438B">
        <w:tblPrEx>
          <w:tblPrExChange w:id="4157" w:author="Nick.Tolimieri" w:date="2022-09-06T14:24:00Z">
            <w:tblPrEx>
              <w:tblW w:w="10017" w:type="dxa"/>
            </w:tblPrEx>
          </w:tblPrExChange>
        </w:tblPrEx>
        <w:trPr>
          <w:trHeight w:val="255"/>
          <w:ins w:id="4158" w:author="Nick.Tolimieri" w:date="2022-09-06T13:51:00Z"/>
          <w:trPrChange w:id="415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6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1" w:author="Nick.Tolimieri" w:date="2022-09-06T13:51:00Z"/>
                <w:color w:val="000000"/>
                <w:sz w:val="20"/>
                <w:szCs w:val="20"/>
                <w:lang w:val="en-US"/>
              </w:rPr>
            </w:pPr>
            <w:ins w:id="416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6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4" w:author="Nick.Tolimieri" w:date="2022-09-06T13:51:00Z"/>
                <w:color w:val="000000"/>
                <w:sz w:val="20"/>
                <w:szCs w:val="20"/>
                <w:lang w:val="en-US"/>
              </w:rPr>
            </w:pPr>
            <w:ins w:id="4165"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6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67" w:author="Nick.Tolimieri" w:date="2022-09-06T13:51:00Z"/>
                <w:color w:val="000000"/>
                <w:sz w:val="20"/>
                <w:szCs w:val="20"/>
                <w:lang w:val="en-US"/>
              </w:rPr>
            </w:pPr>
            <w:ins w:id="4168"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6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0" w:author="Nick.Tolimieri" w:date="2022-09-06T13:51:00Z"/>
                <w:color w:val="000000"/>
                <w:sz w:val="20"/>
                <w:szCs w:val="20"/>
                <w:lang w:val="en-US"/>
              </w:rPr>
            </w:pPr>
            <w:ins w:id="4171"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3" w:author="Nick.Tolimieri" w:date="2022-09-06T13:51:00Z"/>
                <w:color w:val="000000"/>
                <w:sz w:val="20"/>
                <w:szCs w:val="20"/>
                <w:lang w:val="en-US"/>
              </w:rPr>
            </w:pPr>
            <w:ins w:id="4174"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17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6" w:author="Nick.Tolimieri" w:date="2022-09-06T13:51:00Z"/>
                <w:color w:val="000000"/>
                <w:sz w:val="20"/>
                <w:szCs w:val="20"/>
                <w:lang w:val="en-US"/>
              </w:rPr>
            </w:pPr>
            <w:ins w:id="4177"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7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79" w:author="Nick.Tolimieri" w:date="2022-09-06T13:51:00Z"/>
                <w:color w:val="000000"/>
                <w:sz w:val="20"/>
                <w:szCs w:val="20"/>
                <w:lang w:val="en-US"/>
              </w:rPr>
            </w:pPr>
            <w:ins w:id="4180"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2" w:author="Nick.Tolimieri" w:date="2022-09-06T13:51:00Z"/>
                <w:color w:val="000000"/>
                <w:sz w:val="20"/>
                <w:szCs w:val="20"/>
                <w:lang w:val="en-US"/>
              </w:rPr>
            </w:pPr>
            <w:ins w:id="418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5" w:author="Nick.Tolimieri" w:date="2022-09-06T13:51:00Z"/>
                <w:color w:val="000000"/>
                <w:sz w:val="20"/>
                <w:szCs w:val="20"/>
                <w:lang w:val="en-US"/>
              </w:rPr>
            </w:pPr>
            <w:ins w:id="418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8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8" w:author="Nick.Tolimieri" w:date="2022-09-06T13:51:00Z"/>
                <w:color w:val="000000"/>
                <w:sz w:val="20"/>
                <w:szCs w:val="20"/>
                <w:lang w:val="en-US"/>
              </w:rPr>
            </w:pPr>
            <w:ins w:id="41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1" w:author="Nick.Tolimieri" w:date="2022-09-06T13:51:00Z"/>
                <w:color w:val="000000"/>
                <w:sz w:val="20"/>
                <w:szCs w:val="20"/>
                <w:lang w:val="en-US"/>
              </w:rPr>
            </w:pPr>
            <w:ins w:id="4192" w:author="Nick.Tolimieri" w:date="2022-09-06T13:51:00Z">
              <w:r w:rsidRPr="00C97A89">
                <w:rPr>
                  <w:color w:val="000000"/>
                  <w:sz w:val="20"/>
                  <w:szCs w:val="20"/>
                  <w:lang w:val="en-US"/>
                </w:rPr>
                <w:t>-</w:t>
              </w:r>
            </w:ins>
          </w:p>
        </w:tc>
      </w:tr>
      <w:tr w:rsidR="00C97A89" w:rsidRPr="00C97A89" w:rsidTr="0048438B">
        <w:tblPrEx>
          <w:tblPrExChange w:id="4193" w:author="Nick.Tolimieri" w:date="2022-09-06T14:24:00Z">
            <w:tblPrEx>
              <w:tblW w:w="10017" w:type="dxa"/>
            </w:tblPrEx>
          </w:tblPrExChange>
        </w:tblPrEx>
        <w:trPr>
          <w:trHeight w:val="255"/>
          <w:ins w:id="4194" w:author="Nick.Tolimieri" w:date="2022-09-06T13:51:00Z"/>
          <w:trPrChange w:id="419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19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7" w:author="Nick.Tolimieri" w:date="2022-09-06T13:51:00Z"/>
                <w:color w:val="000000"/>
                <w:sz w:val="20"/>
                <w:szCs w:val="20"/>
                <w:lang w:val="en-US"/>
              </w:rPr>
            </w:pPr>
            <w:ins w:id="419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9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0" w:author="Nick.Tolimieri" w:date="2022-09-06T13:51:00Z"/>
                <w:color w:val="000000"/>
                <w:sz w:val="20"/>
                <w:szCs w:val="20"/>
                <w:lang w:val="en-US"/>
              </w:rPr>
            </w:pPr>
            <w:ins w:id="4201"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3" w:author="Nick.Tolimieri" w:date="2022-09-06T13:51:00Z"/>
                <w:color w:val="000000"/>
                <w:sz w:val="20"/>
                <w:szCs w:val="20"/>
                <w:lang w:val="en-US"/>
              </w:rPr>
            </w:pPr>
            <w:ins w:id="4204"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0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6" w:author="Nick.Tolimieri" w:date="2022-09-06T13:51:00Z"/>
                <w:color w:val="000000"/>
                <w:sz w:val="20"/>
                <w:szCs w:val="20"/>
                <w:lang w:val="en-US"/>
              </w:rPr>
            </w:pPr>
            <w:ins w:id="4207"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0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9" w:author="Nick.Tolimieri" w:date="2022-09-06T13:51:00Z"/>
                <w:color w:val="000000"/>
                <w:sz w:val="20"/>
                <w:szCs w:val="20"/>
                <w:lang w:val="en-US"/>
              </w:rPr>
            </w:pPr>
            <w:ins w:id="4210"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421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2" w:author="Nick.Tolimieri" w:date="2022-09-06T13:51:00Z"/>
                <w:color w:val="000000"/>
                <w:sz w:val="20"/>
                <w:szCs w:val="20"/>
                <w:lang w:val="en-US"/>
              </w:rPr>
            </w:pPr>
            <w:ins w:id="4213"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1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5" w:author="Nick.Tolimieri" w:date="2022-09-06T13:51:00Z"/>
                <w:color w:val="000000"/>
                <w:sz w:val="20"/>
                <w:szCs w:val="20"/>
                <w:lang w:val="en-US"/>
              </w:rPr>
            </w:pPr>
            <w:ins w:id="4216"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1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8" w:author="Nick.Tolimieri" w:date="2022-09-06T13:51:00Z"/>
                <w:color w:val="000000"/>
                <w:sz w:val="20"/>
                <w:szCs w:val="20"/>
                <w:lang w:val="en-US"/>
              </w:rPr>
            </w:pPr>
            <w:ins w:id="4219"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1" w:author="Nick.Tolimieri" w:date="2022-09-06T13:51:00Z"/>
                <w:color w:val="000000"/>
                <w:sz w:val="20"/>
                <w:szCs w:val="20"/>
                <w:lang w:val="en-US"/>
              </w:rPr>
            </w:pPr>
            <w:ins w:id="4222" w:author="Nick.Tolimieri"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2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4" w:author="Nick.Tolimieri" w:date="2022-09-06T13:51:00Z"/>
                <w:color w:val="000000"/>
                <w:sz w:val="20"/>
                <w:szCs w:val="20"/>
                <w:lang w:val="en-US"/>
              </w:rPr>
            </w:pPr>
            <w:ins w:id="4225" w:author="Nick.Tolimieri"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2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7" w:author="Nick.Tolimieri" w:date="2022-09-06T13:51:00Z"/>
                <w:color w:val="000000"/>
                <w:sz w:val="20"/>
                <w:szCs w:val="20"/>
                <w:lang w:val="en-US"/>
              </w:rPr>
            </w:pPr>
            <w:ins w:id="4228" w:author="Nick.Tolimieri" w:date="2022-09-06T13:51:00Z">
              <w:r w:rsidRPr="00C97A89">
                <w:rPr>
                  <w:color w:val="000000"/>
                  <w:sz w:val="20"/>
                  <w:szCs w:val="20"/>
                  <w:lang w:val="en-US"/>
                </w:rPr>
                <w:t>1.66</w:t>
              </w:r>
            </w:ins>
          </w:p>
        </w:tc>
      </w:tr>
      <w:tr w:rsidR="00C97A89" w:rsidRPr="00C97A89" w:rsidTr="0048438B">
        <w:tblPrEx>
          <w:tblPrExChange w:id="4229" w:author="Nick.Tolimieri" w:date="2022-09-06T14:24:00Z">
            <w:tblPrEx>
              <w:tblW w:w="10017" w:type="dxa"/>
            </w:tblPrEx>
          </w:tblPrExChange>
        </w:tblPrEx>
        <w:trPr>
          <w:trHeight w:val="255"/>
          <w:ins w:id="4230" w:author="Nick.Tolimieri" w:date="2022-09-06T13:51:00Z"/>
          <w:trPrChange w:id="423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23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33" w:author="Nick.Tolimieri" w:date="2022-09-06T13:51:00Z"/>
                <w:color w:val="000000"/>
                <w:sz w:val="20"/>
                <w:szCs w:val="20"/>
                <w:lang w:val="en-US"/>
              </w:rPr>
            </w:pPr>
            <w:ins w:id="423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3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6" w:author="Nick.Tolimieri" w:date="2022-09-06T13:51:00Z"/>
                <w:color w:val="000000"/>
                <w:sz w:val="20"/>
                <w:szCs w:val="20"/>
                <w:lang w:val="en-US"/>
              </w:rPr>
            </w:pPr>
            <w:ins w:id="4237"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3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9" w:author="Nick.Tolimieri" w:date="2022-09-06T13:51:00Z"/>
                <w:color w:val="000000"/>
                <w:sz w:val="20"/>
                <w:szCs w:val="20"/>
                <w:lang w:val="en-US"/>
              </w:rPr>
            </w:pPr>
            <w:ins w:id="4240" w:author="Nick.Tolimieri"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2" w:author="Nick.Tolimieri" w:date="2022-09-06T13:51:00Z"/>
                <w:color w:val="000000"/>
                <w:sz w:val="20"/>
                <w:szCs w:val="20"/>
                <w:lang w:val="en-US"/>
              </w:rPr>
            </w:pPr>
            <w:ins w:id="4243"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4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5" w:author="Nick.Tolimieri" w:date="2022-09-06T13:51:00Z"/>
                <w:color w:val="000000"/>
                <w:sz w:val="20"/>
                <w:szCs w:val="20"/>
                <w:lang w:val="en-US"/>
              </w:rPr>
            </w:pPr>
            <w:ins w:id="424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424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8" w:author="Nick.Tolimieri" w:date="2022-09-06T13:51:00Z"/>
                <w:color w:val="000000"/>
                <w:sz w:val="20"/>
                <w:szCs w:val="20"/>
                <w:lang w:val="en-US"/>
              </w:rPr>
            </w:pPr>
            <w:ins w:id="4249"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1" w:author="Nick.Tolimieri" w:date="2022-09-06T13:51:00Z"/>
                <w:color w:val="000000"/>
                <w:sz w:val="20"/>
                <w:szCs w:val="20"/>
                <w:lang w:val="en-US"/>
              </w:rPr>
            </w:pPr>
            <w:ins w:id="4252"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5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4" w:author="Nick.Tolimieri" w:date="2022-09-06T13:51:00Z"/>
                <w:color w:val="000000"/>
                <w:sz w:val="20"/>
                <w:szCs w:val="20"/>
                <w:lang w:val="en-US"/>
              </w:rPr>
            </w:pPr>
            <w:ins w:id="4255"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5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7" w:author="Nick.Tolimieri" w:date="2022-09-06T13:51:00Z"/>
                <w:color w:val="000000"/>
                <w:sz w:val="20"/>
                <w:szCs w:val="20"/>
                <w:lang w:val="en-US"/>
              </w:rPr>
            </w:pPr>
            <w:ins w:id="4258" w:author="Nick.Tolimieri"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5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0" w:author="Nick.Tolimieri" w:date="2022-09-06T13:51:00Z"/>
                <w:color w:val="000000"/>
                <w:sz w:val="20"/>
                <w:szCs w:val="20"/>
                <w:lang w:val="en-US"/>
              </w:rPr>
            </w:pPr>
            <w:ins w:id="4261"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3" w:author="Nick.Tolimieri" w:date="2022-09-06T13:51:00Z"/>
                <w:color w:val="000000"/>
                <w:sz w:val="20"/>
                <w:szCs w:val="20"/>
                <w:lang w:val="en-US"/>
              </w:rPr>
            </w:pPr>
            <w:ins w:id="4264" w:author="Nick.Tolimieri" w:date="2022-09-06T13:51:00Z">
              <w:r w:rsidRPr="00C97A89">
                <w:rPr>
                  <w:color w:val="000000"/>
                  <w:sz w:val="20"/>
                  <w:szCs w:val="20"/>
                  <w:lang w:val="en-US"/>
                </w:rPr>
                <w:t>3.94</w:t>
              </w:r>
            </w:ins>
          </w:p>
        </w:tc>
      </w:tr>
      <w:tr w:rsidR="00C97A89" w:rsidRPr="00C97A89" w:rsidTr="0048438B">
        <w:tblPrEx>
          <w:tblPrExChange w:id="4265" w:author="Nick.Tolimieri" w:date="2022-09-06T14:24:00Z">
            <w:tblPrEx>
              <w:tblW w:w="10017" w:type="dxa"/>
            </w:tblPrEx>
          </w:tblPrExChange>
        </w:tblPrEx>
        <w:trPr>
          <w:trHeight w:val="255"/>
          <w:ins w:id="4266" w:author="Nick.Tolimieri" w:date="2022-09-06T13:51:00Z"/>
          <w:trPrChange w:id="426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26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69" w:author="Nick.Tolimieri" w:date="2022-09-06T13:51:00Z"/>
                <w:color w:val="000000"/>
                <w:sz w:val="20"/>
                <w:szCs w:val="20"/>
                <w:lang w:val="en-US"/>
              </w:rPr>
            </w:pPr>
            <w:ins w:id="427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2" w:author="Nick.Tolimieri" w:date="2022-09-06T13:51:00Z"/>
                <w:color w:val="000000"/>
                <w:sz w:val="20"/>
                <w:szCs w:val="20"/>
                <w:lang w:val="en-US"/>
              </w:rPr>
            </w:pPr>
            <w:ins w:id="4273"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7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5" w:author="Nick.Tolimieri" w:date="2022-09-06T13:51:00Z"/>
                <w:color w:val="000000"/>
                <w:sz w:val="20"/>
                <w:szCs w:val="20"/>
                <w:lang w:val="en-US"/>
              </w:rPr>
            </w:pPr>
            <w:ins w:id="4276" w:author="Nick.Tolimieri"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7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8" w:author="Nick.Tolimieri" w:date="2022-09-06T13:51:00Z"/>
                <w:color w:val="000000"/>
                <w:sz w:val="20"/>
                <w:szCs w:val="20"/>
                <w:lang w:val="en-US"/>
              </w:rPr>
            </w:pPr>
            <w:ins w:id="4279"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1" w:author="Nick.Tolimieri" w:date="2022-09-06T13:51:00Z"/>
                <w:color w:val="000000"/>
                <w:sz w:val="20"/>
                <w:szCs w:val="20"/>
                <w:lang w:val="en-US"/>
              </w:rPr>
            </w:pPr>
            <w:ins w:id="4282"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428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4" w:author="Nick.Tolimieri" w:date="2022-09-06T13:51:00Z"/>
                <w:color w:val="000000"/>
                <w:sz w:val="20"/>
                <w:szCs w:val="20"/>
                <w:lang w:val="en-US"/>
              </w:rPr>
            </w:pPr>
            <w:ins w:id="4285"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8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7" w:author="Nick.Tolimieri" w:date="2022-09-06T13:51:00Z"/>
                <w:color w:val="000000"/>
                <w:sz w:val="20"/>
                <w:szCs w:val="20"/>
                <w:lang w:val="en-US"/>
              </w:rPr>
            </w:pPr>
            <w:ins w:id="4288"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8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0" w:author="Nick.Tolimieri" w:date="2022-09-06T13:51:00Z"/>
                <w:color w:val="000000"/>
                <w:sz w:val="20"/>
                <w:szCs w:val="20"/>
                <w:lang w:val="en-US"/>
              </w:rPr>
            </w:pPr>
            <w:ins w:id="4291" w:author="Nick.Tolimieri"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3" w:author="Nick.Tolimieri" w:date="2022-09-06T13:51:00Z"/>
                <w:color w:val="000000"/>
                <w:sz w:val="20"/>
                <w:szCs w:val="20"/>
                <w:lang w:val="en-US"/>
              </w:rPr>
            </w:pPr>
            <w:ins w:id="4294" w:author="Nick.Tolimieri"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29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6" w:author="Nick.Tolimieri" w:date="2022-09-06T13:51:00Z"/>
                <w:color w:val="000000"/>
                <w:sz w:val="20"/>
                <w:szCs w:val="20"/>
                <w:lang w:val="en-US"/>
              </w:rPr>
            </w:pPr>
            <w:ins w:id="4297" w:author="Nick.Tolimieri"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29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9" w:author="Nick.Tolimieri" w:date="2022-09-06T13:51:00Z"/>
                <w:color w:val="000000"/>
                <w:sz w:val="20"/>
                <w:szCs w:val="20"/>
                <w:lang w:val="en-US"/>
              </w:rPr>
            </w:pPr>
            <w:ins w:id="4300" w:author="Nick.Tolimieri" w:date="2022-09-06T13:51:00Z">
              <w:r w:rsidRPr="00C97A89">
                <w:rPr>
                  <w:color w:val="000000"/>
                  <w:sz w:val="20"/>
                  <w:szCs w:val="20"/>
                  <w:lang w:val="en-US"/>
                </w:rPr>
                <w:t>3.52</w:t>
              </w:r>
            </w:ins>
          </w:p>
        </w:tc>
      </w:tr>
      <w:tr w:rsidR="00C97A89" w:rsidRPr="00C97A89" w:rsidTr="0048438B">
        <w:tblPrEx>
          <w:tblPrExChange w:id="4301" w:author="Nick.Tolimieri" w:date="2022-09-06T14:24:00Z">
            <w:tblPrEx>
              <w:tblW w:w="10017" w:type="dxa"/>
            </w:tblPrEx>
          </w:tblPrExChange>
        </w:tblPrEx>
        <w:trPr>
          <w:trHeight w:val="255"/>
          <w:ins w:id="4302" w:author="Nick.Tolimieri" w:date="2022-09-06T13:51:00Z"/>
          <w:trPrChange w:id="430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30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05" w:author="Nick.Tolimieri" w:date="2022-09-06T13:51:00Z"/>
                <w:color w:val="000000"/>
                <w:sz w:val="20"/>
                <w:szCs w:val="20"/>
                <w:lang w:val="en-US"/>
              </w:rPr>
            </w:pPr>
            <w:ins w:id="430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0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8" w:author="Nick.Tolimieri" w:date="2022-09-06T13:51:00Z"/>
                <w:color w:val="000000"/>
                <w:sz w:val="20"/>
                <w:szCs w:val="20"/>
                <w:lang w:val="en-US"/>
              </w:rPr>
            </w:pPr>
            <w:ins w:id="4309"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1" w:author="Nick.Tolimieri" w:date="2022-09-06T13:51:00Z"/>
                <w:color w:val="000000"/>
                <w:sz w:val="20"/>
                <w:szCs w:val="20"/>
                <w:lang w:val="en-US"/>
              </w:rPr>
            </w:pPr>
            <w:ins w:id="4312"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1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4" w:author="Nick.Tolimieri" w:date="2022-09-06T13:51:00Z"/>
                <w:color w:val="000000"/>
                <w:sz w:val="20"/>
                <w:szCs w:val="20"/>
                <w:lang w:val="en-US"/>
              </w:rPr>
            </w:pPr>
            <w:ins w:id="4315" w:author="Nick.Tolimieri"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1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7" w:author="Nick.Tolimieri" w:date="2022-09-06T13:51:00Z"/>
                <w:color w:val="000000"/>
                <w:sz w:val="20"/>
                <w:szCs w:val="20"/>
                <w:lang w:val="en-US"/>
              </w:rPr>
            </w:pPr>
            <w:ins w:id="4318" w:author="Nick.Tolimieri" w:date="2022-09-06T13:51:00Z">
              <w:r w:rsidRPr="00C97A89">
                <w:rPr>
                  <w:color w:val="000000"/>
                  <w:sz w:val="20"/>
                  <w:szCs w:val="20"/>
                  <w:lang w:val="en-US"/>
                </w:rPr>
                <w:t>6</w:t>
              </w:r>
            </w:ins>
          </w:p>
        </w:tc>
        <w:tc>
          <w:tcPr>
            <w:tcW w:w="622" w:type="dxa"/>
            <w:tcBorders>
              <w:top w:val="nil"/>
              <w:left w:val="nil"/>
              <w:bottom w:val="nil"/>
              <w:right w:val="nil"/>
            </w:tcBorders>
            <w:shd w:val="clear" w:color="auto" w:fill="auto"/>
            <w:noWrap/>
            <w:vAlign w:val="bottom"/>
            <w:hideMark/>
            <w:tcPrChange w:id="431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0" w:author="Nick.Tolimieri" w:date="2022-09-06T13:51:00Z"/>
                <w:color w:val="000000"/>
                <w:sz w:val="20"/>
                <w:szCs w:val="20"/>
                <w:lang w:val="en-US"/>
              </w:rPr>
            </w:pPr>
            <w:ins w:id="4321" w:author="Nick.Tolimieri"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3" w:author="Nick.Tolimieri" w:date="2022-09-06T13:51:00Z"/>
                <w:color w:val="000000"/>
                <w:sz w:val="20"/>
                <w:szCs w:val="20"/>
                <w:lang w:val="en-US"/>
              </w:rPr>
            </w:pPr>
            <w:ins w:id="4324"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2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6" w:author="Nick.Tolimieri" w:date="2022-09-06T13:51:00Z"/>
                <w:color w:val="000000"/>
                <w:sz w:val="20"/>
                <w:szCs w:val="20"/>
                <w:lang w:val="en-US"/>
              </w:rPr>
            </w:pPr>
            <w:ins w:id="4327" w:author="Nick.Tolimieri"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2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9" w:author="Nick.Tolimieri" w:date="2022-09-06T13:51:00Z"/>
                <w:color w:val="000000"/>
                <w:sz w:val="20"/>
                <w:szCs w:val="20"/>
                <w:lang w:val="en-US"/>
              </w:rPr>
            </w:pPr>
            <w:ins w:id="4330" w:author="Nick.Tolimieri"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2" w:author="Nick.Tolimieri" w:date="2022-09-06T13:51:00Z"/>
                <w:color w:val="000000"/>
                <w:sz w:val="20"/>
                <w:szCs w:val="20"/>
                <w:lang w:val="en-US"/>
              </w:rPr>
            </w:pPr>
            <w:ins w:id="4333"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3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5" w:author="Nick.Tolimieri" w:date="2022-09-06T13:51:00Z"/>
                <w:color w:val="000000"/>
                <w:sz w:val="20"/>
                <w:szCs w:val="20"/>
                <w:lang w:val="en-US"/>
              </w:rPr>
            </w:pPr>
            <w:ins w:id="4336" w:author="Nick.Tolimieri" w:date="2022-09-06T13:51:00Z">
              <w:r w:rsidRPr="00C97A89">
                <w:rPr>
                  <w:color w:val="000000"/>
                  <w:sz w:val="20"/>
                  <w:szCs w:val="20"/>
                  <w:lang w:val="en-US"/>
                </w:rPr>
                <w:t>3.07</w:t>
              </w:r>
            </w:ins>
          </w:p>
        </w:tc>
      </w:tr>
      <w:tr w:rsidR="00C97A89" w:rsidRPr="00C97A89" w:rsidTr="0048438B">
        <w:tblPrEx>
          <w:tblPrExChange w:id="4337" w:author="Nick.Tolimieri" w:date="2022-09-06T14:24:00Z">
            <w:tblPrEx>
              <w:tblW w:w="10017" w:type="dxa"/>
            </w:tblPrEx>
          </w:tblPrExChange>
        </w:tblPrEx>
        <w:trPr>
          <w:trHeight w:val="255"/>
          <w:ins w:id="4338" w:author="Nick.Tolimieri" w:date="2022-09-06T13:51:00Z"/>
          <w:trPrChange w:id="4339"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340"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1" w:author="Nick.Tolimieri" w:date="2022-09-06T13:51:00Z"/>
                <w:color w:val="000000"/>
                <w:sz w:val="20"/>
                <w:szCs w:val="20"/>
                <w:lang w:val="en-US"/>
              </w:rPr>
            </w:pPr>
            <w:ins w:id="4342"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43"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4" w:author="Nick.Tolimieri" w:date="2022-09-06T13:51:00Z"/>
                <w:color w:val="000000"/>
                <w:sz w:val="20"/>
                <w:szCs w:val="20"/>
                <w:lang w:val="en-US"/>
              </w:rPr>
            </w:pPr>
            <w:ins w:id="4345"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46"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7" w:author="Nick.Tolimieri" w:date="2022-09-06T13:51:00Z"/>
                <w:color w:val="000000"/>
                <w:sz w:val="20"/>
                <w:szCs w:val="20"/>
                <w:lang w:val="en-US"/>
              </w:rPr>
            </w:pPr>
            <w:ins w:id="4348"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49"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0" w:author="Nick.Tolimieri" w:date="2022-09-06T13:51:00Z"/>
                <w:color w:val="000000"/>
                <w:sz w:val="20"/>
                <w:szCs w:val="20"/>
                <w:lang w:val="en-US"/>
              </w:rPr>
            </w:pPr>
            <w:ins w:id="4351" w:author="Nick.Tolimieri"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2"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3" w:author="Nick.Tolimieri" w:date="2022-09-06T13:51:00Z"/>
                <w:color w:val="000000"/>
                <w:sz w:val="20"/>
                <w:szCs w:val="20"/>
                <w:lang w:val="en-US"/>
              </w:rPr>
            </w:pPr>
            <w:ins w:id="4354" w:author="Nick.Tolimieri" w:date="2022-09-06T13:51:00Z">
              <w:r w:rsidRPr="00C97A89">
                <w:rPr>
                  <w:color w:val="000000"/>
                  <w:sz w:val="20"/>
                  <w:szCs w:val="20"/>
                  <w:lang w:val="en-US"/>
                </w:rPr>
                <w:t>5</w:t>
              </w:r>
            </w:ins>
          </w:p>
        </w:tc>
        <w:tc>
          <w:tcPr>
            <w:tcW w:w="622" w:type="dxa"/>
            <w:tcBorders>
              <w:top w:val="nil"/>
              <w:left w:val="nil"/>
              <w:bottom w:val="nil"/>
              <w:right w:val="nil"/>
            </w:tcBorders>
            <w:shd w:val="clear" w:color="auto" w:fill="auto"/>
            <w:noWrap/>
            <w:vAlign w:val="bottom"/>
            <w:hideMark/>
            <w:tcPrChange w:id="4355"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6" w:author="Nick.Tolimieri" w:date="2022-09-06T13:51:00Z"/>
                <w:color w:val="000000"/>
                <w:sz w:val="20"/>
                <w:szCs w:val="20"/>
                <w:lang w:val="en-US"/>
              </w:rPr>
            </w:pPr>
            <w:ins w:id="4357" w:author="Nick.Tolimieri"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58"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9" w:author="Nick.Tolimieri" w:date="2022-09-06T13:51:00Z"/>
                <w:color w:val="000000"/>
                <w:sz w:val="20"/>
                <w:szCs w:val="20"/>
                <w:lang w:val="en-US"/>
              </w:rPr>
            </w:pPr>
            <w:ins w:id="4360"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1"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2" w:author="Nick.Tolimieri" w:date="2022-09-06T13:51:00Z"/>
                <w:color w:val="000000"/>
                <w:sz w:val="20"/>
                <w:szCs w:val="20"/>
                <w:lang w:val="en-US"/>
              </w:rPr>
            </w:pPr>
            <w:ins w:id="4363" w:author="Nick.Tolimieri"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6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5" w:author="Nick.Tolimieri" w:date="2022-09-06T13:51:00Z"/>
                <w:color w:val="000000"/>
                <w:sz w:val="20"/>
                <w:szCs w:val="20"/>
                <w:lang w:val="en-US"/>
              </w:rPr>
            </w:pPr>
            <w:ins w:id="4366" w:author="Nick.Tolimieri"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67"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8" w:author="Nick.Tolimieri" w:date="2022-09-06T13:51:00Z"/>
                <w:color w:val="000000"/>
                <w:sz w:val="20"/>
                <w:szCs w:val="20"/>
                <w:lang w:val="en-US"/>
              </w:rPr>
            </w:pPr>
            <w:ins w:id="4369"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1" w:author="Nick.Tolimieri" w:date="2022-09-06T13:51:00Z"/>
                <w:color w:val="000000"/>
                <w:sz w:val="20"/>
                <w:szCs w:val="20"/>
                <w:lang w:val="en-US"/>
              </w:rPr>
            </w:pPr>
            <w:ins w:id="4372" w:author="Nick.Tolimieri" w:date="2022-09-06T13:51:00Z">
              <w:r w:rsidRPr="00C97A89">
                <w:rPr>
                  <w:color w:val="000000"/>
                  <w:sz w:val="20"/>
                  <w:szCs w:val="20"/>
                  <w:lang w:val="en-US"/>
                </w:rPr>
                <w:t>3.6</w:t>
              </w:r>
            </w:ins>
          </w:p>
        </w:tc>
      </w:tr>
      <w:tr w:rsidR="00C97A89" w:rsidRPr="00C97A89" w:rsidTr="0048438B">
        <w:tblPrEx>
          <w:tblPrExChange w:id="4373" w:author="Nick.Tolimieri" w:date="2022-09-06T14:24:00Z">
            <w:tblPrEx>
              <w:tblW w:w="10017" w:type="dxa"/>
            </w:tblPrEx>
          </w:tblPrExChange>
        </w:tblPrEx>
        <w:trPr>
          <w:trHeight w:val="255"/>
          <w:ins w:id="4374" w:author="Nick.Tolimieri" w:date="2022-09-06T13:51:00Z"/>
          <w:trPrChange w:id="4375"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376"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77" w:author="Nick.Tolimieri" w:date="2022-09-06T13:51:00Z"/>
                <w:color w:val="000000"/>
                <w:sz w:val="20"/>
                <w:szCs w:val="20"/>
                <w:lang w:val="en-US"/>
              </w:rPr>
            </w:pPr>
            <w:ins w:id="4378"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79"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0" w:author="Nick.Tolimieri" w:date="2022-09-06T13:51:00Z"/>
                <w:color w:val="000000"/>
                <w:sz w:val="20"/>
                <w:szCs w:val="20"/>
                <w:lang w:val="en-US"/>
              </w:rPr>
            </w:pPr>
            <w:ins w:id="4381"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2"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3" w:author="Nick.Tolimieri" w:date="2022-09-06T13:51:00Z"/>
                <w:color w:val="000000"/>
                <w:sz w:val="20"/>
                <w:szCs w:val="20"/>
                <w:lang w:val="en-US"/>
              </w:rPr>
            </w:pPr>
            <w:ins w:id="4384"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85"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6" w:author="Nick.Tolimieri" w:date="2022-09-06T13:51:00Z"/>
                <w:color w:val="000000"/>
                <w:sz w:val="20"/>
                <w:szCs w:val="20"/>
                <w:lang w:val="en-US"/>
              </w:rPr>
            </w:pPr>
            <w:ins w:id="4387"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88"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9" w:author="Nick.Tolimieri" w:date="2022-09-06T13:51:00Z"/>
                <w:color w:val="000000"/>
                <w:sz w:val="20"/>
                <w:szCs w:val="20"/>
                <w:lang w:val="en-US"/>
              </w:rPr>
            </w:pPr>
            <w:ins w:id="4390" w:author="Nick.Tolimieri" w:date="2022-09-06T13:51:00Z">
              <w:r w:rsidRPr="00C97A89">
                <w:rPr>
                  <w:color w:val="000000"/>
                  <w:sz w:val="20"/>
                  <w:szCs w:val="20"/>
                  <w:lang w:val="en-US"/>
                </w:rPr>
                <w:t>0</w:t>
              </w:r>
            </w:ins>
          </w:p>
        </w:tc>
        <w:tc>
          <w:tcPr>
            <w:tcW w:w="622" w:type="dxa"/>
            <w:tcBorders>
              <w:top w:val="nil"/>
              <w:left w:val="nil"/>
              <w:bottom w:val="nil"/>
              <w:right w:val="nil"/>
            </w:tcBorders>
            <w:shd w:val="clear" w:color="auto" w:fill="auto"/>
            <w:noWrap/>
            <w:vAlign w:val="bottom"/>
            <w:hideMark/>
            <w:tcPrChange w:id="4391"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2" w:author="Nick.Tolimieri" w:date="2022-09-06T13:51:00Z"/>
                <w:color w:val="000000"/>
                <w:sz w:val="20"/>
                <w:szCs w:val="20"/>
                <w:lang w:val="en-US"/>
              </w:rPr>
            </w:pPr>
            <w:ins w:id="4393"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394"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95" w:author="Nick.Tolimieri" w:date="2022-09-06T13:51:00Z"/>
                <w:color w:val="000000"/>
                <w:sz w:val="20"/>
                <w:szCs w:val="20"/>
                <w:lang w:val="en-US"/>
              </w:rPr>
            </w:pPr>
            <w:ins w:id="4396"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397"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98" w:author="Nick.Tolimieri" w:date="2022-09-06T13:51:00Z"/>
                <w:color w:val="000000"/>
                <w:sz w:val="20"/>
                <w:szCs w:val="20"/>
                <w:lang w:val="en-US"/>
              </w:rPr>
            </w:pPr>
            <w:ins w:id="439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0"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1" w:author="Nick.Tolimieri" w:date="2022-09-06T13:51:00Z"/>
                <w:color w:val="000000"/>
                <w:sz w:val="20"/>
                <w:szCs w:val="20"/>
                <w:lang w:val="en-US"/>
              </w:rPr>
            </w:pPr>
            <w:ins w:id="440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3"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4" w:author="Nick.Tolimieri" w:date="2022-09-06T13:51:00Z"/>
                <w:color w:val="000000"/>
                <w:sz w:val="20"/>
                <w:szCs w:val="20"/>
                <w:lang w:val="en-US"/>
              </w:rPr>
            </w:pPr>
            <w:ins w:id="44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7" w:author="Nick.Tolimieri" w:date="2022-09-06T13:51:00Z"/>
                <w:color w:val="000000"/>
                <w:sz w:val="20"/>
                <w:szCs w:val="20"/>
                <w:lang w:val="en-US"/>
              </w:rPr>
            </w:pPr>
            <w:ins w:id="4408" w:author="Nick.Tolimieri" w:date="2022-09-06T13:51:00Z">
              <w:r w:rsidRPr="00C97A89">
                <w:rPr>
                  <w:color w:val="000000"/>
                  <w:sz w:val="20"/>
                  <w:szCs w:val="20"/>
                  <w:lang w:val="en-US"/>
                </w:rPr>
                <w:t>-</w:t>
              </w:r>
            </w:ins>
          </w:p>
        </w:tc>
      </w:tr>
      <w:tr w:rsidR="00C97A89" w:rsidRPr="00C97A89" w:rsidTr="0048438B">
        <w:tblPrEx>
          <w:tblPrExChange w:id="4409" w:author="Nick.Tolimieri" w:date="2022-09-06T14:24:00Z">
            <w:tblPrEx>
              <w:tblW w:w="10017" w:type="dxa"/>
            </w:tblPrEx>
          </w:tblPrExChange>
        </w:tblPrEx>
        <w:trPr>
          <w:trHeight w:val="255"/>
          <w:ins w:id="4410" w:author="Nick.Tolimieri" w:date="2022-09-06T13:51:00Z"/>
          <w:trPrChange w:id="4411"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412"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3" w:author="Nick.Tolimieri" w:date="2022-09-06T13:51:00Z"/>
                <w:color w:val="000000"/>
                <w:sz w:val="20"/>
                <w:szCs w:val="20"/>
                <w:lang w:val="en-US"/>
              </w:rPr>
            </w:pPr>
            <w:ins w:id="4414"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15"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16" w:author="Nick.Tolimieri" w:date="2022-09-06T13:51:00Z"/>
                <w:color w:val="000000"/>
                <w:sz w:val="20"/>
                <w:szCs w:val="20"/>
                <w:lang w:val="en-US"/>
              </w:rPr>
            </w:pPr>
            <w:ins w:id="4417"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18"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19" w:author="Nick.Tolimieri" w:date="2022-09-06T13:51:00Z"/>
                <w:color w:val="000000"/>
                <w:sz w:val="20"/>
                <w:szCs w:val="20"/>
                <w:lang w:val="en-US"/>
              </w:rPr>
            </w:pPr>
            <w:ins w:id="4420"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1"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2" w:author="Nick.Tolimieri" w:date="2022-09-06T13:51:00Z"/>
                <w:color w:val="000000"/>
                <w:sz w:val="20"/>
                <w:szCs w:val="20"/>
                <w:lang w:val="en-US"/>
              </w:rPr>
            </w:pPr>
            <w:ins w:id="4423"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24"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5" w:author="Nick.Tolimieri" w:date="2022-09-06T13:51:00Z"/>
                <w:color w:val="000000"/>
                <w:sz w:val="20"/>
                <w:szCs w:val="20"/>
                <w:lang w:val="en-US"/>
              </w:rPr>
            </w:pPr>
            <w:ins w:id="4426" w:author="Nick.Tolimieri" w:date="2022-09-06T13:51:00Z">
              <w:r w:rsidRPr="00C97A89">
                <w:rPr>
                  <w:color w:val="000000"/>
                  <w:sz w:val="20"/>
                  <w:szCs w:val="20"/>
                  <w:lang w:val="en-US"/>
                </w:rPr>
                <w:t>2</w:t>
              </w:r>
            </w:ins>
          </w:p>
        </w:tc>
        <w:tc>
          <w:tcPr>
            <w:tcW w:w="622" w:type="dxa"/>
            <w:tcBorders>
              <w:top w:val="nil"/>
              <w:left w:val="nil"/>
              <w:bottom w:val="nil"/>
              <w:right w:val="nil"/>
            </w:tcBorders>
            <w:shd w:val="clear" w:color="auto" w:fill="auto"/>
            <w:noWrap/>
            <w:vAlign w:val="bottom"/>
            <w:hideMark/>
            <w:tcPrChange w:id="4427"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8" w:author="Nick.Tolimieri" w:date="2022-09-06T13:51:00Z"/>
                <w:color w:val="000000"/>
                <w:sz w:val="20"/>
                <w:szCs w:val="20"/>
                <w:lang w:val="en-US"/>
              </w:rPr>
            </w:pPr>
            <w:ins w:id="4429"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0"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1" w:author="Nick.Tolimieri" w:date="2022-09-06T13:51:00Z"/>
                <w:color w:val="000000"/>
                <w:sz w:val="20"/>
                <w:szCs w:val="20"/>
                <w:lang w:val="en-US"/>
              </w:rPr>
            </w:pPr>
            <w:ins w:id="4432"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33"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4" w:author="Nick.Tolimieri" w:date="2022-09-06T13:51:00Z"/>
                <w:color w:val="000000"/>
                <w:sz w:val="20"/>
                <w:szCs w:val="20"/>
                <w:lang w:val="en-US"/>
              </w:rPr>
            </w:pPr>
            <w:ins w:id="4435"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36"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7" w:author="Nick.Tolimieri" w:date="2022-09-06T13:51:00Z"/>
                <w:color w:val="000000"/>
                <w:sz w:val="20"/>
                <w:szCs w:val="20"/>
                <w:lang w:val="en-US"/>
              </w:rPr>
            </w:pPr>
            <w:ins w:id="4438"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39"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0" w:author="Nick.Tolimieri" w:date="2022-09-06T13:51:00Z"/>
                <w:color w:val="000000"/>
                <w:sz w:val="20"/>
                <w:szCs w:val="20"/>
                <w:lang w:val="en-US"/>
              </w:rPr>
            </w:pPr>
            <w:ins w:id="4441"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3" w:author="Nick.Tolimieri" w:date="2022-09-06T13:51:00Z"/>
                <w:color w:val="000000"/>
                <w:sz w:val="20"/>
                <w:szCs w:val="20"/>
                <w:lang w:val="en-US"/>
              </w:rPr>
            </w:pPr>
            <w:ins w:id="4444" w:author="Nick.Tolimieri" w:date="2022-09-06T13:51:00Z">
              <w:r w:rsidRPr="00C97A89">
                <w:rPr>
                  <w:color w:val="000000"/>
                  <w:sz w:val="20"/>
                  <w:szCs w:val="20"/>
                  <w:lang w:val="en-US"/>
                </w:rPr>
                <w:t>2.92</w:t>
              </w:r>
            </w:ins>
          </w:p>
        </w:tc>
      </w:tr>
      <w:tr w:rsidR="00C97A89" w:rsidRPr="00C97A89" w:rsidTr="0048438B">
        <w:tblPrEx>
          <w:tblPrExChange w:id="4445" w:author="Nick.Tolimieri" w:date="2022-09-06T14:24:00Z">
            <w:tblPrEx>
              <w:tblW w:w="10017" w:type="dxa"/>
            </w:tblPrEx>
          </w:tblPrExChange>
        </w:tblPrEx>
        <w:trPr>
          <w:trHeight w:val="255"/>
          <w:ins w:id="4446" w:author="Nick.Tolimieri" w:date="2022-09-06T13:51:00Z"/>
          <w:trPrChange w:id="4447"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448"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49" w:author="Nick.Tolimieri" w:date="2022-09-06T13:51:00Z"/>
                <w:color w:val="000000"/>
                <w:sz w:val="20"/>
                <w:szCs w:val="20"/>
                <w:lang w:val="en-US"/>
              </w:rPr>
            </w:pPr>
            <w:ins w:id="4450"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1"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2" w:author="Nick.Tolimieri" w:date="2022-09-06T13:51:00Z"/>
                <w:color w:val="000000"/>
                <w:sz w:val="20"/>
                <w:szCs w:val="20"/>
                <w:lang w:val="en-US"/>
              </w:rPr>
            </w:pPr>
            <w:ins w:id="4453"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54"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5" w:author="Nick.Tolimieri" w:date="2022-09-06T13:51:00Z"/>
                <w:color w:val="000000"/>
                <w:sz w:val="20"/>
                <w:szCs w:val="20"/>
                <w:lang w:val="en-US"/>
              </w:rPr>
            </w:pPr>
            <w:ins w:id="4456" w:author="Nick.Tolimieri"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57"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8" w:author="Nick.Tolimieri" w:date="2022-09-06T13:51:00Z"/>
                <w:color w:val="000000"/>
                <w:sz w:val="20"/>
                <w:szCs w:val="20"/>
                <w:lang w:val="en-US"/>
              </w:rPr>
            </w:pPr>
            <w:ins w:id="4459" w:author="Nick.Tolimieri"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0"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1" w:author="Nick.Tolimieri" w:date="2022-09-06T13:51:00Z"/>
                <w:color w:val="000000"/>
                <w:sz w:val="20"/>
                <w:szCs w:val="20"/>
                <w:lang w:val="en-US"/>
              </w:rPr>
            </w:pPr>
            <w:ins w:id="4462" w:author="Nick.Tolimieri" w:date="2022-09-06T13:51:00Z">
              <w:r w:rsidRPr="00C97A89">
                <w:rPr>
                  <w:color w:val="000000"/>
                  <w:sz w:val="20"/>
                  <w:szCs w:val="20"/>
                  <w:lang w:val="en-US"/>
                </w:rPr>
                <w:t>4</w:t>
              </w:r>
            </w:ins>
          </w:p>
        </w:tc>
        <w:tc>
          <w:tcPr>
            <w:tcW w:w="622" w:type="dxa"/>
            <w:tcBorders>
              <w:top w:val="nil"/>
              <w:left w:val="nil"/>
              <w:bottom w:val="nil"/>
              <w:right w:val="nil"/>
            </w:tcBorders>
            <w:shd w:val="clear" w:color="auto" w:fill="auto"/>
            <w:noWrap/>
            <w:vAlign w:val="bottom"/>
            <w:hideMark/>
            <w:tcPrChange w:id="4463"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4" w:author="Nick.Tolimieri" w:date="2022-09-06T13:51:00Z"/>
                <w:color w:val="000000"/>
                <w:sz w:val="20"/>
                <w:szCs w:val="20"/>
                <w:lang w:val="en-US"/>
              </w:rPr>
            </w:pPr>
            <w:ins w:id="4465" w:author="Nick.Tolimieri"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66"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7" w:author="Nick.Tolimieri" w:date="2022-09-06T13:51:00Z"/>
                <w:color w:val="000000"/>
                <w:sz w:val="20"/>
                <w:szCs w:val="20"/>
                <w:lang w:val="en-US"/>
              </w:rPr>
            </w:pPr>
            <w:ins w:id="4468"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69"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0" w:author="Nick.Tolimieri" w:date="2022-09-06T13:51:00Z"/>
                <w:color w:val="000000"/>
                <w:sz w:val="20"/>
                <w:szCs w:val="20"/>
                <w:lang w:val="en-US"/>
              </w:rPr>
            </w:pPr>
            <w:ins w:id="4471"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2"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3" w:author="Nick.Tolimieri" w:date="2022-09-06T13:51:00Z"/>
                <w:color w:val="000000"/>
                <w:sz w:val="20"/>
                <w:szCs w:val="20"/>
                <w:lang w:val="en-US"/>
              </w:rPr>
            </w:pPr>
            <w:ins w:id="4474" w:author="Nick.Tolimieri"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75"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6" w:author="Nick.Tolimieri" w:date="2022-09-06T13:51:00Z"/>
                <w:color w:val="000000"/>
                <w:sz w:val="20"/>
                <w:szCs w:val="20"/>
                <w:lang w:val="en-US"/>
              </w:rPr>
            </w:pPr>
            <w:ins w:id="4477" w:author="Nick.Tolimieri"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7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9" w:author="Nick.Tolimieri" w:date="2022-09-06T13:51:00Z"/>
                <w:color w:val="000000"/>
                <w:sz w:val="20"/>
                <w:szCs w:val="20"/>
                <w:lang w:val="en-US"/>
              </w:rPr>
            </w:pPr>
            <w:ins w:id="4480" w:author="Nick.Tolimieri" w:date="2022-09-06T13:51:00Z">
              <w:r w:rsidRPr="00C97A89">
                <w:rPr>
                  <w:color w:val="000000"/>
                  <w:sz w:val="20"/>
                  <w:szCs w:val="20"/>
                  <w:lang w:val="en-US"/>
                </w:rPr>
                <w:t>3.81</w:t>
              </w:r>
            </w:ins>
          </w:p>
        </w:tc>
      </w:tr>
      <w:tr w:rsidR="00C97A89" w:rsidRPr="00C97A89" w:rsidTr="0048438B">
        <w:tblPrEx>
          <w:tblPrExChange w:id="4481" w:author="Nick.Tolimieri" w:date="2022-09-06T14:24:00Z">
            <w:tblPrEx>
              <w:tblW w:w="10017" w:type="dxa"/>
            </w:tblPrEx>
          </w:tblPrExChange>
        </w:tblPrEx>
        <w:trPr>
          <w:trHeight w:val="255"/>
          <w:ins w:id="4482" w:author="Nick.Tolimieri" w:date="2022-09-06T13:51:00Z"/>
          <w:trPrChange w:id="4483" w:author="Nick.Tolimieri" w:date="2022-09-06T14:24:00Z">
            <w:trPr>
              <w:gridAfter w:val="0"/>
              <w:trHeight w:val="255"/>
            </w:trPr>
          </w:trPrChange>
        </w:trPr>
        <w:tc>
          <w:tcPr>
            <w:tcW w:w="2070" w:type="dxa"/>
            <w:tcBorders>
              <w:top w:val="nil"/>
              <w:left w:val="nil"/>
              <w:bottom w:val="nil"/>
              <w:right w:val="nil"/>
            </w:tcBorders>
            <w:shd w:val="clear" w:color="auto" w:fill="auto"/>
            <w:noWrap/>
            <w:vAlign w:val="bottom"/>
            <w:hideMark/>
            <w:tcPrChange w:id="4484" w:author="Nick.Tolimieri" w:date="2022-09-06T14:24: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85" w:author="Nick.Tolimieri" w:date="2022-09-06T13:51:00Z"/>
                <w:color w:val="000000"/>
                <w:sz w:val="20"/>
                <w:szCs w:val="20"/>
                <w:lang w:val="en-US"/>
              </w:rPr>
            </w:pPr>
            <w:ins w:id="4486"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87" w:author="Nick.Tolimieri" w:date="2022-09-06T14:24: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8" w:author="Nick.Tolimieri" w:date="2022-09-06T13:51:00Z"/>
                <w:color w:val="000000"/>
                <w:sz w:val="20"/>
                <w:szCs w:val="20"/>
                <w:lang w:val="en-US"/>
              </w:rPr>
            </w:pPr>
            <w:ins w:id="4489"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0" w:author="Nick.Tolimieri" w:date="2022-09-06T14:24: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1" w:author="Nick.Tolimieri" w:date="2022-09-06T13:51:00Z"/>
                <w:color w:val="000000"/>
                <w:sz w:val="20"/>
                <w:szCs w:val="20"/>
                <w:lang w:val="en-US"/>
              </w:rPr>
            </w:pPr>
            <w:ins w:id="4492"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493" w:author="Nick.Tolimieri" w:date="2022-09-06T14:24: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4" w:author="Nick.Tolimieri" w:date="2022-09-06T13:51:00Z"/>
                <w:color w:val="000000"/>
                <w:sz w:val="20"/>
                <w:szCs w:val="20"/>
                <w:lang w:val="en-US"/>
              </w:rPr>
            </w:pPr>
            <w:ins w:id="4495"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496" w:author="Nick.Tolimieri" w:date="2022-09-06T14:24: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7" w:author="Nick.Tolimieri" w:date="2022-09-06T13:51:00Z"/>
                <w:color w:val="000000"/>
                <w:sz w:val="20"/>
                <w:szCs w:val="20"/>
                <w:lang w:val="en-US"/>
              </w:rPr>
            </w:pPr>
            <w:ins w:id="4498" w:author="Nick.Tolimieri" w:date="2022-09-06T13:51:00Z">
              <w:r w:rsidRPr="00C97A89">
                <w:rPr>
                  <w:color w:val="000000"/>
                  <w:sz w:val="20"/>
                  <w:szCs w:val="20"/>
                  <w:lang w:val="en-US"/>
                </w:rPr>
                <w:t>1</w:t>
              </w:r>
            </w:ins>
          </w:p>
        </w:tc>
        <w:tc>
          <w:tcPr>
            <w:tcW w:w="622" w:type="dxa"/>
            <w:tcBorders>
              <w:top w:val="nil"/>
              <w:left w:val="nil"/>
              <w:bottom w:val="nil"/>
              <w:right w:val="nil"/>
            </w:tcBorders>
            <w:shd w:val="clear" w:color="auto" w:fill="auto"/>
            <w:noWrap/>
            <w:vAlign w:val="bottom"/>
            <w:hideMark/>
            <w:tcPrChange w:id="4499" w:author="Nick.Tolimieri" w:date="2022-09-06T14:24: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0" w:author="Nick.Tolimieri" w:date="2022-09-06T13:51:00Z"/>
                <w:color w:val="000000"/>
                <w:sz w:val="20"/>
                <w:szCs w:val="20"/>
                <w:lang w:val="en-US"/>
              </w:rPr>
            </w:pPr>
            <w:ins w:id="4501"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2" w:author="Nick.Tolimieri" w:date="2022-09-06T14:24: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3" w:author="Nick.Tolimieri" w:date="2022-09-06T13:51:00Z"/>
                <w:color w:val="000000"/>
                <w:sz w:val="20"/>
                <w:szCs w:val="20"/>
                <w:lang w:val="en-US"/>
              </w:rPr>
            </w:pPr>
            <w:ins w:id="4504"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05" w:author="Nick.Tolimieri" w:date="2022-09-06T14:24: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6" w:author="Nick.Tolimieri" w:date="2022-09-06T13:51:00Z"/>
                <w:color w:val="000000"/>
                <w:sz w:val="20"/>
                <w:szCs w:val="20"/>
                <w:lang w:val="en-US"/>
              </w:rPr>
            </w:pPr>
            <w:ins w:id="4507"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08"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9" w:author="Nick.Tolimieri" w:date="2022-09-06T13:51:00Z"/>
                <w:color w:val="000000"/>
                <w:sz w:val="20"/>
                <w:szCs w:val="20"/>
                <w:lang w:val="en-US"/>
              </w:rPr>
            </w:pPr>
            <w:ins w:id="4510"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1"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2" w:author="Nick.Tolimieri" w:date="2022-09-06T13:51:00Z"/>
                <w:color w:val="000000"/>
                <w:sz w:val="20"/>
                <w:szCs w:val="20"/>
                <w:lang w:val="en-US"/>
              </w:rPr>
            </w:pPr>
            <w:ins w:id="4513"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14" w:author="Nick.Tolimieri" w:date="2022-09-06T14:24: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5" w:author="Nick.Tolimieri" w:date="2022-09-06T13:51:00Z"/>
                <w:color w:val="000000"/>
                <w:sz w:val="20"/>
                <w:szCs w:val="20"/>
                <w:lang w:val="en-US"/>
              </w:rPr>
            </w:pPr>
            <w:ins w:id="4516" w:author="Nick.Tolimieri" w:date="2022-09-06T13:51:00Z">
              <w:r w:rsidRPr="00C97A89">
                <w:rPr>
                  <w:color w:val="000000"/>
                  <w:sz w:val="20"/>
                  <w:szCs w:val="20"/>
                  <w:lang w:val="en-US"/>
                </w:rPr>
                <w:t>2.58</w:t>
              </w:r>
            </w:ins>
          </w:p>
        </w:tc>
      </w:tr>
      <w:tr w:rsidR="00C97A89" w:rsidRPr="00C97A89" w:rsidTr="0048438B">
        <w:tblPrEx>
          <w:tblPrExChange w:id="4517" w:author="Nick.Tolimieri" w:date="2022-09-06T14:24:00Z">
            <w:tblPrEx>
              <w:tblW w:w="10017" w:type="dxa"/>
            </w:tblPrEx>
          </w:tblPrExChange>
        </w:tblPrEx>
        <w:trPr>
          <w:trHeight w:val="255"/>
          <w:ins w:id="4518" w:author="Nick.Tolimieri" w:date="2022-09-06T13:51:00Z"/>
          <w:trPrChange w:id="4519" w:author="Nick.Tolimieri" w:date="2022-09-06T14:24: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0" w:author="Nick.Tolimieri" w:date="2022-09-06T14:24: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1" w:author="Nick.Tolimieri" w:date="2022-09-06T13:51:00Z"/>
                <w:color w:val="000000"/>
                <w:sz w:val="20"/>
                <w:szCs w:val="20"/>
                <w:lang w:val="en-US"/>
              </w:rPr>
            </w:pPr>
            <w:ins w:id="4522" w:author="Nick.Tolimieri"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23" w:author="Nick.Tolimieri" w:date="2022-09-06T14:24: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4" w:author="Nick.Tolimieri" w:date="2022-09-06T13:51:00Z"/>
                <w:color w:val="000000"/>
                <w:sz w:val="20"/>
                <w:szCs w:val="20"/>
                <w:lang w:val="en-US"/>
              </w:rPr>
            </w:pPr>
            <w:ins w:id="4525" w:author="Nick.Tolimieri"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26" w:author="Nick.Tolimieri" w:date="2022-09-06T14:24: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7" w:author="Nick.Tolimieri" w:date="2022-09-06T13:51:00Z"/>
                <w:color w:val="000000"/>
                <w:sz w:val="20"/>
                <w:szCs w:val="20"/>
                <w:lang w:val="en-US"/>
              </w:rPr>
            </w:pPr>
            <w:ins w:id="4528" w:author="Nick.Tolimieri"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29" w:author="Nick.Tolimieri" w:date="2022-09-06T14:24: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0" w:author="Nick.Tolimieri" w:date="2022-09-06T13:51:00Z"/>
                <w:color w:val="000000"/>
                <w:sz w:val="20"/>
                <w:szCs w:val="20"/>
                <w:lang w:val="en-US"/>
              </w:rPr>
            </w:pPr>
            <w:ins w:id="4531" w:author="Nick.Tolimieri"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2" w:author="Nick.Tolimieri" w:date="2022-09-06T14:24: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3" w:author="Nick.Tolimieri" w:date="2022-09-06T13:51:00Z"/>
                <w:color w:val="000000"/>
                <w:sz w:val="20"/>
                <w:szCs w:val="20"/>
                <w:lang w:val="en-US"/>
              </w:rPr>
            </w:pPr>
            <w:ins w:id="4534" w:author="Nick.Tolimieri" w:date="2022-09-06T13:51:00Z">
              <w:r w:rsidRPr="00C97A89">
                <w:rPr>
                  <w:color w:val="000000"/>
                  <w:sz w:val="20"/>
                  <w:szCs w:val="20"/>
                  <w:lang w:val="en-US"/>
                </w:rPr>
                <w:t>1</w:t>
              </w:r>
            </w:ins>
          </w:p>
        </w:tc>
        <w:tc>
          <w:tcPr>
            <w:tcW w:w="622" w:type="dxa"/>
            <w:tcBorders>
              <w:top w:val="nil"/>
              <w:left w:val="nil"/>
              <w:bottom w:val="single" w:sz="4" w:space="0" w:color="auto"/>
              <w:right w:val="nil"/>
            </w:tcBorders>
            <w:shd w:val="clear" w:color="auto" w:fill="auto"/>
            <w:noWrap/>
            <w:vAlign w:val="bottom"/>
            <w:hideMark/>
            <w:tcPrChange w:id="4535" w:author="Nick.Tolimieri" w:date="2022-09-06T14:24: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6" w:author="Nick.Tolimieri" w:date="2022-09-06T13:51:00Z"/>
                <w:color w:val="000000"/>
                <w:sz w:val="20"/>
                <w:szCs w:val="20"/>
                <w:lang w:val="en-US"/>
              </w:rPr>
            </w:pPr>
            <w:ins w:id="4537" w:author="Nick.Tolimieri"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38" w:author="Nick.Tolimieri" w:date="2022-09-06T14:24: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9" w:author="Nick.Tolimieri" w:date="2022-09-06T13:51:00Z"/>
                <w:color w:val="000000"/>
                <w:sz w:val="20"/>
                <w:szCs w:val="20"/>
                <w:lang w:val="en-US"/>
              </w:rPr>
            </w:pPr>
            <w:ins w:id="4540" w:author="Nick.Tolimieri"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1" w:author="Nick.Tolimieri" w:date="2022-09-06T14:24: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2" w:author="Nick.Tolimieri" w:date="2022-09-06T13:51:00Z"/>
                <w:color w:val="000000"/>
                <w:sz w:val="20"/>
                <w:szCs w:val="20"/>
                <w:lang w:val="en-US"/>
              </w:rPr>
            </w:pPr>
            <w:ins w:id="4543" w:author="Nick.Tolimieri"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44" w:author="Nick.Tolimieri" w:date="2022-09-06T14:24: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5" w:author="Nick.Tolimieri" w:date="2022-09-06T13:51:00Z"/>
                <w:color w:val="000000"/>
                <w:sz w:val="20"/>
                <w:szCs w:val="20"/>
                <w:lang w:val="en-US"/>
              </w:rPr>
            </w:pPr>
            <w:ins w:id="4546" w:author="Nick.Tolimieri"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47" w:author="Nick.Tolimieri" w:date="2022-09-06T14:24: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8" w:author="Nick.Tolimieri" w:date="2022-09-06T13:51:00Z"/>
                <w:color w:val="000000"/>
                <w:sz w:val="20"/>
                <w:szCs w:val="20"/>
                <w:lang w:val="en-US"/>
              </w:rPr>
            </w:pPr>
            <w:ins w:id="4549" w:author="Nick.Tolimieri"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0" w:author="Nick.Tolimieri" w:date="2022-09-06T14:24: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1" w:author="Nick.Tolimieri" w:date="2022-09-06T13:51:00Z"/>
                <w:color w:val="000000"/>
                <w:sz w:val="20"/>
                <w:szCs w:val="20"/>
                <w:lang w:val="en-US"/>
              </w:rPr>
            </w:pPr>
            <w:ins w:id="4552" w:author="Nick.Tolimieri" w:date="2022-09-06T13:51:00Z">
              <w:r w:rsidRPr="00C97A89">
                <w:rPr>
                  <w:color w:val="000000"/>
                  <w:sz w:val="20"/>
                  <w:szCs w:val="20"/>
                  <w:lang w:val="en-US"/>
                </w:rPr>
                <w:t>3.13</w:t>
              </w:r>
            </w:ins>
          </w:p>
        </w:tc>
      </w:tr>
    </w:tbl>
    <w:p w:rsidR="001255CF" w:rsidRDefault="00B7111A" w:rsidP="001255CF">
      <w:pPr>
        <w:ind w:firstLine="0"/>
        <w:rPr>
          <w:rFonts w:asciiTheme="minorHAnsi" w:eastAsiaTheme="minorHAnsi" w:hAnsiTheme="minorHAnsi" w:cstheme="minorBidi"/>
          <w:sz w:val="22"/>
          <w:szCs w:val="22"/>
          <w:lang w:val="en-US"/>
        </w:rPr>
        <w:pPrChange w:id="4553" w:author="Nick.Tolimieri [2]" w:date="2022-09-09T12:38:00Z">
          <w:pPr/>
        </w:pPrChange>
      </w:pPr>
      <w:ins w:id="4554" w:author="Nick.Tolimieri" w:date="2022-09-02T11:51:00Z">
        <w:r>
          <w:fldChar w:fldCharType="begin"/>
        </w:r>
        <w:r>
          <w:instrText xml:space="preserve"> LINK </w:instrText>
        </w:r>
      </w:ins>
      <w:r w:rsidR="001255CF">
        <w:instrText xml:space="preserve">Excel.SheetBinaryMacroEnabled.12 "C:\\Users\\nick.tolimieri\\Documents\\GitHub\\OCNMS\\Flagstone paper\\Plots\\Table_MHW_Intensity.csv" Table_MHW_Intensity!R1C1:R55C10 </w:instrText>
      </w:r>
      <w:ins w:id="4555" w:author="Nick.Tolimieri" w:date="2022-09-02T11:51:00Z">
        <w:r>
          <w:instrText xml:space="preserve">\a \f 5 \h </w:instrText>
        </w:r>
      </w:ins>
      <w:r>
        <w:instrText xml:space="preserve"> \* MERGEFORMAT </w:instrText>
      </w:r>
      <w:ins w:id="4556" w:author="Nick.Tolimieri" w:date="2022-09-02T11:51:00Z">
        <w:r w:rsidR="001255CF">
          <w:fldChar w:fldCharType="separate"/>
        </w:r>
      </w:ins>
    </w:p>
    <w:tbl>
      <w:tblPr>
        <w:tblStyle w:val="TableGrid"/>
        <w:tblW w:w="9600" w:type="dxa"/>
        <w:tblLayout w:type="fixed"/>
        <w:tblLook w:val="04A0" w:firstRow="1" w:lastRow="0" w:firstColumn="1" w:lastColumn="0" w:noHBand="0" w:noVBand="1"/>
        <w:tblPrChange w:id="4557" w:author="Nick.Tolimieri [2]" w:date="2022-09-09T12:38: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58">
          <w:tblGrid>
            <w:gridCol w:w="960"/>
            <w:gridCol w:w="960"/>
            <w:gridCol w:w="960"/>
            <w:gridCol w:w="960"/>
            <w:gridCol w:w="960"/>
            <w:gridCol w:w="960"/>
            <w:gridCol w:w="960"/>
            <w:gridCol w:w="960"/>
            <w:gridCol w:w="960"/>
            <w:gridCol w:w="960"/>
          </w:tblGrid>
        </w:tblGridChange>
      </w:tblGrid>
      <w:tr w:rsidR="001255CF" w:rsidRPr="001255CF" w:rsidTr="001255CF">
        <w:trPr>
          <w:divId w:val="1429738465"/>
          <w:trHeight w:val="300"/>
          <w:ins w:id="4559" w:author="Nick.Tolimieri [2]" w:date="2022-09-09T12:38:00Z"/>
          <w:trPrChange w:id="4560" w:author="Nick.Tolimieri [2]" w:date="2022-09-09T12:38:00Z">
            <w:trPr>
              <w:divId w:val="1429738465"/>
              <w:trHeight w:val="300"/>
            </w:trPr>
          </w:trPrChange>
        </w:trPr>
        <w:tc>
          <w:tcPr>
            <w:tcW w:w="960" w:type="dxa"/>
            <w:noWrap/>
            <w:hideMark/>
            <w:tcPrChange w:id="45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562" w:author="Nick.Tolimieri [2]" w:date="2022-09-09T12:38:00Z"/>
                <w:rFonts w:asciiTheme="minorHAnsi" w:eastAsiaTheme="minorHAnsi" w:hAnsiTheme="minorHAnsi" w:cstheme="minorBidi"/>
                <w:sz w:val="22"/>
                <w:szCs w:val="22"/>
                <w:rPrChange w:id="4563" w:author="Nick.Tolimieri [2]" w:date="2022-09-09T12:38:00Z">
                  <w:rPr>
                    <w:ins w:id="4564" w:author="Nick.Tolimieri [2]" w:date="2022-09-09T12:38:00Z"/>
                    <w:rFonts w:ascii="Calibri" w:hAnsi="Calibri" w:cs="Calibri"/>
                    <w:color w:val="000000"/>
                    <w:sz w:val="22"/>
                    <w:szCs w:val="22"/>
                  </w:rPr>
                </w:rPrChange>
              </w:rPr>
              <w:pPrChange w:id="4565" w:author="Nick.Tolimieri [2]" w:date="2022-09-09T12:38:00Z">
                <w:pPr/>
              </w:pPrChange>
            </w:pPr>
            <w:ins w:id="4566" w:author="Nick.Tolimieri [2]" w:date="2022-09-09T12:38:00Z">
              <w:r w:rsidRPr="001255CF">
                <w:rPr>
                  <w:rFonts w:asciiTheme="minorHAnsi" w:eastAsiaTheme="minorHAnsi" w:hAnsiTheme="minorHAnsi" w:cstheme="minorBidi"/>
                  <w:sz w:val="22"/>
                  <w:szCs w:val="22"/>
                  <w:rPrChange w:id="4567" w:author="Nick.Tolimieri [2]" w:date="2022-09-09T12:38:00Z">
                    <w:rPr>
                      <w:rFonts w:ascii="Calibri" w:hAnsi="Calibri" w:cs="Calibri"/>
                      <w:color w:val="000000"/>
                      <w:sz w:val="22"/>
                      <w:szCs w:val="22"/>
                    </w:rPr>
                  </w:rPrChange>
                </w:rPr>
                <w:t>Site</w:t>
              </w:r>
            </w:ins>
          </w:p>
        </w:tc>
        <w:tc>
          <w:tcPr>
            <w:tcW w:w="960" w:type="dxa"/>
            <w:noWrap/>
            <w:hideMark/>
            <w:tcPrChange w:id="45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569" w:author="Nick.Tolimieri [2]" w:date="2022-09-09T12:38:00Z"/>
                <w:rFonts w:asciiTheme="minorHAnsi" w:eastAsiaTheme="minorHAnsi" w:hAnsiTheme="minorHAnsi" w:cstheme="minorBidi"/>
                <w:sz w:val="22"/>
                <w:szCs w:val="22"/>
                <w:rPrChange w:id="4570" w:author="Nick.Tolimieri [2]" w:date="2022-09-09T12:38:00Z">
                  <w:rPr>
                    <w:ins w:id="4571" w:author="Nick.Tolimieri [2]" w:date="2022-09-09T12:38:00Z"/>
                    <w:rFonts w:ascii="Calibri" w:hAnsi="Calibri" w:cs="Calibri"/>
                    <w:color w:val="000000"/>
                    <w:sz w:val="22"/>
                    <w:szCs w:val="22"/>
                  </w:rPr>
                </w:rPrChange>
              </w:rPr>
              <w:pPrChange w:id="4572" w:author="Nick.Tolimieri [2]" w:date="2022-09-09T12:38:00Z">
                <w:pPr/>
              </w:pPrChange>
            </w:pPr>
            <w:ins w:id="4573" w:author="Nick.Tolimieri [2]" w:date="2022-09-09T12:38:00Z">
              <w:r w:rsidRPr="001255CF">
                <w:rPr>
                  <w:rFonts w:asciiTheme="minorHAnsi" w:eastAsiaTheme="minorHAnsi" w:hAnsiTheme="minorHAnsi" w:cstheme="minorBidi"/>
                  <w:sz w:val="22"/>
                  <w:szCs w:val="22"/>
                  <w:rPrChange w:id="4574" w:author="Nick.Tolimieri [2]" w:date="2022-09-09T12:38:00Z">
                    <w:rPr>
                      <w:rFonts w:ascii="Calibri" w:hAnsi="Calibri" w:cs="Calibri"/>
                      <w:color w:val="000000"/>
                      <w:sz w:val="22"/>
                      <w:szCs w:val="22"/>
                    </w:rPr>
                  </w:rPrChange>
                </w:rPr>
                <w:t>Year</w:t>
              </w:r>
            </w:ins>
          </w:p>
        </w:tc>
        <w:tc>
          <w:tcPr>
            <w:tcW w:w="960" w:type="dxa"/>
            <w:noWrap/>
            <w:hideMark/>
            <w:tcPrChange w:id="45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576" w:author="Nick.Tolimieri [2]" w:date="2022-09-09T12:38:00Z"/>
                <w:rFonts w:asciiTheme="minorHAnsi" w:eastAsiaTheme="minorHAnsi" w:hAnsiTheme="minorHAnsi" w:cstheme="minorBidi"/>
                <w:sz w:val="22"/>
                <w:szCs w:val="22"/>
                <w:rPrChange w:id="4577" w:author="Nick.Tolimieri [2]" w:date="2022-09-09T12:38:00Z">
                  <w:rPr>
                    <w:ins w:id="4578" w:author="Nick.Tolimieri [2]" w:date="2022-09-09T12:38:00Z"/>
                    <w:rFonts w:ascii="Calibri" w:hAnsi="Calibri" w:cs="Calibri"/>
                    <w:color w:val="000000"/>
                    <w:sz w:val="22"/>
                    <w:szCs w:val="22"/>
                  </w:rPr>
                </w:rPrChange>
              </w:rPr>
              <w:pPrChange w:id="4579" w:author="Nick.Tolimieri [2]" w:date="2022-09-09T12:38:00Z">
                <w:pPr/>
              </w:pPrChange>
            </w:pPr>
            <w:ins w:id="4580" w:author="Nick.Tolimieri [2]" w:date="2022-09-09T12:38:00Z">
              <w:r w:rsidRPr="001255CF">
                <w:rPr>
                  <w:rFonts w:asciiTheme="minorHAnsi" w:eastAsiaTheme="minorHAnsi" w:hAnsiTheme="minorHAnsi" w:cstheme="minorBidi"/>
                  <w:sz w:val="22"/>
                  <w:szCs w:val="22"/>
                  <w:rPrChange w:id="4581" w:author="Nick.Tolimieri [2]" w:date="2022-09-09T12:38:00Z">
                    <w:rPr>
                      <w:rFonts w:ascii="Calibri" w:hAnsi="Calibri" w:cs="Calibri"/>
                      <w:color w:val="000000"/>
                      <w:sz w:val="22"/>
                      <w:szCs w:val="22"/>
                    </w:rPr>
                  </w:rPrChange>
                </w:rPr>
                <w:t>Days &gt; 15C</w:t>
              </w:r>
            </w:ins>
          </w:p>
        </w:tc>
        <w:tc>
          <w:tcPr>
            <w:tcW w:w="960" w:type="dxa"/>
            <w:noWrap/>
            <w:hideMark/>
            <w:tcPrChange w:id="45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583" w:author="Nick.Tolimieri [2]" w:date="2022-09-09T12:38:00Z"/>
                <w:rFonts w:asciiTheme="minorHAnsi" w:eastAsiaTheme="minorHAnsi" w:hAnsiTheme="minorHAnsi" w:cstheme="minorBidi"/>
                <w:sz w:val="22"/>
                <w:szCs w:val="22"/>
                <w:rPrChange w:id="4584" w:author="Nick.Tolimieri [2]" w:date="2022-09-09T12:38:00Z">
                  <w:rPr>
                    <w:ins w:id="4585" w:author="Nick.Tolimieri [2]" w:date="2022-09-09T12:38:00Z"/>
                    <w:rFonts w:ascii="Calibri" w:hAnsi="Calibri" w:cs="Calibri"/>
                    <w:color w:val="000000"/>
                    <w:sz w:val="22"/>
                    <w:szCs w:val="22"/>
                  </w:rPr>
                </w:rPrChange>
              </w:rPr>
              <w:pPrChange w:id="4586" w:author="Nick.Tolimieri [2]" w:date="2022-09-09T12:38:00Z">
                <w:pPr/>
              </w:pPrChange>
            </w:pPr>
            <w:ins w:id="4587" w:author="Nick.Tolimieri [2]" w:date="2022-09-09T12:38:00Z">
              <w:r w:rsidRPr="001255CF">
                <w:rPr>
                  <w:rFonts w:asciiTheme="minorHAnsi" w:eastAsiaTheme="minorHAnsi" w:hAnsiTheme="minorHAnsi" w:cstheme="minorBidi"/>
                  <w:sz w:val="22"/>
                  <w:szCs w:val="22"/>
                  <w:rPrChange w:id="4588" w:author="Nick.Tolimieri [2]" w:date="2022-09-09T12:38:00Z">
                    <w:rPr>
                      <w:rFonts w:ascii="Calibri" w:hAnsi="Calibri" w:cs="Calibri"/>
                      <w:color w:val="000000"/>
                      <w:sz w:val="22"/>
                      <w:szCs w:val="22"/>
                    </w:rPr>
                  </w:rPrChange>
                </w:rPr>
                <w:t>Days above threshold</w:t>
              </w:r>
            </w:ins>
          </w:p>
        </w:tc>
        <w:tc>
          <w:tcPr>
            <w:tcW w:w="960" w:type="dxa"/>
            <w:noWrap/>
            <w:hideMark/>
            <w:tcPrChange w:id="45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590" w:author="Nick.Tolimieri [2]" w:date="2022-09-09T12:38:00Z"/>
                <w:rFonts w:asciiTheme="minorHAnsi" w:eastAsiaTheme="minorHAnsi" w:hAnsiTheme="minorHAnsi" w:cstheme="minorBidi"/>
                <w:sz w:val="22"/>
                <w:szCs w:val="22"/>
                <w:rPrChange w:id="4591" w:author="Nick.Tolimieri [2]" w:date="2022-09-09T12:38:00Z">
                  <w:rPr>
                    <w:ins w:id="4592" w:author="Nick.Tolimieri [2]" w:date="2022-09-09T12:38:00Z"/>
                    <w:rFonts w:ascii="Calibri" w:hAnsi="Calibri" w:cs="Calibri"/>
                    <w:color w:val="000000"/>
                    <w:sz w:val="22"/>
                    <w:szCs w:val="22"/>
                  </w:rPr>
                </w:rPrChange>
              </w:rPr>
              <w:pPrChange w:id="4593" w:author="Nick.Tolimieri [2]" w:date="2022-09-09T12:38:00Z">
                <w:pPr/>
              </w:pPrChange>
            </w:pPr>
            <w:ins w:id="4594" w:author="Nick.Tolimieri [2]" w:date="2022-09-09T12:38:00Z">
              <w:r w:rsidRPr="001255CF">
                <w:rPr>
                  <w:rFonts w:asciiTheme="minorHAnsi" w:eastAsiaTheme="minorHAnsi" w:hAnsiTheme="minorHAnsi" w:cstheme="minorBidi"/>
                  <w:sz w:val="22"/>
                  <w:szCs w:val="22"/>
                  <w:rPrChange w:id="4595" w:author="Nick.Tolimieri [2]" w:date="2022-09-09T12:38:00Z">
                    <w:rPr>
                      <w:rFonts w:ascii="Calibri" w:hAnsi="Calibri" w:cs="Calibri"/>
                      <w:color w:val="000000"/>
                      <w:sz w:val="22"/>
                      <w:szCs w:val="22"/>
                    </w:rPr>
                  </w:rPrChange>
                </w:rPr>
                <w:t>MHW events</w:t>
              </w:r>
            </w:ins>
          </w:p>
        </w:tc>
        <w:tc>
          <w:tcPr>
            <w:tcW w:w="960" w:type="dxa"/>
            <w:noWrap/>
            <w:hideMark/>
            <w:tcPrChange w:id="45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597" w:author="Nick.Tolimieri [2]" w:date="2022-09-09T12:38:00Z"/>
                <w:rFonts w:asciiTheme="minorHAnsi" w:eastAsiaTheme="minorHAnsi" w:hAnsiTheme="minorHAnsi" w:cstheme="minorBidi"/>
                <w:sz w:val="22"/>
                <w:szCs w:val="22"/>
                <w:rPrChange w:id="4598" w:author="Nick.Tolimieri [2]" w:date="2022-09-09T12:38:00Z">
                  <w:rPr>
                    <w:ins w:id="4599" w:author="Nick.Tolimieri [2]" w:date="2022-09-09T12:38:00Z"/>
                    <w:rFonts w:ascii="Calibri" w:hAnsi="Calibri" w:cs="Calibri"/>
                    <w:color w:val="000000"/>
                    <w:sz w:val="22"/>
                    <w:szCs w:val="22"/>
                  </w:rPr>
                </w:rPrChange>
              </w:rPr>
              <w:pPrChange w:id="4600" w:author="Nick.Tolimieri [2]" w:date="2022-09-09T12:38:00Z">
                <w:pPr/>
              </w:pPrChange>
            </w:pPr>
            <w:ins w:id="4601" w:author="Nick.Tolimieri [2]" w:date="2022-09-09T12:38:00Z">
              <w:r w:rsidRPr="001255CF">
                <w:rPr>
                  <w:rFonts w:asciiTheme="minorHAnsi" w:eastAsiaTheme="minorHAnsi" w:hAnsiTheme="minorHAnsi" w:cstheme="minorBidi"/>
                  <w:sz w:val="22"/>
                  <w:szCs w:val="22"/>
                  <w:rPrChange w:id="4602" w:author="Nick.Tolimieri [2]" w:date="2022-09-09T12:38:00Z">
                    <w:rPr>
                      <w:rFonts w:ascii="Calibri" w:hAnsi="Calibri" w:cs="Calibri"/>
                      <w:color w:val="000000"/>
                      <w:sz w:val="22"/>
                      <w:szCs w:val="22"/>
                    </w:rPr>
                  </w:rPrChange>
                </w:rPr>
                <w:t>HW days (5+)</w:t>
              </w:r>
            </w:ins>
          </w:p>
        </w:tc>
        <w:tc>
          <w:tcPr>
            <w:tcW w:w="960" w:type="dxa"/>
            <w:noWrap/>
            <w:hideMark/>
            <w:tcPrChange w:id="46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04" w:author="Nick.Tolimieri [2]" w:date="2022-09-09T12:38:00Z"/>
                <w:rFonts w:asciiTheme="minorHAnsi" w:eastAsiaTheme="minorHAnsi" w:hAnsiTheme="minorHAnsi" w:cstheme="minorBidi"/>
                <w:sz w:val="22"/>
                <w:szCs w:val="22"/>
                <w:rPrChange w:id="4605" w:author="Nick.Tolimieri [2]" w:date="2022-09-09T12:38:00Z">
                  <w:rPr>
                    <w:ins w:id="4606" w:author="Nick.Tolimieri [2]" w:date="2022-09-09T12:38:00Z"/>
                    <w:rFonts w:ascii="Calibri" w:hAnsi="Calibri" w:cs="Calibri"/>
                    <w:color w:val="000000"/>
                    <w:sz w:val="22"/>
                    <w:szCs w:val="22"/>
                  </w:rPr>
                </w:rPrChange>
              </w:rPr>
              <w:pPrChange w:id="4607" w:author="Nick.Tolimieri [2]" w:date="2022-09-09T12:38:00Z">
                <w:pPr/>
              </w:pPrChange>
            </w:pPr>
            <w:ins w:id="4608" w:author="Nick.Tolimieri [2]" w:date="2022-09-09T12:38:00Z">
              <w:r w:rsidRPr="001255CF">
                <w:rPr>
                  <w:rFonts w:asciiTheme="minorHAnsi" w:eastAsiaTheme="minorHAnsi" w:hAnsiTheme="minorHAnsi" w:cstheme="minorBidi"/>
                  <w:sz w:val="22"/>
                  <w:szCs w:val="22"/>
                  <w:rPrChange w:id="4609" w:author="Nick.Tolimieri [2]" w:date="2022-09-09T12:38:00Z">
                    <w:rPr>
                      <w:rFonts w:ascii="Calibri" w:hAnsi="Calibri" w:cs="Calibri"/>
                      <w:color w:val="000000"/>
                      <w:sz w:val="22"/>
                      <w:szCs w:val="22"/>
                    </w:rPr>
                  </w:rPrChange>
                </w:rPr>
                <w:t>Min days</w:t>
              </w:r>
            </w:ins>
          </w:p>
        </w:tc>
        <w:tc>
          <w:tcPr>
            <w:tcW w:w="960" w:type="dxa"/>
            <w:noWrap/>
            <w:hideMark/>
            <w:tcPrChange w:id="46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11" w:author="Nick.Tolimieri [2]" w:date="2022-09-09T12:38:00Z"/>
                <w:rFonts w:asciiTheme="minorHAnsi" w:eastAsiaTheme="minorHAnsi" w:hAnsiTheme="minorHAnsi" w:cstheme="minorBidi"/>
                <w:sz w:val="22"/>
                <w:szCs w:val="22"/>
                <w:rPrChange w:id="4612" w:author="Nick.Tolimieri [2]" w:date="2022-09-09T12:38:00Z">
                  <w:rPr>
                    <w:ins w:id="4613" w:author="Nick.Tolimieri [2]" w:date="2022-09-09T12:38:00Z"/>
                    <w:rFonts w:ascii="Calibri" w:hAnsi="Calibri" w:cs="Calibri"/>
                    <w:color w:val="000000"/>
                    <w:sz w:val="22"/>
                    <w:szCs w:val="22"/>
                  </w:rPr>
                </w:rPrChange>
              </w:rPr>
              <w:pPrChange w:id="4614" w:author="Nick.Tolimieri [2]" w:date="2022-09-09T12:38:00Z">
                <w:pPr/>
              </w:pPrChange>
            </w:pPr>
            <w:ins w:id="4615" w:author="Nick.Tolimieri [2]" w:date="2022-09-09T12:38:00Z">
              <w:r w:rsidRPr="001255CF">
                <w:rPr>
                  <w:rFonts w:asciiTheme="minorHAnsi" w:eastAsiaTheme="minorHAnsi" w:hAnsiTheme="minorHAnsi" w:cstheme="minorBidi"/>
                  <w:sz w:val="22"/>
                  <w:szCs w:val="22"/>
                  <w:rPrChange w:id="4616" w:author="Nick.Tolimieri [2]" w:date="2022-09-09T12:38:00Z">
                    <w:rPr>
                      <w:rFonts w:ascii="Calibri" w:hAnsi="Calibri" w:cs="Calibri"/>
                      <w:color w:val="000000"/>
                      <w:sz w:val="22"/>
                      <w:szCs w:val="22"/>
                    </w:rPr>
                  </w:rPrChange>
                </w:rPr>
                <w:t>Max days</w:t>
              </w:r>
            </w:ins>
          </w:p>
        </w:tc>
        <w:tc>
          <w:tcPr>
            <w:tcW w:w="960" w:type="dxa"/>
            <w:noWrap/>
            <w:hideMark/>
            <w:tcPrChange w:id="46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18" w:author="Nick.Tolimieri [2]" w:date="2022-09-09T12:38:00Z"/>
                <w:rFonts w:asciiTheme="minorHAnsi" w:eastAsiaTheme="minorHAnsi" w:hAnsiTheme="minorHAnsi" w:cstheme="minorBidi"/>
                <w:sz w:val="22"/>
                <w:szCs w:val="22"/>
                <w:rPrChange w:id="4619" w:author="Nick.Tolimieri [2]" w:date="2022-09-09T12:38:00Z">
                  <w:rPr>
                    <w:ins w:id="4620" w:author="Nick.Tolimieri [2]" w:date="2022-09-09T12:38:00Z"/>
                    <w:rFonts w:ascii="Calibri" w:hAnsi="Calibri" w:cs="Calibri"/>
                    <w:color w:val="000000"/>
                    <w:sz w:val="22"/>
                    <w:szCs w:val="22"/>
                  </w:rPr>
                </w:rPrChange>
              </w:rPr>
              <w:pPrChange w:id="4621" w:author="Nick.Tolimieri [2]" w:date="2022-09-09T12:38:00Z">
                <w:pPr/>
              </w:pPrChange>
            </w:pPr>
            <w:ins w:id="4622" w:author="Nick.Tolimieri [2]" w:date="2022-09-09T12:38:00Z">
              <w:r w:rsidRPr="001255CF">
                <w:rPr>
                  <w:rFonts w:asciiTheme="minorHAnsi" w:eastAsiaTheme="minorHAnsi" w:hAnsiTheme="minorHAnsi" w:cstheme="minorBidi"/>
                  <w:sz w:val="22"/>
                  <w:szCs w:val="22"/>
                  <w:rPrChange w:id="4623" w:author="Nick.Tolimieri [2]" w:date="2022-09-09T12:38:00Z">
                    <w:rPr>
                      <w:rFonts w:ascii="Calibri" w:hAnsi="Calibri" w:cs="Calibri"/>
                      <w:color w:val="000000"/>
                      <w:sz w:val="22"/>
                      <w:szCs w:val="22"/>
                    </w:rPr>
                  </w:rPrChange>
                </w:rPr>
                <w:t>Mean intensity</w:t>
              </w:r>
            </w:ins>
          </w:p>
        </w:tc>
        <w:tc>
          <w:tcPr>
            <w:tcW w:w="960" w:type="dxa"/>
            <w:noWrap/>
            <w:hideMark/>
            <w:tcPrChange w:id="46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25" w:author="Nick.Tolimieri [2]" w:date="2022-09-09T12:38:00Z"/>
                <w:rFonts w:asciiTheme="minorHAnsi" w:eastAsiaTheme="minorHAnsi" w:hAnsiTheme="minorHAnsi" w:cstheme="minorBidi"/>
                <w:sz w:val="22"/>
                <w:szCs w:val="22"/>
                <w:rPrChange w:id="4626" w:author="Nick.Tolimieri [2]" w:date="2022-09-09T12:38:00Z">
                  <w:rPr>
                    <w:ins w:id="4627" w:author="Nick.Tolimieri [2]" w:date="2022-09-09T12:38:00Z"/>
                    <w:rFonts w:ascii="Calibri" w:hAnsi="Calibri" w:cs="Calibri"/>
                    <w:color w:val="000000"/>
                    <w:sz w:val="22"/>
                    <w:szCs w:val="22"/>
                  </w:rPr>
                </w:rPrChange>
              </w:rPr>
              <w:pPrChange w:id="4628" w:author="Nick.Tolimieri [2]" w:date="2022-09-09T12:38:00Z">
                <w:pPr/>
              </w:pPrChange>
            </w:pPr>
            <w:ins w:id="4629" w:author="Nick.Tolimieri [2]" w:date="2022-09-09T12:38:00Z">
              <w:r w:rsidRPr="001255CF">
                <w:rPr>
                  <w:rFonts w:asciiTheme="minorHAnsi" w:eastAsiaTheme="minorHAnsi" w:hAnsiTheme="minorHAnsi" w:cstheme="minorBidi"/>
                  <w:sz w:val="22"/>
                  <w:szCs w:val="22"/>
                  <w:rPrChange w:id="4630" w:author="Nick.Tolimieri [2]" w:date="2022-09-09T12:38:00Z">
                    <w:rPr>
                      <w:rFonts w:ascii="Calibri" w:hAnsi="Calibri" w:cs="Calibri"/>
                      <w:color w:val="000000"/>
                      <w:sz w:val="22"/>
                      <w:szCs w:val="22"/>
                    </w:rPr>
                  </w:rPrChange>
                </w:rPr>
                <w:t>Var intensity</w:t>
              </w:r>
            </w:ins>
          </w:p>
        </w:tc>
      </w:tr>
      <w:tr w:rsidR="001255CF" w:rsidRPr="001255CF" w:rsidTr="001255CF">
        <w:trPr>
          <w:divId w:val="1429738465"/>
          <w:trHeight w:val="300"/>
          <w:ins w:id="4631" w:author="Nick.Tolimieri [2]" w:date="2022-09-09T12:38:00Z"/>
          <w:trPrChange w:id="4632" w:author="Nick.Tolimieri [2]" w:date="2022-09-09T12:38:00Z">
            <w:trPr>
              <w:divId w:val="1429738465"/>
              <w:trHeight w:val="300"/>
            </w:trPr>
          </w:trPrChange>
        </w:trPr>
        <w:tc>
          <w:tcPr>
            <w:tcW w:w="960" w:type="dxa"/>
            <w:noWrap/>
            <w:hideMark/>
            <w:tcPrChange w:id="46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34" w:author="Nick.Tolimieri [2]" w:date="2022-09-09T12:38:00Z"/>
                <w:rFonts w:asciiTheme="minorHAnsi" w:eastAsiaTheme="minorHAnsi" w:hAnsiTheme="minorHAnsi" w:cstheme="minorBidi"/>
                <w:sz w:val="22"/>
                <w:szCs w:val="22"/>
                <w:rPrChange w:id="4635" w:author="Nick.Tolimieri [2]" w:date="2022-09-09T12:38:00Z">
                  <w:rPr>
                    <w:ins w:id="4636" w:author="Nick.Tolimieri [2]" w:date="2022-09-09T12:38:00Z"/>
                    <w:rFonts w:ascii="Calibri" w:hAnsi="Calibri" w:cs="Calibri"/>
                    <w:color w:val="000000"/>
                    <w:sz w:val="22"/>
                    <w:szCs w:val="22"/>
                  </w:rPr>
                </w:rPrChange>
              </w:rPr>
              <w:pPrChange w:id="4637" w:author="Nick.Tolimieri [2]" w:date="2022-09-09T12:38:00Z">
                <w:pPr/>
              </w:pPrChange>
            </w:pPr>
            <w:ins w:id="4638" w:author="Nick.Tolimieri [2]" w:date="2022-09-09T12:38:00Z">
              <w:r w:rsidRPr="001255CF">
                <w:rPr>
                  <w:rFonts w:asciiTheme="minorHAnsi" w:eastAsiaTheme="minorHAnsi" w:hAnsiTheme="minorHAnsi" w:cstheme="minorBidi"/>
                  <w:sz w:val="22"/>
                  <w:szCs w:val="22"/>
                  <w:rPrChange w:id="4639" w:author="Nick.Tolimieri [2]" w:date="2022-09-09T12:38:00Z">
                    <w:rPr>
                      <w:rFonts w:ascii="Calibri" w:hAnsi="Calibri" w:cs="Calibri"/>
                      <w:color w:val="000000"/>
                      <w:sz w:val="22"/>
                      <w:szCs w:val="22"/>
                    </w:rPr>
                  </w:rPrChange>
                </w:rPr>
                <w:t>Tatoosh Is. &amp; Neah B.</w:t>
              </w:r>
            </w:ins>
          </w:p>
        </w:tc>
        <w:tc>
          <w:tcPr>
            <w:tcW w:w="960" w:type="dxa"/>
            <w:noWrap/>
            <w:hideMark/>
            <w:tcPrChange w:id="46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41" w:author="Nick.Tolimieri [2]" w:date="2022-09-09T12:38:00Z"/>
                <w:rFonts w:asciiTheme="minorHAnsi" w:eastAsiaTheme="minorHAnsi" w:hAnsiTheme="minorHAnsi" w:cstheme="minorBidi"/>
                <w:sz w:val="22"/>
                <w:szCs w:val="22"/>
                <w:rPrChange w:id="4642" w:author="Nick.Tolimieri [2]" w:date="2022-09-09T12:38:00Z">
                  <w:rPr>
                    <w:ins w:id="4643" w:author="Nick.Tolimieri [2]" w:date="2022-09-09T12:38:00Z"/>
                    <w:rFonts w:ascii="Calibri" w:hAnsi="Calibri" w:cs="Calibri"/>
                    <w:color w:val="000000"/>
                    <w:sz w:val="22"/>
                    <w:szCs w:val="22"/>
                  </w:rPr>
                </w:rPrChange>
              </w:rPr>
              <w:pPrChange w:id="4644" w:author="Nick.Tolimieri [2]" w:date="2022-09-09T12:38:00Z">
                <w:pPr>
                  <w:jc w:val="right"/>
                </w:pPr>
              </w:pPrChange>
            </w:pPr>
            <w:ins w:id="4645" w:author="Nick.Tolimieri [2]" w:date="2022-09-09T12:38:00Z">
              <w:r w:rsidRPr="001255CF">
                <w:rPr>
                  <w:rFonts w:asciiTheme="minorHAnsi" w:eastAsiaTheme="minorHAnsi" w:hAnsiTheme="minorHAnsi" w:cstheme="minorBidi"/>
                  <w:sz w:val="22"/>
                  <w:szCs w:val="22"/>
                  <w:rPrChange w:id="4646" w:author="Nick.Tolimieri [2]" w:date="2022-09-09T12:38:00Z">
                    <w:rPr>
                      <w:rFonts w:ascii="Calibri" w:hAnsi="Calibri" w:cs="Calibri"/>
                      <w:color w:val="000000"/>
                      <w:sz w:val="22"/>
                      <w:szCs w:val="22"/>
                    </w:rPr>
                  </w:rPrChange>
                </w:rPr>
                <w:t>1992</w:t>
              </w:r>
            </w:ins>
          </w:p>
        </w:tc>
        <w:tc>
          <w:tcPr>
            <w:tcW w:w="960" w:type="dxa"/>
            <w:noWrap/>
            <w:hideMark/>
            <w:tcPrChange w:id="46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48" w:author="Nick.Tolimieri [2]" w:date="2022-09-09T12:38:00Z"/>
                <w:rFonts w:asciiTheme="minorHAnsi" w:eastAsiaTheme="minorHAnsi" w:hAnsiTheme="minorHAnsi" w:cstheme="minorBidi"/>
                <w:sz w:val="22"/>
                <w:szCs w:val="22"/>
                <w:rPrChange w:id="4649" w:author="Nick.Tolimieri [2]" w:date="2022-09-09T12:38:00Z">
                  <w:rPr>
                    <w:ins w:id="4650" w:author="Nick.Tolimieri [2]" w:date="2022-09-09T12:38:00Z"/>
                    <w:rFonts w:ascii="Calibri" w:hAnsi="Calibri" w:cs="Calibri"/>
                    <w:color w:val="000000"/>
                    <w:sz w:val="22"/>
                    <w:szCs w:val="22"/>
                  </w:rPr>
                </w:rPrChange>
              </w:rPr>
              <w:pPrChange w:id="4651" w:author="Nick.Tolimieri [2]" w:date="2022-09-09T12:38:00Z">
                <w:pPr>
                  <w:jc w:val="right"/>
                </w:pPr>
              </w:pPrChange>
            </w:pPr>
            <w:ins w:id="4652" w:author="Nick.Tolimieri [2]" w:date="2022-09-09T12:38:00Z">
              <w:r w:rsidRPr="001255CF">
                <w:rPr>
                  <w:rFonts w:asciiTheme="minorHAnsi" w:eastAsiaTheme="minorHAnsi" w:hAnsiTheme="minorHAnsi" w:cstheme="minorBidi"/>
                  <w:sz w:val="22"/>
                  <w:szCs w:val="22"/>
                  <w:rPrChange w:id="4653" w:author="Nick.Tolimieri [2]" w:date="2022-09-09T12:38:00Z">
                    <w:rPr>
                      <w:rFonts w:ascii="Calibri" w:hAnsi="Calibri" w:cs="Calibri"/>
                      <w:color w:val="000000"/>
                      <w:sz w:val="22"/>
                      <w:szCs w:val="22"/>
                    </w:rPr>
                  </w:rPrChange>
                </w:rPr>
                <w:t>4</w:t>
              </w:r>
            </w:ins>
          </w:p>
        </w:tc>
        <w:tc>
          <w:tcPr>
            <w:tcW w:w="960" w:type="dxa"/>
            <w:noWrap/>
            <w:hideMark/>
            <w:tcPrChange w:id="46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55" w:author="Nick.Tolimieri [2]" w:date="2022-09-09T12:38:00Z"/>
                <w:rFonts w:asciiTheme="minorHAnsi" w:eastAsiaTheme="minorHAnsi" w:hAnsiTheme="minorHAnsi" w:cstheme="minorBidi"/>
                <w:sz w:val="22"/>
                <w:szCs w:val="22"/>
                <w:rPrChange w:id="4656" w:author="Nick.Tolimieri [2]" w:date="2022-09-09T12:38:00Z">
                  <w:rPr>
                    <w:ins w:id="4657" w:author="Nick.Tolimieri [2]" w:date="2022-09-09T12:38:00Z"/>
                    <w:rFonts w:ascii="Calibri" w:hAnsi="Calibri" w:cs="Calibri"/>
                    <w:color w:val="000000"/>
                    <w:sz w:val="22"/>
                    <w:szCs w:val="22"/>
                  </w:rPr>
                </w:rPrChange>
              </w:rPr>
              <w:pPrChange w:id="4658" w:author="Nick.Tolimieri [2]" w:date="2022-09-09T12:38:00Z">
                <w:pPr>
                  <w:jc w:val="right"/>
                </w:pPr>
              </w:pPrChange>
            </w:pPr>
            <w:ins w:id="4659" w:author="Nick.Tolimieri [2]" w:date="2022-09-09T12:38:00Z">
              <w:r w:rsidRPr="001255CF">
                <w:rPr>
                  <w:rFonts w:asciiTheme="minorHAnsi" w:eastAsiaTheme="minorHAnsi" w:hAnsiTheme="minorHAnsi" w:cstheme="minorBidi"/>
                  <w:sz w:val="22"/>
                  <w:szCs w:val="22"/>
                  <w:rPrChange w:id="4660" w:author="Nick.Tolimieri [2]" w:date="2022-09-09T12:38:00Z">
                    <w:rPr>
                      <w:rFonts w:ascii="Calibri" w:hAnsi="Calibri" w:cs="Calibri"/>
                      <w:color w:val="000000"/>
                      <w:sz w:val="22"/>
                      <w:szCs w:val="22"/>
                    </w:rPr>
                  </w:rPrChange>
                </w:rPr>
                <w:t>44</w:t>
              </w:r>
            </w:ins>
          </w:p>
        </w:tc>
        <w:tc>
          <w:tcPr>
            <w:tcW w:w="960" w:type="dxa"/>
            <w:noWrap/>
            <w:hideMark/>
            <w:tcPrChange w:id="46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62" w:author="Nick.Tolimieri [2]" w:date="2022-09-09T12:38:00Z"/>
                <w:rFonts w:asciiTheme="minorHAnsi" w:eastAsiaTheme="minorHAnsi" w:hAnsiTheme="minorHAnsi" w:cstheme="minorBidi"/>
                <w:sz w:val="22"/>
                <w:szCs w:val="22"/>
                <w:rPrChange w:id="4663" w:author="Nick.Tolimieri [2]" w:date="2022-09-09T12:38:00Z">
                  <w:rPr>
                    <w:ins w:id="4664" w:author="Nick.Tolimieri [2]" w:date="2022-09-09T12:38:00Z"/>
                    <w:rFonts w:ascii="Calibri" w:hAnsi="Calibri" w:cs="Calibri"/>
                    <w:color w:val="000000"/>
                    <w:sz w:val="22"/>
                    <w:szCs w:val="22"/>
                  </w:rPr>
                </w:rPrChange>
              </w:rPr>
              <w:pPrChange w:id="4665" w:author="Nick.Tolimieri [2]" w:date="2022-09-09T12:38:00Z">
                <w:pPr>
                  <w:jc w:val="right"/>
                </w:pPr>
              </w:pPrChange>
            </w:pPr>
            <w:ins w:id="4666" w:author="Nick.Tolimieri [2]" w:date="2022-09-09T12:38:00Z">
              <w:r w:rsidRPr="001255CF">
                <w:rPr>
                  <w:rFonts w:asciiTheme="minorHAnsi" w:eastAsiaTheme="minorHAnsi" w:hAnsiTheme="minorHAnsi" w:cstheme="minorBidi"/>
                  <w:sz w:val="22"/>
                  <w:szCs w:val="22"/>
                  <w:rPrChange w:id="4667" w:author="Nick.Tolimieri [2]" w:date="2022-09-09T12:38:00Z">
                    <w:rPr>
                      <w:rFonts w:ascii="Calibri" w:hAnsi="Calibri" w:cs="Calibri"/>
                      <w:color w:val="000000"/>
                      <w:sz w:val="22"/>
                      <w:szCs w:val="22"/>
                    </w:rPr>
                  </w:rPrChange>
                </w:rPr>
                <w:t>4</w:t>
              </w:r>
            </w:ins>
          </w:p>
        </w:tc>
        <w:tc>
          <w:tcPr>
            <w:tcW w:w="960" w:type="dxa"/>
            <w:noWrap/>
            <w:hideMark/>
            <w:tcPrChange w:id="46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69" w:author="Nick.Tolimieri [2]" w:date="2022-09-09T12:38:00Z"/>
                <w:rFonts w:asciiTheme="minorHAnsi" w:eastAsiaTheme="minorHAnsi" w:hAnsiTheme="minorHAnsi" w:cstheme="minorBidi"/>
                <w:sz w:val="22"/>
                <w:szCs w:val="22"/>
                <w:rPrChange w:id="4670" w:author="Nick.Tolimieri [2]" w:date="2022-09-09T12:38:00Z">
                  <w:rPr>
                    <w:ins w:id="4671" w:author="Nick.Tolimieri [2]" w:date="2022-09-09T12:38:00Z"/>
                    <w:rFonts w:ascii="Calibri" w:hAnsi="Calibri" w:cs="Calibri"/>
                    <w:color w:val="000000"/>
                    <w:sz w:val="22"/>
                    <w:szCs w:val="22"/>
                  </w:rPr>
                </w:rPrChange>
              </w:rPr>
              <w:pPrChange w:id="4672" w:author="Nick.Tolimieri [2]" w:date="2022-09-09T12:38:00Z">
                <w:pPr>
                  <w:jc w:val="right"/>
                </w:pPr>
              </w:pPrChange>
            </w:pPr>
            <w:ins w:id="4673" w:author="Nick.Tolimieri [2]" w:date="2022-09-09T12:38:00Z">
              <w:r w:rsidRPr="001255CF">
                <w:rPr>
                  <w:rFonts w:asciiTheme="minorHAnsi" w:eastAsiaTheme="minorHAnsi" w:hAnsiTheme="minorHAnsi" w:cstheme="minorBidi"/>
                  <w:sz w:val="22"/>
                  <w:szCs w:val="22"/>
                  <w:rPrChange w:id="4674" w:author="Nick.Tolimieri [2]" w:date="2022-09-09T12:38:00Z">
                    <w:rPr>
                      <w:rFonts w:ascii="Calibri" w:hAnsi="Calibri" w:cs="Calibri"/>
                      <w:color w:val="000000"/>
                      <w:sz w:val="22"/>
                      <w:szCs w:val="22"/>
                    </w:rPr>
                  </w:rPrChange>
                </w:rPr>
                <w:t>33</w:t>
              </w:r>
            </w:ins>
          </w:p>
        </w:tc>
        <w:tc>
          <w:tcPr>
            <w:tcW w:w="960" w:type="dxa"/>
            <w:noWrap/>
            <w:hideMark/>
            <w:tcPrChange w:id="46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76" w:author="Nick.Tolimieri [2]" w:date="2022-09-09T12:38:00Z"/>
                <w:rFonts w:asciiTheme="minorHAnsi" w:eastAsiaTheme="minorHAnsi" w:hAnsiTheme="minorHAnsi" w:cstheme="minorBidi"/>
                <w:sz w:val="22"/>
                <w:szCs w:val="22"/>
                <w:rPrChange w:id="4677" w:author="Nick.Tolimieri [2]" w:date="2022-09-09T12:38:00Z">
                  <w:rPr>
                    <w:ins w:id="4678" w:author="Nick.Tolimieri [2]" w:date="2022-09-09T12:38:00Z"/>
                    <w:rFonts w:ascii="Calibri" w:hAnsi="Calibri" w:cs="Calibri"/>
                    <w:color w:val="000000"/>
                    <w:sz w:val="22"/>
                    <w:szCs w:val="22"/>
                  </w:rPr>
                </w:rPrChange>
              </w:rPr>
              <w:pPrChange w:id="4679" w:author="Nick.Tolimieri [2]" w:date="2022-09-09T12:38:00Z">
                <w:pPr>
                  <w:jc w:val="right"/>
                </w:pPr>
              </w:pPrChange>
            </w:pPr>
            <w:ins w:id="4680" w:author="Nick.Tolimieri [2]" w:date="2022-09-09T12:38:00Z">
              <w:r w:rsidRPr="001255CF">
                <w:rPr>
                  <w:rFonts w:asciiTheme="minorHAnsi" w:eastAsiaTheme="minorHAnsi" w:hAnsiTheme="minorHAnsi" w:cstheme="minorBidi"/>
                  <w:sz w:val="22"/>
                  <w:szCs w:val="22"/>
                  <w:rPrChange w:id="4681" w:author="Nick.Tolimieri [2]" w:date="2022-09-09T12:38:00Z">
                    <w:rPr>
                      <w:rFonts w:ascii="Calibri" w:hAnsi="Calibri" w:cs="Calibri"/>
                      <w:color w:val="000000"/>
                      <w:sz w:val="22"/>
                      <w:szCs w:val="22"/>
                    </w:rPr>
                  </w:rPrChange>
                </w:rPr>
                <w:t>5</w:t>
              </w:r>
            </w:ins>
          </w:p>
        </w:tc>
        <w:tc>
          <w:tcPr>
            <w:tcW w:w="960" w:type="dxa"/>
            <w:noWrap/>
            <w:hideMark/>
            <w:tcPrChange w:id="46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83" w:author="Nick.Tolimieri [2]" w:date="2022-09-09T12:38:00Z"/>
                <w:rFonts w:asciiTheme="minorHAnsi" w:eastAsiaTheme="minorHAnsi" w:hAnsiTheme="minorHAnsi" w:cstheme="minorBidi"/>
                <w:sz w:val="22"/>
                <w:szCs w:val="22"/>
                <w:rPrChange w:id="4684" w:author="Nick.Tolimieri [2]" w:date="2022-09-09T12:38:00Z">
                  <w:rPr>
                    <w:ins w:id="4685" w:author="Nick.Tolimieri [2]" w:date="2022-09-09T12:38:00Z"/>
                    <w:rFonts w:ascii="Calibri" w:hAnsi="Calibri" w:cs="Calibri"/>
                    <w:color w:val="000000"/>
                    <w:sz w:val="22"/>
                    <w:szCs w:val="22"/>
                  </w:rPr>
                </w:rPrChange>
              </w:rPr>
              <w:pPrChange w:id="4686" w:author="Nick.Tolimieri [2]" w:date="2022-09-09T12:38:00Z">
                <w:pPr>
                  <w:jc w:val="right"/>
                </w:pPr>
              </w:pPrChange>
            </w:pPr>
            <w:ins w:id="4687" w:author="Nick.Tolimieri [2]" w:date="2022-09-09T12:38:00Z">
              <w:r w:rsidRPr="001255CF">
                <w:rPr>
                  <w:rFonts w:asciiTheme="minorHAnsi" w:eastAsiaTheme="minorHAnsi" w:hAnsiTheme="minorHAnsi" w:cstheme="minorBidi"/>
                  <w:sz w:val="22"/>
                  <w:szCs w:val="22"/>
                  <w:rPrChange w:id="4688" w:author="Nick.Tolimieri [2]" w:date="2022-09-09T12:38:00Z">
                    <w:rPr>
                      <w:rFonts w:ascii="Calibri" w:hAnsi="Calibri" w:cs="Calibri"/>
                      <w:color w:val="000000"/>
                      <w:sz w:val="22"/>
                      <w:szCs w:val="22"/>
                    </w:rPr>
                  </w:rPrChange>
                </w:rPr>
                <w:t>11</w:t>
              </w:r>
            </w:ins>
          </w:p>
        </w:tc>
        <w:tc>
          <w:tcPr>
            <w:tcW w:w="960" w:type="dxa"/>
            <w:noWrap/>
            <w:hideMark/>
            <w:tcPrChange w:id="46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90" w:author="Nick.Tolimieri [2]" w:date="2022-09-09T12:38:00Z"/>
                <w:rFonts w:asciiTheme="minorHAnsi" w:eastAsiaTheme="minorHAnsi" w:hAnsiTheme="minorHAnsi" w:cstheme="minorBidi"/>
                <w:sz w:val="22"/>
                <w:szCs w:val="22"/>
                <w:rPrChange w:id="4691" w:author="Nick.Tolimieri [2]" w:date="2022-09-09T12:38:00Z">
                  <w:rPr>
                    <w:ins w:id="4692" w:author="Nick.Tolimieri [2]" w:date="2022-09-09T12:38:00Z"/>
                    <w:rFonts w:ascii="Calibri" w:hAnsi="Calibri" w:cs="Calibri"/>
                    <w:color w:val="000000"/>
                    <w:sz w:val="22"/>
                    <w:szCs w:val="22"/>
                  </w:rPr>
                </w:rPrChange>
              </w:rPr>
              <w:pPrChange w:id="4693" w:author="Nick.Tolimieri [2]" w:date="2022-09-09T12:38:00Z">
                <w:pPr>
                  <w:jc w:val="right"/>
                </w:pPr>
              </w:pPrChange>
            </w:pPr>
            <w:ins w:id="4694" w:author="Nick.Tolimieri [2]" w:date="2022-09-09T12:38:00Z">
              <w:r w:rsidRPr="001255CF">
                <w:rPr>
                  <w:rFonts w:asciiTheme="minorHAnsi" w:eastAsiaTheme="minorHAnsi" w:hAnsiTheme="minorHAnsi" w:cstheme="minorBidi"/>
                  <w:sz w:val="22"/>
                  <w:szCs w:val="22"/>
                  <w:rPrChange w:id="4695" w:author="Nick.Tolimieri [2]" w:date="2022-09-09T12:38:00Z">
                    <w:rPr>
                      <w:rFonts w:ascii="Calibri" w:hAnsi="Calibri" w:cs="Calibri"/>
                      <w:color w:val="000000"/>
                      <w:sz w:val="22"/>
                      <w:szCs w:val="22"/>
                    </w:rPr>
                  </w:rPrChange>
                </w:rPr>
                <w:t>2.03</w:t>
              </w:r>
            </w:ins>
          </w:p>
        </w:tc>
        <w:tc>
          <w:tcPr>
            <w:tcW w:w="960" w:type="dxa"/>
            <w:noWrap/>
            <w:hideMark/>
            <w:tcPrChange w:id="46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697" w:author="Nick.Tolimieri [2]" w:date="2022-09-09T12:38:00Z"/>
                <w:rFonts w:asciiTheme="minorHAnsi" w:eastAsiaTheme="minorHAnsi" w:hAnsiTheme="minorHAnsi" w:cstheme="minorBidi"/>
                <w:sz w:val="22"/>
                <w:szCs w:val="22"/>
                <w:rPrChange w:id="4698" w:author="Nick.Tolimieri [2]" w:date="2022-09-09T12:38:00Z">
                  <w:rPr>
                    <w:ins w:id="4699" w:author="Nick.Tolimieri [2]" w:date="2022-09-09T12:38:00Z"/>
                    <w:rFonts w:ascii="Calibri" w:hAnsi="Calibri" w:cs="Calibri"/>
                    <w:color w:val="000000"/>
                    <w:sz w:val="22"/>
                    <w:szCs w:val="22"/>
                  </w:rPr>
                </w:rPrChange>
              </w:rPr>
              <w:pPrChange w:id="4700" w:author="Nick.Tolimieri [2]" w:date="2022-09-09T12:38:00Z">
                <w:pPr>
                  <w:jc w:val="right"/>
                </w:pPr>
              </w:pPrChange>
            </w:pPr>
            <w:ins w:id="4701" w:author="Nick.Tolimieri [2]" w:date="2022-09-09T12:38:00Z">
              <w:r w:rsidRPr="001255CF">
                <w:rPr>
                  <w:rFonts w:asciiTheme="minorHAnsi" w:eastAsiaTheme="minorHAnsi" w:hAnsiTheme="minorHAnsi" w:cstheme="minorBidi"/>
                  <w:sz w:val="22"/>
                  <w:szCs w:val="22"/>
                  <w:rPrChange w:id="4702" w:author="Nick.Tolimieri [2]" w:date="2022-09-09T12:38:00Z">
                    <w:rPr>
                      <w:rFonts w:ascii="Calibri" w:hAnsi="Calibri" w:cs="Calibri"/>
                      <w:color w:val="000000"/>
                      <w:sz w:val="22"/>
                      <w:szCs w:val="22"/>
                    </w:rPr>
                  </w:rPrChange>
                </w:rPr>
                <w:t>0.5</w:t>
              </w:r>
            </w:ins>
          </w:p>
        </w:tc>
      </w:tr>
      <w:tr w:rsidR="001255CF" w:rsidRPr="001255CF" w:rsidTr="001255CF">
        <w:trPr>
          <w:divId w:val="1429738465"/>
          <w:trHeight w:val="300"/>
          <w:ins w:id="4703" w:author="Nick.Tolimieri [2]" w:date="2022-09-09T12:38:00Z"/>
          <w:trPrChange w:id="4704" w:author="Nick.Tolimieri [2]" w:date="2022-09-09T12:38:00Z">
            <w:trPr>
              <w:divId w:val="1429738465"/>
              <w:trHeight w:val="300"/>
            </w:trPr>
          </w:trPrChange>
        </w:trPr>
        <w:tc>
          <w:tcPr>
            <w:tcW w:w="960" w:type="dxa"/>
            <w:noWrap/>
            <w:hideMark/>
            <w:tcPrChange w:id="47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06" w:author="Nick.Tolimieri [2]" w:date="2022-09-09T12:38:00Z"/>
                <w:rFonts w:asciiTheme="minorHAnsi" w:eastAsiaTheme="minorHAnsi" w:hAnsiTheme="minorHAnsi" w:cstheme="minorBidi"/>
                <w:sz w:val="22"/>
                <w:szCs w:val="22"/>
                <w:rPrChange w:id="4707" w:author="Nick.Tolimieri [2]" w:date="2022-09-09T12:38:00Z">
                  <w:rPr>
                    <w:ins w:id="4708" w:author="Nick.Tolimieri [2]" w:date="2022-09-09T12:38:00Z"/>
                    <w:rFonts w:ascii="Calibri" w:hAnsi="Calibri" w:cs="Calibri"/>
                    <w:color w:val="000000"/>
                    <w:sz w:val="22"/>
                    <w:szCs w:val="22"/>
                  </w:rPr>
                </w:rPrChange>
              </w:rPr>
              <w:pPrChange w:id="4709" w:author="Nick.Tolimieri [2]" w:date="2022-09-09T12:38:00Z">
                <w:pPr/>
              </w:pPrChange>
            </w:pPr>
            <w:ins w:id="4710" w:author="Nick.Tolimieri [2]" w:date="2022-09-09T12:38:00Z">
              <w:r w:rsidRPr="001255CF">
                <w:rPr>
                  <w:rFonts w:asciiTheme="minorHAnsi" w:eastAsiaTheme="minorHAnsi" w:hAnsiTheme="minorHAnsi" w:cstheme="minorBidi"/>
                  <w:sz w:val="22"/>
                  <w:szCs w:val="22"/>
                  <w:rPrChange w:id="4711" w:author="Nick.Tolimieri [2]" w:date="2022-09-09T12:38:00Z">
                    <w:rPr>
                      <w:rFonts w:ascii="Calibri" w:hAnsi="Calibri" w:cs="Calibri"/>
                      <w:color w:val="000000"/>
                      <w:sz w:val="22"/>
                      <w:szCs w:val="22"/>
                    </w:rPr>
                  </w:rPrChange>
                </w:rPr>
                <w:t>Tatoosh Is. &amp; Neah B.</w:t>
              </w:r>
            </w:ins>
          </w:p>
        </w:tc>
        <w:tc>
          <w:tcPr>
            <w:tcW w:w="960" w:type="dxa"/>
            <w:noWrap/>
            <w:hideMark/>
            <w:tcPrChange w:id="47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13" w:author="Nick.Tolimieri [2]" w:date="2022-09-09T12:38:00Z"/>
                <w:rFonts w:asciiTheme="minorHAnsi" w:eastAsiaTheme="minorHAnsi" w:hAnsiTheme="minorHAnsi" w:cstheme="minorBidi"/>
                <w:sz w:val="22"/>
                <w:szCs w:val="22"/>
                <w:rPrChange w:id="4714" w:author="Nick.Tolimieri [2]" w:date="2022-09-09T12:38:00Z">
                  <w:rPr>
                    <w:ins w:id="4715" w:author="Nick.Tolimieri [2]" w:date="2022-09-09T12:38:00Z"/>
                    <w:rFonts w:ascii="Calibri" w:hAnsi="Calibri" w:cs="Calibri"/>
                    <w:color w:val="000000"/>
                    <w:sz w:val="22"/>
                    <w:szCs w:val="22"/>
                  </w:rPr>
                </w:rPrChange>
              </w:rPr>
              <w:pPrChange w:id="4716" w:author="Nick.Tolimieri [2]" w:date="2022-09-09T12:38:00Z">
                <w:pPr>
                  <w:jc w:val="right"/>
                </w:pPr>
              </w:pPrChange>
            </w:pPr>
            <w:ins w:id="4717" w:author="Nick.Tolimieri [2]" w:date="2022-09-09T12:38:00Z">
              <w:r w:rsidRPr="001255CF">
                <w:rPr>
                  <w:rFonts w:asciiTheme="minorHAnsi" w:eastAsiaTheme="minorHAnsi" w:hAnsiTheme="minorHAnsi" w:cstheme="minorBidi"/>
                  <w:sz w:val="22"/>
                  <w:szCs w:val="22"/>
                  <w:rPrChange w:id="4718" w:author="Nick.Tolimieri [2]" w:date="2022-09-09T12:38:00Z">
                    <w:rPr>
                      <w:rFonts w:ascii="Calibri" w:hAnsi="Calibri" w:cs="Calibri"/>
                      <w:color w:val="000000"/>
                      <w:sz w:val="22"/>
                      <w:szCs w:val="22"/>
                    </w:rPr>
                  </w:rPrChange>
                </w:rPr>
                <w:t>1993</w:t>
              </w:r>
            </w:ins>
          </w:p>
        </w:tc>
        <w:tc>
          <w:tcPr>
            <w:tcW w:w="960" w:type="dxa"/>
            <w:noWrap/>
            <w:hideMark/>
            <w:tcPrChange w:id="47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20" w:author="Nick.Tolimieri [2]" w:date="2022-09-09T12:38:00Z"/>
                <w:rFonts w:asciiTheme="minorHAnsi" w:eastAsiaTheme="minorHAnsi" w:hAnsiTheme="minorHAnsi" w:cstheme="minorBidi"/>
                <w:sz w:val="22"/>
                <w:szCs w:val="22"/>
                <w:rPrChange w:id="4721" w:author="Nick.Tolimieri [2]" w:date="2022-09-09T12:38:00Z">
                  <w:rPr>
                    <w:ins w:id="4722" w:author="Nick.Tolimieri [2]" w:date="2022-09-09T12:38:00Z"/>
                    <w:rFonts w:ascii="Calibri" w:hAnsi="Calibri" w:cs="Calibri"/>
                    <w:color w:val="000000"/>
                    <w:sz w:val="22"/>
                    <w:szCs w:val="22"/>
                  </w:rPr>
                </w:rPrChange>
              </w:rPr>
              <w:pPrChange w:id="4723" w:author="Nick.Tolimieri [2]" w:date="2022-09-09T12:38:00Z">
                <w:pPr>
                  <w:jc w:val="right"/>
                </w:pPr>
              </w:pPrChange>
            </w:pPr>
            <w:ins w:id="4724" w:author="Nick.Tolimieri [2]" w:date="2022-09-09T12:38:00Z">
              <w:r w:rsidRPr="001255CF">
                <w:rPr>
                  <w:rFonts w:asciiTheme="minorHAnsi" w:eastAsiaTheme="minorHAnsi" w:hAnsiTheme="minorHAnsi" w:cstheme="minorBidi"/>
                  <w:sz w:val="22"/>
                  <w:szCs w:val="22"/>
                  <w:rPrChange w:id="4725" w:author="Nick.Tolimieri [2]" w:date="2022-09-09T12:38:00Z">
                    <w:rPr>
                      <w:rFonts w:ascii="Calibri" w:hAnsi="Calibri" w:cs="Calibri"/>
                      <w:color w:val="000000"/>
                      <w:sz w:val="22"/>
                      <w:szCs w:val="22"/>
                    </w:rPr>
                  </w:rPrChange>
                </w:rPr>
                <w:t>6</w:t>
              </w:r>
            </w:ins>
          </w:p>
        </w:tc>
        <w:tc>
          <w:tcPr>
            <w:tcW w:w="960" w:type="dxa"/>
            <w:noWrap/>
            <w:hideMark/>
            <w:tcPrChange w:id="47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27" w:author="Nick.Tolimieri [2]" w:date="2022-09-09T12:38:00Z"/>
                <w:rFonts w:asciiTheme="minorHAnsi" w:eastAsiaTheme="minorHAnsi" w:hAnsiTheme="minorHAnsi" w:cstheme="minorBidi"/>
                <w:sz w:val="22"/>
                <w:szCs w:val="22"/>
                <w:rPrChange w:id="4728" w:author="Nick.Tolimieri [2]" w:date="2022-09-09T12:38:00Z">
                  <w:rPr>
                    <w:ins w:id="4729" w:author="Nick.Tolimieri [2]" w:date="2022-09-09T12:38:00Z"/>
                    <w:rFonts w:ascii="Calibri" w:hAnsi="Calibri" w:cs="Calibri"/>
                    <w:color w:val="000000"/>
                    <w:sz w:val="22"/>
                    <w:szCs w:val="22"/>
                  </w:rPr>
                </w:rPrChange>
              </w:rPr>
              <w:pPrChange w:id="4730" w:author="Nick.Tolimieri [2]" w:date="2022-09-09T12:38:00Z">
                <w:pPr>
                  <w:jc w:val="right"/>
                </w:pPr>
              </w:pPrChange>
            </w:pPr>
            <w:ins w:id="4731" w:author="Nick.Tolimieri [2]" w:date="2022-09-09T12:38:00Z">
              <w:r w:rsidRPr="001255CF">
                <w:rPr>
                  <w:rFonts w:asciiTheme="minorHAnsi" w:eastAsiaTheme="minorHAnsi" w:hAnsiTheme="minorHAnsi" w:cstheme="minorBidi"/>
                  <w:sz w:val="22"/>
                  <w:szCs w:val="22"/>
                  <w:rPrChange w:id="4732" w:author="Nick.Tolimieri [2]" w:date="2022-09-09T12:38:00Z">
                    <w:rPr>
                      <w:rFonts w:ascii="Calibri" w:hAnsi="Calibri" w:cs="Calibri"/>
                      <w:color w:val="000000"/>
                      <w:sz w:val="22"/>
                      <w:szCs w:val="22"/>
                    </w:rPr>
                  </w:rPrChange>
                </w:rPr>
                <w:t>42</w:t>
              </w:r>
            </w:ins>
          </w:p>
        </w:tc>
        <w:tc>
          <w:tcPr>
            <w:tcW w:w="960" w:type="dxa"/>
            <w:noWrap/>
            <w:hideMark/>
            <w:tcPrChange w:id="47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34" w:author="Nick.Tolimieri [2]" w:date="2022-09-09T12:38:00Z"/>
                <w:rFonts w:asciiTheme="minorHAnsi" w:eastAsiaTheme="minorHAnsi" w:hAnsiTheme="minorHAnsi" w:cstheme="minorBidi"/>
                <w:sz w:val="22"/>
                <w:szCs w:val="22"/>
                <w:rPrChange w:id="4735" w:author="Nick.Tolimieri [2]" w:date="2022-09-09T12:38:00Z">
                  <w:rPr>
                    <w:ins w:id="4736" w:author="Nick.Tolimieri [2]" w:date="2022-09-09T12:38:00Z"/>
                    <w:rFonts w:ascii="Calibri" w:hAnsi="Calibri" w:cs="Calibri"/>
                    <w:color w:val="000000"/>
                    <w:sz w:val="22"/>
                    <w:szCs w:val="22"/>
                  </w:rPr>
                </w:rPrChange>
              </w:rPr>
              <w:pPrChange w:id="4737" w:author="Nick.Tolimieri [2]" w:date="2022-09-09T12:38:00Z">
                <w:pPr>
                  <w:jc w:val="right"/>
                </w:pPr>
              </w:pPrChange>
            </w:pPr>
            <w:ins w:id="4738" w:author="Nick.Tolimieri [2]" w:date="2022-09-09T12:38:00Z">
              <w:r w:rsidRPr="001255CF">
                <w:rPr>
                  <w:rFonts w:asciiTheme="minorHAnsi" w:eastAsiaTheme="minorHAnsi" w:hAnsiTheme="minorHAnsi" w:cstheme="minorBidi"/>
                  <w:sz w:val="22"/>
                  <w:szCs w:val="22"/>
                  <w:rPrChange w:id="4739" w:author="Nick.Tolimieri [2]" w:date="2022-09-09T12:38:00Z">
                    <w:rPr>
                      <w:rFonts w:ascii="Calibri" w:hAnsi="Calibri" w:cs="Calibri"/>
                      <w:color w:val="000000"/>
                      <w:sz w:val="22"/>
                      <w:szCs w:val="22"/>
                    </w:rPr>
                  </w:rPrChange>
                </w:rPr>
                <w:t>2</w:t>
              </w:r>
            </w:ins>
          </w:p>
        </w:tc>
        <w:tc>
          <w:tcPr>
            <w:tcW w:w="960" w:type="dxa"/>
            <w:noWrap/>
            <w:hideMark/>
            <w:tcPrChange w:id="47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41" w:author="Nick.Tolimieri [2]" w:date="2022-09-09T12:38:00Z"/>
                <w:rFonts w:asciiTheme="minorHAnsi" w:eastAsiaTheme="minorHAnsi" w:hAnsiTheme="minorHAnsi" w:cstheme="minorBidi"/>
                <w:sz w:val="22"/>
                <w:szCs w:val="22"/>
                <w:rPrChange w:id="4742" w:author="Nick.Tolimieri [2]" w:date="2022-09-09T12:38:00Z">
                  <w:rPr>
                    <w:ins w:id="4743" w:author="Nick.Tolimieri [2]" w:date="2022-09-09T12:38:00Z"/>
                    <w:rFonts w:ascii="Calibri" w:hAnsi="Calibri" w:cs="Calibri"/>
                    <w:color w:val="000000"/>
                    <w:sz w:val="22"/>
                    <w:szCs w:val="22"/>
                  </w:rPr>
                </w:rPrChange>
              </w:rPr>
              <w:pPrChange w:id="4744" w:author="Nick.Tolimieri [2]" w:date="2022-09-09T12:38:00Z">
                <w:pPr>
                  <w:jc w:val="right"/>
                </w:pPr>
              </w:pPrChange>
            </w:pPr>
            <w:ins w:id="4745" w:author="Nick.Tolimieri [2]" w:date="2022-09-09T12:38:00Z">
              <w:r w:rsidRPr="001255CF">
                <w:rPr>
                  <w:rFonts w:asciiTheme="minorHAnsi" w:eastAsiaTheme="minorHAnsi" w:hAnsiTheme="minorHAnsi" w:cstheme="minorBidi"/>
                  <w:sz w:val="22"/>
                  <w:szCs w:val="22"/>
                  <w:rPrChange w:id="4746" w:author="Nick.Tolimieri [2]" w:date="2022-09-09T12:38:00Z">
                    <w:rPr>
                      <w:rFonts w:ascii="Calibri" w:hAnsi="Calibri" w:cs="Calibri"/>
                      <w:color w:val="000000"/>
                      <w:sz w:val="22"/>
                      <w:szCs w:val="22"/>
                    </w:rPr>
                  </w:rPrChange>
                </w:rPr>
                <w:t>36</w:t>
              </w:r>
            </w:ins>
          </w:p>
        </w:tc>
        <w:tc>
          <w:tcPr>
            <w:tcW w:w="960" w:type="dxa"/>
            <w:noWrap/>
            <w:hideMark/>
            <w:tcPrChange w:id="47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48" w:author="Nick.Tolimieri [2]" w:date="2022-09-09T12:38:00Z"/>
                <w:rFonts w:asciiTheme="minorHAnsi" w:eastAsiaTheme="minorHAnsi" w:hAnsiTheme="minorHAnsi" w:cstheme="minorBidi"/>
                <w:sz w:val="22"/>
                <w:szCs w:val="22"/>
                <w:rPrChange w:id="4749" w:author="Nick.Tolimieri [2]" w:date="2022-09-09T12:38:00Z">
                  <w:rPr>
                    <w:ins w:id="4750" w:author="Nick.Tolimieri [2]" w:date="2022-09-09T12:38:00Z"/>
                    <w:rFonts w:ascii="Calibri" w:hAnsi="Calibri" w:cs="Calibri"/>
                    <w:color w:val="000000"/>
                    <w:sz w:val="22"/>
                    <w:szCs w:val="22"/>
                  </w:rPr>
                </w:rPrChange>
              </w:rPr>
              <w:pPrChange w:id="4751" w:author="Nick.Tolimieri [2]" w:date="2022-09-09T12:38:00Z">
                <w:pPr>
                  <w:jc w:val="right"/>
                </w:pPr>
              </w:pPrChange>
            </w:pPr>
            <w:ins w:id="4752" w:author="Nick.Tolimieri [2]" w:date="2022-09-09T12:38:00Z">
              <w:r w:rsidRPr="001255CF">
                <w:rPr>
                  <w:rFonts w:asciiTheme="minorHAnsi" w:eastAsiaTheme="minorHAnsi" w:hAnsiTheme="minorHAnsi" w:cstheme="minorBidi"/>
                  <w:sz w:val="22"/>
                  <w:szCs w:val="22"/>
                  <w:rPrChange w:id="4753" w:author="Nick.Tolimieri [2]" w:date="2022-09-09T12:38:00Z">
                    <w:rPr>
                      <w:rFonts w:ascii="Calibri" w:hAnsi="Calibri" w:cs="Calibri"/>
                      <w:color w:val="000000"/>
                      <w:sz w:val="22"/>
                      <w:szCs w:val="22"/>
                    </w:rPr>
                  </w:rPrChange>
                </w:rPr>
                <w:t>6</w:t>
              </w:r>
            </w:ins>
          </w:p>
        </w:tc>
        <w:tc>
          <w:tcPr>
            <w:tcW w:w="960" w:type="dxa"/>
            <w:noWrap/>
            <w:hideMark/>
            <w:tcPrChange w:id="47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55" w:author="Nick.Tolimieri [2]" w:date="2022-09-09T12:38:00Z"/>
                <w:rFonts w:asciiTheme="minorHAnsi" w:eastAsiaTheme="minorHAnsi" w:hAnsiTheme="minorHAnsi" w:cstheme="minorBidi"/>
                <w:sz w:val="22"/>
                <w:szCs w:val="22"/>
                <w:rPrChange w:id="4756" w:author="Nick.Tolimieri [2]" w:date="2022-09-09T12:38:00Z">
                  <w:rPr>
                    <w:ins w:id="4757" w:author="Nick.Tolimieri [2]" w:date="2022-09-09T12:38:00Z"/>
                    <w:rFonts w:ascii="Calibri" w:hAnsi="Calibri" w:cs="Calibri"/>
                    <w:color w:val="000000"/>
                    <w:sz w:val="22"/>
                    <w:szCs w:val="22"/>
                  </w:rPr>
                </w:rPrChange>
              </w:rPr>
              <w:pPrChange w:id="4758" w:author="Nick.Tolimieri [2]" w:date="2022-09-09T12:38:00Z">
                <w:pPr>
                  <w:jc w:val="right"/>
                </w:pPr>
              </w:pPrChange>
            </w:pPr>
            <w:ins w:id="4759" w:author="Nick.Tolimieri [2]" w:date="2022-09-09T12:38:00Z">
              <w:r w:rsidRPr="001255CF">
                <w:rPr>
                  <w:rFonts w:asciiTheme="minorHAnsi" w:eastAsiaTheme="minorHAnsi" w:hAnsiTheme="minorHAnsi" w:cstheme="minorBidi"/>
                  <w:sz w:val="22"/>
                  <w:szCs w:val="22"/>
                  <w:rPrChange w:id="4760" w:author="Nick.Tolimieri [2]" w:date="2022-09-09T12:38:00Z">
                    <w:rPr>
                      <w:rFonts w:ascii="Calibri" w:hAnsi="Calibri" w:cs="Calibri"/>
                      <w:color w:val="000000"/>
                      <w:sz w:val="22"/>
                      <w:szCs w:val="22"/>
                    </w:rPr>
                  </w:rPrChange>
                </w:rPr>
                <w:t>30</w:t>
              </w:r>
            </w:ins>
          </w:p>
        </w:tc>
        <w:tc>
          <w:tcPr>
            <w:tcW w:w="960" w:type="dxa"/>
            <w:noWrap/>
            <w:hideMark/>
            <w:tcPrChange w:id="47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62" w:author="Nick.Tolimieri [2]" w:date="2022-09-09T12:38:00Z"/>
                <w:rFonts w:asciiTheme="minorHAnsi" w:eastAsiaTheme="minorHAnsi" w:hAnsiTheme="minorHAnsi" w:cstheme="minorBidi"/>
                <w:sz w:val="22"/>
                <w:szCs w:val="22"/>
                <w:rPrChange w:id="4763" w:author="Nick.Tolimieri [2]" w:date="2022-09-09T12:38:00Z">
                  <w:rPr>
                    <w:ins w:id="4764" w:author="Nick.Tolimieri [2]" w:date="2022-09-09T12:38:00Z"/>
                    <w:rFonts w:ascii="Calibri" w:hAnsi="Calibri" w:cs="Calibri"/>
                    <w:color w:val="000000"/>
                    <w:sz w:val="22"/>
                    <w:szCs w:val="22"/>
                  </w:rPr>
                </w:rPrChange>
              </w:rPr>
              <w:pPrChange w:id="4765" w:author="Nick.Tolimieri [2]" w:date="2022-09-09T12:38:00Z">
                <w:pPr>
                  <w:jc w:val="right"/>
                </w:pPr>
              </w:pPrChange>
            </w:pPr>
            <w:ins w:id="4766" w:author="Nick.Tolimieri [2]" w:date="2022-09-09T12:38:00Z">
              <w:r w:rsidRPr="001255CF">
                <w:rPr>
                  <w:rFonts w:asciiTheme="minorHAnsi" w:eastAsiaTheme="minorHAnsi" w:hAnsiTheme="minorHAnsi" w:cstheme="minorBidi"/>
                  <w:sz w:val="22"/>
                  <w:szCs w:val="22"/>
                  <w:rPrChange w:id="4767" w:author="Nick.Tolimieri [2]" w:date="2022-09-09T12:38:00Z">
                    <w:rPr>
                      <w:rFonts w:ascii="Calibri" w:hAnsi="Calibri" w:cs="Calibri"/>
                      <w:color w:val="000000"/>
                      <w:sz w:val="22"/>
                      <w:szCs w:val="22"/>
                    </w:rPr>
                  </w:rPrChange>
                </w:rPr>
                <w:t>2.27</w:t>
              </w:r>
            </w:ins>
          </w:p>
        </w:tc>
        <w:tc>
          <w:tcPr>
            <w:tcW w:w="960" w:type="dxa"/>
            <w:noWrap/>
            <w:hideMark/>
            <w:tcPrChange w:id="47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69" w:author="Nick.Tolimieri [2]" w:date="2022-09-09T12:38:00Z"/>
                <w:rFonts w:asciiTheme="minorHAnsi" w:eastAsiaTheme="minorHAnsi" w:hAnsiTheme="minorHAnsi" w:cstheme="minorBidi"/>
                <w:sz w:val="22"/>
                <w:szCs w:val="22"/>
                <w:rPrChange w:id="4770" w:author="Nick.Tolimieri [2]" w:date="2022-09-09T12:38:00Z">
                  <w:rPr>
                    <w:ins w:id="4771" w:author="Nick.Tolimieri [2]" w:date="2022-09-09T12:38:00Z"/>
                    <w:rFonts w:ascii="Calibri" w:hAnsi="Calibri" w:cs="Calibri"/>
                    <w:color w:val="000000"/>
                    <w:sz w:val="22"/>
                    <w:szCs w:val="22"/>
                  </w:rPr>
                </w:rPrChange>
              </w:rPr>
              <w:pPrChange w:id="4772" w:author="Nick.Tolimieri [2]" w:date="2022-09-09T12:38:00Z">
                <w:pPr>
                  <w:jc w:val="right"/>
                </w:pPr>
              </w:pPrChange>
            </w:pPr>
            <w:ins w:id="4773" w:author="Nick.Tolimieri [2]" w:date="2022-09-09T12:38:00Z">
              <w:r w:rsidRPr="001255CF">
                <w:rPr>
                  <w:rFonts w:asciiTheme="minorHAnsi" w:eastAsiaTheme="minorHAnsi" w:hAnsiTheme="minorHAnsi" w:cstheme="minorBidi"/>
                  <w:sz w:val="22"/>
                  <w:szCs w:val="22"/>
                  <w:rPrChange w:id="4774" w:author="Nick.Tolimieri [2]" w:date="2022-09-09T12:38:00Z">
                    <w:rPr>
                      <w:rFonts w:ascii="Calibri" w:hAnsi="Calibri" w:cs="Calibri"/>
                      <w:color w:val="000000"/>
                      <w:sz w:val="22"/>
                      <w:szCs w:val="22"/>
                    </w:rPr>
                  </w:rPrChange>
                </w:rPr>
                <w:t>0.42</w:t>
              </w:r>
            </w:ins>
          </w:p>
        </w:tc>
      </w:tr>
      <w:tr w:rsidR="001255CF" w:rsidRPr="001255CF" w:rsidTr="001255CF">
        <w:trPr>
          <w:divId w:val="1429738465"/>
          <w:trHeight w:val="300"/>
          <w:ins w:id="4775" w:author="Nick.Tolimieri [2]" w:date="2022-09-09T12:38:00Z"/>
          <w:trPrChange w:id="4776" w:author="Nick.Tolimieri [2]" w:date="2022-09-09T12:38:00Z">
            <w:trPr>
              <w:divId w:val="1429738465"/>
              <w:trHeight w:val="300"/>
            </w:trPr>
          </w:trPrChange>
        </w:trPr>
        <w:tc>
          <w:tcPr>
            <w:tcW w:w="960" w:type="dxa"/>
            <w:noWrap/>
            <w:hideMark/>
            <w:tcPrChange w:id="47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78" w:author="Nick.Tolimieri [2]" w:date="2022-09-09T12:38:00Z"/>
                <w:rFonts w:asciiTheme="minorHAnsi" w:eastAsiaTheme="minorHAnsi" w:hAnsiTheme="minorHAnsi" w:cstheme="minorBidi"/>
                <w:sz w:val="22"/>
                <w:szCs w:val="22"/>
                <w:rPrChange w:id="4779" w:author="Nick.Tolimieri [2]" w:date="2022-09-09T12:38:00Z">
                  <w:rPr>
                    <w:ins w:id="4780" w:author="Nick.Tolimieri [2]" w:date="2022-09-09T12:38:00Z"/>
                    <w:rFonts w:ascii="Calibri" w:hAnsi="Calibri" w:cs="Calibri"/>
                    <w:color w:val="000000"/>
                    <w:sz w:val="22"/>
                    <w:szCs w:val="22"/>
                  </w:rPr>
                </w:rPrChange>
              </w:rPr>
              <w:pPrChange w:id="4781" w:author="Nick.Tolimieri [2]" w:date="2022-09-09T12:38:00Z">
                <w:pPr/>
              </w:pPrChange>
            </w:pPr>
            <w:ins w:id="4782" w:author="Nick.Tolimieri [2]" w:date="2022-09-09T12:38:00Z">
              <w:r w:rsidRPr="001255CF">
                <w:rPr>
                  <w:rFonts w:asciiTheme="minorHAnsi" w:eastAsiaTheme="minorHAnsi" w:hAnsiTheme="minorHAnsi" w:cstheme="minorBidi"/>
                  <w:sz w:val="22"/>
                  <w:szCs w:val="22"/>
                  <w:rPrChange w:id="4783" w:author="Nick.Tolimieri [2]" w:date="2022-09-09T12:38:00Z">
                    <w:rPr>
                      <w:rFonts w:ascii="Calibri" w:hAnsi="Calibri" w:cs="Calibri"/>
                      <w:color w:val="000000"/>
                      <w:sz w:val="22"/>
                      <w:szCs w:val="22"/>
                    </w:rPr>
                  </w:rPrChange>
                </w:rPr>
                <w:lastRenderedPageBreak/>
                <w:t>Tatoosh Is. &amp; Neah B.</w:t>
              </w:r>
            </w:ins>
          </w:p>
        </w:tc>
        <w:tc>
          <w:tcPr>
            <w:tcW w:w="960" w:type="dxa"/>
            <w:noWrap/>
            <w:hideMark/>
            <w:tcPrChange w:id="47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85" w:author="Nick.Tolimieri [2]" w:date="2022-09-09T12:38:00Z"/>
                <w:rFonts w:asciiTheme="minorHAnsi" w:eastAsiaTheme="minorHAnsi" w:hAnsiTheme="minorHAnsi" w:cstheme="minorBidi"/>
                <w:sz w:val="22"/>
                <w:szCs w:val="22"/>
                <w:rPrChange w:id="4786" w:author="Nick.Tolimieri [2]" w:date="2022-09-09T12:38:00Z">
                  <w:rPr>
                    <w:ins w:id="4787" w:author="Nick.Tolimieri [2]" w:date="2022-09-09T12:38:00Z"/>
                    <w:rFonts w:ascii="Calibri" w:hAnsi="Calibri" w:cs="Calibri"/>
                    <w:color w:val="000000"/>
                    <w:sz w:val="22"/>
                    <w:szCs w:val="22"/>
                  </w:rPr>
                </w:rPrChange>
              </w:rPr>
              <w:pPrChange w:id="4788" w:author="Nick.Tolimieri [2]" w:date="2022-09-09T12:38:00Z">
                <w:pPr>
                  <w:jc w:val="right"/>
                </w:pPr>
              </w:pPrChange>
            </w:pPr>
            <w:ins w:id="4789" w:author="Nick.Tolimieri [2]" w:date="2022-09-09T12:38:00Z">
              <w:r w:rsidRPr="001255CF">
                <w:rPr>
                  <w:rFonts w:asciiTheme="minorHAnsi" w:eastAsiaTheme="minorHAnsi" w:hAnsiTheme="minorHAnsi" w:cstheme="minorBidi"/>
                  <w:sz w:val="22"/>
                  <w:szCs w:val="22"/>
                  <w:rPrChange w:id="4790" w:author="Nick.Tolimieri [2]" w:date="2022-09-09T12:38:00Z">
                    <w:rPr>
                      <w:rFonts w:ascii="Calibri" w:hAnsi="Calibri" w:cs="Calibri"/>
                      <w:color w:val="000000"/>
                      <w:sz w:val="22"/>
                      <w:szCs w:val="22"/>
                    </w:rPr>
                  </w:rPrChange>
                </w:rPr>
                <w:t>1994</w:t>
              </w:r>
            </w:ins>
          </w:p>
        </w:tc>
        <w:tc>
          <w:tcPr>
            <w:tcW w:w="960" w:type="dxa"/>
            <w:noWrap/>
            <w:hideMark/>
            <w:tcPrChange w:id="47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92" w:author="Nick.Tolimieri [2]" w:date="2022-09-09T12:38:00Z"/>
                <w:rFonts w:asciiTheme="minorHAnsi" w:eastAsiaTheme="minorHAnsi" w:hAnsiTheme="minorHAnsi" w:cstheme="minorBidi"/>
                <w:sz w:val="22"/>
                <w:szCs w:val="22"/>
                <w:rPrChange w:id="4793" w:author="Nick.Tolimieri [2]" w:date="2022-09-09T12:38:00Z">
                  <w:rPr>
                    <w:ins w:id="4794" w:author="Nick.Tolimieri [2]" w:date="2022-09-09T12:38:00Z"/>
                    <w:rFonts w:ascii="Calibri" w:hAnsi="Calibri" w:cs="Calibri"/>
                    <w:color w:val="000000"/>
                    <w:sz w:val="22"/>
                    <w:szCs w:val="22"/>
                  </w:rPr>
                </w:rPrChange>
              </w:rPr>
              <w:pPrChange w:id="4795" w:author="Nick.Tolimieri [2]" w:date="2022-09-09T12:38:00Z">
                <w:pPr>
                  <w:jc w:val="right"/>
                </w:pPr>
              </w:pPrChange>
            </w:pPr>
            <w:ins w:id="4796" w:author="Nick.Tolimieri [2]" w:date="2022-09-09T12:38:00Z">
              <w:r w:rsidRPr="001255CF">
                <w:rPr>
                  <w:rFonts w:asciiTheme="minorHAnsi" w:eastAsiaTheme="minorHAnsi" w:hAnsiTheme="minorHAnsi" w:cstheme="minorBidi"/>
                  <w:sz w:val="22"/>
                  <w:szCs w:val="22"/>
                  <w:rPrChange w:id="4797" w:author="Nick.Tolimieri [2]" w:date="2022-09-09T12:38:00Z">
                    <w:rPr>
                      <w:rFonts w:ascii="Calibri" w:hAnsi="Calibri" w:cs="Calibri"/>
                      <w:color w:val="000000"/>
                      <w:sz w:val="22"/>
                      <w:szCs w:val="22"/>
                    </w:rPr>
                  </w:rPrChange>
                </w:rPr>
                <w:t>14</w:t>
              </w:r>
            </w:ins>
          </w:p>
        </w:tc>
        <w:tc>
          <w:tcPr>
            <w:tcW w:w="960" w:type="dxa"/>
            <w:noWrap/>
            <w:hideMark/>
            <w:tcPrChange w:id="47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799" w:author="Nick.Tolimieri [2]" w:date="2022-09-09T12:38:00Z"/>
                <w:rFonts w:asciiTheme="minorHAnsi" w:eastAsiaTheme="minorHAnsi" w:hAnsiTheme="minorHAnsi" w:cstheme="minorBidi"/>
                <w:sz w:val="22"/>
                <w:szCs w:val="22"/>
                <w:rPrChange w:id="4800" w:author="Nick.Tolimieri [2]" w:date="2022-09-09T12:38:00Z">
                  <w:rPr>
                    <w:ins w:id="4801" w:author="Nick.Tolimieri [2]" w:date="2022-09-09T12:38:00Z"/>
                    <w:rFonts w:ascii="Calibri" w:hAnsi="Calibri" w:cs="Calibri"/>
                    <w:color w:val="000000"/>
                    <w:sz w:val="22"/>
                    <w:szCs w:val="22"/>
                  </w:rPr>
                </w:rPrChange>
              </w:rPr>
              <w:pPrChange w:id="4802" w:author="Nick.Tolimieri [2]" w:date="2022-09-09T12:38:00Z">
                <w:pPr>
                  <w:jc w:val="right"/>
                </w:pPr>
              </w:pPrChange>
            </w:pPr>
            <w:ins w:id="4803" w:author="Nick.Tolimieri [2]" w:date="2022-09-09T12:38:00Z">
              <w:r w:rsidRPr="001255CF">
                <w:rPr>
                  <w:rFonts w:asciiTheme="minorHAnsi" w:eastAsiaTheme="minorHAnsi" w:hAnsiTheme="minorHAnsi" w:cstheme="minorBidi"/>
                  <w:sz w:val="22"/>
                  <w:szCs w:val="22"/>
                  <w:rPrChange w:id="4804" w:author="Nick.Tolimieri [2]" w:date="2022-09-09T12:38:00Z">
                    <w:rPr>
                      <w:rFonts w:ascii="Calibri" w:hAnsi="Calibri" w:cs="Calibri"/>
                      <w:color w:val="000000"/>
                      <w:sz w:val="22"/>
                      <w:szCs w:val="22"/>
                    </w:rPr>
                  </w:rPrChange>
                </w:rPr>
                <w:t>47</w:t>
              </w:r>
            </w:ins>
          </w:p>
        </w:tc>
        <w:tc>
          <w:tcPr>
            <w:tcW w:w="960" w:type="dxa"/>
            <w:noWrap/>
            <w:hideMark/>
            <w:tcPrChange w:id="48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06" w:author="Nick.Tolimieri [2]" w:date="2022-09-09T12:38:00Z"/>
                <w:rFonts w:asciiTheme="minorHAnsi" w:eastAsiaTheme="minorHAnsi" w:hAnsiTheme="minorHAnsi" w:cstheme="minorBidi"/>
                <w:sz w:val="22"/>
                <w:szCs w:val="22"/>
                <w:rPrChange w:id="4807" w:author="Nick.Tolimieri [2]" w:date="2022-09-09T12:38:00Z">
                  <w:rPr>
                    <w:ins w:id="4808" w:author="Nick.Tolimieri [2]" w:date="2022-09-09T12:38:00Z"/>
                    <w:rFonts w:ascii="Calibri" w:hAnsi="Calibri" w:cs="Calibri"/>
                    <w:color w:val="000000"/>
                    <w:sz w:val="22"/>
                    <w:szCs w:val="22"/>
                  </w:rPr>
                </w:rPrChange>
              </w:rPr>
              <w:pPrChange w:id="4809" w:author="Nick.Tolimieri [2]" w:date="2022-09-09T12:38:00Z">
                <w:pPr>
                  <w:jc w:val="right"/>
                </w:pPr>
              </w:pPrChange>
            </w:pPr>
            <w:ins w:id="4810" w:author="Nick.Tolimieri [2]" w:date="2022-09-09T12:38:00Z">
              <w:r w:rsidRPr="001255CF">
                <w:rPr>
                  <w:rFonts w:asciiTheme="minorHAnsi" w:eastAsiaTheme="minorHAnsi" w:hAnsiTheme="minorHAnsi" w:cstheme="minorBidi"/>
                  <w:sz w:val="22"/>
                  <w:szCs w:val="22"/>
                  <w:rPrChange w:id="4811" w:author="Nick.Tolimieri [2]" w:date="2022-09-09T12:38:00Z">
                    <w:rPr>
                      <w:rFonts w:ascii="Calibri" w:hAnsi="Calibri" w:cs="Calibri"/>
                      <w:color w:val="000000"/>
                      <w:sz w:val="22"/>
                      <w:szCs w:val="22"/>
                    </w:rPr>
                  </w:rPrChange>
                </w:rPr>
                <w:t>1</w:t>
              </w:r>
            </w:ins>
          </w:p>
        </w:tc>
        <w:tc>
          <w:tcPr>
            <w:tcW w:w="960" w:type="dxa"/>
            <w:noWrap/>
            <w:hideMark/>
            <w:tcPrChange w:id="48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13" w:author="Nick.Tolimieri [2]" w:date="2022-09-09T12:38:00Z"/>
                <w:rFonts w:asciiTheme="minorHAnsi" w:eastAsiaTheme="minorHAnsi" w:hAnsiTheme="minorHAnsi" w:cstheme="minorBidi"/>
                <w:sz w:val="22"/>
                <w:szCs w:val="22"/>
                <w:rPrChange w:id="4814" w:author="Nick.Tolimieri [2]" w:date="2022-09-09T12:38:00Z">
                  <w:rPr>
                    <w:ins w:id="4815" w:author="Nick.Tolimieri [2]" w:date="2022-09-09T12:38:00Z"/>
                    <w:rFonts w:ascii="Calibri" w:hAnsi="Calibri" w:cs="Calibri"/>
                    <w:color w:val="000000"/>
                    <w:sz w:val="22"/>
                    <w:szCs w:val="22"/>
                  </w:rPr>
                </w:rPrChange>
              </w:rPr>
              <w:pPrChange w:id="4816" w:author="Nick.Tolimieri [2]" w:date="2022-09-09T12:38:00Z">
                <w:pPr>
                  <w:jc w:val="right"/>
                </w:pPr>
              </w:pPrChange>
            </w:pPr>
            <w:ins w:id="4817" w:author="Nick.Tolimieri [2]" w:date="2022-09-09T12:38:00Z">
              <w:r w:rsidRPr="001255CF">
                <w:rPr>
                  <w:rFonts w:asciiTheme="minorHAnsi" w:eastAsiaTheme="minorHAnsi" w:hAnsiTheme="minorHAnsi" w:cstheme="minorBidi"/>
                  <w:sz w:val="22"/>
                  <w:szCs w:val="22"/>
                  <w:rPrChange w:id="4818" w:author="Nick.Tolimieri [2]" w:date="2022-09-09T12:38:00Z">
                    <w:rPr>
                      <w:rFonts w:ascii="Calibri" w:hAnsi="Calibri" w:cs="Calibri"/>
                      <w:color w:val="000000"/>
                      <w:sz w:val="22"/>
                      <w:szCs w:val="22"/>
                    </w:rPr>
                  </w:rPrChange>
                </w:rPr>
                <w:t>30</w:t>
              </w:r>
            </w:ins>
          </w:p>
        </w:tc>
        <w:tc>
          <w:tcPr>
            <w:tcW w:w="960" w:type="dxa"/>
            <w:noWrap/>
            <w:hideMark/>
            <w:tcPrChange w:id="48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20" w:author="Nick.Tolimieri [2]" w:date="2022-09-09T12:38:00Z"/>
                <w:rFonts w:asciiTheme="minorHAnsi" w:eastAsiaTheme="minorHAnsi" w:hAnsiTheme="minorHAnsi" w:cstheme="minorBidi"/>
                <w:sz w:val="22"/>
                <w:szCs w:val="22"/>
                <w:rPrChange w:id="4821" w:author="Nick.Tolimieri [2]" w:date="2022-09-09T12:38:00Z">
                  <w:rPr>
                    <w:ins w:id="4822" w:author="Nick.Tolimieri [2]" w:date="2022-09-09T12:38:00Z"/>
                    <w:rFonts w:ascii="Calibri" w:hAnsi="Calibri" w:cs="Calibri"/>
                    <w:color w:val="000000"/>
                    <w:sz w:val="22"/>
                    <w:szCs w:val="22"/>
                  </w:rPr>
                </w:rPrChange>
              </w:rPr>
              <w:pPrChange w:id="4823" w:author="Nick.Tolimieri [2]" w:date="2022-09-09T12:38:00Z">
                <w:pPr>
                  <w:jc w:val="right"/>
                </w:pPr>
              </w:pPrChange>
            </w:pPr>
            <w:ins w:id="4824" w:author="Nick.Tolimieri [2]" w:date="2022-09-09T12:38:00Z">
              <w:r w:rsidRPr="001255CF">
                <w:rPr>
                  <w:rFonts w:asciiTheme="minorHAnsi" w:eastAsiaTheme="minorHAnsi" w:hAnsiTheme="minorHAnsi" w:cstheme="minorBidi"/>
                  <w:sz w:val="22"/>
                  <w:szCs w:val="22"/>
                  <w:rPrChange w:id="4825" w:author="Nick.Tolimieri [2]" w:date="2022-09-09T12:38:00Z">
                    <w:rPr>
                      <w:rFonts w:ascii="Calibri" w:hAnsi="Calibri" w:cs="Calibri"/>
                      <w:color w:val="000000"/>
                      <w:sz w:val="22"/>
                      <w:szCs w:val="22"/>
                    </w:rPr>
                  </w:rPrChange>
                </w:rPr>
                <w:t>30</w:t>
              </w:r>
            </w:ins>
          </w:p>
        </w:tc>
        <w:tc>
          <w:tcPr>
            <w:tcW w:w="960" w:type="dxa"/>
            <w:noWrap/>
            <w:hideMark/>
            <w:tcPrChange w:id="48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27" w:author="Nick.Tolimieri [2]" w:date="2022-09-09T12:38:00Z"/>
                <w:rFonts w:asciiTheme="minorHAnsi" w:eastAsiaTheme="minorHAnsi" w:hAnsiTheme="minorHAnsi" w:cstheme="minorBidi"/>
                <w:sz w:val="22"/>
                <w:szCs w:val="22"/>
                <w:rPrChange w:id="4828" w:author="Nick.Tolimieri [2]" w:date="2022-09-09T12:38:00Z">
                  <w:rPr>
                    <w:ins w:id="4829" w:author="Nick.Tolimieri [2]" w:date="2022-09-09T12:38:00Z"/>
                    <w:rFonts w:ascii="Calibri" w:hAnsi="Calibri" w:cs="Calibri"/>
                    <w:color w:val="000000"/>
                    <w:sz w:val="22"/>
                    <w:szCs w:val="22"/>
                  </w:rPr>
                </w:rPrChange>
              </w:rPr>
              <w:pPrChange w:id="4830" w:author="Nick.Tolimieri [2]" w:date="2022-09-09T12:38:00Z">
                <w:pPr>
                  <w:jc w:val="right"/>
                </w:pPr>
              </w:pPrChange>
            </w:pPr>
            <w:ins w:id="4831" w:author="Nick.Tolimieri [2]" w:date="2022-09-09T12:38:00Z">
              <w:r w:rsidRPr="001255CF">
                <w:rPr>
                  <w:rFonts w:asciiTheme="minorHAnsi" w:eastAsiaTheme="minorHAnsi" w:hAnsiTheme="minorHAnsi" w:cstheme="minorBidi"/>
                  <w:sz w:val="22"/>
                  <w:szCs w:val="22"/>
                  <w:rPrChange w:id="4832" w:author="Nick.Tolimieri [2]" w:date="2022-09-09T12:38:00Z">
                    <w:rPr>
                      <w:rFonts w:ascii="Calibri" w:hAnsi="Calibri" w:cs="Calibri"/>
                      <w:color w:val="000000"/>
                      <w:sz w:val="22"/>
                      <w:szCs w:val="22"/>
                    </w:rPr>
                  </w:rPrChange>
                </w:rPr>
                <w:t>30</w:t>
              </w:r>
            </w:ins>
          </w:p>
        </w:tc>
        <w:tc>
          <w:tcPr>
            <w:tcW w:w="960" w:type="dxa"/>
            <w:noWrap/>
            <w:hideMark/>
            <w:tcPrChange w:id="48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34" w:author="Nick.Tolimieri [2]" w:date="2022-09-09T12:38:00Z"/>
                <w:rFonts w:asciiTheme="minorHAnsi" w:eastAsiaTheme="minorHAnsi" w:hAnsiTheme="minorHAnsi" w:cstheme="minorBidi"/>
                <w:sz w:val="22"/>
                <w:szCs w:val="22"/>
                <w:rPrChange w:id="4835" w:author="Nick.Tolimieri [2]" w:date="2022-09-09T12:38:00Z">
                  <w:rPr>
                    <w:ins w:id="4836" w:author="Nick.Tolimieri [2]" w:date="2022-09-09T12:38:00Z"/>
                    <w:rFonts w:ascii="Calibri" w:hAnsi="Calibri" w:cs="Calibri"/>
                    <w:color w:val="000000"/>
                    <w:sz w:val="22"/>
                    <w:szCs w:val="22"/>
                  </w:rPr>
                </w:rPrChange>
              </w:rPr>
              <w:pPrChange w:id="4837" w:author="Nick.Tolimieri [2]" w:date="2022-09-09T12:38:00Z">
                <w:pPr>
                  <w:jc w:val="right"/>
                </w:pPr>
              </w:pPrChange>
            </w:pPr>
            <w:ins w:id="4838" w:author="Nick.Tolimieri [2]" w:date="2022-09-09T12:38:00Z">
              <w:r w:rsidRPr="001255CF">
                <w:rPr>
                  <w:rFonts w:asciiTheme="minorHAnsi" w:eastAsiaTheme="minorHAnsi" w:hAnsiTheme="minorHAnsi" w:cstheme="minorBidi"/>
                  <w:sz w:val="22"/>
                  <w:szCs w:val="22"/>
                  <w:rPrChange w:id="4839" w:author="Nick.Tolimieri [2]" w:date="2022-09-09T12:38:00Z">
                    <w:rPr>
                      <w:rFonts w:ascii="Calibri" w:hAnsi="Calibri" w:cs="Calibri"/>
                      <w:color w:val="000000"/>
                      <w:sz w:val="22"/>
                      <w:szCs w:val="22"/>
                    </w:rPr>
                  </w:rPrChange>
                </w:rPr>
                <w:t>2.64</w:t>
              </w:r>
            </w:ins>
          </w:p>
        </w:tc>
        <w:tc>
          <w:tcPr>
            <w:tcW w:w="960" w:type="dxa"/>
            <w:noWrap/>
            <w:hideMark/>
            <w:tcPrChange w:id="48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41" w:author="Nick.Tolimieri [2]" w:date="2022-09-09T12:38:00Z"/>
                <w:rFonts w:asciiTheme="minorHAnsi" w:eastAsiaTheme="minorHAnsi" w:hAnsiTheme="minorHAnsi" w:cstheme="minorBidi"/>
                <w:sz w:val="22"/>
                <w:szCs w:val="22"/>
                <w:rPrChange w:id="4842" w:author="Nick.Tolimieri [2]" w:date="2022-09-09T12:38:00Z">
                  <w:rPr>
                    <w:ins w:id="4843" w:author="Nick.Tolimieri [2]" w:date="2022-09-09T12:38:00Z"/>
                    <w:rFonts w:ascii="Calibri" w:hAnsi="Calibri" w:cs="Calibri"/>
                    <w:color w:val="000000"/>
                    <w:sz w:val="22"/>
                    <w:szCs w:val="22"/>
                  </w:rPr>
                </w:rPrChange>
              </w:rPr>
              <w:pPrChange w:id="4844" w:author="Nick.Tolimieri [2]" w:date="2022-09-09T12:38:00Z">
                <w:pPr>
                  <w:jc w:val="right"/>
                </w:pPr>
              </w:pPrChange>
            </w:pPr>
            <w:ins w:id="4845" w:author="Nick.Tolimieri [2]" w:date="2022-09-09T12:38:00Z">
              <w:r w:rsidRPr="001255CF">
                <w:rPr>
                  <w:rFonts w:asciiTheme="minorHAnsi" w:eastAsiaTheme="minorHAnsi" w:hAnsiTheme="minorHAnsi" w:cstheme="minorBidi"/>
                  <w:sz w:val="22"/>
                  <w:szCs w:val="22"/>
                  <w:rPrChange w:id="4846" w:author="Nick.Tolimieri [2]" w:date="2022-09-09T12:38:00Z">
                    <w:rPr>
                      <w:rFonts w:ascii="Calibri" w:hAnsi="Calibri" w:cs="Calibri"/>
                      <w:color w:val="000000"/>
                      <w:sz w:val="22"/>
                      <w:szCs w:val="22"/>
                    </w:rPr>
                  </w:rPrChange>
                </w:rPr>
                <w:t>0.71</w:t>
              </w:r>
            </w:ins>
          </w:p>
        </w:tc>
      </w:tr>
      <w:tr w:rsidR="001255CF" w:rsidRPr="001255CF" w:rsidTr="001255CF">
        <w:trPr>
          <w:divId w:val="1429738465"/>
          <w:trHeight w:val="300"/>
          <w:ins w:id="4847" w:author="Nick.Tolimieri [2]" w:date="2022-09-09T12:38:00Z"/>
          <w:trPrChange w:id="4848" w:author="Nick.Tolimieri [2]" w:date="2022-09-09T12:38:00Z">
            <w:trPr>
              <w:divId w:val="1429738465"/>
              <w:trHeight w:val="300"/>
            </w:trPr>
          </w:trPrChange>
        </w:trPr>
        <w:tc>
          <w:tcPr>
            <w:tcW w:w="960" w:type="dxa"/>
            <w:noWrap/>
            <w:hideMark/>
            <w:tcPrChange w:id="48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50" w:author="Nick.Tolimieri [2]" w:date="2022-09-09T12:38:00Z"/>
                <w:rFonts w:asciiTheme="minorHAnsi" w:eastAsiaTheme="minorHAnsi" w:hAnsiTheme="minorHAnsi" w:cstheme="minorBidi"/>
                <w:sz w:val="22"/>
                <w:szCs w:val="22"/>
                <w:rPrChange w:id="4851" w:author="Nick.Tolimieri [2]" w:date="2022-09-09T12:38:00Z">
                  <w:rPr>
                    <w:ins w:id="4852" w:author="Nick.Tolimieri [2]" w:date="2022-09-09T12:38:00Z"/>
                    <w:rFonts w:ascii="Calibri" w:hAnsi="Calibri" w:cs="Calibri"/>
                    <w:color w:val="000000"/>
                    <w:sz w:val="22"/>
                    <w:szCs w:val="22"/>
                  </w:rPr>
                </w:rPrChange>
              </w:rPr>
              <w:pPrChange w:id="4853" w:author="Nick.Tolimieri [2]" w:date="2022-09-09T12:38:00Z">
                <w:pPr/>
              </w:pPrChange>
            </w:pPr>
            <w:ins w:id="4854" w:author="Nick.Tolimieri [2]" w:date="2022-09-09T12:38:00Z">
              <w:r w:rsidRPr="001255CF">
                <w:rPr>
                  <w:rFonts w:asciiTheme="minorHAnsi" w:eastAsiaTheme="minorHAnsi" w:hAnsiTheme="minorHAnsi" w:cstheme="minorBidi"/>
                  <w:sz w:val="22"/>
                  <w:szCs w:val="22"/>
                  <w:rPrChange w:id="4855" w:author="Nick.Tolimieri [2]" w:date="2022-09-09T12:38:00Z">
                    <w:rPr>
                      <w:rFonts w:ascii="Calibri" w:hAnsi="Calibri" w:cs="Calibri"/>
                      <w:color w:val="000000"/>
                      <w:sz w:val="22"/>
                      <w:szCs w:val="22"/>
                    </w:rPr>
                  </w:rPrChange>
                </w:rPr>
                <w:t>Tatoosh Is. &amp; Neah B.</w:t>
              </w:r>
            </w:ins>
          </w:p>
        </w:tc>
        <w:tc>
          <w:tcPr>
            <w:tcW w:w="960" w:type="dxa"/>
            <w:noWrap/>
            <w:hideMark/>
            <w:tcPrChange w:id="48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57" w:author="Nick.Tolimieri [2]" w:date="2022-09-09T12:38:00Z"/>
                <w:rFonts w:asciiTheme="minorHAnsi" w:eastAsiaTheme="minorHAnsi" w:hAnsiTheme="minorHAnsi" w:cstheme="minorBidi"/>
                <w:sz w:val="22"/>
                <w:szCs w:val="22"/>
                <w:rPrChange w:id="4858" w:author="Nick.Tolimieri [2]" w:date="2022-09-09T12:38:00Z">
                  <w:rPr>
                    <w:ins w:id="4859" w:author="Nick.Tolimieri [2]" w:date="2022-09-09T12:38:00Z"/>
                    <w:rFonts w:ascii="Calibri" w:hAnsi="Calibri" w:cs="Calibri"/>
                    <w:color w:val="000000"/>
                    <w:sz w:val="22"/>
                    <w:szCs w:val="22"/>
                  </w:rPr>
                </w:rPrChange>
              </w:rPr>
              <w:pPrChange w:id="4860" w:author="Nick.Tolimieri [2]" w:date="2022-09-09T12:38:00Z">
                <w:pPr>
                  <w:jc w:val="right"/>
                </w:pPr>
              </w:pPrChange>
            </w:pPr>
            <w:ins w:id="4861" w:author="Nick.Tolimieri [2]" w:date="2022-09-09T12:38:00Z">
              <w:r w:rsidRPr="001255CF">
                <w:rPr>
                  <w:rFonts w:asciiTheme="minorHAnsi" w:eastAsiaTheme="minorHAnsi" w:hAnsiTheme="minorHAnsi" w:cstheme="minorBidi"/>
                  <w:sz w:val="22"/>
                  <w:szCs w:val="22"/>
                  <w:rPrChange w:id="4862" w:author="Nick.Tolimieri [2]" w:date="2022-09-09T12:38:00Z">
                    <w:rPr>
                      <w:rFonts w:ascii="Calibri" w:hAnsi="Calibri" w:cs="Calibri"/>
                      <w:color w:val="000000"/>
                      <w:sz w:val="22"/>
                      <w:szCs w:val="22"/>
                    </w:rPr>
                  </w:rPrChange>
                </w:rPr>
                <w:t>1995</w:t>
              </w:r>
            </w:ins>
          </w:p>
        </w:tc>
        <w:tc>
          <w:tcPr>
            <w:tcW w:w="960" w:type="dxa"/>
            <w:noWrap/>
            <w:hideMark/>
            <w:tcPrChange w:id="48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64" w:author="Nick.Tolimieri [2]" w:date="2022-09-09T12:38:00Z"/>
                <w:rFonts w:asciiTheme="minorHAnsi" w:eastAsiaTheme="minorHAnsi" w:hAnsiTheme="minorHAnsi" w:cstheme="minorBidi"/>
                <w:sz w:val="22"/>
                <w:szCs w:val="22"/>
                <w:rPrChange w:id="4865" w:author="Nick.Tolimieri [2]" w:date="2022-09-09T12:38:00Z">
                  <w:rPr>
                    <w:ins w:id="4866" w:author="Nick.Tolimieri [2]" w:date="2022-09-09T12:38:00Z"/>
                    <w:rFonts w:ascii="Calibri" w:hAnsi="Calibri" w:cs="Calibri"/>
                    <w:color w:val="000000"/>
                    <w:sz w:val="22"/>
                    <w:szCs w:val="22"/>
                  </w:rPr>
                </w:rPrChange>
              </w:rPr>
              <w:pPrChange w:id="4867" w:author="Nick.Tolimieri [2]" w:date="2022-09-09T12:38:00Z">
                <w:pPr>
                  <w:jc w:val="right"/>
                </w:pPr>
              </w:pPrChange>
            </w:pPr>
            <w:ins w:id="4868" w:author="Nick.Tolimieri [2]" w:date="2022-09-09T12:38:00Z">
              <w:r w:rsidRPr="001255CF">
                <w:rPr>
                  <w:rFonts w:asciiTheme="minorHAnsi" w:eastAsiaTheme="minorHAnsi" w:hAnsiTheme="minorHAnsi" w:cstheme="minorBidi"/>
                  <w:sz w:val="22"/>
                  <w:szCs w:val="22"/>
                  <w:rPrChange w:id="4869" w:author="Nick.Tolimieri [2]" w:date="2022-09-09T12:38:00Z">
                    <w:rPr>
                      <w:rFonts w:ascii="Calibri" w:hAnsi="Calibri" w:cs="Calibri"/>
                      <w:color w:val="000000"/>
                      <w:sz w:val="22"/>
                      <w:szCs w:val="22"/>
                    </w:rPr>
                  </w:rPrChange>
                </w:rPr>
                <w:t>4</w:t>
              </w:r>
            </w:ins>
          </w:p>
        </w:tc>
        <w:tc>
          <w:tcPr>
            <w:tcW w:w="960" w:type="dxa"/>
            <w:noWrap/>
            <w:hideMark/>
            <w:tcPrChange w:id="48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71" w:author="Nick.Tolimieri [2]" w:date="2022-09-09T12:38:00Z"/>
                <w:rFonts w:asciiTheme="minorHAnsi" w:eastAsiaTheme="minorHAnsi" w:hAnsiTheme="minorHAnsi" w:cstheme="minorBidi"/>
                <w:sz w:val="22"/>
                <w:szCs w:val="22"/>
                <w:rPrChange w:id="4872" w:author="Nick.Tolimieri [2]" w:date="2022-09-09T12:38:00Z">
                  <w:rPr>
                    <w:ins w:id="4873" w:author="Nick.Tolimieri [2]" w:date="2022-09-09T12:38:00Z"/>
                    <w:rFonts w:ascii="Calibri" w:hAnsi="Calibri" w:cs="Calibri"/>
                    <w:color w:val="000000"/>
                    <w:sz w:val="22"/>
                    <w:szCs w:val="22"/>
                  </w:rPr>
                </w:rPrChange>
              </w:rPr>
              <w:pPrChange w:id="4874" w:author="Nick.Tolimieri [2]" w:date="2022-09-09T12:38:00Z">
                <w:pPr>
                  <w:jc w:val="right"/>
                </w:pPr>
              </w:pPrChange>
            </w:pPr>
            <w:ins w:id="4875" w:author="Nick.Tolimieri [2]" w:date="2022-09-09T12:38:00Z">
              <w:r w:rsidRPr="001255CF">
                <w:rPr>
                  <w:rFonts w:asciiTheme="minorHAnsi" w:eastAsiaTheme="minorHAnsi" w:hAnsiTheme="minorHAnsi" w:cstheme="minorBidi"/>
                  <w:sz w:val="22"/>
                  <w:szCs w:val="22"/>
                  <w:rPrChange w:id="4876" w:author="Nick.Tolimieri [2]" w:date="2022-09-09T12:38:00Z">
                    <w:rPr>
                      <w:rFonts w:ascii="Calibri" w:hAnsi="Calibri" w:cs="Calibri"/>
                      <w:color w:val="000000"/>
                      <w:sz w:val="22"/>
                      <w:szCs w:val="22"/>
                    </w:rPr>
                  </w:rPrChange>
                </w:rPr>
                <w:t>59</w:t>
              </w:r>
            </w:ins>
          </w:p>
        </w:tc>
        <w:tc>
          <w:tcPr>
            <w:tcW w:w="960" w:type="dxa"/>
            <w:noWrap/>
            <w:hideMark/>
            <w:tcPrChange w:id="48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78" w:author="Nick.Tolimieri [2]" w:date="2022-09-09T12:38:00Z"/>
                <w:rFonts w:asciiTheme="minorHAnsi" w:eastAsiaTheme="minorHAnsi" w:hAnsiTheme="minorHAnsi" w:cstheme="minorBidi"/>
                <w:sz w:val="22"/>
                <w:szCs w:val="22"/>
                <w:rPrChange w:id="4879" w:author="Nick.Tolimieri [2]" w:date="2022-09-09T12:38:00Z">
                  <w:rPr>
                    <w:ins w:id="4880" w:author="Nick.Tolimieri [2]" w:date="2022-09-09T12:38:00Z"/>
                    <w:rFonts w:ascii="Calibri" w:hAnsi="Calibri" w:cs="Calibri"/>
                    <w:color w:val="000000"/>
                    <w:sz w:val="22"/>
                    <w:szCs w:val="22"/>
                  </w:rPr>
                </w:rPrChange>
              </w:rPr>
              <w:pPrChange w:id="4881" w:author="Nick.Tolimieri [2]" w:date="2022-09-09T12:38:00Z">
                <w:pPr>
                  <w:jc w:val="right"/>
                </w:pPr>
              </w:pPrChange>
            </w:pPr>
            <w:ins w:id="4882" w:author="Nick.Tolimieri [2]" w:date="2022-09-09T12:38:00Z">
              <w:r w:rsidRPr="001255CF">
                <w:rPr>
                  <w:rFonts w:asciiTheme="minorHAnsi" w:eastAsiaTheme="minorHAnsi" w:hAnsiTheme="minorHAnsi" w:cstheme="minorBidi"/>
                  <w:sz w:val="22"/>
                  <w:szCs w:val="22"/>
                  <w:rPrChange w:id="4883" w:author="Nick.Tolimieri [2]" w:date="2022-09-09T12:38:00Z">
                    <w:rPr>
                      <w:rFonts w:ascii="Calibri" w:hAnsi="Calibri" w:cs="Calibri"/>
                      <w:color w:val="000000"/>
                      <w:sz w:val="22"/>
                      <w:szCs w:val="22"/>
                    </w:rPr>
                  </w:rPrChange>
                </w:rPr>
                <w:t>6</w:t>
              </w:r>
            </w:ins>
          </w:p>
        </w:tc>
        <w:tc>
          <w:tcPr>
            <w:tcW w:w="960" w:type="dxa"/>
            <w:noWrap/>
            <w:hideMark/>
            <w:tcPrChange w:id="48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85" w:author="Nick.Tolimieri [2]" w:date="2022-09-09T12:38:00Z"/>
                <w:rFonts w:asciiTheme="minorHAnsi" w:eastAsiaTheme="minorHAnsi" w:hAnsiTheme="minorHAnsi" w:cstheme="minorBidi"/>
                <w:sz w:val="22"/>
                <w:szCs w:val="22"/>
                <w:rPrChange w:id="4886" w:author="Nick.Tolimieri [2]" w:date="2022-09-09T12:38:00Z">
                  <w:rPr>
                    <w:ins w:id="4887" w:author="Nick.Tolimieri [2]" w:date="2022-09-09T12:38:00Z"/>
                    <w:rFonts w:ascii="Calibri" w:hAnsi="Calibri" w:cs="Calibri"/>
                    <w:color w:val="000000"/>
                    <w:sz w:val="22"/>
                    <w:szCs w:val="22"/>
                  </w:rPr>
                </w:rPrChange>
              </w:rPr>
              <w:pPrChange w:id="4888" w:author="Nick.Tolimieri [2]" w:date="2022-09-09T12:38:00Z">
                <w:pPr>
                  <w:jc w:val="right"/>
                </w:pPr>
              </w:pPrChange>
            </w:pPr>
            <w:ins w:id="4889" w:author="Nick.Tolimieri [2]" w:date="2022-09-09T12:38:00Z">
              <w:r w:rsidRPr="001255CF">
                <w:rPr>
                  <w:rFonts w:asciiTheme="minorHAnsi" w:eastAsiaTheme="minorHAnsi" w:hAnsiTheme="minorHAnsi" w:cstheme="minorBidi"/>
                  <w:sz w:val="22"/>
                  <w:szCs w:val="22"/>
                  <w:rPrChange w:id="4890" w:author="Nick.Tolimieri [2]" w:date="2022-09-09T12:38:00Z">
                    <w:rPr>
                      <w:rFonts w:ascii="Calibri" w:hAnsi="Calibri" w:cs="Calibri"/>
                      <w:color w:val="000000"/>
                      <w:sz w:val="22"/>
                      <w:szCs w:val="22"/>
                    </w:rPr>
                  </w:rPrChange>
                </w:rPr>
                <w:t>46</w:t>
              </w:r>
            </w:ins>
          </w:p>
        </w:tc>
        <w:tc>
          <w:tcPr>
            <w:tcW w:w="960" w:type="dxa"/>
            <w:noWrap/>
            <w:hideMark/>
            <w:tcPrChange w:id="48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92" w:author="Nick.Tolimieri [2]" w:date="2022-09-09T12:38:00Z"/>
                <w:rFonts w:asciiTheme="minorHAnsi" w:eastAsiaTheme="minorHAnsi" w:hAnsiTheme="minorHAnsi" w:cstheme="minorBidi"/>
                <w:sz w:val="22"/>
                <w:szCs w:val="22"/>
                <w:rPrChange w:id="4893" w:author="Nick.Tolimieri [2]" w:date="2022-09-09T12:38:00Z">
                  <w:rPr>
                    <w:ins w:id="4894" w:author="Nick.Tolimieri [2]" w:date="2022-09-09T12:38:00Z"/>
                    <w:rFonts w:ascii="Calibri" w:hAnsi="Calibri" w:cs="Calibri"/>
                    <w:color w:val="000000"/>
                    <w:sz w:val="22"/>
                    <w:szCs w:val="22"/>
                  </w:rPr>
                </w:rPrChange>
              </w:rPr>
              <w:pPrChange w:id="4895" w:author="Nick.Tolimieri [2]" w:date="2022-09-09T12:38:00Z">
                <w:pPr>
                  <w:jc w:val="right"/>
                </w:pPr>
              </w:pPrChange>
            </w:pPr>
            <w:ins w:id="4896" w:author="Nick.Tolimieri [2]" w:date="2022-09-09T12:38:00Z">
              <w:r w:rsidRPr="001255CF">
                <w:rPr>
                  <w:rFonts w:asciiTheme="minorHAnsi" w:eastAsiaTheme="minorHAnsi" w:hAnsiTheme="minorHAnsi" w:cstheme="minorBidi"/>
                  <w:sz w:val="22"/>
                  <w:szCs w:val="22"/>
                  <w:rPrChange w:id="4897" w:author="Nick.Tolimieri [2]" w:date="2022-09-09T12:38:00Z">
                    <w:rPr>
                      <w:rFonts w:ascii="Calibri" w:hAnsi="Calibri" w:cs="Calibri"/>
                      <w:color w:val="000000"/>
                      <w:sz w:val="22"/>
                      <w:szCs w:val="22"/>
                    </w:rPr>
                  </w:rPrChange>
                </w:rPr>
                <w:t>5</w:t>
              </w:r>
            </w:ins>
          </w:p>
        </w:tc>
        <w:tc>
          <w:tcPr>
            <w:tcW w:w="960" w:type="dxa"/>
            <w:noWrap/>
            <w:hideMark/>
            <w:tcPrChange w:id="48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899" w:author="Nick.Tolimieri [2]" w:date="2022-09-09T12:38:00Z"/>
                <w:rFonts w:asciiTheme="minorHAnsi" w:eastAsiaTheme="minorHAnsi" w:hAnsiTheme="minorHAnsi" w:cstheme="minorBidi"/>
                <w:sz w:val="22"/>
                <w:szCs w:val="22"/>
                <w:rPrChange w:id="4900" w:author="Nick.Tolimieri [2]" w:date="2022-09-09T12:38:00Z">
                  <w:rPr>
                    <w:ins w:id="4901" w:author="Nick.Tolimieri [2]" w:date="2022-09-09T12:38:00Z"/>
                    <w:rFonts w:ascii="Calibri" w:hAnsi="Calibri" w:cs="Calibri"/>
                    <w:color w:val="000000"/>
                    <w:sz w:val="22"/>
                    <w:szCs w:val="22"/>
                  </w:rPr>
                </w:rPrChange>
              </w:rPr>
              <w:pPrChange w:id="4902" w:author="Nick.Tolimieri [2]" w:date="2022-09-09T12:38:00Z">
                <w:pPr>
                  <w:jc w:val="right"/>
                </w:pPr>
              </w:pPrChange>
            </w:pPr>
            <w:ins w:id="4903" w:author="Nick.Tolimieri [2]" w:date="2022-09-09T12:38:00Z">
              <w:r w:rsidRPr="001255CF">
                <w:rPr>
                  <w:rFonts w:asciiTheme="minorHAnsi" w:eastAsiaTheme="minorHAnsi" w:hAnsiTheme="minorHAnsi" w:cstheme="minorBidi"/>
                  <w:sz w:val="22"/>
                  <w:szCs w:val="22"/>
                  <w:rPrChange w:id="4904" w:author="Nick.Tolimieri [2]" w:date="2022-09-09T12:38:00Z">
                    <w:rPr>
                      <w:rFonts w:ascii="Calibri" w:hAnsi="Calibri" w:cs="Calibri"/>
                      <w:color w:val="000000"/>
                      <w:sz w:val="22"/>
                      <w:szCs w:val="22"/>
                    </w:rPr>
                  </w:rPrChange>
                </w:rPr>
                <w:t>14</w:t>
              </w:r>
            </w:ins>
          </w:p>
        </w:tc>
        <w:tc>
          <w:tcPr>
            <w:tcW w:w="960" w:type="dxa"/>
            <w:noWrap/>
            <w:hideMark/>
            <w:tcPrChange w:id="49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06" w:author="Nick.Tolimieri [2]" w:date="2022-09-09T12:38:00Z"/>
                <w:rFonts w:asciiTheme="minorHAnsi" w:eastAsiaTheme="minorHAnsi" w:hAnsiTheme="minorHAnsi" w:cstheme="minorBidi"/>
                <w:sz w:val="22"/>
                <w:szCs w:val="22"/>
                <w:rPrChange w:id="4907" w:author="Nick.Tolimieri [2]" w:date="2022-09-09T12:38:00Z">
                  <w:rPr>
                    <w:ins w:id="4908" w:author="Nick.Tolimieri [2]" w:date="2022-09-09T12:38:00Z"/>
                    <w:rFonts w:ascii="Calibri" w:hAnsi="Calibri" w:cs="Calibri"/>
                    <w:color w:val="000000"/>
                    <w:sz w:val="22"/>
                    <w:szCs w:val="22"/>
                  </w:rPr>
                </w:rPrChange>
              </w:rPr>
              <w:pPrChange w:id="4909" w:author="Nick.Tolimieri [2]" w:date="2022-09-09T12:38:00Z">
                <w:pPr>
                  <w:jc w:val="right"/>
                </w:pPr>
              </w:pPrChange>
            </w:pPr>
            <w:ins w:id="4910" w:author="Nick.Tolimieri [2]" w:date="2022-09-09T12:38:00Z">
              <w:r w:rsidRPr="001255CF">
                <w:rPr>
                  <w:rFonts w:asciiTheme="minorHAnsi" w:eastAsiaTheme="minorHAnsi" w:hAnsiTheme="minorHAnsi" w:cstheme="minorBidi"/>
                  <w:sz w:val="22"/>
                  <w:szCs w:val="22"/>
                  <w:rPrChange w:id="4911" w:author="Nick.Tolimieri [2]" w:date="2022-09-09T12:38:00Z">
                    <w:rPr>
                      <w:rFonts w:ascii="Calibri" w:hAnsi="Calibri" w:cs="Calibri"/>
                      <w:color w:val="000000"/>
                      <w:sz w:val="22"/>
                      <w:szCs w:val="22"/>
                    </w:rPr>
                  </w:rPrChange>
                </w:rPr>
                <w:t>2.14</w:t>
              </w:r>
            </w:ins>
          </w:p>
        </w:tc>
        <w:tc>
          <w:tcPr>
            <w:tcW w:w="960" w:type="dxa"/>
            <w:noWrap/>
            <w:hideMark/>
            <w:tcPrChange w:id="49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13" w:author="Nick.Tolimieri [2]" w:date="2022-09-09T12:38:00Z"/>
                <w:rFonts w:asciiTheme="minorHAnsi" w:eastAsiaTheme="minorHAnsi" w:hAnsiTheme="minorHAnsi" w:cstheme="minorBidi"/>
                <w:sz w:val="22"/>
                <w:szCs w:val="22"/>
                <w:rPrChange w:id="4914" w:author="Nick.Tolimieri [2]" w:date="2022-09-09T12:38:00Z">
                  <w:rPr>
                    <w:ins w:id="4915" w:author="Nick.Tolimieri [2]" w:date="2022-09-09T12:38:00Z"/>
                    <w:rFonts w:ascii="Calibri" w:hAnsi="Calibri" w:cs="Calibri"/>
                    <w:color w:val="000000"/>
                    <w:sz w:val="22"/>
                    <w:szCs w:val="22"/>
                  </w:rPr>
                </w:rPrChange>
              </w:rPr>
              <w:pPrChange w:id="4916" w:author="Nick.Tolimieri [2]" w:date="2022-09-09T12:38:00Z">
                <w:pPr>
                  <w:jc w:val="right"/>
                </w:pPr>
              </w:pPrChange>
            </w:pPr>
            <w:ins w:id="4917" w:author="Nick.Tolimieri [2]" w:date="2022-09-09T12:38:00Z">
              <w:r w:rsidRPr="001255CF">
                <w:rPr>
                  <w:rFonts w:asciiTheme="minorHAnsi" w:eastAsiaTheme="minorHAnsi" w:hAnsiTheme="minorHAnsi" w:cstheme="minorBidi"/>
                  <w:sz w:val="22"/>
                  <w:szCs w:val="22"/>
                  <w:rPrChange w:id="4918" w:author="Nick.Tolimieri [2]" w:date="2022-09-09T12:38:00Z">
                    <w:rPr>
                      <w:rFonts w:ascii="Calibri" w:hAnsi="Calibri" w:cs="Calibri"/>
                      <w:color w:val="000000"/>
                      <w:sz w:val="22"/>
                      <w:szCs w:val="22"/>
                    </w:rPr>
                  </w:rPrChange>
                </w:rPr>
                <w:t>0.47</w:t>
              </w:r>
            </w:ins>
          </w:p>
        </w:tc>
      </w:tr>
      <w:tr w:rsidR="001255CF" w:rsidRPr="001255CF" w:rsidTr="001255CF">
        <w:trPr>
          <w:divId w:val="1429738465"/>
          <w:trHeight w:val="300"/>
          <w:ins w:id="4919" w:author="Nick.Tolimieri [2]" w:date="2022-09-09T12:38:00Z"/>
          <w:trPrChange w:id="4920" w:author="Nick.Tolimieri [2]" w:date="2022-09-09T12:38:00Z">
            <w:trPr>
              <w:divId w:val="1429738465"/>
              <w:trHeight w:val="300"/>
            </w:trPr>
          </w:trPrChange>
        </w:trPr>
        <w:tc>
          <w:tcPr>
            <w:tcW w:w="960" w:type="dxa"/>
            <w:noWrap/>
            <w:hideMark/>
            <w:tcPrChange w:id="49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22" w:author="Nick.Tolimieri [2]" w:date="2022-09-09T12:38:00Z"/>
                <w:rFonts w:asciiTheme="minorHAnsi" w:eastAsiaTheme="minorHAnsi" w:hAnsiTheme="minorHAnsi" w:cstheme="minorBidi"/>
                <w:sz w:val="22"/>
                <w:szCs w:val="22"/>
                <w:rPrChange w:id="4923" w:author="Nick.Tolimieri [2]" w:date="2022-09-09T12:38:00Z">
                  <w:rPr>
                    <w:ins w:id="4924" w:author="Nick.Tolimieri [2]" w:date="2022-09-09T12:38:00Z"/>
                    <w:rFonts w:ascii="Calibri" w:hAnsi="Calibri" w:cs="Calibri"/>
                    <w:color w:val="000000"/>
                    <w:sz w:val="22"/>
                    <w:szCs w:val="22"/>
                  </w:rPr>
                </w:rPrChange>
              </w:rPr>
              <w:pPrChange w:id="4925" w:author="Nick.Tolimieri [2]" w:date="2022-09-09T12:38:00Z">
                <w:pPr/>
              </w:pPrChange>
            </w:pPr>
            <w:ins w:id="4926" w:author="Nick.Tolimieri [2]" w:date="2022-09-09T12:38:00Z">
              <w:r w:rsidRPr="001255CF">
                <w:rPr>
                  <w:rFonts w:asciiTheme="minorHAnsi" w:eastAsiaTheme="minorHAnsi" w:hAnsiTheme="minorHAnsi" w:cstheme="minorBidi"/>
                  <w:sz w:val="22"/>
                  <w:szCs w:val="22"/>
                  <w:rPrChange w:id="4927" w:author="Nick.Tolimieri [2]" w:date="2022-09-09T12:38:00Z">
                    <w:rPr>
                      <w:rFonts w:ascii="Calibri" w:hAnsi="Calibri" w:cs="Calibri"/>
                      <w:color w:val="000000"/>
                      <w:sz w:val="22"/>
                      <w:szCs w:val="22"/>
                    </w:rPr>
                  </w:rPrChange>
                </w:rPr>
                <w:t>Tatoosh Is. &amp; Neah B.</w:t>
              </w:r>
            </w:ins>
          </w:p>
        </w:tc>
        <w:tc>
          <w:tcPr>
            <w:tcW w:w="960" w:type="dxa"/>
            <w:noWrap/>
            <w:hideMark/>
            <w:tcPrChange w:id="49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29" w:author="Nick.Tolimieri [2]" w:date="2022-09-09T12:38:00Z"/>
                <w:rFonts w:asciiTheme="minorHAnsi" w:eastAsiaTheme="minorHAnsi" w:hAnsiTheme="minorHAnsi" w:cstheme="minorBidi"/>
                <w:sz w:val="22"/>
                <w:szCs w:val="22"/>
                <w:rPrChange w:id="4930" w:author="Nick.Tolimieri [2]" w:date="2022-09-09T12:38:00Z">
                  <w:rPr>
                    <w:ins w:id="4931" w:author="Nick.Tolimieri [2]" w:date="2022-09-09T12:38:00Z"/>
                    <w:rFonts w:ascii="Calibri" w:hAnsi="Calibri" w:cs="Calibri"/>
                    <w:color w:val="000000"/>
                    <w:sz w:val="22"/>
                    <w:szCs w:val="22"/>
                  </w:rPr>
                </w:rPrChange>
              </w:rPr>
              <w:pPrChange w:id="4932" w:author="Nick.Tolimieri [2]" w:date="2022-09-09T12:38:00Z">
                <w:pPr>
                  <w:jc w:val="right"/>
                </w:pPr>
              </w:pPrChange>
            </w:pPr>
            <w:ins w:id="4933" w:author="Nick.Tolimieri [2]" w:date="2022-09-09T12:38:00Z">
              <w:r w:rsidRPr="001255CF">
                <w:rPr>
                  <w:rFonts w:asciiTheme="minorHAnsi" w:eastAsiaTheme="minorHAnsi" w:hAnsiTheme="minorHAnsi" w:cstheme="minorBidi"/>
                  <w:sz w:val="22"/>
                  <w:szCs w:val="22"/>
                  <w:rPrChange w:id="4934" w:author="Nick.Tolimieri [2]" w:date="2022-09-09T12:38:00Z">
                    <w:rPr>
                      <w:rFonts w:ascii="Calibri" w:hAnsi="Calibri" w:cs="Calibri"/>
                      <w:color w:val="000000"/>
                      <w:sz w:val="22"/>
                      <w:szCs w:val="22"/>
                    </w:rPr>
                  </w:rPrChange>
                </w:rPr>
                <w:t>1996</w:t>
              </w:r>
            </w:ins>
          </w:p>
        </w:tc>
        <w:tc>
          <w:tcPr>
            <w:tcW w:w="960" w:type="dxa"/>
            <w:noWrap/>
            <w:hideMark/>
            <w:tcPrChange w:id="49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36" w:author="Nick.Tolimieri [2]" w:date="2022-09-09T12:38:00Z"/>
                <w:rFonts w:asciiTheme="minorHAnsi" w:eastAsiaTheme="minorHAnsi" w:hAnsiTheme="minorHAnsi" w:cstheme="minorBidi"/>
                <w:sz w:val="22"/>
                <w:szCs w:val="22"/>
                <w:rPrChange w:id="4937" w:author="Nick.Tolimieri [2]" w:date="2022-09-09T12:38:00Z">
                  <w:rPr>
                    <w:ins w:id="4938" w:author="Nick.Tolimieri [2]" w:date="2022-09-09T12:38:00Z"/>
                    <w:rFonts w:ascii="Calibri" w:hAnsi="Calibri" w:cs="Calibri"/>
                    <w:color w:val="000000"/>
                    <w:sz w:val="22"/>
                    <w:szCs w:val="22"/>
                  </w:rPr>
                </w:rPrChange>
              </w:rPr>
              <w:pPrChange w:id="4939" w:author="Nick.Tolimieri [2]" w:date="2022-09-09T12:38:00Z">
                <w:pPr>
                  <w:jc w:val="right"/>
                </w:pPr>
              </w:pPrChange>
            </w:pPr>
            <w:ins w:id="4940" w:author="Nick.Tolimieri [2]" w:date="2022-09-09T12:38:00Z">
              <w:r w:rsidRPr="001255CF">
                <w:rPr>
                  <w:rFonts w:asciiTheme="minorHAnsi" w:eastAsiaTheme="minorHAnsi" w:hAnsiTheme="minorHAnsi" w:cstheme="minorBidi"/>
                  <w:sz w:val="22"/>
                  <w:szCs w:val="22"/>
                  <w:rPrChange w:id="4941" w:author="Nick.Tolimieri [2]" w:date="2022-09-09T12:38:00Z">
                    <w:rPr>
                      <w:rFonts w:ascii="Calibri" w:hAnsi="Calibri" w:cs="Calibri"/>
                      <w:color w:val="000000"/>
                      <w:sz w:val="22"/>
                      <w:szCs w:val="22"/>
                    </w:rPr>
                  </w:rPrChange>
                </w:rPr>
                <w:t>0</w:t>
              </w:r>
            </w:ins>
          </w:p>
        </w:tc>
        <w:tc>
          <w:tcPr>
            <w:tcW w:w="960" w:type="dxa"/>
            <w:noWrap/>
            <w:hideMark/>
            <w:tcPrChange w:id="49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43" w:author="Nick.Tolimieri [2]" w:date="2022-09-09T12:38:00Z"/>
                <w:rFonts w:asciiTheme="minorHAnsi" w:eastAsiaTheme="minorHAnsi" w:hAnsiTheme="minorHAnsi" w:cstheme="minorBidi"/>
                <w:sz w:val="22"/>
                <w:szCs w:val="22"/>
                <w:rPrChange w:id="4944" w:author="Nick.Tolimieri [2]" w:date="2022-09-09T12:38:00Z">
                  <w:rPr>
                    <w:ins w:id="4945" w:author="Nick.Tolimieri [2]" w:date="2022-09-09T12:38:00Z"/>
                    <w:rFonts w:ascii="Calibri" w:hAnsi="Calibri" w:cs="Calibri"/>
                    <w:color w:val="000000"/>
                    <w:sz w:val="22"/>
                    <w:szCs w:val="22"/>
                  </w:rPr>
                </w:rPrChange>
              </w:rPr>
              <w:pPrChange w:id="4946" w:author="Nick.Tolimieri [2]" w:date="2022-09-09T12:38:00Z">
                <w:pPr>
                  <w:jc w:val="right"/>
                </w:pPr>
              </w:pPrChange>
            </w:pPr>
            <w:ins w:id="4947" w:author="Nick.Tolimieri [2]" w:date="2022-09-09T12:38:00Z">
              <w:r w:rsidRPr="001255CF">
                <w:rPr>
                  <w:rFonts w:asciiTheme="minorHAnsi" w:eastAsiaTheme="minorHAnsi" w:hAnsiTheme="minorHAnsi" w:cstheme="minorBidi"/>
                  <w:sz w:val="22"/>
                  <w:szCs w:val="22"/>
                  <w:rPrChange w:id="4948" w:author="Nick.Tolimieri [2]" w:date="2022-09-09T12:38:00Z">
                    <w:rPr>
                      <w:rFonts w:ascii="Calibri" w:hAnsi="Calibri" w:cs="Calibri"/>
                      <w:color w:val="000000"/>
                      <w:sz w:val="22"/>
                      <w:szCs w:val="22"/>
                    </w:rPr>
                  </w:rPrChange>
                </w:rPr>
                <w:t>18</w:t>
              </w:r>
            </w:ins>
          </w:p>
        </w:tc>
        <w:tc>
          <w:tcPr>
            <w:tcW w:w="960" w:type="dxa"/>
            <w:noWrap/>
            <w:hideMark/>
            <w:tcPrChange w:id="49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50" w:author="Nick.Tolimieri [2]" w:date="2022-09-09T12:38:00Z"/>
                <w:rFonts w:asciiTheme="minorHAnsi" w:eastAsiaTheme="minorHAnsi" w:hAnsiTheme="minorHAnsi" w:cstheme="minorBidi"/>
                <w:sz w:val="22"/>
                <w:szCs w:val="22"/>
                <w:rPrChange w:id="4951" w:author="Nick.Tolimieri [2]" w:date="2022-09-09T12:38:00Z">
                  <w:rPr>
                    <w:ins w:id="4952" w:author="Nick.Tolimieri [2]" w:date="2022-09-09T12:38:00Z"/>
                    <w:rFonts w:ascii="Calibri" w:hAnsi="Calibri" w:cs="Calibri"/>
                    <w:color w:val="000000"/>
                    <w:sz w:val="22"/>
                    <w:szCs w:val="22"/>
                  </w:rPr>
                </w:rPrChange>
              </w:rPr>
              <w:pPrChange w:id="4953" w:author="Nick.Tolimieri [2]" w:date="2022-09-09T12:38:00Z">
                <w:pPr>
                  <w:jc w:val="right"/>
                </w:pPr>
              </w:pPrChange>
            </w:pPr>
            <w:ins w:id="4954" w:author="Nick.Tolimieri [2]" w:date="2022-09-09T12:38:00Z">
              <w:r w:rsidRPr="001255CF">
                <w:rPr>
                  <w:rFonts w:asciiTheme="minorHAnsi" w:eastAsiaTheme="minorHAnsi" w:hAnsiTheme="minorHAnsi" w:cstheme="minorBidi"/>
                  <w:sz w:val="22"/>
                  <w:szCs w:val="22"/>
                  <w:rPrChange w:id="4955" w:author="Nick.Tolimieri [2]" w:date="2022-09-09T12:38:00Z">
                    <w:rPr>
                      <w:rFonts w:ascii="Calibri" w:hAnsi="Calibri" w:cs="Calibri"/>
                      <w:color w:val="000000"/>
                      <w:sz w:val="22"/>
                      <w:szCs w:val="22"/>
                    </w:rPr>
                  </w:rPrChange>
                </w:rPr>
                <w:t>1</w:t>
              </w:r>
            </w:ins>
          </w:p>
        </w:tc>
        <w:tc>
          <w:tcPr>
            <w:tcW w:w="960" w:type="dxa"/>
            <w:noWrap/>
            <w:hideMark/>
            <w:tcPrChange w:id="49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57" w:author="Nick.Tolimieri [2]" w:date="2022-09-09T12:38:00Z"/>
                <w:rFonts w:asciiTheme="minorHAnsi" w:eastAsiaTheme="minorHAnsi" w:hAnsiTheme="minorHAnsi" w:cstheme="minorBidi"/>
                <w:sz w:val="22"/>
                <w:szCs w:val="22"/>
                <w:rPrChange w:id="4958" w:author="Nick.Tolimieri [2]" w:date="2022-09-09T12:38:00Z">
                  <w:rPr>
                    <w:ins w:id="4959" w:author="Nick.Tolimieri [2]" w:date="2022-09-09T12:38:00Z"/>
                    <w:rFonts w:ascii="Calibri" w:hAnsi="Calibri" w:cs="Calibri"/>
                    <w:color w:val="000000"/>
                    <w:sz w:val="22"/>
                    <w:szCs w:val="22"/>
                  </w:rPr>
                </w:rPrChange>
              </w:rPr>
              <w:pPrChange w:id="4960" w:author="Nick.Tolimieri [2]" w:date="2022-09-09T12:38:00Z">
                <w:pPr>
                  <w:jc w:val="right"/>
                </w:pPr>
              </w:pPrChange>
            </w:pPr>
            <w:ins w:id="4961" w:author="Nick.Tolimieri [2]" w:date="2022-09-09T12:38:00Z">
              <w:r w:rsidRPr="001255CF">
                <w:rPr>
                  <w:rFonts w:asciiTheme="minorHAnsi" w:eastAsiaTheme="minorHAnsi" w:hAnsiTheme="minorHAnsi" w:cstheme="minorBidi"/>
                  <w:sz w:val="22"/>
                  <w:szCs w:val="22"/>
                  <w:rPrChange w:id="4962" w:author="Nick.Tolimieri [2]" w:date="2022-09-09T12:38:00Z">
                    <w:rPr>
                      <w:rFonts w:ascii="Calibri" w:hAnsi="Calibri" w:cs="Calibri"/>
                      <w:color w:val="000000"/>
                      <w:sz w:val="22"/>
                      <w:szCs w:val="22"/>
                    </w:rPr>
                  </w:rPrChange>
                </w:rPr>
                <w:t>9</w:t>
              </w:r>
            </w:ins>
          </w:p>
        </w:tc>
        <w:tc>
          <w:tcPr>
            <w:tcW w:w="960" w:type="dxa"/>
            <w:noWrap/>
            <w:hideMark/>
            <w:tcPrChange w:id="49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64" w:author="Nick.Tolimieri [2]" w:date="2022-09-09T12:38:00Z"/>
                <w:rFonts w:asciiTheme="minorHAnsi" w:eastAsiaTheme="minorHAnsi" w:hAnsiTheme="minorHAnsi" w:cstheme="minorBidi"/>
                <w:sz w:val="22"/>
                <w:szCs w:val="22"/>
                <w:rPrChange w:id="4965" w:author="Nick.Tolimieri [2]" w:date="2022-09-09T12:38:00Z">
                  <w:rPr>
                    <w:ins w:id="4966" w:author="Nick.Tolimieri [2]" w:date="2022-09-09T12:38:00Z"/>
                    <w:rFonts w:ascii="Calibri" w:hAnsi="Calibri" w:cs="Calibri"/>
                    <w:color w:val="000000"/>
                    <w:sz w:val="22"/>
                    <w:szCs w:val="22"/>
                  </w:rPr>
                </w:rPrChange>
              </w:rPr>
              <w:pPrChange w:id="4967" w:author="Nick.Tolimieri [2]" w:date="2022-09-09T12:38:00Z">
                <w:pPr>
                  <w:jc w:val="right"/>
                </w:pPr>
              </w:pPrChange>
            </w:pPr>
            <w:ins w:id="4968" w:author="Nick.Tolimieri [2]" w:date="2022-09-09T12:38:00Z">
              <w:r w:rsidRPr="001255CF">
                <w:rPr>
                  <w:rFonts w:asciiTheme="minorHAnsi" w:eastAsiaTheme="minorHAnsi" w:hAnsiTheme="minorHAnsi" w:cstheme="minorBidi"/>
                  <w:sz w:val="22"/>
                  <w:szCs w:val="22"/>
                  <w:rPrChange w:id="4969" w:author="Nick.Tolimieri [2]" w:date="2022-09-09T12:38:00Z">
                    <w:rPr>
                      <w:rFonts w:ascii="Calibri" w:hAnsi="Calibri" w:cs="Calibri"/>
                      <w:color w:val="000000"/>
                      <w:sz w:val="22"/>
                      <w:szCs w:val="22"/>
                    </w:rPr>
                  </w:rPrChange>
                </w:rPr>
                <w:t>9</w:t>
              </w:r>
            </w:ins>
          </w:p>
        </w:tc>
        <w:tc>
          <w:tcPr>
            <w:tcW w:w="960" w:type="dxa"/>
            <w:noWrap/>
            <w:hideMark/>
            <w:tcPrChange w:id="49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71" w:author="Nick.Tolimieri [2]" w:date="2022-09-09T12:38:00Z"/>
                <w:rFonts w:asciiTheme="minorHAnsi" w:eastAsiaTheme="minorHAnsi" w:hAnsiTheme="minorHAnsi" w:cstheme="minorBidi"/>
                <w:sz w:val="22"/>
                <w:szCs w:val="22"/>
                <w:rPrChange w:id="4972" w:author="Nick.Tolimieri [2]" w:date="2022-09-09T12:38:00Z">
                  <w:rPr>
                    <w:ins w:id="4973" w:author="Nick.Tolimieri [2]" w:date="2022-09-09T12:38:00Z"/>
                    <w:rFonts w:ascii="Calibri" w:hAnsi="Calibri" w:cs="Calibri"/>
                    <w:color w:val="000000"/>
                    <w:sz w:val="22"/>
                    <w:szCs w:val="22"/>
                  </w:rPr>
                </w:rPrChange>
              </w:rPr>
              <w:pPrChange w:id="4974" w:author="Nick.Tolimieri [2]" w:date="2022-09-09T12:38:00Z">
                <w:pPr>
                  <w:jc w:val="right"/>
                </w:pPr>
              </w:pPrChange>
            </w:pPr>
            <w:ins w:id="4975" w:author="Nick.Tolimieri [2]" w:date="2022-09-09T12:38:00Z">
              <w:r w:rsidRPr="001255CF">
                <w:rPr>
                  <w:rFonts w:asciiTheme="minorHAnsi" w:eastAsiaTheme="minorHAnsi" w:hAnsiTheme="minorHAnsi" w:cstheme="minorBidi"/>
                  <w:sz w:val="22"/>
                  <w:szCs w:val="22"/>
                  <w:rPrChange w:id="4976" w:author="Nick.Tolimieri [2]" w:date="2022-09-09T12:38:00Z">
                    <w:rPr>
                      <w:rFonts w:ascii="Calibri" w:hAnsi="Calibri" w:cs="Calibri"/>
                      <w:color w:val="000000"/>
                      <w:sz w:val="22"/>
                      <w:szCs w:val="22"/>
                    </w:rPr>
                  </w:rPrChange>
                </w:rPr>
                <w:t>9</w:t>
              </w:r>
            </w:ins>
          </w:p>
        </w:tc>
        <w:tc>
          <w:tcPr>
            <w:tcW w:w="960" w:type="dxa"/>
            <w:noWrap/>
            <w:hideMark/>
            <w:tcPrChange w:id="49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78" w:author="Nick.Tolimieri [2]" w:date="2022-09-09T12:38:00Z"/>
                <w:rFonts w:asciiTheme="minorHAnsi" w:eastAsiaTheme="minorHAnsi" w:hAnsiTheme="minorHAnsi" w:cstheme="minorBidi"/>
                <w:sz w:val="22"/>
                <w:szCs w:val="22"/>
                <w:rPrChange w:id="4979" w:author="Nick.Tolimieri [2]" w:date="2022-09-09T12:38:00Z">
                  <w:rPr>
                    <w:ins w:id="4980" w:author="Nick.Tolimieri [2]" w:date="2022-09-09T12:38:00Z"/>
                    <w:rFonts w:ascii="Calibri" w:hAnsi="Calibri" w:cs="Calibri"/>
                    <w:color w:val="000000"/>
                    <w:sz w:val="22"/>
                    <w:szCs w:val="22"/>
                  </w:rPr>
                </w:rPrChange>
              </w:rPr>
              <w:pPrChange w:id="4981" w:author="Nick.Tolimieri [2]" w:date="2022-09-09T12:38:00Z">
                <w:pPr>
                  <w:jc w:val="right"/>
                </w:pPr>
              </w:pPrChange>
            </w:pPr>
            <w:ins w:id="4982" w:author="Nick.Tolimieri [2]" w:date="2022-09-09T12:38:00Z">
              <w:r w:rsidRPr="001255CF">
                <w:rPr>
                  <w:rFonts w:asciiTheme="minorHAnsi" w:eastAsiaTheme="minorHAnsi" w:hAnsiTheme="minorHAnsi" w:cstheme="minorBidi"/>
                  <w:sz w:val="22"/>
                  <w:szCs w:val="22"/>
                  <w:rPrChange w:id="4983" w:author="Nick.Tolimieri [2]" w:date="2022-09-09T12:38:00Z">
                    <w:rPr>
                      <w:rFonts w:ascii="Calibri" w:hAnsi="Calibri" w:cs="Calibri"/>
                      <w:color w:val="000000"/>
                      <w:sz w:val="22"/>
                      <w:szCs w:val="22"/>
                    </w:rPr>
                  </w:rPrChange>
                </w:rPr>
                <w:t>1.78</w:t>
              </w:r>
            </w:ins>
          </w:p>
        </w:tc>
        <w:tc>
          <w:tcPr>
            <w:tcW w:w="960" w:type="dxa"/>
            <w:noWrap/>
            <w:hideMark/>
            <w:tcPrChange w:id="49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85" w:author="Nick.Tolimieri [2]" w:date="2022-09-09T12:38:00Z"/>
                <w:rFonts w:asciiTheme="minorHAnsi" w:eastAsiaTheme="minorHAnsi" w:hAnsiTheme="minorHAnsi" w:cstheme="minorBidi"/>
                <w:sz w:val="22"/>
                <w:szCs w:val="22"/>
                <w:rPrChange w:id="4986" w:author="Nick.Tolimieri [2]" w:date="2022-09-09T12:38:00Z">
                  <w:rPr>
                    <w:ins w:id="4987" w:author="Nick.Tolimieri [2]" w:date="2022-09-09T12:38:00Z"/>
                    <w:rFonts w:ascii="Calibri" w:hAnsi="Calibri" w:cs="Calibri"/>
                    <w:color w:val="000000"/>
                    <w:sz w:val="22"/>
                    <w:szCs w:val="22"/>
                  </w:rPr>
                </w:rPrChange>
              </w:rPr>
              <w:pPrChange w:id="4988" w:author="Nick.Tolimieri [2]" w:date="2022-09-09T12:38:00Z">
                <w:pPr>
                  <w:jc w:val="right"/>
                </w:pPr>
              </w:pPrChange>
            </w:pPr>
            <w:ins w:id="4989" w:author="Nick.Tolimieri [2]" w:date="2022-09-09T12:38:00Z">
              <w:r w:rsidRPr="001255CF">
                <w:rPr>
                  <w:rFonts w:asciiTheme="minorHAnsi" w:eastAsiaTheme="minorHAnsi" w:hAnsiTheme="minorHAnsi" w:cstheme="minorBidi"/>
                  <w:sz w:val="22"/>
                  <w:szCs w:val="22"/>
                  <w:rPrChange w:id="4990" w:author="Nick.Tolimieri [2]" w:date="2022-09-09T12:38:00Z">
                    <w:rPr>
                      <w:rFonts w:ascii="Calibri" w:hAnsi="Calibri" w:cs="Calibri"/>
                      <w:color w:val="000000"/>
                      <w:sz w:val="22"/>
                      <w:szCs w:val="22"/>
                    </w:rPr>
                  </w:rPrChange>
                </w:rPr>
                <w:t>0.16</w:t>
              </w:r>
            </w:ins>
          </w:p>
        </w:tc>
      </w:tr>
      <w:tr w:rsidR="001255CF" w:rsidRPr="001255CF" w:rsidTr="001255CF">
        <w:trPr>
          <w:divId w:val="1429738465"/>
          <w:trHeight w:val="300"/>
          <w:ins w:id="4991" w:author="Nick.Tolimieri [2]" w:date="2022-09-09T12:38:00Z"/>
          <w:trPrChange w:id="4992" w:author="Nick.Tolimieri [2]" w:date="2022-09-09T12:38:00Z">
            <w:trPr>
              <w:divId w:val="1429738465"/>
              <w:trHeight w:val="300"/>
            </w:trPr>
          </w:trPrChange>
        </w:trPr>
        <w:tc>
          <w:tcPr>
            <w:tcW w:w="960" w:type="dxa"/>
            <w:noWrap/>
            <w:hideMark/>
            <w:tcPrChange w:id="49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4994" w:author="Nick.Tolimieri [2]" w:date="2022-09-09T12:38:00Z"/>
                <w:rFonts w:asciiTheme="minorHAnsi" w:eastAsiaTheme="minorHAnsi" w:hAnsiTheme="minorHAnsi" w:cstheme="minorBidi"/>
                <w:sz w:val="22"/>
                <w:szCs w:val="22"/>
                <w:rPrChange w:id="4995" w:author="Nick.Tolimieri [2]" w:date="2022-09-09T12:38:00Z">
                  <w:rPr>
                    <w:ins w:id="4996" w:author="Nick.Tolimieri [2]" w:date="2022-09-09T12:38:00Z"/>
                    <w:rFonts w:ascii="Calibri" w:hAnsi="Calibri" w:cs="Calibri"/>
                    <w:color w:val="000000"/>
                    <w:sz w:val="22"/>
                    <w:szCs w:val="22"/>
                  </w:rPr>
                </w:rPrChange>
              </w:rPr>
              <w:pPrChange w:id="4997" w:author="Nick.Tolimieri [2]" w:date="2022-09-09T12:38:00Z">
                <w:pPr/>
              </w:pPrChange>
            </w:pPr>
            <w:ins w:id="4998" w:author="Nick.Tolimieri [2]" w:date="2022-09-09T12:38:00Z">
              <w:r w:rsidRPr="001255CF">
                <w:rPr>
                  <w:rFonts w:asciiTheme="minorHAnsi" w:eastAsiaTheme="minorHAnsi" w:hAnsiTheme="minorHAnsi" w:cstheme="minorBidi"/>
                  <w:sz w:val="22"/>
                  <w:szCs w:val="22"/>
                  <w:rPrChange w:id="4999" w:author="Nick.Tolimieri [2]" w:date="2022-09-09T12:38:00Z">
                    <w:rPr>
                      <w:rFonts w:ascii="Calibri" w:hAnsi="Calibri" w:cs="Calibri"/>
                      <w:color w:val="000000"/>
                      <w:sz w:val="22"/>
                      <w:szCs w:val="22"/>
                    </w:rPr>
                  </w:rPrChange>
                </w:rPr>
                <w:t>Tatoosh Is. &amp; Neah B.</w:t>
              </w:r>
            </w:ins>
          </w:p>
        </w:tc>
        <w:tc>
          <w:tcPr>
            <w:tcW w:w="960" w:type="dxa"/>
            <w:noWrap/>
            <w:hideMark/>
            <w:tcPrChange w:id="50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01" w:author="Nick.Tolimieri [2]" w:date="2022-09-09T12:38:00Z"/>
                <w:rFonts w:asciiTheme="minorHAnsi" w:eastAsiaTheme="minorHAnsi" w:hAnsiTheme="minorHAnsi" w:cstheme="minorBidi"/>
                <w:sz w:val="22"/>
                <w:szCs w:val="22"/>
                <w:rPrChange w:id="5002" w:author="Nick.Tolimieri [2]" w:date="2022-09-09T12:38:00Z">
                  <w:rPr>
                    <w:ins w:id="5003" w:author="Nick.Tolimieri [2]" w:date="2022-09-09T12:38:00Z"/>
                    <w:rFonts w:ascii="Calibri" w:hAnsi="Calibri" w:cs="Calibri"/>
                    <w:color w:val="000000"/>
                    <w:sz w:val="22"/>
                    <w:szCs w:val="22"/>
                  </w:rPr>
                </w:rPrChange>
              </w:rPr>
              <w:pPrChange w:id="5004" w:author="Nick.Tolimieri [2]" w:date="2022-09-09T12:38:00Z">
                <w:pPr>
                  <w:jc w:val="right"/>
                </w:pPr>
              </w:pPrChange>
            </w:pPr>
            <w:ins w:id="5005" w:author="Nick.Tolimieri [2]" w:date="2022-09-09T12:38:00Z">
              <w:r w:rsidRPr="001255CF">
                <w:rPr>
                  <w:rFonts w:asciiTheme="minorHAnsi" w:eastAsiaTheme="minorHAnsi" w:hAnsiTheme="minorHAnsi" w:cstheme="minorBidi"/>
                  <w:sz w:val="22"/>
                  <w:szCs w:val="22"/>
                  <w:rPrChange w:id="5006" w:author="Nick.Tolimieri [2]" w:date="2022-09-09T12:38:00Z">
                    <w:rPr>
                      <w:rFonts w:ascii="Calibri" w:hAnsi="Calibri" w:cs="Calibri"/>
                      <w:color w:val="000000"/>
                      <w:sz w:val="22"/>
                      <w:szCs w:val="22"/>
                    </w:rPr>
                  </w:rPrChange>
                </w:rPr>
                <w:t>1997</w:t>
              </w:r>
            </w:ins>
          </w:p>
        </w:tc>
        <w:tc>
          <w:tcPr>
            <w:tcW w:w="960" w:type="dxa"/>
            <w:noWrap/>
            <w:hideMark/>
            <w:tcPrChange w:id="50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08" w:author="Nick.Tolimieri [2]" w:date="2022-09-09T12:38:00Z"/>
                <w:rFonts w:asciiTheme="minorHAnsi" w:eastAsiaTheme="minorHAnsi" w:hAnsiTheme="minorHAnsi" w:cstheme="minorBidi"/>
                <w:sz w:val="22"/>
                <w:szCs w:val="22"/>
                <w:rPrChange w:id="5009" w:author="Nick.Tolimieri [2]" w:date="2022-09-09T12:38:00Z">
                  <w:rPr>
                    <w:ins w:id="5010" w:author="Nick.Tolimieri [2]" w:date="2022-09-09T12:38:00Z"/>
                    <w:rFonts w:ascii="Calibri" w:hAnsi="Calibri" w:cs="Calibri"/>
                    <w:color w:val="000000"/>
                    <w:sz w:val="22"/>
                    <w:szCs w:val="22"/>
                  </w:rPr>
                </w:rPrChange>
              </w:rPr>
              <w:pPrChange w:id="5011" w:author="Nick.Tolimieri [2]" w:date="2022-09-09T12:38:00Z">
                <w:pPr>
                  <w:jc w:val="right"/>
                </w:pPr>
              </w:pPrChange>
            </w:pPr>
            <w:ins w:id="5012" w:author="Nick.Tolimieri [2]" w:date="2022-09-09T12:38:00Z">
              <w:r w:rsidRPr="001255CF">
                <w:rPr>
                  <w:rFonts w:asciiTheme="minorHAnsi" w:eastAsiaTheme="minorHAnsi" w:hAnsiTheme="minorHAnsi" w:cstheme="minorBidi"/>
                  <w:sz w:val="22"/>
                  <w:szCs w:val="22"/>
                  <w:rPrChange w:id="5013" w:author="Nick.Tolimieri [2]" w:date="2022-09-09T12:38:00Z">
                    <w:rPr>
                      <w:rFonts w:ascii="Calibri" w:hAnsi="Calibri" w:cs="Calibri"/>
                      <w:color w:val="000000"/>
                      <w:sz w:val="22"/>
                      <w:szCs w:val="22"/>
                    </w:rPr>
                  </w:rPrChange>
                </w:rPr>
                <w:t>30</w:t>
              </w:r>
            </w:ins>
          </w:p>
        </w:tc>
        <w:tc>
          <w:tcPr>
            <w:tcW w:w="960" w:type="dxa"/>
            <w:noWrap/>
            <w:hideMark/>
            <w:tcPrChange w:id="50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15" w:author="Nick.Tolimieri [2]" w:date="2022-09-09T12:38:00Z"/>
                <w:rFonts w:asciiTheme="minorHAnsi" w:eastAsiaTheme="minorHAnsi" w:hAnsiTheme="minorHAnsi" w:cstheme="minorBidi"/>
                <w:sz w:val="22"/>
                <w:szCs w:val="22"/>
                <w:rPrChange w:id="5016" w:author="Nick.Tolimieri [2]" w:date="2022-09-09T12:38:00Z">
                  <w:rPr>
                    <w:ins w:id="5017" w:author="Nick.Tolimieri [2]" w:date="2022-09-09T12:38:00Z"/>
                    <w:rFonts w:ascii="Calibri" w:hAnsi="Calibri" w:cs="Calibri"/>
                    <w:color w:val="000000"/>
                    <w:sz w:val="22"/>
                    <w:szCs w:val="22"/>
                  </w:rPr>
                </w:rPrChange>
              </w:rPr>
              <w:pPrChange w:id="5018" w:author="Nick.Tolimieri [2]" w:date="2022-09-09T12:38:00Z">
                <w:pPr>
                  <w:jc w:val="right"/>
                </w:pPr>
              </w:pPrChange>
            </w:pPr>
            <w:ins w:id="5019" w:author="Nick.Tolimieri [2]" w:date="2022-09-09T12:38:00Z">
              <w:r w:rsidRPr="001255CF">
                <w:rPr>
                  <w:rFonts w:asciiTheme="minorHAnsi" w:eastAsiaTheme="minorHAnsi" w:hAnsiTheme="minorHAnsi" w:cstheme="minorBidi"/>
                  <w:sz w:val="22"/>
                  <w:szCs w:val="22"/>
                  <w:rPrChange w:id="5020" w:author="Nick.Tolimieri [2]" w:date="2022-09-09T12:38:00Z">
                    <w:rPr>
                      <w:rFonts w:ascii="Calibri" w:hAnsi="Calibri" w:cs="Calibri"/>
                      <w:color w:val="000000"/>
                      <w:sz w:val="22"/>
                      <w:szCs w:val="22"/>
                    </w:rPr>
                  </w:rPrChange>
                </w:rPr>
                <w:t>128</w:t>
              </w:r>
            </w:ins>
          </w:p>
        </w:tc>
        <w:tc>
          <w:tcPr>
            <w:tcW w:w="960" w:type="dxa"/>
            <w:noWrap/>
            <w:hideMark/>
            <w:tcPrChange w:id="50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22" w:author="Nick.Tolimieri [2]" w:date="2022-09-09T12:38:00Z"/>
                <w:rFonts w:asciiTheme="minorHAnsi" w:eastAsiaTheme="minorHAnsi" w:hAnsiTheme="minorHAnsi" w:cstheme="minorBidi"/>
                <w:sz w:val="22"/>
                <w:szCs w:val="22"/>
                <w:rPrChange w:id="5023" w:author="Nick.Tolimieri [2]" w:date="2022-09-09T12:38:00Z">
                  <w:rPr>
                    <w:ins w:id="5024" w:author="Nick.Tolimieri [2]" w:date="2022-09-09T12:38:00Z"/>
                    <w:rFonts w:ascii="Calibri" w:hAnsi="Calibri" w:cs="Calibri"/>
                    <w:color w:val="000000"/>
                    <w:sz w:val="22"/>
                    <w:szCs w:val="22"/>
                  </w:rPr>
                </w:rPrChange>
              </w:rPr>
              <w:pPrChange w:id="5025" w:author="Nick.Tolimieri [2]" w:date="2022-09-09T12:38:00Z">
                <w:pPr>
                  <w:jc w:val="right"/>
                </w:pPr>
              </w:pPrChange>
            </w:pPr>
            <w:ins w:id="5026" w:author="Nick.Tolimieri [2]" w:date="2022-09-09T12:38:00Z">
              <w:r w:rsidRPr="001255CF">
                <w:rPr>
                  <w:rFonts w:asciiTheme="minorHAnsi" w:eastAsiaTheme="minorHAnsi" w:hAnsiTheme="minorHAnsi" w:cstheme="minorBidi"/>
                  <w:sz w:val="22"/>
                  <w:szCs w:val="22"/>
                  <w:rPrChange w:id="5027" w:author="Nick.Tolimieri [2]" w:date="2022-09-09T12:38:00Z">
                    <w:rPr>
                      <w:rFonts w:ascii="Calibri" w:hAnsi="Calibri" w:cs="Calibri"/>
                      <w:color w:val="000000"/>
                      <w:sz w:val="22"/>
                      <w:szCs w:val="22"/>
                    </w:rPr>
                  </w:rPrChange>
                </w:rPr>
                <w:t>4</w:t>
              </w:r>
            </w:ins>
          </w:p>
        </w:tc>
        <w:tc>
          <w:tcPr>
            <w:tcW w:w="960" w:type="dxa"/>
            <w:noWrap/>
            <w:hideMark/>
            <w:tcPrChange w:id="50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29" w:author="Nick.Tolimieri [2]" w:date="2022-09-09T12:38:00Z"/>
                <w:rFonts w:asciiTheme="minorHAnsi" w:eastAsiaTheme="minorHAnsi" w:hAnsiTheme="minorHAnsi" w:cstheme="minorBidi"/>
                <w:sz w:val="22"/>
                <w:szCs w:val="22"/>
                <w:rPrChange w:id="5030" w:author="Nick.Tolimieri [2]" w:date="2022-09-09T12:38:00Z">
                  <w:rPr>
                    <w:ins w:id="5031" w:author="Nick.Tolimieri [2]" w:date="2022-09-09T12:38:00Z"/>
                    <w:rFonts w:ascii="Calibri" w:hAnsi="Calibri" w:cs="Calibri"/>
                    <w:color w:val="000000"/>
                    <w:sz w:val="22"/>
                    <w:szCs w:val="22"/>
                  </w:rPr>
                </w:rPrChange>
              </w:rPr>
              <w:pPrChange w:id="5032" w:author="Nick.Tolimieri [2]" w:date="2022-09-09T12:38:00Z">
                <w:pPr>
                  <w:jc w:val="right"/>
                </w:pPr>
              </w:pPrChange>
            </w:pPr>
            <w:ins w:id="5033" w:author="Nick.Tolimieri [2]" w:date="2022-09-09T12:38:00Z">
              <w:r w:rsidRPr="001255CF">
                <w:rPr>
                  <w:rFonts w:asciiTheme="minorHAnsi" w:eastAsiaTheme="minorHAnsi" w:hAnsiTheme="minorHAnsi" w:cstheme="minorBidi"/>
                  <w:sz w:val="22"/>
                  <w:szCs w:val="22"/>
                  <w:rPrChange w:id="5034" w:author="Nick.Tolimieri [2]" w:date="2022-09-09T12:38:00Z">
                    <w:rPr>
                      <w:rFonts w:ascii="Calibri" w:hAnsi="Calibri" w:cs="Calibri"/>
                      <w:color w:val="000000"/>
                      <w:sz w:val="22"/>
                      <w:szCs w:val="22"/>
                    </w:rPr>
                  </w:rPrChange>
                </w:rPr>
                <w:t>114</w:t>
              </w:r>
            </w:ins>
          </w:p>
        </w:tc>
        <w:tc>
          <w:tcPr>
            <w:tcW w:w="960" w:type="dxa"/>
            <w:noWrap/>
            <w:hideMark/>
            <w:tcPrChange w:id="50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36" w:author="Nick.Tolimieri [2]" w:date="2022-09-09T12:38:00Z"/>
                <w:rFonts w:asciiTheme="minorHAnsi" w:eastAsiaTheme="minorHAnsi" w:hAnsiTheme="minorHAnsi" w:cstheme="minorBidi"/>
                <w:sz w:val="22"/>
                <w:szCs w:val="22"/>
                <w:rPrChange w:id="5037" w:author="Nick.Tolimieri [2]" w:date="2022-09-09T12:38:00Z">
                  <w:rPr>
                    <w:ins w:id="5038" w:author="Nick.Tolimieri [2]" w:date="2022-09-09T12:38:00Z"/>
                    <w:rFonts w:ascii="Calibri" w:hAnsi="Calibri" w:cs="Calibri"/>
                    <w:color w:val="000000"/>
                    <w:sz w:val="22"/>
                    <w:szCs w:val="22"/>
                  </w:rPr>
                </w:rPrChange>
              </w:rPr>
              <w:pPrChange w:id="5039" w:author="Nick.Tolimieri [2]" w:date="2022-09-09T12:38:00Z">
                <w:pPr>
                  <w:jc w:val="right"/>
                </w:pPr>
              </w:pPrChange>
            </w:pPr>
            <w:ins w:id="5040" w:author="Nick.Tolimieri [2]" w:date="2022-09-09T12:38:00Z">
              <w:r w:rsidRPr="001255CF">
                <w:rPr>
                  <w:rFonts w:asciiTheme="minorHAnsi" w:eastAsiaTheme="minorHAnsi" w:hAnsiTheme="minorHAnsi" w:cstheme="minorBidi"/>
                  <w:sz w:val="22"/>
                  <w:szCs w:val="22"/>
                  <w:rPrChange w:id="5041" w:author="Nick.Tolimieri [2]" w:date="2022-09-09T12:38:00Z">
                    <w:rPr>
                      <w:rFonts w:ascii="Calibri" w:hAnsi="Calibri" w:cs="Calibri"/>
                      <w:color w:val="000000"/>
                      <w:sz w:val="22"/>
                      <w:szCs w:val="22"/>
                    </w:rPr>
                  </w:rPrChange>
                </w:rPr>
                <w:t>11</w:t>
              </w:r>
            </w:ins>
          </w:p>
        </w:tc>
        <w:tc>
          <w:tcPr>
            <w:tcW w:w="960" w:type="dxa"/>
            <w:noWrap/>
            <w:hideMark/>
            <w:tcPrChange w:id="50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43" w:author="Nick.Tolimieri [2]" w:date="2022-09-09T12:38:00Z"/>
                <w:rFonts w:asciiTheme="minorHAnsi" w:eastAsiaTheme="minorHAnsi" w:hAnsiTheme="minorHAnsi" w:cstheme="minorBidi"/>
                <w:sz w:val="22"/>
                <w:szCs w:val="22"/>
                <w:rPrChange w:id="5044" w:author="Nick.Tolimieri [2]" w:date="2022-09-09T12:38:00Z">
                  <w:rPr>
                    <w:ins w:id="5045" w:author="Nick.Tolimieri [2]" w:date="2022-09-09T12:38:00Z"/>
                    <w:rFonts w:ascii="Calibri" w:hAnsi="Calibri" w:cs="Calibri"/>
                    <w:color w:val="000000"/>
                    <w:sz w:val="22"/>
                    <w:szCs w:val="22"/>
                  </w:rPr>
                </w:rPrChange>
              </w:rPr>
              <w:pPrChange w:id="5046" w:author="Nick.Tolimieri [2]" w:date="2022-09-09T12:38:00Z">
                <w:pPr>
                  <w:jc w:val="right"/>
                </w:pPr>
              </w:pPrChange>
            </w:pPr>
            <w:ins w:id="5047" w:author="Nick.Tolimieri [2]" w:date="2022-09-09T12:38:00Z">
              <w:r w:rsidRPr="001255CF">
                <w:rPr>
                  <w:rFonts w:asciiTheme="minorHAnsi" w:eastAsiaTheme="minorHAnsi" w:hAnsiTheme="minorHAnsi" w:cstheme="minorBidi"/>
                  <w:sz w:val="22"/>
                  <w:szCs w:val="22"/>
                  <w:rPrChange w:id="5048" w:author="Nick.Tolimieri [2]" w:date="2022-09-09T12:38:00Z">
                    <w:rPr>
                      <w:rFonts w:ascii="Calibri" w:hAnsi="Calibri" w:cs="Calibri"/>
                      <w:color w:val="000000"/>
                      <w:sz w:val="22"/>
                      <w:szCs w:val="22"/>
                    </w:rPr>
                  </w:rPrChange>
                </w:rPr>
                <w:t>50</w:t>
              </w:r>
            </w:ins>
          </w:p>
        </w:tc>
        <w:tc>
          <w:tcPr>
            <w:tcW w:w="960" w:type="dxa"/>
            <w:noWrap/>
            <w:hideMark/>
            <w:tcPrChange w:id="50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50" w:author="Nick.Tolimieri [2]" w:date="2022-09-09T12:38:00Z"/>
                <w:rFonts w:asciiTheme="minorHAnsi" w:eastAsiaTheme="minorHAnsi" w:hAnsiTheme="minorHAnsi" w:cstheme="minorBidi"/>
                <w:sz w:val="22"/>
                <w:szCs w:val="22"/>
                <w:rPrChange w:id="5051" w:author="Nick.Tolimieri [2]" w:date="2022-09-09T12:38:00Z">
                  <w:rPr>
                    <w:ins w:id="5052" w:author="Nick.Tolimieri [2]" w:date="2022-09-09T12:38:00Z"/>
                    <w:rFonts w:ascii="Calibri" w:hAnsi="Calibri" w:cs="Calibri"/>
                    <w:color w:val="000000"/>
                    <w:sz w:val="22"/>
                    <w:szCs w:val="22"/>
                  </w:rPr>
                </w:rPrChange>
              </w:rPr>
              <w:pPrChange w:id="5053" w:author="Nick.Tolimieri [2]" w:date="2022-09-09T12:38:00Z">
                <w:pPr>
                  <w:jc w:val="right"/>
                </w:pPr>
              </w:pPrChange>
            </w:pPr>
            <w:ins w:id="5054" w:author="Nick.Tolimieri [2]" w:date="2022-09-09T12:38:00Z">
              <w:r w:rsidRPr="001255CF">
                <w:rPr>
                  <w:rFonts w:asciiTheme="minorHAnsi" w:eastAsiaTheme="minorHAnsi" w:hAnsiTheme="minorHAnsi" w:cstheme="minorBidi"/>
                  <w:sz w:val="22"/>
                  <w:szCs w:val="22"/>
                  <w:rPrChange w:id="5055" w:author="Nick.Tolimieri [2]" w:date="2022-09-09T12:38:00Z">
                    <w:rPr>
                      <w:rFonts w:ascii="Calibri" w:hAnsi="Calibri" w:cs="Calibri"/>
                      <w:color w:val="000000"/>
                      <w:sz w:val="22"/>
                      <w:szCs w:val="22"/>
                    </w:rPr>
                  </w:rPrChange>
                </w:rPr>
                <w:t>2.21</w:t>
              </w:r>
            </w:ins>
          </w:p>
        </w:tc>
        <w:tc>
          <w:tcPr>
            <w:tcW w:w="960" w:type="dxa"/>
            <w:noWrap/>
            <w:hideMark/>
            <w:tcPrChange w:id="50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57" w:author="Nick.Tolimieri [2]" w:date="2022-09-09T12:38:00Z"/>
                <w:rFonts w:asciiTheme="minorHAnsi" w:eastAsiaTheme="minorHAnsi" w:hAnsiTheme="minorHAnsi" w:cstheme="minorBidi"/>
                <w:sz w:val="22"/>
                <w:szCs w:val="22"/>
                <w:rPrChange w:id="5058" w:author="Nick.Tolimieri [2]" w:date="2022-09-09T12:38:00Z">
                  <w:rPr>
                    <w:ins w:id="5059" w:author="Nick.Tolimieri [2]" w:date="2022-09-09T12:38:00Z"/>
                    <w:rFonts w:ascii="Calibri" w:hAnsi="Calibri" w:cs="Calibri"/>
                    <w:color w:val="000000"/>
                    <w:sz w:val="22"/>
                    <w:szCs w:val="22"/>
                  </w:rPr>
                </w:rPrChange>
              </w:rPr>
              <w:pPrChange w:id="5060" w:author="Nick.Tolimieri [2]" w:date="2022-09-09T12:38:00Z">
                <w:pPr>
                  <w:jc w:val="right"/>
                </w:pPr>
              </w:pPrChange>
            </w:pPr>
            <w:ins w:id="5061" w:author="Nick.Tolimieri [2]" w:date="2022-09-09T12:38:00Z">
              <w:r w:rsidRPr="001255CF">
                <w:rPr>
                  <w:rFonts w:asciiTheme="minorHAnsi" w:eastAsiaTheme="minorHAnsi" w:hAnsiTheme="minorHAnsi" w:cstheme="minorBidi"/>
                  <w:sz w:val="22"/>
                  <w:szCs w:val="22"/>
                  <w:rPrChange w:id="5062" w:author="Nick.Tolimieri [2]" w:date="2022-09-09T12:38:00Z">
                    <w:rPr>
                      <w:rFonts w:ascii="Calibri" w:hAnsi="Calibri" w:cs="Calibri"/>
                      <w:color w:val="000000"/>
                      <w:sz w:val="22"/>
                      <w:szCs w:val="22"/>
                    </w:rPr>
                  </w:rPrChange>
                </w:rPr>
                <w:t>0.48</w:t>
              </w:r>
            </w:ins>
          </w:p>
        </w:tc>
      </w:tr>
      <w:tr w:rsidR="001255CF" w:rsidRPr="001255CF" w:rsidTr="001255CF">
        <w:trPr>
          <w:divId w:val="1429738465"/>
          <w:trHeight w:val="300"/>
          <w:ins w:id="5063" w:author="Nick.Tolimieri [2]" w:date="2022-09-09T12:38:00Z"/>
          <w:trPrChange w:id="5064" w:author="Nick.Tolimieri [2]" w:date="2022-09-09T12:38:00Z">
            <w:trPr>
              <w:divId w:val="1429738465"/>
              <w:trHeight w:val="300"/>
            </w:trPr>
          </w:trPrChange>
        </w:trPr>
        <w:tc>
          <w:tcPr>
            <w:tcW w:w="960" w:type="dxa"/>
            <w:noWrap/>
            <w:hideMark/>
            <w:tcPrChange w:id="50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66" w:author="Nick.Tolimieri [2]" w:date="2022-09-09T12:38:00Z"/>
                <w:rFonts w:asciiTheme="minorHAnsi" w:eastAsiaTheme="minorHAnsi" w:hAnsiTheme="minorHAnsi" w:cstheme="minorBidi"/>
                <w:sz w:val="22"/>
                <w:szCs w:val="22"/>
                <w:rPrChange w:id="5067" w:author="Nick.Tolimieri [2]" w:date="2022-09-09T12:38:00Z">
                  <w:rPr>
                    <w:ins w:id="5068" w:author="Nick.Tolimieri [2]" w:date="2022-09-09T12:38:00Z"/>
                    <w:rFonts w:ascii="Calibri" w:hAnsi="Calibri" w:cs="Calibri"/>
                    <w:color w:val="000000"/>
                    <w:sz w:val="22"/>
                    <w:szCs w:val="22"/>
                  </w:rPr>
                </w:rPrChange>
              </w:rPr>
              <w:pPrChange w:id="5069" w:author="Nick.Tolimieri [2]" w:date="2022-09-09T12:38:00Z">
                <w:pPr/>
              </w:pPrChange>
            </w:pPr>
            <w:ins w:id="5070" w:author="Nick.Tolimieri [2]" w:date="2022-09-09T12:38:00Z">
              <w:r w:rsidRPr="001255CF">
                <w:rPr>
                  <w:rFonts w:asciiTheme="minorHAnsi" w:eastAsiaTheme="minorHAnsi" w:hAnsiTheme="minorHAnsi" w:cstheme="minorBidi"/>
                  <w:sz w:val="22"/>
                  <w:szCs w:val="22"/>
                  <w:rPrChange w:id="5071" w:author="Nick.Tolimieri [2]" w:date="2022-09-09T12:38:00Z">
                    <w:rPr>
                      <w:rFonts w:ascii="Calibri" w:hAnsi="Calibri" w:cs="Calibri"/>
                      <w:color w:val="000000"/>
                      <w:sz w:val="22"/>
                      <w:szCs w:val="22"/>
                    </w:rPr>
                  </w:rPrChange>
                </w:rPr>
                <w:t>Tatoosh Is. &amp; Neah B.</w:t>
              </w:r>
            </w:ins>
          </w:p>
        </w:tc>
        <w:tc>
          <w:tcPr>
            <w:tcW w:w="960" w:type="dxa"/>
            <w:noWrap/>
            <w:hideMark/>
            <w:tcPrChange w:id="50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73" w:author="Nick.Tolimieri [2]" w:date="2022-09-09T12:38:00Z"/>
                <w:rFonts w:asciiTheme="minorHAnsi" w:eastAsiaTheme="minorHAnsi" w:hAnsiTheme="minorHAnsi" w:cstheme="minorBidi"/>
                <w:sz w:val="22"/>
                <w:szCs w:val="22"/>
                <w:rPrChange w:id="5074" w:author="Nick.Tolimieri [2]" w:date="2022-09-09T12:38:00Z">
                  <w:rPr>
                    <w:ins w:id="5075" w:author="Nick.Tolimieri [2]" w:date="2022-09-09T12:38:00Z"/>
                    <w:rFonts w:ascii="Calibri" w:hAnsi="Calibri" w:cs="Calibri"/>
                    <w:color w:val="000000"/>
                    <w:sz w:val="22"/>
                    <w:szCs w:val="22"/>
                  </w:rPr>
                </w:rPrChange>
              </w:rPr>
              <w:pPrChange w:id="5076" w:author="Nick.Tolimieri [2]" w:date="2022-09-09T12:38:00Z">
                <w:pPr>
                  <w:jc w:val="right"/>
                </w:pPr>
              </w:pPrChange>
            </w:pPr>
            <w:ins w:id="5077" w:author="Nick.Tolimieri [2]" w:date="2022-09-09T12:38:00Z">
              <w:r w:rsidRPr="001255CF">
                <w:rPr>
                  <w:rFonts w:asciiTheme="minorHAnsi" w:eastAsiaTheme="minorHAnsi" w:hAnsiTheme="minorHAnsi" w:cstheme="minorBidi"/>
                  <w:sz w:val="22"/>
                  <w:szCs w:val="22"/>
                  <w:rPrChange w:id="5078" w:author="Nick.Tolimieri [2]" w:date="2022-09-09T12:38:00Z">
                    <w:rPr>
                      <w:rFonts w:ascii="Calibri" w:hAnsi="Calibri" w:cs="Calibri"/>
                      <w:color w:val="000000"/>
                      <w:sz w:val="22"/>
                      <w:szCs w:val="22"/>
                    </w:rPr>
                  </w:rPrChange>
                </w:rPr>
                <w:t>1998</w:t>
              </w:r>
            </w:ins>
          </w:p>
        </w:tc>
        <w:tc>
          <w:tcPr>
            <w:tcW w:w="960" w:type="dxa"/>
            <w:noWrap/>
            <w:hideMark/>
            <w:tcPrChange w:id="50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80" w:author="Nick.Tolimieri [2]" w:date="2022-09-09T12:38:00Z"/>
                <w:rFonts w:asciiTheme="minorHAnsi" w:eastAsiaTheme="minorHAnsi" w:hAnsiTheme="minorHAnsi" w:cstheme="minorBidi"/>
                <w:sz w:val="22"/>
                <w:szCs w:val="22"/>
                <w:rPrChange w:id="5081" w:author="Nick.Tolimieri [2]" w:date="2022-09-09T12:38:00Z">
                  <w:rPr>
                    <w:ins w:id="5082" w:author="Nick.Tolimieri [2]" w:date="2022-09-09T12:38:00Z"/>
                    <w:rFonts w:ascii="Calibri" w:hAnsi="Calibri" w:cs="Calibri"/>
                    <w:color w:val="000000"/>
                    <w:sz w:val="22"/>
                    <w:szCs w:val="22"/>
                  </w:rPr>
                </w:rPrChange>
              </w:rPr>
              <w:pPrChange w:id="5083" w:author="Nick.Tolimieri [2]" w:date="2022-09-09T12:38:00Z">
                <w:pPr>
                  <w:jc w:val="right"/>
                </w:pPr>
              </w:pPrChange>
            </w:pPr>
            <w:ins w:id="5084" w:author="Nick.Tolimieri [2]" w:date="2022-09-09T12:38:00Z">
              <w:r w:rsidRPr="001255CF">
                <w:rPr>
                  <w:rFonts w:asciiTheme="minorHAnsi" w:eastAsiaTheme="minorHAnsi" w:hAnsiTheme="minorHAnsi" w:cstheme="minorBidi"/>
                  <w:sz w:val="22"/>
                  <w:szCs w:val="22"/>
                  <w:rPrChange w:id="5085" w:author="Nick.Tolimieri [2]" w:date="2022-09-09T12:38:00Z">
                    <w:rPr>
                      <w:rFonts w:ascii="Calibri" w:hAnsi="Calibri" w:cs="Calibri"/>
                      <w:color w:val="000000"/>
                      <w:sz w:val="22"/>
                      <w:szCs w:val="22"/>
                    </w:rPr>
                  </w:rPrChange>
                </w:rPr>
                <w:t>14</w:t>
              </w:r>
            </w:ins>
          </w:p>
        </w:tc>
        <w:tc>
          <w:tcPr>
            <w:tcW w:w="960" w:type="dxa"/>
            <w:noWrap/>
            <w:hideMark/>
            <w:tcPrChange w:id="50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87" w:author="Nick.Tolimieri [2]" w:date="2022-09-09T12:38:00Z"/>
                <w:rFonts w:asciiTheme="minorHAnsi" w:eastAsiaTheme="minorHAnsi" w:hAnsiTheme="minorHAnsi" w:cstheme="minorBidi"/>
                <w:sz w:val="22"/>
                <w:szCs w:val="22"/>
                <w:rPrChange w:id="5088" w:author="Nick.Tolimieri [2]" w:date="2022-09-09T12:38:00Z">
                  <w:rPr>
                    <w:ins w:id="5089" w:author="Nick.Tolimieri [2]" w:date="2022-09-09T12:38:00Z"/>
                    <w:rFonts w:ascii="Calibri" w:hAnsi="Calibri" w:cs="Calibri"/>
                    <w:color w:val="000000"/>
                    <w:sz w:val="22"/>
                    <w:szCs w:val="22"/>
                  </w:rPr>
                </w:rPrChange>
              </w:rPr>
              <w:pPrChange w:id="5090" w:author="Nick.Tolimieri [2]" w:date="2022-09-09T12:38:00Z">
                <w:pPr>
                  <w:jc w:val="right"/>
                </w:pPr>
              </w:pPrChange>
            </w:pPr>
            <w:ins w:id="5091" w:author="Nick.Tolimieri [2]" w:date="2022-09-09T12:38:00Z">
              <w:r w:rsidRPr="001255CF">
                <w:rPr>
                  <w:rFonts w:asciiTheme="minorHAnsi" w:eastAsiaTheme="minorHAnsi" w:hAnsiTheme="minorHAnsi" w:cstheme="minorBidi"/>
                  <w:sz w:val="22"/>
                  <w:szCs w:val="22"/>
                  <w:rPrChange w:id="5092" w:author="Nick.Tolimieri [2]" w:date="2022-09-09T12:38:00Z">
                    <w:rPr>
                      <w:rFonts w:ascii="Calibri" w:hAnsi="Calibri" w:cs="Calibri"/>
                      <w:color w:val="000000"/>
                      <w:sz w:val="22"/>
                      <w:szCs w:val="22"/>
                    </w:rPr>
                  </w:rPrChange>
                </w:rPr>
                <w:t>144</w:t>
              </w:r>
            </w:ins>
          </w:p>
        </w:tc>
        <w:tc>
          <w:tcPr>
            <w:tcW w:w="960" w:type="dxa"/>
            <w:noWrap/>
            <w:hideMark/>
            <w:tcPrChange w:id="50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094" w:author="Nick.Tolimieri [2]" w:date="2022-09-09T12:38:00Z"/>
                <w:rFonts w:asciiTheme="minorHAnsi" w:eastAsiaTheme="minorHAnsi" w:hAnsiTheme="minorHAnsi" w:cstheme="minorBidi"/>
                <w:sz w:val="22"/>
                <w:szCs w:val="22"/>
                <w:rPrChange w:id="5095" w:author="Nick.Tolimieri [2]" w:date="2022-09-09T12:38:00Z">
                  <w:rPr>
                    <w:ins w:id="5096" w:author="Nick.Tolimieri [2]" w:date="2022-09-09T12:38:00Z"/>
                    <w:rFonts w:ascii="Calibri" w:hAnsi="Calibri" w:cs="Calibri"/>
                    <w:color w:val="000000"/>
                    <w:sz w:val="22"/>
                    <w:szCs w:val="22"/>
                  </w:rPr>
                </w:rPrChange>
              </w:rPr>
              <w:pPrChange w:id="5097" w:author="Nick.Tolimieri [2]" w:date="2022-09-09T12:38:00Z">
                <w:pPr>
                  <w:jc w:val="right"/>
                </w:pPr>
              </w:pPrChange>
            </w:pPr>
            <w:ins w:id="5098" w:author="Nick.Tolimieri [2]" w:date="2022-09-09T12:38:00Z">
              <w:r w:rsidRPr="001255CF">
                <w:rPr>
                  <w:rFonts w:asciiTheme="minorHAnsi" w:eastAsiaTheme="minorHAnsi" w:hAnsiTheme="minorHAnsi" w:cstheme="minorBidi"/>
                  <w:sz w:val="22"/>
                  <w:szCs w:val="22"/>
                  <w:rPrChange w:id="5099" w:author="Nick.Tolimieri [2]" w:date="2022-09-09T12:38:00Z">
                    <w:rPr>
                      <w:rFonts w:ascii="Calibri" w:hAnsi="Calibri" w:cs="Calibri"/>
                      <w:color w:val="000000"/>
                      <w:sz w:val="22"/>
                      <w:szCs w:val="22"/>
                    </w:rPr>
                  </w:rPrChange>
                </w:rPr>
                <w:t>5</w:t>
              </w:r>
            </w:ins>
          </w:p>
        </w:tc>
        <w:tc>
          <w:tcPr>
            <w:tcW w:w="960" w:type="dxa"/>
            <w:noWrap/>
            <w:hideMark/>
            <w:tcPrChange w:id="51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01" w:author="Nick.Tolimieri [2]" w:date="2022-09-09T12:38:00Z"/>
                <w:rFonts w:asciiTheme="minorHAnsi" w:eastAsiaTheme="minorHAnsi" w:hAnsiTheme="minorHAnsi" w:cstheme="minorBidi"/>
                <w:sz w:val="22"/>
                <w:szCs w:val="22"/>
                <w:rPrChange w:id="5102" w:author="Nick.Tolimieri [2]" w:date="2022-09-09T12:38:00Z">
                  <w:rPr>
                    <w:ins w:id="5103" w:author="Nick.Tolimieri [2]" w:date="2022-09-09T12:38:00Z"/>
                    <w:rFonts w:ascii="Calibri" w:hAnsi="Calibri" w:cs="Calibri"/>
                    <w:color w:val="000000"/>
                    <w:sz w:val="22"/>
                    <w:szCs w:val="22"/>
                  </w:rPr>
                </w:rPrChange>
              </w:rPr>
              <w:pPrChange w:id="5104" w:author="Nick.Tolimieri [2]" w:date="2022-09-09T12:38:00Z">
                <w:pPr>
                  <w:jc w:val="right"/>
                </w:pPr>
              </w:pPrChange>
            </w:pPr>
            <w:ins w:id="5105" w:author="Nick.Tolimieri [2]" w:date="2022-09-09T12:38:00Z">
              <w:r w:rsidRPr="001255CF">
                <w:rPr>
                  <w:rFonts w:asciiTheme="minorHAnsi" w:eastAsiaTheme="minorHAnsi" w:hAnsiTheme="minorHAnsi" w:cstheme="minorBidi"/>
                  <w:sz w:val="22"/>
                  <w:szCs w:val="22"/>
                  <w:rPrChange w:id="5106" w:author="Nick.Tolimieri [2]" w:date="2022-09-09T12:38:00Z">
                    <w:rPr>
                      <w:rFonts w:ascii="Calibri" w:hAnsi="Calibri" w:cs="Calibri"/>
                      <w:color w:val="000000"/>
                      <w:sz w:val="22"/>
                      <w:szCs w:val="22"/>
                    </w:rPr>
                  </w:rPrChange>
                </w:rPr>
                <w:t>135</w:t>
              </w:r>
            </w:ins>
          </w:p>
        </w:tc>
        <w:tc>
          <w:tcPr>
            <w:tcW w:w="960" w:type="dxa"/>
            <w:noWrap/>
            <w:hideMark/>
            <w:tcPrChange w:id="51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08" w:author="Nick.Tolimieri [2]" w:date="2022-09-09T12:38:00Z"/>
                <w:rFonts w:asciiTheme="minorHAnsi" w:eastAsiaTheme="minorHAnsi" w:hAnsiTheme="minorHAnsi" w:cstheme="minorBidi"/>
                <w:sz w:val="22"/>
                <w:szCs w:val="22"/>
                <w:rPrChange w:id="5109" w:author="Nick.Tolimieri [2]" w:date="2022-09-09T12:38:00Z">
                  <w:rPr>
                    <w:ins w:id="5110" w:author="Nick.Tolimieri [2]" w:date="2022-09-09T12:38:00Z"/>
                    <w:rFonts w:ascii="Calibri" w:hAnsi="Calibri" w:cs="Calibri"/>
                    <w:color w:val="000000"/>
                    <w:sz w:val="22"/>
                    <w:szCs w:val="22"/>
                  </w:rPr>
                </w:rPrChange>
              </w:rPr>
              <w:pPrChange w:id="5111" w:author="Nick.Tolimieri [2]" w:date="2022-09-09T12:38:00Z">
                <w:pPr>
                  <w:jc w:val="right"/>
                </w:pPr>
              </w:pPrChange>
            </w:pPr>
            <w:ins w:id="5112" w:author="Nick.Tolimieri [2]" w:date="2022-09-09T12:38:00Z">
              <w:r w:rsidRPr="001255CF">
                <w:rPr>
                  <w:rFonts w:asciiTheme="minorHAnsi" w:eastAsiaTheme="minorHAnsi" w:hAnsiTheme="minorHAnsi" w:cstheme="minorBidi"/>
                  <w:sz w:val="22"/>
                  <w:szCs w:val="22"/>
                  <w:rPrChange w:id="5113" w:author="Nick.Tolimieri [2]" w:date="2022-09-09T12:38:00Z">
                    <w:rPr>
                      <w:rFonts w:ascii="Calibri" w:hAnsi="Calibri" w:cs="Calibri"/>
                      <w:color w:val="000000"/>
                      <w:sz w:val="22"/>
                      <w:szCs w:val="22"/>
                    </w:rPr>
                  </w:rPrChange>
                </w:rPr>
                <w:t>7</w:t>
              </w:r>
            </w:ins>
          </w:p>
        </w:tc>
        <w:tc>
          <w:tcPr>
            <w:tcW w:w="960" w:type="dxa"/>
            <w:noWrap/>
            <w:hideMark/>
            <w:tcPrChange w:id="51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15" w:author="Nick.Tolimieri [2]" w:date="2022-09-09T12:38:00Z"/>
                <w:rFonts w:asciiTheme="minorHAnsi" w:eastAsiaTheme="minorHAnsi" w:hAnsiTheme="minorHAnsi" w:cstheme="minorBidi"/>
                <w:sz w:val="22"/>
                <w:szCs w:val="22"/>
                <w:rPrChange w:id="5116" w:author="Nick.Tolimieri [2]" w:date="2022-09-09T12:38:00Z">
                  <w:rPr>
                    <w:ins w:id="5117" w:author="Nick.Tolimieri [2]" w:date="2022-09-09T12:38:00Z"/>
                    <w:rFonts w:ascii="Calibri" w:hAnsi="Calibri" w:cs="Calibri"/>
                    <w:color w:val="000000"/>
                    <w:sz w:val="22"/>
                    <w:szCs w:val="22"/>
                  </w:rPr>
                </w:rPrChange>
              </w:rPr>
              <w:pPrChange w:id="5118" w:author="Nick.Tolimieri [2]" w:date="2022-09-09T12:38:00Z">
                <w:pPr>
                  <w:jc w:val="right"/>
                </w:pPr>
              </w:pPrChange>
            </w:pPr>
            <w:ins w:id="5119" w:author="Nick.Tolimieri [2]" w:date="2022-09-09T12:38:00Z">
              <w:r w:rsidRPr="001255CF">
                <w:rPr>
                  <w:rFonts w:asciiTheme="minorHAnsi" w:eastAsiaTheme="minorHAnsi" w:hAnsiTheme="minorHAnsi" w:cstheme="minorBidi"/>
                  <w:sz w:val="22"/>
                  <w:szCs w:val="22"/>
                  <w:rPrChange w:id="5120" w:author="Nick.Tolimieri [2]" w:date="2022-09-09T12:38:00Z">
                    <w:rPr>
                      <w:rFonts w:ascii="Calibri" w:hAnsi="Calibri" w:cs="Calibri"/>
                      <w:color w:val="000000"/>
                      <w:sz w:val="22"/>
                      <w:szCs w:val="22"/>
                    </w:rPr>
                  </w:rPrChange>
                </w:rPr>
                <w:t>40</w:t>
              </w:r>
            </w:ins>
          </w:p>
        </w:tc>
        <w:tc>
          <w:tcPr>
            <w:tcW w:w="960" w:type="dxa"/>
            <w:noWrap/>
            <w:hideMark/>
            <w:tcPrChange w:id="51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22" w:author="Nick.Tolimieri [2]" w:date="2022-09-09T12:38:00Z"/>
                <w:rFonts w:asciiTheme="minorHAnsi" w:eastAsiaTheme="minorHAnsi" w:hAnsiTheme="minorHAnsi" w:cstheme="minorBidi"/>
                <w:sz w:val="22"/>
                <w:szCs w:val="22"/>
                <w:rPrChange w:id="5123" w:author="Nick.Tolimieri [2]" w:date="2022-09-09T12:38:00Z">
                  <w:rPr>
                    <w:ins w:id="5124" w:author="Nick.Tolimieri [2]" w:date="2022-09-09T12:38:00Z"/>
                    <w:rFonts w:ascii="Calibri" w:hAnsi="Calibri" w:cs="Calibri"/>
                    <w:color w:val="000000"/>
                    <w:sz w:val="22"/>
                    <w:szCs w:val="22"/>
                  </w:rPr>
                </w:rPrChange>
              </w:rPr>
              <w:pPrChange w:id="5125" w:author="Nick.Tolimieri [2]" w:date="2022-09-09T12:38:00Z">
                <w:pPr>
                  <w:jc w:val="right"/>
                </w:pPr>
              </w:pPrChange>
            </w:pPr>
            <w:ins w:id="5126" w:author="Nick.Tolimieri [2]" w:date="2022-09-09T12:38:00Z">
              <w:r w:rsidRPr="001255CF">
                <w:rPr>
                  <w:rFonts w:asciiTheme="minorHAnsi" w:eastAsiaTheme="minorHAnsi" w:hAnsiTheme="minorHAnsi" w:cstheme="minorBidi"/>
                  <w:sz w:val="22"/>
                  <w:szCs w:val="22"/>
                  <w:rPrChange w:id="5127" w:author="Nick.Tolimieri [2]" w:date="2022-09-09T12:38:00Z">
                    <w:rPr>
                      <w:rFonts w:ascii="Calibri" w:hAnsi="Calibri" w:cs="Calibri"/>
                      <w:color w:val="000000"/>
                      <w:sz w:val="22"/>
                      <w:szCs w:val="22"/>
                    </w:rPr>
                  </w:rPrChange>
                </w:rPr>
                <w:t>1.98</w:t>
              </w:r>
            </w:ins>
          </w:p>
        </w:tc>
        <w:tc>
          <w:tcPr>
            <w:tcW w:w="960" w:type="dxa"/>
            <w:noWrap/>
            <w:hideMark/>
            <w:tcPrChange w:id="51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29" w:author="Nick.Tolimieri [2]" w:date="2022-09-09T12:38:00Z"/>
                <w:rFonts w:asciiTheme="minorHAnsi" w:eastAsiaTheme="minorHAnsi" w:hAnsiTheme="minorHAnsi" w:cstheme="minorBidi"/>
                <w:sz w:val="22"/>
                <w:szCs w:val="22"/>
                <w:rPrChange w:id="5130" w:author="Nick.Tolimieri [2]" w:date="2022-09-09T12:38:00Z">
                  <w:rPr>
                    <w:ins w:id="5131" w:author="Nick.Tolimieri [2]" w:date="2022-09-09T12:38:00Z"/>
                    <w:rFonts w:ascii="Calibri" w:hAnsi="Calibri" w:cs="Calibri"/>
                    <w:color w:val="000000"/>
                    <w:sz w:val="22"/>
                    <w:szCs w:val="22"/>
                  </w:rPr>
                </w:rPrChange>
              </w:rPr>
              <w:pPrChange w:id="5132" w:author="Nick.Tolimieri [2]" w:date="2022-09-09T12:38:00Z">
                <w:pPr>
                  <w:jc w:val="right"/>
                </w:pPr>
              </w:pPrChange>
            </w:pPr>
            <w:ins w:id="5133" w:author="Nick.Tolimieri [2]" w:date="2022-09-09T12:38:00Z">
              <w:r w:rsidRPr="001255CF">
                <w:rPr>
                  <w:rFonts w:asciiTheme="minorHAnsi" w:eastAsiaTheme="minorHAnsi" w:hAnsiTheme="minorHAnsi" w:cstheme="minorBidi"/>
                  <w:sz w:val="22"/>
                  <w:szCs w:val="22"/>
                  <w:rPrChange w:id="5134" w:author="Nick.Tolimieri [2]" w:date="2022-09-09T12:38:00Z">
                    <w:rPr>
                      <w:rFonts w:ascii="Calibri" w:hAnsi="Calibri" w:cs="Calibri"/>
                      <w:color w:val="000000"/>
                      <w:sz w:val="22"/>
                      <w:szCs w:val="22"/>
                    </w:rPr>
                  </w:rPrChange>
                </w:rPr>
                <w:t>0.39</w:t>
              </w:r>
            </w:ins>
          </w:p>
        </w:tc>
      </w:tr>
      <w:tr w:rsidR="001255CF" w:rsidRPr="001255CF" w:rsidTr="001255CF">
        <w:trPr>
          <w:divId w:val="1429738465"/>
          <w:trHeight w:val="300"/>
          <w:ins w:id="5135" w:author="Nick.Tolimieri [2]" w:date="2022-09-09T12:38:00Z"/>
          <w:trPrChange w:id="5136" w:author="Nick.Tolimieri [2]" w:date="2022-09-09T12:38:00Z">
            <w:trPr>
              <w:divId w:val="1429738465"/>
              <w:trHeight w:val="300"/>
            </w:trPr>
          </w:trPrChange>
        </w:trPr>
        <w:tc>
          <w:tcPr>
            <w:tcW w:w="960" w:type="dxa"/>
            <w:noWrap/>
            <w:hideMark/>
            <w:tcPrChange w:id="51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38" w:author="Nick.Tolimieri [2]" w:date="2022-09-09T12:38:00Z"/>
                <w:rFonts w:asciiTheme="minorHAnsi" w:eastAsiaTheme="minorHAnsi" w:hAnsiTheme="minorHAnsi" w:cstheme="minorBidi"/>
                <w:sz w:val="22"/>
                <w:szCs w:val="22"/>
                <w:rPrChange w:id="5139" w:author="Nick.Tolimieri [2]" w:date="2022-09-09T12:38:00Z">
                  <w:rPr>
                    <w:ins w:id="5140" w:author="Nick.Tolimieri [2]" w:date="2022-09-09T12:38:00Z"/>
                    <w:rFonts w:ascii="Calibri" w:hAnsi="Calibri" w:cs="Calibri"/>
                    <w:color w:val="000000"/>
                    <w:sz w:val="22"/>
                    <w:szCs w:val="22"/>
                  </w:rPr>
                </w:rPrChange>
              </w:rPr>
              <w:pPrChange w:id="5141" w:author="Nick.Tolimieri [2]" w:date="2022-09-09T12:38:00Z">
                <w:pPr/>
              </w:pPrChange>
            </w:pPr>
            <w:ins w:id="5142" w:author="Nick.Tolimieri [2]" w:date="2022-09-09T12:38:00Z">
              <w:r w:rsidRPr="001255CF">
                <w:rPr>
                  <w:rFonts w:asciiTheme="minorHAnsi" w:eastAsiaTheme="minorHAnsi" w:hAnsiTheme="minorHAnsi" w:cstheme="minorBidi"/>
                  <w:sz w:val="22"/>
                  <w:szCs w:val="22"/>
                  <w:rPrChange w:id="5143" w:author="Nick.Tolimieri [2]" w:date="2022-09-09T12:38:00Z">
                    <w:rPr>
                      <w:rFonts w:ascii="Calibri" w:hAnsi="Calibri" w:cs="Calibri"/>
                      <w:color w:val="000000"/>
                      <w:sz w:val="22"/>
                      <w:szCs w:val="22"/>
                    </w:rPr>
                  </w:rPrChange>
                </w:rPr>
                <w:t>Tatoosh Is. &amp; Neah B.</w:t>
              </w:r>
            </w:ins>
          </w:p>
        </w:tc>
        <w:tc>
          <w:tcPr>
            <w:tcW w:w="960" w:type="dxa"/>
            <w:noWrap/>
            <w:hideMark/>
            <w:tcPrChange w:id="51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45" w:author="Nick.Tolimieri [2]" w:date="2022-09-09T12:38:00Z"/>
                <w:rFonts w:asciiTheme="minorHAnsi" w:eastAsiaTheme="minorHAnsi" w:hAnsiTheme="minorHAnsi" w:cstheme="minorBidi"/>
                <w:sz w:val="22"/>
                <w:szCs w:val="22"/>
                <w:rPrChange w:id="5146" w:author="Nick.Tolimieri [2]" w:date="2022-09-09T12:38:00Z">
                  <w:rPr>
                    <w:ins w:id="5147" w:author="Nick.Tolimieri [2]" w:date="2022-09-09T12:38:00Z"/>
                    <w:rFonts w:ascii="Calibri" w:hAnsi="Calibri" w:cs="Calibri"/>
                    <w:color w:val="000000"/>
                    <w:sz w:val="22"/>
                    <w:szCs w:val="22"/>
                  </w:rPr>
                </w:rPrChange>
              </w:rPr>
              <w:pPrChange w:id="5148" w:author="Nick.Tolimieri [2]" w:date="2022-09-09T12:38:00Z">
                <w:pPr>
                  <w:jc w:val="right"/>
                </w:pPr>
              </w:pPrChange>
            </w:pPr>
            <w:ins w:id="5149" w:author="Nick.Tolimieri [2]" w:date="2022-09-09T12:38:00Z">
              <w:r w:rsidRPr="001255CF">
                <w:rPr>
                  <w:rFonts w:asciiTheme="minorHAnsi" w:eastAsiaTheme="minorHAnsi" w:hAnsiTheme="minorHAnsi" w:cstheme="minorBidi"/>
                  <w:sz w:val="22"/>
                  <w:szCs w:val="22"/>
                  <w:rPrChange w:id="5150" w:author="Nick.Tolimieri [2]" w:date="2022-09-09T12:38:00Z">
                    <w:rPr>
                      <w:rFonts w:ascii="Calibri" w:hAnsi="Calibri" w:cs="Calibri"/>
                      <w:color w:val="000000"/>
                      <w:sz w:val="22"/>
                      <w:szCs w:val="22"/>
                    </w:rPr>
                  </w:rPrChange>
                </w:rPr>
                <w:t>1999</w:t>
              </w:r>
            </w:ins>
          </w:p>
        </w:tc>
        <w:tc>
          <w:tcPr>
            <w:tcW w:w="960" w:type="dxa"/>
            <w:noWrap/>
            <w:hideMark/>
            <w:tcPrChange w:id="51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52" w:author="Nick.Tolimieri [2]" w:date="2022-09-09T12:38:00Z"/>
                <w:rFonts w:asciiTheme="minorHAnsi" w:eastAsiaTheme="minorHAnsi" w:hAnsiTheme="minorHAnsi" w:cstheme="minorBidi"/>
                <w:sz w:val="22"/>
                <w:szCs w:val="22"/>
                <w:rPrChange w:id="5153" w:author="Nick.Tolimieri [2]" w:date="2022-09-09T12:38:00Z">
                  <w:rPr>
                    <w:ins w:id="5154" w:author="Nick.Tolimieri [2]" w:date="2022-09-09T12:38:00Z"/>
                    <w:rFonts w:ascii="Calibri" w:hAnsi="Calibri" w:cs="Calibri"/>
                    <w:color w:val="000000"/>
                    <w:sz w:val="22"/>
                    <w:szCs w:val="22"/>
                  </w:rPr>
                </w:rPrChange>
              </w:rPr>
              <w:pPrChange w:id="5155" w:author="Nick.Tolimieri [2]" w:date="2022-09-09T12:38:00Z">
                <w:pPr>
                  <w:jc w:val="right"/>
                </w:pPr>
              </w:pPrChange>
            </w:pPr>
            <w:ins w:id="5156" w:author="Nick.Tolimieri [2]" w:date="2022-09-09T12:38:00Z">
              <w:r w:rsidRPr="001255CF">
                <w:rPr>
                  <w:rFonts w:asciiTheme="minorHAnsi" w:eastAsiaTheme="minorHAnsi" w:hAnsiTheme="minorHAnsi" w:cstheme="minorBidi"/>
                  <w:sz w:val="22"/>
                  <w:szCs w:val="22"/>
                  <w:rPrChange w:id="5157" w:author="Nick.Tolimieri [2]" w:date="2022-09-09T12:38:00Z">
                    <w:rPr>
                      <w:rFonts w:ascii="Calibri" w:hAnsi="Calibri" w:cs="Calibri"/>
                      <w:color w:val="000000"/>
                      <w:sz w:val="22"/>
                      <w:szCs w:val="22"/>
                    </w:rPr>
                  </w:rPrChange>
                </w:rPr>
                <w:t>0</w:t>
              </w:r>
            </w:ins>
          </w:p>
        </w:tc>
        <w:tc>
          <w:tcPr>
            <w:tcW w:w="960" w:type="dxa"/>
            <w:noWrap/>
            <w:hideMark/>
            <w:tcPrChange w:id="51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59" w:author="Nick.Tolimieri [2]" w:date="2022-09-09T12:38:00Z"/>
                <w:rFonts w:asciiTheme="minorHAnsi" w:eastAsiaTheme="minorHAnsi" w:hAnsiTheme="minorHAnsi" w:cstheme="minorBidi"/>
                <w:sz w:val="22"/>
                <w:szCs w:val="22"/>
                <w:rPrChange w:id="5160" w:author="Nick.Tolimieri [2]" w:date="2022-09-09T12:38:00Z">
                  <w:rPr>
                    <w:ins w:id="5161" w:author="Nick.Tolimieri [2]" w:date="2022-09-09T12:38:00Z"/>
                    <w:rFonts w:ascii="Calibri" w:hAnsi="Calibri" w:cs="Calibri"/>
                    <w:color w:val="000000"/>
                    <w:sz w:val="22"/>
                    <w:szCs w:val="22"/>
                  </w:rPr>
                </w:rPrChange>
              </w:rPr>
              <w:pPrChange w:id="5162" w:author="Nick.Tolimieri [2]" w:date="2022-09-09T12:38:00Z">
                <w:pPr>
                  <w:jc w:val="right"/>
                </w:pPr>
              </w:pPrChange>
            </w:pPr>
            <w:ins w:id="5163" w:author="Nick.Tolimieri [2]" w:date="2022-09-09T12:38:00Z">
              <w:r w:rsidRPr="001255CF">
                <w:rPr>
                  <w:rFonts w:asciiTheme="minorHAnsi" w:eastAsiaTheme="minorHAnsi" w:hAnsiTheme="minorHAnsi" w:cstheme="minorBidi"/>
                  <w:sz w:val="22"/>
                  <w:szCs w:val="22"/>
                  <w:rPrChange w:id="5164" w:author="Nick.Tolimieri [2]" w:date="2022-09-09T12:38:00Z">
                    <w:rPr>
                      <w:rFonts w:ascii="Calibri" w:hAnsi="Calibri" w:cs="Calibri"/>
                      <w:color w:val="000000"/>
                      <w:sz w:val="22"/>
                      <w:szCs w:val="22"/>
                    </w:rPr>
                  </w:rPrChange>
                </w:rPr>
                <w:t>0</w:t>
              </w:r>
            </w:ins>
          </w:p>
        </w:tc>
        <w:tc>
          <w:tcPr>
            <w:tcW w:w="960" w:type="dxa"/>
            <w:noWrap/>
            <w:hideMark/>
            <w:tcPrChange w:id="51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66" w:author="Nick.Tolimieri [2]" w:date="2022-09-09T12:38:00Z"/>
                <w:rFonts w:asciiTheme="minorHAnsi" w:eastAsiaTheme="minorHAnsi" w:hAnsiTheme="minorHAnsi" w:cstheme="minorBidi"/>
                <w:sz w:val="22"/>
                <w:szCs w:val="22"/>
                <w:rPrChange w:id="5167" w:author="Nick.Tolimieri [2]" w:date="2022-09-09T12:38:00Z">
                  <w:rPr>
                    <w:ins w:id="5168" w:author="Nick.Tolimieri [2]" w:date="2022-09-09T12:38:00Z"/>
                    <w:rFonts w:ascii="Calibri" w:hAnsi="Calibri" w:cs="Calibri"/>
                    <w:color w:val="000000"/>
                    <w:sz w:val="22"/>
                    <w:szCs w:val="22"/>
                  </w:rPr>
                </w:rPrChange>
              </w:rPr>
              <w:pPrChange w:id="5169" w:author="Nick.Tolimieri [2]" w:date="2022-09-09T12:38:00Z">
                <w:pPr>
                  <w:jc w:val="right"/>
                </w:pPr>
              </w:pPrChange>
            </w:pPr>
            <w:ins w:id="5170" w:author="Nick.Tolimieri [2]" w:date="2022-09-09T12:38:00Z">
              <w:r w:rsidRPr="001255CF">
                <w:rPr>
                  <w:rFonts w:asciiTheme="minorHAnsi" w:eastAsiaTheme="minorHAnsi" w:hAnsiTheme="minorHAnsi" w:cstheme="minorBidi"/>
                  <w:sz w:val="22"/>
                  <w:szCs w:val="22"/>
                  <w:rPrChange w:id="5171" w:author="Nick.Tolimieri [2]" w:date="2022-09-09T12:38:00Z">
                    <w:rPr>
                      <w:rFonts w:ascii="Calibri" w:hAnsi="Calibri" w:cs="Calibri"/>
                      <w:color w:val="000000"/>
                      <w:sz w:val="22"/>
                      <w:szCs w:val="22"/>
                    </w:rPr>
                  </w:rPrChange>
                </w:rPr>
                <w:t>0</w:t>
              </w:r>
            </w:ins>
          </w:p>
        </w:tc>
        <w:tc>
          <w:tcPr>
            <w:tcW w:w="960" w:type="dxa"/>
            <w:noWrap/>
            <w:hideMark/>
            <w:tcPrChange w:id="51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73" w:author="Nick.Tolimieri [2]" w:date="2022-09-09T12:38:00Z"/>
                <w:rFonts w:asciiTheme="minorHAnsi" w:eastAsiaTheme="minorHAnsi" w:hAnsiTheme="minorHAnsi" w:cstheme="minorBidi"/>
                <w:sz w:val="22"/>
                <w:szCs w:val="22"/>
                <w:rPrChange w:id="5174" w:author="Nick.Tolimieri [2]" w:date="2022-09-09T12:38:00Z">
                  <w:rPr>
                    <w:ins w:id="5175" w:author="Nick.Tolimieri [2]" w:date="2022-09-09T12:38:00Z"/>
                    <w:rFonts w:ascii="Calibri" w:hAnsi="Calibri" w:cs="Calibri"/>
                    <w:color w:val="000000"/>
                    <w:sz w:val="22"/>
                    <w:szCs w:val="22"/>
                  </w:rPr>
                </w:rPrChange>
              </w:rPr>
              <w:pPrChange w:id="5176" w:author="Nick.Tolimieri [2]" w:date="2022-09-09T12:38:00Z">
                <w:pPr>
                  <w:jc w:val="right"/>
                </w:pPr>
              </w:pPrChange>
            </w:pPr>
            <w:ins w:id="5177" w:author="Nick.Tolimieri [2]" w:date="2022-09-09T12:38:00Z">
              <w:r w:rsidRPr="001255CF">
                <w:rPr>
                  <w:rFonts w:asciiTheme="minorHAnsi" w:eastAsiaTheme="minorHAnsi" w:hAnsiTheme="minorHAnsi" w:cstheme="minorBidi"/>
                  <w:sz w:val="22"/>
                  <w:szCs w:val="22"/>
                  <w:rPrChange w:id="5178" w:author="Nick.Tolimieri [2]" w:date="2022-09-09T12:38:00Z">
                    <w:rPr>
                      <w:rFonts w:ascii="Calibri" w:hAnsi="Calibri" w:cs="Calibri"/>
                      <w:color w:val="000000"/>
                      <w:sz w:val="22"/>
                      <w:szCs w:val="22"/>
                    </w:rPr>
                  </w:rPrChange>
                </w:rPr>
                <w:t>0</w:t>
              </w:r>
            </w:ins>
          </w:p>
        </w:tc>
        <w:tc>
          <w:tcPr>
            <w:tcW w:w="960" w:type="dxa"/>
            <w:noWrap/>
            <w:hideMark/>
            <w:tcPrChange w:id="51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80" w:author="Nick.Tolimieri [2]" w:date="2022-09-09T12:38:00Z"/>
                <w:rFonts w:asciiTheme="minorHAnsi" w:eastAsiaTheme="minorHAnsi" w:hAnsiTheme="minorHAnsi" w:cstheme="minorBidi"/>
                <w:sz w:val="22"/>
                <w:szCs w:val="22"/>
                <w:rPrChange w:id="5181" w:author="Nick.Tolimieri [2]" w:date="2022-09-09T12:38:00Z">
                  <w:rPr>
                    <w:ins w:id="5182" w:author="Nick.Tolimieri [2]" w:date="2022-09-09T12:38:00Z"/>
                    <w:rFonts w:ascii="Calibri" w:hAnsi="Calibri" w:cs="Calibri"/>
                    <w:color w:val="000000"/>
                    <w:sz w:val="22"/>
                    <w:szCs w:val="22"/>
                  </w:rPr>
                </w:rPrChange>
              </w:rPr>
              <w:pPrChange w:id="5183" w:author="Nick.Tolimieri [2]" w:date="2022-09-09T12:38:00Z">
                <w:pPr/>
              </w:pPrChange>
            </w:pPr>
            <w:ins w:id="5184" w:author="Nick.Tolimieri [2]" w:date="2022-09-09T12:38:00Z">
              <w:r w:rsidRPr="001255CF">
                <w:rPr>
                  <w:rFonts w:asciiTheme="minorHAnsi" w:eastAsiaTheme="minorHAnsi" w:hAnsiTheme="minorHAnsi" w:cstheme="minorBidi"/>
                  <w:sz w:val="22"/>
                  <w:szCs w:val="22"/>
                  <w:rPrChange w:id="5185" w:author="Nick.Tolimieri [2]" w:date="2022-09-09T12:38:00Z">
                    <w:rPr>
                      <w:rFonts w:ascii="Calibri" w:hAnsi="Calibri" w:cs="Calibri"/>
                      <w:color w:val="000000"/>
                      <w:sz w:val="22"/>
                      <w:szCs w:val="22"/>
                    </w:rPr>
                  </w:rPrChange>
                </w:rPr>
                <w:t>NA</w:t>
              </w:r>
            </w:ins>
          </w:p>
        </w:tc>
        <w:tc>
          <w:tcPr>
            <w:tcW w:w="960" w:type="dxa"/>
            <w:noWrap/>
            <w:hideMark/>
            <w:tcPrChange w:id="51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87" w:author="Nick.Tolimieri [2]" w:date="2022-09-09T12:38:00Z"/>
                <w:rFonts w:asciiTheme="minorHAnsi" w:eastAsiaTheme="minorHAnsi" w:hAnsiTheme="minorHAnsi" w:cstheme="minorBidi"/>
                <w:sz w:val="22"/>
                <w:szCs w:val="22"/>
                <w:rPrChange w:id="5188" w:author="Nick.Tolimieri [2]" w:date="2022-09-09T12:38:00Z">
                  <w:rPr>
                    <w:ins w:id="5189" w:author="Nick.Tolimieri [2]" w:date="2022-09-09T12:38:00Z"/>
                    <w:rFonts w:ascii="Calibri" w:hAnsi="Calibri" w:cs="Calibri"/>
                    <w:color w:val="000000"/>
                    <w:sz w:val="22"/>
                    <w:szCs w:val="22"/>
                  </w:rPr>
                </w:rPrChange>
              </w:rPr>
              <w:pPrChange w:id="5190" w:author="Nick.Tolimieri [2]" w:date="2022-09-09T12:38:00Z">
                <w:pPr/>
              </w:pPrChange>
            </w:pPr>
            <w:ins w:id="5191" w:author="Nick.Tolimieri [2]" w:date="2022-09-09T12:38:00Z">
              <w:r w:rsidRPr="001255CF">
                <w:rPr>
                  <w:rFonts w:asciiTheme="minorHAnsi" w:eastAsiaTheme="minorHAnsi" w:hAnsiTheme="minorHAnsi" w:cstheme="minorBidi"/>
                  <w:sz w:val="22"/>
                  <w:szCs w:val="22"/>
                  <w:rPrChange w:id="5192" w:author="Nick.Tolimieri [2]" w:date="2022-09-09T12:38:00Z">
                    <w:rPr>
                      <w:rFonts w:ascii="Calibri" w:hAnsi="Calibri" w:cs="Calibri"/>
                      <w:color w:val="000000"/>
                      <w:sz w:val="22"/>
                      <w:szCs w:val="22"/>
                    </w:rPr>
                  </w:rPrChange>
                </w:rPr>
                <w:t>NA</w:t>
              </w:r>
            </w:ins>
          </w:p>
        </w:tc>
        <w:tc>
          <w:tcPr>
            <w:tcW w:w="960" w:type="dxa"/>
            <w:noWrap/>
            <w:hideMark/>
            <w:tcPrChange w:id="51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194" w:author="Nick.Tolimieri [2]" w:date="2022-09-09T12:38:00Z"/>
                <w:rFonts w:asciiTheme="minorHAnsi" w:eastAsiaTheme="minorHAnsi" w:hAnsiTheme="minorHAnsi" w:cstheme="minorBidi"/>
                <w:sz w:val="22"/>
                <w:szCs w:val="22"/>
                <w:rPrChange w:id="5195" w:author="Nick.Tolimieri [2]" w:date="2022-09-09T12:38:00Z">
                  <w:rPr>
                    <w:ins w:id="5196" w:author="Nick.Tolimieri [2]" w:date="2022-09-09T12:38:00Z"/>
                    <w:rFonts w:ascii="Calibri" w:hAnsi="Calibri" w:cs="Calibri"/>
                    <w:color w:val="000000"/>
                    <w:sz w:val="22"/>
                    <w:szCs w:val="22"/>
                  </w:rPr>
                </w:rPrChange>
              </w:rPr>
              <w:pPrChange w:id="5197" w:author="Nick.Tolimieri [2]" w:date="2022-09-09T12:38:00Z">
                <w:pPr/>
              </w:pPrChange>
            </w:pPr>
            <w:ins w:id="5198" w:author="Nick.Tolimieri [2]" w:date="2022-09-09T12:38:00Z">
              <w:r w:rsidRPr="001255CF">
                <w:rPr>
                  <w:rFonts w:asciiTheme="minorHAnsi" w:eastAsiaTheme="minorHAnsi" w:hAnsiTheme="minorHAnsi" w:cstheme="minorBidi"/>
                  <w:sz w:val="22"/>
                  <w:szCs w:val="22"/>
                  <w:rPrChange w:id="5199" w:author="Nick.Tolimieri [2]" w:date="2022-09-09T12:38:00Z">
                    <w:rPr>
                      <w:rFonts w:ascii="Calibri" w:hAnsi="Calibri" w:cs="Calibri"/>
                      <w:color w:val="000000"/>
                      <w:sz w:val="22"/>
                      <w:szCs w:val="22"/>
                    </w:rPr>
                  </w:rPrChange>
                </w:rPr>
                <w:t>NA</w:t>
              </w:r>
            </w:ins>
          </w:p>
        </w:tc>
        <w:tc>
          <w:tcPr>
            <w:tcW w:w="960" w:type="dxa"/>
            <w:noWrap/>
            <w:hideMark/>
            <w:tcPrChange w:id="52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01" w:author="Nick.Tolimieri [2]" w:date="2022-09-09T12:38:00Z"/>
                <w:rFonts w:asciiTheme="minorHAnsi" w:eastAsiaTheme="minorHAnsi" w:hAnsiTheme="minorHAnsi" w:cstheme="minorBidi"/>
                <w:sz w:val="22"/>
                <w:szCs w:val="22"/>
                <w:rPrChange w:id="5202" w:author="Nick.Tolimieri [2]" w:date="2022-09-09T12:38:00Z">
                  <w:rPr>
                    <w:ins w:id="5203" w:author="Nick.Tolimieri [2]" w:date="2022-09-09T12:38:00Z"/>
                    <w:rFonts w:ascii="Calibri" w:hAnsi="Calibri" w:cs="Calibri"/>
                    <w:color w:val="000000"/>
                    <w:sz w:val="22"/>
                    <w:szCs w:val="22"/>
                  </w:rPr>
                </w:rPrChange>
              </w:rPr>
              <w:pPrChange w:id="5204" w:author="Nick.Tolimieri [2]" w:date="2022-09-09T12:38:00Z">
                <w:pPr/>
              </w:pPrChange>
            </w:pPr>
            <w:ins w:id="5205" w:author="Nick.Tolimieri [2]" w:date="2022-09-09T12:38:00Z">
              <w:r w:rsidRPr="001255CF">
                <w:rPr>
                  <w:rFonts w:asciiTheme="minorHAnsi" w:eastAsiaTheme="minorHAnsi" w:hAnsiTheme="minorHAnsi" w:cstheme="minorBidi"/>
                  <w:sz w:val="22"/>
                  <w:szCs w:val="22"/>
                  <w:rPrChange w:id="5206"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5207" w:author="Nick.Tolimieri [2]" w:date="2022-09-09T12:38:00Z"/>
          <w:trPrChange w:id="5208" w:author="Nick.Tolimieri [2]" w:date="2022-09-09T12:38:00Z">
            <w:trPr>
              <w:divId w:val="1429738465"/>
              <w:trHeight w:val="300"/>
            </w:trPr>
          </w:trPrChange>
        </w:trPr>
        <w:tc>
          <w:tcPr>
            <w:tcW w:w="960" w:type="dxa"/>
            <w:noWrap/>
            <w:hideMark/>
            <w:tcPrChange w:id="52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10" w:author="Nick.Tolimieri [2]" w:date="2022-09-09T12:38:00Z"/>
                <w:rFonts w:asciiTheme="minorHAnsi" w:eastAsiaTheme="minorHAnsi" w:hAnsiTheme="minorHAnsi" w:cstheme="minorBidi"/>
                <w:sz w:val="22"/>
                <w:szCs w:val="22"/>
                <w:rPrChange w:id="5211" w:author="Nick.Tolimieri [2]" w:date="2022-09-09T12:38:00Z">
                  <w:rPr>
                    <w:ins w:id="5212" w:author="Nick.Tolimieri [2]" w:date="2022-09-09T12:38:00Z"/>
                    <w:rFonts w:ascii="Calibri" w:hAnsi="Calibri" w:cs="Calibri"/>
                    <w:color w:val="000000"/>
                    <w:sz w:val="22"/>
                    <w:szCs w:val="22"/>
                  </w:rPr>
                </w:rPrChange>
              </w:rPr>
              <w:pPrChange w:id="5213" w:author="Nick.Tolimieri [2]" w:date="2022-09-09T12:38:00Z">
                <w:pPr/>
              </w:pPrChange>
            </w:pPr>
            <w:ins w:id="5214" w:author="Nick.Tolimieri [2]" w:date="2022-09-09T12:38:00Z">
              <w:r w:rsidRPr="001255CF">
                <w:rPr>
                  <w:rFonts w:asciiTheme="minorHAnsi" w:eastAsiaTheme="minorHAnsi" w:hAnsiTheme="minorHAnsi" w:cstheme="minorBidi"/>
                  <w:sz w:val="22"/>
                  <w:szCs w:val="22"/>
                  <w:rPrChange w:id="5215" w:author="Nick.Tolimieri [2]" w:date="2022-09-09T12:38:00Z">
                    <w:rPr>
                      <w:rFonts w:ascii="Calibri" w:hAnsi="Calibri" w:cs="Calibri"/>
                      <w:color w:val="000000"/>
                      <w:sz w:val="22"/>
                      <w:szCs w:val="22"/>
                    </w:rPr>
                  </w:rPrChange>
                </w:rPr>
                <w:t>Tatoosh Is. &amp; Neah B.</w:t>
              </w:r>
            </w:ins>
          </w:p>
        </w:tc>
        <w:tc>
          <w:tcPr>
            <w:tcW w:w="960" w:type="dxa"/>
            <w:noWrap/>
            <w:hideMark/>
            <w:tcPrChange w:id="52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17" w:author="Nick.Tolimieri [2]" w:date="2022-09-09T12:38:00Z"/>
                <w:rFonts w:asciiTheme="minorHAnsi" w:eastAsiaTheme="minorHAnsi" w:hAnsiTheme="minorHAnsi" w:cstheme="minorBidi"/>
                <w:sz w:val="22"/>
                <w:szCs w:val="22"/>
                <w:rPrChange w:id="5218" w:author="Nick.Tolimieri [2]" w:date="2022-09-09T12:38:00Z">
                  <w:rPr>
                    <w:ins w:id="5219" w:author="Nick.Tolimieri [2]" w:date="2022-09-09T12:38:00Z"/>
                    <w:rFonts w:ascii="Calibri" w:hAnsi="Calibri" w:cs="Calibri"/>
                    <w:color w:val="000000"/>
                    <w:sz w:val="22"/>
                    <w:szCs w:val="22"/>
                  </w:rPr>
                </w:rPrChange>
              </w:rPr>
              <w:pPrChange w:id="5220" w:author="Nick.Tolimieri [2]" w:date="2022-09-09T12:38:00Z">
                <w:pPr>
                  <w:jc w:val="right"/>
                </w:pPr>
              </w:pPrChange>
            </w:pPr>
            <w:ins w:id="5221" w:author="Nick.Tolimieri [2]" w:date="2022-09-09T12:38:00Z">
              <w:r w:rsidRPr="001255CF">
                <w:rPr>
                  <w:rFonts w:asciiTheme="minorHAnsi" w:eastAsiaTheme="minorHAnsi" w:hAnsiTheme="minorHAnsi" w:cstheme="minorBidi"/>
                  <w:sz w:val="22"/>
                  <w:szCs w:val="22"/>
                  <w:rPrChange w:id="5222" w:author="Nick.Tolimieri [2]" w:date="2022-09-09T12:38:00Z">
                    <w:rPr>
                      <w:rFonts w:ascii="Calibri" w:hAnsi="Calibri" w:cs="Calibri"/>
                      <w:color w:val="000000"/>
                      <w:sz w:val="22"/>
                      <w:szCs w:val="22"/>
                    </w:rPr>
                  </w:rPrChange>
                </w:rPr>
                <w:t>2000</w:t>
              </w:r>
            </w:ins>
          </w:p>
        </w:tc>
        <w:tc>
          <w:tcPr>
            <w:tcW w:w="960" w:type="dxa"/>
            <w:noWrap/>
            <w:hideMark/>
            <w:tcPrChange w:id="52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24" w:author="Nick.Tolimieri [2]" w:date="2022-09-09T12:38:00Z"/>
                <w:rFonts w:asciiTheme="minorHAnsi" w:eastAsiaTheme="minorHAnsi" w:hAnsiTheme="minorHAnsi" w:cstheme="minorBidi"/>
                <w:sz w:val="22"/>
                <w:szCs w:val="22"/>
                <w:rPrChange w:id="5225" w:author="Nick.Tolimieri [2]" w:date="2022-09-09T12:38:00Z">
                  <w:rPr>
                    <w:ins w:id="5226" w:author="Nick.Tolimieri [2]" w:date="2022-09-09T12:38:00Z"/>
                    <w:rFonts w:ascii="Calibri" w:hAnsi="Calibri" w:cs="Calibri"/>
                    <w:color w:val="000000"/>
                    <w:sz w:val="22"/>
                    <w:szCs w:val="22"/>
                  </w:rPr>
                </w:rPrChange>
              </w:rPr>
              <w:pPrChange w:id="5227" w:author="Nick.Tolimieri [2]" w:date="2022-09-09T12:38:00Z">
                <w:pPr>
                  <w:jc w:val="right"/>
                </w:pPr>
              </w:pPrChange>
            </w:pPr>
            <w:ins w:id="5228" w:author="Nick.Tolimieri [2]" w:date="2022-09-09T12:38:00Z">
              <w:r w:rsidRPr="001255CF">
                <w:rPr>
                  <w:rFonts w:asciiTheme="minorHAnsi" w:eastAsiaTheme="minorHAnsi" w:hAnsiTheme="minorHAnsi" w:cstheme="minorBidi"/>
                  <w:sz w:val="22"/>
                  <w:szCs w:val="22"/>
                  <w:rPrChange w:id="5229" w:author="Nick.Tolimieri [2]" w:date="2022-09-09T12:38:00Z">
                    <w:rPr>
                      <w:rFonts w:ascii="Calibri" w:hAnsi="Calibri" w:cs="Calibri"/>
                      <w:color w:val="000000"/>
                      <w:sz w:val="22"/>
                      <w:szCs w:val="22"/>
                    </w:rPr>
                  </w:rPrChange>
                </w:rPr>
                <w:t>0</w:t>
              </w:r>
            </w:ins>
          </w:p>
        </w:tc>
        <w:tc>
          <w:tcPr>
            <w:tcW w:w="960" w:type="dxa"/>
            <w:noWrap/>
            <w:hideMark/>
            <w:tcPrChange w:id="52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31" w:author="Nick.Tolimieri [2]" w:date="2022-09-09T12:38:00Z"/>
                <w:rFonts w:asciiTheme="minorHAnsi" w:eastAsiaTheme="minorHAnsi" w:hAnsiTheme="minorHAnsi" w:cstheme="minorBidi"/>
                <w:sz w:val="22"/>
                <w:szCs w:val="22"/>
                <w:rPrChange w:id="5232" w:author="Nick.Tolimieri [2]" w:date="2022-09-09T12:38:00Z">
                  <w:rPr>
                    <w:ins w:id="5233" w:author="Nick.Tolimieri [2]" w:date="2022-09-09T12:38:00Z"/>
                    <w:rFonts w:ascii="Calibri" w:hAnsi="Calibri" w:cs="Calibri"/>
                    <w:color w:val="000000"/>
                    <w:sz w:val="22"/>
                    <w:szCs w:val="22"/>
                  </w:rPr>
                </w:rPrChange>
              </w:rPr>
              <w:pPrChange w:id="5234" w:author="Nick.Tolimieri [2]" w:date="2022-09-09T12:38:00Z">
                <w:pPr>
                  <w:jc w:val="right"/>
                </w:pPr>
              </w:pPrChange>
            </w:pPr>
            <w:ins w:id="5235" w:author="Nick.Tolimieri [2]" w:date="2022-09-09T12:38:00Z">
              <w:r w:rsidRPr="001255CF">
                <w:rPr>
                  <w:rFonts w:asciiTheme="minorHAnsi" w:eastAsiaTheme="minorHAnsi" w:hAnsiTheme="minorHAnsi" w:cstheme="minorBidi"/>
                  <w:sz w:val="22"/>
                  <w:szCs w:val="22"/>
                  <w:rPrChange w:id="5236" w:author="Nick.Tolimieri [2]" w:date="2022-09-09T12:38:00Z">
                    <w:rPr>
                      <w:rFonts w:ascii="Calibri" w:hAnsi="Calibri" w:cs="Calibri"/>
                      <w:color w:val="000000"/>
                      <w:sz w:val="22"/>
                      <w:szCs w:val="22"/>
                    </w:rPr>
                  </w:rPrChange>
                </w:rPr>
                <w:t>0</w:t>
              </w:r>
            </w:ins>
          </w:p>
        </w:tc>
        <w:tc>
          <w:tcPr>
            <w:tcW w:w="960" w:type="dxa"/>
            <w:noWrap/>
            <w:hideMark/>
            <w:tcPrChange w:id="52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38" w:author="Nick.Tolimieri [2]" w:date="2022-09-09T12:38:00Z"/>
                <w:rFonts w:asciiTheme="minorHAnsi" w:eastAsiaTheme="minorHAnsi" w:hAnsiTheme="minorHAnsi" w:cstheme="minorBidi"/>
                <w:sz w:val="22"/>
                <w:szCs w:val="22"/>
                <w:rPrChange w:id="5239" w:author="Nick.Tolimieri [2]" w:date="2022-09-09T12:38:00Z">
                  <w:rPr>
                    <w:ins w:id="5240" w:author="Nick.Tolimieri [2]" w:date="2022-09-09T12:38:00Z"/>
                    <w:rFonts w:ascii="Calibri" w:hAnsi="Calibri" w:cs="Calibri"/>
                    <w:color w:val="000000"/>
                    <w:sz w:val="22"/>
                    <w:szCs w:val="22"/>
                  </w:rPr>
                </w:rPrChange>
              </w:rPr>
              <w:pPrChange w:id="5241" w:author="Nick.Tolimieri [2]" w:date="2022-09-09T12:38:00Z">
                <w:pPr>
                  <w:jc w:val="right"/>
                </w:pPr>
              </w:pPrChange>
            </w:pPr>
            <w:ins w:id="5242" w:author="Nick.Tolimieri [2]" w:date="2022-09-09T12:38:00Z">
              <w:r w:rsidRPr="001255CF">
                <w:rPr>
                  <w:rFonts w:asciiTheme="minorHAnsi" w:eastAsiaTheme="minorHAnsi" w:hAnsiTheme="minorHAnsi" w:cstheme="minorBidi"/>
                  <w:sz w:val="22"/>
                  <w:szCs w:val="22"/>
                  <w:rPrChange w:id="5243" w:author="Nick.Tolimieri [2]" w:date="2022-09-09T12:38:00Z">
                    <w:rPr>
                      <w:rFonts w:ascii="Calibri" w:hAnsi="Calibri" w:cs="Calibri"/>
                      <w:color w:val="000000"/>
                      <w:sz w:val="22"/>
                      <w:szCs w:val="22"/>
                    </w:rPr>
                  </w:rPrChange>
                </w:rPr>
                <w:t>0</w:t>
              </w:r>
            </w:ins>
          </w:p>
        </w:tc>
        <w:tc>
          <w:tcPr>
            <w:tcW w:w="960" w:type="dxa"/>
            <w:noWrap/>
            <w:hideMark/>
            <w:tcPrChange w:id="52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45" w:author="Nick.Tolimieri [2]" w:date="2022-09-09T12:38:00Z"/>
                <w:rFonts w:asciiTheme="minorHAnsi" w:eastAsiaTheme="minorHAnsi" w:hAnsiTheme="minorHAnsi" w:cstheme="minorBidi"/>
                <w:sz w:val="22"/>
                <w:szCs w:val="22"/>
                <w:rPrChange w:id="5246" w:author="Nick.Tolimieri [2]" w:date="2022-09-09T12:38:00Z">
                  <w:rPr>
                    <w:ins w:id="5247" w:author="Nick.Tolimieri [2]" w:date="2022-09-09T12:38:00Z"/>
                    <w:rFonts w:ascii="Calibri" w:hAnsi="Calibri" w:cs="Calibri"/>
                    <w:color w:val="000000"/>
                    <w:sz w:val="22"/>
                    <w:szCs w:val="22"/>
                  </w:rPr>
                </w:rPrChange>
              </w:rPr>
              <w:pPrChange w:id="5248" w:author="Nick.Tolimieri [2]" w:date="2022-09-09T12:38:00Z">
                <w:pPr>
                  <w:jc w:val="right"/>
                </w:pPr>
              </w:pPrChange>
            </w:pPr>
            <w:ins w:id="5249" w:author="Nick.Tolimieri [2]" w:date="2022-09-09T12:38:00Z">
              <w:r w:rsidRPr="001255CF">
                <w:rPr>
                  <w:rFonts w:asciiTheme="minorHAnsi" w:eastAsiaTheme="minorHAnsi" w:hAnsiTheme="minorHAnsi" w:cstheme="minorBidi"/>
                  <w:sz w:val="22"/>
                  <w:szCs w:val="22"/>
                  <w:rPrChange w:id="5250" w:author="Nick.Tolimieri [2]" w:date="2022-09-09T12:38:00Z">
                    <w:rPr>
                      <w:rFonts w:ascii="Calibri" w:hAnsi="Calibri" w:cs="Calibri"/>
                      <w:color w:val="000000"/>
                      <w:sz w:val="22"/>
                      <w:szCs w:val="22"/>
                    </w:rPr>
                  </w:rPrChange>
                </w:rPr>
                <w:t>0</w:t>
              </w:r>
            </w:ins>
          </w:p>
        </w:tc>
        <w:tc>
          <w:tcPr>
            <w:tcW w:w="960" w:type="dxa"/>
            <w:noWrap/>
            <w:hideMark/>
            <w:tcPrChange w:id="52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52" w:author="Nick.Tolimieri [2]" w:date="2022-09-09T12:38:00Z"/>
                <w:rFonts w:asciiTheme="minorHAnsi" w:eastAsiaTheme="minorHAnsi" w:hAnsiTheme="minorHAnsi" w:cstheme="minorBidi"/>
                <w:sz w:val="22"/>
                <w:szCs w:val="22"/>
                <w:rPrChange w:id="5253" w:author="Nick.Tolimieri [2]" w:date="2022-09-09T12:38:00Z">
                  <w:rPr>
                    <w:ins w:id="5254" w:author="Nick.Tolimieri [2]" w:date="2022-09-09T12:38:00Z"/>
                    <w:rFonts w:ascii="Calibri" w:hAnsi="Calibri" w:cs="Calibri"/>
                    <w:color w:val="000000"/>
                    <w:sz w:val="22"/>
                    <w:szCs w:val="22"/>
                  </w:rPr>
                </w:rPrChange>
              </w:rPr>
              <w:pPrChange w:id="5255" w:author="Nick.Tolimieri [2]" w:date="2022-09-09T12:38:00Z">
                <w:pPr/>
              </w:pPrChange>
            </w:pPr>
            <w:ins w:id="5256" w:author="Nick.Tolimieri [2]" w:date="2022-09-09T12:38:00Z">
              <w:r w:rsidRPr="001255CF">
                <w:rPr>
                  <w:rFonts w:asciiTheme="minorHAnsi" w:eastAsiaTheme="minorHAnsi" w:hAnsiTheme="minorHAnsi" w:cstheme="minorBidi"/>
                  <w:sz w:val="22"/>
                  <w:szCs w:val="22"/>
                  <w:rPrChange w:id="5257" w:author="Nick.Tolimieri [2]" w:date="2022-09-09T12:38:00Z">
                    <w:rPr>
                      <w:rFonts w:ascii="Calibri" w:hAnsi="Calibri" w:cs="Calibri"/>
                      <w:color w:val="000000"/>
                      <w:sz w:val="22"/>
                      <w:szCs w:val="22"/>
                    </w:rPr>
                  </w:rPrChange>
                </w:rPr>
                <w:t>NA</w:t>
              </w:r>
            </w:ins>
          </w:p>
        </w:tc>
        <w:tc>
          <w:tcPr>
            <w:tcW w:w="960" w:type="dxa"/>
            <w:noWrap/>
            <w:hideMark/>
            <w:tcPrChange w:id="52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59" w:author="Nick.Tolimieri [2]" w:date="2022-09-09T12:38:00Z"/>
                <w:rFonts w:asciiTheme="minorHAnsi" w:eastAsiaTheme="minorHAnsi" w:hAnsiTheme="minorHAnsi" w:cstheme="minorBidi"/>
                <w:sz w:val="22"/>
                <w:szCs w:val="22"/>
                <w:rPrChange w:id="5260" w:author="Nick.Tolimieri [2]" w:date="2022-09-09T12:38:00Z">
                  <w:rPr>
                    <w:ins w:id="5261" w:author="Nick.Tolimieri [2]" w:date="2022-09-09T12:38:00Z"/>
                    <w:rFonts w:ascii="Calibri" w:hAnsi="Calibri" w:cs="Calibri"/>
                    <w:color w:val="000000"/>
                    <w:sz w:val="22"/>
                    <w:szCs w:val="22"/>
                  </w:rPr>
                </w:rPrChange>
              </w:rPr>
              <w:pPrChange w:id="5262" w:author="Nick.Tolimieri [2]" w:date="2022-09-09T12:38:00Z">
                <w:pPr/>
              </w:pPrChange>
            </w:pPr>
            <w:ins w:id="5263" w:author="Nick.Tolimieri [2]" w:date="2022-09-09T12:38:00Z">
              <w:r w:rsidRPr="001255CF">
                <w:rPr>
                  <w:rFonts w:asciiTheme="minorHAnsi" w:eastAsiaTheme="minorHAnsi" w:hAnsiTheme="minorHAnsi" w:cstheme="minorBidi"/>
                  <w:sz w:val="22"/>
                  <w:szCs w:val="22"/>
                  <w:rPrChange w:id="5264" w:author="Nick.Tolimieri [2]" w:date="2022-09-09T12:38:00Z">
                    <w:rPr>
                      <w:rFonts w:ascii="Calibri" w:hAnsi="Calibri" w:cs="Calibri"/>
                      <w:color w:val="000000"/>
                      <w:sz w:val="22"/>
                      <w:szCs w:val="22"/>
                    </w:rPr>
                  </w:rPrChange>
                </w:rPr>
                <w:t>NA</w:t>
              </w:r>
            </w:ins>
          </w:p>
        </w:tc>
        <w:tc>
          <w:tcPr>
            <w:tcW w:w="960" w:type="dxa"/>
            <w:noWrap/>
            <w:hideMark/>
            <w:tcPrChange w:id="52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66" w:author="Nick.Tolimieri [2]" w:date="2022-09-09T12:38:00Z"/>
                <w:rFonts w:asciiTheme="minorHAnsi" w:eastAsiaTheme="minorHAnsi" w:hAnsiTheme="minorHAnsi" w:cstheme="minorBidi"/>
                <w:sz w:val="22"/>
                <w:szCs w:val="22"/>
                <w:rPrChange w:id="5267" w:author="Nick.Tolimieri [2]" w:date="2022-09-09T12:38:00Z">
                  <w:rPr>
                    <w:ins w:id="5268" w:author="Nick.Tolimieri [2]" w:date="2022-09-09T12:38:00Z"/>
                    <w:rFonts w:ascii="Calibri" w:hAnsi="Calibri" w:cs="Calibri"/>
                    <w:color w:val="000000"/>
                    <w:sz w:val="22"/>
                    <w:szCs w:val="22"/>
                  </w:rPr>
                </w:rPrChange>
              </w:rPr>
              <w:pPrChange w:id="5269" w:author="Nick.Tolimieri [2]" w:date="2022-09-09T12:38:00Z">
                <w:pPr/>
              </w:pPrChange>
            </w:pPr>
            <w:ins w:id="5270" w:author="Nick.Tolimieri [2]" w:date="2022-09-09T12:38:00Z">
              <w:r w:rsidRPr="001255CF">
                <w:rPr>
                  <w:rFonts w:asciiTheme="minorHAnsi" w:eastAsiaTheme="minorHAnsi" w:hAnsiTheme="minorHAnsi" w:cstheme="minorBidi"/>
                  <w:sz w:val="22"/>
                  <w:szCs w:val="22"/>
                  <w:rPrChange w:id="5271" w:author="Nick.Tolimieri [2]" w:date="2022-09-09T12:38:00Z">
                    <w:rPr>
                      <w:rFonts w:ascii="Calibri" w:hAnsi="Calibri" w:cs="Calibri"/>
                      <w:color w:val="000000"/>
                      <w:sz w:val="22"/>
                      <w:szCs w:val="22"/>
                    </w:rPr>
                  </w:rPrChange>
                </w:rPr>
                <w:t>NA</w:t>
              </w:r>
            </w:ins>
          </w:p>
        </w:tc>
        <w:tc>
          <w:tcPr>
            <w:tcW w:w="960" w:type="dxa"/>
            <w:noWrap/>
            <w:hideMark/>
            <w:tcPrChange w:id="52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73" w:author="Nick.Tolimieri [2]" w:date="2022-09-09T12:38:00Z"/>
                <w:rFonts w:asciiTheme="minorHAnsi" w:eastAsiaTheme="minorHAnsi" w:hAnsiTheme="minorHAnsi" w:cstheme="minorBidi"/>
                <w:sz w:val="22"/>
                <w:szCs w:val="22"/>
                <w:rPrChange w:id="5274" w:author="Nick.Tolimieri [2]" w:date="2022-09-09T12:38:00Z">
                  <w:rPr>
                    <w:ins w:id="5275" w:author="Nick.Tolimieri [2]" w:date="2022-09-09T12:38:00Z"/>
                    <w:rFonts w:ascii="Calibri" w:hAnsi="Calibri" w:cs="Calibri"/>
                    <w:color w:val="000000"/>
                    <w:sz w:val="22"/>
                    <w:szCs w:val="22"/>
                  </w:rPr>
                </w:rPrChange>
              </w:rPr>
              <w:pPrChange w:id="5276" w:author="Nick.Tolimieri [2]" w:date="2022-09-09T12:38:00Z">
                <w:pPr/>
              </w:pPrChange>
            </w:pPr>
            <w:ins w:id="5277" w:author="Nick.Tolimieri [2]" w:date="2022-09-09T12:38:00Z">
              <w:r w:rsidRPr="001255CF">
                <w:rPr>
                  <w:rFonts w:asciiTheme="minorHAnsi" w:eastAsiaTheme="minorHAnsi" w:hAnsiTheme="minorHAnsi" w:cstheme="minorBidi"/>
                  <w:sz w:val="22"/>
                  <w:szCs w:val="22"/>
                  <w:rPrChange w:id="5278"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5279" w:author="Nick.Tolimieri [2]" w:date="2022-09-09T12:38:00Z"/>
          <w:trPrChange w:id="5280" w:author="Nick.Tolimieri [2]" w:date="2022-09-09T12:38:00Z">
            <w:trPr>
              <w:divId w:val="1429738465"/>
              <w:trHeight w:val="300"/>
            </w:trPr>
          </w:trPrChange>
        </w:trPr>
        <w:tc>
          <w:tcPr>
            <w:tcW w:w="960" w:type="dxa"/>
            <w:noWrap/>
            <w:hideMark/>
            <w:tcPrChange w:id="52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82" w:author="Nick.Tolimieri [2]" w:date="2022-09-09T12:38:00Z"/>
                <w:rFonts w:asciiTheme="minorHAnsi" w:eastAsiaTheme="minorHAnsi" w:hAnsiTheme="minorHAnsi" w:cstheme="minorBidi"/>
                <w:sz w:val="22"/>
                <w:szCs w:val="22"/>
                <w:rPrChange w:id="5283" w:author="Nick.Tolimieri [2]" w:date="2022-09-09T12:38:00Z">
                  <w:rPr>
                    <w:ins w:id="5284" w:author="Nick.Tolimieri [2]" w:date="2022-09-09T12:38:00Z"/>
                    <w:rFonts w:ascii="Calibri" w:hAnsi="Calibri" w:cs="Calibri"/>
                    <w:color w:val="000000"/>
                    <w:sz w:val="22"/>
                    <w:szCs w:val="22"/>
                  </w:rPr>
                </w:rPrChange>
              </w:rPr>
              <w:pPrChange w:id="5285" w:author="Nick.Tolimieri [2]" w:date="2022-09-09T12:38:00Z">
                <w:pPr/>
              </w:pPrChange>
            </w:pPr>
            <w:ins w:id="5286" w:author="Nick.Tolimieri [2]" w:date="2022-09-09T12:38:00Z">
              <w:r w:rsidRPr="001255CF">
                <w:rPr>
                  <w:rFonts w:asciiTheme="minorHAnsi" w:eastAsiaTheme="minorHAnsi" w:hAnsiTheme="minorHAnsi" w:cstheme="minorBidi"/>
                  <w:sz w:val="22"/>
                  <w:szCs w:val="22"/>
                  <w:rPrChange w:id="5287" w:author="Nick.Tolimieri [2]" w:date="2022-09-09T12:38:00Z">
                    <w:rPr>
                      <w:rFonts w:ascii="Calibri" w:hAnsi="Calibri" w:cs="Calibri"/>
                      <w:color w:val="000000"/>
                      <w:sz w:val="22"/>
                      <w:szCs w:val="22"/>
                    </w:rPr>
                  </w:rPrChange>
                </w:rPr>
                <w:lastRenderedPageBreak/>
                <w:t>Tatoosh Is. &amp; Neah B.</w:t>
              </w:r>
            </w:ins>
          </w:p>
        </w:tc>
        <w:tc>
          <w:tcPr>
            <w:tcW w:w="960" w:type="dxa"/>
            <w:noWrap/>
            <w:hideMark/>
            <w:tcPrChange w:id="52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89" w:author="Nick.Tolimieri [2]" w:date="2022-09-09T12:38:00Z"/>
                <w:rFonts w:asciiTheme="minorHAnsi" w:eastAsiaTheme="minorHAnsi" w:hAnsiTheme="minorHAnsi" w:cstheme="minorBidi"/>
                <w:sz w:val="22"/>
                <w:szCs w:val="22"/>
                <w:rPrChange w:id="5290" w:author="Nick.Tolimieri [2]" w:date="2022-09-09T12:38:00Z">
                  <w:rPr>
                    <w:ins w:id="5291" w:author="Nick.Tolimieri [2]" w:date="2022-09-09T12:38:00Z"/>
                    <w:rFonts w:ascii="Calibri" w:hAnsi="Calibri" w:cs="Calibri"/>
                    <w:color w:val="000000"/>
                    <w:sz w:val="22"/>
                    <w:szCs w:val="22"/>
                  </w:rPr>
                </w:rPrChange>
              </w:rPr>
              <w:pPrChange w:id="5292" w:author="Nick.Tolimieri [2]" w:date="2022-09-09T12:38:00Z">
                <w:pPr>
                  <w:jc w:val="right"/>
                </w:pPr>
              </w:pPrChange>
            </w:pPr>
            <w:ins w:id="5293" w:author="Nick.Tolimieri [2]" w:date="2022-09-09T12:38:00Z">
              <w:r w:rsidRPr="001255CF">
                <w:rPr>
                  <w:rFonts w:asciiTheme="minorHAnsi" w:eastAsiaTheme="minorHAnsi" w:hAnsiTheme="minorHAnsi" w:cstheme="minorBidi"/>
                  <w:sz w:val="22"/>
                  <w:szCs w:val="22"/>
                  <w:rPrChange w:id="5294" w:author="Nick.Tolimieri [2]" w:date="2022-09-09T12:38:00Z">
                    <w:rPr>
                      <w:rFonts w:ascii="Calibri" w:hAnsi="Calibri" w:cs="Calibri"/>
                      <w:color w:val="000000"/>
                      <w:sz w:val="22"/>
                      <w:szCs w:val="22"/>
                    </w:rPr>
                  </w:rPrChange>
                </w:rPr>
                <w:t>2001</w:t>
              </w:r>
            </w:ins>
          </w:p>
        </w:tc>
        <w:tc>
          <w:tcPr>
            <w:tcW w:w="960" w:type="dxa"/>
            <w:noWrap/>
            <w:hideMark/>
            <w:tcPrChange w:id="52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296" w:author="Nick.Tolimieri [2]" w:date="2022-09-09T12:38:00Z"/>
                <w:rFonts w:asciiTheme="minorHAnsi" w:eastAsiaTheme="minorHAnsi" w:hAnsiTheme="minorHAnsi" w:cstheme="minorBidi"/>
                <w:sz w:val="22"/>
                <w:szCs w:val="22"/>
                <w:rPrChange w:id="5297" w:author="Nick.Tolimieri [2]" w:date="2022-09-09T12:38:00Z">
                  <w:rPr>
                    <w:ins w:id="5298" w:author="Nick.Tolimieri [2]" w:date="2022-09-09T12:38:00Z"/>
                    <w:rFonts w:ascii="Calibri" w:hAnsi="Calibri" w:cs="Calibri"/>
                    <w:color w:val="000000"/>
                    <w:sz w:val="22"/>
                    <w:szCs w:val="22"/>
                  </w:rPr>
                </w:rPrChange>
              </w:rPr>
              <w:pPrChange w:id="5299" w:author="Nick.Tolimieri [2]" w:date="2022-09-09T12:38:00Z">
                <w:pPr>
                  <w:jc w:val="right"/>
                </w:pPr>
              </w:pPrChange>
            </w:pPr>
            <w:ins w:id="5300" w:author="Nick.Tolimieri [2]" w:date="2022-09-09T12:38:00Z">
              <w:r w:rsidRPr="001255CF">
                <w:rPr>
                  <w:rFonts w:asciiTheme="minorHAnsi" w:eastAsiaTheme="minorHAnsi" w:hAnsiTheme="minorHAnsi" w:cstheme="minorBidi"/>
                  <w:sz w:val="22"/>
                  <w:szCs w:val="22"/>
                  <w:rPrChange w:id="5301" w:author="Nick.Tolimieri [2]" w:date="2022-09-09T12:38:00Z">
                    <w:rPr>
                      <w:rFonts w:ascii="Calibri" w:hAnsi="Calibri" w:cs="Calibri"/>
                      <w:color w:val="000000"/>
                      <w:sz w:val="22"/>
                      <w:szCs w:val="22"/>
                    </w:rPr>
                  </w:rPrChange>
                </w:rPr>
                <w:t>0</w:t>
              </w:r>
            </w:ins>
          </w:p>
        </w:tc>
        <w:tc>
          <w:tcPr>
            <w:tcW w:w="960" w:type="dxa"/>
            <w:noWrap/>
            <w:hideMark/>
            <w:tcPrChange w:id="53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03" w:author="Nick.Tolimieri [2]" w:date="2022-09-09T12:38:00Z"/>
                <w:rFonts w:asciiTheme="minorHAnsi" w:eastAsiaTheme="minorHAnsi" w:hAnsiTheme="minorHAnsi" w:cstheme="minorBidi"/>
                <w:sz w:val="22"/>
                <w:szCs w:val="22"/>
                <w:rPrChange w:id="5304" w:author="Nick.Tolimieri [2]" w:date="2022-09-09T12:38:00Z">
                  <w:rPr>
                    <w:ins w:id="5305" w:author="Nick.Tolimieri [2]" w:date="2022-09-09T12:38:00Z"/>
                    <w:rFonts w:ascii="Calibri" w:hAnsi="Calibri" w:cs="Calibri"/>
                    <w:color w:val="000000"/>
                    <w:sz w:val="22"/>
                    <w:szCs w:val="22"/>
                  </w:rPr>
                </w:rPrChange>
              </w:rPr>
              <w:pPrChange w:id="5306" w:author="Nick.Tolimieri [2]" w:date="2022-09-09T12:38:00Z">
                <w:pPr>
                  <w:jc w:val="right"/>
                </w:pPr>
              </w:pPrChange>
            </w:pPr>
            <w:ins w:id="5307" w:author="Nick.Tolimieri [2]" w:date="2022-09-09T12:38:00Z">
              <w:r w:rsidRPr="001255CF">
                <w:rPr>
                  <w:rFonts w:asciiTheme="minorHAnsi" w:eastAsiaTheme="minorHAnsi" w:hAnsiTheme="minorHAnsi" w:cstheme="minorBidi"/>
                  <w:sz w:val="22"/>
                  <w:szCs w:val="22"/>
                  <w:rPrChange w:id="5308" w:author="Nick.Tolimieri [2]" w:date="2022-09-09T12:38:00Z">
                    <w:rPr>
                      <w:rFonts w:ascii="Calibri" w:hAnsi="Calibri" w:cs="Calibri"/>
                      <w:color w:val="000000"/>
                      <w:sz w:val="22"/>
                      <w:szCs w:val="22"/>
                    </w:rPr>
                  </w:rPrChange>
                </w:rPr>
                <w:t>0</w:t>
              </w:r>
            </w:ins>
          </w:p>
        </w:tc>
        <w:tc>
          <w:tcPr>
            <w:tcW w:w="960" w:type="dxa"/>
            <w:noWrap/>
            <w:hideMark/>
            <w:tcPrChange w:id="53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10" w:author="Nick.Tolimieri [2]" w:date="2022-09-09T12:38:00Z"/>
                <w:rFonts w:asciiTheme="minorHAnsi" w:eastAsiaTheme="minorHAnsi" w:hAnsiTheme="minorHAnsi" w:cstheme="minorBidi"/>
                <w:sz w:val="22"/>
                <w:szCs w:val="22"/>
                <w:rPrChange w:id="5311" w:author="Nick.Tolimieri [2]" w:date="2022-09-09T12:38:00Z">
                  <w:rPr>
                    <w:ins w:id="5312" w:author="Nick.Tolimieri [2]" w:date="2022-09-09T12:38:00Z"/>
                    <w:rFonts w:ascii="Calibri" w:hAnsi="Calibri" w:cs="Calibri"/>
                    <w:color w:val="000000"/>
                    <w:sz w:val="22"/>
                    <w:szCs w:val="22"/>
                  </w:rPr>
                </w:rPrChange>
              </w:rPr>
              <w:pPrChange w:id="5313" w:author="Nick.Tolimieri [2]" w:date="2022-09-09T12:38:00Z">
                <w:pPr>
                  <w:jc w:val="right"/>
                </w:pPr>
              </w:pPrChange>
            </w:pPr>
            <w:ins w:id="5314" w:author="Nick.Tolimieri [2]" w:date="2022-09-09T12:38:00Z">
              <w:r w:rsidRPr="001255CF">
                <w:rPr>
                  <w:rFonts w:asciiTheme="minorHAnsi" w:eastAsiaTheme="minorHAnsi" w:hAnsiTheme="minorHAnsi" w:cstheme="minorBidi"/>
                  <w:sz w:val="22"/>
                  <w:szCs w:val="22"/>
                  <w:rPrChange w:id="5315" w:author="Nick.Tolimieri [2]" w:date="2022-09-09T12:38:00Z">
                    <w:rPr>
                      <w:rFonts w:ascii="Calibri" w:hAnsi="Calibri" w:cs="Calibri"/>
                      <w:color w:val="000000"/>
                      <w:sz w:val="22"/>
                      <w:szCs w:val="22"/>
                    </w:rPr>
                  </w:rPrChange>
                </w:rPr>
                <w:t>0</w:t>
              </w:r>
            </w:ins>
          </w:p>
        </w:tc>
        <w:tc>
          <w:tcPr>
            <w:tcW w:w="960" w:type="dxa"/>
            <w:noWrap/>
            <w:hideMark/>
            <w:tcPrChange w:id="53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17" w:author="Nick.Tolimieri [2]" w:date="2022-09-09T12:38:00Z"/>
                <w:rFonts w:asciiTheme="minorHAnsi" w:eastAsiaTheme="minorHAnsi" w:hAnsiTheme="minorHAnsi" w:cstheme="minorBidi"/>
                <w:sz w:val="22"/>
                <w:szCs w:val="22"/>
                <w:rPrChange w:id="5318" w:author="Nick.Tolimieri [2]" w:date="2022-09-09T12:38:00Z">
                  <w:rPr>
                    <w:ins w:id="5319" w:author="Nick.Tolimieri [2]" w:date="2022-09-09T12:38:00Z"/>
                    <w:rFonts w:ascii="Calibri" w:hAnsi="Calibri" w:cs="Calibri"/>
                    <w:color w:val="000000"/>
                    <w:sz w:val="22"/>
                    <w:szCs w:val="22"/>
                  </w:rPr>
                </w:rPrChange>
              </w:rPr>
              <w:pPrChange w:id="5320" w:author="Nick.Tolimieri [2]" w:date="2022-09-09T12:38:00Z">
                <w:pPr>
                  <w:jc w:val="right"/>
                </w:pPr>
              </w:pPrChange>
            </w:pPr>
            <w:ins w:id="5321" w:author="Nick.Tolimieri [2]" w:date="2022-09-09T12:38:00Z">
              <w:r w:rsidRPr="001255CF">
                <w:rPr>
                  <w:rFonts w:asciiTheme="minorHAnsi" w:eastAsiaTheme="minorHAnsi" w:hAnsiTheme="minorHAnsi" w:cstheme="minorBidi"/>
                  <w:sz w:val="22"/>
                  <w:szCs w:val="22"/>
                  <w:rPrChange w:id="5322" w:author="Nick.Tolimieri [2]" w:date="2022-09-09T12:38:00Z">
                    <w:rPr>
                      <w:rFonts w:ascii="Calibri" w:hAnsi="Calibri" w:cs="Calibri"/>
                      <w:color w:val="000000"/>
                      <w:sz w:val="22"/>
                      <w:szCs w:val="22"/>
                    </w:rPr>
                  </w:rPrChange>
                </w:rPr>
                <w:t>0</w:t>
              </w:r>
            </w:ins>
          </w:p>
        </w:tc>
        <w:tc>
          <w:tcPr>
            <w:tcW w:w="960" w:type="dxa"/>
            <w:noWrap/>
            <w:hideMark/>
            <w:tcPrChange w:id="53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24" w:author="Nick.Tolimieri [2]" w:date="2022-09-09T12:38:00Z"/>
                <w:rFonts w:asciiTheme="minorHAnsi" w:eastAsiaTheme="minorHAnsi" w:hAnsiTheme="minorHAnsi" w:cstheme="minorBidi"/>
                <w:sz w:val="22"/>
                <w:szCs w:val="22"/>
                <w:rPrChange w:id="5325" w:author="Nick.Tolimieri [2]" w:date="2022-09-09T12:38:00Z">
                  <w:rPr>
                    <w:ins w:id="5326" w:author="Nick.Tolimieri [2]" w:date="2022-09-09T12:38:00Z"/>
                    <w:rFonts w:ascii="Calibri" w:hAnsi="Calibri" w:cs="Calibri"/>
                    <w:color w:val="000000"/>
                    <w:sz w:val="22"/>
                    <w:szCs w:val="22"/>
                  </w:rPr>
                </w:rPrChange>
              </w:rPr>
              <w:pPrChange w:id="5327" w:author="Nick.Tolimieri [2]" w:date="2022-09-09T12:38:00Z">
                <w:pPr/>
              </w:pPrChange>
            </w:pPr>
            <w:ins w:id="5328" w:author="Nick.Tolimieri [2]" w:date="2022-09-09T12:38:00Z">
              <w:r w:rsidRPr="001255CF">
                <w:rPr>
                  <w:rFonts w:asciiTheme="minorHAnsi" w:eastAsiaTheme="minorHAnsi" w:hAnsiTheme="minorHAnsi" w:cstheme="minorBidi"/>
                  <w:sz w:val="22"/>
                  <w:szCs w:val="22"/>
                  <w:rPrChange w:id="5329" w:author="Nick.Tolimieri [2]" w:date="2022-09-09T12:38:00Z">
                    <w:rPr>
                      <w:rFonts w:ascii="Calibri" w:hAnsi="Calibri" w:cs="Calibri"/>
                      <w:color w:val="000000"/>
                      <w:sz w:val="22"/>
                      <w:szCs w:val="22"/>
                    </w:rPr>
                  </w:rPrChange>
                </w:rPr>
                <w:t>NA</w:t>
              </w:r>
            </w:ins>
          </w:p>
        </w:tc>
        <w:tc>
          <w:tcPr>
            <w:tcW w:w="960" w:type="dxa"/>
            <w:noWrap/>
            <w:hideMark/>
            <w:tcPrChange w:id="53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31" w:author="Nick.Tolimieri [2]" w:date="2022-09-09T12:38:00Z"/>
                <w:rFonts w:asciiTheme="minorHAnsi" w:eastAsiaTheme="minorHAnsi" w:hAnsiTheme="minorHAnsi" w:cstheme="minorBidi"/>
                <w:sz w:val="22"/>
                <w:szCs w:val="22"/>
                <w:rPrChange w:id="5332" w:author="Nick.Tolimieri [2]" w:date="2022-09-09T12:38:00Z">
                  <w:rPr>
                    <w:ins w:id="5333" w:author="Nick.Tolimieri [2]" w:date="2022-09-09T12:38:00Z"/>
                    <w:rFonts w:ascii="Calibri" w:hAnsi="Calibri" w:cs="Calibri"/>
                    <w:color w:val="000000"/>
                    <w:sz w:val="22"/>
                    <w:szCs w:val="22"/>
                  </w:rPr>
                </w:rPrChange>
              </w:rPr>
              <w:pPrChange w:id="5334" w:author="Nick.Tolimieri [2]" w:date="2022-09-09T12:38:00Z">
                <w:pPr/>
              </w:pPrChange>
            </w:pPr>
            <w:ins w:id="5335" w:author="Nick.Tolimieri [2]" w:date="2022-09-09T12:38:00Z">
              <w:r w:rsidRPr="001255CF">
                <w:rPr>
                  <w:rFonts w:asciiTheme="minorHAnsi" w:eastAsiaTheme="minorHAnsi" w:hAnsiTheme="minorHAnsi" w:cstheme="minorBidi"/>
                  <w:sz w:val="22"/>
                  <w:szCs w:val="22"/>
                  <w:rPrChange w:id="5336" w:author="Nick.Tolimieri [2]" w:date="2022-09-09T12:38:00Z">
                    <w:rPr>
                      <w:rFonts w:ascii="Calibri" w:hAnsi="Calibri" w:cs="Calibri"/>
                      <w:color w:val="000000"/>
                      <w:sz w:val="22"/>
                      <w:szCs w:val="22"/>
                    </w:rPr>
                  </w:rPrChange>
                </w:rPr>
                <w:t>NA</w:t>
              </w:r>
            </w:ins>
          </w:p>
        </w:tc>
        <w:tc>
          <w:tcPr>
            <w:tcW w:w="960" w:type="dxa"/>
            <w:noWrap/>
            <w:hideMark/>
            <w:tcPrChange w:id="53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38" w:author="Nick.Tolimieri [2]" w:date="2022-09-09T12:38:00Z"/>
                <w:rFonts w:asciiTheme="minorHAnsi" w:eastAsiaTheme="minorHAnsi" w:hAnsiTheme="minorHAnsi" w:cstheme="minorBidi"/>
                <w:sz w:val="22"/>
                <w:szCs w:val="22"/>
                <w:rPrChange w:id="5339" w:author="Nick.Tolimieri [2]" w:date="2022-09-09T12:38:00Z">
                  <w:rPr>
                    <w:ins w:id="5340" w:author="Nick.Tolimieri [2]" w:date="2022-09-09T12:38:00Z"/>
                    <w:rFonts w:ascii="Calibri" w:hAnsi="Calibri" w:cs="Calibri"/>
                    <w:color w:val="000000"/>
                    <w:sz w:val="22"/>
                    <w:szCs w:val="22"/>
                  </w:rPr>
                </w:rPrChange>
              </w:rPr>
              <w:pPrChange w:id="5341" w:author="Nick.Tolimieri [2]" w:date="2022-09-09T12:38:00Z">
                <w:pPr/>
              </w:pPrChange>
            </w:pPr>
            <w:ins w:id="5342" w:author="Nick.Tolimieri [2]" w:date="2022-09-09T12:38:00Z">
              <w:r w:rsidRPr="001255CF">
                <w:rPr>
                  <w:rFonts w:asciiTheme="minorHAnsi" w:eastAsiaTheme="minorHAnsi" w:hAnsiTheme="minorHAnsi" w:cstheme="minorBidi"/>
                  <w:sz w:val="22"/>
                  <w:szCs w:val="22"/>
                  <w:rPrChange w:id="5343" w:author="Nick.Tolimieri [2]" w:date="2022-09-09T12:38:00Z">
                    <w:rPr>
                      <w:rFonts w:ascii="Calibri" w:hAnsi="Calibri" w:cs="Calibri"/>
                      <w:color w:val="000000"/>
                      <w:sz w:val="22"/>
                      <w:szCs w:val="22"/>
                    </w:rPr>
                  </w:rPrChange>
                </w:rPr>
                <w:t>NA</w:t>
              </w:r>
            </w:ins>
          </w:p>
        </w:tc>
        <w:tc>
          <w:tcPr>
            <w:tcW w:w="960" w:type="dxa"/>
            <w:noWrap/>
            <w:hideMark/>
            <w:tcPrChange w:id="53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45" w:author="Nick.Tolimieri [2]" w:date="2022-09-09T12:38:00Z"/>
                <w:rFonts w:asciiTheme="minorHAnsi" w:eastAsiaTheme="minorHAnsi" w:hAnsiTheme="minorHAnsi" w:cstheme="minorBidi"/>
                <w:sz w:val="22"/>
                <w:szCs w:val="22"/>
                <w:rPrChange w:id="5346" w:author="Nick.Tolimieri [2]" w:date="2022-09-09T12:38:00Z">
                  <w:rPr>
                    <w:ins w:id="5347" w:author="Nick.Tolimieri [2]" w:date="2022-09-09T12:38:00Z"/>
                    <w:rFonts w:ascii="Calibri" w:hAnsi="Calibri" w:cs="Calibri"/>
                    <w:color w:val="000000"/>
                    <w:sz w:val="22"/>
                    <w:szCs w:val="22"/>
                  </w:rPr>
                </w:rPrChange>
              </w:rPr>
              <w:pPrChange w:id="5348" w:author="Nick.Tolimieri [2]" w:date="2022-09-09T12:38:00Z">
                <w:pPr/>
              </w:pPrChange>
            </w:pPr>
            <w:ins w:id="5349" w:author="Nick.Tolimieri [2]" w:date="2022-09-09T12:38:00Z">
              <w:r w:rsidRPr="001255CF">
                <w:rPr>
                  <w:rFonts w:asciiTheme="minorHAnsi" w:eastAsiaTheme="minorHAnsi" w:hAnsiTheme="minorHAnsi" w:cstheme="minorBidi"/>
                  <w:sz w:val="22"/>
                  <w:szCs w:val="22"/>
                  <w:rPrChange w:id="5350"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5351" w:author="Nick.Tolimieri [2]" w:date="2022-09-09T12:38:00Z"/>
          <w:trPrChange w:id="5352" w:author="Nick.Tolimieri [2]" w:date="2022-09-09T12:38:00Z">
            <w:trPr>
              <w:divId w:val="1429738465"/>
              <w:trHeight w:val="300"/>
            </w:trPr>
          </w:trPrChange>
        </w:trPr>
        <w:tc>
          <w:tcPr>
            <w:tcW w:w="960" w:type="dxa"/>
            <w:noWrap/>
            <w:hideMark/>
            <w:tcPrChange w:id="53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54" w:author="Nick.Tolimieri [2]" w:date="2022-09-09T12:38:00Z"/>
                <w:rFonts w:asciiTheme="minorHAnsi" w:eastAsiaTheme="minorHAnsi" w:hAnsiTheme="minorHAnsi" w:cstheme="minorBidi"/>
                <w:sz w:val="22"/>
                <w:szCs w:val="22"/>
                <w:rPrChange w:id="5355" w:author="Nick.Tolimieri [2]" w:date="2022-09-09T12:38:00Z">
                  <w:rPr>
                    <w:ins w:id="5356" w:author="Nick.Tolimieri [2]" w:date="2022-09-09T12:38:00Z"/>
                    <w:rFonts w:ascii="Calibri" w:hAnsi="Calibri" w:cs="Calibri"/>
                    <w:color w:val="000000"/>
                    <w:sz w:val="22"/>
                    <w:szCs w:val="22"/>
                  </w:rPr>
                </w:rPrChange>
              </w:rPr>
              <w:pPrChange w:id="5357" w:author="Nick.Tolimieri [2]" w:date="2022-09-09T12:38:00Z">
                <w:pPr/>
              </w:pPrChange>
            </w:pPr>
            <w:ins w:id="5358" w:author="Nick.Tolimieri [2]" w:date="2022-09-09T12:38:00Z">
              <w:r w:rsidRPr="001255CF">
                <w:rPr>
                  <w:rFonts w:asciiTheme="minorHAnsi" w:eastAsiaTheme="minorHAnsi" w:hAnsiTheme="minorHAnsi" w:cstheme="minorBidi"/>
                  <w:sz w:val="22"/>
                  <w:szCs w:val="22"/>
                  <w:rPrChange w:id="5359" w:author="Nick.Tolimieri [2]" w:date="2022-09-09T12:38:00Z">
                    <w:rPr>
                      <w:rFonts w:ascii="Calibri" w:hAnsi="Calibri" w:cs="Calibri"/>
                      <w:color w:val="000000"/>
                      <w:sz w:val="22"/>
                      <w:szCs w:val="22"/>
                    </w:rPr>
                  </w:rPrChange>
                </w:rPr>
                <w:t>Tatoosh Is. &amp; Neah B.</w:t>
              </w:r>
            </w:ins>
          </w:p>
        </w:tc>
        <w:tc>
          <w:tcPr>
            <w:tcW w:w="960" w:type="dxa"/>
            <w:noWrap/>
            <w:hideMark/>
            <w:tcPrChange w:id="53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61" w:author="Nick.Tolimieri [2]" w:date="2022-09-09T12:38:00Z"/>
                <w:rFonts w:asciiTheme="minorHAnsi" w:eastAsiaTheme="minorHAnsi" w:hAnsiTheme="minorHAnsi" w:cstheme="minorBidi"/>
                <w:sz w:val="22"/>
                <w:szCs w:val="22"/>
                <w:rPrChange w:id="5362" w:author="Nick.Tolimieri [2]" w:date="2022-09-09T12:38:00Z">
                  <w:rPr>
                    <w:ins w:id="5363" w:author="Nick.Tolimieri [2]" w:date="2022-09-09T12:38:00Z"/>
                    <w:rFonts w:ascii="Calibri" w:hAnsi="Calibri" w:cs="Calibri"/>
                    <w:color w:val="000000"/>
                    <w:sz w:val="22"/>
                    <w:szCs w:val="22"/>
                  </w:rPr>
                </w:rPrChange>
              </w:rPr>
              <w:pPrChange w:id="5364" w:author="Nick.Tolimieri [2]" w:date="2022-09-09T12:38:00Z">
                <w:pPr>
                  <w:jc w:val="right"/>
                </w:pPr>
              </w:pPrChange>
            </w:pPr>
            <w:ins w:id="5365" w:author="Nick.Tolimieri [2]" w:date="2022-09-09T12:38:00Z">
              <w:r w:rsidRPr="001255CF">
                <w:rPr>
                  <w:rFonts w:asciiTheme="minorHAnsi" w:eastAsiaTheme="minorHAnsi" w:hAnsiTheme="minorHAnsi" w:cstheme="minorBidi"/>
                  <w:sz w:val="22"/>
                  <w:szCs w:val="22"/>
                  <w:rPrChange w:id="5366" w:author="Nick.Tolimieri [2]" w:date="2022-09-09T12:38:00Z">
                    <w:rPr>
                      <w:rFonts w:ascii="Calibri" w:hAnsi="Calibri" w:cs="Calibri"/>
                      <w:color w:val="000000"/>
                      <w:sz w:val="22"/>
                      <w:szCs w:val="22"/>
                    </w:rPr>
                  </w:rPrChange>
                </w:rPr>
                <w:t>2002</w:t>
              </w:r>
            </w:ins>
          </w:p>
        </w:tc>
        <w:tc>
          <w:tcPr>
            <w:tcW w:w="960" w:type="dxa"/>
            <w:noWrap/>
            <w:hideMark/>
            <w:tcPrChange w:id="53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68" w:author="Nick.Tolimieri [2]" w:date="2022-09-09T12:38:00Z"/>
                <w:rFonts w:asciiTheme="minorHAnsi" w:eastAsiaTheme="minorHAnsi" w:hAnsiTheme="minorHAnsi" w:cstheme="minorBidi"/>
                <w:sz w:val="22"/>
                <w:szCs w:val="22"/>
                <w:rPrChange w:id="5369" w:author="Nick.Tolimieri [2]" w:date="2022-09-09T12:38:00Z">
                  <w:rPr>
                    <w:ins w:id="5370" w:author="Nick.Tolimieri [2]" w:date="2022-09-09T12:38:00Z"/>
                    <w:rFonts w:ascii="Calibri" w:hAnsi="Calibri" w:cs="Calibri"/>
                    <w:color w:val="000000"/>
                    <w:sz w:val="22"/>
                    <w:szCs w:val="22"/>
                  </w:rPr>
                </w:rPrChange>
              </w:rPr>
              <w:pPrChange w:id="5371" w:author="Nick.Tolimieri [2]" w:date="2022-09-09T12:38:00Z">
                <w:pPr>
                  <w:jc w:val="right"/>
                </w:pPr>
              </w:pPrChange>
            </w:pPr>
            <w:ins w:id="5372" w:author="Nick.Tolimieri [2]" w:date="2022-09-09T12:38:00Z">
              <w:r w:rsidRPr="001255CF">
                <w:rPr>
                  <w:rFonts w:asciiTheme="minorHAnsi" w:eastAsiaTheme="minorHAnsi" w:hAnsiTheme="minorHAnsi" w:cstheme="minorBidi"/>
                  <w:sz w:val="22"/>
                  <w:szCs w:val="22"/>
                  <w:rPrChange w:id="5373" w:author="Nick.Tolimieri [2]" w:date="2022-09-09T12:38:00Z">
                    <w:rPr>
                      <w:rFonts w:ascii="Calibri" w:hAnsi="Calibri" w:cs="Calibri"/>
                      <w:color w:val="000000"/>
                      <w:sz w:val="22"/>
                      <w:szCs w:val="22"/>
                    </w:rPr>
                  </w:rPrChange>
                </w:rPr>
                <w:t>0</w:t>
              </w:r>
            </w:ins>
          </w:p>
        </w:tc>
        <w:tc>
          <w:tcPr>
            <w:tcW w:w="960" w:type="dxa"/>
            <w:noWrap/>
            <w:hideMark/>
            <w:tcPrChange w:id="53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75" w:author="Nick.Tolimieri [2]" w:date="2022-09-09T12:38:00Z"/>
                <w:rFonts w:asciiTheme="minorHAnsi" w:eastAsiaTheme="minorHAnsi" w:hAnsiTheme="minorHAnsi" w:cstheme="minorBidi"/>
                <w:sz w:val="22"/>
                <w:szCs w:val="22"/>
                <w:rPrChange w:id="5376" w:author="Nick.Tolimieri [2]" w:date="2022-09-09T12:38:00Z">
                  <w:rPr>
                    <w:ins w:id="5377" w:author="Nick.Tolimieri [2]" w:date="2022-09-09T12:38:00Z"/>
                    <w:rFonts w:ascii="Calibri" w:hAnsi="Calibri" w:cs="Calibri"/>
                    <w:color w:val="000000"/>
                    <w:sz w:val="22"/>
                    <w:szCs w:val="22"/>
                  </w:rPr>
                </w:rPrChange>
              </w:rPr>
              <w:pPrChange w:id="5378" w:author="Nick.Tolimieri [2]" w:date="2022-09-09T12:38:00Z">
                <w:pPr>
                  <w:jc w:val="right"/>
                </w:pPr>
              </w:pPrChange>
            </w:pPr>
            <w:ins w:id="5379" w:author="Nick.Tolimieri [2]" w:date="2022-09-09T12:38:00Z">
              <w:r w:rsidRPr="001255CF">
                <w:rPr>
                  <w:rFonts w:asciiTheme="minorHAnsi" w:eastAsiaTheme="minorHAnsi" w:hAnsiTheme="minorHAnsi" w:cstheme="minorBidi"/>
                  <w:sz w:val="22"/>
                  <w:szCs w:val="22"/>
                  <w:rPrChange w:id="5380" w:author="Nick.Tolimieri [2]" w:date="2022-09-09T12:38:00Z">
                    <w:rPr>
                      <w:rFonts w:ascii="Calibri" w:hAnsi="Calibri" w:cs="Calibri"/>
                      <w:color w:val="000000"/>
                      <w:sz w:val="22"/>
                      <w:szCs w:val="22"/>
                    </w:rPr>
                  </w:rPrChange>
                </w:rPr>
                <w:t>12</w:t>
              </w:r>
            </w:ins>
          </w:p>
        </w:tc>
        <w:tc>
          <w:tcPr>
            <w:tcW w:w="960" w:type="dxa"/>
            <w:noWrap/>
            <w:hideMark/>
            <w:tcPrChange w:id="53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82" w:author="Nick.Tolimieri [2]" w:date="2022-09-09T12:38:00Z"/>
                <w:rFonts w:asciiTheme="minorHAnsi" w:eastAsiaTheme="minorHAnsi" w:hAnsiTheme="minorHAnsi" w:cstheme="minorBidi"/>
                <w:sz w:val="22"/>
                <w:szCs w:val="22"/>
                <w:rPrChange w:id="5383" w:author="Nick.Tolimieri [2]" w:date="2022-09-09T12:38:00Z">
                  <w:rPr>
                    <w:ins w:id="5384" w:author="Nick.Tolimieri [2]" w:date="2022-09-09T12:38:00Z"/>
                    <w:rFonts w:ascii="Calibri" w:hAnsi="Calibri" w:cs="Calibri"/>
                    <w:color w:val="000000"/>
                    <w:sz w:val="22"/>
                    <w:szCs w:val="22"/>
                  </w:rPr>
                </w:rPrChange>
              </w:rPr>
              <w:pPrChange w:id="5385" w:author="Nick.Tolimieri [2]" w:date="2022-09-09T12:38:00Z">
                <w:pPr>
                  <w:jc w:val="right"/>
                </w:pPr>
              </w:pPrChange>
            </w:pPr>
            <w:ins w:id="5386" w:author="Nick.Tolimieri [2]" w:date="2022-09-09T12:38:00Z">
              <w:r w:rsidRPr="001255CF">
                <w:rPr>
                  <w:rFonts w:asciiTheme="minorHAnsi" w:eastAsiaTheme="minorHAnsi" w:hAnsiTheme="minorHAnsi" w:cstheme="minorBidi"/>
                  <w:sz w:val="22"/>
                  <w:szCs w:val="22"/>
                  <w:rPrChange w:id="5387" w:author="Nick.Tolimieri [2]" w:date="2022-09-09T12:38:00Z">
                    <w:rPr>
                      <w:rFonts w:ascii="Calibri" w:hAnsi="Calibri" w:cs="Calibri"/>
                      <w:color w:val="000000"/>
                      <w:sz w:val="22"/>
                      <w:szCs w:val="22"/>
                    </w:rPr>
                  </w:rPrChange>
                </w:rPr>
                <w:t>1</w:t>
              </w:r>
            </w:ins>
          </w:p>
        </w:tc>
        <w:tc>
          <w:tcPr>
            <w:tcW w:w="960" w:type="dxa"/>
            <w:noWrap/>
            <w:hideMark/>
            <w:tcPrChange w:id="53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89" w:author="Nick.Tolimieri [2]" w:date="2022-09-09T12:38:00Z"/>
                <w:rFonts w:asciiTheme="minorHAnsi" w:eastAsiaTheme="minorHAnsi" w:hAnsiTheme="minorHAnsi" w:cstheme="minorBidi"/>
                <w:sz w:val="22"/>
                <w:szCs w:val="22"/>
                <w:rPrChange w:id="5390" w:author="Nick.Tolimieri [2]" w:date="2022-09-09T12:38:00Z">
                  <w:rPr>
                    <w:ins w:id="5391" w:author="Nick.Tolimieri [2]" w:date="2022-09-09T12:38:00Z"/>
                    <w:rFonts w:ascii="Calibri" w:hAnsi="Calibri" w:cs="Calibri"/>
                    <w:color w:val="000000"/>
                    <w:sz w:val="22"/>
                    <w:szCs w:val="22"/>
                  </w:rPr>
                </w:rPrChange>
              </w:rPr>
              <w:pPrChange w:id="5392" w:author="Nick.Tolimieri [2]" w:date="2022-09-09T12:38:00Z">
                <w:pPr>
                  <w:jc w:val="right"/>
                </w:pPr>
              </w:pPrChange>
            </w:pPr>
            <w:ins w:id="5393" w:author="Nick.Tolimieri [2]" w:date="2022-09-09T12:38:00Z">
              <w:r w:rsidRPr="001255CF">
                <w:rPr>
                  <w:rFonts w:asciiTheme="minorHAnsi" w:eastAsiaTheme="minorHAnsi" w:hAnsiTheme="minorHAnsi" w:cstheme="minorBidi"/>
                  <w:sz w:val="22"/>
                  <w:szCs w:val="22"/>
                  <w:rPrChange w:id="5394" w:author="Nick.Tolimieri [2]" w:date="2022-09-09T12:38:00Z">
                    <w:rPr>
                      <w:rFonts w:ascii="Calibri" w:hAnsi="Calibri" w:cs="Calibri"/>
                      <w:color w:val="000000"/>
                      <w:sz w:val="22"/>
                      <w:szCs w:val="22"/>
                    </w:rPr>
                  </w:rPrChange>
                </w:rPr>
                <w:t>13</w:t>
              </w:r>
            </w:ins>
          </w:p>
        </w:tc>
        <w:tc>
          <w:tcPr>
            <w:tcW w:w="960" w:type="dxa"/>
            <w:noWrap/>
            <w:hideMark/>
            <w:tcPrChange w:id="53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396" w:author="Nick.Tolimieri [2]" w:date="2022-09-09T12:38:00Z"/>
                <w:rFonts w:asciiTheme="minorHAnsi" w:eastAsiaTheme="minorHAnsi" w:hAnsiTheme="minorHAnsi" w:cstheme="minorBidi"/>
                <w:sz w:val="22"/>
                <w:szCs w:val="22"/>
                <w:rPrChange w:id="5397" w:author="Nick.Tolimieri [2]" w:date="2022-09-09T12:38:00Z">
                  <w:rPr>
                    <w:ins w:id="5398" w:author="Nick.Tolimieri [2]" w:date="2022-09-09T12:38:00Z"/>
                    <w:rFonts w:ascii="Calibri" w:hAnsi="Calibri" w:cs="Calibri"/>
                    <w:color w:val="000000"/>
                    <w:sz w:val="22"/>
                    <w:szCs w:val="22"/>
                  </w:rPr>
                </w:rPrChange>
              </w:rPr>
              <w:pPrChange w:id="5399" w:author="Nick.Tolimieri [2]" w:date="2022-09-09T12:38:00Z">
                <w:pPr>
                  <w:jc w:val="right"/>
                </w:pPr>
              </w:pPrChange>
            </w:pPr>
            <w:ins w:id="5400" w:author="Nick.Tolimieri [2]" w:date="2022-09-09T12:38:00Z">
              <w:r w:rsidRPr="001255CF">
                <w:rPr>
                  <w:rFonts w:asciiTheme="minorHAnsi" w:eastAsiaTheme="minorHAnsi" w:hAnsiTheme="minorHAnsi" w:cstheme="minorBidi"/>
                  <w:sz w:val="22"/>
                  <w:szCs w:val="22"/>
                  <w:rPrChange w:id="5401" w:author="Nick.Tolimieri [2]" w:date="2022-09-09T12:38:00Z">
                    <w:rPr>
                      <w:rFonts w:ascii="Calibri" w:hAnsi="Calibri" w:cs="Calibri"/>
                      <w:color w:val="000000"/>
                      <w:sz w:val="22"/>
                      <w:szCs w:val="22"/>
                    </w:rPr>
                  </w:rPrChange>
                </w:rPr>
                <w:t>13</w:t>
              </w:r>
            </w:ins>
          </w:p>
        </w:tc>
        <w:tc>
          <w:tcPr>
            <w:tcW w:w="960" w:type="dxa"/>
            <w:noWrap/>
            <w:hideMark/>
            <w:tcPrChange w:id="54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03" w:author="Nick.Tolimieri [2]" w:date="2022-09-09T12:38:00Z"/>
                <w:rFonts w:asciiTheme="minorHAnsi" w:eastAsiaTheme="minorHAnsi" w:hAnsiTheme="minorHAnsi" w:cstheme="minorBidi"/>
                <w:sz w:val="22"/>
                <w:szCs w:val="22"/>
                <w:rPrChange w:id="5404" w:author="Nick.Tolimieri [2]" w:date="2022-09-09T12:38:00Z">
                  <w:rPr>
                    <w:ins w:id="5405" w:author="Nick.Tolimieri [2]" w:date="2022-09-09T12:38:00Z"/>
                    <w:rFonts w:ascii="Calibri" w:hAnsi="Calibri" w:cs="Calibri"/>
                    <w:color w:val="000000"/>
                    <w:sz w:val="22"/>
                    <w:szCs w:val="22"/>
                  </w:rPr>
                </w:rPrChange>
              </w:rPr>
              <w:pPrChange w:id="5406" w:author="Nick.Tolimieri [2]" w:date="2022-09-09T12:38:00Z">
                <w:pPr>
                  <w:jc w:val="right"/>
                </w:pPr>
              </w:pPrChange>
            </w:pPr>
            <w:ins w:id="5407" w:author="Nick.Tolimieri [2]" w:date="2022-09-09T12:38:00Z">
              <w:r w:rsidRPr="001255CF">
                <w:rPr>
                  <w:rFonts w:asciiTheme="minorHAnsi" w:eastAsiaTheme="minorHAnsi" w:hAnsiTheme="minorHAnsi" w:cstheme="minorBidi"/>
                  <w:sz w:val="22"/>
                  <w:szCs w:val="22"/>
                  <w:rPrChange w:id="5408" w:author="Nick.Tolimieri [2]" w:date="2022-09-09T12:38:00Z">
                    <w:rPr>
                      <w:rFonts w:ascii="Calibri" w:hAnsi="Calibri" w:cs="Calibri"/>
                      <w:color w:val="000000"/>
                      <w:sz w:val="22"/>
                      <w:szCs w:val="22"/>
                    </w:rPr>
                  </w:rPrChange>
                </w:rPr>
                <w:t>13</w:t>
              </w:r>
            </w:ins>
          </w:p>
        </w:tc>
        <w:tc>
          <w:tcPr>
            <w:tcW w:w="960" w:type="dxa"/>
            <w:noWrap/>
            <w:hideMark/>
            <w:tcPrChange w:id="54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10" w:author="Nick.Tolimieri [2]" w:date="2022-09-09T12:38:00Z"/>
                <w:rFonts w:asciiTheme="minorHAnsi" w:eastAsiaTheme="minorHAnsi" w:hAnsiTheme="minorHAnsi" w:cstheme="minorBidi"/>
                <w:sz w:val="22"/>
                <w:szCs w:val="22"/>
                <w:rPrChange w:id="5411" w:author="Nick.Tolimieri [2]" w:date="2022-09-09T12:38:00Z">
                  <w:rPr>
                    <w:ins w:id="5412" w:author="Nick.Tolimieri [2]" w:date="2022-09-09T12:38:00Z"/>
                    <w:rFonts w:ascii="Calibri" w:hAnsi="Calibri" w:cs="Calibri"/>
                    <w:color w:val="000000"/>
                    <w:sz w:val="22"/>
                    <w:szCs w:val="22"/>
                  </w:rPr>
                </w:rPrChange>
              </w:rPr>
              <w:pPrChange w:id="5413" w:author="Nick.Tolimieri [2]" w:date="2022-09-09T12:38:00Z">
                <w:pPr>
                  <w:jc w:val="right"/>
                </w:pPr>
              </w:pPrChange>
            </w:pPr>
            <w:ins w:id="5414" w:author="Nick.Tolimieri [2]" w:date="2022-09-09T12:38:00Z">
              <w:r w:rsidRPr="001255CF">
                <w:rPr>
                  <w:rFonts w:asciiTheme="minorHAnsi" w:eastAsiaTheme="minorHAnsi" w:hAnsiTheme="minorHAnsi" w:cstheme="minorBidi"/>
                  <w:sz w:val="22"/>
                  <w:szCs w:val="22"/>
                  <w:rPrChange w:id="5415" w:author="Nick.Tolimieri [2]" w:date="2022-09-09T12:38:00Z">
                    <w:rPr>
                      <w:rFonts w:ascii="Calibri" w:hAnsi="Calibri" w:cs="Calibri"/>
                      <w:color w:val="000000"/>
                      <w:sz w:val="22"/>
                      <w:szCs w:val="22"/>
                    </w:rPr>
                  </w:rPrChange>
                </w:rPr>
                <w:t>1.55</w:t>
              </w:r>
            </w:ins>
          </w:p>
        </w:tc>
        <w:tc>
          <w:tcPr>
            <w:tcW w:w="960" w:type="dxa"/>
            <w:noWrap/>
            <w:hideMark/>
            <w:tcPrChange w:id="54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17" w:author="Nick.Tolimieri [2]" w:date="2022-09-09T12:38:00Z"/>
                <w:rFonts w:asciiTheme="minorHAnsi" w:eastAsiaTheme="minorHAnsi" w:hAnsiTheme="minorHAnsi" w:cstheme="minorBidi"/>
                <w:sz w:val="22"/>
                <w:szCs w:val="22"/>
                <w:rPrChange w:id="5418" w:author="Nick.Tolimieri [2]" w:date="2022-09-09T12:38:00Z">
                  <w:rPr>
                    <w:ins w:id="5419" w:author="Nick.Tolimieri [2]" w:date="2022-09-09T12:38:00Z"/>
                    <w:rFonts w:ascii="Calibri" w:hAnsi="Calibri" w:cs="Calibri"/>
                    <w:color w:val="000000"/>
                    <w:sz w:val="22"/>
                    <w:szCs w:val="22"/>
                  </w:rPr>
                </w:rPrChange>
              </w:rPr>
              <w:pPrChange w:id="5420" w:author="Nick.Tolimieri [2]" w:date="2022-09-09T12:38:00Z">
                <w:pPr>
                  <w:jc w:val="right"/>
                </w:pPr>
              </w:pPrChange>
            </w:pPr>
            <w:ins w:id="5421" w:author="Nick.Tolimieri [2]" w:date="2022-09-09T12:38:00Z">
              <w:r w:rsidRPr="001255CF">
                <w:rPr>
                  <w:rFonts w:asciiTheme="minorHAnsi" w:eastAsiaTheme="minorHAnsi" w:hAnsiTheme="minorHAnsi" w:cstheme="minorBidi"/>
                  <w:sz w:val="22"/>
                  <w:szCs w:val="22"/>
                  <w:rPrChange w:id="5422" w:author="Nick.Tolimieri [2]" w:date="2022-09-09T12:38:00Z">
                    <w:rPr>
                      <w:rFonts w:ascii="Calibri" w:hAnsi="Calibri" w:cs="Calibri"/>
                      <w:color w:val="000000"/>
                      <w:sz w:val="22"/>
                      <w:szCs w:val="22"/>
                    </w:rPr>
                  </w:rPrChange>
                </w:rPr>
                <w:t>0.24</w:t>
              </w:r>
            </w:ins>
          </w:p>
        </w:tc>
      </w:tr>
      <w:tr w:rsidR="001255CF" w:rsidRPr="001255CF" w:rsidTr="001255CF">
        <w:trPr>
          <w:divId w:val="1429738465"/>
          <w:trHeight w:val="300"/>
          <w:ins w:id="5423" w:author="Nick.Tolimieri [2]" w:date="2022-09-09T12:38:00Z"/>
          <w:trPrChange w:id="5424" w:author="Nick.Tolimieri [2]" w:date="2022-09-09T12:38:00Z">
            <w:trPr>
              <w:divId w:val="1429738465"/>
              <w:trHeight w:val="300"/>
            </w:trPr>
          </w:trPrChange>
        </w:trPr>
        <w:tc>
          <w:tcPr>
            <w:tcW w:w="960" w:type="dxa"/>
            <w:noWrap/>
            <w:hideMark/>
            <w:tcPrChange w:id="54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26" w:author="Nick.Tolimieri [2]" w:date="2022-09-09T12:38:00Z"/>
                <w:rFonts w:asciiTheme="minorHAnsi" w:eastAsiaTheme="minorHAnsi" w:hAnsiTheme="minorHAnsi" w:cstheme="minorBidi"/>
                <w:sz w:val="22"/>
                <w:szCs w:val="22"/>
                <w:rPrChange w:id="5427" w:author="Nick.Tolimieri [2]" w:date="2022-09-09T12:38:00Z">
                  <w:rPr>
                    <w:ins w:id="5428" w:author="Nick.Tolimieri [2]" w:date="2022-09-09T12:38:00Z"/>
                    <w:rFonts w:ascii="Calibri" w:hAnsi="Calibri" w:cs="Calibri"/>
                    <w:color w:val="000000"/>
                    <w:sz w:val="22"/>
                    <w:szCs w:val="22"/>
                  </w:rPr>
                </w:rPrChange>
              </w:rPr>
              <w:pPrChange w:id="5429" w:author="Nick.Tolimieri [2]" w:date="2022-09-09T12:38:00Z">
                <w:pPr/>
              </w:pPrChange>
            </w:pPr>
            <w:ins w:id="5430" w:author="Nick.Tolimieri [2]" w:date="2022-09-09T12:38:00Z">
              <w:r w:rsidRPr="001255CF">
                <w:rPr>
                  <w:rFonts w:asciiTheme="minorHAnsi" w:eastAsiaTheme="minorHAnsi" w:hAnsiTheme="minorHAnsi" w:cstheme="minorBidi"/>
                  <w:sz w:val="22"/>
                  <w:szCs w:val="22"/>
                  <w:rPrChange w:id="5431" w:author="Nick.Tolimieri [2]" w:date="2022-09-09T12:38:00Z">
                    <w:rPr>
                      <w:rFonts w:ascii="Calibri" w:hAnsi="Calibri" w:cs="Calibri"/>
                      <w:color w:val="000000"/>
                      <w:sz w:val="22"/>
                      <w:szCs w:val="22"/>
                    </w:rPr>
                  </w:rPrChange>
                </w:rPr>
                <w:t>Tatoosh Is. &amp; Neah B.</w:t>
              </w:r>
            </w:ins>
          </w:p>
        </w:tc>
        <w:tc>
          <w:tcPr>
            <w:tcW w:w="960" w:type="dxa"/>
            <w:noWrap/>
            <w:hideMark/>
            <w:tcPrChange w:id="54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33" w:author="Nick.Tolimieri [2]" w:date="2022-09-09T12:38:00Z"/>
                <w:rFonts w:asciiTheme="minorHAnsi" w:eastAsiaTheme="minorHAnsi" w:hAnsiTheme="minorHAnsi" w:cstheme="minorBidi"/>
                <w:sz w:val="22"/>
                <w:szCs w:val="22"/>
                <w:rPrChange w:id="5434" w:author="Nick.Tolimieri [2]" w:date="2022-09-09T12:38:00Z">
                  <w:rPr>
                    <w:ins w:id="5435" w:author="Nick.Tolimieri [2]" w:date="2022-09-09T12:38:00Z"/>
                    <w:rFonts w:ascii="Calibri" w:hAnsi="Calibri" w:cs="Calibri"/>
                    <w:color w:val="000000"/>
                    <w:sz w:val="22"/>
                    <w:szCs w:val="22"/>
                  </w:rPr>
                </w:rPrChange>
              </w:rPr>
              <w:pPrChange w:id="5436" w:author="Nick.Tolimieri [2]" w:date="2022-09-09T12:38:00Z">
                <w:pPr>
                  <w:jc w:val="right"/>
                </w:pPr>
              </w:pPrChange>
            </w:pPr>
            <w:ins w:id="5437" w:author="Nick.Tolimieri [2]" w:date="2022-09-09T12:38:00Z">
              <w:r w:rsidRPr="001255CF">
                <w:rPr>
                  <w:rFonts w:asciiTheme="minorHAnsi" w:eastAsiaTheme="minorHAnsi" w:hAnsiTheme="minorHAnsi" w:cstheme="minorBidi"/>
                  <w:sz w:val="22"/>
                  <w:szCs w:val="22"/>
                  <w:rPrChange w:id="5438" w:author="Nick.Tolimieri [2]" w:date="2022-09-09T12:38:00Z">
                    <w:rPr>
                      <w:rFonts w:ascii="Calibri" w:hAnsi="Calibri" w:cs="Calibri"/>
                      <w:color w:val="000000"/>
                      <w:sz w:val="22"/>
                      <w:szCs w:val="22"/>
                    </w:rPr>
                  </w:rPrChange>
                </w:rPr>
                <w:t>2003</w:t>
              </w:r>
            </w:ins>
          </w:p>
        </w:tc>
        <w:tc>
          <w:tcPr>
            <w:tcW w:w="960" w:type="dxa"/>
            <w:noWrap/>
            <w:hideMark/>
            <w:tcPrChange w:id="54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40" w:author="Nick.Tolimieri [2]" w:date="2022-09-09T12:38:00Z"/>
                <w:rFonts w:asciiTheme="minorHAnsi" w:eastAsiaTheme="minorHAnsi" w:hAnsiTheme="minorHAnsi" w:cstheme="minorBidi"/>
                <w:sz w:val="22"/>
                <w:szCs w:val="22"/>
                <w:rPrChange w:id="5441" w:author="Nick.Tolimieri [2]" w:date="2022-09-09T12:38:00Z">
                  <w:rPr>
                    <w:ins w:id="5442" w:author="Nick.Tolimieri [2]" w:date="2022-09-09T12:38:00Z"/>
                    <w:rFonts w:ascii="Calibri" w:hAnsi="Calibri" w:cs="Calibri"/>
                    <w:color w:val="000000"/>
                    <w:sz w:val="22"/>
                    <w:szCs w:val="22"/>
                  </w:rPr>
                </w:rPrChange>
              </w:rPr>
              <w:pPrChange w:id="5443" w:author="Nick.Tolimieri [2]" w:date="2022-09-09T12:38:00Z">
                <w:pPr>
                  <w:jc w:val="right"/>
                </w:pPr>
              </w:pPrChange>
            </w:pPr>
            <w:ins w:id="5444" w:author="Nick.Tolimieri [2]" w:date="2022-09-09T12:38:00Z">
              <w:r w:rsidRPr="001255CF">
                <w:rPr>
                  <w:rFonts w:asciiTheme="minorHAnsi" w:eastAsiaTheme="minorHAnsi" w:hAnsiTheme="minorHAnsi" w:cstheme="minorBidi"/>
                  <w:sz w:val="22"/>
                  <w:szCs w:val="22"/>
                  <w:rPrChange w:id="5445" w:author="Nick.Tolimieri [2]" w:date="2022-09-09T12:38:00Z">
                    <w:rPr>
                      <w:rFonts w:ascii="Calibri" w:hAnsi="Calibri" w:cs="Calibri"/>
                      <w:color w:val="000000"/>
                      <w:sz w:val="22"/>
                      <w:szCs w:val="22"/>
                    </w:rPr>
                  </w:rPrChange>
                </w:rPr>
                <w:t>0</w:t>
              </w:r>
            </w:ins>
          </w:p>
        </w:tc>
        <w:tc>
          <w:tcPr>
            <w:tcW w:w="960" w:type="dxa"/>
            <w:noWrap/>
            <w:hideMark/>
            <w:tcPrChange w:id="54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47" w:author="Nick.Tolimieri [2]" w:date="2022-09-09T12:38:00Z"/>
                <w:rFonts w:asciiTheme="minorHAnsi" w:eastAsiaTheme="minorHAnsi" w:hAnsiTheme="minorHAnsi" w:cstheme="minorBidi"/>
                <w:sz w:val="22"/>
                <w:szCs w:val="22"/>
                <w:rPrChange w:id="5448" w:author="Nick.Tolimieri [2]" w:date="2022-09-09T12:38:00Z">
                  <w:rPr>
                    <w:ins w:id="5449" w:author="Nick.Tolimieri [2]" w:date="2022-09-09T12:38:00Z"/>
                    <w:rFonts w:ascii="Calibri" w:hAnsi="Calibri" w:cs="Calibri"/>
                    <w:color w:val="000000"/>
                    <w:sz w:val="22"/>
                    <w:szCs w:val="22"/>
                  </w:rPr>
                </w:rPrChange>
              </w:rPr>
              <w:pPrChange w:id="5450" w:author="Nick.Tolimieri [2]" w:date="2022-09-09T12:38:00Z">
                <w:pPr>
                  <w:jc w:val="right"/>
                </w:pPr>
              </w:pPrChange>
            </w:pPr>
            <w:ins w:id="5451" w:author="Nick.Tolimieri [2]" w:date="2022-09-09T12:38:00Z">
              <w:r w:rsidRPr="001255CF">
                <w:rPr>
                  <w:rFonts w:asciiTheme="minorHAnsi" w:eastAsiaTheme="minorHAnsi" w:hAnsiTheme="minorHAnsi" w:cstheme="minorBidi"/>
                  <w:sz w:val="22"/>
                  <w:szCs w:val="22"/>
                  <w:rPrChange w:id="5452" w:author="Nick.Tolimieri [2]" w:date="2022-09-09T12:38:00Z">
                    <w:rPr>
                      <w:rFonts w:ascii="Calibri" w:hAnsi="Calibri" w:cs="Calibri"/>
                      <w:color w:val="000000"/>
                      <w:sz w:val="22"/>
                      <w:szCs w:val="22"/>
                    </w:rPr>
                  </w:rPrChange>
                </w:rPr>
                <w:t>31</w:t>
              </w:r>
            </w:ins>
          </w:p>
        </w:tc>
        <w:tc>
          <w:tcPr>
            <w:tcW w:w="960" w:type="dxa"/>
            <w:noWrap/>
            <w:hideMark/>
            <w:tcPrChange w:id="54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54" w:author="Nick.Tolimieri [2]" w:date="2022-09-09T12:38:00Z"/>
                <w:rFonts w:asciiTheme="minorHAnsi" w:eastAsiaTheme="minorHAnsi" w:hAnsiTheme="minorHAnsi" w:cstheme="minorBidi"/>
                <w:sz w:val="22"/>
                <w:szCs w:val="22"/>
                <w:rPrChange w:id="5455" w:author="Nick.Tolimieri [2]" w:date="2022-09-09T12:38:00Z">
                  <w:rPr>
                    <w:ins w:id="5456" w:author="Nick.Tolimieri [2]" w:date="2022-09-09T12:38:00Z"/>
                    <w:rFonts w:ascii="Calibri" w:hAnsi="Calibri" w:cs="Calibri"/>
                    <w:color w:val="000000"/>
                    <w:sz w:val="22"/>
                    <w:szCs w:val="22"/>
                  </w:rPr>
                </w:rPrChange>
              </w:rPr>
              <w:pPrChange w:id="5457" w:author="Nick.Tolimieri [2]" w:date="2022-09-09T12:38:00Z">
                <w:pPr>
                  <w:jc w:val="right"/>
                </w:pPr>
              </w:pPrChange>
            </w:pPr>
            <w:ins w:id="5458" w:author="Nick.Tolimieri [2]" w:date="2022-09-09T12:38:00Z">
              <w:r w:rsidRPr="001255CF">
                <w:rPr>
                  <w:rFonts w:asciiTheme="minorHAnsi" w:eastAsiaTheme="minorHAnsi" w:hAnsiTheme="minorHAnsi" w:cstheme="minorBidi"/>
                  <w:sz w:val="22"/>
                  <w:szCs w:val="22"/>
                  <w:rPrChange w:id="5459" w:author="Nick.Tolimieri [2]" w:date="2022-09-09T12:38:00Z">
                    <w:rPr>
                      <w:rFonts w:ascii="Calibri" w:hAnsi="Calibri" w:cs="Calibri"/>
                      <w:color w:val="000000"/>
                      <w:sz w:val="22"/>
                      <w:szCs w:val="22"/>
                    </w:rPr>
                  </w:rPrChange>
                </w:rPr>
                <w:t>3</w:t>
              </w:r>
            </w:ins>
          </w:p>
        </w:tc>
        <w:tc>
          <w:tcPr>
            <w:tcW w:w="960" w:type="dxa"/>
            <w:noWrap/>
            <w:hideMark/>
            <w:tcPrChange w:id="54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61" w:author="Nick.Tolimieri [2]" w:date="2022-09-09T12:38:00Z"/>
                <w:rFonts w:asciiTheme="minorHAnsi" w:eastAsiaTheme="minorHAnsi" w:hAnsiTheme="minorHAnsi" w:cstheme="minorBidi"/>
                <w:sz w:val="22"/>
                <w:szCs w:val="22"/>
                <w:rPrChange w:id="5462" w:author="Nick.Tolimieri [2]" w:date="2022-09-09T12:38:00Z">
                  <w:rPr>
                    <w:ins w:id="5463" w:author="Nick.Tolimieri [2]" w:date="2022-09-09T12:38:00Z"/>
                    <w:rFonts w:ascii="Calibri" w:hAnsi="Calibri" w:cs="Calibri"/>
                    <w:color w:val="000000"/>
                    <w:sz w:val="22"/>
                    <w:szCs w:val="22"/>
                  </w:rPr>
                </w:rPrChange>
              </w:rPr>
              <w:pPrChange w:id="5464" w:author="Nick.Tolimieri [2]" w:date="2022-09-09T12:38:00Z">
                <w:pPr>
                  <w:jc w:val="right"/>
                </w:pPr>
              </w:pPrChange>
            </w:pPr>
            <w:ins w:id="5465" w:author="Nick.Tolimieri [2]" w:date="2022-09-09T12:38:00Z">
              <w:r w:rsidRPr="001255CF">
                <w:rPr>
                  <w:rFonts w:asciiTheme="minorHAnsi" w:eastAsiaTheme="minorHAnsi" w:hAnsiTheme="minorHAnsi" w:cstheme="minorBidi"/>
                  <w:sz w:val="22"/>
                  <w:szCs w:val="22"/>
                  <w:rPrChange w:id="5466" w:author="Nick.Tolimieri [2]" w:date="2022-09-09T12:38:00Z">
                    <w:rPr>
                      <w:rFonts w:ascii="Calibri" w:hAnsi="Calibri" w:cs="Calibri"/>
                      <w:color w:val="000000"/>
                      <w:sz w:val="22"/>
                      <w:szCs w:val="22"/>
                    </w:rPr>
                  </w:rPrChange>
                </w:rPr>
                <w:t>23</w:t>
              </w:r>
            </w:ins>
          </w:p>
        </w:tc>
        <w:tc>
          <w:tcPr>
            <w:tcW w:w="960" w:type="dxa"/>
            <w:noWrap/>
            <w:hideMark/>
            <w:tcPrChange w:id="54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68" w:author="Nick.Tolimieri [2]" w:date="2022-09-09T12:38:00Z"/>
                <w:rFonts w:asciiTheme="minorHAnsi" w:eastAsiaTheme="minorHAnsi" w:hAnsiTheme="minorHAnsi" w:cstheme="minorBidi"/>
                <w:sz w:val="22"/>
                <w:szCs w:val="22"/>
                <w:rPrChange w:id="5469" w:author="Nick.Tolimieri [2]" w:date="2022-09-09T12:38:00Z">
                  <w:rPr>
                    <w:ins w:id="5470" w:author="Nick.Tolimieri [2]" w:date="2022-09-09T12:38:00Z"/>
                    <w:rFonts w:ascii="Calibri" w:hAnsi="Calibri" w:cs="Calibri"/>
                    <w:color w:val="000000"/>
                    <w:sz w:val="22"/>
                    <w:szCs w:val="22"/>
                  </w:rPr>
                </w:rPrChange>
              </w:rPr>
              <w:pPrChange w:id="5471" w:author="Nick.Tolimieri [2]" w:date="2022-09-09T12:38:00Z">
                <w:pPr>
                  <w:jc w:val="right"/>
                </w:pPr>
              </w:pPrChange>
            </w:pPr>
            <w:ins w:id="5472" w:author="Nick.Tolimieri [2]" w:date="2022-09-09T12:38:00Z">
              <w:r w:rsidRPr="001255CF">
                <w:rPr>
                  <w:rFonts w:asciiTheme="minorHAnsi" w:eastAsiaTheme="minorHAnsi" w:hAnsiTheme="minorHAnsi" w:cstheme="minorBidi"/>
                  <w:sz w:val="22"/>
                  <w:szCs w:val="22"/>
                  <w:rPrChange w:id="5473" w:author="Nick.Tolimieri [2]" w:date="2022-09-09T12:38:00Z">
                    <w:rPr>
                      <w:rFonts w:ascii="Calibri" w:hAnsi="Calibri" w:cs="Calibri"/>
                      <w:color w:val="000000"/>
                      <w:sz w:val="22"/>
                      <w:szCs w:val="22"/>
                    </w:rPr>
                  </w:rPrChange>
                </w:rPr>
                <w:t>5</w:t>
              </w:r>
            </w:ins>
          </w:p>
        </w:tc>
        <w:tc>
          <w:tcPr>
            <w:tcW w:w="960" w:type="dxa"/>
            <w:noWrap/>
            <w:hideMark/>
            <w:tcPrChange w:id="54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75" w:author="Nick.Tolimieri [2]" w:date="2022-09-09T12:38:00Z"/>
                <w:rFonts w:asciiTheme="minorHAnsi" w:eastAsiaTheme="minorHAnsi" w:hAnsiTheme="minorHAnsi" w:cstheme="minorBidi"/>
                <w:sz w:val="22"/>
                <w:szCs w:val="22"/>
                <w:rPrChange w:id="5476" w:author="Nick.Tolimieri [2]" w:date="2022-09-09T12:38:00Z">
                  <w:rPr>
                    <w:ins w:id="5477" w:author="Nick.Tolimieri [2]" w:date="2022-09-09T12:38:00Z"/>
                    <w:rFonts w:ascii="Calibri" w:hAnsi="Calibri" w:cs="Calibri"/>
                    <w:color w:val="000000"/>
                    <w:sz w:val="22"/>
                    <w:szCs w:val="22"/>
                  </w:rPr>
                </w:rPrChange>
              </w:rPr>
              <w:pPrChange w:id="5478" w:author="Nick.Tolimieri [2]" w:date="2022-09-09T12:38:00Z">
                <w:pPr>
                  <w:jc w:val="right"/>
                </w:pPr>
              </w:pPrChange>
            </w:pPr>
            <w:ins w:id="5479" w:author="Nick.Tolimieri [2]" w:date="2022-09-09T12:38:00Z">
              <w:r w:rsidRPr="001255CF">
                <w:rPr>
                  <w:rFonts w:asciiTheme="minorHAnsi" w:eastAsiaTheme="minorHAnsi" w:hAnsiTheme="minorHAnsi" w:cstheme="minorBidi"/>
                  <w:sz w:val="22"/>
                  <w:szCs w:val="22"/>
                  <w:rPrChange w:id="5480" w:author="Nick.Tolimieri [2]" w:date="2022-09-09T12:38:00Z">
                    <w:rPr>
                      <w:rFonts w:ascii="Calibri" w:hAnsi="Calibri" w:cs="Calibri"/>
                      <w:color w:val="000000"/>
                      <w:sz w:val="22"/>
                      <w:szCs w:val="22"/>
                    </w:rPr>
                  </w:rPrChange>
                </w:rPr>
                <w:t>10</w:t>
              </w:r>
            </w:ins>
          </w:p>
        </w:tc>
        <w:tc>
          <w:tcPr>
            <w:tcW w:w="960" w:type="dxa"/>
            <w:noWrap/>
            <w:hideMark/>
            <w:tcPrChange w:id="54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82" w:author="Nick.Tolimieri [2]" w:date="2022-09-09T12:38:00Z"/>
                <w:rFonts w:asciiTheme="minorHAnsi" w:eastAsiaTheme="minorHAnsi" w:hAnsiTheme="minorHAnsi" w:cstheme="minorBidi"/>
                <w:sz w:val="22"/>
                <w:szCs w:val="22"/>
                <w:rPrChange w:id="5483" w:author="Nick.Tolimieri [2]" w:date="2022-09-09T12:38:00Z">
                  <w:rPr>
                    <w:ins w:id="5484" w:author="Nick.Tolimieri [2]" w:date="2022-09-09T12:38:00Z"/>
                    <w:rFonts w:ascii="Calibri" w:hAnsi="Calibri" w:cs="Calibri"/>
                    <w:color w:val="000000"/>
                    <w:sz w:val="22"/>
                    <w:szCs w:val="22"/>
                  </w:rPr>
                </w:rPrChange>
              </w:rPr>
              <w:pPrChange w:id="5485" w:author="Nick.Tolimieri [2]" w:date="2022-09-09T12:38:00Z">
                <w:pPr>
                  <w:jc w:val="right"/>
                </w:pPr>
              </w:pPrChange>
            </w:pPr>
            <w:ins w:id="5486" w:author="Nick.Tolimieri [2]" w:date="2022-09-09T12:38:00Z">
              <w:r w:rsidRPr="001255CF">
                <w:rPr>
                  <w:rFonts w:asciiTheme="minorHAnsi" w:eastAsiaTheme="minorHAnsi" w:hAnsiTheme="minorHAnsi" w:cstheme="minorBidi"/>
                  <w:sz w:val="22"/>
                  <w:szCs w:val="22"/>
                  <w:rPrChange w:id="5487" w:author="Nick.Tolimieri [2]" w:date="2022-09-09T12:38:00Z">
                    <w:rPr>
                      <w:rFonts w:ascii="Calibri" w:hAnsi="Calibri" w:cs="Calibri"/>
                      <w:color w:val="000000"/>
                      <w:sz w:val="22"/>
                      <w:szCs w:val="22"/>
                    </w:rPr>
                  </w:rPrChange>
                </w:rPr>
                <w:t>1.67</w:t>
              </w:r>
            </w:ins>
          </w:p>
        </w:tc>
        <w:tc>
          <w:tcPr>
            <w:tcW w:w="960" w:type="dxa"/>
            <w:noWrap/>
            <w:hideMark/>
            <w:tcPrChange w:id="54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89" w:author="Nick.Tolimieri [2]" w:date="2022-09-09T12:38:00Z"/>
                <w:rFonts w:asciiTheme="minorHAnsi" w:eastAsiaTheme="minorHAnsi" w:hAnsiTheme="minorHAnsi" w:cstheme="minorBidi"/>
                <w:sz w:val="22"/>
                <w:szCs w:val="22"/>
                <w:rPrChange w:id="5490" w:author="Nick.Tolimieri [2]" w:date="2022-09-09T12:38:00Z">
                  <w:rPr>
                    <w:ins w:id="5491" w:author="Nick.Tolimieri [2]" w:date="2022-09-09T12:38:00Z"/>
                    <w:rFonts w:ascii="Calibri" w:hAnsi="Calibri" w:cs="Calibri"/>
                    <w:color w:val="000000"/>
                    <w:sz w:val="22"/>
                    <w:szCs w:val="22"/>
                  </w:rPr>
                </w:rPrChange>
              </w:rPr>
              <w:pPrChange w:id="5492" w:author="Nick.Tolimieri [2]" w:date="2022-09-09T12:38:00Z">
                <w:pPr>
                  <w:jc w:val="right"/>
                </w:pPr>
              </w:pPrChange>
            </w:pPr>
            <w:ins w:id="5493" w:author="Nick.Tolimieri [2]" w:date="2022-09-09T12:38:00Z">
              <w:r w:rsidRPr="001255CF">
                <w:rPr>
                  <w:rFonts w:asciiTheme="minorHAnsi" w:eastAsiaTheme="minorHAnsi" w:hAnsiTheme="minorHAnsi" w:cstheme="minorBidi"/>
                  <w:sz w:val="22"/>
                  <w:szCs w:val="22"/>
                  <w:rPrChange w:id="5494" w:author="Nick.Tolimieri [2]" w:date="2022-09-09T12:38:00Z">
                    <w:rPr>
                      <w:rFonts w:ascii="Calibri" w:hAnsi="Calibri" w:cs="Calibri"/>
                      <w:color w:val="000000"/>
                      <w:sz w:val="22"/>
                      <w:szCs w:val="22"/>
                    </w:rPr>
                  </w:rPrChange>
                </w:rPr>
                <w:t>0.27</w:t>
              </w:r>
            </w:ins>
          </w:p>
        </w:tc>
      </w:tr>
      <w:tr w:rsidR="001255CF" w:rsidRPr="001255CF" w:rsidTr="001255CF">
        <w:trPr>
          <w:divId w:val="1429738465"/>
          <w:trHeight w:val="300"/>
          <w:ins w:id="5495" w:author="Nick.Tolimieri [2]" w:date="2022-09-09T12:38:00Z"/>
          <w:trPrChange w:id="5496" w:author="Nick.Tolimieri [2]" w:date="2022-09-09T12:38:00Z">
            <w:trPr>
              <w:divId w:val="1429738465"/>
              <w:trHeight w:val="300"/>
            </w:trPr>
          </w:trPrChange>
        </w:trPr>
        <w:tc>
          <w:tcPr>
            <w:tcW w:w="960" w:type="dxa"/>
            <w:noWrap/>
            <w:hideMark/>
            <w:tcPrChange w:id="54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498" w:author="Nick.Tolimieri [2]" w:date="2022-09-09T12:38:00Z"/>
                <w:rFonts w:asciiTheme="minorHAnsi" w:eastAsiaTheme="minorHAnsi" w:hAnsiTheme="minorHAnsi" w:cstheme="minorBidi"/>
                <w:sz w:val="22"/>
                <w:szCs w:val="22"/>
                <w:rPrChange w:id="5499" w:author="Nick.Tolimieri [2]" w:date="2022-09-09T12:38:00Z">
                  <w:rPr>
                    <w:ins w:id="5500" w:author="Nick.Tolimieri [2]" w:date="2022-09-09T12:38:00Z"/>
                    <w:rFonts w:ascii="Calibri" w:hAnsi="Calibri" w:cs="Calibri"/>
                    <w:color w:val="000000"/>
                    <w:sz w:val="22"/>
                    <w:szCs w:val="22"/>
                  </w:rPr>
                </w:rPrChange>
              </w:rPr>
              <w:pPrChange w:id="5501" w:author="Nick.Tolimieri [2]" w:date="2022-09-09T12:38:00Z">
                <w:pPr/>
              </w:pPrChange>
            </w:pPr>
            <w:ins w:id="5502" w:author="Nick.Tolimieri [2]" w:date="2022-09-09T12:38:00Z">
              <w:r w:rsidRPr="001255CF">
                <w:rPr>
                  <w:rFonts w:asciiTheme="minorHAnsi" w:eastAsiaTheme="minorHAnsi" w:hAnsiTheme="minorHAnsi" w:cstheme="minorBidi"/>
                  <w:sz w:val="22"/>
                  <w:szCs w:val="22"/>
                  <w:rPrChange w:id="5503" w:author="Nick.Tolimieri [2]" w:date="2022-09-09T12:38:00Z">
                    <w:rPr>
                      <w:rFonts w:ascii="Calibri" w:hAnsi="Calibri" w:cs="Calibri"/>
                      <w:color w:val="000000"/>
                      <w:sz w:val="22"/>
                      <w:szCs w:val="22"/>
                    </w:rPr>
                  </w:rPrChange>
                </w:rPr>
                <w:t>Tatoosh Is. &amp; Neah B.</w:t>
              </w:r>
            </w:ins>
          </w:p>
        </w:tc>
        <w:tc>
          <w:tcPr>
            <w:tcW w:w="960" w:type="dxa"/>
            <w:noWrap/>
            <w:hideMark/>
            <w:tcPrChange w:id="55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05" w:author="Nick.Tolimieri [2]" w:date="2022-09-09T12:38:00Z"/>
                <w:rFonts w:asciiTheme="minorHAnsi" w:eastAsiaTheme="minorHAnsi" w:hAnsiTheme="minorHAnsi" w:cstheme="minorBidi"/>
                <w:sz w:val="22"/>
                <w:szCs w:val="22"/>
                <w:rPrChange w:id="5506" w:author="Nick.Tolimieri [2]" w:date="2022-09-09T12:38:00Z">
                  <w:rPr>
                    <w:ins w:id="5507" w:author="Nick.Tolimieri [2]" w:date="2022-09-09T12:38:00Z"/>
                    <w:rFonts w:ascii="Calibri" w:hAnsi="Calibri" w:cs="Calibri"/>
                    <w:color w:val="000000"/>
                    <w:sz w:val="22"/>
                    <w:szCs w:val="22"/>
                  </w:rPr>
                </w:rPrChange>
              </w:rPr>
              <w:pPrChange w:id="5508" w:author="Nick.Tolimieri [2]" w:date="2022-09-09T12:38:00Z">
                <w:pPr>
                  <w:jc w:val="right"/>
                </w:pPr>
              </w:pPrChange>
            </w:pPr>
            <w:ins w:id="5509" w:author="Nick.Tolimieri [2]" w:date="2022-09-09T12:38:00Z">
              <w:r w:rsidRPr="001255CF">
                <w:rPr>
                  <w:rFonts w:asciiTheme="minorHAnsi" w:eastAsiaTheme="minorHAnsi" w:hAnsiTheme="minorHAnsi" w:cstheme="minorBidi"/>
                  <w:sz w:val="22"/>
                  <w:szCs w:val="22"/>
                  <w:rPrChange w:id="5510" w:author="Nick.Tolimieri [2]" w:date="2022-09-09T12:38:00Z">
                    <w:rPr>
                      <w:rFonts w:ascii="Calibri" w:hAnsi="Calibri" w:cs="Calibri"/>
                      <w:color w:val="000000"/>
                      <w:sz w:val="22"/>
                      <w:szCs w:val="22"/>
                    </w:rPr>
                  </w:rPrChange>
                </w:rPr>
                <w:t>2004</w:t>
              </w:r>
            </w:ins>
          </w:p>
        </w:tc>
        <w:tc>
          <w:tcPr>
            <w:tcW w:w="960" w:type="dxa"/>
            <w:noWrap/>
            <w:hideMark/>
            <w:tcPrChange w:id="55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12" w:author="Nick.Tolimieri [2]" w:date="2022-09-09T12:38:00Z"/>
                <w:rFonts w:asciiTheme="minorHAnsi" w:eastAsiaTheme="minorHAnsi" w:hAnsiTheme="minorHAnsi" w:cstheme="minorBidi"/>
                <w:sz w:val="22"/>
                <w:szCs w:val="22"/>
                <w:rPrChange w:id="5513" w:author="Nick.Tolimieri [2]" w:date="2022-09-09T12:38:00Z">
                  <w:rPr>
                    <w:ins w:id="5514" w:author="Nick.Tolimieri [2]" w:date="2022-09-09T12:38:00Z"/>
                    <w:rFonts w:ascii="Calibri" w:hAnsi="Calibri" w:cs="Calibri"/>
                    <w:color w:val="000000"/>
                    <w:sz w:val="22"/>
                    <w:szCs w:val="22"/>
                  </w:rPr>
                </w:rPrChange>
              </w:rPr>
              <w:pPrChange w:id="5515" w:author="Nick.Tolimieri [2]" w:date="2022-09-09T12:38:00Z">
                <w:pPr>
                  <w:jc w:val="right"/>
                </w:pPr>
              </w:pPrChange>
            </w:pPr>
            <w:ins w:id="5516" w:author="Nick.Tolimieri [2]" w:date="2022-09-09T12:38:00Z">
              <w:r w:rsidRPr="001255CF">
                <w:rPr>
                  <w:rFonts w:asciiTheme="minorHAnsi" w:eastAsiaTheme="minorHAnsi" w:hAnsiTheme="minorHAnsi" w:cstheme="minorBidi"/>
                  <w:sz w:val="22"/>
                  <w:szCs w:val="22"/>
                  <w:rPrChange w:id="5517" w:author="Nick.Tolimieri [2]" w:date="2022-09-09T12:38:00Z">
                    <w:rPr>
                      <w:rFonts w:ascii="Calibri" w:hAnsi="Calibri" w:cs="Calibri"/>
                      <w:color w:val="000000"/>
                      <w:sz w:val="22"/>
                      <w:szCs w:val="22"/>
                    </w:rPr>
                  </w:rPrChange>
                </w:rPr>
                <w:t>0</w:t>
              </w:r>
            </w:ins>
          </w:p>
        </w:tc>
        <w:tc>
          <w:tcPr>
            <w:tcW w:w="960" w:type="dxa"/>
            <w:noWrap/>
            <w:hideMark/>
            <w:tcPrChange w:id="55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19" w:author="Nick.Tolimieri [2]" w:date="2022-09-09T12:38:00Z"/>
                <w:rFonts w:asciiTheme="minorHAnsi" w:eastAsiaTheme="minorHAnsi" w:hAnsiTheme="minorHAnsi" w:cstheme="minorBidi"/>
                <w:sz w:val="22"/>
                <w:szCs w:val="22"/>
                <w:rPrChange w:id="5520" w:author="Nick.Tolimieri [2]" w:date="2022-09-09T12:38:00Z">
                  <w:rPr>
                    <w:ins w:id="5521" w:author="Nick.Tolimieri [2]" w:date="2022-09-09T12:38:00Z"/>
                    <w:rFonts w:ascii="Calibri" w:hAnsi="Calibri" w:cs="Calibri"/>
                    <w:color w:val="000000"/>
                    <w:sz w:val="22"/>
                    <w:szCs w:val="22"/>
                  </w:rPr>
                </w:rPrChange>
              </w:rPr>
              <w:pPrChange w:id="5522" w:author="Nick.Tolimieri [2]" w:date="2022-09-09T12:38:00Z">
                <w:pPr>
                  <w:jc w:val="right"/>
                </w:pPr>
              </w:pPrChange>
            </w:pPr>
            <w:ins w:id="5523" w:author="Nick.Tolimieri [2]" w:date="2022-09-09T12:38:00Z">
              <w:r w:rsidRPr="001255CF">
                <w:rPr>
                  <w:rFonts w:asciiTheme="minorHAnsi" w:eastAsiaTheme="minorHAnsi" w:hAnsiTheme="minorHAnsi" w:cstheme="minorBidi"/>
                  <w:sz w:val="22"/>
                  <w:szCs w:val="22"/>
                  <w:rPrChange w:id="5524" w:author="Nick.Tolimieri [2]" w:date="2022-09-09T12:38:00Z">
                    <w:rPr>
                      <w:rFonts w:ascii="Calibri" w:hAnsi="Calibri" w:cs="Calibri"/>
                      <w:color w:val="000000"/>
                      <w:sz w:val="22"/>
                      <w:szCs w:val="22"/>
                    </w:rPr>
                  </w:rPrChange>
                </w:rPr>
                <w:t>0</w:t>
              </w:r>
            </w:ins>
          </w:p>
        </w:tc>
        <w:tc>
          <w:tcPr>
            <w:tcW w:w="960" w:type="dxa"/>
            <w:noWrap/>
            <w:hideMark/>
            <w:tcPrChange w:id="55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26" w:author="Nick.Tolimieri [2]" w:date="2022-09-09T12:38:00Z"/>
                <w:rFonts w:asciiTheme="minorHAnsi" w:eastAsiaTheme="minorHAnsi" w:hAnsiTheme="minorHAnsi" w:cstheme="minorBidi"/>
                <w:sz w:val="22"/>
                <w:szCs w:val="22"/>
                <w:rPrChange w:id="5527" w:author="Nick.Tolimieri [2]" w:date="2022-09-09T12:38:00Z">
                  <w:rPr>
                    <w:ins w:id="5528" w:author="Nick.Tolimieri [2]" w:date="2022-09-09T12:38:00Z"/>
                    <w:rFonts w:ascii="Calibri" w:hAnsi="Calibri" w:cs="Calibri"/>
                    <w:color w:val="000000"/>
                    <w:sz w:val="22"/>
                    <w:szCs w:val="22"/>
                  </w:rPr>
                </w:rPrChange>
              </w:rPr>
              <w:pPrChange w:id="5529" w:author="Nick.Tolimieri [2]" w:date="2022-09-09T12:38:00Z">
                <w:pPr>
                  <w:jc w:val="right"/>
                </w:pPr>
              </w:pPrChange>
            </w:pPr>
            <w:ins w:id="5530" w:author="Nick.Tolimieri [2]" w:date="2022-09-09T12:38:00Z">
              <w:r w:rsidRPr="001255CF">
                <w:rPr>
                  <w:rFonts w:asciiTheme="minorHAnsi" w:eastAsiaTheme="minorHAnsi" w:hAnsiTheme="minorHAnsi" w:cstheme="minorBidi"/>
                  <w:sz w:val="22"/>
                  <w:szCs w:val="22"/>
                  <w:rPrChange w:id="5531" w:author="Nick.Tolimieri [2]" w:date="2022-09-09T12:38:00Z">
                    <w:rPr>
                      <w:rFonts w:ascii="Calibri" w:hAnsi="Calibri" w:cs="Calibri"/>
                      <w:color w:val="000000"/>
                      <w:sz w:val="22"/>
                      <w:szCs w:val="22"/>
                    </w:rPr>
                  </w:rPrChange>
                </w:rPr>
                <w:t>0</w:t>
              </w:r>
            </w:ins>
          </w:p>
        </w:tc>
        <w:tc>
          <w:tcPr>
            <w:tcW w:w="960" w:type="dxa"/>
            <w:noWrap/>
            <w:hideMark/>
            <w:tcPrChange w:id="55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33" w:author="Nick.Tolimieri [2]" w:date="2022-09-09T12:38:00Z"/>
                <w:rFonts w:asciiTheme="minorHAnsi" w:eastAsiaTheme="minorHAnsi" w:hAnsiTheme="minorHAnsi" w:cstheme="minorBidi"/>
                <w:sz w:val="22"/>
                <w:szCs w:val="22"/>
                <w:rPrChange w:id="5534" w:author="Nick.Tolimieri [2]" w:date="2022-09-09T12:38:00Z">
                  <w:rPr>
                    <w:ins w:id="5535" w:author="Nick.Tolimieri [2]" w:date="2022-09-09T12:38:00Z"/>
                    <w:rFonts w:ascii="Calibri" w:hAnsi="Calibri" w:cs="Calibri"/>
                    <w:color w:val="000000"/>
                    <w:sz w:val="22"/>
                    <w:szCs w:val="22"/>
                  </w:rPr>
                </w:rPrChange>
              </w:rPr>
              <w:pPrChange w:id="5536" w:author="Nick.Tolimieri [2]" w:date="2022-09-09T12:38:00Z">
                <w:pPr>
                  <w:jc w:val="right"/>
                </w:pPr>
              </w:pPrChange>
            </w:pPr>
            <w:ins w:id="5537" w:author="Nick.Tolimieri [2]" w:date="2022-09-09T12:38:00Z">
              <w:r w:rsidRPr="001255CF">
                <w:rPr>
                  <w:rFonts w:asciiTheme="minorHAnsi" w:eastAsiaTheme="minorHAnsi" w:hAnsiTheme="minorHAnsi" w:cstheme="minorBidi"/>
                  <w:sz w:val="22"/>
                  <w:szCs w:val="22"/>
                  <w:rPrChange w:id="5538" w:author="Nick.Tolimieri [2]" w:date="2022-09-09T12:38:00Z">
                    <w:rPr>
                      <w:rFonts w:ascii="Calibri" w:hAnsi="Calibri" w:cs="Calibri"/>
                      <w:color w:val="000000"/>
                      <w:sz w:val="22"/>
                      <w:szCs w:val="22"/>
                    </w:rPr>
                  </w:rPrChange>
                </w:rPr>
                <w:t>0</w:t>
              </w:r>
            </w:ins>
          </w:p>
        </w:tc>
        <w:tc>
          <w:tcPr>
            <w:tcW w:w="960" w:type="dxa"/>
            <w:noWrap/>
            <w:hideMark/>
            <w:tcPrChange w:id="55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40" w:author="Nick.Tolimieri [2]" w:date="2022-09-09T12:38:00Z"/>
                <w:rFonts w:asciiTheme="minorHAnsi" w:eastAsiaTheme="minorHAnsi" w:hAnsiTheme="minorHAnsi" w:cstheme="minorBidi"/>
                <w:sz w:val="22"/>
                <w:szCs w:val="22"/>
                <w:rPrChange w:id="5541" w:author="Nick.Tolimieri [2]" w:date="2022-09-09T12:38:00Z">
                  <w:rPr>
                    <w:ins w:id="5542" w:author="Nick.Tolimieri [2]" w:date="2022-09-09T12:38:00Z"/>
                    <w:rFonts w:ascii="Calibri" w:hAnsi="Calibri" w:cs="Calibri"/>
                    <w:color w:val="000000"/>
                    <w:sz w:val="22"/>
                    <w:szCs w:val="22"/>
                  </w:rPr>
                </w:rPrChange>
              </w:rPr>
              <w:pPrChange w:id="5543" w:author="Nick.Tolimieri [2]" w:date="2022-09-09T12:38:00Z">
                <w:pPr/>
              </w:pPrChange>
            </w:pPr>
            <w:ins w:id="5544" w:author="Nick.Tolimieri [2]" w:date="2022-09-09T12:38:00Z">
              <w:r w:rsidRPr="001255CF">
                <w:rPr>
                  <w:rFonts w:asciiTheme="minorHAnsi" w:eastAsiaTheme="minorHAnsi" w:hAnsiTheme="minorHAnsi" w:cstheme="minorBidi"/>
                  <w:sz w:val="22"/>
                  <w:szCs w:val="22"/>
                  <w:rPrChange w:id="5545" w:author="Nick.Tolimieri [2]" w:date="2022-09-09T12:38:00Z">
                    <w:rPr>
                      <w:rFonts w:ascii="Calibri" w:hAnsi="Calibri" w:cs="Calibri"/>
                      <w:color w:val="000000"/>
                      <w:sz w:val="22"/>
                      <w:szCs w:val="22"/>
                    </w:rPr>
                  </w:rPrChange>
                </w:rPr>
                <w:t>NA</w:t>
              </w:r>
            </w:ins>
          </w:p>
        </w:tc>
        <w:tc>
          <w:tcPr>
            <w:tcW w:w="960" w:type="dxa"/>
            <w:noWrap/>
            <w:hideMark/>
            <w:tcPrChange w:id="55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47" w:author="Nick.Tolimieri [2]" w:date="2022-09-09T12:38:00Z"/>
                <w:rFonts w:asciiTheme="minorHAnsi" w:eastAsiaTheme="minorHAnsi" w:hAnsiTheme="minorHAnsi" w:cstheme="minorBidi"/>
                <w:sz w:val="22"/>
                <w:szCs w:val="22"/>
                <w:rPrChange w:id="5548" w:author="Nick.Tolimieri [2]" w:date="2022-09-09T12:38:00Z">
                  <w:rPr>
                    <w:ins w:id="5549" w:author="Nick.Tolimieri [2]" w:date="2022-09-09T12:38:00Z"/>
                    <w:rFonts w:ascii="Calibri" w:hAnsi="Calibri" w:cs="Calibri"/>
                    <w:color w:val="000000"/>
                    <w:sz w:val="22"/>
                    <w:szCs w:val="22"/>
                  </w:rPr>
                </w:rPrChange>
              </w:rPr>
              <w:pPrChange w:id="5550" w:author="Nick.Tolimieri [2]" w:date="2022-09-09T12:38:00Z">
                <w:pPr/>
              </w:pPrChange>
            </w:pPr>
            <w:ins w:id="5551" w:author="Nick.Tolimieri [2]" w:date="2022-09-09T12:38:00Z">
              <w:r w:rsidRPr="001255CF">
                <w:rPr>
                  <w:rFonts w:asciiTheme="minorHAnsi" w:eastAsiaTheme="minorHAnsi" w:hAnsiTheme="minorHAnsi" w:cstheme="minorBidi"/>
                  <w:sz w:val="22"/>
                  <w:szCs w:val="22"/>
                  <w:rPrChange w:id="5552" w:author="Nick.Tolimieri [2]" w:date="2022-09-09T12:38:00Z">
                    <w:rPr>
                      <w:rFonts w:ascii="Calibri" w:hAnsi="Calibri" w:cs="Calibri"/>
                      <w:color w:val="000000"/>
                      <w:sz w:val="22"/>
                      <w:szCs w:val="22"/>
                    </w:rPr>
                  </w:rPrChange>
                </w:rPr>
                <w:t>NA</w:t>
              </w:r>
            </w:ins>
          </w:p>
        </w:tc>
        <w:tc>
          <w:tcPr>
            <w:tcW w:w="960" w:type="dxa"/>
            <w:noWrap/>
            <w:hideMark/>
            <w:tcPrChange w:id="55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54" w:author="Nick.Tolimieri [2]" w:date="2022-09-09T12:38:00Z"/>
                <w:rFonts w:asciiTheme="minorHAnsi" w:eastAsiaTheme="minorHAnsi" w:hAnsiTheme="minorHAnsi" w:cstheme="minorBidi"/>
                <w:sz w:val="22"/>
                <w:szCs w:val="22"/>
                <w:rPrChange w:id="5555" w:author="Nick.Tolimieri [2]" w:date="2022-09-09T12:38:00Z">
                  <w:rPr>
                    <w:ins w:id="5556" w:author="Nick.Tolimieri [2]" w:date="2022-09-09T12:38:00Z"/>
                    <w:rFonts w:ascii="Calibri" w:hAnsi="Calibri" w:cs="Calibri"/>
                    <w:color w:val="000000"/>
                    <w:sz w:val="22"/>
                    <w:szCs w:val="22"/>
                  </w:rPr>
                </w:rPrChange>
              </w:rPr>
              <w:pPrChange w:id="5557" w:author="Nick.Tolimieri [2]" w:date="2022-09-09T12:38:00Z">
                <w:pPr/>
              </w:pPrChange>
            </w:pPr>
            <w:ins w:id="5558" w:author="Nick.Tolimieri [2]" w:date="2022-09-09T12:38:00Z">
              <w:r w:rsidRPr="001255CF">
                <w:rPr>
                  <w:rFonts w:asciiTheme="minorHAnsi" w:eastAsiaTheme="minorHAnsi" w:hAnsiTheme="minorHAnsi" w:cstheme="minorBidi"/>
                  <w:sz w:val="22"/>
                  <w:szCs w:val="22"/>
                  <w:rPrChange w:id="5559" w:author="Nick.Tolimieri [2]" w:date="2022-09-09T12:38:00Z">
                    <w:rPr>
                      <w:rFonts w:ascii="Calibri" w:hAnsi="Calibri" w:cs="Calibri"/>
                      <w:color w:val="000000"/>
                      <w:sz w:val="22"/>
                      <w:szCs w:val="22"/>
                    </w:rPr>
                  </w:rPrChange>
                </w:rPr>
                <w:t>NA</w:t>
              </w:r>
            </w:ins>
          </w:p>
        </w:tc>
        <w:tc>
          <w:tcPr>
            <w:tcW w:w="960" w:type="dxa"/>
            <w:noWrap/>
            <w:hideMark/>
            <w:tcPrChange w:id="55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61" w:author="Nick.Tolimieri [2]" w:date="2022-09-09T12:38:00Z"/>
                <w:rFonts w:asciiTheme="minorHAnsi" w:eastAsiaTheme="minorHAnsi" w:hAnsiTheme="minorHAnsi" w:cstheme="minorBidi"/>
                <w:sz w:val="22"/>
                <w:szCs w:val="22"/>
                <w:rPrChange w:id="5562" w:author="Nick.Tolimieri [2]" w:date="2022-09-09T12:38:00Z">
                  <w:rPr>
                    <w:ins w:id="5563" w:author="Nick.Tolimieri [2]" w:date="2022-09-09T12:38:00Z"/>
                    <w:rFonts w:ascii="Calibri" w:hAnsi="Calibri" w:cs="Calibri"/>
                    <w:color w:val="000000"/>
                    <w:sz w:val="22"/>
                    <w:szCs w:val="22"/>
                  </w:rPr>
                </w:rPrChange>
              </w:rPr>
              <w:pPrChange w:id="5564" w:author="Nick.Tolimieri [2]" w:date="2022-09-09T12:38:00Z">
                <w:pPr/>
              </w:pPrChange>
            </w:pPr>
            <w:ins w:id="5565" w:author="Nick.Tolimieri [2]" w:date="2022-09-09T12:38:00Z">
              <w:r w:rsidRPr="001255CF">
                <w:rPr>
                  <w:rFonts w:asciiTheme="minorHAnsi" w:eastAsiaTheme="minorHAnsi" w:hAnsiTheme="minorHAnsi" w:cstheme="minorBidi"/>
                  <w:sz w:val="22"/>
                  <w:szCs w:val="22"/>
                  <w:rPrChange w:id="5566"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5567" w:author="Nick.Tolimieri [2]" w:date="2022-09-09T12:38:00Z"/>
          <w:trPrChange w:id="5568" w:author="Nick.Tolimieri [2]" w:date="2022-09-09T12:38:00Z">
            <w:trPr>
              <w:divId w:val="1429738465"/>
              <w:trHeight w:val="300"/>
            </w:trPr>
          </w:trPrChange>
        </w:trPr>
        <w:tc>
          <w:tcPr>
            <w:tcW w:w="960" w:type="dxa"/>
            <w:noWrap/>
            <w:hideMark/>
            <w:tcPrChange w:id="55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70" w:author="Nick.Tolimieri [2]" w:date="2022-09-09T12:38:00Z"/>
                <w:rFonts w:asciiTheme="minorHAnsi" w:eastAsiaTheme="minorHAnsi" w:hAnsiTheme="minorHAnsi" w:cstheme="minorBidi"/>
                <w:sz w:val="22"/>
                <w:szCs w:val="22"/>
                <w:rPrChange w:id="5571" w:author="Nick.Tolimieri [2]" w:date="2022-09-09T12:38:00Z">
                  <w:rPr>
                    <w:ins w:id="5572" w:author="Nick.Tolimieri [2]" w:date="2022-09-09T12:38:00Z"/>
                    <w:rFonts w:ascii="Calibri" w:hAnsi="Calibri" w:cs="Calibri"/>
                    <w:color w:val="000000"/>
                    <w:sz w:val="22"/>
                    <w:szCs w:val="22"/>
                  </w:rPr>
                </w:rPrChange>
              </w:rPr>
              <w:pPrChange w:id="5573" w:author="Nick.Tolimieri [2]" w:date="2022-09-09T12:38:00Z">
                <w:pPr/>
              </w:pPrChange>
            </w:pPr>
            <w:ins w:id="5574" w:author="Nick.Tolimieri [2]" w:date="2022-09-09T12:38:00Z">
              <w:r w:rsidRPr="001255CF">
                <w:rPr>
                  <w:rFonts w:asciiTheme="minorHAnsi" w:eastAsiaTheme="minorHAnsi" w:hAnsiTheme="minorHAnsi" w:cstheme="minorBidi"/>
                  <w:sz w:val="22"/>
                  <w:szCs w:val="22"/>
                  <w:rPrChange w:id="5575" w:author="Nick.Tolimieri [2]" w:date="2022-09-09T12:38:00Z">
                    <w:rPr>
                      <w:rFonts w:ascii="Calibri" w:hAnsi="Calibri" w:cs="Calibri"/>
                      <w:color w:val="000000"/>
                      <w:sz w:val="22"/>
                      <w:szCs w:val="22"/>
                    </w:rPr>
                  </w:rPrChange>
                </w:rPr>
                <w:t>Tatoosh Is. &amp; Neah B.</w:t>
              </w:r>
            </w:ins>
          </w:p>
        </w:tc>
        <w:tc>
          <w:tcPr>
            <w:tcW w:w="960" w:type="dxa"/>
            <w:noWrap/>
            <w:hideMark/>
            <w:tcPrChange w:id="55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77" w:author="Nick.Tolimieri [2]" w:date="2022-09-09T12:38:00Z"/>
                <w:rFonts w:asciiTheme="minorHAnsi" w:eastAsiaTheme="minorHAnsi" w:hAnsiTheme="minorHAnsi" w:cstheme="minorBidi"/>
                <w:sz w:val="22"/>
                <w:szCs w:val="22"/>
                <w:rPrChange w:id="5578" w:author="Nick.Tolimieri [2]" w:date="2022-09-09T12:38:00Z">
                  <w:rPr>
                    <w:ins w:id="5579" w:author="Nick.Tolimieri [2]" w:date="2022-09-09T12:38:00Z"/>
                    <w:rFonts w:ascii="Calibri" w:hAnsi="Calibri" w:cs="Calibri"/>
                    <w:color w:val="000000"/>
                    <w:sz w:val="22"/>
                    <w:szCs w:val="22"/>
                  </w:rPr>
                </w:rPrChange>
              </w:rPr>
              <w:pPrChange w:id="5580" w:author="Nick.Tolimieri [2]" w:date="2022-09-09T12:38:00Z">
                <w:pPr>
                  <w:jc w:val="right"/>
                </w:pPr>
              </w:pPrChange>
            </w:pPr>
            <w:ins w:id="5581" w:author="Nick.Tolimieri [2]" w:date="2022-09-09T12:38:00Z">
              <w:r w:rsidRPr="001255CF">
                <w:rPr>
                  <w:rFonts w:asciiTheme="minorHAnsi" w:eastAsiaTheme="minorHAnsi" w:hAnsiTheme="minorHAnsi" w:cstheme="minorBidi"/>
                  <w:sz w:val="22"/>
                  <w:szCs w:val="22"/>
                  <w:rPrChange w:id="5582" w:author="Nick.Tolimieri [2]" w:date="2022-09-09T12:38:00Z">
                    <w:rPr>
                      <w:rFonts w:ascii="Calibri" w:hAnsi="Calibri" w:cs="Calibri"/>
                      <w:color w:val="000000"/>
                      <w:sz w:val="22"/>
                      <w:szCs w:val="22"/>
                    </w:rPr>
                  </w:rPrChange>
                </w:rPr>
                <w:t>2005</w:t>
              </w:r>
            </w:ins>
          </w:p>
        </w:tc>
        <w:tc>
          <w:tcPr>
            <w:tcW w:w="960" w:type="dxa"/>
            <w:noWrap/>
            <w:hideMark/>
            <w:tcPrChange w:id="55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84" w:author="Nick.Tolimieri [2]" w:date="2022-09-09T12:38:00Z"/>
                <w:rFonts w:asciiTheme="minorHAnsi" w:eastAsiaTheme="minorHAnsi" w:hAnsiTheme="minorHAnsi" w:cstheme="minorBidi"/>
                <w:sz w:val="22"/>
                <w:szCs w:val="22"/>
                <w:rPrChange w:id="5585" w:author="Nick.Tolimieri [2]" w:date="2022-09-09T12:38:00Z">
                  <w:rPr>
                    <w:ins w:id="5586" w:author="Nick.Tolimieri [2]" w:date="2022-09-09T12:38:00Z"/>
                    <w:rFonts w:ascii="Calibri" w:hAnsi="Calibri" w:cs="Calibri"/>
                    <w:color w:val="000000"/>
                    <w:sz w:val="22"/>
                    <w:szCs w:val="22"/>
                  </w:rPr>
                </w:rPrChange>
              </w:rPr>
              <w:pPrChange w:id="5587" w:author="Nick.Tolimieri [2]" w:date="2022-09-09T12:38:00Z">
                <w:pPr>
                  <w:jc w:val="right"/>
                </w:pPr>
              </w:pPrChange>
            </w:pPr>
            <w:ins w:id="5588" w:author="Nick.Tolimieri [2]" w:date="2022-09-09T12:38:00Z">
              <w:r w:rsidRPr="001255CF">
                <w:rPr>
                  <w:rFonts w:asciiTheme="minorHAnsi" w:eastAsiaTheme="minorHAnsi" w:hAnsiTheme="minorHAnsi" w:cstheme="minorBidi"/>
                  <w:sz w:val="22"/>
                  <w:szCs w:val="22"/>
                  <w:rPrChange w:id="5589" w:author="Nick.Tolimieri [2]" w:date="2022-09-09T12:38:00Z">
                    <w:rPr>
                      <w:rFonts w:ascii="Calibri" w:hAnsi="Calibri" w:cs="Calibri"/>
                      <w:color w:val="000000"/>
                      <w:sz w:val="22"/>
                      <w:szCs w:val="22"/>
                    </w:rPr>
                  </w:rPrChange>
                </w:rPr>
                <w:t>0</w:t>
              </w:r>
            </w:ins>
          </w:p>
        </w:tc>
        <w:tc>
          <w:tcPr>
            <w:tcW w:w="960" w:type="dxa"/>
            <w:noWrap/>
            <w:hideMark/>
            <w:tcPrChange w:id="55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91" w:author="Nick.Tolimieri [2]" w:date="2022-09-09T12:38:00Z"/>
                <w:rFonts w:asciiTheme="minorHAnsi" w:eastAsiaTheme="minorHAnsi" w:hAnsiTheme="minorHAnsi" w:cstheme="minorBidi"/>
                <w:sz w:val="22"/>
                <w:szCs w:val="22"/>
                <w:rPrChange w:id="5592" w:author="Nick.Tolimieri [2]" w:date="2022-09-09T12:38:00Z">
                  <w:rPr>
                    <w:ins w:id="5593" w:author="Nick.Tolimieri [2]" w:date="2022-09-09T12:38:00Z"/>
                    <w:rFonts w:ascii="Calibri" w:hAnsi="Calibri" w:cs="Calibri"/>
                    <w:color w:val="000000"/>
                    <w:sz w:val="22"/>
                    <w:szCs w:val="22"/>
                  </w:rPr>
                </w:rPrChange>
              </w:rPr>
              <w:pPrChange w:id="5594" w:author="Nick.Tolimieri [2]" w:date="2022-09-09T12:38:00Z">
                <w:pPr>
                  <w:jc w:val="right"/>
                </w:pPr>
              </w:pPrChange>
            </w:pPr>
            <w:ins w:id="5595" w:author="Nick.Tolimieri [2]" w:date="2022-09-09T12:38:00Z">
              <w:r w:rsidRPr="001255CF">
                <w:rPr>
                  <w:rFonts w:asciiTheme="minorHAnsi" w:eastAsiaTheme="minorHAnsi" w:hAnsiTheme="minorHAnsi" w:cstheme="minorBidi"/>
                  <w:sz w:val="22"/>
                  <w:szCs w:val="22"/>
                  <w:rPrChange w:id="5596" w:author="Nick.Tolimieri [2]" w:date="2022-09-09T12:38:00Z">
                    <w:rPr>
                      <w:rFonts w:ascii="Calibri" w:hAnsi="Calibri" w:cs="Calibri"/>
                      <w:color w:val="000000"/>
                      <w:sz w:val="22"/>
                      <w:szCs w:val="22"/>
                    </w:rPr>
                  </w:rPrChange>
                </w:rPr>
                <w:t>39</w:t>
              </w:r>
            </w:ins>
          </w:p>
        </w:tc>
        <w:tc>
          <w:tcPr>
            <w:tcW w:w="960" w:type="dxa"/>
            <w:noWrap/>
            <w:hideMark/>
            <w:tcPrChange w:id="55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598" w:author="Nick.Tolimieri [2]" w:date="2022-09-09T12:38:00Z"/>
                <w:rFonts w:asciiTheme="minorHAnsi" w:eastAsiaTheme="minorHAnsi" w:hAnsiTheme="minorHAnsi" w:cstheme="minorBidi"/>
                <w:sz w:val="22"/>
                <w:szCs w:val="22"/>
                <w:rPrChange w:id="5599" w:author="Nick.Tolimieri [2]" w:date="2022-09-09T12:38:00Z">
                  <w:rPr>
                    <w:ins w:id="5600" w:author="Nick.Tolimieri [2]" w:date="2022-09-09T12:38:00Z"/>
                    <w:rFonts w:ascii="Calibri" w:hAnsi="Calibri" w:cs="Calibri"/>
                    <w:color w:val="000000"/>
                    <w:sz w:val="22"/>
                    <w:szCs w:val="22"/>
                  </w:rPr>
                </w:rPrChange>
              </w:rPr>
              <w:pPrChange w:id="5601" w:author="Nick.Tolimieri [2]" w:date="2022-09-09T12:38:00Z">
                <w:pPr>
                  <w:jc w:val="right"/>
                </w:pPr>
              </w:pPrChange>
            </w:pPr>
            <w:ins w:id="5602" w:author="Nick.Tolimieri [2]" w:date="2022-09-09T12:38:00Z">
              <w:r w:rsidRPr="001255CF">
                <w:rPr>
                  <w:rFonts w:asciiTheme="minorHAnsi" w:eastAsiaTheme="minorHAnsi" w:hAnsiTheme="minorHAnsi" w:cstheme="minorBidi"/>
                  <w:sz w:val="22"/>
                  <w:szCs w:val="22"/>
                  <w:rPrChange w:id="5603" w:author="Nick.Tolimieri [2]" w:date="2022-09-09T12:38:00Z">
                    <w:rPr>
                      <w:rFonts w:ascii="Calibri" w:hAnsi="Calibri" w:cs="Calibri"/>
                      <w:color w:val="000000"/>
                      <w:sz w:val="22"/>
                      <w:szCs w:val="22"/>
                    </w:rPr>
                  </w:rPrChange>
                </w:rPr>
                <w:t>1</w:t>
              </w:r>
            </w:ins>
          </w:p>
        </w:tc>
        <w:tc>
          <w:tcPr>
            <w:tcW w:w="960" w:type="dxa"/>
            <w:noWrap/>
            <w:hideMark/>
            <w:tcPrChange w:id="56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05" w:author="Nick.Tolimieri [2]" w:date="2022-09-09T12:38:00Z"/>
                <w:rFonts w:asciiTheme="minorHAnsi" w:eastAsiaTheme="minorHAnsi" w:hAnsiTheme="minorHAnsi" w:cstheme="minorBidi"/>
                <w:sz w:val="22"/>
                <w:szCs w:val="22"/>
                <w:rPrChange w:id="5606" w:author="Nick.Tolimieri [2]" w:date="2022-09-09T12:38:00Z">
                  <w:rPr>
                    <w:ins w:id="5607" w:author="Nick.Tolimieri [2]" w:date="2022-09-09T12:38:00Z"/>
                    <w:rFonts w:ascii="Calibri" w:hAnsi="Calibri" w:cs="Calibri"/>
                    <w:color w:val="000000"/>
                    <w:sz w:val="22"/>
                    <w:szCs w:val="22"/>
                  </w:rPr>
                </w:rPrChange>
              </w:rPr>
              <w:pPrChange w:id="5608" w:author="Nick.Tolimieri [2]" w:date="2022-09-09T12:38:00Z">
                <w:pPr>
                  <w:jc w:val="right"/>
                </w:pPr>
              </w:pPrChange>
            </w:pPr>
            <w:ins w:id="5609" w:author="Nick.Tolimieri [2]" w:date="2022-09-09T12:38:00Z">
              <w:r w:rsidRPr="001255CF">
                <w:rPr>
                  <w:rFonts w:asciiTheme="minorHAnsi" w:eastAsiaTheme="minorHAnsi" w:hAnsiTheme="minorHAnsi" w:cstheme="minorBidi"/>
                  <w:sz w:val="22"/>
                  <w:szCs w:val="22"/>
                  <w:rPrChange w:id="5610" w:author="Nick.Tolimieri [2]" w:date="2022-09-09T12:38:00Z">
                    <w:rPr>
                      <w:rFonts w:ascii="Calibri" w:hAnsi="Calibri" w:cs="Calibri"/>
                      <w:color w:val="000000"/>
                      <w:sz w:val="22"/>
                      <w:szCs w:val="22"/>
                    </w:rPr>
                  </w:rPrChange>
                </w:rPr>
                <w:t>15</w:t>
              </w:r>
            </w:ins>
          </w:p>
        </w:tc>
        <w:tc>
          <w:tcPr>
            <w:tcW w:w="960" w:type="dxa"/>
            <w:noWrap/>
            <w:hideMark/>
            <w:tcPrChange w:id="56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12" w:author="Nick.Tolimieri [2]" w:date="2022-09-09T12:38:00Z"/>
                <w:rFonts w:asciiTheme="minorHAnsi" w:eastAsiaTheme="minorHAnsi" w:hAnsiTheme="minorHAnsi" w:cstheme="minorBidi"/>
                <w:sz w:val="22"/>
                <w:szCs w:val="22"/>
                <w:rPrChange w:id="5613" w:author="Nick.Tolimieri [2]" w:date="2022-09-09T12:38:00Z">
                  <w:rPr>
                    <w:ins w:id="5614" w:author="Nick.Tolimieri [2]" w:date="2022-09-09T12:38:00Z"/>
                    <w:rFonts w:ascii="Calibri" w:hAnsi="Calibri" w:cs="Calibri"/>
                    <w:color w:val="000000"/>
                    <w:sz w:val="22"/>
                    <w:szCs w:val="22"/>
                  </w:rPr>
                </w:rPrChange>
              </w:rPr>
              <w:pPrChange w:id="5615" w:author="Nick.Tolimieri [2]" w:date="2022-09-09T12:38:00Z">
                <w:pPr>
                  <w:jc w:val="right"/>
                </w:pPr>
              </w:pPrChange>
            </w:pPr>
            <w:ins w:id="5616" w:author="Nick.Tolimieri [2]" w:date="2022-09-09T12:38:00Z">
              <w:r w:rsidRPr="001255CF">
                <w:rPr>
                  <w:rFonts w:asciiTheme="minorHAnsi" w:eastAsiaTheme="minorHAnsi" w:hAnsiTheme="minorHAnsi" w:cstheme="minorBidi"/>
                  <w:sz w:val="22"/>
                  <w:szCs w:val="22"/>
                  <w:rPrChange w:id="5617" w:author="Nick.Tolimieri [2]" w:date="2022-09-09T12:38:00Z">
                    <w:rPr>
                      <w:rFonts w:ascii="Calibri" w:hAnsi="Calibri" w:cs="Calibri"/>
                      <w:color w:val="000000"/>
                      <w:sz w:val="22"/>
                      <w:szCs w:val="22"/>
                    </w:rPr>
                  </w:rPrChange>
                </w:rPr>
                <w:t>15</w:t>
              </w:r>
            </w:ins>
          </w:p>
        </w:tc>
        <w:tc>
          <w:tcPr>
            <w:tcW w:w="960" w:type="dxa"/>
            <w:noWrap/>
            <w:hideMark/>
            <w:tcPrChange w:id="56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19" w:author="Nick.Tolimieri [2]" w:date="2022-09-09T12:38:00Z"/>
                <w:rFonts w:asciiTheme="minorHAnsi" w:eastAsiaTheme="minorHAnsi" w:hAnsiTheme="minorHAnsi" w:cstheme="minorBidi"/>
                <w:sz w:val="22"/>
                <w:szCs w:val="22"/>
                <w:rPrChange w:id="5620" w:author="Nick.Tolimieri [2]" w:date="2022-09-09T12:38:00Z">
                  <w:rPr>
                    <w:ins w:id="5621" w:author="Nick.Tolimieri [2]" w:date="2022-09-09T12:38:00Z"/>
                    <w:rFonts w:ascii="Calibri" w:hAnsi="Calibri" w:cs="Calibri"/>
                    <w:color w:val="000000"/>
                    <w:sz w:val="22"/>
                    <w:szCs w:val="22"/>
                  </w:rPr>
                </w:rPrChange>
              </w:rPr>
              <w:pPrChange w:id="5622" w:author="Nick.Tolimieri [2]" w:date="2022-09-09T12:38:00Z">
                <w:pPr>
                  <w:jc w:val="right"/>
                </w:pPr>
              </w:pPrChange>
            </w:pPr>
            <w:ins w:id="5623" w:author="Nick.Tolimieri [2]" w:date="2022-09-09T12:38:00Z">
              <w:r w:rsidRPr="001255CF">
                <w:rPr>
                  <w:rFonts w:asciiTheme="minorHAnsi" w:eastAsiaTheme="minorHAnsi" w:hAnsiTheme="minorHAnsi" w:cstheme="minorBidi"/>
                  <w:sz w:val="22"/>
                  <w:szCs w:val="22"/>
                  <w:rPrChange w:id="5624" w:author="Nick.Tolimieri [2]" w:date="2022-09-09T12:38:00Z">
                    <w:rPr>
                      <w:rFonts w:ascii="Calibri" w:hAnsi="Calibri" w:cs="Calibri"/>
                      <w:color w:val="000000"/>
                      <w:sz w:val="22"/>
                      <w:szCs w:val="22"/>
                    </w:rPr>
                  </w:rPrChange>
                </w:rPr>
                <w:t>15</w:t>
              </w:r>
            </w:ins>
          </w:p>
        </w:tc>
        <w:tc>
          <w:tcPr>
            <w:tcW w:w="960" w:type="dxa"/>
            <w:noWrap/>
            <w:hideMark/>
            <w:tcPrChange w:id="56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26" w:author="Nick.Tolimieri [2]" w:date="2022-09-09T12:38:00Z"/>
                <w:rFonts w:asciiTheme="minorHAnsi" w:eastAsiaTheme="minorHAnsi" w:hAnsiTheme="minorHAnsi" w:cstheme="minorBidi"/>
                <w:sz w:val="22"/>
                <w:szCs w:val="22"/>
                <w:rPrChange w:id="5627" w:author="Nick.Tolimieri [2]" w:date="2022-09-09T12:38:00Z">
                  <w:rPr>
                    <w:ins w:id="5628" w:author="Nick.Tolimieri [2]" w:date="2022-09-09T12:38:00Z"/>
                    <w:rFonts w:ascii="Calibri" w:hAnsi="Calibri" w:cs="Calibri"/>
                    <w:color w:val="000000"/>
                    <w:sz w:val="22"/>
                    <w:szCs w:val="22"/>
                  </w:rPr>
                </w:rPrChange>
              </w:rPr>
              <w:pPrChange w:id="5629" w:author="Nick.Tolimieri [2]" w:date="2022-09-09T12:38:00Z">
                <w:pPr>
                  <w:jc w:val="right"/>
                </w:pPr>
              </w:pPrChange>
            </w:pPr>
            <w:ins w:id="5630" w:author="Nick.Tolimieri [2]" w:date="2022-09-09T12:38:00Z">
              <w:r w:rsidRPr="001255CF">
                <w:rPr>
                  <w:rFonts w:asciiTheme="minorHAnsi" w:eastAsiaTheme="minorHAnsi" w:hAnsiTheme="minorHAnsi" w:cstheme="minorBidi"/>
                  <w:sz w:val="22"/>
                  <w:szCs w:val="22"/>
                  <w:rPrChange w:id="5631" w:author="Nick.Tolimieri [2]" w:date="2022-09-09T12:38:00Z">
                    <w:rPr>
                      <w:rFonts w:ascii="Calibri" w:hAnsi="Calibri" w:cs="Calibri"/>
                      <w:color w:val="000000"/>
                      <w:sz w:val="22"/>
                      <w:szCs w:val="22"/>
                    </w:rPr>
                  </w:rPrChange>
                </w:rPr>
                <w:t>1.96</w:t>
              </w:r>
            </w:ins>
          </w:p>
        </w:tc>
        <w:tc>
          <w:tcPr>
            <w:tcW w:w="960" w:type="dxa"/>
            <w:noWrap/>
            <w:hideMark/>
            <w:tcPrChange w:id="56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33" w:author="Nick.Tolimieri [2]" w:date="2022-09-09T12:38:00Z"/>
                <w:rFonts w:asciiTheme="minorHAnsi" w:eastAsiaTheme="minorHAnsi" w:hAnsiTheme="minorHAnsi" w:cstheme="minorBidi"/>
                <w:sz w:val="22"/>
                <w:szCs w:val="22"/>
                <w:rPrChange w:id="5634" w:author="Nick.Tolimieri [2]" w:date="2022-09-09T12:38:00Z">
                  <w:rPr>
                    <w:ins w:id="5635" w:author="Nick.Tolimieri [2]" w:date="2022-09-09T12:38:00Z"/>
                    <w:rFonts w:ascii="Calibri" w:hAnsi="Calibri" w:cs="Calibri"/>
                    <w:color w:val="000000"/>
                    <w:sz w:val="22"/>
                    <w:szCs w:val="22"/>
                  </w:rPr>
                </w:rPrChange>
              </w:rPr>
              <w:pPrChange w:id="5636" w:author="Nick.Tolimieri [2]" w:date="2022-09-09T12:38:00Z">
                <w:pPr>
                  <w:jc w:val="right"/>
                </w:pPr>
              </w:pPrChange>
            </w:pPr>
            <w:ins w:id="5637" w:author="Nick.Tolimieri [2]" w:date="2022-09-09T12:38:00Z">
              <w:r w:rsidRPr="001255CF">
                <w:rPr>
                  <w:rFonts w:asciiTheme="minorHAnsi" w:eastAsiaTheme="minorHAnsi" w:hAnsiTheme="minorHAnsi" w:cstheme="minorBidi"/>
                  <w:sz w:val="22"/>
                  <w:szCs w:val="22"/>
                  <w:rPrChange w:id="5638" w:author="Nick.Tolimieri [2]" w:date="2022-09-09T12:38:00Z">
                    <w:rPr>
                      <w:rFonts w:ascii="Calibri" w:hAnsi="Calibri" w:cs="Calibri"/>
                      <w:color w:val="000000"/>
                      <w:sz w:val="22"/>
                      <w:szCs w:val="22"/>
                    </w:rPr>
                  </w:rPrChange>
                </w:rPr>
                <w:t>0.32</w:t>
              </w:r>
            </w:ins>
          </w:p>
        </w:tc>
      </w:tr>
      <w:tr w:rsidR="001255CF" w:rsidRPr="001255CF" w:rsidTr="001255CF">
        <w:trPr>
          <w:divId w:val="1429738465"/>
          <w:trHeight w:val="300"/>
          <w:ins w:id="5639" w:author="Nick.Tolimieri [2]" w:date="2022-09-09T12:38:00Z"/>
          <w:trPrChange w:id="5640" w:author="Nick.Tolimieri [2]" w:date="2022-09-09T12:38:00Z">
            <w:trPr>
              <w:divId w:val="1429738465"/>
              <w:trHeight w:val="300"/>
            </w:trPr>
          </w:trPrChange>
        </w:trPr>
        <w:tc>
          <w:tcPr>
            <w:tcW w:w="960" w:type="dxa"/>
            <w:noWrap/>
            <w:hideMark/>
            <w:tcPrChange w:id="56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42" w:author="Nick.Tolimieri [2]" w:date="2022-09-09T12:38:00Z"/>
                <w:rFonts w:asciiTheme="minorHAnsi" w:eastAsiaTheme="minorHAnsi" w:hAnsiTheme="minorHAnsi" w:cstheme="minorBidi"/>
                <w:sz w:val="22"/>
                <w:szCs w:val="22"/>
                <w:rPrChange w:id="5643" w:author="Nick.Tolimieri [2]" w:date="2022-09-09T12:38:00Z">
                  <w:rPr>
                    <w:ins w:id="5644" w:author="Nick.Tolimieri [2]" w:date="2022-09-09T12:38:00Z"/>
                    <w:rFonts w:ascii="Calibri" w:hAnsi="Calibri" w:cs="Calibri"/>
                    <w:color w:val="000000"/>
                    <w:sz w:val="22"/>
                    <w:szCs w:val="22"/>
                  </w:rPr>
                </w:rPrChange>
              </w:rPr>
              <w:pPrChange w:id="5645" w:author="Nick.Tolimieri [2]" w:date="2022-09-09T12:38:00Z">
                <w:pPr/>
              </w:pPrChange>
            </w:pPr>
            <w:ins w:id="5646" w:author="Nick.Tolimieri [2]" w:date="2022-09-09T12:38:00Z">
              <w:r w:rsidRPr="001255CF">
                <w:rPr>
                  <w:rFonts w:asciiTheme="minorHAnsi" w:eastAsiaTheme="minorHAnsi" w:hAnsiTheme="minorHAnsi" w:cstheme="minorBidi"/>
                  <w:sz w:val="22"/>
                  <w:szCs w:val="22"/>
                  <w:rPrChange w:id="5647" w:author="Nick.Tolimieri [2]" w:date="2022-09-09T12:38:00Z">
                    <w:rPr>
                      <w:rFonts w:ascii="Calibri" w:hAnsi="Calibri" w:cs="Calibri"/>
                      <w:color w:val="000000"/>
                      <w:sz w:val="22"/>
                      <w:szCs w:val="22"/>
                    </w:rPr>
                  </w:rPrChange>
                </w:rPr>
                <w:t>Tatoosh Is. &amp; Neah B.</w:t>
              </w:r>
            </w:ins>
          </w:p>
        </w:tc>
        <w:tc>
          <w:tcPr>
            <w:tcW w:w="960" w:type="dxa"/>
            <w:noWrap/>
            <w:hideMark/>
            <w:tcPrChange w:id="56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49" w:author="Nick.Tolimieri [2]" w:date="2022-09-09T12:38:00Z"/>
                <w:rFonts w:asciiTheme="minorHAnsi" w:eastAsiaTheme="minorHAnsi" w:hAnsiTheme="minorHAnsi" w:cstheme="minorBidi"/>
                <w:sz w:val="22"/>
                <w:szCs w:val="22"/>
                <w:rPrChange w:id="5650" w:author="Nick.Tolimieri [2]" w:date="2022-09-09T12:38:00Z">
                  <w:rPr>
                    <w:ins w:id="5651" w:author="Nick.Tolimieri [2]" w:date="2022-09-09T12:38:00Z"/>
                    <w:rFonts w:ascii="Calibri" w:hAnsi="Calibri" w:cs="Calibri"/>
                    <w:color w:val="000000"/>
                    <w:sz w:val="22"/>
                    <w:szCs w:val="22"/>
                  </w:rPr>
                </w:rPrChange>
              </w:rPr>
              <w:pPrChange w:id="5652" w:author="Nick.Tolimieri [2]" w:date="2022-09-09T12:38:00Z">
                <w:pPr>
                  <w:jc w:val="right"/>
                </w:pPr>
              </w:pPrChange>
            </w:pPr>
            <w:ins w:id="5653" w:author="Nick.Tolimieri [2]" w:date="2022-09-09T12:38:00Z">
              <w:r w:rsidRPr="001255CF">
                <w:rPr>
                  <w:rFonts w:asciiTheme="minorHAnsi" w:eastAsiaTheme="minorHAnsi" w:hAnsiTheme="minorHAnsi" w:cstheme="minorBidi"/>
                  <w:sz w:val="22"/>
                  <w:szCs w:val="22"/>
                  <w:rPrChange w:id="5654" w:author="Nick.Tolimieri [2]" w:date="2022-09-09T12:38:00Z">
                    <w:rPr>
                      <w:rFonts w:ascii="Calibri" w:hAnsi="Calibri" w:cs="Calibri"/>
                      <w:color w:val="000000"/>
                      <w:sz w:val="22"/>
                      <w:szCs w:val="22"/>
                    </w:rPr>
                  </w:rPrChange>
                </w:rPr>
                <w:t>2006</w:t>
              </w:r>
            </w:ins>
          </w:p>
        </w:tc>
        <w:tc>
          <w:tcPr>
            <w:tcW w:w="960" w:type="dxa"/>
            <w:noWrap/>
            <w:hideMark/>
            <w:tcPrChange w:id="56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56" w:author="Nick.Tolimieri [2]" w:date="2022-09-09T12:38:00Z"/>
                <w:rFonts w:asciiTheme="minorHAnsi" w:eastAsiaTheme="minorHAnsi" w:hAnsiTheme="minorHAnsi" w:cstheme="minorBidi"/>
                <w:sz w:val="22"/>
                <w:szCs w:val="22"/>
                <w:rPrChange w:id="5657" w:author="Nick.Tolimieri [2]" w:date="2022-09-09T12:38:00Z">
                  <w:rPr>
                    <w:ins w:id="5658" w:author="Nick.Tolimieri [2]" w:date="2022-09-09T12:38:00Z"/>
                    <w:rFonts w:ascii="Calibri" w:hAnsi="Calibri" w:cs="Calibri"/>
                    <w:color w:val="000000"/>
                    <w:sz w:val="22"/>
                    <w:szCs w:val="22"/>
                  </w:rPr>
                </w:rPrChange>
              </w:rPr>
              <w:pPrChange w:id="5659" w:author="Nick.Tolimieri [2]" w:date="2022-09-09T12:38:00Z">
                <w:pPr>
                  <w:jc w:val="right"/>
                </w:pPr>
              </w:pPrChange>
            </w:pPr>
            <w:ins w:id="5660" w:author="Nick.Tolimieri [2]" w:date="2022-09-09T12:38:00Z">
              <w:r w:rsidRPr="001255CF">
                <w:rPr>
                  <w:rFonts w:asciiTheme="minorHAnsi" w:eastAsiaTheme="minorHAnsi" w:hAnsiTheme="minorHAnsi" w:cstheme="minorBidi"/>
                  <w:sz w:val="22"/>
                  <w:szCs w:val="22"/>
                  <w:rPrChange w:id="5661" w:author="Nick.Tolimieri [2]" w:date="2022-09-09T12:38:00Z">
                    <w:rPr>
                      <w:rFonts w:ascii="Calibri" w:hAnsi="Calibri" w:cs="Calibri"/>
                      <w:color w:val="000000"/>
                      <w:sz w:val="22"/>
                      <w:szCs w:val="22"/>
                    </w:rPr>
                  </w:rPrChange>
                </w:rPr>
                <w:t>0</w:t>
              </w:r>
            </w:ins>
          </w:p>
        </w:tc>
        <w:tc>
          <w:tcPr>
            <w:tcW w:w="960" w:type="dxa"/>
            <w:noWrap/>
            <w:hideMark/>
            <w:tcPrChange w:id="56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63" w:author="Nick.Tolimieri [2]" w:date="2022-09-09T12:38:00Z"/>
                <w:rFonts w:asciiTheme="minorHAnsi" w:eastAsiaTheme="minorHAnsi" w:hAnsiTheme="minorHAnsi" w:cstheme="minorBidi"/>
                <w:sz w:val="22"/>
                <w:szCs w:val="22"/>
                <w:rPrChange w:id="5664" w:author="Nick.Tolimieri [2]" w:date="2022-09-09T12:38:00Z">
                  <w:rPr>
                    <w:ins w:id="5665" w:author="Nick.Tolimieri [2]" w:date="2022-09-09T12:38:00Z"/>
                    <w:rFonts w:ascii="Calibri" w:hAnsi="Calibri" w:cs="Calibri"/>
                    <w:color w:val="000000"/>
                    <w:sz w:val="22"/>
                    <w:szCs w:val="22"/>
                  </w:rPr>
                </w:rPrChange>
              </w:rPr>
              <w:pPrChange w:id="5666" w:author="Nick.Tolimieri [2]" w:date="2022-09-09T12:38:00Z">
                <w:pPr>
                  <w:jc w:val="right"/>
                </w:pPr>
              </w:pPrChange>
            </w:pPr>
            <w:ins w:id="5667" w:author="Nick.Tolimieri [2]" w:date="2022-09-09T12:38:00Z">
              <w:r w:rsidRPr="001255CF">
                <w:rPr>
                  <w:rFonts w:asciiTheme="minorHAnsi" w:eastAsiaTheme="minorHAnsi" w:hAnsiTheme="minorHAnsi" w:cstheme="minorBidi"/>
                  <w:sz w:val="22"/>
                  <w:szCs w:val="22"/>
                  <w:rPrChange w:id="5668" w:author="Nick.Tolimieri [2]" w:date="2022-09-09T12:38:00Z">
                    <w:rPr>
                      <w:rFonts w:ascii="Calibri" w:hAnsi="Calibri" w:cs="Calibri"/>
                      <w:color w:val="000000"/>
                      <w:sz w:val="22"/>
                      <w:szCs w:val="22"/>
                    </w:rPr>
                  </w:rPrChange>
                </w:rPr>
                <w:t>22</w:t>
              </w:r>
            </w:ins>
          </w:p>
        </w:tc>
        <w:tc>
          <w:tcPr>
            <w:tcW w:w="960" w:type="dxa"/>
            <w:noWrap/>
            <w:hideMark/>
            <w:tcPrChange w:id="56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70" w:author="Nick.Tolimieri [2]" w:date="2022-09-09T12:38:00Z"/>
                <w:rFonts w:asciiTheme="minorHAnsi" w:eastAsiaTheme="minorHAnsi" w:hAnsiTheme="minorHAnsi" w:cstheme="minorBidi"/>
                <w:sz w:val="22"/>
                <w:szCs w:val="22"/>
                <w:rPrChange w:id="5671" w:author="Nick.Tolimieri [2]" w:date="2022-09-09T12:38:00Z">
                  <w:rPr>
                    <w:ins w:id="5672" w:author="Nick.Tolimieri [2]" w:date="2022-09-09T12:38:00Z"/>
                    <w:rFonts w:ascii="Calibri" w:hAnsi="Calibri" w:cs="Calibri"/>
                    <w:color w:val="000000"/>
                    <w:sz w:val="22"/>
                    <w:szCs w:val="22"/>
                  </w:rPr>
                </w:rPrChange>
              </w:rPr>
              <w:pPrChange w:id="5673" w:author="Nick.Tolimieri [2]" w:date="2022-09-09T12:38:00Z">
                <w:pPr>
                  <w:jc w:val="right"/>
                </w:pPr>
              </w:pPrChange>
            </w:pPr>
            <w:ins w:id="5674" w:author="Nick.Tolimieri [2]" w:date="2022-09-09T12:38:00Z">
              <w:r w:rsidRPr="001255CF">
                <w:rPr>
                  <w:rFonts w:asciiTheme="minorHAnsi" w:eastAsiaTheme="minorHAnsi" w:hAnsiTheme="minorHAnsi" w:cstheme="minorBidi"/>
                  <w:sz w:val="22"/>
                  <w:szCs w:val="22"/>
                  <w:rPrChange w:id="5675" w:author="Nick.Tolimieri [2]" w:date="2022-09-09T12:38:00Z">
                    <w:rPr>
                      <w:rFonts w:ascii="Calibri" w:hAnsi="Calibri" w:cs="Calibri"/>
                      <w:color w:val="000000"/>
                      <w:sz w:val="22"/>
                      <w:szCs w:val="22"/>
                    </w:rPr>
                  </w:rPrChange>
                </w:rPr>
                <w:t>1</w:t>
              </w:r>
            </w:ins>
          </w:p>
        </w:tc>
        <w:tc>
          <w:tcPr>
            <w:tcW w:w="960" w:type="dxa"/>
            <w:noWrap/>
            <w:hideMark/>
            <w:tcPrChange w:id="56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77" w:author="Nick.Tolimieri [2]" w:date="2022-09-09T12:38:00Z"/>
                <w:rFonts w:asciiTheme="minorHAnsi" w:eastAsiaTheme="minorHAnsi" w:hAnsiTheme="minorHAnsi" w:cstheme="minorBidi"/>
                <w:sz w:val="22"/>
                <w:szCs w:val="22"/>
                <w:rPrChange w:id="5678" w:author="Nick.Tolimieri [2]" w:date="2022-09-09T12:38:00Z">
                  <w:rPr>
                    <w:ins w:id="5679" w:author="Nick.Tolimieri [2]" w:date="2022-09-09T12:38:00Z"/>
                    <w:rFonts w:ascii="Calibri" w:hAnsi="Calibri" w:cs="Calibri"/>
                    <w:color w:val="000000"/>
                    <w:sz w:val="22"/>
                    <w:szCs w:val="22"/>
                  </w:rPr>
                </w:rPrChange>
              </w:rPr>
              <w:pPrChange w:id="5680" w:author="Nick.Tolimieri [2]" w:date="2022-09-09T12:38:00Z">
                <w:pPr>
                  <w:jc w:val="right"/>
                </w:pPr>
              </w:pPrChange>
            </w:pPr>
            <w:ins w:id="5681" w:author="Nick.Tolimieri [2]" w:date="2022-09-09T12:38:00Z">
              <w:r w:rsidRPr="001255CF">
                <w:rPr>
                  <w:rFonts w:asciiTheme="minorHAnsi" w:eastAsiaTheme="minorHAnsi" w:hAnsiTheme="minorHAnsi" w:cstheme="minorBidi"/>
                  <w:sz w:val="22"/>
                  <w:szCs w:val="22"/>
                  <w:rPrChange w:id="5682" w:author="Nick.Tolimieri [2]" w:date="2022-09-09T12:38:00Z">
                    <w:rPr>
                      <w:rFonts w:ascii="Calibri" w:hAnsi="Calibri" w:cs="Calibri"/>
                      <w:color w:val="000000"/>
                      <w:sz w:val="22"/>
                      <w:szCs w:val="22"/>
                    </w:rPr>
                  </w:rPrChange>
                </w:rPr>
                <w:t>6</w:t>
              </w:r>
            </w:ins>
          </w:p>
        </w:tc>
        <w:tc>
          <w:tcPr>
            <w:tcW w:w="960" w:type="dxa"/>
            <w:noWrap/>
            <w:hideMark/>
            <w:tcPrChange w:id="56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84" w:author="Nick.Tolimieri [2]" w:date="2022-09-09T12:38:00Z"/>
                <w:rFonts w:asciiTheme="minorHAnsi" w:eastAsiaTheme="minorHAnsi" w:hAnsiTheme="minorHAnsi" w:cstheme="minorBidi"/>
                <w:sz w:val="22"/>
                <w:szCs w:val="22"/>
                <w:rPrChange w:id="5685" w:author="Nick.Tolimieri [2]" w:date="2022-09-09T12:38:00Z">
                  <w:rPr>
                    <w:ins w:id="5686" w:author="Nick.Tolimieri [2]" w:date="2022-09-09T12:38:00Z"/>
                    <w:rFonts w:ascii="Calibri" w:hAnsi="Calibri" w:cs="Calibri"/>
                    <w:color w:val="000000"/>
                    <w:sz w:val="22"/>
                    <w:szCs w:val="22"/>
                  </w:rPr>
                </w:rPrChange>
              </w:rPr>
              <w:pPrChange w:id="5687" w:author="Nick.Tolimieri [2]" w:date="2022-09-09T12:38:00Z">
                <w:pPr>
                  <w:jc w:val="right"/>
                </w:pPr>
              </w:pPrChange>
            </w:pPr>
            <w:ins w:id="5688" w:author="Nick.Tolimieri [2]" w:date="2022-09-09T12:38:00Z">
              <w:r w:rsidRPr="001255CF">
                <w:rPr>
                  <w:rFonts w:asciiTheme="minorHAnsi" w:eastAsiaTheme="minorHAnsi" w:hAnsiTheme="minorHAnsi" w:cstheme="minorBidi"/>
                  <w:sz w:val="22"/>
                  <w:szCs w:val="22"/>
                  <w:rPrChange w:id="5689" w:author="Nick.Tolimieri [2]" w:date="2022-09-09T12:38:00Z">
                    <w:rPr>
                      <w:rFonts w:ascii="Calibri" w:hAnsi="Calibri" w:cs="Calibri"/>
                      <w:color w:val="000000"/>
                      <w:sz w:val="22"/>
                      <w:szCs w:val="22"/>
                    </w:rPr>
                  </w:rPrChange>
                </w:rPr>
                <w:t>6</w:t>
              </w:r>
            </w:ins>
          </w:p>
        </w:tc>
        <w:tc>
          <w:tcPr>
            <w:tcW w:w="960" w:type="dxa"/>
            <w:noWrap/>
            <w:hideMark/>
            <w:tcPrChange w:id="56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91" w:author="Nick.Tolimieri [2]" w:date="2022-09-09T12:38:00Z"/>
                <w:rFonts w:asciiTheme="minorHAnsi" w:eastAsiaTheme="minorHAnsi" w:hAnsiTheme="minorHAnsi" w:cstheme="minorBidi"/>
                <w:sz w:val="22"/>
                <w:szCs w:val="22"/>
                <w:rPrChange w:id="5692" w:author="Nick.Tolimieri [2]" w:date="2022-09-09T12:38:00Z">
                  <w:rPr>
                    <w:ins w:id="5693" w:author="Nick.Tolimieri [2]" w:date="2022-09-09T12:38:00Z"/>
                    <w:rFonts w:ascii="Calibri" w:hAnsi="Calibri" w:cs="Calibri"/>
                    <w:color w:val="000000"/>
                    <w:sz w:val="22"/>
                    <w:szCs w:val="22"/>
                  </w:rPr>
                </w:rPrChange>
              </w:rPr>
              <w:pPrChange w:id="5694" w:author="Nick.Tolimieri [2]" w:date="2022-09-09T12:38:00Z">
                <w:pPr>
                  <w:jc w:val="right"/>
                </w:pPr>
              </w:pPrChange>
            </w:pPr>
            <w:ins w:id="5695" w:author="Nick.Tolimieri [2]" w:date="2022-09-09T12:38:00Z">
              <w:r w:rsidRPr="001255CF">
                <w:rPr>
                  <w:rFonts w:asciiTheme="minorHAnsi" w:eastAsiaTheme="minorHAnsi" w:hAnsiTheme="minorHAnsi" w:cstheme="minorBidi"/>
                  <w:sz w:val="22"/>
                  <w:szCs w:val="22"/>
                  <w:rPrChange w:id="5696" w:author="Nick.Tolimieri [2]" w:date="2022-09-09T12:38:00Z">
                    <w:rPr>
                      <w:rFonts w:ascii="Calibri" w:hAnsi="Calibri" w:cs="Calibri"/>
                      <w:color w:val="000000"/>
                      <w:sz w:val="22"/>
                      <w:szCs w:val="22"/>
                    </w:rPr>
                  </w:rPrChange>
                </w:rPr>
                <w:t>6</w:t>
              </w:r>
            </w:ins>
          </w:p>
        </w:tc>
        <w:tc>
          <w:tcPr>
            <w:tcW w:w="960" w:type="dxa"/>
            <w:noWrap/>
            <w:hideMark/>
            <w:tcPrChange w:id="56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698" w:author="Nick.Tolimieri [2]" w:date="2022-09-09T12:38:00Z"/>
                <w:rFonts w:asciiTheme="minorHAnsi" w:eastAsiaTheme="minorHAnsi" w:hAnsiTheme="minorHAnsi" w:cstheme="minorBidi"/>
                <w:sz w:val="22"/>
                <w:szCs w:val="22"/>
                <w:rPrChange w:id="5699" w:author="Nick.Tolimieri [2]" w:date="2022-09-09T12:38:00Z">
                  <w:rPr>
                    <w:ins w:id="5700" w:author="Nick.Tolimieri [2]" w:date="2022-09-09T12:38:00Z"/>
                    <w:rFonts w:ascii="Calibri" w:hAnsi="Calibri" w:cs="Calibri"/>
                    <w:color w:val="000000"/>
                    <w:sz w:val="22"/>
                    <w:szCs w:val="22"/>
                  </w:rPr>
                </w:rPrChange>
              </w:rPr>
              <w:pPrChange w:id="5701" w:author="Nick.Tolimieri [2]" w:date="2022-09-09T12:38:00Z">
                <w:pPr>
                  <w:jc w:val="right"/>
                </w:pPr>
              </w:pPrChange>
            </w:pPr>
            <w:ins w:id="5702" w:author="Nick.Tolimieri [2]" w:date="2022-09-09T12:38:00Z">
              <w:r w:rsidRPr="001255CF">
                <w:rPr>
                  <w:rFonts w:asciiTheme="minorHAnsi" w:eastAsiaTheme="minorHAnsi" w:hAnsiTheme="minorHAnsi" w:cstheme="minorBidi"/>
                  <w:sz w:val="22"/>
                  <w:szCs w:val="22"/>
                  <w:rPrChange w:id="5703" w:author="Nick.Tolimieri [2]" w:date="2022-09-09T12:38:00Z">
                    <w:rPr>
                      <w:rFonts w:ascii="Calibri" w:hAnsi="Calibri" w:cs="Calibri"/>
                      <w:color w:val="000000"/>
                      <w:sz w:val="22"/>
                      <w:szCs w:val="22"/>
                    </w:rPr>
                  </w:rPrChange>
                </w:rPr>
                <w:t>1.9</w:t>
              </w:r>
            </w:ins>
          </w:p>
        </w:tc>
        <w:tc>
          <w:tcPr>
            <w:tcW w:w="960" w:type="dxa"/>
            <w:noWrap/>
            <w:hideMark/>
            <w:tcPrChange w:id="57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05" w:author="Nick.Tolimieri [2]" w:date="2022-09-09T12:38:00Z"/>
                <w:rFonts w:asciiTheme="minorHAnsi" w:eastAsiaTheme="minorHAnsi" w:hAnsiTheme="minorHAnsi" w:cstheme="minorBidi"/>
                <w:sz w:val="22"/>
                <w:szCs w:val="22"/>
                <w:rPrChange w:id="5706" w:author="Nick.Tolimieri [2]" w:date="2022-09-09T12:38:00Z">
                  <w:rPr>
                    <w:ins w:id="5707" w:author="Nick.Tolimieri [2]" w:date="2022-09-09T12:38:00Z"/>
                    <w:rFonts w:ascii="Calibri" w:hAnsi="Calibri" w:cs="Calibri"/>
                    <w:color w:val="000000"/>
                    <w:sz w:val="22"/>
                    <w:szCs w:val="22"/>
                  </w:rPr>
                </w:rPrChange>
              </w:rPr>
              <w:pPrChange w:id="5708" w:author="Nick.Tolimieri [2]" w:date="2022-09-09T12:38:00Z">
                <w:pPr>
                  <w:jc w:val="right"/>
                </w:pPr>
              </w:pPrChange>
            </w:pPr>
            <w:ins w:id="5709" w:author="Nick.Tolimieri [2]" w:date="2022-09-09T12:38:00Z">
              <w:r w:rsidRPr="001255CF">
                <w:rPr>
                  <w:rFonts w:asciiTheme="minorHAnsi" w:eastAsiaTheme="minorHAnsi" w:hAnsiTheme="minorHAnsi" w:cstheme="minorBidi"/>
                  <w:sz w:val="22"/>
                  <w:szCs w:val="22"/>
                  <w:rPrChange w:id="5710" w:author="Nick.Tolimieri [2]" w:date="2022-09-09T12:38:00Z">
                    <w:rPr>
                      <w:rFonts w:ascii="Calibri" w:hAnsi="Calibri" w:cs="Calibri"/>
                      <w:color w:val="000000"/>
                      <w:sz w:val="22"/>
                      <w:szCs w:val="22"/>
                    </w:rPr>
                  </w:rPrChange>
                </w:rPr>
                <w:t>0.29</w:t>
              </w:r>
            </w:ins>
          </w:p>
        </w:tc>
      </w:tr>
      <w:tr w:rsidR="001255CF" w:rsidRPr="001255CF" w:rsidTr="001255CF">
        <w:trPr>
          <w:divId w:val="1429738465"/>
          <w:trHeight w:val="300"/>
          <w:ins w:id="5711" w:author="Nick.Tolimieri [2]" w:date="2022-09-09T12:38:00Z"/>
          <w:trPrChange w:id="5712" w:author="Nick.Tolimieri [2]" w:date="2022-09-09T12:38:00Z">
            <w:trPr>
              <w:divId w:val="1429738465"/>
              <w:trHeight w:val="300"/>
            </w:trPr>
          </w:trPrChange>
        </w:trPr>
        <w:tc>
          <w:tcPr>
            <w:tcW w:w="960" w:type="dxa"/>
            <w:noWrap/>
            <w:hideMark/>
            <w:tcPrChange w:id="57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14" w:author="Nick.Tolimieri [2]" w:date="2022-09-09T12:38:00Z"/>
                <w:rFonts w:asciiTheme="minorHAnsi" w:eastAsiaTheme="minorHAnsi" w:hAnsiTheme="minorHAnsi" w:cstheme="minorBidi"/>
                <w:sz w:val="22"/>
                <w:szCs w:val="22"/>
                <w:rPrChange w:id="5715" w:author="Nick.Tolimieri [2]" w:date="2022-09-09T12:38:00Z">
                  <w:rPr>
                    <w:ins w:id="5716" w:author="Nick.Tolimieri [2]" w:date="2022-09-09T12:38:00Z"/>
                    <w:rFonts w:ascii="Calibri" w:hAnsi="Calibri" w:cs="Calibri"/>
                    <w:color w:val="000000"/>
                    <w:sz w:val="22"/>
                    <w:szCs w:val="22"/>
                  </w:rPr>
                </w:rPrChange>
              </w:rPr>
              <w:pPrChange w:id="5717" w:author="Nick.Tolimieri [2]" w:date="2022-09-09T12:38:00Z">
                <w:pPr/>
              </w:pPrChange>
            </w:pPr>
            <w:ins w:id="5718" w:author="Nick.Tolimieri [2]" w:date="2022-09-09T12:38:00Z">
              <w:r w:rsidRPr="001255CF">
                <w:rPr>
                  <w:rFonts w:asciiTheme="minorHAnsi" w:eastAsiaTheme="minorHAnsi" w:hAnsiTheme="minorHAnsi" w:cstheme="minorBidi"/>
                  <w:sz w:val="22"/>
                  <w:szCs w:val="22"/>
                  <w:rPrChange w:id="5719" w:author="Nick.Tolimieri [2]" w:date="2022-09-09T12:38:00Z">
                    <w:rPr>
                      <w:rFonts w:ascii="Calibri" w:hAnsi="Calibri" w:cs="Calibri"/>
                      <w:color w:val="000000"/>
                      <w:sz w:val="22"/>
                      <w:szCs w:val="22"/>
                    </w:rPr>
                  </w:rPrChange>
                </w:rPr>
                <w:t>Tatoosh Is. &amp; Neah B.</w:t>
              </w:r>
            </w:ins>
          </w:p>
        </w:tc>
        <w:tc>
          <w:tcPr>
            <w:tcW w:w="960" w:type="dxa"/>
            <w:noWrap/>
            <w:hideMark/>
            <w:tcPrChange w:id="57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21" w:author="Nick.Tolimieri [2]" w:date="2022-09-09T12:38:00Z"/>
                <w:rFonts w:asciiTheme="minorHAnsi" w:eastAsiaTheme="minorHAnsi" w:hAnsiTheme="minorHAnsi" w:cstheme="minorBidi"/>
                <w:sz w:val="22"/>
                <w:szCs w:val="22"/>
                <w:rPrChange w:id="5722" w:author="Nick.Tolimieri [2]" w:date="2022-09-09T12:38:00Z">
                  <w:rPr>
                    <w:ins w:id="5723" w:author="Nick.Tolimieri [2]" w:date="2022-09-09T12:38:00Z"/>
                    <w:rFonts w:ascii="Calibri" w:hAnsi="Calibri" w:cs="Calibri"/>
                    <w:color w:val="000000"/>
                    <w:sz w:val="22"/>
                    <w:szCs w:val="22"/>
                  </w:rPr>
                </w:rPrChange>
              </w:rPr>
              <w:pPrChange w:id="5724" w:author="Nick.Tolimieri [2]" w:date="2022-09-09T12:38:00Z">
                <w:pPr>
                  <w:jc w:val="right"/>
                </w:pPr>
              </w:pPrChange>
            </w:pPr>
            <w:ins w:id="5725" w:author="Nick.Tolimieri [2]" w:date="2022-09-09T12:38:00Z">
              <w:r w:rsidRPr="001255CF">
                <w:rPr>
                  <w:rFonts w:asciiTheme="minorHAnsi" w:eastAsiaTheme="minorHAnsi" w:hAnsiTheme="minorHAnsi" w:cstheme="minorBidi"/>
                  <w:sz w:val="22"/>
                  <w:szCs w:val="22"/>
                  <w:rPrChange w:id="5726" w:author="Nick.Tolimieri [2]" w:date="2022-09-09T12:38:00Z">
                    <w:rPr>
                      <w:rFonts w:ascii="Calibri" w:hAnsi="Calibri" w:cs="Calibri"/>
                      <w:color w:val="000000"/>
                      <w:sz w:val="22"/>
                      <w:szCs w:val="22"/>
                    </w:rPr>
                  </w:rPrChange>
                </w:rPr>
                <w:t>2007</w:t>
              </w:r>
            </w:ins>
          </w:p>
        </w:tc>
        <w:tc>
          <w:tcPr>
            <w:tcW w:w="960" w:type="dxa"/>
            <w:noWrap/>
            <w:hideMark/>
            <w:tcPrChange w:id="57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28" w:author="Nick.Tolimieri [2]" w:date="2022-09-09T12:38:00Z"/>
                <w:rFonts w:asciiTheme="minorHAnsi" w:eastAsiaTheme="minorHAnsi" w:hAnsiTheme="minorHAnsi" w:cstheme="minorBidi"/>
                <w:sz w:val="22"/>
                <w:szCs w:val="22"/>
                <w:rPrChange w:id="5729" w:author="Nick.Tolimieri [2]" w:date="2022-09-09T12:38:00Z">
                  <w:rPr>
                    <w:ins w:id="5730" w:author="Nick.Tolimieri [2]" w:date="2022-09-09T12:38:00Z"/>
                    <w:rFonts w:ascii="Calibri" w:hAnsi="Calibri" w:cs="Calibri"/>
                    <w:color w:val="000000"/>
                    <w:sz w:val="22"/>
                    <w:szCs w:val="22"/>
                  </w:rPr>
                </w:rPrChange>
              </w:rPr>
              <w:pPrChange w:id="5731" w:author="Nick.Tolimieri [2]" w:date="2022-09-09T12:38:00Z">
                <w:pPr>
                  <w:jc w:val="right"/>
                </w:pPr>
              </w:pPrChange>
            </w:pPr>
            <w:ins w:id="5732" w:author="Nick.Tolimieri [2]" w:date="2022-09-09T12:38:00Z">
              <w:r w:rsidRPr="001255CF">
                <w:rPr>
                  <w:rFonts w:asciiTheme="minorHAnsi" w:eastAsiaTheme="minorHAnsi" w:hAnsiTheme="minorHAnsi" w:cstheme="minorBidi"/>
                  <w:sz w:val="22"/>
                  <w:szCs w:val="22"/>
                  <w:rPrChange w:id="5733" w:author="Nick.Tolimieri [2]" w:date="2022-09-09T12:38:00Z">
                    <w:rPr>
                      <w:rFonts w:ascii="Calibri" w:hAnsi="Calibri" w:cs="Calibri"/>
                      <w:color w:val="000000"/>
                      <w:sz w:val="22"/>
                      <w:szCs w:val="22"/>
                    </w:rPr>
                  </w:rPrChange>
                </w:rPr>
                <w:t>5</w:t>
              </w:r>
            </w:ins>
          </w:p>
        </w:tc>
        <w:tc>
          <w:tcPr>
            <w:tcW w:w="960" w:type="dxa"/>
            <w:noWrap/>
            <w:hideMark/>
            <w:tcPrChange w:id="57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35" w:author="Nick.Tolimieri [2]" w:date="2022-09-09T12:38:00Z"/>
                <w:rFonts w:asciiTheme="minorHAnsi" w:eastAsiaTheme="minorHAnsi" w:hAnsiTheme="minorHAnsi" w:cstheme="minorBidi"/>
                <w:sz w:val="22"/>
                <w:szCs w:val="22"/>
                <w:rPrChange w:id="5736" w:author="Nick.Tolimieri [2]" w:date="2022-09-09T12:38:00Z">
                  <w:rPr>
                    <w:ins w:id="5737" w:author="Nick.Tolimieri [2]" w:date="2022-09-09T12:38:00Z"/>
                    <w:rFonts w:ascii="Calibri" w:hAnsi="Calibri" w:cs="Calibri"/>
                    <w:color w:val="000000"/>
                    <w:sz w:val="22"/>
                    <w:szCs w:val="22"/>
                  </w:rPr>
                </w:rPrChange>
              </w:rPr>
              <w:pPrChange w:id="5738" w:author="Nick.Tolimieri [2]" w:date="2022-09-09T12:38:00Z">
                <w:pPr>
                  <w:jc w:val="right"/>
                </w:pPr>
              </w:pPrChange>
            </w:pPr>
            <w:ins w:id="5739" w:author="Nick.Tolimieri [2]" w:date="2022-09-09T12:38:00Z">
              <w:r w:rsidRPr="001255CF">
                <w:rPr>
                  <w:rFonts w:asciiTheme="minorHAnsi" w:eastAsiaTheme="minorHAnsi" w:hAnsiTheme="minorHAnsi" w:cstheme="minorBidi"/>
                  <w:sz w:val="22"/>
                  <w:szCs w:val="22"/>
                  <w:rPrChange w:id="5740" w:author="Nick.Tolimieri [2]" w:date="2022-09-09T12:38:00Z">
                    <w:rPr>
                      <w:rFonts w:ascii="Calibri" w:hAnsi="Calibri" w:cs="Calibri"/>
                      <w:color w:val="000000"/>
                      <w:sz w:val="22"/>
                      <w:szCs w:val="22"/>
                    </w:rPr>
                  </w:rPrChange>
                </w:rPr>
                <w:t>8</w:t>
              </w:r>
            </w:ins>
          </w:p>
        </w:tc>
        <w:tc>
          <w:tcPr>
            <w:tcW w:w="960" w:type="dxa"/>
            <w:noWrap/>
            <w:hideMark/>
            <w:tcPrChange w:id="57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42" w:author="Nick.Tolimieri [2]" w:date="2022-09-09T12:38:00Z"/>
                <w:rFonts w:asciiTheme="minorHAnsi" w:eastAsiaTheme="minorHAnsi" w:hAnsiTheme="minorHAnsi" w:cstheme="minorBidi"/>
                <w:sz w:val="22"/>
                <w:szCs w:val="22"/>
                <w:rPrChange w:id="5743" w:author="Nick.Tolimieri [2]" w:date="2022-09-09T12:38:00Z">
                  <w:rPr>
                    <w:ins w:id="5744" w:author="Nick.Tolimieri [2]" w:date="2022-09-09T12:38:00Z"/>
                    <w:rFonts w:ascii="Calibri" w:hAnsi="Calibri" w:cs="Calibri"/>
                    <w:color w:val="000000"/>
                    <w:sz w:val="22"/>
                    <w:szCs w:val="22"/>
                  </w:rPr>
                </w:rPrChange>
              </w:rPr>
              <w:pPrChange w:id="5745" w:author="Nick.Tolimieri [2]" w:date="2022-09-09T12:38:00Z">
                <w:pPr>
                  <w:jc w:val="right"/>
                </w:pPr>
              </w:pPrChange>
            </w:pPr>
            <w:ins w:id="5746" w:author="Nick.Tolimieri [2]" w:date="2022-09-09T12:38:00Z">
              <w:r w:rsidRPr="001255CF">
                <w:rPr>
                  <w:rFonts w:asciiTheme="minorHAnsi" w:eastAsiaTheme="minorHAnsi" w:hAnsiTheme="minorHAnsi" w:cstheme="minorBidi"/>
                  <w:sz w:val="22"/>
                  <w:szCs w:val="22"/>
                  <w:rPrChange w:id="5747" w:author="Nick.Tolimieri [2]" w:date="2022-09-09T12:38:00Z">
                    <w:rPr>
                      <w:rFonts w:ascii="Calibri" w:hAnsi="Calibri" w:cs="Calibri"/>
                      <w:color w:val="000000"/>
                      <w:sz w:val="22"/>
                      <w:szCs w:val="22"/>
                    </w:rPr>
                  </w:rPrChange>
                </w:rPr>
                <w:t>1</w:t>
              </w:r>
            </w:ins>
          </w:p>
        </w:tc>
        <w:tc>
          <w:tcPr>
            <w:tcW w:w="960" w:type="dxa"/>
            <w:noWrap/>
            <w:hideMark/>
            <w:tcPrChange w:id="57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49" w:author="Nick.Tolimieri [2]" w:date="2022-09-09T12:38:00Z"/>
                <w:rFonts w:asciiTheme="minorHAnsi" w:eastAsiaTheme="minorHAnsi" w:hAnsiTheme="minorHAnsi" w:cstheme="minorBidi"/>
                <w:sz w:val="22"/>
                <w:szCs w:val="22"/>
                <w:rPrChange w:id="5750" w:author="Nick.Tolimieri [2]" w:date="2022-09-09T12:38:00Z">
                  <w:rPr>
                    <w:ins w:id="5751" w:author="Nick.Tolimieri [2]" w:date="2022-09-09T12:38:00Z"/>
                    <w:rFonts w:ascii="Calibri" w:hAnsi="Calibri" w:cs="Calibri"/>
                    <w:color w:val="000000"/>
                    <w:sz w:val="22"/>
                    <w:szCs w:val="22"/>
                  </w:rPr>
                </w:rPrChange>
              </w:rPr>
              <w:pPrChange w:id="5752" w:author="Nick.Tolimieri [2]" w:date="2022-09-09T12:38:00Z">
                <w:pPr>
                  <w:jc w:val="right"/>
                </w:pPr>
              </w:pPrChange>
            </w:pPr>
            <w:ins w:id="5753" w:author="Nick.Tolimieri [2]" w:date="2022-09-09T12:38:00Z">
              <w:r w:rsidRPr="001255CF">
                <w:rPr>
                  <w:rFonts w:asciiTheme="minorHAnsi" w:eastAsiaTheme="minorHAnsi" w:hAnsiTheme="minorHAnsi" w:cstheme="minorBidi"/>
                  <w:sz w:val="22"/>
                  <w:szCs w:val="22"/>
                  <w:rPrChange w:id="5754" w:author="Nick.Tolimieri [2]" w:date="2022-09-09T12:38:00Z">
                    <w:rPr>
                      <w:rFonts w:ascii="Calibri" w:hAnsi="Calibri" w:cs="Calibri"/>
                      <w:color w:val="000000"/>
                      <w:sz w:val="22"/>
                      <w:szCs w:val="22"/>
                    </w:rPr>
                  </w:rPrChange>
                </w:rPr>
                <w:t>8</w:t>
              </w:r>
            </w:ins>
          </w:p>
        </w:tc>
        <w:tc>
          <w:tcPr>
            <w:tcW w:w="960" w:type="dxa"/>
            <w:noWrap/>
            <w:hideMark/>
            <w:tcPrChange w:id="57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56" w:author="Nick.Tolimieri [2]" w:date="2022-09-09T12:38:00Z"/>
                <w:rFonts w:asciiTheme="minorHAnsi" w:eastAsiaTheme="minorHAnsi" w:hAnsiTheme="minorHAnsi" w:cstheme="minorBidi"/>
                <w:sz w:val="22"/>
                <w:szCs w:val="22"/>
                <w:rPrChange w:id="5757" w:author="Nick.Tolimieri [2]" w:date="2022-09-09T12:38:00Z">
                  <w:rPr>
                    <w:ins w:id="5758" w:author="Nick.Tolimieri [2]" w:date="2022-09-09T12:38:00Z"/>
                    <w:rFonts w:ascii="Calibri" w:hAnsi="Calibri" w:cs="Calibri"/>
                    <w:color w:val="000000"/>
                    <w:sz w:val="22"/>
                    <w:szCs w:val="22"/>
                  </w:rPr>
                </w:rPrChange>
              </w:rPr>
              <w:pPrChange w:id="5759" w:author="Nick.Tolimieri [2]" w:date="2022-09-09T12:38:00Z">
                <w:pPr>
                  <w:jc w:val="right"/>
                </w:pPr>
              </w:pPrChange>
            </w:pPr>
            <w:ins w:id="5760" w:author="Nick.Tolimieri [2]" w:date="2022-09-09T12:38:00Z">
              <w:r w:rsidRPr="001255CF">
                <w:rPr>
                  <w:rFonts w:asciiTheme="minorHAnsi" w:eastAsiaTheme="minorHAnsi" w:hAnsiTheme="minorHAnsi" w:cstheme="minorBidi"/>
                  <w:sz w:val="22"/>
                  <w:szCs w:val="22"/>
                  <w:rPrChange w:id="5761" w:author="Nick.Tolimieri [2]" w:date="2022-09-09T12:38:00Z">
                    <w:rPr>
                      <w:rFonts w:ascii="Calibri" w:hAnsi="Calibri" w:cs="Calibri"/>
                      <w:color w:val="000000"/>
                      <w:sz w:val="22"/>
                      <w:szCs w:val="22"/>
                    </w:rPr>
                  </w:rPrChange>
                </w:rPr>
                <w:t>8</w:t>
              </w:r>
            </w:ins>
          </w:p>
        </w:tc>
        <w:tc>
          <w:tcPr>
            <w:tcW w:w="960" w:type="dxa"/>
            <w:noWrap/>
            <w:hideMark/>
            <w:tcPrChange w:id="57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63" w:author="Nick.Tolimieri [2]" w:date="2022-09-09T12:38:00Z"/>
                <w:rFonts w:asciiTheme="minorHAnsi" w:eastAsiaTheme="minorHAnsi" w:hAnsiTheme="minorHAnsi" w:cstheme="minorBidi"/>
                <w:sz w:val="22"/>
                <w:szCs w:val="22"/>
                <w:rPrChange w:id="5764" w:author="Nick.Tolimieri [2]" w:date="2022-09-09T12:38:00Z">
                  <w:rPr>
                    <w:ins w:id="5765" w:author="Nick.Tolimieri [2]" w:date="2022-09-09T12:38:00Z"/>
                    <w:rFonts w:ascii="Calibri" w:hAnsi="Calibri" w:cs="Calibri"/>
                    <w:color w:val="000000"/>
                    <w:sz w:val="22"/>
                    <w:szCs w:val="22"/>
                  </w:rPr>
                </w:rPrChange>
              </w:rPr>
              <w:pPrChange w:id="5766" w:author="Nick.Tolimieri [2]" w:date="2022-09-09T12:38:00Z">
                <w:pPr>
                  <w:jc w:val="right"/>
                </w:pPr>
              </w:pPrChange>
            </w:pPr>
            <w:ins w:id="5767" w:author="Nick.Tolimieri [2]" w:date="2022-09-09T12:38:00Z">
              <w:r w:rsidRPr="001255CF">
                <w:rPr>
                  <w:rFonts w:asciiTheme="minorHAnsi" w:eastAsiaTheme="minorHAnsi" w:hAnsiTheme="minorHAnsi" w:cstheme="minorBidi"/>
                  <w:sz w:val="22"/>
                  <w:szCs w:val="22"/>
                  <w:rPrChange w:id="5768" w:author="Nick.Tolimieri [2]" w:date="2022-09-09T12:38:00Z">
                    <w:rPr>
                      <w:rFonts w:ascii="Calibri" w:hAnsi="Calibri" w:cs="Calibri"/>
                      <w:color w:val="000000"/>
                      <w:sz w:val="22"/>
                      <w:szCs w:val="22"/>
                    </w:rPr>
                  </w:rPrChange>
                </w:rPr>
                <w:t>8</w:t>
              </w:r>
            </w:ins>
          </w:p>
        </w:tc>
        <w:tc>
          <w:tcPr>
            <w:tcW w:w="960" w:type="dxa"/>
            <w:noWrap/>
            <w:hideMark/>
            <w:tcPrChange w:id="57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70" w:author="Nick.Tolimieri [2]" w:date="2022-09-09T12:38:00Z"/>
                <w:rFonts w:asciiTheme="minorHAnsi" w:eastAsiaTheme="minorHAnsi" w:hAnsiTheme="minorHAnsi" w:cstheme="minorBidi"/>
                <w:sz w:val="22"/>
                <w:szCs w:val="22"/>
                <w:rPrChange w:id="5771" w:author="Nick.Tolimieri [2]" w:date="2022-09-09T12:38:00Z">
                  <w:rPr>
                    <w:ins w:id="5772" w:author="Nick.Tolimieri [2]" w:date="2022-09-09T12:38:00Z"/>
                    <w:rFonts w:ascii="Calibri" w:hAnsi="Calibri" w:cs="Calibri"/>
                    <w:color w:val="000000"/>
                    <w:sz w:val="22"/>
                    <w:szCs w:val="22"/>
                  </w:rPr>
                </w:rPrChange>
              </w:rPr>
              <w:pPrChange w:id="5773" w:author="Nick.Tolimieri [2]" w:date="2022-09-09T12:38:00Z">
                <w:pPr>
                  <w:jc w:val="right"/>
                </w:pPr>
              </w:pPrChange>
            </w:pPr>
            <w:ins w:id="5774" w:author="Nick.Tolimieri [2]" w:date="2022-09-09T12:38:00Z">
              <w:r w:rsidRPr="001255CF">
                <w:rPr>
                  <w:rFonts w:asciiTheme="minorHAnsi" w:eastAsiaTheme="minorHAnsi" w:hAnsiTheme="minorHAnsi" w:cstheme="minorBidi"/>
                  <w:sz w:val="22"/>
                  <w:szCs w:val="22"/>
                  <w:rPrChange w:id="5775" w:author="Nick.Tolimieri [2]" w:date="2022-09-09T12:38:00Z">
                    <w:rPr>
                      <w:rFonts w:ascii="Calibri" w:hAnsi="Calibri" w:cs="Calibri"/>
                      <w:color w:val="000000"/>
                      <w:sz w:val="22"/>
                      <w:szCs w:val="22"/>
                    </w:rPr>
                  </w:rPrChange>
                </w:rPr>
                <w:t>2.58</w:t>
              </w:r>
            </w:ins>
          </w:p>
        </w:tc>
        <w:tc>
          <w:tcPr>
            <w:tcW w:w="960" w:type="dxa"/>
            <w:noWrap/>
            <w:hideMark/>
            <w:tcPrChange w:id="57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77" w:author="Nick.Tolimieri [2]" w:date="2022-09-09T12:38:00Z"/>
                <w:rFonts w:asciiTheme="minorHAnsi" w:eastAsiaTheme="minorHAnsi" w:hAnsiTheme="minorHAnsi" w:cstheme="minorBidi"/>
                <w:sz w:val="22"/>
                <w:szCs w:val="22"/>
                <w:rPrChange w:id="5778" w:author="Nick.Tolimieri [2]" w:date="2022-09-09T12:38:00Z">
                  <w:rPr>
                    <w:ins w:id="5779" w:author="Nick.Tolimieri [2]" w:date="2022-09-09T12:38:00Z"/>
                    <w:rFonts w:ascii="Calibri" w:hAnsi="Calibri" w:cs="Calibri"/>
                    <w:color w:val="000000"/>
                    <w:sz w:val="22"/>
                    <w:szCs w:val="22"/>
                  </w:rPr>
                </w:rPrChange>
              </w:rPr>
              <w:pPrChange w:id="5780" w:author="Nick.Tolimieri [2]" w:date="2022-09-09T12:38:00Z">
                <w:pPr>
                  <w:jc w:val="right"/>
                </w:pPr>
              </w:pPrChange>
            </w:pPr>
            <w:ins w:id="5781" w:author="Nick.Tolimieri [2]" w:date="2022-09-09T12:38:00Z">
              <w:r w:rsidRPr="001255CF">
                <w:rPr>
                  <w:rFonts w:asciiTheme="minorHAnsi" w:eastAsiaTheme="minorHAnsi" w:hAnsiTheme="minorHAnsi" w:cstheme="minorBidi"/>
                  <w:sz w:val="22"/>
                  <w:szCs w:val="22"/>
                  <w:rPrChange w:id="5782" w:author="Nick.Tolimieri [2]" w:date="2022-09-09T12:38:00Z">
                    <w:rPr>
                      <w:rFonts w:ascii="Calibri" w:hAnsi="Calibri" w:cs="Calibri"/>
                      <w:color w:val="000000"/>
                      <w:sz w:val="22"/>
                      <w:szCs w:val="22"/>
                    </w:rPr>
                  </w:rPrChange>
                </w:rPr>
                <w:t>0.67</w:t>
              </w:r>
            </w:ins>
          </w:p>
        </w:tc>
      </w:tr>
      <w:tr w:rsidR="001255CF" w:rsidRPr="001255CF" w:rsidTr="001255CF">
        <w:trPr>
          <w:divId w:val="1429738465"/>
          <w:trHeight w:val="300"/>
          <w:ins w:id="5783" w:author="Nick.Tolimieri [2]" w:date="2022-09-09T12:38:00Z"/>
          <w:trPrChange w:id="5784" w:author="Nick.Tolimieri [2]" w:date="2022-09-09T12:38:00Z">
            <w:trPr>
              <w:divId w:val="1429738465"/>
              <w:trHeight w:val="300"/>
            </w:trPr>
          </w:trPrChange>
        </w:trPr>
        <w:tc>
          <w:tcPr>
            <w:tcW w:w="960" w:type="dxa"/>
            <w:noWrap/>
            <w:hideMark/>
            <w:tcPrChange w:id="57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86" w:author="Nick.Tolimieri [2]" w:date="2022-09-09T12:38:00Z"/>
                <w:rFonts w:asciiTheme="minorHAnsi" w:eastAsiaTheme="minorHAnsi" w:hAnsiTheme="minorHAnsi" w:cstheme="minorBidi"/>
                <w:sz w:val="22"/>
                <w:szCs w:val="22"/>
                <w:rPrChange w:id="5787" w:author="Nick.Tolimieri [2]" w:date="2022-09-09T12:38:00Z">
                  <w:rPr>
                    <w:ins w:id="5788" w:author="Nick.Tolimieri [2]" w:date="2022-09-09T12:38:00Z"/>
                    <w:rFonts w:ascii="Calibri" w:hAnsi="Calibri" w:cs="Calibri"/>
                    <w:color w:val="000000"/>
                    <w:sz w:val="22"/>
                    <w:szCs w:val="22"/>
                  </w:rPr>
                </w:rPrChange>
              </w:rPr>
              <w:pPrChange w:id="5789" w:author="Nick.Tolimieri [2]" w:date="2022-09-09T12:38:00Z">
                <w:pPr/>
              </w:pPrChange>
            </w:pPr>
            <w:ins w:id="5790" w:author="Nick.Tolimieri [2]" w:date="2022-09-09T12:38:00Z">
              <w:r w:rsidRPr="001255CF">
                <w:rPr>
                  <w:rFonts w:asciiTheme="minorHAnsi" w:eastAsiaTheme="minorHAnsi" w:hAnsiTheme="minorHAnsi" w:cstheme="minorBidi"/>
                  <w:sz w:val="22"/>
                  <w:szCs w:val="22"/>
                  <w:rPrChange w:id="5791" w:author="Nick.Tolimieri [2]" w:date="2022-09-09T12:38:00Z">
                    <w:rPr>
                      <w:rFonts w:ascii="Calibri" w:hAnsi="Calibri" w:cs="Calibri"/>
                      <w:color w:val="000000"/>
                      <w:sz w:val="22"/>
                      <w:szCs w:val="22"/>
                    </w:rPr>
                  </w:rPrChange>
                </w:rPr>
                <w:lastRenderedPageBreak/>
                <w:t>Tatoosh Is. &amp; Neah B.</w:t>
              </w:r>
            </w:ins>
          </w:p>
        </w:tc>
        <w:tc>
          <w:tcPr>
            <w:tcW w:w="960" w:type="dxa"/>
            <w:noWrap/>
            <w:hideMark/>
            <w:tcPrChange w:id="57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793" w:author="Nick.Tolimieri [2]" w:date="2022-09-09T12:38:00Z"/>
                <w:rFonts w:asciiTheme="minorHAnsi" w:eastAsiaTheme="minorHAnsi" w:hAnsiTheme="minorHAnsi" w:cstheme="minorBidi"/>
                <w:sz w:val="22"/>
                <w:szCs w:val="22"/>
                <w:rPrChange w:id="5794" w:author="Nick.Tolimieri [2]" w:date="2022-09-09T12:38:00Z">
                  <w:rPr>
                    <w:ins w:id="5795" w:author="Nick.Tolimieri [2]" w:date="2022-09-09T12:38:00Z"/>
                    <w:rFonts w:ascii="Calibri" w:hAnsi="Calibri" w:cs="Calibri"/>
                    <w:color w:val="000000"/>
                    <w:sz w:val="22"/>
                    <w:szCs w:val="22"/>
                  </w:rPr>
                </w:rPrChange>
              </w:rPr>
              <w:pPrChange w:id="5796" w:author="Nick.Tolimieri [2]" w:date="2022-09-09T12:38:00Z">
                <w:pPr>
                  <w:jc w:val="right"/>
                </w:pPr>
              </w:pPrChange>
            </w:pPr>
            <w:ins w:id="5797" w:author="Nick.Tolimieri [2]" w:date="2022-09-09T12:38:00Z">
              <w:r w:rsidRPr="001255CF">
                <w:rPr>
                  <w:rFonts w:asciiTheme="minorHAnsi" w:eastAsiaTheme="minorHAnsi" w:hAnsiTheme="minorHAnsi" w:cstheme="minorBidi"/>
                  <w:sz w:val="22"/>
                  <w:szCs w:val="22"/>
                  <w:rPrChange w:id="5798" w:author="Nick.Tolimieri [2]" w:date="2022-09-09T12:38:00Z">
                    <w:rPr>
                      <w:rFonts w:ascii="Calibri" w:hAnsi="Calibri" w:cs="Calibri"/>
                      <w:color w:val="000000"/>
                      <w:sz w:val="22"/>
                      <w:szCs w:val="22"/>
                    </w:rPr>
                  </w:rPrChange>
                </w:rPr>
                <w:t>2008</w:t>
              </w:r>
            </w:ins>
          </w:p>
        </w:tc>
        <w:tc>
          <w:tcPr>
            <w:tcW w:w="960" w:type="dxa"/>
            <w:noWrap/>
            <w:hideMark/>
            <w:tcPrChange w:id="57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00" w:author="Nick.Tolimieri [2]" w:date="2022-09-09T12:38:00Z"/>
                <w:rFonts w:asciiTheme="minorHAnsi" w:eastAsiaTheme="minorHAnsi" w:hAnsiTheme="minorHAnsi" w:cstheme="minorBidi"/>
                <w:sz w:val="22"/>
                <w:szCs w:val="22"/>
                <w:rPrChange w:id="5801" w:author="Nick.Tolimieri [2]" w:date="2022-09-09T12:38:00Z">
                  <w:rPr>
                    <w:ins w:id="5802" w:author="Nick.Tolimieri [2]" w:date="2022-09-09T12:38:00Z"/>
                    <w:rFonts w:ascii="Calibri" w:hAnsi="Calibri" w:cs="Calibri"/>
                    <w:color w:val="000000"/>
                    <w:sz w:val="22"/>
                    <w:szCs w:val="22"/>
                  </w:rPr>
                </w:rPrChange>
              </w:rPr>
              <w:pPrChange w:id="5803" w:author="Nick.Tolimieri [2]" w:date="2022-09-09T12:38:00Z">
                <w:pPr>
                  <w:jc w:val="right"/>
                </w:pPr>
              </w:pPrChange>
            </w:pPr>
            <w:ins w:id="5804" w:author="Nick.Tolimieri [2]" w:date="2022-09-09T12:38:00Z">
              <w:r w:rsidRPr="001255CF">
                <w:rPr>
                  <w:rFonts w:asciiTheme="minorHAnsi" w:eastAsiaTheme="minorHAnsi" w:hAnsiTheme="minorHAnsi" w:cstheme="minorBidi"/>
                  <w:sz w:val="22"/>
                  <w:szCs w:val="22"/>
                  <w:rPrChange w:id="5805" w:author="Nick.Tolimieri [2]" w:date="2022-09-09T12:38:00Z">
                    <w:rPr>
                      <w:rFonts w:ascii="Calibri" w:hAnsi="Calibri" w:cs="Calibri"/>
                      <w:color w:val="000000"/>
                      <w:sz w:val="22"/>
                      <w:szCs w:val="22"/>
                    </w:rPr>
                  </w:rPrChange>
                </w:rPr>
                <w:t>0</w:t>
              </w:r>
            </w:ins>
          </w:p>
        </w:tc>
        <w:tc>
          <w:tcPr>
            <w:tcW w:w="960" w:type="dxa"/>
            <w:noWrap/>
            <w:hideMark/>
            <w:tcPrChange w:id="58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07" w:author="Nick.Tolimieri [2]" w:date="2022-09-09T12:38:00Z"/>
                <w:rFonts w:asciiTheme="minorHAnsi" w:eastAsiaTheme="minorHAnsi" w:hAnsiTheme="minorHAnsi" w:cstheme="minorBidi"/>
                <w:sz w:val="22"/>
                <w:szCs w:val="22"/>
                <w:rPrChange w:id="5808" w:author="Nick.Tolimieri [2]" w:date="2022-09-09T12:38:00Z">
                  <w:rPr>
                    <w:ins w:id="5809" w:author="Nick.Tolimieri [2]" w:date="2022-09-09T12:38:00Z"/>
                    <w:rFonts w:ascii="Calibri" w:hAnsi="Calibri" w:cs="Calibri"/>
                    <w:color w:val="000000"/>
                    <w:sz w:val="22"/>
                    <w:szCs w:val="22"/>
                  </w:rPr>
                </w:rPrChange>
              </w:rPr>
              <w:pPrChange w:id="5810" w:author="Nick.Tolimieri [2]" w:date="2022-09-09T12:38:00Z">
                <w:pPr>
                  <w:jc w:val="right"/>
                </w:pPr>
              </w:pPrChange>
            </w:pPr>
            <w:ins w:id="5811" w:author="Nick.Tolimieri [2]" w:date="2022-09-09T12:38:00Z">
              <w:r w:rsidRPr="001255CF">
                <w:rPr>
                  <w:rFonts w:asciiTheme="minorHAnsi" w:eastAsiaTheme="minorHAnsi" w:hAnsiTheme="minorHAnsi" w:cstheme="minorBidi"/>
                  <w:sz w:val="22"/>
                  <w:szCs w:val="22"/>
                  <w:rPrChange w:id="5812" w:author="Nick.Tolimieri [2]" w:date="2022-09-09T12:38:00Z">
                    <w:rPr>
                      <w:rFonts w:ascii="Calibri" w:hAnsi="Calibri" w:cs="Calibri"/>
                      <w:color w:val="000000"/>
                      <w:sz w:val="22"/>
                      <w:szCs w:val="22"/>
                    </w:rPr>
                  </w:rPrChange>
                </w:rPr>
                <w:t>0</w:t>
              </w:r>
            </w:ins>
          </w:p>
        </w:tc>
        <w:tc>
          <w:tcPr>
            <w:tcW w:w="960" w:type="dxa"/>
            <w:noWrap/>
            <w:hideMark/>
            <w:tcPrChange w:id="58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14" w:author="Nick.Tolimieri [2]" w:date="2022-09-09T12:38:00Z"/>
                <w:rFonts w:asciiTheme="minorHAnsi" w:eastAsiaTheme="minorHAnsi" w:hAnsiTheme="minorHAnsi" w:cstheme="minorBidi"/>
                <w:sz w:val="22"/>
                <w:szCs w:val="22"/>
                <w:rPrChange w:id="5815" w:author="Nick.Tolimieri [2]" w:date="2022-09-09T12:38:00Z">
                  <w:rPr>
                    <w:ins w:id="5816" w:author="Nick.Tolimieri [2]" w:date="2022-09-09T12:38:00Z"/>
                    <w:rFonts w:ascii="Calibri" w:hAnsi="Calibri" w:cs="Calibri"/>
                    <w:color w:val="000000"/>
                    <w:sz w:val="22"/>
                    <w:szCs w:val="22"/>
                  </w:rPr>
                </w:rPrChange>
              </w:rPr>
              <w:pPrChange w:id="5817" w:author="Nick.Tolimieri [2]" w:date="2022-09-09T12:38:00Z">
                <w:pPr>
                  <w:jc w:val="right"/>
                </w:pPr>
              </w:pPrChange>
            </w:pPr>
            <w:ins w:id="5818" w:author="Nick.Tolimieri [2]" w:date="2022-09-09T12:38:00Z">
              <w:r w:rsidRPr="001255CF">
                <w:rPr>
                  <w:rFonts w:asciiTheme="minorHAnsi" w:eastAsiaTheme="minorHAnsi" w:hAnsiTheme="minorHAnsi" w:cstheme="minorBidi"/>
                  <w:sz w:val="22"/>
                  <w:szCs w:val="22"/>
                  <w:rPrChange w:id="5819" w:author="Nick.Tolimieri [2]" w:date="2022-09-09T12:38:00Z">
                    <w:rPr>
                      <w:rFonts w:ascii="Calibri" w:hAnsi="Calibri" w:cs="Calibri"/>
                      <w:color w:val="000000"/>
                      <w:sz w:val="22"/>
                      <w:szCs w:val="22"/>
                    </w:rPr>
                  </w:rPrChange>
                </w:rPr>
                <w:t>0</w:t>
              </w:r>
            </w:ins>
          </w:p>
        </w:tc>
        <w:tc>
          <w:tcPr>
            <w:tcW w:w="960" w:type="dxa"/>
            <w:noWrap/>
            <w:hideMark/>
            <w:tcPrChange w:id="58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21" w:author="Nick.Tolimieri [2]" w:date="2022-09-09T12:38:00Z"/>
                <w:rFonts w:asciiTheme="minorHAnsi" w:eastAsiaTheme="minorHAnsi" w:hAnsiTheme="minorHAnsi" w:cstheme="minorBidi"/>
                <w:sz w:val="22"/>
                <w:szCs w:val="22"/>
                <w:rPrChange w:id="5822" w:author="Nick.Tolimieri [2]" w:date="2022-09-09T12:38:00Z">
                  <w:rPr>
                    <w:ins w:id="5823" w:author="Nick.Tolimieri [2]" w:date="2022-09-09T12:38:00Z"/>
                    <w:rFonts w:ascii="Calibri" w:hAnsi="Calibri" w:cs="Calibri"/>
                    <w:color w:val="000000"/>
                    <w:sz w:val="22"/>
                    <w:szCs w:val="22"/>
                  </w:rPr>
                </w:rPrChange>
              </w:rPr>
              <w:pPrChange w:id="5824" w:author="Nick.Tolimieri [2]" w:date="2022-09-09T12:38:00Z">
                <w:pPr>
                  <w:jc w:val="right"/>
                </w:pPr>
              </w:pPrChange>
            </w:pPr>
            <w:ins w:id="5825" w:author="Nick.Tolimieri [2]" w:date="2022-09-09T12:38:00Z">
              <w:r w:rsidRPr="001255CF">
                <w:rPr>
                  <w:rFonts w:asciiTheme="minorHAnsi" w:eastAsiaTheme="minorHAnsi" w:hAnsiTheme="minorHAnsi" w:cstheme="minorBidi"/>
                  <w:sz w:val="22"/>
                  <w:szCs w:val="22"/>
                  <w:rPrChange w:id="5826" w:author="Nick.Tolimieri [2]" w:date="2022-09-09T12:38:00Z">
                    <w:rPr>
                      <w:rFonts w:ascii="Calibri" w:hAnsi="Calibri" w:cs="Calibri"/>
                      <w:color w:val="000000"/>
                      <w:sz w:val="22"/>
                      <w:szCs w:val="22"/>
                    </w:rPr>
                  </w:rPrChange>
                </w:rPr>
                <w:t>0</w:t>
              </w:r>
            </w:ins>
          </w:p>
        </w:tc>
        <w:tc>
          <w:tcPr>
            <w:tcW w:w="960" w:type="dxa"/>
            <w:noWrap/>
            <w:hideMark/>
            <w:tcPrChange w:id="58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28" w:author="Nick.Tolimieri [2]" w:date="2022-09-09T12:38:00Z"/>
                <w:rFonts w:asciiTheme="minorHAnsi" w:eastAsiaTheme="minorHAnsi" w:hAnsiTheme="minorHAnsi" w:cstheme="minorBidi"/>
                <w:sz w:val="22"/>
                <w:szCs w:val="22"/>
                <w:rPrChange w:id="5829" w:author="Nick.Tolimieri [2]" w:date="2022-09-09T12:38:00Z">
                  <w:rPr>
                    <w:ins w:id="5830" w:author="Nick.Tolimieri [2]" w:date="2022-09-09T12:38:00Z"/>
                    <w:rFonts w:ascii="Calibri" w:hAnsi="Calibri" w:cs="Calibri"/>
                    <w:color w:val="000000"/>
                    <w:sz w:val="22"/>
                    <w:szCs w:val="22"/>
                  </w:rPr>
                </w:rPrChange>
              </w:rPr>
              <w:pPrChange w:id="5831" w:author="Nick.Tolimieri [2]" w:date="2022-09-09T12:38:00Z">
                <w:pPr/>
              </w:pPrChange>
            </w:pPr>
            <w:ins w:id="5832" w:author="Nick.Tolimieri [2]" w:date="2022-09-09T12:38:00Z">
              <w:r w:rsidRPr="001255CF">
                <w:rPr>
                  <w:rFonts w:asciiTheme="minorHAnsi" w:eastAsiaTheme="minorHAnsi" w:hAnsiTheme="minorHAnsi" w:cstheme="minorBidi"/>
                  <w:sz w:val="22"/>
                  <w:szCs w:val="22"/>
                  <w:rPrChange w:id="5833" w:author="Nick.Tolimieri [2]" w:date="2022-09-09T12:38:00Z">
                    <w:rPr>
                      <w:rFonts w:ascii="Calibri" w:hAnsi="Calibri" w:cs="Calibri"/>
                      <w:color w:val="000000"/>
                      <w:sz w:val="22"/>
                      <w:szCs w:val="22"/>
                    </w:rPr>
                  </w:rPrChange>
                </w:rPr>
                <w:t>NA</w:t>
              </w:r>
            </w:ins>
          </w:p>
        </w:tc>
        <w:tc>
          <w:tcPr>
            <w:tcW w:w="960" w:type="dxa"/>
            <w:noWrap/>
            <w:hideMark/>
            <w:tcPrChange w:id="58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35" w:author="Nick.Tolimieri [2]" w:date="2022-09-09T12:38:00Z"/>
                <w:rFonts w:asciiTheme="minorHAnsi" w:eastAsiaTheme="minorHAnsi" w:hAnsiTheme="minorHAnsi" w:cstheme="minorBidi"/>
                <w:sz w:val="22"/>
                <w:szCs w:val="22"/>
                <w:rPrChange w:id="5836" w:author="Nick.Tolimieri [2]" w:date="2022-09-09T12:38:00Z">
                  <w:rPr>
                    <w:ins w:id="5837" w:author="Nick.Tolimieri [2]" w:date="2022-09-09T12:38:00Z"/>
                    <w:rFonts w:ascii="Calibri" w:hAnsi="Calibri" w:cs="Calibri"/>
                    <w:color w:val="000000"/>
                    <w:sz w:val="22"/>
                    <w:szCs w:val="22"/>
                  </w:rPr>
                </w:rPrChange>
              </w:rPr>
              <w:pPrChange w:id="5838" w:author="Nick.Tolimieri [2]" w:date="2022-09-09T12:38:00Z">
                <w:pPr/>
              </w:pPrChange>
            </w:pPr>
            <w:ins w:id="5839" w:author="Nick.Tolimieri [2]" w:date="2022-09-09T12:38:00Z">
              <w:r w:rsidRPr="001255CF">
                <w:rPr>
                  <w:rFonts w:asciiTheme="minorHAnsi" w:eastAsiaTheme="minorHAnsi" w:hAnsiTheme="minorHAnsi" w:cstheme="minorBidi"/>
                  <w:sz w:val="22"/>
                  <w:szCs w:val="22"/>
                  <w:rPrChange w:id="5840" w:author="Nick.Tolimieri [2]" w:date="2022-09-09T12:38:00Z">
                    <w:rPr>
                      <w:rFonts w:ascii="Calibri" w:hAnsi="Calibri" w:cs="Calibri"/>
                      <w:color w:val="000000"/>
                      <w:sz w:val="22"/>
                      <w:szCs w:val="22"/>
                    </w:rPr>
                  </w:rPrChange>
                </w:rPr>
                <w:t>NA</w:t>
              </w:r>
            </w:ins>
          </w:p>
        </w:tc>
        <w:tc>
          <w:tcPr>
            <w:tcW w:w="960" w:type="dxa"/>
            <w:noWrap/>
            <w:hideMark/>
            <w:tcPrChange w:id="58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42" w:author="Nick.Tolimieri [2]" w:date="2022-09-09T12:38:00Z"/>
                <w:rFonts w:asciiTheme="minorHAnsi" w:eastAsiaTheme="minorHAnsi" w:hAnsiTheme="minorHAnsi" w:cstheme="minorBidi"/>
                <w:sz w:val="22"/>
                <w:szCs w:val="22"/>
                <w:rPrChange w:id="5843" w:author="Nick.Tolimieri [2]" w:date="2022-09-09T12:38:00Z">
                  <w:rPr>
                    <w:ins w:id="5844" w:author="Nick.Tolimieri [2]" w:date="2022-09-09T12:38:00Z"/>
                    <w:rFonts w:ascii="Calibri" w:hAnsi="Calibri" w:cs="Calibri"/>
                    <w:color w:val="000000"/>
                    <w:sz w:val="22"/>
                    <w:szCs w:val="22"/>
                  </w:rPr>
                </w:rPrChange>
              </w:rPr>
              <w:pPrChange w:id="5845" w:author="Nick.Tolimieri [2]" w:date="2022-09-09T12:38:00Z">
                <w:pPr/>
              </w:pPrChange>
            </w:pPr>
            <w:ins w:id="5846" w:author="Nick.Tolimieri [2]" w:date="2022-09-09T12:38:00Z">
              <w:r w:rsidRPr="001255CF">
                <w:rPr>
                  <w:rFonts w:asciiTheme="minorHAnsi" w:eastAsiaTheme="minorHAnsi" w:hAnsiTheme="minorHAnsi" w:cstheme="minorBidi"/>
                  <w:sz w:val="22"/>
                  <w:szCs w:val="22"/>
                  <w:rPrChange w:id="5847" w:author="Nick.Tolimieri [2]" w:date="2022-09-09T12:38:00Z">
                    <w:rPr>
                      <w:rFonts w:ascii="Calibri" w:hAnsi="Calibri" w:cs="Calibri"/>
                      <w:color w:val="000000"/>
                      <w:sz w:val="22"/>
                      <w:szCs w:val="22"/>
                    </w:rPr>
                  </w:rPrChange>
                </w:rPr>
                <w:t>NA</w:t>
              </w:r>
            </w:ins>
          </w:p>
        </w:tc>
        <w:tc>
          <w:tcPr>
            <w:tcW w:w="960" w:type="dxa"/>
            <w:noWrap/>
            <w:hideMark/>
            <w:tcPrChange w:id="58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49" w:author="Nick.Tolimieri [2]" w:date="2022-09-09T12:38:00Z"/>
                <w:rFonts w:asciiTheme="minorHAnsi" w:eastAsiaTheme="minorHAnsi" w:hAnsiTheme="minorHAnsi" w:cstheme="minorBidi"/>
                <w:sz w:val="22"/>
                <w:szCs w:val="22"/>
                <w:rPrChange w:id="5850" w:author="Nick.Tolimieri [2]" w:date="2022-09-09T12:38:00Z">
                  <w:rPr>
                    <w:ins w:id="5851" w:author="Nick.Tolimieri [2]" w:date="2022-09-09T12:38:00Z"/>
                    <w:rFonts w:ascii="Calibri" w:hAnsi="Calibri" w:cs="Calibri"/>
                    <w:color w:val="000000"/>
                    <w:sz w:val="22"/>
                    <w:szCs w:val="22"/>
                  </w:rPr>
                </w:rPrChange>
              </w:rPr>
              <w:pPrChange w:id="5852" w:author="Nick.Tolimieri [2]" w:date="2022-09-09T12:38:00Z">
                <w:pPr/>
              </w:pPrChange>
            </w:pPr>
            <w:ins w:id="5853" w:author="Nick.Tolimieri [2]" w:date="2022-09-09T12:38:00Z">
              <w:r w:rsidRPr="001255CF">
                <w:rPr>
                  <w:rFonts w:asciiTheme="minorHAnsi" w:eastAsiaTheme="minorHAnsi" w:hAnsiTheme="minorHAnsi" w:cstheme="minorBidi"/>
                  <w:sz w:val="22"/>
                  <w:szCs w:val="22"/>
                  <w:rPrChange w:id="5854"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5855" w:author="Nick.Tolimieri [2]" w:date="2022-09-09T12:38:00Z"/>
          <w:trPrChange w:id="5856" w:author="Nick.Tolimieri [2]" w:date="2022-09-09T12:38:00Z">
            <w:trPr>
              <w:divId w:val="1429738465"/>
              <w:trHeight w:val="300"/>
            </w:trPr>
          </w:trPrChange>
        </w:trPr>
        <w:tc>
          <w:tcPr>
            <w:tcW w:w="960" w:type="dxa"/>
            <w:noWrap/>
            <w:hideMark/>
            <w:tcPrChange w:id="58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58" w:author="Nick.Tolimieri [2]" w:date="2022-09-09T12:38:00Z"/>
                <w:rFonts w:asciiTheme="minorHAnsi" w:eastAsiaTheme="minorHAnsi" w:hAnsiTheme="minorHAnsi" w:cstheme="minorBidi"/>
                <w:sz w:val="22"/>
                <w:szCs w:val="22"/>
                <w:rPrChange w:id="5859" w:author="Nick.Tolimieri [2]" w:date="2022-09-09T12:38:00Z">
                  <w:rPr>
                    <w:ins w:id="5860" w:author="Nick.Tolimieri [2]" w:date="2022-09-09T12:38:00Z"/>
                    <w:rFonts w:ascii="Calibri" w:hAnsi="Calibri" w:cs="Calibri"/>
                    <w:color w:val="000000"/>
                    <w:sz w:val="22"/>
                    <w:szCs w:val="22"/>
                  </w:rPr>
                </w:rPrChange>
              </w:rPr>
              <w:pPrChange w:id="5861" w:author="Nick.Tolimieri [2]" w:date="2022-09-09T12:38:00Z">
                <w:pPr/>
              </w:pPrChange>
            </w:pPr>
            <w:ins w:id="5862" w:author="Nick.Tolimieri [2]" w:date="2022-09-09T12:38:00Z">
              <w:r w:rsidRPr="001255CF">
                <w:rPr>
                  <w:rFonts w:asciiTheme="minorHAnsi" w:eastAsiaTheme="minorHAnsi" w:hAnsiTheme="minorHAnsi" w:cstheme="minorBidi"/>
                  <w:sz w:val="22"/>
                  <w:szCs w:val="22"/>
                  <w:rPrChange w:id="5863" w:author="Nick.Tolimieri [2]" w:date="2022-09-09T12:38:00Z">
                    <w:rPr>
                      <w:rFonts w:ascii="Calibri" w:hAnsi="Calibri" w:cs="Calibri"/>
                      <w:color w:val="000000"/>
                      <w:sz w:val="22"/>
                      <w:szCs w:val="22"/>
                    </w:rPr>
                  </w:rPrChange>
                </w:rPr>
                <w:t>Tatoosh Is. &amp; Neah B.</w:t>
              </w:r>
            </w:ins>
          </w:p>
        </w:tc>
        <w:tc>
          <w:tcPr>
            <w:tcW w:w="960" w:type="dxa"/>
            <w:noWrap/>
            <w:hideMark/>
            <w:tcPrChange w:id="58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65" w:author="Nick.Tolimieri [2]" w:date="2022-09-09T12:38:00Z"/>
                <w:rFonts w:asciiTheme="minorHAnsi" w:eastAsiaTheme="minorHAnsi" w:hAnsiTheme="minorHAnsi" w:cstheme="minorBidi"/>
                <w:sz w:val="22"/>
                <w:szCs w:val="22"/>
                <w:rPrChange w:id="5866" w:author="Nick.Tolimieri [2]" w:date="2022-09-09T12:38:00Z">
                  <w:rPr>
                    <w:ins w:id="5867" w:author="Nick.Tolimieri [2]" w:date="2022-09-09T12:38:00Z"/>
                    <w:rFonts w:ascii="Calibri" w:hAnsi="Calibri" w:cs="Calibri"/>
                    <w:color w:val="000000"/>
                    <w:sz w:val="22"/>
                    <w:szCs w:val="22"/>
                  </w:rPr>
                </w:rPrChange>
              </w:rPr>
              <w:pPrChange w:id="5868" w:author="Nick.Tolimieri [2]" w:date="2022-09-09T12:38:00Z">
                <w:pPr>
                  <w:jc w:val="right"/>
                </w:pPr>
              </w:pPrChange>
            </w:pPr>
            <w:ins w:id="5869" w:author="Nick.Tolimieri [2]" w:date="2022-09-09T12:38:00Z">
              <w:r w:rsidRPr="001255CF">
                <w:rPr>
                  <w:rFonts w:asciiTheme="minorHAnsi" w:eastAsiaTheme="minorHAnsi" w:hAnsiTheme="minorHAnsi" w:cstheme="minorBidi"/>
                  <w:sz w:val="22"/>
                  <w:szCs w:val="22"/>
                  <w:rPrChange w:id="5870" w:author="Nick.Tolimieri [2]" w:date="2022-09-09T12:38:00Z">
                    <w:rPr>
                      <w:rFonts w:ascii="Calibri" w:hAnsi="Calibri" w:cs="Calibri"/>
                      <w:color w:val="000000"/>
                      <w:sz w:val="22"/>
                      <w:szCs w:val="22"/>
                    </w:rPr>
                  </w:rPrChange>
                </w:rPr>
                <w:t>2009</w:t>
              </w:r>
            </w:ins>
          </w:p>
        </w:tc>
        <w:tc>
          <w:tcPr>
            <w:tcW w:w="960" w:type="dxa"/>
            <w:noWrap/>
            <w:hideMark/>
            <w:tcPrChange w:id="58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72" w:author="Nick.Tolimieri [2]" w:date="2022-09-09T12:38:00Z"/>
                <w:rFonts w:asciiTheme="minorHAnsi" w:eastAsiaTheme="minorHAnsi" w:hAnsiTheme="minorHAnsi" w:cstheme="minorBidi"/>
                <w:sz w:val="22"/>
                <w:szCs w:val="22"/>
                <w:rPrChange w:id="5873" w:author="Nick.Tolimieri [2]" w:date="2022-09-09T12:38:00Z">
                  <w:rPr>
                    <w:ins w:id="5874" w:author="Nick.Tolimieri [2]" w:date="2022-09-09T12:38:00Z"/>
                    <w:rFonts w:ascii="Calibri" w:hAnsi="Calibri" w:cs="Calibri"/>
                    <w:color w:val="000000"/>
                    <w:sz w:val="22"/>
                    <w:szCs w:val="22"/>
                  </w:rPr>
                </w:rPrChange>
              </w:rPr>
              <w:pPrChange w:id="5875" w:author="Nick.Tolimieri [2]" w:date="2022-09-09T12:38:00Z">
                <w:pPr>
                  <w:jc w:val="right"/>
                </w:pPr>
              </w:pPrChange>
            </w:pPr>
            <w:ins w:id="5876" w:author="Nick.Tolimieri [2]" w:date="2022-09-09T12:38:00Z">
              <w:r w:rsidRPr="001255CF">
                <w:rPr>
                  <w:rFonts w:asciiTheme="minorHAnsi" w:eastAsiaTheme="minorHAnsi" w:hAnsiTheme="minorHAnsi" w:cstheme="minorBidi"/>
                  <w:sz w:val="22"/>
                  <w:szCs w:val="22"/>
                  <w:rPrChange w:id="5877" w:author="Nick.Tolimieri [2]" w:date="2022-09-09T12:38:00Z">
                    <w:rPr>
                      <w:rFonts w:ascii="Calibri" w:hAnsi="Calibri" w:cs="Calibri"/>
                      <w:color w:val="000000"/>
                      <w:sz w:val="22"/>
                      <w:szCs w:val="22"/>
                    </w:rPr>
                  </w:rPrChange>
                </w:rPr>
                <w:t>0</w:t>
              </w:r>
            </w:ins>
          </w:p>
        </w:tc>
        <w:tc>
          <w:tcPr>
            <w:tcW w:w="960" w:type="dxa"/>
            <w:noWrap/>
            <w:hideMark/>
            <w:tcPrChange w:id="58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79" w:author="Nick.Tolimieri [2]" w:date="2022-09-09T12:38:00Z"/>
                <w:rFonts w:asciiTheme="minorHAnsi" w:eastAsiaTheme="minorHAnsi" w:hAnsiTheme="minorHAnsi" w:cstheme="minorBidi"/>
                <w:sz w:val="22"/>
                <w:szCs w:val="22"/>
                <w:rPrChange w:id="5880" w:author="Nick.Tolimieri [2]" w:date="2022-09-09T12:38:00Z">
                  <w:rPr>
                    <w:ins w:id="5881" w:author="Nick.Tolimieri [2]" w:date="2022-09-09T12:38:00Z"/>
                    <w:rFonts w:ascii="Calibri" w:hAnsi="Calibri" w:cs="Calibri"/>
                    <w:color w:val="000000"/>
                    <w:sz w:val="22"/>
                    <w:szCs w:val="22"/>
                  </w:rPr>
                </w:rPrChange>
              </w:rPr>
              <w:pPrChange w:id="5882" w:author="Nick.Tolimieri [2]" w:date="2022-09-09T12:38:00Z">
                <w:pPr>
                  <w:jc w:val="right"/>
                </w:pPr>
              </w:pPrChange>
            </w:pPr>
            <w:ins w:id="5883" w:author="Nick.Tolimieri [2]" w:date="2022-09-09T12:38:00Z">
              <w:r w:rsidRPr="001255CF">
                <w:rPr>
                  <w:rFonts w:asciiTheme="minorHAnsi" w:eastAsiaTheme="minorHAnsi" w:hAnsiTheme="minorHAnsi" w:cstheme="minorBidi"/>
                  <w:sz w:val="22"/>
                  <w:szCs w:val="22"/>
                  <w:rPrChange w:id="5884" w:author="Nick.Tolimieri [2]" w:date="2022-09-09T12:38:00Z">
                    <w:rPr>
                      <w:rFonts w:ascii="Calibri" w:hAnsi="Calibri" w:cs="Calibri"/>
                      <w:color w:val="000000"/>
                      <w:sz w:val="22"/>
                      <w:szCs w:val="22"/>
                    </w:rPr>
                  </w:rPrChange>
                </w:rPr>
                <w:t>0</w:t>
              </w:r>
            </w:ins>
          </w:p>
        </w:tc>
        <w:tc>
          <w:tcPr>
            <w:tcW w:w="960" w:type="dxa"/>
            <w:noWrap/>
            <w:hideMark/>
            <w:tcPrChange w:id="58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86" w:author="Nick.Tolimieri [2]" w:date="2022-09-09T12:38:00Z"/>
                <w:rFonts w:asciiTheme="minorHAnsi" w:eastAsiaTheme="minorHAnsi" w:hAnsiTheme="minorHAnsi" w:cstheme="minorBidi"/>
                <w:sz w:val="22"/>
                <w:szCs w:val="22"/>
                <w:rPrChange w:id="5887" w:author="Nick.Tolimieri [2]" w:date="2022-09-09T12:38:00Z">
                  <w:rPr>
                    <w:ins w:id="5888" w:author="Nick.Tolimieri [2]" w:date="2022-09-09T12:38:00Z"/>
                    <w:rFonts w:ascii="Calibri" w:hAnsi="Calibri" w:cs="Calibri"/>
                    <w:color w:val="000000"/>
                    <w:sz w:val="22"/>
                    <w:szCs w:val="22"/>
                  </w:rPr>
                </w:rPrChange>
              </w:rPr>
              <w:pPrChange w:id="5889" w:author="Nick.Tolimieri [2]" w:date="2022-09-09T12:38:00Z">
                <w:pPr>
                  <w:jc w:val="right"/>
                </w:pPr>
              </w:pPrChange>
            </w:pPr>
            <w:ins w:id="5890" w:author="Nick.Tolimieri [2]" w:date="2022-09-09T12:38:00Z">
              <w:r w:rsidRPr="001255CF">
                <w:rPr>
                  <w:rFonts w:asciiTheme="minorHAnsi" w:eastAsiaTheme="minorHAnsi" w:hAnsiTheme="minorHAnsi" w:cstheme="minorBidi"/>
                  <w:sz w:val="22"/>
                  <w:szCs w:val="22"/>
                  <w:rPrChange w:id="5891" w:author="Nick.Tolimieri [2]" w:date="2022-09-09T12:38:00Z">
                    <w:rPr>
                      <w:rFonts w:ascii="Calibri" w:hAnsi="Calibri" w:cs="Calibri"/>
                      <w:color w:val="000000"/>
                      <w:sz w:val="22"/>
                      <w:szCs w:val="22"/>
                    </w:rPr>
                  </w:rPrChange>
                </w:rPr>
                <w:t>0</w:t>
              </w:r>
            </w:ins>
          </w:p>
        </w:tc>
        <w:tc>
          <w:tcPr>
            <w:tcW w:w="960" w:type="dxa"/>
            <w:noWrap/>
            <w:hideMark/>
            <w:tcPrChange w:id="58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893" w:author="Nick.Tolimieri [2]" w:date="2022-09-09T12:38:00Z"/>
                <w:rFonts w:asciiTheme="minorHAnsi" w:eastAsiaTheme="minorHAnsi" w:hAnsiTheme="minorHAnsi" w:cstheme="minorBidi"/>
                <w:sz w:val="22"/>
                <w:szCs w:val="22"/>
                <w:rPrChange w:id="5894" w:author="Nick.Tolimieri [2]" w:date="2022-09-09T12:38:00Z">
                  <w:rPr>
                    <w:ins w:id="5895" w:author="Nick.Tolimieri [2]" w:date="2022-09-09T12:38:00Z"/>
                    <w:rFonts w:ascii="Calibri" w:hAnsi="Calibri" w:cs="Calibri"/>
                    <w:color w:val="000000"/>
                    <w:sz w:val="22"/>
                    <w:szCs w:val="22"/>
                  </w:rPr>
                </w:rPrChange>
              </w:rPr>
              <w:pPrChange w:id="5896" w:author="Nick.Tolimieri [2]" w:date="2022-09-09T12:38:00Z">
                <w:pPr>
                  <w:jc w:val="right"/>
                </w:pPr>
              </w:pPrChange>
            </w:pPr>
            <w:ins w:id="5897" w:author="Nick.Tolimieri [2]" w:date="2022-09-09T12:38:00Z">
              <w:r w:rsidRPr="001255CF">
                <w:rPr>
                  <w:rFonts w:asciiTheme="minorHAnsi" w:eastAsiaTheme="minorHAnsi" w:hAnsiTheme="minorHAnsi" w:cstheme="minorBidi"/>
                  <w:sz w:val="22"/>
                  <w:szCs w:val="22"/>
                  <w:rPrChange w:id="5898" w:author="Nick.Tolimieri [2]" w:date="2022-09-09T12:38:00Z">
                    <w:rPr>
                      <w:rFonts w:ascii="Calibri" w:hAnsi="Calibri" w:cs="Calibri"/>
                      <w:color w:val="000000"/>
                      <w:sz w:val="22"/>
                      <w:szCs w:val="22"/>
                    </w:rPr>
                  </w:rPrChange>
                </w:rPr>
                <w:t>0</w:t>
              </w:r>
            </w:ins>
          </w:p>
        </w:tc>
        <w:tc>
          <w:tcPr>
            <w:tcW w:w="960" w:type="dxa"/>
            <w:noWrap/>
            <w:hideMark/>
            <w:tcPrChange w:id="58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00" w:author="Nick.Tolimieri [2]" w:date="2022-09-09T12:38:00Z"/>
                <w:rFonts w:asciiTheme="minorHAnsi" w:eastAsiaTheme="minorHAnsi" w:hAnsiTheme="minorHAnsi" w:cstheme="minorBidi"/>
                <w:sz w:val="22"/>
                <w:szCs w:val="22"/>
                <w:rPrChange w:id="5901" w:author="Nick.Tolimieri [2]" w:date="2022-09-09T12:38:00Z">
                  <w:rPr>
                    <w:ins w:id="5902" w:author="Nick.Tolimieri [2]" w:date="2022-09-09T12:38:00Z"/>
                    <w:rFonts w:ascii="Calibri" w:hAnsi="Calibri" w:cs="Calibri"/>
                    <w:color w:val="000000"/>
                    <w:sz w:val="22"/>
                    <w:szCs w:val="22"/>
                  </w:rPr>
                </w:rPrChange>
              </w:rPr>
              <w:pPrChange w:id="5903" w:author="Nick.Tolimieri [2]" w:date="2022-09-09T12:38:00Z">
                <w:pPr/>
              </w:pPrChange>
            </w:pPr>
            <w:ins w:id="5904" w:author="Nick.Tolimieri [2]" w:date="2022-09-09T12:38:00Z">
              <w:r w:rsidRPr="001255CF">
                <w:rPr>
                  <w:rFonts w:asciiTheme="minorHAnsi" w:eastAsiaTheme="minorHAnsi" w:hAnsiTheme="minorHAnsi" w:cstheme="minorBidi"/>
                  <w:sz w:val="22"/>
                  <w:szCs w:val="22"/>
                  <w:rPrChange w:id="5905" w:author="Nick.Tolimieri [2]" w:date="2022-09-09T12:38:00Z">
                    <w:rPr>
                      <w:rFonts w:ascii="Calibri" w:hAnsi="Calibri" w:cs="Calibri"/>
                      <w:color w:val="000000"/>
                      <w:sz w:val="22"/>
                      <w:szCs w:val="22"/>
                    </w:rPr>
                  </w:rPrChange>
                </w:rPr>
                <w:t>NA</w:t>
              </w:r>
            </w:ins>
          </w:p>
        </w:tc>
        <w:tc>
          <w:tcPr>
            <w:tcW w:w="960" w:type="dxa"/>
            <w:noWrap/>
            <w:hideMark/>
            <w:tcPrChange w:id="59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07" w:author="Nick.Tolimieri [2]" w:date="2022-09-09T12:38:00Z"/>
                <w:rFonts w:asciiTheme="minorHAnsi" w:eastAsiaTheme="minorHAnsi" w:hAnsiTheme="minorHAnsi" w:cstheme="minorBidi"/>
                <w:sz w:val="22"/>
                <w:szCs w:val="22"/>
                <w:rPrChange w:id="5908" w:author="Nick.Tolimieri [2]" w:date="2022-09-09T12:38:00Z">
                  <w:rPr>
                    <w:ins w:id="5909" w:author="Nick.Tolimieri [2]" w:date="2022-09-09T12:38:00Z"/>
                    <w:rFonts w:ascii="Calibri" w:hAnsi="Calibri" w:cs="Calibri"/>
                    <w:color w:val="000000"/>
                    <w:sz w:val="22"/>
                    <w:szCs w:val="22"/>
                  </w:rPr>
                </w:rPrChange>
              </w:rPr>
              <w:pPrChange w:id="5910" w:author="Nick.Tolimieri [2]" w:date="2022-09-09T12:38:00Z">
                <w:pPr/>
              </w:pPrChange>
            </w:pPr>
            <w:ins w:id="5911" w:author="Nick.Tolimieri [2]" w:date="2022-09-09T12:38:00Z">
              <w:r w:rsidRPr="001255CF">
                <w:rPr>
                  <w:rFonts w:asciiTheme="minorHAnsi" w:eastAsiaTheme="minorHAnsi" w:hAnsiTheme="minorHAnsi" w:cstheme="minorBidi"/>
                  <w:sz w:val="22"/>
                  <w:szCs w:val="22"/>
                  <w:rPrChange w:id="5912" w:author="Nick.Tolimieri [2]" w:date="2022-09-09T12:38:00Z">
                    <w:rPr>
                      <w:rFonts w:ascii="Calibri" w:hAnsi="Calibri" w:cs="Calibri"/>
                      <w:color w:val="000000"/>
                      <w:sz w:val="22"/>
                      <w:szCs w:val="22"/>
                    </w:rPr>
                  </w:rPrChange>
                </w:rPr>
                <w:t>NA</w:t>
              </w:r>
            </w:ins>
          </w:p>
        </w:tc>
        <w:tc>
          <w:tcPr>
            <w:tcW w:w="960" w:type="dxa"/>
            <w:noWrap/>
            <w:hideMark/>
            <w:tcPrChange w:id="59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14" w:author="Nick.Tolimieri [2]" w:date="2022-09-09T12:38:00Z"/>
                <w:rFonts w:asciiTheme="minorHAnsi" w:eastAsiaTheme="minorHAnsi" w:hAnsiTheme="minorHAnsi" w:cstheme="minorBidi"/>
                <w:sz w:val="22"/>
                <w:szCs w:val="22"/>
                <w:rPrChange w:id="5915" w:author="Nick.Tolimieri [2]" w:date="2022-09-09T12:38:00Z">
                  <w:rPr>
                    <w:ins w:id="5916" w:author="Nick.Tolimieri [2]" w:date="2022-09-09T12:38:00Z"/>
                    <w:rFonts w:ascii="Calibri" w:hAnsi="Calibri" w:cs="Calibri"/>
                    <w:color w:val="000000"/>
                    <w:sz w:val="22"/>
                    <w:szCs w:val="22"/>
                  </w:rPr>
                </w:rPrChange>
              </w:rPr>
              <w:pPrChange w:id="5917" w:author="Nick.Tolimieri [2]" w:date="2022-09-09T12:38:00Z">
                <w:pPr/>
              </w:pPrChange>
            </w:pPr>
            <w:ins w:id="5918" w:author="Nick.Tolimieri [2]" w:date="2022-09-09T12:38:00Z">
              <w:r w:rsidRPr="001255CF">
                <w:rPr>
                  <w:rFonts w:asciiTheme="minorHAnsi" w:eastAsiaTheme="minorHAnsi" w:hAnsiTheme="minorHAnsi" w:cstheme="minorBidi"/>
                  <w:sz w:val="22"/>
                  <w:szCs w:val="22"/>
                  <w:rPrChange w:id="5919" w:author="Nick.Tolimieri [2]" w:date="2022-09-09T12:38:00Z">
                    <w:rPr>
                      <w:rFonts w:ascii="Calibri" w:hAnsi="Calibri" w:cs="Calibri"/>
                      <w:color w:val="000000"/>
                      <w:sz w:val="22"/>
                      <w:szCs w:val="22"/>
                    </w:rPr>
                  </w:rPrChange>
                </w:rPr>
                <w:t>NA</w:t>
              </w:r>
            </w:ins>
          </w:p>
        </w:tc>
        <w:tc>
          <w:tcPr>
            <w:tcW w:w="960" w:type="dxa"/>
            <w:noWrap/>
            <w:hideMark/>
            <w:tcPrChange w:id="59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21" w:author="Nick.Tolimieri [2]" w:date="2022-09-09T12:38:00Z"/>
                <w:rFonts w:asciiTheme="minorHAnsi" w:eastAsiaTheme="minorHAnsi" w:hAnsiTheme="minorHAnsi" w:cstheme="minorBidi"/>
                <w:sz w:val="22"/>
                <w:szCs w:val="22"/>
                <w:rPrChange w:id="5922" w:author="Nick.Tolimieri [2]" w:date="2022-09-09T12:38:00Z">
                  <w:rPr>
                    <w:ins w:id="5923" w:author="Nick.Tolimieri [2]" w:date="2022-09-09T12:38:00Z"/>
                    <w:rFonts w:ascii="Calibri" w:hAnsi="Calibri" w:cs="Calibri"/>
                    <w:color w:val="000000"/>
                    <w:sz w:val="22"/>
                    <w:szCs w:val="22"/>
                  </w:rPr>
                </w:rPrChange>
              </w:rPr>
              <w:pPrChange w:id="5924" w:author="Nick.Tolimieri [2]" w:date="2022-09-09T12:38:00Z">
                <w:pPr/>
              </w:pPrChange>
            </w:pPr>
            <w:ins w:id="5925" w:author="Nick.Tolimieri [2]" w:date="2022-09-09T12:38:00Z">
              <w:r w:rsidRPr="001255CF">
                <w:rPr>
                  <w:rFonts w:asciiTheme="minorHAnsi" w:eastAsiaTheme="minorHAnsi" w:hAnsiTheme="minorHAnsi" w:cstheme="minorBidi"/>
                  <w:sz w:val="22"/>
                  <w:szCs w:val="22"/>
                  <w:rPrChange w:id="5926"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5927" w:author="Nick.Tolimieri [2]" w:date="2022-09-09T12:38:00Z"/>
          <w:trPrChange w:id="5928" w:author="Nick.Tolimieri [2]" w:date="2022-09-09T12:38:00Z">
            <w:trPr>
              <w:divId w:val="1429738465"/>
              <w:trHeight w:val="300"/>
            </w:trPr>
          </w:trPrChange>
        </w:trPr>
        <w:tc>
          <w:tcPr>
            <w:tcW w:w="960" w:type="dxa"/>
            <w:noWrap/>
            <w:hideMark/>
            <w:tcPrChange w:id="59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30" w:author="Nick.Tolimieri [2]" w:date="2022-09-09T12:38:00Z"/>
                <w:rFonts w:asciiTheme="minorHAnsi" w:eastAsiaTheme="minorHAnsi" w:hAnsiTheme="minorHAnsi" w:cstheme="minorBidi"/>
                <w:sz w:val="22"/>
                <w:szCs w:val="22"/>
                <w:rPrChange w:id="5931" w:author="Nick.Tolimieri [2]" w:date="2022-09-09T12:38:00Z">
                  <w:rPr>
                    <w:ins w:id="5932" w:author="Nick.Tolimieri [2]" w:date="2022-09-09T12:38:00Z"/>
                    <w:rFonts w:ascii="Calibri" w:hAnsi="Calibri" w:cs="Calibri"/>
                    <w:color w:val="000000"/>
                    <w:sz w:val="22"/>
                    <w:szCs w:val="22"/>
                  </w:rPr>
                </w:rPrChange>
              </w:rPr>
              <w:pPrChange w:id="5933" w:author="Nick.Tolimieri [2]" w:date="2022-09-09T12:38:00Z">
                <w:pPr/>
              </w:pPrChange>
            </w:pPr>
            <w:ins w:id="5934" w:author="Nick.Tolimieri [2]" w:date="2022-09-09T12:38:00Z">
              <w:r w:rsidRPr="001255CF">
                <w:rPr>
                  <w:rFonts w:asciiTheme="minorHAnsi" w:eastAsiaTheme="minorHAnsi" w:hAnsiTheme="minorHAnsi" w:cstheme="minorBidi"/>
                  <w:sz w:val="22"/>
                  <w:szCs w:val="22"/>
                  <w:rPrChange w:id="5935" w:author="Nick.Tolimieri [2]" w:date="2022-09-09T12:38:00Z">
                    <w:rPr>
                      <w:rFonts w:ascii="Calibri" w:hAnsi="Calibri" w:cs="Calibri"/>
                      <w:color w:val="000000"/>
                      <w:sz w:val="22"/>
                      <w:szCs w:val="22"/>
                    </w:rPr>
                  </w:rPrChange>
                </w:rPr>
                <w:t>Tatoosh Is. &amp; Neah B.</w:t>
              </w:r>
            </w:ins>
          </w:p>
        </w:tc>
        <w:tc>
          <w:tcPr>
            <w:tcW w:w="960" w:type="dxa"/>
            <w:noWrap/>
            <w:hideMark/>
            <w:tcPrChange w:id="59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37" w:author="Nick.Tolimieri [2]" w:date="2022-09-09T12:38:00Z"/>
                <w:rFonts w:asciiTheme="minorHAnsi" w:eastAsiaTheme="minorHAnsi" w:hAnsiTheme="minorHAnsi" w:cstheme="minorBidi"/>
                <w:sz w:val="22"/>
                <w:szCs w:val="22"/>
                <w:rPrChange w:id="5938" w:author="Nick.Tolimieri [2]" w:date="2022-09-09T12:38:00Z">
                  <w:rPr>
                    <w:ins w:id="5939" w:author="Nick.Tolimieri [2]" w:date="2022-09-09T12:38:00Z"/>
                    <w:rFonts w:ascii="Calibri" w:hAnsi="Calibri" w:cs="Calibri"/>
                    <w:color w:val="000000"/>
                    <w:sz w:val="22"/>
                    <w:szCs w:val="22"/>
                  </w:rPr>
                </w:rPrChange>
              </w:rPr>
              <w:pPrChange w:id="5940" w:author="Nick.Tolimieri [2]" w:date="2022-09-09T12:38:00Z">
                <w:pPr>
                  <w:jc w:val="right"/>
                </w:pPr>
              </w:pPrChange>
            </w:pPr>
            <w:ins w:id="5941" w:author="Nick.Tolimieri [2]" w:date="2022-09-09T12:38:00Z">
              <w:r w:rsidRPr="001255CF">
                <w:rPr>
                  <w:rFonts w:asciiTheme="minorHAnsi" w:eastAsiaTheme="minorHAnsi" w:hAnsiTheme="minorHAnsi" w:cstheme="minorBidi"/>
                  <w:sz w:val="22"/>
                  <w:szCs w:val="22"/>
                  <w:rPrChange w:id="5942" w:author="Nick.Tolimieri [2]" w:date="2022-09-09T12:38:00Z">
                    <w:rPr>
                      <w:rFonts w:ascii="Calibri" w:hAnsi="Calibri" w:cs="Calibri"/>
                      <w:color w:val="000000"/>
                      <w:sz w:val="22"/>
                      <w:szCs w:val="22"/>
                    </w:rPr>
                  </w:rPrChange>
                </w:rPr>
                <w:t>2010</w:t>
              </w:r>
            </w:ins>
          </w:p>
        </w:tc>
        <w:tc>
          <w:tcPr>
            <w:tcW w:w="960" w:type="dxa"/>
            <w:noWrap/>
            <w:hideMark/>
            <w:tcPrChange w:id="59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44" w:author="Nick.Tolimieri [2]" w:date="2022-09-09T12:38:00Z"/>
                <w:rFonts w:asciiTheme="minorHAnsi" w:eastAsiaTheme="minorHAnsi" w:hAnsiTheme="minorHAnsi" w:cstheme="minorBidi"/>
                <w:sz w:val="22"/>
                <w:szCs w:val="22"/>
                <w:rPrChange w:id="5945" w:author="Nick.Tolimieri [2]" w:date="2022-09-09T12:38:00Z">
                  <w:rPr>
                    <w:ins w:id="5946" w:author="Nick.Tolimieri [2]" w:date="2022-09-09T12:38:00Z"/>
                    <w:rFonts w:ascii="Calibri" w:hAnsi="Calibri" w:cs="Calibri"/>
                    <w:color w:val="000000"/>
                    <w:sz w:val="22"/>
                    <w:szCs w:val="22"/>
                  </w:rPr>
                </w:rPrChange>
              </w:rPr>
              <w:pPrChange w:id="5947" w:author="Nick.Tolimieri [2]" w:date="2022-09-09T12:38:00Z">
                <w:pPr>
                  <w:jc w:val="right"/>
                </w:pPr>
              </w:pPrChange>
            </w:pPr>
            <w:ins w:id="5948" w:author="Nick.Tolimieri [2]" w:date="2022-09-09T12:38:00Z">
              <w:r w:rsidRPr="001255CF">
                <w:rPr>
                  <w:rFonts w:asciiTheme="minorHAnsi" w:eastAsiaTheme="minorHAnsi" w:hAnsiTheme="minorHAnsi" w:cstheme="minorBidi"/>
                  <w:sz w:val="22"/>
                  <w:szCs w:val="22"/>
                  <w:rPrChange w:id="5949" w:author="Nick.Tolimieri [2]" w:date="2022-09-09T12:38:00Z">
                    <w:rPr>
                      <w:rFonts w:ascii="Calibri" w:hAnsi="Calibri" w:cs="Calibri"/>
                      <w:color w:val="000000"/>
                      <w:sz w:val="22"/>
                      <w:szCs w:val="22"/>
                    </w:rPr>
                  </w:rPrChange>
                </w:rPr>
                <w:t>0</w:t>
              </w:r>
            </w:ins>
          </w:p>
        </w:tc>
        <w:tc>
          <w:tcPr>
            <w:tcW w:w="960" w:type="dxa"/>
            <w:noWrap/>
            <w:hideMark/>
            <w:tcPrChange w:id="59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51" w:author="Nick.Tolimieri [2]" w:date="2022-09-09T12:38:00Z"/>
                <w:rFonts w:asciiTheme="minorHAnsi" w:eastAsiaTheme="minorHAnsi" w:hAnsiTheme="minorHAnsi" w:cstheme="minorBidi"/>
                <w:sz w:val="22"/>
                <w:szCs w:val="22"/>
                <w:rPrChange w:id="5952" w:author="Nick.Tolimieri [2]" w:date="2022-09-09T12:38:00Z">
                  <w:rPr>
                    <w:ins w:id="5953" w:author="Nick.Tolimieri [2]" w:date="2022-09-09T12:38:00Z"/>
                    <w:rFonts w:ascii="Calibri" w:hAnsi="Calibri" w:cs="Calibri"/>
                    <w:color w:val="000000"/>
                    <w:sz w:val="22"/>
                    <w:szCs w:val="22"/>
                  </w:rPr>
                </w:rPrChange>
              </w:rPr>
              <w:pPrChange w:id="5954" w:author="Nick.Tolimieri [2]" w:date="2022-09-09T12:38:00Z">
                <w:pPr>
                  <w:jc w:val="right"/>
                </w:pPr>
              </w:pPrChange>
            </w:pPr>
            <w:ins w:id="5955" w:author="Nick.Tolimieri [2]" w:date="2022-09-09T12:38:00Z">
              <w:r w:rsidRPr="001255CF">
                <w:rPr>
                  <w:rFonts w:asciiTheme="minorHAnsi" w:eastAsiaTheme="minorHAnsi" w:hAnsiTheme="minorHAnsi" w:cstheme="minorBidi"/>
                  <w:sz w:val="22"/>
                  <w:szCs w:val="22"/>
                  <w:rPrChange w:id="5956" w:author="Nick.Tolimieri [2]" w:date="2022-09-09T12:38:00Z">
                    <w:rPr>
                      <w:rFonts w:ascii="Calibri" w:hAnsi="Calibri" w:cs="Calibri"/>
                      <w:color w:val="000000"/>
                      <w:sz w:val="22"/>
                      <w:szCs w:val="22"/>
                    </w:rPr>
                  </w:rPrChange>
                </w:rPr>
                <w:t>29</w:t>
              </w:r>
            </w:ins>
          </w:p>
        </w:tc>
        <w:tc>
          <w:tcPr>
            <w:tcW w:w="960" w:type="dxa"/>
            <w:noWrap/>
            <w:hideMark/>
            <w:tcPrChange w:id="59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58" w:author="Nick.Tolimieri [2]" w:date="2022-09-09T12:38:00Z"/>
                <w:rFonts w:asciiTheme="minorHAnsi" w:eastAsiaTheme="minorHAnsi" w:hAnsiTheme="minorHAnsi" w:cstheme="minorBidi"/>
                <w:sz w:val="22"/>
                <w:szCs w:val="22"/>
                <w:rPrChange w:id="5959" w:author="Nick.Tolimieri [2]" w:date="2022-09-09T12:38:00Z">
                  <w:rPr>
                    <w:ins w:id="5960" w:author="Nick.Tolimieri [2]" w:date="2022-09-09T12:38:00Z"/>
                    <w:rFonts w:ascii="Calibri" w:hAnsi="Calibri" w:cs="Calibri"/>
                    <w:color w:val="000000"/>
                    <w:sz w:val="22"/>
                    <w:szCs w:val="22"/>
                  </w:rPr>
                </w:rPrChange>
              </w:rPr>
              <w:pPrChange w:id="5961" w:author="Nick.Tolimieri [2]" w:date="2022-09-09T12:38:00Z">
                <w:pPr>
                  <w:jc w:val="right"/>
                </w:pPr>
              </w:pPrChange>
            </w:pPr>
            <w:ins w:id="5962" w:author="Nick.Tolimieri [2]" w:date="2022-09-09T12:38:00Z">
              <w:r w:rsidRPr="001255CF">
                <w:rPr>
                  <w:rFonts w:asciiTheme="minorHAnsi" w:eastAsiaTheme="minorHAnsi" w:hAnsiTheme="minorHAnsi" w:cstheme="minorBidi"/>
                  <w:sz w:val="22"/>
                  <w:szCs w:val="22"/>
                  <w:rPrChange w:id="5963" w:author="Nick.Tolimieri [2]" w:date="2022-09-09T12:38:00Z">
                    <w:rPr>
                      <w:rFonts w:ascii="Calibri" w:hAnsi="Calibri" w:cs="Calibri"/>
                      <w:color w:val="000000"/>
                      <w:sz w:val="22"/>
                      <w:szCs w:val="22"/>
                    </w:rPr>
                  </w:rPrChange>
                </w:rPr>
                <w:t>2</w:t>
              </w:r>
            </w:ins>
          </w:p>
        </w:tc>
        <w:tc>
          <w:tcPr>
            <w:tcW w:w="960" w:type="dxa"/>
            <w:noWrap/>
            <w:hideMark/>
            <w:tcPrChange w:id="59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65" w:author="Nick.Tolimieri [2]" w:date="2022-09-09T12:38:00Z"/>
                <w:rFonts w:asciiTheme="minorHAnsi" w:eastAsiaTheme="minorHAnsi" w:hAnsiTheme="minorHAnsi" w:cstheme="minorBidi"/>
                <w:sz w:val="22"/>
                <w:szCs w:val="22"/>
                <w:rPrChange w:id="5966" w:author="Nick.Tolimieri [2]" w:date="2022-09-09T12:38:00Z">
                  <w:rPr>
                    <w:ins w:id="5967" w:author="Nick.Tolimieri [2]" w:date="2022-09-09T12:38:00Z"/>
                    <w:rFonts w:ascii="Calibri" w:hAnsi="Calibri" w:cs="Calibri"/>
                    <w:color w:val="000000"/>
                    <w:sz w:val="22"/>
                    <w:szCs w:val="22"/>
                  </w:rPr>
                </w:rPrChange>
              </w:rPr>
              <w:pPrChange w:id="5968" w:author="Nick.Tolimieri [2]" w:date="2022-09-09T12:38:00Z">
                <w:pPr>
                  <w:jc w:val="right"/>
                </w:pPr>
              </w:pPrChange>
            </w:pPr>
            <w:ins w:id="5969" w:author="Nick.Tolimieri [2]" w:date="2022-09-09T12:38:00Z">
              <w:r w:rsidRPr="001255CF">
                <w:rPr>
                  <w:rFonts w:asciiTheme="minorHAnsi" w:eastAsiaTheme="minorHAnsi" w:hAnsiTheme="minorHAnsi" w:cstheme="minorBidi"/>
                  <w:sz w:val="22"/>
                  <w:szCs w:val="22"/>
                  <w:rPrChange w:id="5970" w:author="Nick.Tolimieri [2]" w:date="2022-09-09T12:38:00Z">
                    <w:rPr>
                      <w:rFonts w:ascii="Calibri" w:hAnsi="Calibri" w:cs="Calibri"/>
                      <w:color w:val="000000"/>
                      <w:sz w:val="22"/>
                      <w:szCs w:val="22"/>
                    </w:rPr>
                  </w:rPrChange>
                </w:rPr>
                <w:t>15</w:t>
              </w:r>
            </w:ins>
          </w:p>
        </w:tc>
        <w:tc>
          <w:tcPr>
            <w:tcW w:w="960" w:type="dxa"/>
            <w:noWrap/>
            <w:hideMark/>
            <w:tcPrChange w:id="59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72" w:author="Nick.Tolimieri [2]" w:date="2022-09-09T12:38:00Z"/>
                <w:rFonts w:asciiTheme="minorHAnsi" w:eastAsiaTheme="minorHAnsi" w:hAnsiTheme="minorHAnsi" w:cstheme="minorBidi"/>
                <w:sz w:val="22"/>
                <w:szCs w:val="22"/>
                <w:rPrChange w:id="5973" w:author="Nick.Tolimieri [2]" w:date="2022-09-09T12:38:00Z">
                  <w:rPr>
                    <w:ins w:id="5974" w:author="Nick.Tolimieri [2]" w:date="2022-09-09T12:38:00Z"/>
                    <w:rFonts w:ascii="Calibri" w:hAnsi="Calibri" w:cs="Calibri"/>
                    <w:color w:val="000000"/>
                    <w:sz w:val="22"/>
                    <w:szCs w:val="22"/>
                  </w:rPr>
                </w:rPrChange>
              </w:rPr>
              <w:pPrChange w:id="5975" w:author="Nick.Tolimieri [2]" w:date="2022-09-09T12:38:00Z">
                <w:pPr>
                  <w:jc w:val="right"/>
                </w:pPr>
              </w:pPrChange>
            </w:pPr>
            <w:ins w:id="5976" w:author="Nick.Tolimieri [2]" w:date="2022-09-09T12:38:00Z">
              <w:r w:rsidRPr="001255CF">
                <w:rPr>
                  <w:rFonts w:asciiTheme="minorHAnsi" w:eastAsiaTheme="minorHAnsi" w:hAnsiTheme="minorHAnsi" w:cstheme="minorBidi"/>
                  <w:sz w:val="22"/>
                  <w:szCs w:val="22"/>
                  <w:rPrChange w:id="5977" w:author="Nick.Tolimieri [2]" w:date="2022-09-09T12:38:00Z">
                    <w:rPr>
                      <w:rFonts w:ascii="Calibri" w:hAnsi="Calibri" w:cs="Calibri"/>
                      <w:color w:val="000000"/>
                      <w:sz w:val="22"/>
                      <w:szCs w:val="22"/>
                    </w:rPr>
                  </w:rPrChange>
                </w:rPr>
                <w:t>7</w:t>
              </w:r>
            </w:ins>
          </w:p>
        </w:tc>
        <w:tc>
          <w:tcPr>
            <w:tcW w:w="960" w:type="dxa"/>
            <w:noWrap/>
            <w:hideMark/>
            <w:tcPrChange w:id="59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79" w:author="Nick.Tolimieri [2]" w:date="2022-09-09T12:38:00Z"/>
                <w:rFonts w:asciiTheme="minorHAnsi" w:eastAsiaTheme="minorHAnsi" w:hAnsiTheme="minorHAnsi" w:cstheme="minorBidi"/>
                <w:sz w:val="22"/>
                <w:szCs w:val="22"/>
                <w:rPrChange w:id="5980" w:author="Nick.Tolimieri [2]" w:date="2022-09-09T12:38:00Z">
                  <w:rPr>
                    <w:ins w:id="5981" w:author="Nick.Tolimieri [2]" w:date="2022-09-09T12:38:00Z"/>
                    <w:rFonts w:ascii="Calibri" w:hAnsi="Calibri" w:cs="Calibri"/>
                    <w:color w:val="000000"/>
                    <w:sz w:val="22"/>
                    <w:szCs w:val="22"/>
                  </w:rPr>
                </w:rPrChange>
              </w:rPr>
              <w:pPrChange w:id="5982" w:author="Nick.Tolimieri [2]" w:date="2022-09-09T12:38:00Z">
                <w:pPr>
                  <w:jc w:val="right"/>
                </w:pPr>
              </w:pPrChange>
            </w:pPr>
            <w:ins w:id="5983" w:author="Nick.Tolimieri [2]" w:date="2022-09-09T12:38:00Z">
              <w:r w:rsidRPr="001255CF">
                <w:rPr>
                  <w:rFonts w:asciiTheme="minorHAnsi" w:eastAsiaTheme="minorHAnsi" w:hAnsiTheme="minorHAnsi" w:cstheme="minorBidi"/>
                  <w:sz w:val="22"/>
                  <w:szCs w:val="22"/>
                  <w:rPrChange w:id="5984" w:author="Nick.Tolimieri [2]" w:date="2022-09-09T12:38:00Z">
                    <w:rPr>
                      <w:rFonts w:ascii="Calibri" w:hAnsi="Calibri" w:cs="Calibri"/>
                      <w:color w:val="000000"/>
                      <w:sz w:val="22"/>
                      <w:szCs w:val="22"/>
                    </w:rPr>
                  </w:rPrChange>
                </w:rPr>
                <w:t>8</w:t>
              </w:r>
            </w:ins>
          </w:p>
        </w:tc>
        <w:tc>
          <w:tcPr>
            <w:tcW w:w="960" w:type="dxa"/>
            <w:noWrap/>
            <w:hideMark/>
            <w:tcPrChange w:id="59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86" w:author="Nick.Tolimieri [2]" w:date="2022-09-09T12:38:00Z"/>
                <w:rFonts w:asciiTheme="minorHAnsi" w:eastAsiaTheme="minorHAnsi" w:hAnsiTheme="minorHAnsi" w:cstheme="minorBidi"/>
                <w:sz w:val="22"/>
                <w:szCs w:val="22"/>
                <w:rPrChange w:id="5987" w:author="Nick.Tolimieri [2]" w:date="2022-09-09T12:38:00Z">
                  <w:rPr>
                    <w:ins w:id="5988" w:author="Nick.Tolimieri [2]" w:date="2022-09-09T12:38:00Z"/>
                    <w:rFonts w:ascii="Calibri" w:hAnsi="Calibri" w:cs="Calibri"/>
                    <w:color w:val="000000"/>
                    <w:sz w:val="22"/>
                    <w:szCs w:val="22"/>
                  </w:rPr>
                </w:rPrChange>
              </w:rPr>
              <w:pPrChange w:id="5989" w:author="Nick.Tolimieri [2]" w:date="2022-09-09T12:38:00Z">
                <w:pPr>
                  <w:jc w:val="right"/>
                </w:pPr>
              </w:pPrChange>
            </w:pPr>
            <w:ins w:id="5990" w:author="Nick.Tolimieri [2]" w:date="2022-09-09T12:38:00Z">
              <w:r w:rsidRPr="001255CF">
                <w:rPr>
                  <w:rFonts w:asciiTheme="minorHAnsi" w:eastAsiaTheme="minorHAnsi" w:hAnsiTheme="minorHAnsi" w:cstheme="minorBidi"/>
                  <w:sz w:val="22"/>
                  <w:szCs w:val="22"/>
                  <w:rPrChange w:id="5991" w:author="Nick.Tolimieri [2]" w:date="2022-09-09T12:38:00Z">
                    <w:rPr>
                      <w:rFonts w:ascii="Calibri" w:hAnsi="Calibri" w:cs="Calibri"/>
                      <w:color w:val="000000"/>
                      <w:sz w:val="22"/>
                      <w:szCs w:val="22"/>
                    </w:rPr>
                  </w:rPrChange>
                </w:rPr>
                <w:t>1.51</w:t>
              </w:r>
            </w:ins>
          </w:p>
        </w:tc>
        <w:tc>
          <w:tcPr>
            <w:tcW w:w="960" w:type="dxa"/>
            <w:noWrap/>
            <w:hideMark/>
            <w:tcPrChange w:id="59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5993" w:author="Nick.Tolimieri [2]" w:date="2022-09-09T12:38:00Z"/>
                <w:rFonts w:asciiTheme="minorHAnsi" w:eastAsiaTheme="minorHAnsi" w:hAnsiTheme="minorHAnsi" w:cstheme="minorBidi"/>
                <w:sz w:val="22"/>
                <w:szCs w:val="22"/>
                <w:rPrChange w:id="5994" w:author="Nick.Tolimieri [2]" w:date="2022-09-09T12:38:00Z">
                  <w:rPr>
                    <w:ins w:id="5995" w:author="Nick.Tolimieri [2]" w:date="2022-09-09T12:38:00Z"/>
                    <w:rFonts w:ascii="Calibri" w:hAnsi="Calibri" w:cs="Calibri"/>
                    <w:color w:val="000000"/>
                    <w:sz w:val="22"/>
                    <w:szCs w:val="22"/>
                  </w:rPr>
                </w:rPrChange>
              </w:rPr>
              <w:pPrChange w:id="5996" w:author="Nick.Tolimieri [2]" w:date="2022-09-09T12:38:00Z">
                <w:pPr>
                  <w:jc w:val="right"/>
                </w:pPr>
              </w:pPrChange>
            </w:pPr>
            <w:ins w:id="5997" w:author="Nick.Tolimieri [2]" w:date="2022-09-09T12:38:00Z">
              <w:r w:rsidRPr="001255CF">
                <w:rPr>
                  <w:rFonts w:asciiTheme="minorHAnsi" w:eastAsiaTheme="minorHAnsi" w:hAnsiTheme="minorHAnsi" w:cstheme="minorBidi"/>
                  <w:sz w:val="22"/>
                  <w:szCs w:val="22"/>
                  <w:rPrChange w:id="5998" w:author="Nick.Tolimieri [2]" w:date="2022-09-09T12:38:00Z">
                    <w:rPr>
                      <w:rFonts w:ascii="Calibri" w:hAnsi="Calibri" w:cs="Calibri"/>
                      <w:color w:val="000000"/>
                      <w:sz w:val="22"/>
                      <w:szCs w:val="22"/>
                    </w:rPr>
                  </w:rPrChange>
                </w:rPr>
                <w:t>0.09</w:t>
              </w:r>
            </w:ins>
          </w:p>
        </w:tc>
      </w:tr>
      <w:tr w:rsidR="001255CF" w:rsidRPr="001255CF" w:rsidTr="001255CF">
        <w:trPr>
          <w:divId w:val="1429738465"/>
          <w:trHeight w:val="300"/>
          <w:ins w:id="5999" w:author="Nick.Tolimieri [2]" w:date="2022-09-09T12:38:00Z"/>
          <w:trPrChange w:id="6000" w:author="Nick.Tolimieri [2]" w:date="2022-09-09T12:38:00Z">
            <w:trPr>
              <w:divId w:val="1429738465"/>
              <w:trHeight w:val="300"/>
            </w:trPr>
          </w:trPrChange>
        </w:trPr>
        <w:tc>
          <w:tcPr>
            <w:tcW w:w="960" w:type="dxa"/>
            <w:noWrap/>
            <w:hideMark/>
            <w:tcPrChange w:id="60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02" w:author="Nick.Tolimieri [2]" w:date="2022-09-09T12:38:00Z"/>
                <w:rFonts w:asciiTheme="minorHAnsi" w:eastAsiaTheme="minorHAnsi" w:hAnsiTheme="minorHAnsi" w:cstheme="minorBidi"/>
                <w:sz w:val="22"/>
                <w:szCs w:val="22"/>
                <w:rPrChange w:id="6003" w:author="Nick.Tolimieri [2]" w:date="2022-09-09T12:38:00Z">
                  <w:rPr>
                    <w:ins w:id="6004" w:author="Nick.Tolimieri [2]" w:date="2022-09-09T12:38:00Z"/>
                    <w:rFonts w:ascii="Calibri" w:hAnsi="Calibri" w:cs="Calibri"/>
                    <w:color w:val="000000"/>
                    <w:sz w:val="22"/>
                    <w:szCs w:val="22"/>
                  </w:rPr>
                </w:rPrChange>
              </w:rPr>
              <w:pPrChange w:id="6005" w:author="Nick.Tolimieri [2]" w:date="2022-09-09T12:38:00Z">
                <w:pPr/>
              </w:pPrChange>
            </w:pPr>
            <w:ins w:id="6006" w:author="Nick.Tolimieri [2]" w:date="2022-09-09T12:38:00Z">
              <w:r w:rsidRPr="001255CF">
                <w:rPr>
                  <w:rFonts w:asciiTheme="minorHAnsi" w:eastAsiaTheme="minorHAnsi" w:hAnsiTheme="minorHAnsi" w:cstheme="minorBidi"/>
                  <w:sz w:val="22"/>
                  <w:szCs w:val="22"/>
                  <w:rPrChange w:id="6007" w:author="Nick.Tolimieri [2]" w:date="2022-09-09T12:38:00Z">
                    <w:rPr>
                      <w:rFonts w:ascii="Calibri" w:hAnsi="Calibri" w:cs="Calibri"/>
                      <w:color w:val="000000"/>
                      <w:sz w:val="22"/>
                      <w:szCs w:val="22"/>
                    </w:rPr>
                  </w:rPrChange>
                </w:rPr>
                <w:t>Tatoosh Is. &amp; Neah B.</w:t>
              </w:r>
            </w:ins>
          </w:p>
        </w:tc>
        <w:tc>
          <w:tcPr>
            <w:tcW w:w="960" w:type="dxa"/>
            <w:noWrap/>
            <w:hideMark/>
            <w:tcPrChange w:id="60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09" w:author="Nick.Tolimieri [2]" w:date="2022-09-09T12:38:00Z"/>
                <w:rFonts w:asciiTheme="minorHAnsi" w:eastAsiaTheme="minorHAnsi" w:hAnsiTheme="minorHAnsi" w:cstheme="minorBidi"/>
                <w:sz w:val="22"/>
                <w:szCs w:val="22"/>
                <w:rPrChange w:id="6010" w:author="Nick.Tolimieri [2]" w:date="2022-09-09T12:38:00Z">
                  <w:rPr>
                    <w:ins w:id="6011" w:author="Nick.Tolimieri [2]" w:date="2022-09-09T12:38:00Z"/>
                    <w:rFonts w:ascii="Calibri" w:hAnsi="Calibri" w:cs="Calibri"/>
                    <w:color w:val="000000"/>
                    <w:sz w:val="22"/>
                    <w:szCs w:val="22"/>
                  </w:rPr>
                </w:rPrChange>
              </w:rPr>
              <w:pPrChange w:id="6012" w:author="Nick.Tolimieri [2]" w:date="2022-09-09T12:38:00Z">
                <w:pPr>
                  <w:jc w:val="right"/>
                </w:pPr>
              </w:pPrChange>
            </w:pPr>
            <w:ins w:id="6013" w:author="Nick.Tolimieri [2]" w:date="2022-09-09T12:38:00Z">
              <w:r w:rsidRPr="001255CF">
                <w:rPr>
                  <w:rFonts w:asciiTheme="minorHAnsi" w:eastAsiaTheme="minorHAnsi" w:hAnsiTheme="minorHAnsi" w:cstheme="minorBidi"/>
                  <w:sz w:val="22"/>
                  <w:szCs w:val="22"/>
                  <w:rPrChange w:id="6014" w:author="Nick.Tolimieri [2]" w:date="2022-09-09T12:38:00Z">
                    <w:rPr>
                      <w:rFonts w:ascii="Calibri" w:hAnsi="Calibri" w:cs="Calibri"/>
                      <w:color w:val="000000"/>
                      <w:sz w:val="22"/>
                      <w:szCs w:val="22"/>
                    </w:rPr>
                  </w:rPrChange>
                </w:rPr>
                <w:t>2011</w:t>
              </w:r>
            </w:ins>
          </w:p>
        </w:tc>
        <w:tc>
          <w:tcPr>
            <w:tcW w:w="960" w:type="dxa"/>
            <w:noWrap/>
            <w:hideMark/>
            <w:tcPrChange w:id="60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16" w:author="Nick.Tolimieri [2]" w:date="2022-09-09T12:38:00Z"/>
                <w:rFonts w:asciiTheme="minorHAnsi" w:eastAsiaTheme="minorHAnsi" w:hAnsiTheme="minorHAnsi" w:cstheme="minorBidi"/>
                <w:sz w:val="22"/>
                <w:szCs w:val="22"/>
                <w:rPrChange w:id="6017" w:author="Nick.Tolimieri [2]" w:date="2022-09-09T12:38:00Z">
                  <w:rPr>
                    <w:ins w:id="6018" w:author="Nick.Tolimieri [2]" w:date="2022-09-09T12:38:00Z"/>
                    <w:rFonts w:ascii="Calibri" w:hAnsi="Calibri" w:cs="Calibri"/>
                    <w:color w:val="000000"/>
                    <w:sz w:val="22"/>
                    <w:szCs w:val="22"/>
                  </w:rPr>
                </w:rPrChange>
              </w:rPr>
              <w:pPrChange w:id="6019" w:author="Nick.Tolimieri [2]" w:date="2022-09-09T12:38:00Z">
                <w:pPr>
                  <w:jc w:val="right"/>
                </w:pPr>
              </w:pPrChange>
            </w:pPr>
            <w:ins w:id="6020" w:author="Nick.Tolimieri [2]" w:date="2022-09-09T12:38:00Z">
              <w:r w:rsidRPr="001255CF">
                <w:rPr>
                  <w:rFonts w:asciiTheme="minorHAnsi" w:eastAsiaTheme="minorHAnsi" w:hAnsiTheme="minorHAnsi" w:cstheme="minorBidi"/>
                  <w:sz w:val="22"/>
                  <w:szCs w:val="22"/>
                  <w:rPrChange w:id="6021" w:author="Nick.Tolimieri [2]" w:date="2022-09-09T12:38:00Z">
                    <w:rPr>
                      <w:rFonts w:ascii="Calibri" w:hAnsi="Calibri" w:cs="Calibri"/>
                      <w:color w:val="000000"/>
                      <w:sz w:val="22"/>
                      <w:szCs w:val="22"/>
                    </w:rPr>
                  </w:rPrChange>
                </w:rPr>
                <w:t>0</w:t>
              </w:r>
            </w:ins>
          </w:p>
        </w:tc>
        <w:tc>
          <w:tcPr>
            <w:tcW w:w="960" w:type="dxa"/>
            <w:noWrap/>
            <w:hideMark/>
            <w:tcPrChange w:id="60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23" w:author="Nick.Tolimieri [2]" w:date="2022-09-09T12:38:00Z"/>
                <w:rFonts w:asciiTheme="minorHAnsi" w:eastAsiaTheme="minorHAnsi" w:hAnsiTheme="minorHAnsi" w:cstheme="minorBidi"/>
                <w:sz w:val="22"/>
                <w:szCs w:val="22"/>
                <w:rPrChange w:id="6024" w:author="Nick.Tolimieri [2]" w:date="2022-09-09T12:38:00Z">
                  <w:rPr>
                    <w:ins w:id="6025" w:author="Nick.Tolimieri [2]" w:date="2022-09-09T12:38:00Z"/>
                    <w:rFonts w:ascii="Calibri" w:hAnsi="Calibri" w:cs="Calibri"/>
                    <w:color w:val="000000"/>
                    <w:sz w:val="22"/>
                    <w:szCs w:val="22"/>
                  </w:rPr>
                </w:rPrChange>
              </w:rPr>
              <w:pPrChange w:id="6026" w:author="Nick.Tolimieri [2]" w:date="2022-09-09T12:38:00Z">
                <w:pPr>
                  <w:jc w:val="right"/>
                </w:pPr>
              </w:pPrChange>
            </w:pPr>
            <w:ins w:id="6027" w:author="Nick.Tolimieri [2]" w:date="2022-09-09T12:38:00Z">
              <w:r w:rsidRPr="001255CF">
                <w:rPr>
                  <w:rFonts w:asciiTheme="minorHAnsi" w:eastAsiaTheme="minorHAnsi" w:hAnsiTheme="minorHAnsi" w:cstheme="minorBidi"/>
                  <w:sz w:val="22"/>
                  <w:szCs w:val="22"/>
                  <w:rPrChange w:id="6028" w:author="Nick.Tolimieri [2]" w:date="2022-09-09T12:38:00Z">
                    <w:rPr>
                      <w:rFonts w:ascii="Calibri" w:hAnsi="Calibri" w:cs="Calibri"/>
                      <w:color w:val="000000"/>
                      <w:sz w:val="22"/>
                      <w:szCs w:val="22"/>
                    </w:rPr>
                  </w:rPrChange>
                </w:rPr>
                <w:t>7</w:t>
              </w:r>
            </w:ins>
          </w:p>
        </w:tc>
        <w:tc>
          <w:tcPr>
            <w:tcW w:w="960" w:type="dxa"/>
            <w:noWrap/>
            <w:hideMark/>
            <w:tcPrChange w:id="60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30" w:author="Nick.Tolimieri [2]" w:date="2022-09-09T12:38:00Z"/>
                <w:rFonts w:asciiTheme="minorHAnsi" w:eastAsiaTheme="minorHAnsi" w:hAnsiTheme="minorHAnsi" w:cstheme="minorBidi"/>
                <w:sz w:val="22"/>
                <w:szCs w:val="22"/>
                <w:rPrChange w:id="6031" w:author="Nick.Tolimieri [2]" w:date="2022-09-09T12:38:00Z">
                  <w:rPr>
                    <w:ins w:id="6032" w:author="Nick.Tolimieri [2]" w:date="2022-09-09T12:38:00Z"/>
                    <w:rFonts w:ascii="Calibri" w:hAnsi="Calibri" w:cs="Calibri"/>
                    <w:color w:val="000000"/>
                    <w:sz w:val="22"/>
                    <w:szCs w:val="22"/>
                  </w:rPr>
                </w:rPrChange>
              </w:rPr>
              <w:pPrChange w:id="6033" w:author="Nick.Tolimieri [2]" w:date="2022-09-09T12:38:00Z">
                <w:pPr>
                  <w:jc w:val="right"/>
                </w:pPr>
              </w:pPrChange>
            </w:pPr>
            <w:ins w:id="6034" w:author="Nick.Tolimieri [2]" w:date="2022-09-09T12:38:00Z">
              <w:r w:rsidRPr="001255CF">
                <w:rPr>
                  <w:rFonts w:asciiTheme="minorHAnsi" w:eastAsiaTheme="minorHAnsi" w:hAnsiTheme="minorHAnsi" w:cstheme="minorBidi"/>
                  <w:sz w:val="22"/>
                  <w:szCs w:val="22"/>
                  <w:rPrChange w:id="6035" w:author="Nick.Tolimieri [2]" w:date="2022-09-09T12:38:00Z">
                    <w:rPr>
                      <w:rFonts w:ascii="Calibri" w:hAnsi="Calibri" w:cs="Calibri"/>
                      <w:color w:val="000000"/>
                      <w:sz w:val="22"/>
                      <w:szCs w:val="22"/>
                    </w:rPr>
                  </w:rPrChange>
                </w:rPr>
                <w:t>1</w:t>
              </w:r>
            </w:ins>
          </w:p>
        </w:tc>
        <w:tc>
          <w:tcPr>
            <w:tcW w:w="960" w:type="dxa"/>
            <w:noWrap/>
            <w:hideMark/>
            <w:tcPrChange w:id="60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37" w:author="Nick.Tolimieri [2]" w:date="2022-09-09T12:38:00Z"/>
                <w:rFonts w:asciiTheme="minorHAnsi" w:eastAsiaTheme="minorHAnsi" w:hAnsiTheme="minorHAnsi" w:cstheme="minorBidi"/>
                <w:sz w:val="22"/>
                <w:szCs w:val="22"/>
                <w:rPrChange w:id="6038" w:author="Nick.Tolimieri [2]" w:date="2022-09-09T12:38:00Z">
                  <w:rPr>
                    <w:ins w:id="6039" w:author="Nick.Tolimieri [2]" w:date="2022-09-09T12:38:00Z"/>
                    <w:rFonts w:ascii="Calibri" w:hAnsi="Calibri" w:cs="Calibri"/>
                    <w:color w:val="000000"/>
                    <w:sz w:val="22"/>
                    <w:szCs w:val="22"/>
                  </w:rPr>
                </w:rPrChange>
              </w:rPr>
              <w:pPrChange w:id="6040" w:author="Nick.Tolimieri [2]" w:date="2022-09-09T12:38:00Z">
                <w:pPr>
                  <w:jc w:val="right"/>
                </w:pPr>
              </w:pPrChange>
            </w:pPr>
            <w:ins w:id="6041" w:author="Nick.Tolimieri [2]" w:date="2022-09-09T12:38:00Z">
              <w:r w:rsidRPr="001255CF">
                <w:rPr>
                  <w:rFonts w:asciiTheme="minorHAnsi" w:eastAsiaTheme="minorHAnsi" w:hAnsiTheme="minorHAnsi" w:cstheme="minorBidi"/>
                  <w:sz w:val="22"/>
                  <w:szCs w:val="22"/>
                  <w:rPrChange w:id="6042" w:author="Nick.Tolimieri [2]" w:date="2022-09-09T12:38:00Z">
                    <w:rPr>
                      <w:rFonts w:ascii="Calibri" w:hAnsi="Calibri" w:cs="Calibri"/>
                      <w:color w:val="000000"/>
                      <w:sz w:val="22"/>
                      <w:szCs w:val="22"/>
                    </w:rPr>
                  </w:rPrChange>
                </w:rPr>
                <w:t>7</w:t>
              </w:r>
            </w:ins>
          </w:p>
        </w:tc>
        <w:tc>
          <w:tcPr>
            <w:tcW w:w="960" w:type="dxa"/>
            <w:noWrap/>
            <w:hideMark/>
            <w:tcPrChange w:id="60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44" w:author="Nick.Tolimieri [2]" w:date="2022-09-09T12:38:00Z"/>
                <w:rFonts w:asciiTheme="minorHAnsi" w:eastAsiaTheme="minorHAnsi" w:hAnsiTheme="minorHAnsi" w:cstheme="minorBidi"/>
                <w:sz w:val="22"/>
                <w:szCs w:val="22"/>
                <w:rPrChange w:id="6045" w:author="Nick.Tolimieri [2]" w:date="2022-09-09T12:38:00Z">
                  <w:rPr>
                    <w:ins w:id="6046" w:author="Nick.Tolimieri [2]" w:date="2022-09-09T12:38:00Z"/>
                    <w:rFonts w:ascii="Calibri" w:hAnsi="Calibri" w:cs="Calibri"/>
                    <w:color w:val="000000"/>
                    <w:sz w:val="22"/>
                    <w:szCs w:val="22"/>
                  </w:rPr>
                </w:rPrChange>
              </w:rPr>
              <w:pPrChange w:id="6047" w:author="Nick.Tolimieri [2]" w:date="2022-09-09T12:38:00Z">
                <w:pPr>
                  <w:jc w:val="right"/>
                </w:pPr>
              </w:pPrChange>
            </w:pPr>
            <w:ins w:id="6048" w:author="Nick.Tolimieri [2]" w:date="2022-09-09T12:38:00Z">
              <w:r w:rsidRPr="001255CF">
                <w:rPr>
                  <w:rFonts w:asciiTheme="minorHAnsi" w:eastAsiaTheme="minorHAnsi" w:hAnsiTheme="minorHAnsi" w:cstheme="minorBidi"/>
                  <w:sz w:val="22"/>
                  <w:szCs w:val="22"/>
                  <w:rPrChange w:id="6049" w:author="Nick.Tolimieri [2]" w:date="2022-09-09T12:38:00Z">
                    <w:rPr>
                      <w:rFonts w:ascii="Calibri" w:hAnsi="Calibri" w:cs="Calibri"/>
                      <w:color w:val="000000"/>
                      <w:sz w:val="22"/>
                      <w:szCs w:val="22"/>
                    </w:rPr>
                  </w:rPrChange>
                </w:rPr>
                <w:t>7</w:t>
              </w:r>
            </w:ins>
          </w:p>
        </w:tc>
        <w:tc>
          <w:tcPr>
            <w:tcW w:w="960" w:type="dxa"/>
            <w:noWrap/>
            <w:hideMark/>
            <w:tcPrChange w:id="60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51" w:author="Nick.Tolimieri [2]" w:date="2022-09-09T12:38:00Z"/>
                <w:rFonts w:asciiTheme="minorHAnsi" w:eastAsiaTheme="minorHAnsi" w:hAnsiTheme="minorHAnsi" w:cstheme="minorBidi"/>
                <w:sz w:val="22"/>
                <w:szCs w:val="22"/>
                <w:rPrChange w:id="6052" w:author="Nick.Tolimieri [2]" w:date="2022-09-09T12:38:00Z">
                  <w:rPr>
                    <w:ins w:id="6053" w:author="Nick.Tolimieri [2]" w:date="2022-09-09T12:38:00Z"/>
                    <w:rFonts w:ascii="Calibri" w:hAnsi="Calibri" w:cs="Calibri"/>
                    <w:color w:val="000000"/>
                    <w:sz w:val="22"/>
                    <w:szCs w:val="22"/>
                  </w:rPr>
                </w:rPrChange>
              </w:rPr>
              <w:pPrChange w:id="6054" w:author="Nick.Tolimieri [2]" w:date="2022-09-09T12:38:00Z">
                <w:pPr>
                  <w:jc w:val="right"/>
                </w:pPr>
              </w:pPrChange>
            </w:pPr>
            <w:ins w:id="6055" w:author="Nick.Tolimieri [2]" w:date="2022-09-09T12:38:00Z">
              <w:r w:rsidRPr="001255CF">
                <w:rPr>
                  <w:rFonts w:asciiTheme="minorHAnsi" w:eastAsiaTheme="minorHAnsi" w:hAnsiTheme="minorHAnsi" w:cstheme="minorBidi"/>
                  <w:sz w:val="22"/>
                  <w:szCs w:val="22"/>
                  <w:rPrChange w:id="6056" w:author="Nick.Tolimieri [2]" w:date="2022-09-09T12:38:00Z">
                    <w:rPr>
                      <w:rFonts w:ascii="Calibri" w:hAnsi="Calibri" w:cs="Calibri"/>
                      <w:color w:val="000000"/>
                      <w:sz w:val="22"/>
                      <w:szCs w:val="22"/>
                    </w:rPr>
                  </w:rPrChange>
                </w:rPr>
                <w:t>7</w:t>
              </w:r>
            </w:ins>
          </w:p>
        </w:tc>
        <w:tc>
          <w:tcPr>
            <w:tcW w:w="960" w:type="dxa"/>
            <w:noWrap/>
            <w:hideMark/>
            <w:tcPrChange w:id="60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58" w:author="Nick.Tolimieri [2]" w:date="2022-09-09T12:38:00Z"/>
                <w:rFonts w:asciiTheme="minorHAnsi" w:eastAsiaTheme="minorHAnsi" w:hAnsiTheme="minorHAnsi" w:cstheme="minorBidi"/>
                <w:sz w:val="22"/>
                <w:szCs w:val="22"/>
                <w:rPrChange w:id="6059" w:author="Nick.Tolimieri [2]" w:date="2022-09-09T12:38:00Z">
                  <w:rPr>
                    <w:ins w:id="6060" w:author="Nick.Tolimieri [2]" w:date="2022-09-09T12:38:00Z"/>
                    <w:rFonts w:ascii="Calibri" w:hAnsi="Calibri" w:cs="Calibri"/>
                    <w:color w:val="000000"/>
                    <w:sz w:val="22"/>
                    <w:szCs w:val="22"/>
                  </w:rPr>
                </w:rPrChange>
              </w:rPr>
              <w:pPrChange w:id="6061" w:author="Nick.Tolimieri [2]" w:date="2022-09-09T12:38:00Z">
                <w:pPr>
                  <w:jc w:val="right"/>
                </w:pPr>
              </w:pPrChange>
            </w:pPr>
            <w:ins w:id="6062" w:author="Nick.Tolimieri [2]" w:date="2022-09-09T12:38:00Z">
              <w:r w:rsidRPr="001255CF">
                <w:rPr>
                  <w:rFonts w:asciiTheme="minorHAnsi" w:eastAsiaTheme="minorHAnsi" w:hAnsiTheme="minorHAnsi" w:cstheme="minorBidi"/>
                  <w:sz w:val="22"/>
                  <w:szCs w:val="22"/>
                  <w:rPrChange w:id="6063" w:author="Nick.Tolimieri [2]" w:date="2022-09-09T12:38:00Z">
                    <w:rPr>
                      <w:rFonts w:ascii="Calibri" w:hAnsi="Calibri" w:cs="Calibri"/>
                      <w:color w:val="000000"/>
                      <w:sz w:val="22"/>
                      <w:szCs w:val="22"/>
                    </w:rPr>
                  </w:rPrChange>
                </w:rPr>
                <w:t>1.9</w:t>
              </w:r>
            </w:ins>
          </w:p>
        </w:tc>
        <w:tc>
          <w:tcPr>
            <w:tcW w:w="960" w:type="dxa"/>
            <w:noWrap/>
            <w:hideMark/>
            <w:tcPrChange w:id="60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65" w:author="Nick.Tolimieri [2]" w:date="2022-09-09T12:38:00Z"/>
                <w:rFonts w:asciiTheme="minorHAnsi" w:eastAsiaTheme="minorHAnsi" w:hAnsiTheme="minorHAnsi" w:cstheme="minorBidi"/>
                <w:sz w:val="22"/>
                <w:szCs w:val="22"/>
                <w:rPrChange w:id="6066" w:author="Nick.Tolimieri [2]" w:date="2022-09-09T12:38:00Z">
                  <w:rPr>
                    <w:ins w:id="6067" w:author="Nick.Tolimieri [2]" w:date="2022-09-09T12:38:00Z"/>
                    <w:rFonts w:ascii="Calibri" w:hAnsi="Calibri" w:cs="Calibri"/>
                    <w:color w:val="000000"/>
                    <w:sz w:val="22"/>
                    <w:szCs w:val="22"/>
                  </w:rPr>
                </w:rPrChange>
              </w:rPr>
              <w:pPrChange w:id="6068" w:author="Nick.Tolimieri [2]" w:date="2022-09-09T12:38:00Z">
                <w:pPr>
                  <w:jc w:val="right"/>
                </w:pPr>
              </w:pPrChange>
            </w:pPr>
            <w:ins w:id="6069" w:author="Nick.Tolimieri [2]" w:date="2022-09-09T12:38:00Z">
              <w:r w:rsidRPr="001255CF">
                <w:rPr>
                  <w:rFonts w:asciiTheme="minorHAnsi" w:eastAsiaTheme="minorHAnsi" w:hAnsiTheme="minorHAnsi" w:cstheme="minorBidi"/>
                  <w:sz w:val="22"/>
                  <w:szCs w:val="22"/>
                  <w:rPrChange w:id="6070" w:author="Nick.Tolimieri [2]" w:date="2022-09-09T12:38:00Z">
                    <w:rPr>
                      <w:rFonts w:ascii="Calibri" w:hAnsi="Calibri" w:cs="Calibri"/>
                      <w:color w:val="000000"/>
                      <w:sz w:val="22"/>
                      <w:szCs w:val="22"/>
                    </w:rPr>
                  </w:rPrChange>
                </w:rPr>
                <w:t>0.13</w:t>
              </w:r>
            </w:ins>
          </w:p>
        </w:tc>
      </w:tr>
      <w:tr w:rsidR="001255CF" w:rsidRPr="001255CF" w:rsidTr="001255CF">
        <w:trPr>
          <w:divId w:val="1429738465"/>
          <w:trHeight w:val="300"/>
          <w:ins w:id="6071" w:author="Nick.Tolimieri [2]" w:date="2022-09-09T12:38:00Z"/>
          <w:trPrChange w:id="6072" w:author="Nick.Tolimieri [2]" w:date="2022-09-09T12:38:00Z">
            <w:trPr>
              <w:divId w:val="1429738465"/>
              <w:trHeight w:val="300"/>
            </w:trPr>
          </w:trPrChange>
        </w:trPr>
        <w:tc>
          <w:tcPr>
            <w:tcW w:w="960" w:type="dxa"/>
            <w:noWrap/>
            <w:hideMark/>
            <w:tcPrChange w:id="60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74" w:author="Nick.Tolimieri [2]" w:date="2022-09-09T12:38:00Z"/>
                <w:rFonts w:asciiTheme="minorHAnsi" w:eastAsiaTheme="minorHAnsi" w:hAnsiTheme="minorHAnsi" w:cstheme="minorBidi"/>
                <w:sz w:val="22"/>
                <w:szCs w:val="22"/>
                <w:rPrChange w:id="6075" w:author="Nick.Tolimieri [2]" w:date="2022-09-09T12:38:00Z">
                  <w:rPr>
                    <w:ins w:id="6076" w:author="Nick.Tolimieri [2]" w:date="2022-09-09T12:38:00Z"/>
                    <w:rFonts w:ascii="Calibri" w:hAnsi="Calibri" w:cs="Calibri"/>
                    <w:color w:val="000000"/>
                    <w:sz w:val="22"/>
                    <w:szCs w:val="22"/>
                  </w:rPr>
                </w:rPrChange>
              </w:rPr>
              <w:pPrChange w:id="6077" w:author="Nick.Tolimieri [2]" w:date="2022-09-09T12:38:00Z">
                <w:pPr/>
              </w:pPrChange>
            </w:pPr>
            <w:ins w:id="6078" w:author="Nick.Tolimieri [2]" w:date="2022-09-09T12:38:00Z">
              <w:r w:rsidRPr="001255CF">
                <w:rPr>
                  <w:rFonts w:asciiTheme="minorHAnsi" w:eastAsiaTheme="minorHAnsi" w:hAnsiTheme="minorHAnsi" w:cstheme="minorBidi"/>
                  <w:sz w:val="22"/>
                  <w:szCs w:val="22"/>
                  <w:rPrChange w:id="6079" w:author="Nick.Tolimieri [2]" w:date="2022-09-09T12:38:00Z">
                    <w:rPr>
                      <w:rFonts w:ascii="Calibri" w:hAnsi="Calibri" w:cs="Calibri"/>
                      <w:color w:val="000000"/>
                      <w:sz w:val="22"/>
                      <w:szCs w:val="22"/>
                    </w:rPr>
                  </w:rPrChange>
                </w:rPr>
                <w:t>Tatoosh Is. &amp; Neah B.</w:t>
              </w:r>
            </w:ins>
          </w:p>
        </w:tc>
        <w:tc>
          <w:tcPr>
            <w:tcW w:w="960" w:type="dxa"/>
            <w:noWrap/>
            <w:hideMark/>
            <w:tcPrChange w:id="60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81" w:author="Nick.Tolimieri [2]" w:date="2022-09-09T12:38:00Z"/>
                <w:rFonts w:asciiTheme="minorHAnsi" w:eastAsiaTheme="minorHAnsi" w:hAnsiTheme="minorHAnsi" w:cstheme="minorBidi"/>
                <w:sz w:val="22"/>
                <w:szCs w:val="22"/>
                <w:rPrChange w:id="6082" w:author="Nick.Tolimieri [2]" w:date="2022-09-09T12:38:00Z">
                  <w:rPr>
                    <w:ins w:id="6083" w:author="Nick.Tolimieri [2]" w:date="2022-09-09T12:38:00Z"/>
                    <w:rFonts w:ascii="Calibri" w:hAnsi="Calibri" w:cs="Calibri"/>
                    <w:color w:val="000000"/>
                    <w:sz w:val="22"/>
                    <w:szCs w:val="22"/>
                  </w:rPr>
                </w:rPrChange>
              </w:rPr>
              <w:pPrChange w:id="6084" w:author="Nick.Tolimieri [2]" w:date="2022-09-09T12:38:00Z">
                <w:pPr>
                  <w:jc w:val="right"/>
                </w:pPr>
              </w:pPrChange>
            </w:pPr>
            <w:ins w:id="6085" w:author="Nick.Tolimieri [2]" w:date="2022-09-09T12:38:00Z">
              <w:r w:rsidRPr="001255CF">
                <w:rPr>
                  <w:rFonts w:asciiTheme="minorHAnsi" w:eastAsiaTheme="minorHAnsi" w:hAnsiTheme="minorHAnsi" w:cstheme="minorBidi"/>
                  <w:sz w:val="22"/>
                  <w:szCs w:val="22"/>
                  <w:rPrChange w:id="6086" w:author="Nick.Tolimieri [2]" w:date="2022-09-09T12:38:00Z">
                    <w:rPr>
                      <w:rFonts w:ascii="Calibri" w:hAnsi="Calibri" w:cs="Calibri"/>
                      <w:color w:val="000000"/>
                      <w:sz w:val="22"/>
                      <w:szCs w:val="22"/>
                    </w:rPr>
                  </w:rPrChange>
                </w:rPr>
                <w:t>2012</w:t>
              </w:r>
            </w:ins>
          </w:p>
        </w:tc>
        <w:tc>
          <w:tcPr>
            <w:tcW w:w="960" w:type="dxa"/>
            <w:noWrap/>
            <w:hideMark/>
            <w:tcPrChange w:id="60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88" w:author="Nick.Tolimieri [2]" w:date="2022-09-09T12:38:00Z"/>
                <w:rFonts w:asciiTheme="minorHAnsi" w:eastAsiaTheme="minorHAnsi" w:hAnsiTheme="minorHAnsi" w:cstheme="minorBidi"/>
                <w:sz w:val="22"/>
                <w:szCs w:val="22"/>
                <w:rPrChange w:id="6089" w:author="Nick.Tolimieri [2]" w:date="2022-09-09T12:38:00Z">
                  <w:rPr>
                    <w:ins w:id="6090" w:author="Nick.Tolimieri [2]" w:date="2022-09-09T12:38:00Z"/>
                    <w:rFonts w:ascii="Calibri" w:hAnsi="Calibri" w:cs="Calibri"/>
                    <w:color w:val="000000"/>
                    <w:sz w:val="22"/>
                    <w:szCs w:val="22"/>
                  </w:rPr>
                </w:rPrChange>
              </w:rPr>
              <w:pPrChange w:id="6091" w:author="Nick.Tolimieri [2]" w:date="2022-09-09T12:38:00Z">
                <w:pPr>
                  <w:jc w:val="right"/>
                </w:pPr>
              </w:pPrChange>
            </w:pPr>
            <w:ins w:id="6092" w:author="Nick.Tolimieri [2]" w:date="2022-09-09T12:38:00Z">
              <w:r w:rsidRPr="001255CF">
                <w:rPr>
                  <w:rFonts w:asciiTheme="minorHAnsi" w:eastAsiaTheme="minorHAnsi" w:hAnsiTheme="minorHAnsi" w:cstheme="minorBidi"/>
                  <w:sz w:val="22"/>
                  <w:szCs w:val="22"/>
                  <w:rPrChange w:id="6093" w:author="Nick.Tolimieri [2]" w:date="2022-09-09T12:38:00Z">
                    <w:rPr>
                      <w:rFonts w:ascii="Calibri" w:hAnsi="Calibri" w:cs="Calibri"/>
                      <w:color w:val="000000"/>
                      <w:sz w:val="22"/>
                      <w:szCs w:val="22"/>
                    </w:rPr>
                  </w:rPrChange>
                </w:rPr>
                <w:t>0</w:t>
              </w:r>
            </w:ins>
          </w:p>
        </w:tc>
        <w:tc>
          <w:tcPr>
            <w:tcW w:w="960" w:type="dxa"/>
            <w:noWrap/>
            <w:hideMark/>
            <w:tcPrChange w:id="60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095" w:author="Nick.Tolimieri [2]" w:date="2022-09-09T12:38:00Z"/>
                <w:rFonts w:asciiTheme="minorHAnsi" w:eastAsiaTheme="minorHAnsi" w:hAnsiTheme="minorHAnsi" w:cstheme="minorBidi"/>
                <w:sz w:val="22"/>
                <w:szCs w:val="22"/>
                <w:rPrChange w:id="6096" w:author="Nick.Tolimieri [2]" w:date="2022-09-09T12:38:00Z">
                  <w:rPr>
                    <w:ins w:id="6097" w:author="Nick.Tolimieri [2]" w:date="2022-09-09T12:38:00Z"/>
                    <w:rFonts w:ascii="Calibri" w:hAnsi="Calibri" w:cs="Calibri"/>
                    <w:color w:val="000000"/>
                    <w:sz w:val="22"/>
                    <w:szCs w:val="22"/>
                  </w:rPr>
                </w:rPrChange>
              </w:rPr>
              <w:pPrChange w:id="6098" w:author="Nick.Tolimieri [2]" w:date="2022-09-09T12:38:00Z">
                <w:pPr>
                  <w:jc w:val="right"/>
                </w:pPr>
              </w:pPrChange>
            </w:pPr>
            <w:ins w:id="6099" w:author="Nick.Tolimieri [2]" w:date="2022-09-09T12:38:00Z">
              <w:r w:rsidRPr="001255CF">
                <w:rPr>
                  <w:rFonts w:asciiTheme="minorHAnsi" w:eastAsiaTheme="minorHAnsi" w:hAnsiTheme="minorHAnsi" w:cstheme="minorBidi"/>
                  <w:sz w:val="22"/>
                  <w:szCs w:val="22"/>
                  <w:rPrChange w:id="6100" w:author="Nick.Tolimieri [2]" w:date="2022-09-09T12:38:00Z">
                    <w:rPr>
                      <w:rFonts w:ascii="Calibri" w:hAnsi="Calibri" w:cs="Calibri"/>
                      <w:color w:val="000000"/>
                      <w:sz w:val="22"/>
                      <w:szCs w:val="22"/>
                    </w:rPr>
                  </w:rPrChange>
                </w:rPr>
                <w:t>0</w:t>
              </w:r>
            </w:ins>
          </w:p>
        </w:tc>
        <w:tc>
          <w:tcPr>
            <w:tcW w:w="960" w:type="dxa"/>
            <w:noWrap/>
            <w:hideMark/>
            <w:tcPrChange w:id="61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02" w:author="Nick.Tolimieri [2]" w:date="2022-09-09T12:38:00Z"/>
                <w:rFonts w:asciiTheme="minorHAnsi" w:eastAsiaTheme="minorHAnsi" w:hAnsiTheme="minorHAnsi" w:cstheme="minorBidi"/>
                <w:sz w:val="22"/>
                <w:szCs w:val="22"/>
                <w:rPrChange w:id="6103" w:author="Nick.Tolimieri [2]" w:date="2022-09-09T12:38:00Z">
                  <w:rPr>
                    <w:ins w:id="6104" w:author="Nick.Tolimieri [2]" w:date="2022-09-09T12:38:00Z"/>
                    <w:rFonts w:ascii="Calibri" w:hAnsi="Calibri" w:cs="Calibri"/>
                    <w:color w:val="000000"/>
                    <w:sz w:val="22"/>
                    <w:szCs w:val="22"/>
                  </w:rPr>
                </w:rPrChange>
              </w:rPr>
              <w:pPrChange w:id="6105" w:author="Nick.Tolimieri [2]" w:date="2022-09-09T12:38:00Z">
                <w:pPr>
                  <w:jc w:val="right"/>
                </w:pPr>
              </w:pPrChange>
            </w:pPr>
            <w:ins w:id="6106" w:author="Nick.Tolimieri [2]" w:date="2022-09-09T12:38:00Z">
              <w:r w:rsidRPr="001255CF">
                <w:rPr>
                  <w:rFonts w:asciiTheme="minorHAnsi" w:eastAsiaTheme="minorHAnsi" w:hAnsiTheme="minorHAnsi" w:cstheme="minorBidi"/>
                  <w:sz w:val="22"/>
                  <w:szCs w:val="22"/>
                  <w:rPrChange w:id="6107" w:author="Nick.Tolimieri [2]" w:date="2022-09-09T12:38:00Z">
                    <w:rPr>
                      <w:rFonts w:ascii="Calibri" w:hAnsi="Calibri" w:cs="Calibri"/>
                      <w:color w:val="000000"/>
                      <w:sz w:val="22"/>
                      <w:szCs w:val="22"/>
                    </w:rPr>
                  </w:rPrChange>
                </w:rPr>
                <w:t>0</w:t>
              </w:r>
            </w:ins>
          </w:p>
        </w:tc>
        <w:tc>
          <w:tcPr>
            <w:tcW w:w="960" w:type="dxa"/>
            <w:noWrap/>
            <w:hideMark/>
            <w:tcPrChange w:id="61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09" w:author="Nick.Tolimieri [2]" w:date="2022-09-09T12:38:00Z"/>
                <w:rFonts w:asciiTheme="minorHAnsi" w:eastAsiaTheme="minorHAnsi" w:hAnsiTheme="minorHAnsi" w:cstheme="minorBidi"/>
                <w:sz w:val="22"/>
                <w:szCs w:val="22"/>
                <w:rPrChange w:id="6110" w:author="Nick.Tolimieri [2]" w:date="2022-09-09T12:38:00Z">
                  <w:rPr>
                    <w:ins w:id="6111" w:author="Nick.Tolimieri [2]" w:date="2022-09-09T12:38:00Z"/>
                    <w:rFonts w:ascii="Calibri" w:hAnsi="Calibri" w:cs="Calibri"/>
                    <w:color w:val="000000"/>
                    <w:sz w:val="22"/>
                    <w:szCs w:val="22"/>
                  </w:rPr>
                </w:rPrChange>
              </w:rPr>
              <w:pPrChange w:id="6112" w:author="Nick.Tolimieri [2]" w:date="2022-09-09T12:38:00Z">
                <w:pPr>
                  <w:jc w:val="right"/>
                </w:pPr>
              </w:pPrChange>
            </w:pPr>
            <w:ins w:id="6113" w:author="Nick.Tolimieri [2]" w:date="2022-09-09T12:38:00Z">
              <w:r w:rsidRPr="001255CF">
                <w:rPr>
                  <w:rFonts w:asciiTheme="minorHAnsi" w:eastAsiaTheme="minorHAnsi" w:hAnsiTheme="minorHAnsi" w:cstheme="minorBidi"/>
                  <w:sz w:val="22"/>
                  <w:szCs w:val="22"/>
                  <w:rPrChange w:id="6114" w:author="Nick.Tolimieri [2]" w:date="2022-09-09T12:38:00Z">
                    <w:rPr>
                      <w:rFonts w:ascii="Calibri" w:hAnsi="Calibri" w:cs="Calibri"/>
                      <w:color w:val="000000"/>
                      <w:sz w:val="22"/>
                      <w:szCs w:val="22"/>
                    </w:rPr>
                  </w:rPrChange>
                </w:rPr>
                <w:t>0</w:t>
              </w:r>
            </w:ins>
          </w:p>
        </w:tc>
        <w:tc>
          <w:tcPr>
            <w:tcW w:w="960" w:type="dxa"/>
            <w:noWrap/>
            <w:hideMark/>
            <w:tcPrChange w:id="61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16" w:author="Nick.Tolimieri [2]" w:date="2022-09-09T12:38:00Z"/>
                <w:rFonts w:asciiTheme="minorHAnsi" w:eastAsiaTheme="minorHAnsi" w:hAnsiTheme="minorHAnsi" w:cstheme="minorBidi"/>
                <w:sz w:val="22"/>
                <w:szCs w:val="22"/>
                <w:rPrChange w:id="6117" w:author="Nick.Tolimieri [2]" w:date="2022-09-09T12:38:00Z">
                  <w:rPr>
                    <w:ins w:id="6118" w:author="Nick.Tolimieri [2]" w:date="2022-09-09T12:38:00Z"/>
                    <w:rFonts w:ascii="Calibri" w:hAnsi="Calibri" w:cs="Calibri"/>
                    <w:color w:val="000000"/>
                    <w:sz w:val="22"/>
                    <w:szCs w:val="22"/>
                  </w:rPr>
                </w:rPrChange>
              </w:rPr>
              <w:pPrChange w:id="6119" w:author="Nick.Tolimieri [2]" w:date="2022-09-09T12:38:00Z">
                <w:pPr/>
              </w:pPrChange>
            </w:pPr>
            <w:ins w:id="6120" w:author="Nick.Tolimieri [2]" w:date="2022-09-09T12:38:00Z">
              <w:r w:rsidRPr="001255CF">
                <w:rPr>
                  <w:rFonts w:asciiTheme="minorHAnsi" w:eastAsiaTheme="minorHAnsi" w:hAnsiTheme="minorHAnsi" w:cstheme="minorBidi"/>
                  <w:sz w:val="22"/>
                  <w:szCs w:val="22"/>
                  <w:rPrChange w:id="6121" w:author="Nick.Tolimieri [2]" w:date="2022-09-09T12:38:00Z">
                    <w:rPr>
                      <w:rFonts w:ascii="Calibri" w:hAnsi="Calibri" w:cs="Calibri"/>
                      <w:color w:val="000000"/>
                      <w:sz w:val="22"/>
                      <w:szCs w:val="22"/>
                    </w:rPr>
                  </w:rPrChange>
                </w:rPr>
                <w:t>NA</w:t>
              </w:r>
            </w:ins>
          </w:p>
        </w:tc>
        <w:tc>
          <w:tcPr>
            <w:tcW w:w="960" w:type="dxa"/>
            <w:noWrap/>
            <w:hideMark/>
            <w:tcPrChange w:id="61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23" w:author="Nick.Tolimieri [2]" w:date="2022-09-09T12:38:00Z"/>
                <w:rFonts w:asciiTheme="minorHAnsi" w:eastAsiaTheme="minorHAnsi" w:hAnsiTheme="minorHAnsi" w:cstheme="minorBidi"/>
                <w:sz w:val="22"/>
                <w:szCs w:val="22"/>
                <w:rPrChange w:id="6124" w:author="Nick.Tolimieri [2]" w:date="2022-09-09T12:38:00Z">
                  <w:rPr>
                    <w:ins w:id="6125" w:author="Nick.Tolimieri [2]" w:date="2022-09-09T12:38:00Z"/>
                    <w:rFonts w:ascii="Calibri" w:hAnsi="Calibri" w:cs="Calibri"/>
                    <w:color w:val="000000"/>
                    <w:sz w:val="22"/>
                    <w:szCs w:val="22"/>
                  </w:rPr>
                </w:rPrChange>
              </w:rPr>
              <w:pPrChange w:id="6126" w:author="Nick.Tolimieri [2]" w:date="2022-09-09T12:38:00Z">
                <w:pPr/>
              </w:pPrChange>
            </w:pPr>
            <w:ins w:id="6127" w:author="Nick.Tolimieri [2]" w:date="2022-09-09T12:38:00Z">
              <w:r w:rsidRPr="001255CF">
                <w:rPr>
                  <w:rFonts w:asciiTheme="minorHAnsi" w:eastAsiaTheme="minorHAnsi" w:hAnsiTheme="minorHAnsi" w:cstheme="minorBidi"/>
                  <w:sz w:val="22"/>
                  <w:szCs w:val="22"/>
                  <w:rPrChange w:id="6128" w:author="Nick.Tolimieri [2]" w:date="2022-09-09T12:38:00Z">
                    <w:rPr>
                      <w:rFonts w:ascii="Calibri" w:hAnsi="Calibri" w:cs="Calibri"/>
                      <w:color w:val="000000"/>
                      <w:sz w:val="22"/>
                      <w:szCs w:val="22"/>
                    </w:rPr>
                  </w:rPrChange>
                </w:rPr>
                <w:t>NA</w:t>
              </w:r>
            </w:ins>
          </w:p>
        </w:tc>
        <w:tc>
          <w:tcPr>
            <w:tcW w:w="960" w:type="dxa"/>
            <w:noWrap/>
            <w:hideMark/>
            <w:tcPrChange w:id="61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30" w:author="Nick.Tolimieri [2]" w:date="2022-09-09T12:38:00Z"/>
                <w:rFonts w:asciiTheme="minorHAnsi" w:eastAsiaTheme="minorHAnsi" w:hAnsiTheme="minorHAnsi" w:cstheme="minorBidi"/>
                <w:sz w:val="22"/>
                <w:szCs w:val="22"/>
                <w:rPrChange w:id="6131" w:author="Nick.Tolimieri [2]" w:date="2022-09-09T12:38:00Z">
                  <w:rPr>
                    <w:ins w:id="6132" w:author="Nick.Tolimieri [2]" w:date="2022-09-09T12:38:00Z"/>
                    <w:rFonts w:ascii="Calibri" w:hAnsi="Calibri" w:cs="Calibri"/>
                    <w:color w:val="000000"/>
                    <w:sz w:val="22"/>
                    <w:szCs w:val="22"/>
                  </w:rPr>
                </w:rPrChange>
              </w:rPr>
              <w:pPrChange w:id="6133" w:author="Nick.Tolimieri [2]" w:date="2022-09-09T12:38:00Z">
                <w:pPr/>
              </w:pPrChange>
            </w:pPr>
            <w:ins w:id="6134" w:author="Nick.Tolimieri [2]" w:date="2022-09-09T12:38:00Z">
              <w:r w:rsidRPr="001255CF">
                <w:rPr>
                  <w:rFonts w:asciiTheme="minorHAnsi" w:eastAsiaTheme="minorHAnsi" w:hAnsiTheme="minorHAnsi" w:cstheme="minorBidi"/>
                  <w:sz w:val="22"/>
                  <w:szCs w:val="22"/>
                  <w:rPrChange w:id="6135" w:author="Nick.Tolimieri [2]" w:date="2022-09-09T12:38:00Z">
                    <w:rPr>
                      <w:rFonts w:ascii="Calibri" w:hAnsi="Calibri" w:cs="Calibri"/>
                      <w:color w:val="000000"/>
                      <w:sz w:val="22"/>
                      <w:szCs w:val="22"/>
                    </w:rPr>
                  </w:rPrChange>
                </w:rPr>
                <w:t>NA</w:t>
              </w:r>
            </w:ins>
          </w:p>
        </w:tc>
        <w:tc>
          <w:tcPr>
            <w:tcW w:w="960" w:type="dxa"/>
            <w:noWrap/>
            <w:hideMark/>
            <w:tcPrChange w:id="61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37" w:author="Nick.Tolimieri [2]" w:date="2022-09-09T12:38:00Z"/>
                <w:rFonts w:asciiTheme="minorHAnsi" w:eastAsiaTheme="minorHAnsi" w:hAnsiTheme="minorHAnsi" w:cstheme="minorBidi"/>
                <w:sz w:val="22"/>
                <w:szCs w:val="22"/>
                <w:rPrChange w:id="6138" w:author="Nick.Tolimieri [2]" w:date="2022-09-09T12:38:00Z">
                  <w:rPr>
                    <w:ins w:id="6139" w:author="Nick.Tolimieri [2]" w:date="2022-09-09T12:38:00Z"/>
                    <w:rFonts w:ascii="Calibri" w:hAnsi="Calibri" w:cs="Calibri"/>
                    <w:color w:val="000000"/>
                    <w:sz w:val="22"/>
                    <w:szCs w:val="22"/>
                  </w:rPr>
                </w:rPrChange>
              </w:rPr>
              <w:pPrChange w:id="6140" w:author="Nick.Tolimieri [2]" w:date="2022-09-09T12:38:00Z">
                <w:pPr/>
              </w:pPrChange>
            </w:pPr>
            <w:ins w:id="6141" w:author="Nick.Tolimieri [2]" w:date="2022-09-09T12:38:00Z">
              <w:r w:rsidRPr="001255CF">
                <w:rPr>
                  <w:rFonts w:asciiTheme="minorHAnsi" w:eastAsiaTheme="minorHAnsi" w:hAnsiTheme="minorHAnsi" w:cstheme="minorBidi"/>
                  <w:sz w:val="22"/>
                  <w:szCs w:val="22"/>
                  <w:rPrChange w:id="6142"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6143" w:author="Nick.Tolimieri [2]" w:date="2022-09-09T12:38:00Z"/>
          <w:trPrChange w:id="6144" w:author="Nick.Tolimieri [2]" w:date="2022-09-09T12:38:00Z">
            <w:trPr>
              <w:divId w:val="1429738465"/>
              <w:trHeight w:val="300"/>
            </w:trPr>
          </w:trPrChange>
        </w:trPr>
        <w:tc>
          <w:tcPr>
            <w:tcW w:w="960" w:type="dxa"/>
            <w:noWrap/>
            <w:hideMark/>
            <w:tcPrChange w:id="61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46" w:author="Nick.Tolimieri [2]" w:date="2022-09-09T12:38:00Z"/>
                <w:rFonts w:asciiTheme="minorHAnsi" w:eastAsiaTheme="minorHAnsi" w:hAnsiTheme="minorHAnsi" w:cstheme="minorBidi"/>
                <w:sz w:val="22"/>
                <w:szCs w:val="22"/>
                <w:rPrChange w:id="6147" w:author="Nick.Tolimieri [2]" w:date="2022-09-09T12:38:00Z">
                  <w:rPr>
                    <w:ins w:id="6148" w:author="Nick.Tolimieri [2]" w:date="2022-09-09T12:38:00Z"/>
                    <w:rFonts w:ascii="Calibri" w:hAnsi="Calibri" w:cs="Calibri"/>
                    <w:color w:val="000000"/>
                    <w:sz w:val="22"/>
                    <w:szCs w:val="22"/>
                  </w:rPr>
                </w:rPrChange>
              </w:rPr>
              <w:pPrChange w:id="6149" w:author="Nick.Tolimieri [2]" w:date="2022-09-09T12:38:00Z">
                <w:pPr/>
              </w:pPrChange>
            </w:pPr>
            <w:ins w:id="6150" w:author="Nick.Tolimieri [2]" w:date="2022-09-09T12:38:00Z">
              <w:r w:rsidRPr="001255CF">
                <w:rPr>
                  <w:rFonts w:asciiTheme="minorHAnsi" w:eastAsiaTheme="minorHAnsi" w:hAnsiTheme="minorHAnsi" w:cstheme="minorBidi"/>
                  <w:sz w:val="22"/>
                  <w:szCs w:val="22"/>
                  <w:rPrChange w:id="6151" w:author="Nick.Tolimieri [2]" w:date="2022-09-09T12:38:00Z">
                    <w:rPr>
                      <w:rFonts w:ascii="Calibri" w:hAnsi="Calibri" w:cs="Calibri"/>
                      <w:color w:val="000000"/>
                      <w:sz w:val="22"/>
                      <w:szCs w:val="22"/>
                    </w:rPr>
                  </w:rPrChange>
                </w:rPr>
                <w:t>Tatoosh Is. &amp; Neah B.</w:t>
              </w:r>
            </w:ins>
          </w:p>
        </w:tc>
        <w:tc>
          <w:tcPr>
            <w:tcW w:w="960" w:type="dxa"/>
            <w:noWrap/>
            <w:hideMark/>
            <w:tcPrChange w:id="61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53" w:author="Nick.Tolimieri [2]" w:date="2022-09-09T12:38:00Z"/>
                <w:rFonts w:asciiTheme="minorHAnsi" w:eastAsiaTheme="minorHAnsi" w:hAnsiTheme="minorHAnsi" w:cstheme="minorBidi"/>
                <w:sz w:val="22"/>
                <w:szCs w:val="22"/>
                <w:rPrChange w:id="6154" w:author="Nick.Tolimieri [2]" w:date="2022-09-09T12:38:00Z">
                  <w:rPr>
                    <w:ins w:id="6155" w:author="Nick.Tolimieri [2]" w:date="2022-09-09T12:38:00Z"/>
                    <w:rFonts w:ascii="Calibri" w:hAnsi="Calibri" w:cs="Calibri"/>
                    <w:color w:val="000000"/>
                    <w:sz w:val="22"/>
                    <w:szCs w:val="22"/>
                  </w:rPr>
                </w:rPrChange>
              </w:rPr>
              <w:pPrChange w:id="6156" w:author="Nick.Tolimieri [2]" w:date="2022-09-09T12:38:00Z">
                <w:pPr>
                  <w:jc w:val="right"/>
                </w:pPr>
              </w:pPrChange>
            </w:pPr>
            <w:ins w:id="6157" w:author="Nick.Tolimieri [2]" w:date="2022-09-09T12:38:00Z">
              <w:r w:rsidRPr="001255CF">
                <w:rPr>
                  <w:rFonts w:asciiTheme="minorHAnsi" w:eastAsiaTheme="minorHAnsi" w:hAnsiTheme="minorHAnsi" w:cstheme="minorBidi"/>
                  <w:sz w:val="22"/>
                  <w:szCs w:val="22"/>
                  <w:rPrChange w:id="6158" w:author="Nick.Tolimieri [2]" w:date="2022-09-09T12:38:00Z">
                    <w:rPr>
                      <w:rFonts w:ascii="Calibri" w:hAnsi="Calibri" w:cs="Calibri"/>
                      <w:color w:val="000000"/>
                      <w:sz w:val="22"/>
                      <w:szCs w:val="22"/>
                    </w:rPr>
                  </w:rPrChange>
                </w:rPr>
                <w:t>2013</w:t>
              </w:r>
            </w:ins>
          </w:p>
        </w:tc>
        <w:tc>
          <w:tcPr>
            <w:tcW w:w="960" w:type="dxa"/>
            <w:noWrap/>
            <w:hideMark/>
            <w:tcPrChange w:id="61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60" w:author="Nick.Tolimieri [2]" w:date="2022-09-09T12:38:00Z"/>
                <w:rFonts w:asciiTheme="minorHAnsi" w:eastAsiaTheme="minorHAnsi" w:hAnsiTheme="minorHAnsi" w:cstheme="minorBidi"/>
                <w:sz w:val="22"/>
                <w:szCs w:val="22"/>
                <w:rPrChange w:id="6161" w:author="Nick.Tolimieri [2]" w:date="2022-09-09T12:38:00Z">
                  <w:rPr>
                    <w:ins w:id="6162" w:author="Nick.Tolimieri [2]" w:date="2022-09-09T12:38:00Z"/>
                    <w:rFonts w:ascii="Calibri" w:hAnsi="Calibri" w:cs="Calibri"/>
                    <w:color w:val="000000"/>
                    <w:sz w:val="22"/>
                    <w:szCs w:val="22"/>
                  </w:rPr>
                </w:rPrChange>
              </w:rPr>
              <w:pPrChange w:id="6163" w:author="Nick.Tolimieri [2]" w:date="2022-09-09T12:38:00Z">
                <w:pPr>
                  <w:jc w:val="right"/>
                </w:pPr>
              </w:pPrChange>
            </w:pPr>
            <w:ins w:id="6164" w:author="Nick.Tolimieri [2]" w:date="2022-09-09T12:38:00Z">
              <w:r w:rsidRPr="001255CF">
                <w:rPr>
                  <w:rFonts w:asciiTheme="minorHAnsi" w:eastAsiaTheme="minorHAnsi" w:hAnsiTheme="minorHAnsi" w:cstheme="minorBidi"/>
                  <w:sz w:val="22"/>
                  <w:szCs w:val="22"/>
                  <w:rPrChange w:id="6165" w:author="Nick.Tolimieri [2]" w:date="2022-09-09T12:38:00Z">
                    <w:rPr>
                      <w:rFonts w:ascii="Calibri" w:hAnsi="Calibri" w:cs="Calibri"/>
                      <w:color w:val="000000"/>
                      <w:sz w:val="22"/>
                      <w:szCs w:val="22"/>
                    </w:rPr>
                  </w:rPrChange>
                </w:rPr>
                <w:t>5</w:t>
              </w:r>
            </w:ins>
          </w:p>
        </w:tc>
        <w:tc>
          <w:tcPr>
            <w:tcW w:w="960" w:type="dxa"/>
            <w:noWrap/>
            <w:hideMark/>
            <w:tcPrChange w:id="61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67" w:author="Nick.Tolimieri [2]" w:date="2022-09-09T12:38:00Z"/>
                <w:rFonts w:asciiTheme="minorHAnsi" w:eastAsiaTheme="minorHAnsi" w:hAnsiTheme="minorHAnsi" w:cstheme="minorBidi"/>
                <w:sz w:val="22"/>
                <w:szCs w:val="22"/>
                <w:rPrChange w:id="6168" w:author="Nick.Tolimieri [2]" w:date="2022-09-09T12:38:00Z">
                  <w:rPr>
                    <w:ins w:id="6169" w:author="Nick.Tolimieri [2]" w:date="2022-09-09T12:38:00Z"/>
                    <w:rFonts w:ascii="Calibri" w:hAnsi="Calibri" w:cs="Calibri"/>
                    <w:color w:val="000000"/>
                    <w:sz w:val="22"/>
                    <w:szCs w:val="22"/>
                  </w:rPr>
                </w:rPrChange>
              </w:rPr>
              <w:pPrChange w:id="6170" w:author="Nick.Tolimieri [2]" w:date="2022-09-09T12:38:00Z">
                <w:pPr>
                  <w:jc w:val="right"/>
                </w:pPr>
              </w:pPrChange>
            </w:pPr>
            <w:ins w:id="6171" w:author="Nick.Tolimieri [2]" w:date="2022-09-09T12:38:00Z">
              <w:r w:rsidRPr="001255CF">
                <w:rPr>
                  <w:rFonts w:asciiTheme="minorHAnsi" w:eastAsiaTheme="minorHAnsi" w:hAnsiTheme="minorHAnsi" w:cstheme="minorBidi"/>
                  <w:sz w:val="22"/>
                  <w:szCs w:val="22"/>
                  <w:rPrChange w:id="6172" w:author="Nick.Tolimieri [2]" w:date="2022-09-09T12:38:00Z">
                    <w:rPr>
                      <w:rFonts w:ascii="Calibri" w:hAnsi="Calibri" w:cs="Calibri"/>
                      <w:color w:val="000000"/>
                      <w:sz w:val="22"/>
                      <w:szCs w:val="22"/>
                    </w:rPr>
                  </w:rPrChange>
                </w:rPr>
                <w:t>26</w:t>
              </w:r>
            </w:ins>
          </w:p>
        </w:tc>
        <w:tc>
          <w:tcPr>
            <w:tcW w:w="960" w:type="dxa"/>
            <w:noWrap/>
            <w:hideMark/>
            <w:tcPrChange w:id="61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74" w:author="Nick.Tolimieri [2]" w:date="2022-09-09T12:38:00Z"/>
                <w:rFonts w:asciiTheme="minorHAnsi" w:eastAsiaTheme="minorHAnsi" w:hAnsiTheme="minorHAnsi" w:cstheme="minorBidi"/>
                <w:sz w:val="22"/>
                <w:szCs w:val="22"/>
                <w:rPrChange w:id="6175" w:author="Nick.Tolimieri [2]" w:date="2022-09-09T12:38:00Z">
                  <w:rPr>
                    <w:ins w:id="6176" w:author="Nick.Tolimieri [2]" w:date="2022-09-09T12:38:00Z"/>
                    <w:rFonts w:ascii="Calibri" w:hAnsi="Calibri" w:cs="Calibri"/>
                    <w:color w:val="000000"/>
                    <w:sz w:val="22"/>
                    <w:szCs w:val="22"/>
                  </w:rPr>
                </w:rPrChange>
              </w:rPr>
              <w:pPrChange w:id="6177" w:author="Nick.Tolimieri [2]" w:date="2022-09-09T12:38:00Z">
                <w:pPr>
                  <w:jc w:val="right"/>
                </w:pPr>
              </w:pPrChange>
            </w:pPr>
            <w:ins w:id="6178" w:author="Nick.Tolimieri [2]" w:date="2022-09-09T12:38:00Z">
              <w:r w:rsidRPr="001255CF">
                <w:rPr>
                  <w:rFonts w:asciiTheme="minorHAnsi" w:eastAsiaTheme="minorHAnsi" w:hAnsiTheme="minorHAnsi" w:cstheme="minorBidi"/>
                  <w:sz w:val="22"/>
                  <w:szCs w:val="22"/>
                  <w:rPrChange w:id="6179" w:author="Nick.Tolimieri [2]" w:date="2022-09-09T12:38:00Z">
                    <w:rPr>
                      <w:rFonts w:ascii="Calibri" w:hAnsi="Calibri" w:cs="Calibri"/>
                      <w:color w:val="000000"/>
                      <w:sz w:val="22"/>
                      <w:szCs w:val="22"/>
                    </w:rPr>
                  </w:rPrChange>
                </w:rPr>
                <w:t>3</w:t>
              </w:r>
            </w:ins>
          </w:p>
        </w:tc>
        <w:tc>
          <w:tcPr>
            <w:tcW w:w="960" w:type="dxa"/>
            <w:noWrap/>
            <w:hideMark/>
            <w:tcPrChange w:id="61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81" w:author="Nick.Tolimieri [2]" w:date="2022-09-09T12:38:00Z"/>
                <w:rFonts w:asciiTheme="minorHAnsi" w:eastAsiaTheme="minorHAnsi" w:hAnsiTheme="minorHAnsi" w:cstheme="minorBidi"/>
                <w:sz w:val="22"/>
                <w:szCs w:val="22"/>
                <w:rPrChange w:id="6182" w:author="Nick.Tolimieri [2]" w:date="2022-09-09T12:38:00Z">
                  <w:rPr>
                    <w:ins w:id="6183" w:author="Nick.Tolimieri [2]" w:date="2022-09-09T12:38:00Z"/>
                    <w:rFonts w:ascii="Calibri" w:hAnsi="Calibri" w:cs="Calibri"/>
                    <w:color w:val="000000"/>
                    <w:sz w:val="22"/>
                    <w:szCs w:val="22"/>
                  </w:rPr>
                </w:rPrChange>
              </w:rPr>
              <w:pPrChange w:id="6184" w:author="Nick.Tolimieri [2]" w:date="2022-09-09T12:38:00Z">
                <w:pPr>
                  <w:jc w:val="right"/>
                </w:pPr>
              </w:pPrChange>
            </w:pPr>
            <w:ins w:id="6185" w:author="Nick.Tolimieri [2]" w:date="2022-09-09T12:38:00Z">
              <w:r w:rsidRPr="001255CF">
                <w:rPr>
                  <w:rFonts w:asciiTheme="minorHAnsi" w:eastAsiaTheme="minorHAnsi" w:hAnsiTheme="minorHAnsi" w:cstheme="minorBidi"/>
                  <w:sz w:val="22"/>
                  <w:szCs w:val="22"/>
                  <w:rPrChange w:id="6186" w:author="Nick.Tolimieri [2]" w:date="2022-09-09T12:38:00Z">
                    <w:rPr>
                      <w:rFonts w:ascii="Calibri" w:hAnsi="Calibri" w:cs="Calibri"/>
                      <w:color w:val="000000"/>
                      <w:sz w:val="22"/>
                      <w:szCs w:val="22"/>
                    </w:rPr>
                  </w:rPrChange>
                </w:rPr>
                <w:t>19</w:t>
              </w:r>
            </w:ins>
          </w:p>
        </w:tc>
        <w:tc>
          <w:tcPr>
            <w:tcW w:w="960" w:type="dxa"/>
            <w:noWrap/>
            <w:hideMark/>
            <w:tcPrChange w:id="61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88" w:author="Nick.Tolimieri [2]" w:date="2022-09-09T12:38:00Z"/>
                <w:rFonts w:asciiTheme="minorHAnsi" w:eastAsiaTheme="minorHAnsi" w:hAnsiTheme="minorHAnsi" w:cstheme="minorBidi"/>
                <w:sz w:val="22"/>
                <w:szCs w:val="22"/>
                <w:rPrChange w:id="6189" w:author="Nick.Tolimieri [2]" w:date="2022-09-09T12:38:00Z">
                  <w:rPr>
                    <w:ins w:id="6190" w:author="Nick.Tolimieri [2]" w:date="2022-09-09T12:38:00Z"/>
                    <w:rFonts w:ascii="Calibri" w:hAnsi="Calibri" w:cs="Calibri"/>
                    <w:color w:val="000000"/>
                    <w:sz w:val="22"/>
                    <w:szCs w:val="22"/>
                  </w:rPr>
                </w:rPrChange>
              </w:rPr>
              <w:pPrChange w:id="6191" w:author="Nick.Tolimieri [2]" w:date="2022-09-09T12:38:00Z">
                <w:pPr>
                  <w:jc w:val="right"/>
                </w:pPr>
              </w:pPrChange>
            </w:pPr>
            <w:ins w:id="6192" w:author="Nick.Tolimieri [2]" w:date="2022-09-09T12:38:00Z">
              <w:r w:rsidRPr="001255CF">
                <w:rPr>
                  <w:rFonts w:asciiTheme="minorHAnsi" w:eastAsiaTheme="minorHAnsi" w:hAnsiTheme="minorHAnsi" w:cstheme="minorBidi"/>
                  <w:sz w:val="22"/>
                  <w:szCs w:val="22"/>
                  <w:rPrChange w:id="6193" w:author="Nick.Tolimieri [2]" w:date="2022-09-09T12:38:00Z">
                    <w:rPr>
                      <w:rFonts w:ascii="Calibri" w:hAnsi="Calibri" w:cs="Calibri"/>
                      <w:color w:val="000000"/>
                      <w:sz w:val="22"/>
                      <w:szCs w:val="22"/>
                    </w:rPr>
                  </w:rPrChange>
                </w:rPr>
                <w:t>5</w:t>
              </w:r>
            </w:ins>
          </w:p>
        </w:tc>
        <w:tc>
          <w:tcPr>
            <w:tcW w:w="960" w:type="dxa"/>
            <w:noWrap/>
            <w:hideMark/>
            <w:tcPrChange w:id="61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195" w:author="Nick.Tolimieri [2]" w:date="2022-09-09T12:38:00Z"/>
                <w:rFonts w:asciiTheme="minorHAnsi" w:eastAsiaTheme="minorHAnsi" w:hAnsiTheme="minorHAnsi" w:cstheme="minorBidi"/>
                <w:sz w:val="22"/>
                <w:szCs w:val="22"/>
                <w:rPrChange w:id="6196" w:author="Nick.Tolimieri [2]" w:date="2022-09-09T12:38:00Z">
                  <w:rPr>
                    <w:ins w:id="6197" w:author="Nick.Tolimieri [2]" w:date="2022-09-09T12:38:00Z"/>
                    <w:rFonts w:ascii="Calibri" w:hAnsi="Calibri" w:cs="Calibri"/>
                    <w:color w:val="000000"/>
                    <w:sz w:val="22"/>
                    <w:szCs w:val="22"/>
                  </w:rPr>
                </w:rPrChange>
              </w:rPr>
              <w:pPrChange w:id="6198" w:author="Nick.Tolimieri [2]" w:date="2022-09-09T12:38:00Z">
                <w:pPr>
                  <w:jc w:val="right"/>
                </w:pPr>
              </w:pPrChange>
            </w:pPr>
            <w:ins w:id="6199" w:author="Nick.Tolimieri [2]" w:date="2022-09-09T12:38:00Z">
              <w:r w:rsidRPr="001255CF">
                <w:rPr>
                  <w:rFonts w:asciiTheme="minorHAnsi" w:eastAsiaTheme="minorHAnsi" w:hAnsiTheme="minorHAnsi" w:cstheme="minorBidi"/>
                  <w:sz w:val="22"/>
                  <w:szCs w:val="22"/>
                  <w:rPrChange w:id="6200" w:author="Nick.Tolimieri [2]" w:date="2022-09-09T12:38:00Z">
                    <w:rPr>
                      <w:rFonts w:ascii="Calibri" w:hAnsi="Calibri" w:cs="Calibri"/>
                      <w:color w:val="000000"/>
                      <w:sz w:val="22"/>
                      <w:szCs w:val="22"/>
                    </w:rPr>
                  </w:rPrChange>
                </w:rPr>
                <w:t>8</w:t>
              </w:r>
            </w:ins>
          </w:p>
        </w:tc>
        <w:tc>
          <w:tcPr>
            <w:tcW w:w="960" w:type="dxa"/>
            <w:noWrap/>
            <w:hideMark/>
            <w:tcPrChange w:id="62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02" w:author="Nick.Tolimieri [2]" w:date="2022-09-09T12:38:00Z"/>
                <w:rFonts w:asciiTheme="minorHAnsi" w:eastAsiaTheme="minorHAnsi" w:hAnsiTheme="minorHAnsi" w:cstheme="minorBidi"/>
                <w:sz w:val="22"/>
                <w:szCs w:val="22"/>
                <w:rPrChange w:id="6203" w:author="Nick.Tolimieri [2]" w:date="2022-09-09T12:38:00Z">
                  <w:rPr>
                    <w:ins w:id="6204" w:author="Nick.Tolimieri [2]" w:date="2022-09-09T12:38:00Z"/>
                    <w:rFonts w:ascii="Calibri" w:hAnsi="Calibri" w:cs="Calibri"/>
                    <w:color w:val="000000"/>
                    <w:sz w:val="22"/>
                    <w:szCs w:val="22"/>
                  </w:rPr>
                </w:rPrChange>
              </w:rPr>
              <w:pPrChange w:id="6205" w:author="Nick.Tolimieri [2]" w:date="2022-09-09T12:38:00Z">
                <w:pPr>
                  <w:jc w:val="right"/>
                </w:pPr>
              </w:pPrChange>
            </w:pPr>
            <w:ins w:id="6206" w:author="Nick.Tolimieri [2]" w:date="2022-09-09T12:38:00Z">
              <w:r w:rsidRPr="001255CF">
                <w:rPr>
                  <w:rFonts w:asciiTheme="minorHAnsi" w:eastAsiaTheme="minorHAnsi" w:hAnsiTheme="minorHAnsi" w:cstheme="minorBidi"/>
                  <w:sz w:val="22"/>
                  <w:szCs w:val="22"/>
                  <w:rPrChange w:id="6207" w:author="Nick.Tolimieri [2]" w:date="2022-09-09T12:38:00Z">
                    <w:rPr>
                      <w:rFonts w:ascii="Calibri" w:hAnsi="Calibri" w:cs="Calibri"/>
                      <w:color w:val="000000"/>
                      <w:sz w:val="22"/>
                      <w:szCs w:val="22"/>
                    </w:rPr>
                  </w:rPrChange>
                </w:rPr>
                <w:t>2.49</w:t>
              </w:r>
            </w:ins>
          </w:p>
        </w:tc>
        <w:tc>
          <w:tcPr>
            <w:tcW w:w="960" w:type="dxa"/>
            <w:noWrap/>
            <w:hideMark/>
            <w:tcPrChange w:id="62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09" w:author="Nick.Tolimieri [2]" w:date="2022-09-09T12:38:00Z"/>
                <w:rFonts w:asciiTheme="minorHAnsi" w:eastAsiaTheme="minorHAnsi" w:hAnsiTheme="minorHAnsi" w:cstheme="minorBidi"/>
                <w:sz w:val="22"/>
                <w:szCs w:val="22"/>
                <w:rPrChange w:id="6210" w:author="Nick.Tolimieri [2]" w:date="2022-09-09T12:38:00Z">
                  <w:rPr>
                    <w:ins w:id="6211" w:author="Nick.Tolimieri [2]" w:date="2022-09-09T12:38:00Z"/>
                    <w:rFonts w:ascii="Calibri" w:hAnsi="Calibri" w:cs="Calibri"/>
                    <w:color w:val="000000"/>
                    <w:sz w:val="22"/>
                    <w:szCs w:val="22"/>
                  </w:rPr>
                </w:rPrChange>
              </w:rPr>
              <w:pPrChange w:id="6212" w:author="Nick.Tolimieri [2]" w:date="2022-09-09T12:38:00Z">
                <w:pPr>
                  <w:jc w:val="right"/>
                </w:pPr>
              </w:pPrChange>
            </w:pPr>
            <w:ins w:id="6213" w:author="Nick.Tolimieri [2]" w:date="2022-09-09T12:38:00Z">
              <w:r w:rsidRPr="001255CF">
                <w:rPr>
                  <w:rFonts w:asciiTheme="minorHAnsi" w:eastAsiaTheme="minorHAnsi" w:hAnsiTheme="minorHAnsi" w:cstheme="minorBidi"/>
                  <w:sz w:val="22"/>
                  <w:szCs w:val="22"/>
                  <w:rPrChange w:id="6214" w:author="Nick.Tolimieri [2]" w:date="2022-09-09T12:38:00Z">
                    <w:rPr>
                      <w:rFonts w:ascii="Calibri" w:hAnsi="Calibri" w:cs="Calibri"/>
                      <w:color w:val="000000"/>
                      <w:sz w:val="22"/>
                      <w:szCs w:val="22"/>
                    </w:rPr>
                  </w:rPrChange>
                </w:rPr>
                <w:t>0.64</w:t>
              </w:r>
            </w:ins>
          </w:p>
        </w:tc>
      </w:tr>
      <w:tr w:rsidR="001255CF" w:rsidRPr="001255CF" w:rsidTr="001255CF">
        <w:trPr>
          <w:divId w:val="1429738465"/>
          <w:trHeight w:val="300"/>
          <w:ins w:id="6215" w:author="Nick.Tolimieri [2]" w:date="2022-09-09T12:38:00Z"/>
          <w:trPrChange w:id="6216" w:author="Nick.Tolimieri [2]" w:date="2022-09-09T12:38:00Z">
            <w:trPr>
              <w:divId w:val="1429738465"/>
              <w:trHeight w:val="300"/>
            </w:trPr>
          </w:trPrChange>
        </w:trPr>
        <w:tc>
          <w:tcPr>
            <w:tcW w:w="960" w:type="dxa"/>
            <w:noWrap/>
            <w:hideMark/>
            <w:tcPrChange w:id="62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18" w:author="Nick.Tolimieri [2]" w:date="2022-09-09T12:38:00Z"/>
                <w:rFonts w:asciiTheme="minorHAnsi" w:eastAsiaTheme="minorHAnsi" w:hAnsiTheme="minorHAnsi" w:cstheme="minorBidi"/>
                <w:sz w:val="22"/>
                <w:szCs w:val="22"/>
                <w:rPrChange w:id="6219" w:author="Nick.Tolimieri [2]" w:date="2022-09-09T12:38:00Z">
                  <w:rPr>
                    <w:ins w:id="6220" w:author="Nick.Tolimieri [2]" w:date="2022-09-09T12:38:00Z"/>
                    <w:rFonts w:ascii="Calibri" w:hAnsi="Calibri" w:cs="Calibri"/>
                    <w:color w:val="000000"/>
                    <w:sz w:val="22"/>
                    <w:szCs w:val="22"/>
                  </w:rPr>
                </w:rPrChange>
              </w:rPr>
              <w:pPrChange w:id="6221" w:author="Nick.Tolimieri [2]" w:date="2022-09-09T12:38:00Z">
                <w:pPr/>
              </w:pPrChange>
            </w:pPr>
            <w:ins w:id="6222" w:author="Nick.Tolimieri [2]" w:date="2022-09-09T12:38:00Z">
              <w:r w:rsidRPr="001255CF">
                <w:rPr>
                  <w:rFonts w:asciiTheme="minorHAnsi" w:eastAsiaTheme="minorHAnsi" w:hAnsiTheme="minorHAnsi" w:cstheme="minorBidi"/>
                  <w:sz w:val="22"/>
                  <w:szCs w:val="22"/>
                  <w:rPrChange w:id="6223" w:author="Nick.Tolimieri [2]" w:date="2022-09-09T12:38:00Z">
                    <w:rPr>
                      <w:rFonts w:ascii="Calibri" w:hAnsi="Calibri" w:cs="Calibri"/>
                      <w:color w:val="000000"/>
                      <w:sz w:val="22"/>
                      <w:szCs w:val="22"/>
                    </w:rPr>
                  </w:rPrChange>
                </w:rPr>
                <w:t>Tatoosh Is. &amp; Neah B.</w:t>
              </w:r>
            </w:ins>
          </w:p>
        </w:tc>
        <w:tc>
          <w:tcPr>
            <w:tcW w:w="960" w:type="dxa"/>
            <w:noWrap/>
            <w:hideMark/>
            <w:tcPrChange w:id="62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25" w:author="Nick.Tolimieri [2]" w:date="2022-09-09T12:38:00Z"/>
                <w:rFonts w:asciiTheme="minorHAnsi" w:eastAsiaTheme="minorHAnsi" w:hAnsiTheme="minorHAnsi" w:cstheme="minorBidi"/>
                <w:sz w:val="22"/>
                <w:szCs w:val="22"/>
                <w:rPrChange w:id="6226" w:author="Nick.Tolimieri [2]" w:date="2022-09-09T12:38:00Z">
                  <w:rPr>
                    <w:ins w:id="6227" w:author="Nick.Tolimieri [2]" w:date="2022-09-09T12:38:00Z"/>
                    <w:rFonts w:ascii="Calibri" w:hAnsi="Calibri" w:cs="Calibri"/>
                    <w:color w:val="000000"/>
                    <w:sz w:val="22"/>
                    <w:szCs w:val="22"/>
                  </w:rPr>
                </w:rPrChange>
              </w:rPr>
              <w:pPrChange w:id="6228" w:author="Nick.Tolimieri [2]" w:date="2022-09-09T12:38:00Z">
                <w:pPr>
                  <w:jc w:val="right"/>
                </w:pPr>
              </w:pPrChange>
            </w:pPr>
            <w:ins w:id="6229" w:author="Nick.Tolimieri [2]" w:date="2022-09-09T12:38:00Z">
              <w:r w:rsidRPr="001255CF">
                <w:rPr>
                  <w:rFonts w:asciiTheme="minorHAnsi" w:eastAsiaTheme="minorHAnsi" w:hAnsiTheme="minorHAnsi" w:cstheme="minorBidi"/>
                  <w:sz w:val="22"/>
                  <w:szCs w:val="22"/>
                  <w:rPrChange w:id="6230" w:author="Nick.Tolimieri [2]" w:date="2022-09-09T12:38:00Z">
                    <w:rPr>
                      <w:rFonts w:ascii="Calibri" w:hAnsi="Calibri" w:cs="Calibri"/>
                      <w:color w:val="000000"/>
                      <w:sz w:val="22"/>
                      <w:szCs w:val="22"/>
                    </w:rPr>
                  </w:rPrChange>
                </w:rPr>
                <w:t>2014</w:t>
              </w:r>
            </w:ins>
          </w:p>
        </w:tc>
        <w:tc>
          <w:tcPr>
            <w:tcW w:w="960" w:type="dxa"/>
            <w:noWrap/>
            <w:hideMark/>
            <w:tcPrChange w:id="62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32" w:author="Nick.Tolimieri [2]" w:date="2022-09-09T12:38:00Z"/>
                <w:rFonts w:asciiTheme="minorHAnsi" w:eastAsiaTheme="minorHAnsi" w:hAnsiTheme="minorHAnsi" w:cstheme="minorBidi"/>
                <w:sz w:val="22"/>
                <w:szCs w:val="22"/>
                <w:rPrChange w:id="6233" w:author="Nick.Tolimieri [2]" w:date="2022-09-09T12:38:00Z">
                  <w:rPr>
                    <w:ins w:id="6234" w:author="Nick.Tolimieri [2]" w:date="2022-09-09T12:38:00Z"/>
                    <w:rFonts w:ascii="Calibri" w:hAnsi="Calibri" w:cs="Calibri"/>
                    <w:color w:val="000000"/>
                    <w:sz w:val="22"/>
                    <w:szCs w:val="22"/>
                  </w:rPr>
                </w:rPrChange>
              </w:rPr>
              <w:pPrChange w:id="6235" w:author="Nick.Tolimieri [2]" w:date="2022-09-09T12:38:00Z">
                <w:pPr>
                  <w:jc w:val="right"/>
                </w:pPr>
              </w:pPrChange>
            </w:pPr>
            <w:ins w:id="6236" w:author="Nick.Tolimieri [2]" w:date="2022-09-09T12:38:00Z">
              <w:r w:rsidRPr="001255CF">
                <w:rPr>
                  <w:rFonts w:asciiTheme="minorHAnsi" w:eastAsiaTheme="minorHAnsi" w:hAnsiTheme="minorHAnsi" w:cstheme="minorBidi"/>
                  <w:sz w:val="22"/>
                  <w:szCs w:val="22"/>
                  <w:rPrChange w:id="6237" w:author="Nick.Tolimieri [2]" w:date="2022-09-09T12:38:00Z">
                    <w:rPr>
                      <w:rFonts w:ascii="Calibri" w:hAnsi="Calibri" w:cs="Calibri"/>
                      <w:color w:val="000000"/>
                      <w:sz w:val="22"/>
                      <w:szCs w:val="22"/>
                    </w:rPr>
                  </w:rPrChange>
                </w:rPr>
                <w:t>2</w:t>
              </w:r>
            </w:ins>
          </w:p>
        </w:tc>
        <w:tc>
          <w:tcPr>
            <w:tcW w:w="960" w:type="dxa"/>
            <w:noWrap/>
            <w:hideMark/>
            <w:tcPrChange w:id="62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39" w:author="Nick.Tolimieri [2]" w:date="2022-09-09T12:38:00Z"/>
                <w:rFonts w:asciiTheme="minorHAnsi" w:eastAsiaTheme="minorHAnsi" w:hAnsiTheme="minorHAnsi" w:cstheme="minorBidi"/>
                <w:sz w:val="22"/>
                <w:szCs w:val="22"/>
                <w:rPrChange w:id="6240" w:author="Nick.Tolimieri [2]" w:date="2022-09-09T12:38:00Z">
                  <w:rPr>
                    <w:ins w:id="6241" w:author="Nick.Tolimieri [2]" w:date="2022-09-09T12:38:00Z"/>
                    <w:rFonts w:ascii="Calibri" w:hAnsi="Calibri" w:cs="Calibri"/>
                    <w:color w:val="000000"/>
                    <w:sz w:val="22"/>
                    <w:szCs w:val="22"/>
                  </w:rPr>
                </w:rPrChange>
              </w:rPr>
              <w:pPrChange w:id="6242" w:author="Nick.Tolimieri [2]" w:date="2022-09-09T12:38:00Z">
                <w:pPr>
                  <w:jc w:val="right"/>
                </w:pPr>
              </w:pPrChange>
            </w:pPr>
            <w:ins w:id="6243" w:author="Nick.Tolimieri [2]" w:date="2022-09-09T12:38:00Z">
              <w:r w:rsidRPr="001255CF">
                <w:rPr>
                  <w:rFonts w:asciiTheme="minorHAnsi" w:eastAsiaTheme="minorHAnsi" w:hAnsiTheme="minorHAnsi" w:cstheme="minorBidi"/>
                  <w:sz w:val="22"/>
                  <w:szCs w:val="22"/>
                  <w:rPrChange w:id="6244" w:author="Nick.Tolimieri [2]" w:date="2022-09-09T12:38:00Z">
                    <w:rPr>
                      <w:rFonts w:ascii="Calibri" w:hAnsi="Calibri" w:cs="Calibri"/>
                      <w:color w:val="000000"/>
                      <w:sz w:val="22"/>
                      <w:szCs w:val="22"/>
                    </w:rPr>
                  </w:rPrChange>
                </w:rPr>
                <w:t>83</w:t>
              </w:r>
            </w:ins>
          </w:p>
        </w:tc>
        <w:tc>
          <w:tcPr>
            <w:tcW w:w="960" w:type="dxa"/>
            <w:noWrap/>
            <w:hideMark/>
            <w:tcPrChange w:id="62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46" w:author="Nick.Tolimieri [2]" w:date="2022-09-09T12:38:00Z"/>
                <w:rFonts w:asciiTheme="minorHAnsi" w:eastAsiaTheme="minorHAnsi" w:hAnsiTheme="minorHAnsi" w:cstheme="minorBidi"/>
                <w:sz w:val="22"/>
                <w:szCs w:val="22"/>
                <w:rPrChange w:id="6247" w:author="Nick.Tolimieri [2]" w:date="2022-09-09T12:38:00Z">
                  <w:rPr>
                    <w:ins w:id="6248" w:author="Nick.Tolimieri [2]" w:date="2022-09-09T12:38:00Z"/>
                    <w:rFonts w:ascii="Calibri" w:hAnsi="Calibri" w:cs="Calibri"/>
                    <w:color w:val="000000"/>
                    <w:sz w:val="22"/>
                    <w:szCs w:val="22"/>
                  </w:rPr>
                </w:rPrChange>
              </w:rPr>
              <w:pPrChange w:id="6249" w:author="Nick.Tolimieri [2]" w:date="2022-09-09T12:38:00Z">
                <w:pPr>
                  <w:jc w:val="right"/>
                </w:pPr>
              </w:pPrChange>
            </w:pPr>
            <w:ins w:id="6250" w:author="Nick.Tolimieri [2]" w:date="2022-09-09T12:38:00Z">
              <w:r w:rsidRPr="001255CF">
                <w:rPr>
                  <w:rFonts w:asciiTheme="minorHAnsi" w:eastAsiaTheme="minorHAnsi" w:hAnsiTheme="minorHAnsi" w:cstheme="minorBidi"/>
                  <w:sz w:val="22"/>
                  <w:szCs w:val="22"/>
                  <w:rPrChange w:id="6251" w:author="Nick.Tolimieri [2]" w:date="2022-09-09T12:38:00Z">
                    <w:rPr>
                      <w:rFonts w:ascii="Calibri" w:hAnsi="Calibri" w:cs="Calibri"/>
                      <w:color w:val="000000"/>
                      <w:sz w:val="22"/>
                      <w:szCs w:val="22"/>
                    </w:rPr>
                  </w:rPrChange>
                </w:rPr>
                <w:t>4</w:t>
              </w:r>
            </w:ins>
          </w:p>
        </w:tc>
        <w:tc>
          <w:tcPr>
            <w:tcW w:w="960" w:type="dxa"/>
            <w:noWrap/>
            <w:hideMark/>
            <w:tcPrChange w:id="62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53" w:author="Nick.Tolimieri [2]" w:date="2022-09-09T12:38:00Z"/>
                <w:rFonts w:asciiTheme="minorHAnsi" w:eastAsiaTheme="minorHAnsi" w:hAnsiTheme="minorHAnsi" w:cstheme="minorBidi"/>
                <w:sz w:val="22"/>
                <w:szCs w:val="22"/>
                <w:rPrChange w:id="6254" w:author="Nick.Tolimieri [2]" w:date="2022-09-09T12:38:00Z">
                  <w:rPr>
                    <w:ins w:id="6255" w:author="Nick.Tolimieri [2]" w:date="2022-09-09T12:38:00Z"/>
                    <w:rFonts w:ascii="Calibri" w:hAnsi="Calibri" w:cs="Calibri"/>
                    <w:color w:val="000000"/>
                    <w:sz w:val="22"/>
                    <w:szCs w:val="22"/>
                  </w:rPr>
                </w:rPrChange>
              </w:rPr>
              <w:pPrChange w:id="6256" w:author="Nick.Tolimieri [2]" w:date="2022-09-09T12:38:00Z">
                <w:pPr>
                  <w:jc w:val="right"/>
                </w:pPr>
              </w:pPrChange>
            </w:pPr>
            <w:ins w:id="6257" w:author="Nick.Tolimieri [2]" w:date="2022-09-09T12:38:00Z">
              <w:r w:rsidRPr="001255CF">
                <w:rPr>
                  <w:rFonts w:asciiTheme="minorHAnsi" w:eastAsiaTheme="minorHAnsi" w:hAnsiTheme="minorHAnsi" w:cstheme="minorBidi"/>
                  <w:sz w:val="22"/>
                  <w:szCs w:val="22"/>
                  <w:rPrChange w:id="6258" w:author="Nick.Tolimieri [2]" w:date="2022-09-09T12:38:00Z">
                    <w:rPr>
                      <w:rFonts w:ascii="Calibri" w:hAnsi="Calibri" w:cs="Calibri"/>
                      <w:color w:val="000000"/>
                      <w:sz w:val="22"/>
                      <w:szCs w:val="22"/>
                    </w:rPr>
                  </w:rPrChange>
                </w:rPr>
                <w:t>77</w:t>
              </w:r>
            </w:ins>
          </w:p>
        </w:tc>
        <w:tc>
          <w:tcPr>
            <w:tcW w:w="960" w:type="dxa"/>
            <w:noWrap/>
            <w:hideMark/>
            <w:tcPrChange w:id="62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60" w:author="Nick.Tolimieri [2]" w:date="2022-09-09T12:38:00Z"/>
                <w:rFonts w:asciiTheme="minorHAnsi" w:eastAsiaTheme="minorHAnsi" w:hAnsiTheme="minorHAnsi" w:cstheme="minorBidi"/>
                <w:sz w:val="22"/>
                <w:szCs w:val="22"/>
                <w:rPrChange w:id="6261" w:author="Nick.Tolimieri [2]" w:date="2022-09-09T12:38:00Z">
                  <w:rPr>
                    <w:ins w:id="6262" w:author="Nick.Tolimieri [2]" w:date="2022-09-09T12:38:00Z"/>
                    <w:rFonts w:ascii="Calibri" w:hAnsi="Calibri" w:cs="Calibri"/>
                    <w:color w:val="000000"/>
                    <w:sz w:val="22"/>
                    <w:szCs w:val="22"/>
                  </w:rPr>
                </w:rPrChange>
              </w:rPr>
              <w:pPrChange w:id="6263" w:author="Nick.Tolimieri [2]" w:date="2022-09-09T12:38:00Z">
                <w:pPr>
                  <w:jc w:val="right"/>
                </w:pPr>
              </w:pPrChange>
            </w:pPr>
            <w:ins w:id="6264" w:author="Nick.Tolimieri [2]" w:date="2022-09-09T12:38:00Z">
              <w:r w:rsidRPr="001255CF">
                <w:rPr>
                  <w:rFonts w:asciiTheme="minorHAnsi" w:eastAsiaTheme="minorHAnsi" w:hAnsiTheme="minorHAnsi" w:cstheme="minorBidi"/>
                  <w:sz w:val="22"/>
                  <w:szCs w:val="22"/>
                  <w:rPrChange w:id="6265" w:author="Nick.Tolimieri [2]" w:date="2022-09-09T12:38:00Z">
                    <w:rPr>
                      <w:rFonts w:ascii="Calibri" w:hAnsi="Calibri" w:cs="Calibri"/>
                      <w:color w:val="000000"/>
                      <w:sz w:val="22"/>
                      <w:szCs w:val="22"/>
                    </w:rPr>
                  </w:rPrChange>
                </w:rPr>
                <w:t>6</w:t>
              </w:r>
            </w:ins>
          </w:p>
        </w:tc>
        <w:tc>
          <w:tcPr>
            <w:tcW w:w="960" w:type="dxa"/>
            <w:noWrap/>
            <w:hideMark/>
            <w:tcPrChange w:id="62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67" w:author="Nick.Tolimieri [2]" w:date="2022-09-09T12:38:00Z"/>
                <w:rFonts w:asciiTheme="minorHAnsi" w:eastAsiaTheme="minorHAnsi" w:hAnsiTheme="minorHAnsi" w:cstheme="minorBidi"/>
                <w:sz w:val="22"/>
                <w:szCs w:val="22"/>
                <w:rPrChange w:id="6268" w:author="Nick.Tolimieri [2]" w:date="2022-09-09T12:38:00Z">
                  <w:rPr>
                    <w:ins w:id="6269" w:author="Nick.Tolimieri [2]" w:date="2022-09-09T12:38:00Z"/>
                    <w:rFonts w:ascii="Calibri" w:hAnsi="Calibri" w:cs="Calibri"/>
                    <w:color w:val="000000"/>
                    <w:sz w:val="22"/>
                    <w:szCs w:val="22"/>
                  </w:rPr>
                </w:rPrChange>
              </w:rPr>
              <w:pPrChange w:id="6270" w:author="Nick.Tolimieri [2]" w:date="2022-09-09T12:38:00Z">
                <w:pPr>
                  <w:jc w:val="right"/>
                </w:pPr>
              </w:pPrChange>
            </w:pPr>
            <w:ins w:id="6271" w:author="Nick.Tolimieri [2]" w:date="2022-09-09T12:38:00Z">
              <w:r w:rsidRPr="001255CF">
                <w:rPr>
                  <w:rFonts w:asciiTheme="minorHAnsi" w:eastAsiaTheme="minorHAnsi" w:hAnsiTheme="minorHAnsi" w:cstheme="minorBidi"/>
                  <w:sz w:val="22"/>
                  <w:szCs w:val="22"/>
                  <w:rPrChange w:id="6272" w:author="Nick.Tolimieri [2]" w:date="2022-09-09T12:38:00Z">
                    <w:rPr>
                      <w:rFonts w:ascii="Calibri" w:hAnsi="Calibri" w:cs="Calibri"/>
                      <w:color w:val="000000"/>
                      <w:sz w:val="22"/>
                      <w:szCs w:val="22"/>
                    </w:rPr>
                  </w:rPrChange>
                </w:rPr>
                <w:t>29</w:t>
              </w:r>
            </w:ins>
          </w:p>
        </w:tc>
        <w:tc>
          <w:tcPr>
            <w:tcW w:w="960" w:type="dxa"/>
            <w:noWrap/>
            <w:hideMark/>
            <w:tcPrChange w:id="62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74" w:author="Nick.Tolimieri [2]" w:date="2022-09-09T12:38:00Z"/>
                <w:rFonts w:asciiTheme="minorHAnsi" w:eastAsiaTheme="minorHAnsi" w:hAnsiTheme="minorHAnsi" w:cstheme="minorBidi"/>
                <w:sz w:val="22"/>
                <w:szCs w:val="22"/>
                <w:rPrChange w:id="6275" w:author="Nick.Tolimieri [2]" w:date="2022-09-09T12:38:00Z">
                  <w:rPr>
                    <w:ins w:id="6276" w:author="Nick.Tolimieri [2]" w:date="2022-09-09T12:38:00Z"/>
                    <w:rFonts w:ascii="Calibri" w:hAnsi="Calibri" w:cs="Calibri"/>
                    <w:color w:val="000000"/>
                    <w:sz w:val="22"/>
                    <w:szCs w:val="22"/>
                  </w:rPr>
                </w:rPrChange>
              </w:rPr>
              <w:pPrChange w:id="6277" w:author="Nick.Tolimieri [2]" w:date="2022-09-09T12:38:00Z">
                <w:pPr>
                  <w:jc w:val="right"/>
                </w:pPr>
              </w:pPrChange>
            </w:pPr>
            <w:ins w:id="6278" w:author="Nick.Tolimieri [2]" w:date="2022-09-09T12:38:00Z">
              <w:r w:rsidRPr="001255CF">
                <w:rPr>
                  <w:rFonts w:asciiTheme="minorHAnsi" w:eastAsiaTheme="minorHAnsi" w:hAnsiTheme="minorHAnsi" w:cstheme="minorBidi"/>
                  <w:sz w:val="22"/>
                  <w:szCs w:val="22"/>
                  <w:rPrChange w:id="6279" w:author="Nick.Tolimieri [2]" w:date="2022-09-09T12:38:00Z">
                    <w:rPr>
                      <w:rFonts w:ascii="Calibri" w:hAnsi="Calibri" w:cs="Calibri"/>
                      <w:color w:val="000000"/>
                      <w:sz w:val="22"/>
                      <w:szCs w:val="22"/>
                    </w:rPr>
                  </w:rPrChange>
                </w:rPr>
                <w:t>2.59</w:t>
              </w:r>
            </w:ins>
          </w:p>
        </w:tc>
        <w:tc>
          <w:tcPr>
            <w:tcW w:w="960" w:type="dxa"/>
            <w:noWrap/>
            <w:hideMark/>
            <w:tcPrChange w:id="62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81" w:author="Nick.Tolimieri [2]" w:date="2022-09-09T12:38:00Z"/>
                <w:rFonts w:asciiTheme="minorHAnsi" w:eastAsiaTheme="minorHAnsi" w:hAnsiTheme="minorHAnsi" w:cstheme="minorBidi"/>
                <w:sz w:val="22"/>
                <w:szCs w:val="22"/>
                <w:rPrChange w:id="6282" w:author="Nick.Tolimieri [2]" w:date="2022-09-09T12:38:00Z">
                  <w:rPr>
                    <w:ins w:id="6283" w:author="Nick.Tolimieri [2]" w:date="2022-09-09T12:38:00Z"/>
                    <w:rFonts w:ascii="Calibri" w:hAnsi="Calibri" w:cs="Calibri"/>
                    <w:color w:val="000000"/>
                    <w:sz w:val="22"/>
                    <w:szCs w:val="22"/>
                  </w:rPr>
                </w:rPrChange>
              </w:rPr>
              <w:pPrChange w:id="6284" w:author="Nick.Tolimieri [2]" w:date="2022-09-09T12:38:00Z">
                <w:pPr>
                  <w:jc w:val="right"/>
                </w:pPr>
              </w:pPrChange>
            </w:pPr>
            <w:ins w:id="6285" w:author="Nick.Tolimieri [2]" w:date="2022-09-09T12:38:00Z">
              <w:r w:rsidRPr="001255CF">
                <w:rPr>
                  <w:rFonts w:asciiTheme="minorHAnsi" w:eastAsiaTheme="minorHAnsi" w:hAnsiTheme="minorHAnsi" w:cstheme="minorBidi"/>
                  <w:sz w:val="22"/>
                  <w:szCs w:val="22"/>
                  <w:rPrChange w:id="6286" w:author="Nick.Tolimieri [2]" w:date="2022-09-09T12:38:00Z">
                    <w:rPr>
                      <w:rFonts w:ascii="Calibri" w:hAnsi="Calibri" w:cs="Calibri"/>
                      <w:color w:val="000000"/>
                      <w:sz w:val="22"/>
                      <w:szCs w:val="22"/>
                    </w:rPr>
                  </w:rPrChange>
                </w:rPr>
                <w:t>0.5</w:t>
              </w:r>
            </w:ins>
          </w:p>
        </w:tc>
      </w:tr>
      <w:tr w:rsidR="001255CF" w:rsidRPr="001255CF" w:rsidTr="001255CF">
        <w:trPr>
          <w:divId w:val="1429738465"/>
          <w:trHeight w:val="300"/>
          <w:ins w:id="6287" w:author="Nick.Tolimieri [2]" w:date="2022-09-09T12:38:00Z"/>
          <w:trPrChange w:id="6288" w:author="Nick.Tolimieri [2]" w:date="2022-09-09T12:38:00Z">
            <w:trPr>
              <w:divId w:val="1429738465"/>
              <w:trHeight w:val="300"/>
            </w:trPr>
          </w:trPrChange>
        </w:trPr>
        <w:tc>
          <w:tcPr>
            <w:tcW w:w="960" w:type="dxa"/>
            <w:noWrap/>
            <w:hideMark/>
            <w:tcPrChange w:id="62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90" w:author="Nick.Tolimieri [2]" w:date="2022-09-09T12:38:00Z"/>
                <w:rFonts w:asciiTheme="minorHAnsi" w:eastAsiaTheme="minorHAnsi" w:hAnsiTheme="minorHAnsi" w:cstheme="minorBidi"/>
                <w:sz w:val="22"/>
                <w:szCs w:val="22"/>
                <w:rPrChange w:id="6291" w:author="Nick.Tolimieri [2]" w:date="2022-09-09T12:38:00Z">
                  <w:rPr>
                    <w:ins w:id="6292" w:author="Nick.Tolimieri [2]" w:date="2022-09-09T12:38:00Z"/>
                    <w:rFonts w:ascii="Calibri" w:hAnsi="Calibri" w:cs="Calibri"/>
                    <w:color w:val="000000"/>
                    <w:sz w:val="22"/>
                    <w:szCs w:val="22"/>
                  </w:rPr>
                </w:rPrChange>
              </w:rPr>
              <w:pPrChange w:id="6293" w:author="Nick.Tolimieri [2]" w:date="2022-09-09T12:38:00Z">
                <w:pPr/>
              </w:pPrChange>
            </w:pPr>
            <w:ins w:id="6294" w:author="Nick.Tolimieri [2]" w:date="2022-09-09T12:38:00Z">
              <w:r w:rsidRPr="001255CF">
                <w:rPr>
                  <w:rFonts w:asciiTheme="minorHAnsi" w:eastAsiaTheme="minorHAnsi" w:hAnsiTheme="minorHAnsi" w:cstheme="minorBidi"/>
                  <w:sz w:val="22"/>
                  <w:szCs w:val="22"/>
                  <w:rPrChange w:id="6295" w:author="Nick.Tolimieri [2]" w:date="2022-09-09T12:38:00Z">
                    <w:rPr>
                      <w:rFonts w:ascii="Calibri" w:hAnsi="Calibri" w:cs="Calibri"/>
                      <w:color w:val="000000"/>
                      <w:sz w:val="22"/>
                      <w:szCs w:val="22"/>
                    </w:rPr>
                  </w:rPrChange>
                </w:rPr>
                <w:lastRenderedPageBreak/>
                <w:t>Tatoosh Is. &amp; Neah B.</w:t>
              </w:r>
            </w:ins>
          </w:p>
        </w:tc>
        <w:tc>
          <w:tcPr>
            <w:tcW w:w="960" w:type="dxa"/>
            <w:noWrap/>
            <w:hideMark/>
            <w:tcPrChange w:id="62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297" w:author="Nick.Tolimieri [2]" w:date="2022-09-09T12:38:00Z"/>
                <w:rFonts w:asciiTheme="minorHAnsi" w:eastAsiaTheme="minorHAnsi" w:hAnsiTheme="minorHAnsi" w:cstheme="minorBidi"/>
                <w:sz w:val="22"/>
                <w:szCs w:val="22"/>
                <w:rPrChange w:id="6298" w:author="Nick.Tolimieri [2]" w:date="2022-09-09T12:38:00Z">
                  <w:rPr>
                    <w:ins w:id="6299" w:author="Nick.Tolimieri [2]" w:date="2022-09-09T12:38:00Z"/>
                    <w:rFonts w:ascii="Calibri" w:hAnsi="Calibri" w:cs="Calibri"/>
                    <w:color w:val="000000"/>
                    <w:sz w:val="22"/>
                    <w:szCs w:val="22"/>
                  </w:rPr>
                </w:rPrChange>
              </w:rPr>
              <w:pPrChange w:id="6300" w:author="Nick.Tolimieri [2]" w:date="2022-09-09T12:38:00Z">
                <w:pPr>
                  <w:jc w:val="right"/>
                </w:pPr>
              </w:pPrChange>
            </w:pPr>
            <w:ins w:id="6301" w:author="Nick.Tolimieri [2]" w:date="2022-09-09T12:38:00Z">
              <w:r w:rsidRPr="001255CF">
                <w:rPr>
                  <w:rFonts w:asciiTheme="minorHAnsi" w:eastAsiaTheme="minorHAnsi" w:hAnsiTheme="minorHAnsi" w:cstheme="minorBidi"/>
                  <w:sz w:val="22"/>
                  <w:szCs w:val="22"/>
                  <w:rPrChange w:id="6302" w:author="Nick.Tolimieri [2]" w:date="2022-09-09T12:38:00Z">
                    <w:rPr>
                      <w:rFonts w:ascii="Calibri" w:hAnsi="Calibri" w:cs="Calibri"/>
                      <w:color w:val="000000"/>
                      <w:sz w:val="22"/>
                      <w:szCs w:val="22"/>
                    </w:rPr>
                  </w:rPrChange>
                </w:rPr>
                <w:t>2015</w:t>
              </w:r>
            </w:ins>
          </w:p>
        </w:tc>
        <w:tc>
          <w:tcPr>
            <w:tcW w:w="960" w:type="dxa"/>
            <w:noWrap/>
            <w:hideMark/>
            <w:tcPrChange w:id="63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04" w:author="Nick.Tolimieri [2]" w:date="2022-09-09T12:38:00Z"/>
                <w:rFonts w:asciiTheme="minorHAnsi" w:eastAsiaTheme="minorHAnsi" w:hAnsiTheme="minorHAnsi" w:cstheme="minorBidi"/>
                <w:sz w:val="22"/>
                <w:szCs w:val="22"/>
                <w:rPrChange w:id="6305" w:author="Nick.Tolimieri [2]" w:date="2022-09-09T12:38:00Z">
                  <w:rPr>
                    <w:ins w:id="6306" w:author="Nick.Tolimieri [2]" w:date="2022-09-09T12:38:00Z"/>
                    <w:rFonts w:ascii="Calibri" w:hAnsi="Calibri" w:cs="Calibri"/>
                    <w:color w:val="000000"/>
                    <w:sz w:val="22"/>
                    <w:szCs w:val="22"/>
                  </w:rPr>
                </w:rPrChange>
              </w:rPr>
              <w:pPrChange w:id="6307" w:author="Nick.Tolimieri [2]" w:date="2022-09-09T12:38:00Z">
                <w:pPr>
                  <w:jc w:val="right"/>
                </w:pPr>
              </w:pPrChange>
            </w:pPr>
            <w:ins w:id="6308" w:author="Nick.Tolimieri [2]" w:date="2022-09-09T12:38:00Z">
              <w:r w:rsidRPr="001255CF">
                <w:rPr>
                  <w:rFonts w:asciiTheme="minorHAnsi" w:eastAsiaTheme="minorHAnsi" w:hAnsiTheme="minorHAnsi" w:cstheme="minorBidi"/>
                  <w:sz w:val="22"/>
                  <w:szCs w:val="22"/>
                  <w:rPrChange w:id="6309" w:author="Nick.Tolimieri [2]" w:date="2022-09-09T12:38:00Z">
                    <w:rPr>
                      <w:rFonts w:ascii="Calibri" w:hAnsi="Calibri" w:cs="Calibri"/>
                      <w:color w:val="000000"/>
                      <w:sz w:val="22"/>
                      <w:szCs w:val="22"/>
                    </w:rPr>
                  </w:rPrChange>
                </w:rPr>
                <w:t>0</w:t>
              </w:r>
            </w:ins>
          </w:p>
        </w:tc>
        <w:tc>
          <w:tcPr>
            <w:tcW w:w="960" w:type="dxa"/>
            <w:noWrap/>
            <w:hideMark/>
            <w:tcPrChange w:id="63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11" w:author="Nick.Tolimieri [2]" w:date="2022-09-09T12:38:00Z"/>
                <w:rFonts w:asciiTheme="minorHAnsi" w:eastAsiaTheme="minorHAnsi" w:hAnsiTheme="minorHAnsi" w:cstheme="minorBidi"/>
                <w:sz w:val="22"/>
                <w:szCs w:val="22"/>
                <w:rPrChange w:id="6312" w:author="Nick.Tolimieri [2]" w:date="2022-09-09T12:38:00Z">
                  <w:rPr>
                    <w:ins w:id="6313" w:author="Nick.Tolimieri [2]" w:date="2022-09-09T12:38:00Z"/>
                    <w:rFonts w:ascii="Calibri" w:hAnsi="Calibri" w:cs="Calibri"/>
                    <w:color w:val="000000"/>
                    <w:sz w:val="22"/>
                    <w:szCs w:val="22"/>
                  </w:rPr>
                </w:rPrChange>
              </w:rPr>
              <w:pPrChange w:id="6314" w:author="Nick.Tolimieri [2]" w:date="2022-09-09T12:38:00Z">
                <w:pPr>
                  <w:jc w:val="right"/>
                </w:pPr>
              </w:pPrChange>
            </w:pPr>
            <w:ins w:id="6315" w:author="Nick.Tolimieri [2]" w:date="2022-09-09T12:38:00Z">
              <w:r w:rsidRPr="001255CF">
                <w:rPr>
                  <w:rFonts w:asciiTheme="minorHAnsi" w:eastAsiaTheme="minorHAnsi" w:hAnsiTheme="minorHAnsi" w:cstheme="minorBidi"/>
                  <w:sz w:val="22"/>
                  <w:szCs w:val="22"/>
                  <w:rPrChange w:id="6316" w:author="Nick.Tolimieri [2]" w:date="2022-09-09T12:38:00Z">
                    <w:rPr>
                      <w:rFonts w:ascii="Calibri" w:hAnsi="Calibri" w:cs="Calibri"/>
                      <w:color w:val="000000"/>
                      <w:sz w:val="22"/>
                      <w:szCs w:val="22"/>
                    </w:rPr>
                  </w:rPrChange>
                </w:rPr>
                <w:t>98</w:t>
              </w:r>
            </w:ins>
          </w:p>
        </w:tc>
        <w:tc>
          <w:tcPr>
            <w:tcW w:w="960" w:type="dxa"/>
            <w:noWrap/>
            <w:hideMark/>
            <w:tcPrChange w:id="63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18" w:author="Nick.Tolimieri [2]" w:date="2022-09-09T12:38:00Z"/>
                <w:rFonts w:asciiTheme="minorHAnsi" w:eastAsiaTheme="minorHAnsi" w:hAnsiTheme="minorHAnsi" w:cstheme="minorBidi"/>
                <w:sz w:val="22"/>
                <w:szCs w:val="22"/>
                <w:rPrChange w:id="6319" w:author="Nick.Tolimieri [2]" w:date="2022-09-09T12:38:00Z">
                  <w:rPr>
                    <w:ins w:id="6320" w:author="Nick.Tolimieri [2]" w:date="2022-09-09T12:38:00Z"/>
                    <w:rFonts w:ascii="Calibri" w:hAnsi="Calibri" w:cs="Calibri"/>
                    <w:color w:val="000000"/>
                    <w:sz w:val="22"/>
                    <w:szCs w:val="22"/>
                  </w:rPr>
                </w:rPrChange>
              </w:rPr>
              <w:pPrChange w:id="6321" w:author="Nick.Tolimieri [2]" w:date="2022-09-09T12:38:00Z">
                <w:pPr>
                  <w:jc w:val="right"/>
                </w:pPr>
              </w:pPrChange>
            </w:pPr>
            <w:ins w:id="6322" w:author="Nick.Tolimieri [2]" w:date="2022-09-09T12:38:00Z">
              <w:r w:rsidRPr="001255CF">
                <w:rPr>
                  <w:rFonts w:asciiTheme="minorHAnsi" w:eastAsiaTheme="minorHAnsi" w:hAnsiTheme="minorHAnsi" w:cstheme="minorBidi"/>
                  <w:sz w:val="22"/>
                  <w:szCs w:val="22"/>
                  <w:rPrChange w:id="6323" w:author="Nick.Tolimieri [2]" w:date="2022-09-09T12:38:00Z">
                    <w:rPr>
                      <w:rFonts w:ascii="Calibri" w:hAnsi="Calibri" w:cs="Calibri"/>
                      <w:color w:val="000000"/>
                      <w:sz w:val="22"/>
                      <w:szCs w:val="22"/>
                    </w:rPr>
                  </w:rPrChange>
                </w:rPr>
                <w:t>6</w:t>
              </w:r>
            </w:ins>
          </w:p>
        </w:tc>
        <w:tc>
          <w:tcPr>
            <w:tcW w:w="960" w:type="dxa"/>
            <w:noWrap/>
            <w:hideMark/>
            <w:tcPrChange w:id="63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25" w:author="Nick.Tolimieri [2]" w:date="2022-09-09T12:38:00Z"/>
                <w:rFonts w:asciiTheme="minorHAnsi" w:eastAsiaTheme="minorHAnsi" w:hAnsiTheme="minorHAnsi" w:cstheme="minorBidi"/>
                <w:sz w:val="22"/>
                <w:szCs w:val="22"/>
                <w:rPrChange w:id="6326" w:author="Nick.Tolimieri [2]" w:date="2022-09-09T12:38:00Z">
                  <w:rPr>
                    <w:ins w:id="6327" w:author="Nick.Tolimieri [2]" w:date="2022-09-09T12:38:00Z"/>
                    <w:rFonts w:ascii="Calibri" w:hAnsi="Calibri" w:cs="Calibri"/>
                    <w:color w:val="000000"/>
                    <w:sz w:val="22"/>
                    <w:szCs w:val="22"/>
                  </w:rPr>
                </w:rPrChange>
              </w:rPr>
              <w:pPrChange w:id="6328" w:author="Nick.Tolimieri [2]" w:date="2022-09-09T12:38:00Z">
                <w:pPr>
                  <w:jc w:val="right"/>
                </w:pPr>
              </w:pPrChange>
            </w:pPr>
            <w:ins w:id="6329" w:author="Nick.Tolimieri [2]" w:date="2022-09-09T12:38:00Z">
              <w:r w:rsidRPr="001255CF">
                <w:rPr>
                  <w:rFonts w:asciiTheme="minorHAnsi" w:eastAsiaTheme="minorHAnsi" w:hAnsiTheme="minorHAnsi" w:cstheme="minorBidi"/>
                  <w:sz w:val="22"/>
                  <w:szCs w:val="22"/>
                  <w:rPrChange w:id="6330" w:author="Nick.Tolimieri [2]" w:date="2022-09-09T12:38:00Z">
                    <w:rPr>
                      <w:rFonts w:ascii="Calibri" w:hAnsi="Calibri" w:cs="Calibri"/>
                      <w:color w:val="000000"/>
                      <w:sz w:val="22"/>
                      <w:szCs w:val="22"/>
                    </w:rPr>
                  </w:rPrChange>
                </w:rPr>
                <w:t>77</w:t>
              </w:r>
            </w:ins>
          </w:p>
        </w:tc>
        <w:tc>
          <w:tcPr>
            <w:tcW w:w="960" w:type="dxa"/>
            <w:noWrap/>
            <w:hideMark/>
            <w:tcPrChange w:id="63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32" w:author="Nick.Tolimieri [2]" w:date="2022-09-09T12:38:00Z"/>
                <w:rFonts w:asciiTheme="minorHAnsi" w:eastAsiaTheme="minorHAnsi" w:hAnsiTheme="minorHAnsi" w:cstheme="minorBidi"/>
                <w:sz w:val="22"/>
                <w:szCs w:val="22"/>
                <w:rPrChange w:id="6333" w:author="Nick.Tolimieri [2]" w:date="2022-09-09T12:38:00Z">
                  <w:rPr>
                    <w:ins w:id="6334" w:author="Nick.Tolimieri [2]" w:date="2022-09-09T12:38:00Z"/>
                    <w:rFonts w:ascii="Calibri" w:hAnsi="Calibri" w:cs="Calibri"/>
                    <w:color w:val="000000"/>
                    <w:sz w:val="22"/>
                    <w:szCs w:val="22"/>
                  </w:rPr>
                </w:rPrChange>
              </w:rPr>
              <w:pPrChange w:id="6335" w:author="Nick.Tolimieri [2]" w:date="2022-09-09T12:38:00Z">
                <w:pPr>
                  <w:jc w:val="right"/>
                </w:pPr>
              </w:pPrChange>
            </w:pPr>
            <w:ins w:id="6336" w:author="Nick.Tolimieri [2]" w:date="2022-09-09T12:38:00Z">
              <w:r w:rsidRPr="001255CF">
                <w:rPr>
                  <w:rFonts w:asciiTheme="minorHAnsi" w:eastAsiaTheme="minorHAnsi" w:hAnsiTheme="minorHAnsi" w:cstheme="minorBidi"/>
                  <w:sz w:val="22"/>
                  <w:szCs w:val="22"/>
                  <w:rPrChange w:id="6337" w:author="Nick.Tolimieri [2]" w:date="2022-09-09T12:38:00Z">
                    <w:rPr>
                      <w:rFonts w:ascii="Calibri" w:hAnsi="Calibri" w:cs="Calibri"/>
                      <w:color w:val="000000"/>
                      <w:sz w:val="22"/>
                      <w:szCs w:val="22"/>
                    </w:rPr>
                  </w:rPrChange>
                </w:rPr>
                <w:t>5</w:t>
              </w:r>
            </w:ins>
          </w:p>
        </w:tc>
        <w:tc>
          <w:tcPr>
            <w:tcW w:w="960" w:type="dxa"/>
            <w:noWrap/>
            <w:hideMark/>
            <w:tcPrChange w:id="63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39" w:author="Nick.Tolimieri [2]" w:date="2022-09-09T12:38:00Z"/>
                <w:rFonts w:asciiTheme="minorHAnsi" w:eastAsiaTheme="minorHAnsi" w:hAnsiTheme="minorHAnsi" w:cstheme="minorBidi"/>
                <w:sz w:val="22"/>
                <w:szCs w:val="22"/>
                <w:rPrChange w:id="6340" w:author="Nick.Tolimieri [2]" w:date="2022-09-09T12:38:00Z">
                  <w:rPr>
                    <w:ins w:id="6341" w:author="Nick.Tolimieri [2]" w:date="2022-09-09T12:38:00Z"/>
                    <w:rFonts w:ascii="Calibri" w:hAnsi="Calibri" w:cs="Calibri"/>
                    <w:color w:val="000000"/>
                    <w:sz w:val="22"/>
                    <w:szCs w:val="22"/>
                  </w:rPr>
                </w:rPrChange>
              </w:rPr>
              <w:pPrChange w:id="6342" w:author="Nick.Tolimieri [2]" w:date="2022-09-09T12:38:00Z">
                <w:pPr>
                  <w:jc w:val="right"/>
                </w:pPr>
              </w:pPrChange>
            </w:pPr>
            <w:ins w:id="6343" w:author="Nick.Tolimieri [2]" w:date="2022-09-09T12:38:00Z">
              <w:r w:rsidRPr="001255CF">
                <w:rPr>
                  <w:rFonts w:asciiTheme="minorHAnsi" w:eastAsiaTheme="minorHAnsi" w:hAnsiTheme="minorHAnsi" w:cstheme="minorBidi"/>
                  <w:sz w:val="22"/>
                  <w:szCs w:val="22"/>
                  <w:rPrChange w:id="6344" w:author="Nick.Tolimieri [2]" w:date="2022-09-09T12:38:00Z">
                    <w:rPr>
                      <w:rFonts w:ascii="Calibri" w:hAnsi="Calibri" w:cs="Calibri"/>
                      <w:color w:val="000000"/>
                      <w:sz w:val="22"/>
                      <w:szCs w:val="22"/>
                    </w:rPr>
                  </w:rPrChange>
                </w:rPr>
                <w:t>22</w:t>
              </w:r>
            </w:ins>
          </w:p>
        </w:tc>
        <w:tc>
          <w:tcPr>
            <w:tcW w:w="960" w:type="dxa"/>
            <w:noWrap/>
            <w:hideMark/>
            <w:tcPrChange w:id="63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46" w:author="Nick.Tolimieri [2]" w:date="2022-09-09T12:38:00Z"/>
                <w:rFonts w:asciiTheme="minorHAnsi" w:eastAsiaTheme="minorHAnsi" w:hAnsiTheme="minorHAnsi" w:cstheme="minorBidi"/>
                <w:sz w:val="22"/>
                <w:szCs w:val="22"/>
                <w:rPrChange w:id="6347" w:author="Nick.Tolimieri [2]" w:date="2022-09-09T12:38:00Z">
                  <w:rPr>
                    <w:ins w:id="6348" w:author="Nick.Tolimieri [2]" w:date="2022-09-09T12:38:00Z"/>
                    <w:rFonts w:ascii="Calibri" w:hAnsi="Calibri" w:cs="Calibri"/>
                    <w:color w:val="000000"/>
                    <w:sz w:val="22"/>
                    <w:szCs w:val="22"/>
                  </w:rPr>
                </w:rPrChange>
              </w:rPr>
              <w:pPrChange w:id="6349" w:author="Nick.Tolimieri [2]" w:date="2022-09-09T12:38:00Z">
                <w:pPr>
                  <w:jc w:val="right"/>
                </w:pPr>
              </w:pPrChange>
            </w:pPr>
            <w:ins w:id="6350" w:author="Nick.Tolimieri [2]" w:date="2022-09-09T12:38:00Z">
              <w:r w:rsidRPr="001255CF">
                <w:rPr>
                  <w:rFonts w:asciiTheme="minorHAnsi" w:eastAsiaTheme="minorHAnsi" w:hAnsiTheme="minorHAnsi" w:cstheme="minorBidi"/>
                  <w:sz w:val="22"/>
                  <w:szCs w:val="22"/>
                  <w:rPrChange w:id="6351" w:author="Nick.Tolimieri [2]" w:date="2022-09-09T12:38:00Z">
                    <w:rPr>
                      <w:rFonts w:ascii="Calibri" w:hAnsi="Calibri" w:cs="Calibri"/>
                      <w:color w:val="000000"/>
                      <w:sz w:val="22"/>
                      <w:szCs w:val="22"/>
                    </w:rPr>
                  </w:rPrChange>
                </w:rPr>
                <w:t>1.73</w:t>
              </w:r>
            </w:ins>
          </w:p>
        </w:tc>
        <w:tc>
          <w:tcPr>
            <w:tcW w:w="960" w:type="dxa"/>
            <w:noWrap/>
            <w:hideMark/>
            <w:tcPrChange w:id="63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53" w:author="Nick.Tolimieri [2]" w:date="2022-09-09T12:38:00Z"/>
                <w:rFonts w:asciiTheme="minorHAnsi" w:eastAsiaTheme="minorHAnsi" w:hAnsiTheme="minorHAnsi" w:cstheme="minorBidi"/>
                <w:sz w:val="22"/>
                <w:szCs w:val="22"/>
                <w:rPrChange w:id="6354" w:author="Nick.Tolimieri [2]" w:date="2022-09-09T12:38:00Z">
                  <w:rPr>
                    <w:ins w:id="6355" w:author="Nick.Tolimieri [2]" w:date="2022-09-09T12:38:00Z"/>
                    <w:rFonts w:ascii="Calibri" w:hAnsi="Calibri" w:cs="Calibri"/>
                    <w:color w:val="000000"/>
                    <w:sz w:val="22"/>
                    <w:szCs w:val="22"/>
                  </w:rPr>
                </w:rPrChange>
              </w:rPr>
              <w:pPrChange w:id="6356" w:author="Nick.Tolimieri [2]" w:date="2022-09-09T12:38:00Z">
                <w:pPr>
                  <w:jc w:val="right"/>
                </w:pPr>
              </w:pPrChange>
            </w:pPr>
            <w:ins w:id="6357" w:author="Nick.Tolimieri [2]" w:date="2022-09-09T12:38:00Z">
              <w:r w:rsidRPr="001255CF">
                <w:rPr>
                  <w:rFonts w:asciiTheme="minorHAnsi" w:eastAsiaTheme="minorHAnsi" w:hAnsiTheme="minorHAnsi" w:cstheme="minorBidi"/>
                  <w:sz w:val="22"/>
                  <w:szCs w:val="22"/>
                  <w:rPrChange w:id="6358" w:author="Nick.Tolimieri [2]" w:date="2022-09-09T12:38:00Z">
                    <w:rPr>
                      <w:rFonts w:ascii="Calibri" w:hAnsi="Calibri" w:cs="Calibri"/>
                      <w:color w:val="000000"/>
                      <w:sz w:val="22"/>
                      <w:szCs w:val="22"/>
                    </w:rPr>
                  </w:rPrChange>
                </w:rPr>
                <w:t>0.26</w:t>
              </w:r>
            </w:ins>
          </w:p>
        </w:tc>
      </w:tr>
      <w:tr w:rsidR="001255CF" w:rsidRPr="001255CF" w:rsidTr="001255CF">
        <w:trPr>
          <w:divId w:val="1429738465"/>
          <w:trHeight w:val="300"/>
          <w:ins w:id="6359" w:author="Nick.Tolimieri [2]" w:date="2022-09-09T12:38:00Z"/>
          <w:trPrChange w:id="6360" w:author="Nick.Tolimieri [2]" w:date="2022-09-09T12:38:00Z">
            <w:trPr>
              <w:divId w:val="1429738465"/>
              <w:trHeight w:val="300"/>
            </w:trPr>
          </w:trPrChange>
        </w:trPr>
        <w:tc>
          <w:tcPr>
            <w:tcW w:w="960" w:type="dxa"/>
            <w:noWrap/>
            <w:hideMark/>
            <w:tcPrChange w:id="63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62" w:author="Nick.Tolimieri [2]" w:date="2022-09-09T12:38:00Z"/>
                <w:rFonts w:asciiTheme="minorHAnsi" w:eastAsiaTheme="minorHAnsi" w:hAnsiTheme="minorHAnsi" w:cstheme="minorBidi"/>
                <w:sz w:val="22"/>
                <w:szCs w:val="22"/>
                <w:rPrChange w:id="6363" w:author="Nick.Tolimieri [2]" w:date="2022-09-09T12:38:00Z">
                  <w:rPr>
                    <w:ins w:id="6364" w:author="Nick.Tolimieri [2]" w:date="2022-09-09T12:38:00Z"/>
                    <w:rFonts w:ascii="Calibri" w:hAnsi="Calibri" w:cs="Calibri"/>
                    <w:color w:val="000000"/>
                    <w:sz w:val="22"/>
                    <w:szCs w:val="22"/>
                  </w:rPr>
                </w:rPrChange>
              </w:rPr>
              <w:pPrChange w:id="6365" w:author="Nick.Tolimieri [2]" w:date="2022-09-09T12:38:00Z">
                <w:pPr/>
              </w:pPrChange>
            </w:pPr>
            <w:ins w:id="6366" w:author="Nick.Tolimieri [2]" w:date="2022-09-09T12:38:00Z">
              <w:r w:rsidRPr="001255CF">
                <w:rPr>
                  <w:rFonts w:asciiTheme="minorHAnsi" w:eastAsiaTheme="minorHAnsi" w:hAnsiTheme="minorHAnsi" w:cstheme="minorBidi"/>
                  <w:sz w:val="22"/>
                  <w:szCs w:val="22"/>
                  <w:rPrChange w:id="6367" w:author="Nick.Tolimieri [2]" w:date="2022-09-09T12:38:00Z">
                    <w:rPr>
                      <w:rFonts w:ascii="Calibri" w:hAnsi="Calibri" w:cs="Calibri"/>
                      <w:color w:val="000000"/>
                      <w:sz w:val="22"/>
                      <w:szCs w:val="22"/>
                    </w:rPr>
                  </w:rPrChange>
                </w:rPr>
                <w:t>Tatoosh Is. &amp; Neah B.</w:t>
              </w:r>
            </w:ins>
          </w:p>
        </w:tc>
        <w:tc>
          <w:tcPr>
            <w:tcW w:w="960" w:type="dxa"/>
            <w:noWrap/>
            <w:hideMark/>
            <w:tcPrChange w:id="63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69" w:author="Nick.Tolimieri [2]" w:date="2022-09-09T12:38:00Z"/>
                <w:rFonts w:asciiTheme="minorHAnsi" w:eastAsiaTheme="minorHAnsi" w:hAnsiTheme="minorHAnsi" w:cstheme="minorBidi"/>
                <w:sz w:val="22"/>
                <w:szCs w:val="22"/>
                <w:rPrChange w:id="6370" w:author="Nick.Tolimieri [2]" w:date="2022-09-09T12:38:00Z">
                  <w:rPr>
                    <w:ins w:id="6371" w:author="Nick.Tolimieri [2]" w:date="2022-09-09T12:38:00Z"/>
                    <w:rFonts w:ascii="Calibri" w:hAnsi="Calibri" w:cs="Calibri"/>
                    <w:color w:val="000000"/>
                    <w:sz w:val="22"/>
                    <w:szCs w:val="22"/>
                  </w:rPr>
                </w:rPrChange>
              </w:rPr>
              <w:pPrChange w:id="6372" w:author="Nick.Tolimieri [2]" w:date="2022-09-09T12:38:00Z">
                <w:pPr>
                  <w:jc w:val="right"/>
                </w:pPr>
              </w:pPrChange>
            </w:pPr>
            <w:ins w:id="6373" w:author="Nick.Tolimieri [2]" w:date="2022-09-09T12:38:00Z">
              <w:r w:rsidRPr="001255CF">
                <w:rPr>
                  <w:rFonts w:asciiTheme="minorHAnsi" w:eastAsiaTheme="minorHAnsi" w:hAnsiTheme="minorHAnsi" w:cstheme="minorBidi"/>
                  <w:sz w:val="22"/>
                  <w:szCs w:val="22"/>
                  <w:rPrChange w:id="6374" w:author="Nick.Tolimieri [2]" w:date="2022-09-09T12:38:00Z">
                    <w:rPr>
                      <w:rFonts w:ascii="Calibri" w:hAnsi="Calibri" w:cs="Calibri"/>
                      <w:color w:val="000000"/>
                      <w:sz w:val="22"/>
                      <w:szCs w:val="22"/>
                    </w:rPr>
                  </w:rPrChange>
                </w:rPr>
                <w:t>2016</w:t>
              </w:r>
            </w:ins>
          </w:p>
        </w:tc>
        <w:tc>
          <w:tcPr>
            <w:tcW w:w="960" w:type="dxa"/>
            <w:noWrap/>
            <w:hideMark/>
            <w:tcPrChange w:id="63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76" w:author="Nick.Tolimieri [2]" w:date="2022-09-09T12:38:00Z"/>
                <w:rFonts w:asciiTheme="minorHAnsi" w:eastAsiaTheme="minorHAnsi" w:hAnsiTheme="minorHAnsi" w:cstheme="minorBidi"/>
                <w:sz w:val="22"/>
                <w:szCs w:val="22"/>
                <w:rPrChange w:id="6377" w:author="Nick.Tolimieri [2]" w:date="2022-09-09T12:38:00Z">
                  <w:rPr>
                    <w:ins w:id="6378" w:author="Nick.Tolimieri [2]" w:date="2022-09-09T12:38:00Z"/>
                    <w:rFonts w:ascii="Calibri" w:hAnsi="Calibri" w:cs="Calibri"/>
                    <w:color w:val="000000"/>
                    <w:sz w:val="22"/>
                    <w:szCs w:val="22"/>
                  </w:rPr>
                </w:rPrChange>
              </w:rPr>
              <w:pPrChange w:id="6379" w:author="Nick.Tolimieri [2]" w:date="2022-09-09T12:38:00Z">
                <w:pPr>
                  <w:jc w:val="right"/>
                </w:pPr>
              </w:pPrChange>
            </w:pPr>
            <w:ins w:id="6380" w:author="Nick.Tolimieri [2]" w:date="2022-09-09T12:38:00Z">
              <w:r w:rsidRPr="001255CF">
                <w:rPr>
                  <w:rFonts w:asciiTheme="minorHAnsi" w:eastAsiaTheme="minorHAnsi" w:hAnsiTheme="minorHAnsi" w:cstheme="minorBidi"/>
                  <w:sz w:val="22"/>
                  <w:szCs w:val="22"/>
                  <w:rPrChange w:id="6381" w:author="Nick.Tolimieri [2]" w:date="2022-09-09T12:38:00Z">
                    <w:rPr>
                      <w:rFonts w:ascii="Calibri" w:hAnsi="Calibri" w:cs="Calibri"/>
                      <w:color w:val="000000"/>
                      <w:sz w:val="22"/>
                      <w:szCs w:val="22"/>
                    </w:rPr>
                  </w:rPrChange>
                </w:rPr>
                <w:t>0</w:t>
              </w:r>
            </w:ins>
          </w:p>
        </w:tc>
        <w:tc>
          <w:tcPr>
            <w:tcW w:w="960" w:type="dxa"/>
            <w:noWrap/>
            <w:hideMark/>
            <w:tcPrChange w:id="63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83" w:author="Nick.Tolimieri [2]" w:date="2022-09-09T12:38:00Z"/>
                <w:rFonts w:asciiTheme="minorHAnsi" w:eastAsiaTheme="minorHAnsi" w:hAnsiTheme="minorHAnsi" w:cstheme="minorBidi"/>
                <w:sz w:val="22"/>
                <w:szCs w:val="22"/>
                <w:rPrChange w:id="6384" w:author="Nick.Tolimieri [2]" w:date="2022-09-09T12:38:00Z">
                  <w:rPr>
                    <w:ins w:id="6385" w:author="Nick.Tolimieri [2]" w:date="2022-09-09T12:38:00Z"/>
                    <w:rFonts w:ascii="Calibri" w:hAnsi="Calibri" w:cs="Calibri"/>
                    <w:color w:val="000000"/>
                    <w:sz w:val="22"/>
                    <w:szCs w:val="22"/>
                  </w:rPr>
                </w:rPrChange>
              </w:rPr>
              <w:pPrChange w:id="6386" w:author="Nick.Tolimieri [2]" w:date="2022-09-09T12:38:00Z">
                <w:pPr>
                  <w:jc w:val="right"/>
                </w:pPr>
              </w:pPrChange>
            </w:pPr>
            <w:ins w:id="6387" w:author="Nick.Tolimieri [2]" w:date="2022-09-09T12:38:00Z">
              <w:r w:rsidRPr="001255CF">
                <w:rPr>
                  <w:rFonts w:asciiTheme="minorHAnsi" w:eastAsiaTheme="minorHAnsi" w:hAnsiTheme="minorHAnsi" w:cstheme="minorBidi"/>
                  <w:sz w:val="22"/>
                  <w:szCs w:val="22"/>
                  <w:rPrChange w:id="6388" w:author="Nick.Tolimieri [2]" w:date="2022-09-09T12:38:00Z">
                    <w:rPr>
                      <w:rFonts w:ascii="Calibri" w:hAnsi="Calibri" w:cs="Calibri"/>
                      <w:color w:val="000000"/>
                      <w:sz w:val="22"/>
                      <w:szCs w:val="22"/>
                    </w:rPr>
                  </w:rPrChange>
                </w:rPr>
                <w:t>116</w:t>
              </w:r>
            </w:ins>
          </w:p>
        </w:tc>
        <w:tc>
          <w:tcPr>
            <w:tcW w:w="960" w:type="dxa"/>
            <w:noWrap/>
            <w:hideMark/>
            <w:tcPrChange w:id="63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90" w:author="Nick.Tolimieri [2]" w:date="2022-09-09T12:38:00Z"/>
                <w:rFonts w:asciiTheme="minorHAnsi" w:eastAsiaTheme="minorHAnsi" w:hAnsiTheme="minorHAnsi" w:cstheme="minorBidi"/>
                <w:sz w:val="22"/>
                <w:szCs w:val="22"/>
                <w:rPrChange w:id="6391" w:author="Nick.Tolimieri [2]" w:date="2022-09-09T12:38:00Z">
                  <w:rPr>
                    <w:ins w:id="6392" w:author="Nick.Tolimieri [2]" w:date="2022-09-09T12:38:00Z"/>
                    <w:rFonts w:ascii="Calibri" w:hAnsi="Calibri" w:cs="Calibri"/>
                    <w:color w:val="000000"/>
                    <w:sz w:val="22"/>
                    <w:szCs w:val="22"/>
                  </w:rPr>
                </w:rPrChange>
              </w:rPr>
              <w:pPrChange w:id="6393" w:author="Nick.Tolimieri [2]" w:date="2022-09-09T12:38:00Z">
                <w:pPr>
                  <w:jc w:val="right"/>
                </w:pPr>
              </w:pPrChange>
            </w:pPr>
            <w:ins w:id="6394" w:author="Nick.Tolimieri [2]" w:date="2022-09-09T12:38:00Z">
              <w:r w:rsidRPr="001255CF">
                <w:rPr>
                  <w:rFonts w:asciiTheme="minorHAnsi" w:eastAsiaTheme="minorHAnsi" w:hAnsiTheme="minorHAnsi" w:cstheme="minorBidi"/>
                  <w:sz w:val="22"/>
                  <w:szCs w:val="22"/>
                  <w:rPrChange w:id="6395" w:author="Nick.Tolimieri [2]" w:date="2022-09-09T12:38:00Z">
                    <w:rPr>
                      <w:rFonts w:ascii="Calibri" w:hAnsi="Calibri" w:cs="Calibri"/>
                      <w:color w:val="000000"/>
                      <w:sz w:val="22"/>
                      <w:szCs w:val="22"/>
                    </w:rPr>
                  </w:rPrChange>
                </w:rPr>
                <w:t>5</w:t>
              </w:r>
            </w:ins>
          </w:p>
        </w:tc>
        <w:tc>
          <w:tcPr>
            <w:tcW w:w="960" w:type="dxa"/>
            <w:noWrap/>
            <w:hideMark/>
            <w:tcPrChange w:id="63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397" w:author="Nick.Tolimieri [2]" w:date="2022-09-09T12:38:00Z"/>
                <w:rFonts w:asciiTheme="minorHAnsi" w:eastAsiaTheme="minorHAnsi" w:hAnsiTheme="minorHAnsi" w:cstheme="minorBidi"/>
                <w:sz w:val="22"/>
                <w:szCs w:val="22"/>
                <w:rPrChange w:id="6398" w:author="Nick.Tolimieri [2]" w:date="2022-09-09T12:38:00Z">
                  <w:rPr>
                    <w:ins w:id="6399" w:author="Nick.Tolimieri [2]" w:date="2022-09-09T12:38:00Z"/>
                    <w:rFonts w:ascii="Calibri" w:hAnsi="Calibri" w:cs="Calibri"/>
                    <w:color w:val="000000"/>
                    <w:sz w:val="22"/>
                    <w:szCs w:val="22"/>
                  </w:rPr>
                </w:rPrChange>
              </w:rPr>
              <w:pPrChange w:id="6400" w:author="Nick.Tolimieri [2]" w:date="2022-09-09T12:38:00Z">
                <w:pPr>
                  <w:jc w:val="right"/>
                </w:pPr>
              </w:pPrChange>
            </w:pPr>
            <w:ins w:id="6401" w:author="Nick.Tolimieri [2]" w:date="2022-09-09T12:38:00Z">
              <w:r w:rsidRPr="001255CF">
                <w:rPr>
                  <w:rFonts w:asciiTheme="minorHAnsi" w:eastAsiaTheme="minorHAnsi" w:hAnsiTheme="minorHAnsi" w:cstheme="minorBidi"/>
                  <w:sz w:val="22"/>
                  <w:szCs w:val="22"/>
                  <w:rPrChange w:id="6402" w:author="Nick.Tolimieri [2]" w:date="2022-09-09T12:38:00Z">
                    <w:rPr>
                      <w:rFonts w:ascii="Calibri" w:hAnsi="Calibri" w:cs="Calibri"/>
                      <w:color w:val="000000"/>
                      <w:sz w:val="22"/>
                      <w:szCs w:val="22"/>
                    </w:rPr>
                  </w:rPrChange>
                </w:rPr>
                <w:t>108</w:t>
              </w:r>
            </w:ins>
          </w:p>
        </w:tc>
        <w:tc>
          <w:tcPr>
            <w:tcW w:w="960" w:type="dxa"/>
            <w:noWrap/>
            <w:hideMark/>
            <w:tcPrChange w:id="64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04" w:author="Nick.Tolimieri [2]" w:date="2022-09-09T12:38:00Z"/>
                <w:rFonts w:asciiTheme="minorHAnsi" w:eastAsiaTheme="minorHAnsi" w:hAnsiTheme="minorHAnsi" w:cstheme="minorBidi"/>
                <w:sz w:val="22"/>
                <w:szCs w:val="22"/>
                <w:rPrChange w:id="6405" w:author="Nick.Tolimieri [2]" w:date="2022-09-09T12:38:00Z">
                  <w:rPr>
                    <w:ins w:id="6406" w:author="Nick.Tolimieri [2]" w:date="2022-09-09T12:38:00Z"/>
                    <w:rFonts w:ascii="Calibri" w:hAnsi="Calibri" w:cs="Calibri"/>
                    <w:color w:val="000000"/>
                    <w:sz w:val="22"/>
                    <w:szCs w:val="22"/>
                  </w:rPr>
                </w:rPrChange>
              </w:rPr>
              <w:pPrChange w:id="6407" w:author="Nick.Tolimieri [2]" w:date="2022-09-09T12:38:00Z">
                <w:pPr>
                  <w:jc w:val="right"/>
                </w:pPr>
              </w:pPrChange>
            </w:pPr>
            <w:ins w:id="6408" w:author="Nick.Tolimieri [2]" w:date="2022-09-09T12:38:00Z">
              <w:r w:rsidRPr="001255CF">
                <w:rPr>
                  <w:rFonts w:asciiTheme="minorHAnsi" w:eastAsiaTheme="minorHAnsi" w:hAnsiTheme="minorHAnsi" w:cstheme="minorBidi"/>
                  <w:sz w:val="22"/>
                  <w:szCs w:val="22"/>
                  <w:rPrChange w:id="6409" w:author="Nick.Tolimieri [2]" w:date="2022-09-09T12:38:00Z">
                    <w:rPr>
                      <w:rFonts w:ascii="Calibri" w:hAnsi="Calibri" w:cs="Calibri"/>
                      <w:color w:val="000000"/>
                      <w:sz w:val="22"/>
                      <w:szCs w:val="22"/>
                    </w:rPr>
                  </w:rPrChange>
                </w:rPr>
                <w:t>5</w:t>
              </w:r>
            </w:ins>
          </w:p>
        </w:tc>
        <w:tc>
          <w:tcPr>
            <w:tcW w:w="960" w:type="dxa"/>
            <w:noWrap/>
            <w:hideMark/>
            <w:tcPrChange w:id="64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11" w:author="Nick.Tolimieri [2]" w:date="2022-09-09T12:38:00Z"/>
                <w:rFonts w:asciiTheme="minorHAnsi" w:eastAsiaTheme="minorHAnsi" w:hAnsiTheme="minorHAnsi" w:cstheme="minorBidi"/>
                <w:sz w:val="22"/>
                <w:szCs w:val="22"/>
                <w:rPrChange w:id="6412" w:author="Nick.Tolimieri [2]" w:date="2022-09-09T12:38:00Z">
                  <w:rPr>
                    <w:ins w:id="6413" w:author="Nick.Tolimieri [2]" w:date="2022-09-09T12:38:00Z"/>
                    <w:rFonts w:ascii="Calibri" w:hAnsi="Calibri" w:cs="Calibri"/>
                    <w:color w:val="000000"/>
                    <w:sz w:val="22"/>
                    <w:szCs w:val="22"/>
                  </w:rPr>
                </w:rPrChange>
              </w:rPr>
              <w:pPrChange w:id="6414" w:author="Nick.Tolimieri [2]" w:date="2022-09-09T12:38:00Z">
                <w:pPr>
                  <w:jc w:val="right"/>
                </w:pPr>
              </w:pPrChange>
            </w:pPr>
            <w:ins w:id="6415" w:author="Nick.Tolimieri [2]" w:date="2022-09-09T12:38:00Z">
              <w:r w:rsidRPr="001255CF">
                <w:rPr>
                  <w:rFonts w:asciiTheme="minorHAnsi" w:eastAsiaTheme="minorHAnsi" w:hAnsiTheme="minorHAnsi" w:cstheme="minorBidi"/>
                  <w:sz w:val="22"/>
                  <w:szCs w:val="22"/>
                  <w:rPrChange w:id="6416" w:author="Nick.Tolimieri [2]" w:date="2022-09-09T12:38:00Z">
                    <w:rPr>
                      <w:rFonts w:ascii="Calibri" w:hAnsi="Calibri" w:cs="Calibri"/>
                      <w:color w:val="000000"/>
                      <w:sz w:val="22"/>
                      <w:szCs w:val="22"/>
                    </w:rPr>
                  </w:rPrChange>
                </w:rPr>
                <w:t>38</w:t>
              </w:r>
            </w:ins>
          </w:p>
        </w:tc>
        <w:tc>
          <w:tcPr>
            <w:tcW w:w="960" w:type="dxa"/>
            <w:noWrap/>
            <w:hideMark/>
            <w:tcPrChange w:id="64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18" w:author="Nick.Tolimieri [2]" w:date="2022-09-09T12:38:00Z"/>
                <w:rFonts w:asciiTheme="minorHAnsi" w:eastAsiaTheme="minorHAnsi" w:hAnsiTheme="minorHAnsi" w:cstheme="minorBidi"/>
                <w:sz w:val="22"/>
                <w:szCs w:val="22"/>
                <w:rPrChange w:id="6419" w:author="Nick.Tolimieri [2]" w:date="2022-09-09T12:38:00Z">
                  <w:rPr>
                    <w:ins w:id="6420" w:author="Nick.Tolimieri [2]" w:date="2022-09-09T12:38:00Z"/>
                    <w:rFonts w:ascii="Calibri" w:hAnsi="Calibri" w:cs="Calibri"/>
                    <w:color w:val="000000"/>
                    <w:sz w:val="22"/>
                    <w:szCs w:val="22"/>
                  </w:rPr>
                </w:rPrChange>
              </w:rPr>
              <w:pPrChange w:id="6421" w:author="Nick.Tolimieri [2]" w:date="2022-09-09T12:38:00Z">
                <w:pPr>
                  <w:jc w:val="right"/>
                </w:pPr>
              </w:pPrChange>
            </w:pPr>
            <w:ins w:id="6422" w:author="Nick.Tolimieri [2]" w:date="2022-09-09T12:38:00Z">
              <w:r w:rsidRPr="001255CF">
                <w:rPr>
                  <w:rFonts w:asciiTheme="minorHAnsi" w:eastAsiaTheme="minorHAnsi" w:hAnsiTheme="minorHAnsi" w:cstheme="minorBidi"/>
                  <w:sz w:val="22"/>
                  <w:szCs w:val="22"/>
                  <w:rPrChange w:id="6423" w:author="Nick.Tolimieri [2]" w:date="2022-09-09T12:38:00Z">
                    <w:rPr>
                      <w:rFonts w:ascii="Calibri" w:hAnsi="Calibri" w:cs="Calibri"/>
                      <w:color w:val="000000"/>
                      <w:sz w:val="22"/>
                      <w:szCs w:val="22"/>
                    </w:rPr>
                  </w:rPrChange>
                </w:rPr>
                <w:t>1.72</w:t>
              </w:r>
            </w:ins>
          </w:p>
        </w:tc>
        <w:tc>
          <w:tcPr>
            <w:tcW w:w="960" w:type="dxa"/>
            <w:noWrap/>
            <w:hideMark/>
            <w:tcPrChange w:id="64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25" w:author="Nick.Tolimieri [2]" w:date="2022-09-09T12:38:00Z"/>
                <w:rFonts w:asciiTheme="minorHAnsi" w:eastAsiaTheme="minorHAnsi" w:hAnsiTheme="minorHAnsi" w:cstheme="minorBidi"/>
                <w:sz w:val="22"/>
                <w:szCs w:val="22"/>
                <w:rPrChange w:id="6426" w:author="Nick.Tolimieri [2]" w:date="2022-09-09T12:38:00Z">
                  <w:rPr>
                    <w:ins w:id="6427" w:author="Nick.Tolimieri [2]" w:date="2022-09-09T12:38:00Z"/>
                    <w:rFonts w:ascii="Calibri" w:hAnsi="Calibri" w:cs="Calibri"/>
                    <w:color w:val="000000"/>
                    <w:sz w:val="22"/>
                    <w:szCs w:val="22"/>
                  </w:rPr>
                </w:rPrChange>
              </w:rPr>
              <w:pPrChange w:id="6428" w:author="Nick.Tolimieri [2]" w:date="2022-09-09T12:38:00Z">
                <w:pPr>
                  <w:jc w:val="right"/>
                </w:pPr>
              </w:pPrChange>
            </w:pPr>
            <w:ins w:id="6429" w:author="Nick.Tolimieri [2]" w:date="2022-09-09T12:38:00Z">
              <w:r w:rsidRPr="001255CF">
                <w:rPr>
                  <w:rFonts w:asciiTheme="minorHAnsi" w:eastAsiaTheme="minorHAnsi" w:hAnsiTheme="minorHAnsi" w:cstheme="minorBidi"/>
                  <w:sz w:val="22"/>
                  <w:szCs w:val="22"/>
                  <w:rPrChange w:id="6430" w:author="Nick.Tolimieri [2]" w:date="2022-09-09T12:38:00Z">
                    <w:rPr>
                      <w:rFonts w:ascii="Calibri" w:hAnsi="Calibri" w:cs="Calibri"/>
                      <w:color w:val="000000"/>
                      <w:sz w:val="22"/>
                      <w:szCs w:val="22"/>
                    </w:rPr>
                  </w:rPrChange>
                </w:rPr>
                <w:t>0.27</w:t>
              </w:r>
            </w:ins>
          </w:p>
        </w:tc>
      </w:tr>
      <w:tr w:rsidR="001255CF" w:rsidRPr="001255CF" w:rsidTr="001255CF">
        <w:trPr>
          <w:divId w:val="1429738465"/>
          <w:trHeight w:val="300"/>
          <w:ins w:id="6431" w:author="Nick.Tolimieri [2]" w:date="2022-09-09T12:38:00Z"/>
          <w:trPrChange w:id="6432" w:author="Nick.Tolimieri [2]" w:date="2022-09-09T12:38:00Z">
            <w:trPr>
              <w:divId w:val="1429738465"/>
              <w:trHeight w:val="300"/>
            </w:trPr>
          </w:trPrChange>
        </w:trPr>
        <w:tc>
          <w:tcPr>
            <w:tcW w:w="960" w:type="dxa"/>
            <w:noWrap/>
            <w:hideMark/>
            <w:tcPrChange w:id="64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34" w:author="Nick.Tolimieri [2]" w:date="2022-09-09T12:38:00Z"/>
                <w:rFonts w:asciiTheme="minorHAnsi" w:eastAsiaTheme="minorHAnsi" w:hAnsiTheme="minorHAnsi" w:cstheme="minorBidi"/>
                <w:sz w:val="22"/>
                <w:szCs w:val="22"/>
                <w:rPrChange w:id="6435" w:author="Nick.Tolimieri [2]" w:date="2022-09-09T12:38:00Z">
                  <w:rPr>
                    <w:ins w:id="6436" w:author="Nick.Tolimieri [2]" w:date="2022-09-09T12:38:00Z"/>
                    <w:rFonts w:ascii="Calibri" w:hAnsi="Calibri" w:cs="Calibri"/>
                    <w:color w:val="000000"/>
                    <w:sz w:val="22"/>
                    <w:szCs w:val="22"/>
                  </w:rPr>
                </w:rPrChange>
              </w:rPr>
              <w:pPrChange w:id="6437" w:author="Nick.Tolimieri [2]" w:date="2022-09-09T12:38:00Z">
                <w:pPr/>
              </w:pPrChange>
            </w:pPr>
            <w:ins w:id="6438" w:author="Nick.Tolimieri [2]" w:date="2022-09-09T12:38:00Z">
              <w:r w:rsidRPr="001255CF">
                <w:rPr>
                  <w:rFonts w:asciiTheme="minorHAnsi" w:eastAsiaTheme="minorHAnsi" w:hAnsiTheme="minorHAnsi" w:cstheme="minorBidi"/>
                  <w:sz w:val="22"/>
                  <w:szCs w:val="22"/>
                  <w:rPrChange w:id="6439" w:author="Nick.Tolimieri [2]" w:date="2022-09-09T12:38:00Z">
                    <w:rPr>
                      <w:rFonts w:ascii="Calibri" w:hAnsi="Calibri" w:cs="Calibri"/>
                      <w:color w:val="000000"/>
                      <w:sz w:val="22"/>
                      <w:szCs w:val="22"/>
                    </w:rPr>
                  </w:rPrChange>
                </w:rPr>
                <w:t>Tatoosh Is. &amp; Neah B.</w:t>
              </w:r>
            </w:ins>
          </w:p>
        </w:tc>
        <w:tc>
          <w:tcPr>
            <w:tcW w:w="960" w:type="dxa"/>
            <w:noWrap/>
            <w:hideMark/>
            <w:tcPrChange w:id="64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41" w:author="Nick.Tolimieri [2]" w:date="2022-09-09T12:38:00Z"/>
                <w:rFonts w:asciiTheme="minorHAnsi" w:eastAsiaTheme="minorHAnsi" w:hAnsiTheme="minorHAnsi" w:cstheme="minorBidi"/>
                <w:sz w:val="22"/>
                <w:szCs w:val="22"/>
                <w:rPrChange w:id="6442" w:author="Nick.Tolimieri [2]" w:date="2022-09-09T12:38:00Z">
                  <w:rPr>
                    <w:ins w:id="6443" w:author="Nick.Tolimieri [2]" w:date="2022-09-09T12:38:00Z"/>
                    <w:rFonts w:ascii="Calibri" w:hAnsi="Calibri" w:cs="Calibri"/>
                    <w:color w:val="000000"/>
                    <w:sz w:val="22"/>
                    <w:szCs w:val="22"/>
                  </w:rPr>
                </w:rPrChange>
              </w:rPr>
              <w:pPrChange w:id="6444" w:author="Nick.Tolimieri [2]" w:date="2022-09-09T12:38:00Z">
                <w:pPr>
                  <w:jc w:val="right"/>
                </w:pPr>
              </w:pPrChange>
            </w:pPr>
            <w:ins w:id="6445" w:author="Nick.Tolimieri [2]" w:date="2022-09-09T12:38:00Z">
              <w:r w:rsidRPr="001255CF">
                <w:rPr>
                  <w:rFonts w:asciiTheme="minorHAnsi" w:eastAsiaTheme="minorHAnsi" w:hAnsiTheme="minorHAnsi" w:cstheme="minorBidi"/>
                  <w:sz w:val="22"/>
                  <w:szCs w:val="22"/>
                  <w:rPrChange w:id="6446" w:author="Nick.Tolimieri [2]" w:date="2022-09-09T12:38:00Z">
                    <w:rPr>
                      <w:rFonts w:ascii="Calibri" w:hAnsi="Calibri" w:cs="Calibri"/>
                      <w:color w:val="000000"/>
                      <w:sz w:val="22"/>
                      <w:szCs w:val="22"/>
                    </w:rPr>
                  </w:rPrChange>
                </w:rPr>
                <w:t>2017</w:t>
              </w:r>
            </w:ins>
          </w:p>
        </w:tc>
        <w:tc>
          <w:tcPr>
            <w:tcW w:w="960" w:type="dxa"/>
            <w:noWrap/>
            <w:hideMark/>
            <w:tcPrChange w:id="64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48" w:author="Nick.Tolimieri [2]" w:date="2022-09-09T12:38:00Z"/>
                <w:rFonts w:asciiTheme="minorHAnsi" w:eastAsiaTheme="minorHAnsi" w:hAnsiTheme="minorHAnsi" w:cstheme="minorBidi"/>
                <w:sz w:val="22"/>
                <w:szCs w:val="22"/>
                <w:rPrChange w:id="6449" w:author="Nick.Tolimieri [2]" w:date="2022-09-09T12:38:00Z">
                  <w:rPr>
                    <w:ins w:id="6450" w:author="Nick.Tolimieri [2]" w:date="2022-09-09T12:38:00Z"/>
                    <w:rFonts w:ascii="Calibri" w:hAnsi="Calibri" w:cs="Calibri"/>
                    <w:color w:val="000000"/>
                    <w:sz w:val="22"/>
                    <w:szCs w:val="22"/>
                  </w:rPr>
                </w:rPrChange>
              </w:rPr>
              <w:pPrChange w:id="6451" w:author="Nick.Tolimieri [2]" w:date="2022-09-09T12:38:00Z">
                <w:pPr>
                  <w:jc w:val="right"/>
                </w:pPr>
              </w:pPrChange>
            </w:pPr>
            <w:ins w:id="6452" w:author="Nick.Tolimieri [2]" w:date="2022-09-09T12:38:00Z">
              <w:r w:rsidRPr="001255CF">
                <w:rPr>
                  <w:rFonts w:asciiTheme="minorHAnsi" w:eastAsiaTheme="minorHAnsi" w:hAnsiTheme="minorHAnsi" w:cstheme="minorBidi"/>
                  <w:sz w:val="22"/>
                  <w:szCs w:val="22"/>
                  <w:rPrChange w:id="6453" w:author="Nick.Tolimieri [2]" w:date="2022-09-09T12:38:00Z">
                    <w:rPr>
                      <w:rFonts w:ascii="Calibri" w:hAnsi="Calibri" w:cs="Calibri"/>
                      <w:color w:val="000000"/>
                      <w:sz w:val="22"/>
                      <w:szCs w:val="22"/>
                    </w:rPr>
                  </w:rPrChange>
                </w:rPr>
                <w:t>0</w:t>
              </w:r>
            </w:ins>
          </w:p>
        </w:tc>
        <w:tc>
          <w:tcPr>
            <w:tcW w:w="960" w:type="dxa"/>
            <w:noWrap/>
            <w:hideMark/>
            <w:tcPrChange w:id="64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55" w:author="Nick.Tolimieri [2]" w:date="2022-09-09T12:38:00Z"/>
                <w:rFonts w:asciiTheme="minorHAnsi" w:eastAsiaTheme="minorHAnsi" w:hAnsiTheme="minorHAnsi" w:cstheme="minorBidi"/>
                <w:sz w:val="22"/>
                <w:szCs w:val="22"/>
                <w:rPrChange w:id="6456" w:author="Nick.Tolimieri [2]" w:date="2022-09-09T12:38:00Z">
                  <w:rPr>
                    <w:ins w:id="6457" w:author="Nick.Tolimieri [2]" w:date="2022-09-09T12:38:00Z"/>
                    <w:rFonts w:ascii="Calibri" w:hAnsi="Calibri" w:cs="Calibri"/>
                    <w:color w:val="000000"/>
                    <w:sz w:val="22"/>
                    <w:szCs w:val="22"/>
                  </w:rPr>
                </w:rPrChange>
              </w:rPr>
              <w:pPrChange w:id="6458" w:author="Nick.Tolimieri [2]" w:date="2022-09-09T12:38:00Z">
                <w:pPr>
                  <w:jc w:val="right"/>
                </w:pPr>
              </w:pPrChange>
            </w:pPr>
            <w:ins w:id="6459" w:author="Nick.Tolimieri [2]" w:date="2022-09-09T12:38:00Z">
              <w:r w:rsidRPr="001255CF">
                <w:rPr>
                  <w:rFonts w:asciiTheme="minorHAnsi" w:eastAsiaTheme="minorHAnsi" w:hAnsiTheme="minorHAnsi" w:cstheme="minorBidi"/>
                  <w:sz w:val="22"/>
                  <w:szCs w:val="22"/>
                  <w:rPrChange w:id="6460" w:author="Nick.Tolimieri [2]" w:date="2022-09-09T12:38:00Z">
                    <w:rPr>
                      <w:rFonts w:ascii="Calibri" w:hAnsi="Calibri" w:cs="Calibri"/>
                      <w:color w:val="000000"/>
                      <w:sz w:val="22"/>
                      <w:szCs w:val="22"/>
                    </w:rPr>
                  </w:rPrChange>
                </w:rPr>
                <w:t>0</w:t>
              </w:r>
            </w:ins>
          </w:p>
        </w:tc>
        <w:tc>
          <w:tcPr>
            <w:tcW w:w="960" w:type="dxa"/>
            <w:noWrap/>
            <w:hideMark/>
            <w:tcPrChange w:id="64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62" w:author="Nick.Tolimieri [2]" w:date="2022-09-09T12:38:00Z"/>
                <w:rFonts w:asciiTheme="minorHAnsi" w:eastAsiaTheme="minorHAnsi" w:hAnsiTheme="minorHAnsi" w:cstheme="minorBidi"/>
                <w:sz w:val="22"/>
                <w:szCs w:val="22"/>
                <w:rPrChange w:id="6463" w:author="Nick.Tolimieri [2]" w:date="2022-09-09T12:38:00Z">
                  <w:rPr>
                    <w:ins w:id="6464" w:author="Nick.Tolimieri [2]" w:date="2022-09-09T12:38:00Z"/>
                    <w:rFonts w:ascii="Calibri" w:hAnsi="Calibri" w:cs="Calibri"/>
                    <w:color w:val="000000"/>
                    <w:sz w:val="22"/>
                    <w:szCs w:val="22"/>
                  </w:rPr>
                </w:rPrChange>
              </w:rPr>
              <w:pPrChange w:id="6465" w:author="Nick.Tolimieri [2]" w:date="2022-09-09T12:38:00Z">
                <w:pPr>
                  <w:jc w:val="right"/>
                </w:pPr>
              </w:pPrChange>
            </w:pPr>
            <w:ins w:id="6466" w:author="Nick.Tolimieri [2]" w:date="2022-09-09T12:38:00Z">
              <w:r w:rsidRPr="001255CF">
                <w:rPr>
                  <w:rFonts w:asciiTheme="minorHAnsi" w:eastAsiaTheme="minorHAnsi" w:hAnsiTheme="minorHAnsi" w:cstheme="minorBidi"/>
                  <w:sz w:val="22"/>
                  <w:szCs w:val="22"/>
                  <w:rPrChange w:id="6467" w:author="Nick.Tolimieri [2]" w:date="2022-09-09T12:38:00Z">
                    <w:rPr>
                      <w:rFonts w:ascii="Calibri" w:hAnsi="Calibri" w:cs="Calibri"/>
                      <w:color w:val="000000"/>
                      <w:sz w:val="22"/>
                      <w:szCs w:val="22"/>
                    </w:rPr>
                  </w:rPrChange>
                </w:rPr>
                <w:t>0</w:t>
              </w:r>
            </w:ins>
          </w:p>
        </w:tc>
        <w:tc>
          <w:tcPr>
            <w:tcW w:w="960" w:type="dxa"/>
            <w:noWrap/>
            <w:hideMark/>
            <w:tcPrChange w:id="64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69" w:author="Nick.Tolimieri [2]" w:date="2022-09-09T12:38:00Z"/>
                <w:rFonts w:asciiTheme="minorHAnsi" w:eastAsiaTheme="minorHAnsi" w:hAnsiTheme="minorHAnsi" w:cstheme="minorBidi"/>
                <w:sz w:val="22"/>
                <w:szCs w:val="22"/>
                <w:rPrChange w:id="6470" w:author="Nick.Tolimieri [2]" w:date="2022-09-09T12:38:00Z">
                  <w:rPr>
                    <w:ins w:id="6471" w:author="Nick.Tolimieri [2]" w:date="2022-09-09T12:38:00Z"/>
                    <w:rFonts w:ascii="Calibri" w:hAnsi="Calibri" w:cs="Calibri"/>
                    <w:color w:val="000000"/>
                    <w:sz w:val="22"/>
                    <w:szCs w:val="22"/>
                  </w:rPr>
                </w:rPrChange>
              </w:rPr>
              <w:pPrChange w:id="6472" w:author="Nick.Tolimieri [2]" w:date="2022-09-09T12:38:00Z">
                <w:pPr>
                  <w:jc w:val="right"/>
                </w:pPr>
              </w:pPrChange>
            </w:pPr>
            <w:ins w:id="6473" w:author="Nick.Tolimieri [2]" w:date="2022-09-09T12:38:00Z">
              <w:r w:rsidRPr="001255CF">
                <w:rPr>
                  <w:rFonts w:asciiTheme="minorHAnsi" w:eastAsiaTheme="minorHAnsi" w:hAnsiTheme="minorHAnsi" w:cstheme="minorBidi"/>
                  <w:sz w:val="22"/>
                  <w:szCs w:val="22"/>
                  <w:rPrChange w:id="6474" w:author="Nick.Tolimieri [2]" w:date="2022-09-09T12:38:00Z">
                    <w:rPr>
                      <w:rFonts w:ascii="Calibri" w:hAnsi="Calibri" w:cs="Calibri"/>
                      <w:color w:val="000000"/>
                      <w:sz w:val="22"/>
                      <w:szCs w:val="22"/>
                    </w:rPr>
                  </w:rPrChange>
                </w:rPr>
                <w:t>0</w:t>
              </w:r>
            </w:ins>
          </w:p>
        </w:tc>
        <w:tc>
          <w:tcPr>
            <w:tcW w:w="960" w:type="dxa"/>
            <w:noWrap/>
            <w:hideMark/>
            <w:tcPrChange w:id="64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76" w:author="Nick.Tolimieri [2]" w:date="2022-09-09T12:38:00Z"/>
                <w:rFonts w:asciiTheme="minorHAnsi" w:eastAsiaTheme="minorHAnsi" w:hAnsiTheme="minorHAnsi" w:cstheme="minorBidi"/>
                <w:sz w:val="22"/>
                <w:szCs w:val="22"/>
                <w:rPrChange w:id="6477" w:author="Nick.Tolimieri [2]" w:date="2022-09-09T12:38:00Z">
                  <w:rPr>
                    <w:ins w:id="6478" w:author="Nick.Tolimieri [2]" w:date="2022-09-09T12:38:00Z"/>
                    <w:rFonts w:ascii="Calibri" w:hAnsi="Calibri" w:cs="Calibri"/>
                    <w:color w:val="000000"/>
                    <w:sz w:val="22"/>
                    <w:szCs w:val="22"/>
                  </w:rPr>
                </w:rPrChange>
              </w:rPr>
              <w:pPrChange w:id="6479" w:author="Nick.Tolimieri [2]" w:date="2022-09-09T12:38:00Z">
                <w:pPr/>
              </w:pPrChange>
            </w:pPr>
            <w:ins w:id="6480" w:author="Nick.Tolimieri [2]" w:date="2022-09-09T12:38:00Z">
              <w:r w:rsidRPr="001255CF">
                <w:rPr>
                  <w:rFonts w:asciiTheme="minorHAnsi" w:eastAsiaTheme="minorHAnsi" w:hAnsiTheme="minorHAnsi" w:cstheme="minorBidi"/>
                  <w:sz w:val="22"/>
                  <w:szCs w:val="22"/>
                  <w:rPrChange w:id="6481" w:author="Nick.Tolimieri [2]" w:date="2022-09-09T12:38:00Z">
                    <w:rPr>
                      <w:rFonts w:ascii="Calibri" w:hAnsi="Calibri" w:cs="Calibri"/>
                      <w:color w:val="000000"/>
                      <w:sz w:val="22"/>
                      <w:szCs w:val="22"/>
                    </w:rPr>
                  </w:rPrChange>
                </w:rPr>
                <w:t>NA</w:t>
              </w:r>
            </w:ins>
          </w:p>
        </w:tc>
        <w:tc>
          <w:tcPr>
            <w:tcW w:w="960" w:type="dxa"/>
            <w:noWrap/>
            <w:hideMark/>
            <w:tcPrChange w:id="64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83" w:author="Nick.Tolimieri [2]" w:date="2022-09-09T12:38:00Z"/>
                <w:rFonts w:asciiTheme="minorHAnsi" w:eastAsiaTheme="minorHAnsi" w:hAnsiTheme="minorHAnsi" w:cstheme="minorBidi"/>
                <w:sz w:val="22"/>
                <w:szCs w:val="22"/>
                <w:rPrChange w:id="6484" w:author="Nick.Tolimieri [2]" w:date="2022-09-09T12:38:00Z">
                  <w:rPr>
                    <w:ins w:id="6485" w:author="Nick.Tolimieri [2]" w:date="2022-09-09T12:38:00Z"/>
                    <w:rFonts w:ascii="Calibri" w:hAnsi="Calibri" w:cs="Calibri"/>
                    <w:color w:val="000000"/>
                    <w:sz w:val="22"/>
                    <w:szCs w:val="22"/>
                  </w:rPr>
                </w:rPrChange>
              </w:rPr>
              <w:pPrChange w:id="6486" w:author="Nick.Tolimieri [2]" w:date="2022-09-09T12:38:00Z">
                <w:pPr/>
              </w:pPrChange>
            </w:pPr>
            <w:ins w:id="6487" w:author="Nick.Tolimieri [2]" w:date="2022-09-09T12:38:00Z">
              <w:r w:rsidRPr="001255CF">
                <w:rPr>
                  <w:rFonts w:asciiTheme="minorHAnsi" w:eastAsiaTheme="minorHAnsi" w:hAnsiTheme="minorHAnsi" w:cstheme="minorBidi"/>
                  <w:sz w:val="22"/>
                  <w:szCs w:val="22"/>
                  <w:rPrChange w:id="6488" w:author="Nick.Tolimieri [2]" w:date="2022-09-09T12:38:00Z">
                    <w:rPr>
                      <w:rFonts w:ascii="Calibri" w:hAnsi="Calibri" w:cs="Calibri"/>
                      <w:color w:val="000000"/>
                      <w:sz w:val="22"/>
                      <w:szCs w:val="22"/>
                    </w:rPr>
                  </w:rPrChange>
                </w:rPr>
                <w:t>NA</w:t>
              </w:r>
            </w:ins>
          </w:p>
        </w:tc>
        <w:tc>
          <w:tcPr>
            <w:tcW w:w="960" w:type="dxa"/>
            <w:noWrap/>
            <w:hideMark/>
            <w:tcPrChange w:id="64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90" w:author="Nick.Tolimieri [2]" w:date="2022-09-09T12:38:00Z"/>
                <w:rFonts w:asciiTheme="minorHAnsi" w:eastAsiaTheme="minorHAnsi" w:hAnsiTheme="minorHAnsi" w:cstheme="minorBidi"/>
                <w:sz w:val="22"/>
                <w:szCs w:val="22"/>
                <w:rPrChange w:id="6491" w:author="Nick.Tolimieri [2]" w:date="2022-09-09T12:38:00Z">
                  <w:rPr>
                    <w:ins w:id="6492" w:author="Nick.Tolimieri [2]" w:date="2022-09-09T12:38:00Z"/>
                    <w:rFonts w:ascii="Calibri" w:hAnsi="Calibri" w:cs="Calibri"/>
                    <w:color w:val="000000"/>
                    <w:sz w:val="22"/>
                    <w:szCs w:val="22"/>
                  </w:rPr>
                </w:rPrChange>
              </w:rPr>
              <w:pPrChange w:id="6493" w:author="Nick.Tolimieri [2]" w:date="2022-09-09T12:38:00Z">
                <w:pPr/>
              </w:pPrChange>
            </w:pPr>
            <w:ins w:id="6494" w:author="Nick.Tolimieri [2]" w:date="2022-09-09T12:38:00Z">
              <w:r w:rsidRPr="001255CF">
                <w:rPr>
                  <w:rFonts w:asciiTheme="minorHAnsi" w:eastAsiaTheme="minorHAnsi" w:hAnsiTheme="minorHAnsi" w:cstheme="minorBidi"/>
                  <w:sz w:val="22"/>
                  <w:szCs w:val="22"/>
                  <w:rPrChange w:id="6495" w:author="Nick.Tolimieri [2]" w:date="2022-09-09T12:38:00Z">
                    <w:rPr>
                      <w:rFonts w:ascii="Calibri" w:hAnsi="Calibri" w:cs="Calibri"/>
                      <w:color w:val="000000"/>
                      <w:sz w:val="22"/>
                      <w:szCs w:val="22"/>
                    </w:rPr>
                  </w:rPrChange>
                </w:rPr>
                <w:t>NA</w:t>
              </w:r>
            </w:ins>
          </w:p>
        </w:tc>
        <w:tc>
          <w:tcPr>
            <w:tcW w:w="960" w:type="dxa"/>
            <w:noWrap/>
            <w:hideMark/>
            <w:tcPrChange w:id="64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497" w:author="Nick.Tolimieri [2]" w:date="2022-09-09T12:38:00Z"/>
                <w:rFonts w:asciiTheme="minorHAnsi" w:eastAsiaTheme="minorHAnsi" w:hAnsiTheme="minorHAnsi" w:cstheme="minorBidi"/>
                <w:sz w:val="22"/>
                <w:szCs w:val="22"/>
                <w:rPrChange w:id="6498" w:author="Nick.Tolimieri [2]" w:date="2022-09-09T12:38:00Z">
                  <w:rPr>
                    <w:ins w:id="6499" w:author="Nick.Tolimieri [2]" w:date="2022-09-09T12:38:00Z"/>
                    <w:rFonts w:ascii="Calibri" w:hAnsi="Calibri" w:cs="Calibri"/>
                    <w:color w:val="000000"/>
                    <w:sz w:val="22"/>
                    <w:szCs w:val="22"/>
                  </w:rPr>
                </w:rPrChange>
              </w:rPr>
              <w:pPrChange w:id="6500" w:author="Nick.Tolimieri [2]" w:date="2022-09-09T12:38:00Z">
                <w:pPr/>
              </w:pPrChange>
            </w:pPr>
            <w:ins w:id="6501" w:author="Nick.Tolimieri [2]" w:date="2022-09-09T12:38:00Z">
              <w:r w:rsidRPr="001255CF">
                <w:rPr>
                  <w:rFonts w:asciiTheme="minorHAnsi" w:eastAsiaTheme="minorHAnsi" w:hAnsiTheme="minorHAnsi" w:cstheme="minorBidi"/>
                  <w:sz w:val="22"/>
                  <w:szCs w:val="22"/>
                  <w:rPrChange w:id="6502"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6503" w:author="Nick.Tolimieri [2]" w:date="2022-09-09T12:38:00Z"/>
          <w:trPrChange w:id="6504" w:author="Nick.Tolimieri [2]" w:date="2022-09-09T12:38:00Z">
            <w:trPr>
              <w:divId w:val="1429738465"/>
              <w:trHeight w:val="300"/>
            </w:trPr>
          </w:trPrChange>
        </w:trPr>
        <w:tc>
          <w:tcPr>
            <w:tcW w:w="960" w:type="dxa"/>
            <w:noWrap/>
            <w:hideMark/>
            <w:tcPrChange w:id="65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06" w:author="Nick.Tolimieri [2]" w:date="2022-09-09T12:38:00Z"/>
                <w:rFonts w:asciiTheme="minorHAnsi" w:eastAsiaTheme="minorHAnsi" w:hAnsiTheme="minorHAnsi" w:cstheme="minorBidi"/>
                <w:sz w:val="22"/>
                <w:szCs w:val="22"/>
                <w:rPrChange w:id="6507" w:author="Nick.Tolimieri [2]" w:date="2022-09-09T12:38:00Z">
                  <w:rPr>
                    <w:ins w:id="6508" w:author="Nick.Tolimieri [2]" w:date="2022-09-09T12:38:00Z"/>
                    <w:rFonts w:ascii="Calibri" w:hAnsi="Calibri" w:cs="Calibri"/>
                    <w:color w:val="000000"/>
                    <w:sz w:val="22"/>
                    <w:szCs w:val="22"/>
                  </w:rPr>
                </w:rPrChange>
              </w:rPr>
              <w:pPrChange w:id="6509" w:author="Nick.Tolimieri [2]" w:date="2022-09-09T12:38:00Z">
                <w:pPr/>
              </w:pPrChange>
            </w:pPr>
            <w:ins w:id="6510" w:author="Nick.Tolimieri [2]" w:date="2022-09-09T12:38:00Z">
              <w:r w:rsidRPr="001255CF">
                <w:rPr>
                  <w:rFonts w:asciiTheme="minorHAnsi" w:eastAsiaTheme="minorHAnsi" w:hAnsiTheme="minorHAnsi" w:cstheme="minorBidi"/>
                  <w:sz w:val="22"/>
                  <w:szCs w:val="22"/>
                  <w:rPrChange w:id="6511" w:author="Nick.Tolimieri [2]" w:date="2022-09-09T12:38:00Z">
                    <w:rPr>
                      <w:rFonts w:ascii="Calibri" w:hAnsi="Calibri" w:cs="Calibri"/>
                      <w:color w:val="000000"/>
                      <w:sz w:val="22"/>
                      <w:szCs w:val="22"/>
                    </w:rPr>
                  </w:rPrChange>
                </w:rPr>
                <w:t>Tatoosh Is. &amp; Neah B.</w:t>
              </w:r>
            </w:ins>
          </w:p>
        </w:tc>
        <w:tc>
          <w:tcPr>
            <w:tcW w:w="960" w:type="dxa"/>
            <w:noWrap/>
            <w:hideMark/>
            <w:tcPrChange w:id="65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13" w:author="Nick.Tolimieri [2]" w:date="2022-09-09T12:38:00Z"/>
                <w:rFonts w:asciiTheme="minorHAnsi" w:eastAsiaTheme="minorHAnsi" w:hAnsiTheme="minorHAnsi" w:cstheme="minorBidi"/>
                <w:sz w:val="22"/>
                <w:szCs w:val="22"/>
                <w:rPrChange w:id="6514" w:author="Nick.Tolimieri [2]" w:date="2022-09-09T12:38:00Z">
                  <w:rPr>
                    <w:ins w:id="6515" w:author="Nick.Tolimieri [2]" w:date="2022-09-09T12:38:00Z"/>
                    <w:rFonts w:ascii="Calibri" w:hAnsi="Calibri" w:cs="Calibri"/>
                    <w:color w:val="000000"/>
                    <w:sz w:val="22"/>
                    <w:szCs w:val="22"/>
                  </w:rPr>
                </w:rPrChange>
              </w:rPr>
              <w:pPrChange w:id="6516" w:author="Nick.Tolimieri [2]" w:date="2022-09-09T12:38:00Z">
                <w:pPr>
                  <w:jc w:val="right"/>
                </w:pPr>
              </w:pPrChange>
            </w:pPr>
            <w:ins w:id="6517" w:author="Nick.Tolimieri [2]" w:date="2022-09-09T12:38:00Z">
              <w:r w:rsidRPr="001255CF">
                <w:rPr>
                  <w:rFonts w:asciiTheme="minorHAnsi" w:eastAsiaTheme="minorHAnsi" w:hAnsiTheme="minorHAnsi" w:cstheme="minorBidi"/>
                  <w:sz w:val="22"/>
                  <w:szCs w:val="22"/>
                  <w:rPrChange w:id="6518" w:author="Nick.Tolimieri [2]" w:date="2022-09-09T12:38:00Z">
                    <w:rPr>
                      <w:rFonts w:ascii="Calibri" w:hAnsi="Calibri" w:cs="Calibri"/>
                      <w:color w:val="000000"/>
                      <w:sz w:val="22"/>
                      <w:szCs w:val="22"/>
                    </w:rPr>
                  </w:rPrChange>
                </w:rPr>
                <w:t>2018</w:t>
              </w:r>
            </w:ins>
          </w:p>
        </w:tc>
        <w:tc>
          <w:tcPr>
            <w:tcW w:w="960" w:type="dxa"/>
            <w:noWrap/>
            <w:hideMark/>
            <w:tcPrChange w:id="65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20" w:author="Nick.Tolimieri [2]" w:date="2022-09-09T12:38:00Z"/>
                <w:rFonts w:asciiTheme="minorHAnsi" w:eastAsiaTheme="minorHAnsi" w:hAnsiTheme="minorHAnsi" w:cstheme="minorBidi"/>
                <w:sz w:val="22"/>
                <w:szCs w:val="22"/>
                <w:rPrChange w:id="6521" w:author="Nick.Tolimieri [2]" w:date="2022-09-09T12:38:00Z">
                  <w:rPr>
                    <w:ins w:id="6522" w:author="Nick.Tolimieri [2]" w:date="2022-09-09T12:38:00Z"/>
                    <w:rFonts w:ascii="Calibri" w:hAnsi="Calibri" w:cs="Calibri"/>
                    <w:color w:val="000000"/>
                    <w:sz w:val="22"/>
                    <w:szCs w:val="22"/>
                  </w:rPr>
                </w:rPrChange>
              </w:rPr>
              <w:pPrChange w:id="6523" w:author="Nick.Tolimieri [2]" w:date="2022-09-09T12:38:00Z">
                <w:pPr>
                  <w:jc w:val="right"/>
                </w:pPr>
              </w:pPrChange>
            </w:pPr>
            <w:ins w:id="6524" w:author="Nick.Tolimieri [2]" w:date="2022-09-09T12:38:00Z">
              <w:r w:rsidRPr="001255CF">
                <w:rPr>
                  <w:rFonts w:asciiTheme="minorHAnsi" w:eastAsiaTheme="minorHAnsi" w:hAnsiTheme="minorHAnsi" w:cstheme="minorBidi"/>
                  <w:sz w:val="22"/>
                  <w:szCs w:val="22"/>
                  <w:rPrChange w:id="6525" w:author="Nick.Tolimieri [2]" w:date="2022-09-09T12:38:00Z">
                    <w:rPr>
                      <w:rFonts w:ascii="Calibri" w:hAnsi="Calibri" w:cs="Calibri"/>
                      <w:color w:val="000000"/>
                      <w:sz w:val="22"/>
                      <w:szCs w:val="22"/>
                    </w:rPr>
                  </w:rPrChange>
                </w:rPr>
                <w:t>0</w:t>
              </w:r>
            </w:ins>
          </w:p>
        </w:tc>
        <w:tc>
          <w:tcPr>
            <w:tcW w:w="960" w:type="dxa"/>
            <w:noWrap/>
            <w:hideMark/>
            <w:tcPrChange w:id="65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27" w:author="Nick.Tolimieri [2]" w:date="2022-09-09T12:38:00Z"/>
                <w:rFonts w:asciiTheme="minorHAnsi" w:eastAsiaTheme="minorHAnsi" w:hAnsiTheme="minorHAnsi" w:cstheme="minorBidi"/>
                <w:sz w:val="22"/>
                <w:szCs w:val="22"/>
                <w:rPrChange w:id="6528" w:author="Nick.Tolimieri [2]" w:date="2022-09-09T12:38:00Z">
                  <w:rPr>
                    <w:ins w:id="6529" w:author="Nick.Tolimieri [2]" w:date="2022-09-09T12:38:00Z"/>
                    <w:rFonts w:ascii="Calibri" w:hAnsi="Calibri" w:cs="Calibri"/>
                    <w:color w:val="000000"/>
                    <w:sz w:val="22"/>
                    <w:szCs w:val="22"/>
                  </w:rPr>
                </w:rPrChange>
              </w:rPr>
              <w:pPrChange w:id="6530" w:author="Nick.Tolimieri [2]" w:date="2022-09-09T12:38:00Z">
                <w:pPr>
                  <w:jc w:val="right"/>
                </w:pPr>
              </w:pPrChange>
            </w:pPr>
            <w:ins w:id="6531" w:author="Nick.Tolimieri [2]" w:date="2022-09-09T12:38:00Z">
              <w:r w:rsidRPr="001255CF">
                <w:rPr>
                  <w:rFonts w:asciiTheme="minorHAnsi" w:eastAsiaTheme="minorHAnsi" w:hAnsiTheme="minorHAnsi" w:cstheme="minorBidi"/>
                  <w:sz w:val="22"/>
                  <w:szCs w:val="22"/>
                  <w:rPrChange w:id="6532" w:author="Nick.Tolimieri [2]" w:date="2022-09-09T12:38:00Z">
                    <w:rPr>
                      <w:rFonts w:ascii="Calibri" w:hAnsi="Calibri" w:cs="Calibri"/>
                      <w:color w:val="000000"/>
                      <w:sz w:val="22"/>
                      <w:szCs w:val="22"/>
                    </w:rPr>
                  </w:rPrChange>
                </w:rPr>
                <w:t>0</w:t>
              </w:r>
            </w:ins>
          </w:p>
        </w:tc>
        <w:tc>
          <w:tcPr>
            <w:tcW w:w="960" w:type="dxa"/>
            <w:noWrap/>
            <w:hideMark/>
            <w:tcPrChange w:id="65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34" w:author="Nick.Tolimieri [2]" w:date="2022-09-09T12:38:00Z"/>
                <w:rFonts w:asciiTheme="minorHAnsi" w:eastAsiaTheme="minorHAnsi" w:hAnsiTheme="minorHAnsi" w:cstheme="minorBidi"/>
                <w:sz w:val="22"/>
                <w:szCs w:val="22"/>
                <w:rPrChange w:id="6535" w:author="Nick.Tolimieri [2]" w:date="2022-09-09T12:38:00Z">
                  <w:rPr>
                    <w:ins w:id="6536" w:author="Nick.Tolimieri [2]" w:date="2022-09-09T12:38:00Z"/>
                    <w:rFonts w:ascii="Calibri" w:hAnsi="Calibri" w:cs="Calibri"/>
                    <w:color w:val="000000"/>
                    <w:sz w:val="22"/>
                    <w:szCs w:val="22"/>
                  </w:rPr>
                </w:rPrChange>
              </w:rPr>
              <w:pPrChange w:id="6537" w:author="Nick.Tolimieri [2]" w:date="2022-09-09T12:38:00Z">
                <w:pPr>
                  <w:jc w:val="right"/>
                </w:pPr>
              </w:pPrChange>
            </w:pPr>
            <w:ins w:id="6538" w:author="Nick.Tolimieri [2]" w:date="2022-09-09T12:38:00Z">
              <w:r w:rsidRPr="001255CF">
                <w:rPr>
                  <w:rFonts w:asciiTheme="minorHAnsi" w:eastAsiaTheme="minorHAnsi" w:hAnsiTheme="minorHAnsi" w:cstheme="minorBidi"/>
                  <w:sz w:val="22"/>
                  <w:szCs w:val="22"/>
                  <w:rPrChange w:id="6539" w:author="Nick.Tolimieri [2]" w:date="2022-09-09T12:38:00Z">
                    <w:rPr>
                      <w:rFonts w:ascii="Calibri" w:hAnsi="Calibri" w:cs="Calibri"/>
                      <w:color w:val="000000"/>
                      <w:sz w:val="22"/>
                      <w:szCs w:val="22"/>
                    </w:rPr>
                  </w:rPrChange>
                </w:rPr>
                <w:t>0</w:t>
              </w:r>
            </w:ins>
          </w:p>
        </w:tc>
        <w:tc>
          <w:tcPr>
            <w:tcW w:w="960" w:type="dxa"/>
            <w:noWrap/>
            <w:hideMark/>
            <w:tcPrChange w:id="65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41" w:author="Nick.Tolimieri [2]" w:date="2022-09-09T12:38:00Z"/>
                <w:rFonts w:asciiTheme="minorHAnsi" w:eastAsiaTheme="minorHAnsi" w:hAnsiTheme="minorHAnsi" w:cstheme="minorBidi"/>
                <w:sz w:val="22"/>
                <w:szCs w:val="22"/>
                <w:rPrChange w:id="6542" w:author="Nick.Tolimieri [2]" w:date="2022-09-09T12:38:00Z">
                  <w:rPr>
                    <w:ins w:id="6543" w:author="Nick.Tolimieri [2]" w:date="2022-09-09T12:38:00Z"/>
                    <w:rFonts w:ascii="Calibri" w:hAnsi="Calibri" w:cs="Calibri"/>
                    <w:color w:val="000000"/>
                    <w:sz w:val="22"/>
                    <w:szCs w:val="22"/>
                  </w:rPr>
                </w:rPrChange>
              </w:rPr>
              <w:pPrChange w:id="6544" w:author="Nick.Tolimieri [2]" w:date="2022-09-09T12:38:00Z">
                <w:pPr>
                  <w:jc w:val="right"/>
                </w:pPr>
              </w:pPrChange>
            </w:pPr>
            <w:ins w:id="6545" w:author="Nick.Tolimieri [2]" w:date="2022-09-09T12:38:00Z">
              <w:r w:rsidRPr="001255CF">
                <w:rPr>
                  <w:rFonts w:asciiTheme="minorHAnsi" w:eastAsiaTheme="minorHAnsi" w:hAnsiTheme="minorHAnsi" w:cstheme="minorBidi"/>
                  <w:sz w:val="22"/>
                  <w:szCs w:val="22"/>
                  <w:rPrChange w:id="6546" w:author="Nick.Tolimieri [2]" w:date="2022-09-09T12:38:00Z">
                    <w:rPr>
                      <w:rFonts w:ascii="Calibri" w:hAnsi="Calibri" w:cs="Calibri"/>
                      <w:color w:val="000000"/>
                      <w:sz w:val="22"/>
                      <w:szCs w:val="22"/>
                    </w:rPr>
                  </w:rPrChange>
                </w:rPr>
                <w:t>0</w:t>
              </w:r>
            </w:ins>
          </w:p>
        </w:tc>
        <w:tc>
          <w:tcPr>
            <w:tcW w:w="960" w:type="dxa"/>
            <w:noWrap/>
            <w:hideMark/>
            <w:tcPrChange w:id="65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48" w:author="Nick.Tolimieri [2]" w:date="2022-09-09T12:38:00Z"/>
                <w:rFonts w:asciiTheme="minorHAnsi" w:eastAsiaTheme="minorHAnsi" w:hAnsiTheme="minorHAnsi" w:cstheme="minorBidi"/>
                <w:sz w:val="22"/>
                <w:szCs w:val="22"/>
                <w:rPrChange w:id="6549" w:author="Nick.Tolimieri [2]" w:date="2022-09-09T12:38:00Z">
                  <w:rPr>
                    <w:ins w:id="6550" w:author="Nick.Tolimieri [2]" w:date="2022-09-09T12:38:00Z"/>
                    <w:rFonts w:ascii="Calibri" w:hAnsi="Calibri" w:cs="Calibri"/>
                    <w:color w:val="000000"/>
                    <w:sz w:val="22"/>
                    <w:szCs w:val="22"/>
                  </w:rPr>
                </w:rPrChange>
              </w:rPr>
              <w:pPrChange w:id="6551" w:author="Nick.Tolimieri [2]" w:date="2022-09-09T12:38:00Z">
                <w:pPr/>
              </w:pPrChange>
            </w:pPr>
            <w:ins w:id="6552" w:author="Nick.Tolimieri [2]" w:date="2022-09-09T12:38:00Z">
              <w:r w:rsidRPr="001255CF">
                <w:rPr>
                  <w:rFonts w:asciiTheme="minorHAnsi" w:eastAsiaTheme="minorHAnsi" w:hAnsiTheme="minorHAnsi" w:cstheme="minorBidi"/>
                  <w:sz w:val="22"/>
                  <w:szCs w:val="22"/>
                  <w:rPrChange w:id="6553" w:author="Nick.Tolimieri [2]" w:date="2022-09-09T12:38:00Z">
                    <w:rPr>
                      <w:rFonts w:ascii="Calibri" w:hAnsi="Calibri" w:cs="Calibri"/>
                      <w:color w:val="000000"/>
                      <w:sz w:val="22"/>
                      <w:szCs w:val="22"/>
                    </w:rPr>
                  </w:rPrChange>
                </w:rPr>
                <w:t>NA</w:t>
              </w:r>
            </w:ins>
          </w:p>
        </w:tc>
        <w:tc>
          <w:tcPr>
            <w:tcW w:w="960" w:type="dxa"/>
            <w:noWrap/>
            <w:hideMark/>
            <w:tcPrChange w:id="65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55" w:author="Nick.Tolimieri [2]" w:date="2022-09-09T12:38:00Z"/>
                <w:rFonts w:asciiTheme="minorHAnsi" w:eastAsiaTheme="minorHAnsi" w:hAnsiTheme="minorHAnsi" w:cstheme="minorBidi"/>
                <w:sz w:val="22"/>
                <w:szCs w:val="22"/>
                <w:rPrChange w:id="6556" w:author="Nick.Tolimieri [2]" w:date="2022-09-09T12:38:00Z">
                  <w:rPr>
                    <w:ins w:id="6557" w:author="Nick.Tolimieri [2]" w:date="2022-09-09T12:38:00Z"/>
                    <w:rFonts w:ascii="Calibri" w:hAnsi="Calibri" w:cs="Calibri"/>
                    <w:color w:val="000000"/>
                    <w:sz w:val="22"/>
                    <w:szCs w:val="22"/>
                  </w:rPr>
                </w:rPrChange>
              </w:rPr>
              <w:pPrChange w:id="6558" w:author="Nick.Tolimieri [2]" w:date="2022-09-09T12:38:00Z">
                <w:pPr/>
              </w:pPrChange>
            </w:pPr>
            <w:ins w:id="6559" w:author="Nick.Tolimieri [2]" w:date="2022-09-09T12:38:00Z">
              <w:r w:rsidRPr="001255CF">
                <w:rPr>
                  <w:rFonts w:asciiTheme="minorHAnsi" w:eastAsiaTheme="minorHAnsi" w:hAnsiTheme="minorHAnsi" w:cstheme="minorBidi"/>
                  <w:sz w:val="22"/>
                  <w:szCs w:val="22"/>
                  <w:rPrChange w:id="6560" w:author="Nick.Tolimieri [2]" w:date="2022-09-09T12:38:00Z">
                    <w:rPr>
                      <w:rFonts w:ascii="Calibri" w:hAnsi="Calibri" w:cs="Calibri"/>
                      <w:color w:val="000000"/>
                      <w:sz w:val="22"/>
                      <w:szCs w:val="22"/>
                    </w:rPr>
                  </w:rPrChange>
                </w:rPr>
                <w:t>NA</w:t>
              </w:r>
            </w:ins>
          </w:p>
        </w:tc>
        <w:tc>
          <w:tcPr>
            <w:tcW w:w="960" w:type="dxa"/>
            <w:noWrap/>
            <w:hideMark/>
            <w:tcPrChange w:id="65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62" w:author="Nick.Tolimieri [2]" w:date="2022-09-09T12:38:00Z"/>
                <w:rFonts w:asciiTheme="minorHAnsi" w:eastAsiaTheme="minorHAnsi" w:hAnsiTheme="minorHAnsi" w:cstheme="minorBidi"/>
                <w:sz w:val="22"/>
                <w:szCs w:val="22"/>
                <w:rPrChange w:id="6563" w:author="Nick.Tolimieri [2]" w:date="2022-09-09T12:38:00Z">
                  <w:rPr>
                    <w:ins w:id="6564" w:author="Nick.Tolimieri [2]" w:date="2022-09-09T12:38:00Z"/>
                    <w:rFonts w:ascii="Calibri" w:hAnsi="Calibri" w:cs="Calibri"/>
                    <w:color w:val="000000"/>
                    <w:sz w:val="22"/>
                    <w:szCs w:val="22"/>
                  </w:rPr>
                </w:rPrChange>
              </w:rPr>
              <w:pPrChange w:id="6565" w:author="Nick.Tolimieri [2]" w:date="2022-09-09T12:38:00Z">
                <w:pPr/>
              </w:pPrChange>
            </w:pPr>
            <w:ins w:id="6566" w:author="Nick.Tolimieri [2]" w:date="2022-09-09T12:38:00Z">
              <w:r w:rsidRPr="001255CF">
                <w:rPr>
                  <w:rFonts w:asciiTheme="minorHAnsi" w:eastAsiaTheme="minorHAnsi" w:hAnsiTheme="minorHAnsi" w:cstheme="minorBidi"/>
                  <w:sz w:val="22"/>
                  <w:szCs w:val="22"/>
                  <w:rPrChange w:id="6567" w:author="Nick.Tolimieri [2]" w:date="2022-09-09T12:38:00Z">
                    <w:rPr>
                      <w:rFonts w:ascii="Calibri" w:hAnsi="Calibri" w:cs="Calibri"/>
                      <w:color w:val="000000"/>
                      <w:sz w:val="22"/>
                      <w:szCs w:val="22"/>
                    </w:rPr>
                  </w:rPrChange>
                </w:rPr>
                <w:t>NA</w:t>
              </w:r>
            </w:ins>
          </w:p>
        </w:tc>
        <w:tc>
          <w:tcPr>
            <w:tcW w:w="960" w:type="dxa"/>
            <w:noWrap/>
            <w:hideMark/>
            <w:tcPrChange w:id="65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69" w:author="Nick.Tolimieri [2]" w:date="2022-09-09T12:38:00Z"/>
                <w:rFonts w:asciiTheme="minorHAnsi" w:eastAsiaTheme="minorHAnsi" w:hAnsiTheme="minorHAnsi" w:cstheme="minorBidi"/>
                <w:sz w:val="22"/>
                <w:szCs w:val="22"/>
                <w:rPrChange w:id="6570" w:author="Nick.Tolimieri [2]" w:date="2022-09-09T12:38:00Z">
                  <w:rPr>
                    <w:ins w:id="6571" w:author="Nick.Tolimieri [2]" w:date="2022-09-09T12:38:00Z"/>
                    <w:rFonts w:ascii="Calibri" w:hAnsi="Calibri" w:cs="Calibri"/>
                    <w:color w:val="000000"/>
                    <w:sz w:val="22"/>
                    <w:szCs w:val="22"/>
                  </w:rPr>
                </w:rPrChange>
              </w:rPr>
              <w:pPrChange w:id="6572" w:author="Nick.Tolimieri [2]" w:date="2022-09-09T12:38:00Z">
                <w:pPr/>
              </w:pPrChange>
            </w:pPr>
            <w:ins w:id="6573" w:author="Nick.Tolimieri [2]" w:date="2022-09-09T12:38:00Z">
              <w:r w:rsidRPr="001255CF">
                <w:rPr>
                  <w:rFonts w:asciiTheme="minorHAnsi" w:eastAsiaTheme="minorHAnsi" w:hAnsiTheme="minorHAnsi" w:cstheme="minorBidi"/>
                  <w:sz w:val="22"/>
                  <w:szCs w:val="22"/>
                  <w:rPrChange w:id="6574"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6575" w:author="Nick.Tolimieri [2]" w:date="2022-09-09T12:38:00Z"/>
          <w:trPrChange w:id="6576" w:author="Nick.Tolimieri [2]" w:date="2022-09-09T12:38:00Z">
            <w:trPr>
              <w:divId w:val="1429738465"/>
              <w:trHeight w:val="300"/>
            </w:trPr>
          </w:trPrChange>
        </w:trPr>
        <w:tc>
          <w:tcPr>
            <w:tcW w:w="960" w:type="dxa"/>
            <w:noWrap/>
            <w:hideMark/>
            <w:tcPrChange w:id="65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78" w:author="Nick.Tolimieri [2]" w:date="2022-09-09T12:38:00Z"/>
                <w:rFonts w:asciiTheme="minorHAnsi" w:eastAsiaTheme="minorHAnsi" w:hAnsiTheme="minorHAnsi" w:cstheme="minorBidi"/>
                <w:sz w:val="22"/>
                <w:szCs w:val="22"/>
                <w:rPrChange w:id="6579" w:author="Nick.Tolimieri [2]" w:date="2022-09-09T12:38:00Z">
                  <w:rPr>
                    <w:ins w:id="6580" w:author="Nick.Tolimieri [2]" w:date="2022-09-09T12:38:00Z"/>
                    <w:rFonts w:ascii="Calibri" w:hAnsi="Calibri" w:cs="Calibri"/>
                    <w:color w:val="000000"/>
                    <w:sz w:val="22"/>
                    <w:szCs w:val="22"/>
                  </w:rPr>
                </w:rPrChange>
              </w:rPr>
              <w:pPrChange w:id="6581" w:author="Nick.Tolimieri [2]" w:date="2022-09-09T12:38:00Z">
                <w:pPr/>
              </w:pPrChange>
            </w:pPr>
            <w:ins w:id="6582" w:author="Nick.Tolimieri [2]" w:date="2022-09-09T12:38:00Z">
              <w:r w:rsidRPr="001255CF">
                <w:rPr>
                  <w:rFonts w:asciiTheme="minorHAnsi" w:eastAsiaTheme="minorHAnsi" w:hAnsiTheme="minorHAnsi" w:cstheme="minorBidi"/>
                  <w:sz w:val="22"/>
                  <w:szCs w:val="22"/>
                  <w:rPrChange w:id="6583" w:author="Nick.Tolimieri [2]" w:date="2022-09-09T12:38:00Z">
                    <w:rPr>
                      <w:rFonts w:ascii="Calibri" w:hAnsi="Calibri" w:cs="Calibri"/>
                      <w:color w:val="000000"/>
                      <w:sz w:val="22"/>
                      <w:szCs w:val="22"/>
                    </w:rPr>
                  </w:rPrChange>
                </w:rPr>
                <w:t>Tatoosh Is. &amp; Neah B.</w:t>
              </w:r>
            </w:ins>
          </w:p>
        </w:tc>
        <w:tc>
          <w:tcPr>
            <w:tcW w:w="960" w:type="dxa"/>
            <w:noWrap/>
            <w:hideMark/>
            <w:tcPrChange w:id="65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85" w:author="Nick.Tolimieri [2]" w:date="2022-09-09T12:38:00Z"/>
                <w:rFonts w:asciiTheme="minorHAnsi" w:eastAsiaTheme="minorHAnsi" w:hAnsiTheme="minorHAnsi" w:cstheme="minorBidi"/>
                <w:sz w:val="22"/>
                <w:szCs w:val="22"/>
                <w:rPrChange w:id="6586" w:author="Nick.Tolimieri [2]" w:date="2022-09-09T12:38:00Z">
                  <w:rPr>
                    <w:ins w:id="6587" w:author="Nick.Tolimieri [2]" w:date="2022-09-09T12:38:00Z"/>
                    <w:rFonts w:ascii="Calibri" w:hAnsi="Calibri" w:cs="Calibri"/>
                    <w:color w:val="000000"/>
                    <w:sz w:val="22"/>
                    <w:szCs w:val="22"/>
                  </w:rPr>
                </w:rPrChange>
              </w:rPr>
              <w:pPrChange w:id="6588" w:author="Nick.Tolimieri [2]" w:date="2022-09-09T12:38:00Z">
                <w:pPr>
                  <w:jc w:val="right"/>
                </w:pPr>
              </w:pPrChange>
            </w:pPr>
            <w:ins w:id="6589" w:author="Nick.Tolimieri [2]" w:date="2022-09-09T12:38:00Z">
              <w:r w:rsidRPr="001255CF">
                <w:rPr>
                  <w:rFonts w:asciiTheme="minorHAnsi" w:eastAsiaTheme="minorHAnsi" w:hAnsiTheme="minorHAnsi" w:cstheme="minorBidi"/>
                  <w:sz w:val="22"/>
                  <w:szCs w:val="22"/>
                  <w:rPrChange w:id="6590" w:author="Nick.Tolimieri [2]" w:date="2022-09-09T12:38:00Z">
                    <w:rPr>
                      <w:rFonts w:ascii="Calibri" w:hAnsi="Calibri" w:cs="Calibri"/>
                      <w:color w:val="000000"/>
                      <w:sz w:val="22"/>
                      <w:szCs w:val="22"/>
                    </w:rPr>
                  </w:rPrChange>
                </w:rPr>
                <w:t>2019</w:t>
              </w:r>
            </w:ins>
          </w:p>
        </w:tc>
        <w:tc>
          <w:tcPr>
            <w:tcW w:w="960" w:type="dxa"/>
            <w:noWrap/>
            <w:hideMark/>
            <w:tcPrChange w:id="65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92" w:author="Nick.Tolimieri [2]" w:date="2022-09-09T12:38:00Z"/>
                <w:rFonts w:asciiTheme="minorHAnsi" w:eastAsiaTheme="minorHAnsi" w:hAnsiTheme="minorHAnsi" w:cstheme="minorBidi"/>
                <w:sz w:val="22"/>
                <w:szCs w:val="22"/>
                <w:rPrChange w:id="6593" w:author="Nick.Tolimieri [2]" w:date="2022-09-09T12:38:00Z">
                  <w:rPr>
                    <w:ins w:id="6594" w:author="Nick.Tolimieri [2]" w:date="2022-09-09T12:38:00Z"/>
                    <w:rFonts w:ascii="Calibri" w:hAnsi="Calibri" w:cs="Calibri"/>
                    <w:color w:val="000000"/>
                    <w:sz w:val="22"/>
                    <w:szCs w:val="22"/>
                  </w:rPr>
                </w:rPrChange>
              </w:rPr>
              <w:pPrChange w:id="6595" w:author="Nick.Tolimieri [2]" w:date="2022-09-09T12:38:00Z">
                <w:pPr>
                  <w:jc w:val="right"/>
                </w:pPr>
              </w:pPrChange>
            </w:pPr>
            <w:ins w:id="6596" w:author="Nick.Tolimieri [2]" w:date="2022-09-09T12:38:00Z">
              <w:r w:rsidRPr="001255CF">
                <w:rPr>
                  <w:rFonts w:asciiTheme="minorHAnsi" w:eastAsiaTheme="minorHAnsi" w:hAnsiTheme="minorHAnsi" w:cstheme="minorBidi"/>
                  <w:sz w:val="22"/>
                  <w:szCs w:val="22"/>
                  <w:rPrChange w:id="6597" w:author="Nick.Tolimieri [2]" w:date="2022-09-09T12:38:00Z">
                    <w:rPr>
                      <w:rFonts w:ascii="Calibri" w:hAnsi="Calibri" w:cs="Calibri"/>
                      <w:color w:val="000000"/>
                      <w:sz w:val="22"/>
                      <w:szCs w:val="22"/>
                    </w:rPr>
                  </w:rPrChange>
                </w:rPr>
                <w:t>9</w:t>
              </w:r>
            </w:ins>
          </w:p>
        </w:tc>
        <w:tc>
          <w:tcPr>
            <w:tcW w:w="960" w:type="dxa"/>
            <w:noWrap/>
            <w:hideMark/>
            <w:tcPrChange w:id="65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599" w:author="Nick.Tolimieri [2]" w:date="2022-09-09T12:38:00Z"/>
                <w:rFonts w:asciiTheme="minorHAnsi" w:eastAsiaTheme="minorHAnsi" w:hAnsiTheme="minorHAnsi" w:cstheme="minorBidi"/>
                <w:sz w:val="22"/>
                <w:szCs w:val="22"/>
                <w:rPrChange w:id="6600" w:author="Nick.Tolimieri [2]" w:date="2022-09-09T12:38:00Z">
                  <w:rPr>
                    <w:ins w:id="6601" w:author="Nick.Tolimieri [2]" w:date="2022-09-09T12:38:00Z"/>
                    <w:rFonts w:ascii="Calibri" w:hAnsi="Calibri" w:cs="Calibri"/>
                    <w:color w:val="000000"/>
                    <w:sz w:val="22"/>
                    <w:szCs w:val="22"/>
                  </w:rPr>
                </w:rPrChange>
              </w:rPr>
              <w:pPrChange w:id="6602" w:author="Nick.Tolimieri [2]" w:date="2022-09-09T12:38:00Z">
                <w:pPr>
                  <w:jc w:val="right"/>
                </w:pPr>
              </w:pPrChange>
            </w:pPr>
            <w:ins w:id="6603" w:author="Nick.Tolimieri [2]" w:date="2022-09-09T12:38:00Z">
              <w:r w:rsidRPr="001255CF">
                <w:rPr>
                  <w:rFonts w:asciiTheme="minorHAnsi" w:eastAsiaTheme="minorHAnsi" w:hAnsiTheme="minorHAnsi" w:cstheme="minorBidi"/>
                  <w:sz w:val="22"/>
                  <w:szCs w:val="22"/>
                  <w:rPrChange w:id="6604" w:author="Nick.Tolimieri [2]" w:date="2022-09-09T12:38:00Z">
                    <w:rPr>
                      <w:rFonts w:ascii="Calibri" w:hAnsi="Calibri" w:cs="Calibri"/>
                      <w:color w:val="000000"/>
                      <w:sz w:val="22"/>
                      <w:szCs w:val="22"/>
                    </w:rPr>
                  </w:rPrChange>
                </w:rPr>
                <w:t>43</w:t>
              </w:r>
            </w:ins>
          </w:p>
        </w:tc>
        <w:tc>
          <w:tcPr>
            <w:tcW w:w="960" w:type="dxa"/>
            <w:noWrap/>
            <w:hideMark/>
            <w:tcPrChange w:id="66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06" w:author="Nick.Tolimieri [2]" w:date="2022-09-09T12:38:00Z"/>
                <w:rFonts w:asciiTheme="minorHAnsi" w:eastAsiaTheme="minorHAnsi" w:hAnsiTheme="minorHAnsi" w:cstheme="minorBidi"/>
                <w:sz w:val="22"/>
                <w:szCs w:val="22"/>
                <w:rPrChange w:id="6607" w:author="Nick.Tolimieri [2]" w:date="2022-09-09T12:38:00Z">
                  <w:rPr>
                    <w:ins w:id="6608" w:author="Nick.Tolimieri [2]" w:date="2022-09-09T12:38:00Z"/>
                    <w:rFonts w:ascii="Calibri" w:hAnsi="Calibri" w:cs="Calibri"/>
                    <w:color w:val="000000"/>
                    <w:sz w:val="22"/>
                    <w:szCs w:val="22"/>
                  </w:rPr>
                </w:rPrChange>
              </w:rPr>
              <w:pPrChange w:id="6609" w:author="Nick.Tolimieri [2]" w:date="2022-09-09T12:38:00Z">
                <w:pPr>
                  <w:jc w:val="right"/>
                </w:pPr>
              </w:pPrChange>
            </w:pPr>
            <w:ins w:id="6610" w:author="Nick.Tolimieri [2]" w:date="2022-09-09T12:38:00Z">
              <w:r w:rsidRPr="001255CF">
                <w:rPr>
                  <w:rFonts w:asciiTheme="minorHAnsi" w:eastAsiaTheme="minorHAnsi" w:hAnsiTheme="minorHAnsi" w:cstheme="minorBidi"/>
                  <w:sz w:val="22"/>
                  <w:szCs w:val="22"/>
                  <w:rPrChange w:id="6611" w:author="Nick.Tolimieri [2]" w:date="2022-09-09T12:38:00Z">
                    <w:rPr>
                      <w:rFonts w:ascii="Calibri" w:hAnsi="Calibri" w:cs="Calibri"/>
                      <w:color w:val="000000"/>
                      <w:sz w:val="22"/>
                      <w:szCs w:val="22"/>
                    </w:rPr>
                  </w:rPrChange>
                </w:rPr>
                <w:t>3</w:t>
              </w:r>
            </w:ins>
          </w:p>
        </w:tc>
        <w:tc>
          <w:tcPr>
            <w:tcW w:w="960" w:type="dxa"/>
            <w:noWrap/>
            <w:hideMark/>
            <w:tcPrChange w:id="66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13" w:author="Nick.Tolimieri [2]" w:date="2022-09-09T12:38:00Z"/>
                <w:rFonts w:asciiTheme="minorHAnsi" w:eastAsiaTheme="minorHAnsi" w:hAnsiTheme="minorHAnsi" w:cstheme="minorBidi"/>
                <w:sz w:val="22"/>
                <w:szCs w:val="22"/>
                <w:rPrChange w:id="6614" w:author="Nick.Tolimieri [2]" w:date="2022-09-09T12:38:00Z">
                  <w:rPr>
                    <w:ins w:id="6615" w:author="Nick.Tolimieri [2]" w:date="2022-09-09T12:38:00Z"/>
                    <w:rFonts w:ascii="Calibri" w:hAnsi="Calibri" w:cs="Calibri"/>
                    <w:color w:val="000000"/>
                    <w:sz w:val="22"/>
                    <w:szCs w:val="22"/>
                  </w:rPr>
                </w:rPrChange>
              </w:rPr>
              <w:pPrChange w:id="6616" w:author="Nick.Tolimieri [2]" w:date="2022-09-09T12:38:00Z">
                <w:pPr>
                  <w:jc w:val="right"/>
                </w:pPr>
              </w:pPrChange>
            </w:pPr>
            <w:ins w:id="6617" w:author="Nick.Tolimieri [2]" w:date="2022-09-09T12:38:00Z">
              <w:r w:rsidRPr="001255CF">
                <w:rPr>
                  <w:rFonts w:asciiTheme="minorHAnsi" w:eastAsiaTheme="minorHAnsi" w:hAnsiTheme="minorHAnsi" w:cstheme="minorBidi"/>
                  <w:sz w:val="22"/>
                  <w:szCs w:val="22"/>
                  <w:rPrChange w:id="6618" w:author="Nick.Tolimieri [2]" w:date="2022-09-09T12:38:00Z">
                    <w:rPr>
                      <w:rFonts w:ascii="Calibri" w:hAnsi="Calibri" w:cs="Calibri"/>
                      <w:color w:val="000000"/>
                      <w:sz w:val="22"/>
                      <w:szCs w:val="22"/>
                    </w:rPr>
                  </w:rPrChange>
                </w:rPr>
                <w:t>26</w:t>
              </w:r>
            </w:ins>
          </w:p>
        </w:tc>
        <w:tc>
          <w:tcPr>
            <w:tcW w:w="960" w:type="dxa"/>
            <w:noWrap/>
            <w:hideMark/>
            <w:tcPrChange w:id="66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20" w:author="Nick.Tolimieri [2]" w:date="2022-09-09T12:38:00Z"/>
                <w:rFonts w:asciiTheme="minorHAnsi" w:eastAsiaTheme="minorHAnsi" w:hAnsiTheme="minorHAnsi" w:cstheme="minorBidi"/>
                <w:sz w:val="22"/>
                <w:szCs w:val="22"/>
                <w:rPrChange w:id="6621" w:author="Nick.Tolimieri [2]" w:date="2022-09-09T12:38:00Z">
                  <w:rPr>
                    <w:ins w:id="6622" w:author="Nick.Tolimieri [2]" w:date="2022-09-09T12:38:00Z"/>
                    <w:rFonts w:ascii="Calibri" w:hAnsi="Calibri" w:cs="Calibri"/>
                    <w:color w:val="000000"/>
                    <w:sz w:val="22"/>
                    <w:szCs w:val="22"/>
                  </w:rPr>
                </w:rPrChange>
              </w:rPr>
              <w:pPrChange w:id="6623" w:author="Nick.Tolimieri [2]" w:date="2022-09-09T12:38:00Z">
                <w:pPr>
                  <w:jc w:val="right"/>
                </w:pPr>
              </w:pPrChange>
            </w:pPr>
            <w:ins w:id="6624" w:author="Nick.Tolimieri [2]" w:date="2022-09-09T12:38:00Z">
              <w:r w:rsidRPr="001255CF">
                <w:rPr>
                  <w:rFonts w:asciiTheme="minorHAnsi" w:eastAsiaTheme="minorHAnsi" w:hAnsiTheme="minorHAnsi" w:cstheme="minorBidi"/>
                  <w:sz w:val="22"/>
                  <w:szCs w:val="22"/>
                  <w:rPrChange w:id="6625" w:author="Nick.Tolimieri [2]" w:date="2022-09-09T12:38:00Z">
                    <w:rPr>
                      <w:rFonts w:ascii="Calibri" w:hAnsi="Calibri" w:cs="Calibri"/>
                      <w:color w:val="000000"/>
                      <w:sz w:val="22"/>
                      <w:szCs w:val="22"/>
                    </w:rPr>
                  </w:rPrChange>
                </w:rPr>
                <w:t>5</w:t>
              </w:r>
            </w:ins>
          </w:p>
        </w:tc>
        <w:tc>
          <w:tcPr>
            <w:tcW w:w="960" w:type="dxa"/>
            <w:noWrap/>
            <w:hideMark/>
            <w:tcPrChange w:id="66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27" w:author="Nick.Tolimieri [2]" w:date="2022-09-09T12:38:00Z"/>
                <w:rFonts w:asciiTheme="minorHAnsi" w:eastAsiaTheme="minorHAnsi" w:hAnsiTheme="minorHAnsi" w:cstheme="minorBidi"/>
                <w:sz w:val="22"/>
                <w:szCs w:val="22"/>
                <w:rPrChange w:id="6628" w:author="Nick.Tolimieri [2]" w:date="2022-09-09T12:38:00Z">
                  <w:rPr>
                    <w:ins w:id="6629" w:author="Nick.Tolimieri [2]" w:date="2022-09-09T12:38:00Z"/>
                    <w:rFonts w:ascii="Calibri" w:hAnsi="Calibri" w:cs="Calibri"/>
                    <w:color w:val="000000"/>
                    <w:sz w:val="22"/>
                    <w:szCs w:val="22"/>
                  </w:rPr>
                </w:rPrChange>
              </w:rPr>
              <w:pPrChange w:id="6630" w:author="Nick.Tolimieri [2]" w:date="2022-09-09T12:38:00Z">
                <w:pPr>
                  <w:jc w:val="right"/>
                </w:pPr>
              </w:pPrChange>
            </w:pPr>
            <w:ins w:id="6631" w:author="Nick.Tolimieri [2]" w:date="2022-09-09T12:38:00Z">
              <w:r w:rsidRPr="001255CF">
                <w:rPr>
                  <w:rFonts w:asciiTheme="minorHAnsi" w:eastAsiaTheme="minorHAnsi" w:hAnsiTheme="minorHAnsi" w:cstheme="minorBidi"/>
                  <w:sz w:val="22"/>
                  <w:szCs w:val="22"/>
                  <w:rPrChange w:id="6632" w:author="Nick.Tolimieri [2]" w:date="2022-09-09T12:38:00Z">
                    <w:rPr>
                      <w:rFonts w:ascii="Calibri" w:hAnsi="Calibri" w:cs="Calibri"/>
                      <w:color w:val="000000"/>
                      <w:sz w:val="22"/>
                      <w:szCs w:val="22"/>
                    </w:rPr>
                  </w:rPrChange>
                </w:rPr>
                <w:t>13</w:t>
              </w:r>
            </w:ins>
          </w:p>
        </w:tc>
        <w:tc>
          <w:tcPr>
            <w:tcW w:w="960" w:type="dxa"/>
            <w:noWrap/>
            <w:hideMark/>
            <w:tcPrChange w:id="66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34" w:author="Nick.Tolimieri [2]" w:date="2022-09-09T12:38:00Z"/>
                <w:rFonts w:asciiTheme="minorHAnsi" w:eastAsiaTheme="minorHAnsi" w:hAnsiTheme="minorHAnsi" w:cstheme="minorBidi"/>
                <w:sz w:val="22"/>
                <w:szCs w:val="22"/>
                <w:rPrChange w:id="6635" w:author="Nick.Tolimieri [2]" w:date="2022-09-09T12:38:00Z">
                  <w:rPr>
                    <w:ins w:id="6636" w:author="Nick.Tolimieri [2]" w:date="2022-09-09T12:38:00Z"/>
                    <w:rFonts w:ascii="Calibri" w:hAnsi="Calibri" w:cs="Calibri"/>
                    <w:color w:val="000000"/>
                    <w:sz w:val="22"/>
                    <w:szCs w:val="22"/>
                  </w:rPr>
                </w:rPrChange>
              </w:rPr>
              <w:pPrChange w:id="6637" w:author="Nick.Tolimieri [2]" w:date="2022-09-09T12:38:00Z">
                <w:pPr>
                  <w:jc w:val="right"/>
                </w:pPr>
              </w:pPrChange>
            </w:pPr>
            <w:ins w:id="6638" w:author="Nick.Tolimieri [2]" w:date="2022-09-09T12:38:00Z">
              <w:r w:rsidRPr="001255CF">
                <w:rPr>
                  <w:rFonts w:asciiTheme="minorHAnsi" w:eastAsiaTheme="minorHAnsi" w:hAnsiTheme="minorHAnsi" w:cstheme="minorBidi"/>
                  <w:sz w:val="22"/>
                  <w:szCs w:val="22"/>
                  <w:rPrChange w:id="6639" w:author="Nick.Tolimieri [2]" w:date="2022-09-09T12:38:00Z">
                    <w:rPr>
                      <w:rFonts w:ascii="Calibri" w:hAnsi="Calibri" w:cs="Calibri"/>
                      <w:color w:val="000000"/>
                      <w:sz w:val="22"/>
                      <w:szCs w:val="22"/>
                    </w:rPr>
                  </w:rPrChange>
                </w:rPr>
                <w:t>1.93</w:t>
              </w:r>
            </w:ins>
          </w:p>
        </w:tc>
        <w:tc>
          <w:tcPr>
            <w:tcW w:w="960" w:type="dxa"/>
            <w:noWrap/>
            <w:hideMark/>
            <w:tcPrChange w:id="66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41" w:author="Nick.Tolimieri [2]" w:date="2022-09-09T12:38:00Z"/>
                <w:rFonts w:asciiTheme="minorHAnsi" w:eastAsiaTheme="minorHAnsi" w:hAnsiTheme="minorHAnsi" w:cstheme="minorBidi"/>
                <w:sz w:val="22"/>
                <w:szCs w:val="22"/>
                <w:rPrChange w:id="6642" w:author="Nick.Tolimieri [2]" w:date="2022-09-09T12:38:00Z">
                  <w:rPr>
                    <w:ins w:id="6643" w:author="Nick.Tolimieri [2]" w:date="2022-09-09T12:38:00Z"/>
                    <w:rFonts w:ascii="Calibri" w:hAnsi="Calibri" w:cs="Calibri"/>
                    <w:color w:val="000000"/>
                    <w:sz w:val="22"/>
                    <w:szCs w:val="22"/>
                  </w:rPr>
                </w:rPrChange>
              </w:rPr>
              <w:pPrChange w:id="6644" w:author="Nick.Tolimieri [2]" w:date="2022-09-09T12:38:00Z">
                <w:pPr>
                  <w:jc w:val="right"/>
                </w:pPr>
              </w:pPrChange>
            </w:pPr>
            <w:ins w:id="6645" w:author="Nick.Tolimieri [2]" w:date="2022-09-09T12:38:00Z">
              <w:r w:rsidRPr="001255CF">
                <w:rPr>
                  <w:rFonts w:asciiTheme="minorHAnsi" w:eastAsiaTheme="minorHAnsi" w:hAnsiTheme="minorHAnsi" w:cstheme="minorBidi"/>
                  <w:sz w:val="22"/>
                  <w:szCs w:val="22"/>
                  <w:rPrChange w:id="6646" w:author="Nick.Tolimieri [2]" w:date="2022-09-09T12:38:00Z">
                    <w:rPr>
                      <w:rFonts w:ascii="Calibri" w:hAnsi="Calibri" w:cs="Calibri"/>
                      <w:color w:val="000000"/>
                      <w:sz w:val="22"/>
                      <w:szCs w:val="22"/>
                    </w:rPr>
                  </w:rPrChange>
                </w:rPr>
                <w:t>0.32</w:t>
              </w:r>
            </w:ins>
          </w:p>
        </w:tc>
      </w:tr>
      <w:tr w:rsidR="001255CF" w:rsidRPr="001255CF" w:rsidTr="001255CF">
        <w:trPr>
          <w:divId w:val="1429738465"/>
          <w:trHeight w:val="300"/>
          <w:ins w:id="6647" w:author="Nick.Tolimieri [2]" w:date="2022-09-09T12:38:00Z"/>
          <w:trPrChange w:id="6648" w:author="Nick.Tolimieri [2]" w:date="2022-09-09T12:38:00Z">
            <w:trPr>
              <w:divId w:val="1429738465"/>
              <w:trHeight w:val="300"/>
            </w:trPr>
          </w:trPrChange>
        </w:trPr>
        <w:tc>
          <w:tcPr>
            <w:tcW w:w="960" w:type="dxa"/>
            <w:noWrap/>
            <w:hideMark/>
            <w:tcPrChange w:id="66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50" w:author="Nick.Tolimieri [2]" w:date="2022-09-09T12:38:00Z"/>
                <w:rFonts w:asciiTheme="minorHAnsi" w:eastAsiaTheme="minorHAnsi" w:hAnsiTheme="minorHAnsi" w:cstheme="minorBidi"/>
                <w:sz w:val="22"/>
                <w:szCs w:val="22"/>
                <w:rPrChange w:id="6651" w:author="Nick.Tolimieri [2]" w:date="2022-09-09T12:38:00Z">
                  <w:rPr>
                    <w:ins w:id="6652" w:author="Nick.Tolimieri [2]" w:date="2022-09-09T12:38:00Z"/>
                    <w:rFonts w:ascii="Calibri" w:hAnsi="Calibri" w:cs="Calibri"/>
                    <w:color w:val="000000"/>
                    <w:sz w:val="22"/>
                    <w:szCs w:val="22"/>
                  </w:rPr>
                </w:rPrChange>
              </w:rPr>
              <w:pPrChange w:id="6653" w:author="Nick.Tolimieri [2]" w:date="2022-09-09T12:38:00Z">
                <w:pPr/>
              </w:pPrChange>
            </w:pPr>
            <w:ins w:id="6654" w:author="Nick.Tolimieri [2]" w:date="2022-09-09T12:38:00Z">
              <w:r w:rsidRPr="001255CF">
                <w:rPr>
                  <w:rFonts w:asciiTheme="minorHAnsi" w:eastAsiaTheme="minorHAnsi" w:hAnsiTheme="minorHAnsi" w:cstheme="minorBidi"/>
                  <w:sz w:val="22"/>
                  <w:szCs w:val="22"/>
                  <w:rPrChange w:id="6655" w:author="Nick.Tolimieri [2]" w:date="2022-09-09T12:38:00Z">
                    <w:rPr>
                      <w:rFonts w:ascii="Calibri" w:hAnsi="Calibri" w:cs="Calibri"/>
                      <w:color w:val="000000"/>
                      <w:sz w:val="22"/>
                      <w:szCs w:val="22"/>
                    </w:rPr>
                  </w:rPrChange>
                </w:rPr>
                <w:t>Tatoosh Is. &amp; Neah B.</w:t>
              </w:r>
            </w:ins>
          </w:p>
        </w:tc>
        <w:tc>
          <w:tcPr>
            <w:tcW w:w="960" w:type="dxa"/>
            <w:noWrap/>
            <w:hideMark/>
            <w:tcPrChange w:id="66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57" w:author="Nick.Tolimieri [2]" w:date="2022-09-09T12:38:00Z"/>
                <w:rFonts w:asciiTheme="minorHAnsi" w:eastAsiaTheme="minorHAnsi" w:hAnsiTheme="minorHAnsi" w:cstheme="minorBidi"/>
                <w:sz w:val="22"/>
                <w:szCs w:val="22"/>
                <w:rPrChange w:id="6658" w:author="Nick.Tolimieri [2]" w:date="2022-09-09T12:38:00Z">
                  <w:rPr>
                    <w:ins w:id="6659" w:author="Nick.Tolimieri [2]" w:date="2022-09-09T12:38:00Z"/>
                    <w:rFonts w:ascii="Calibri" w:hAnsi="Calibri" w:cs="Calibri"/>
                    <w:color w:val="000000"/>
                    <w:sz w:val="22"/>
                    <w:szCs w:val="22"/>
                  </w:rPr>
                </w:rPrChange>
              </w:rPr>
              <w:pPrChange w:id="6660" w:author="Nick.Tolimieri [2]" w:date="2022-09-09T12:38:00Z">
                <w:pPr>
                  <w:jc w:val="right"/>
                </w:pPr>
              </w:pPrChange>
            </w:pPr>
            <w:ins w:id="6661" w:author="Nick.Tolimieri [2]" w:date="2022-09-09T12:38:00Z">
              <w:r w:rsidRPr="001255CF">
                <w:rPr>
                  <w:rFonts w:asciiTheme="minorHAnsi" w:eastAsiaTheme="minorHAnsi" w:hAnsiTheme="minorHAnsi" w:cstheme="minorBidi"/>
                  <w:sz w:val="22"/>
                  <w:szCs w:val="22"/>
                  <w:rPrChange w:id="6662" w:author="Nick.Tolimieri [2]" w:date="2022-09-09T12:38:00Z">
                    <w:rPr>
                      <w:rFonts w:ascii="Calibri" w:hAnsi="Calibri" w:cs="Calibri"/>
                      <w:color w:val="000000"/>
                      <w:sz w:val="22"/>
                      <w:szCs w:val="22"/>
                    </w:rPr>
                  </w:rPrChange>
                </w:rPr>
                <w:t>2020</w:t>
              </w:r>
            </w:ins>
          </w:p>
        </w:tc>
        <w:tc>
          <w:tcPr>
            <w:tcW w:w="960" w:type="dxa"/>
            <w:noWrap/>
            <w:hideMark/>
            <w:tcPrChange w:id="66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64" w:author="Nick.Tolimieri [2]" w:date="2022-09-09T12:38:00Z"/>
                <w:rFonts w:asciiTheme="minorHAnsi" w:eastAsiaTheme="minorHAnsi" w:hAnsiTheme="minorHAnsi" w:cstheme="minorBidi"/>
                <w:sz w:val="22"/>
                <w:szCs w:val="22"/>
                <w:rPrChange w:id="6665" w:author="Nick.Tolimieri [2]" w:date="2022-09-09T12:38:00Z">
                  <w:rPr>
                    <w:ins w:id="6666" w:author="Nick.Tolimieri [2]" w:date="2022-09-09T12:38:00Z"/>
                    <w:rFonts w:ascii="Calibri" w:hAnsi="Calibri" w:cs="Calibri"/>
                    <w:color w:val="000000"/>
                    <w:sz w:val="22"/>
                    <w:szCs w:val="22"/>
                  </w:rPr>
                </w:rPrChange>
              </w:rPr>
              <w:pPrChange w:id="6667" w:author="Nick.Tolimieri [2]" w:date="2022-09-09T12:38:00Z">
                <w:pPr>
                  <w:jc w:val="right"/>
                </w:pPr>
              </w:pPrChange>
            </w:pPr>
            <w:ins w:id="6668" w:author="Nick.Tolimieri [2]" w:date="2022-09-09T12:38:00Z">
              <w:r w:rsidRPr="001255CF">
                <w:rPr>
                  <w:rFonts w:asciiTheme="minorHAnsi" w:eastAsiaTheme="minorHAnsi" w:hAnsiTheme="minorHAnsi" w:cstheme="minorBidi"/>
                  <w:sz w:val="22"/>
                  <w:szCs w:val="22"/>
                  <w:rPrChange w:id="6669" w:author="Nick.Tolimieri [2]" w:date="2022-09-09T12:38:00Z">
                    <w:rPr>
                      <w:rFonts w:ascii="Calibri" w:hAnsi="Calibri" w:cs="Calibri"/>
                      <w:color w:val="000000"/>
                      <w:sz w:val="22"/>
                      <w:szCs w:val="22"/>
                    </w:rPr>
                  </w:rPrChange>
                </w:rPr>
                <w:t>0</w:t>
              </w:r>
            </w:ins>
          </w:p>
        </w:tc>
        <w:tc>
          <w:tcPr>
            <w:tcW w:w="960" w:type="dxa"/>
            <w:noWrap/>
            <w:hideMark/>
            <w:tcPrChange w:id="66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71" w:author="Nick.Tolimieri [2]" w:date="2022-09-09T12:38:00Z"/>
                <w:rFonts w:asciiTheme="minorHAnsi" w:eastAsiaTheme="minorHAnsi" w:hAnsiTheme="minorHAnsi" w:cstheme="minorBidi"/>
                <w:sz w:val="22"/>
                <w:szCs w:val="22"/>
                <w:rPrChange w:id="6672" w:author="Nick.Tolimieri [2]" w:date="2022-09-09T12:38:00Z">
                  <w:rPr>
                    <w:ins w:id="6673" w:author="Nick.Tolimieri [2]" w:date="2022-09-09T12:38:00Z"/>
                    <w:rFonts w:ascii="Calibri" w:hAnsi="Calibri" w:cs="Calibri"/>
                    <w:color w:val="000000"/>
                    <w:sz w:val="22"/>
                    <w:szCs w:val="22"/>
                  </w:rPr>
                </w:rPrChange>
              </w:rPr>
              <w:pPrChange w:id="6674" w:author="Nick.Tolimieri [2]" w:date="2022-09-09T12:38:00Z">
                <w:pPr>
                  <w:jc w:val="right"/>
                </w:pPr>
              </w:pPrChange>
            </w:pPr>
            <w:ins w:id="6675" w:author="Nick.Tolimieri [2]" w:date="2022-09-09T12:38:00Z">
              <w:r w:rsidRPr="001255CF">
                <w:rPr>
                  <w:rFonts w:asciiTheme="minorHAnsi" w:eastAsiaTheme="minorHAnsi" w:hAnsiTheme="minorHAnsi" w:cstheme="minorBidi"/>
                  <w:sz w:val="22"/>
                  <w:szCs w:val="22"/>
                  <w:rPrChange w:id="6676" w:author="Nick.Tolimieri [2]" w:date="2022-09-09T12:38:00Z">
                    <w:rPr>
                      <w:rFonts w:ascii="Calibri" w:hAnsi="Calibri" w:cs="Calibri"/>
                      <w:color w:val="000000"/>
                      <w:sz w:val="22"/>
                      <w:szCs w:val="22"/>
                    </w:rPr>
                  </w:rPrChange>
                </w:rPr>
                <w:t>27</w:t>
              </w:r>
            </w:ins>
          </w:p>
        </w:tc>
        <w:tc>
          <w:tcPr>
            <w:tcW w:w="960" w:type="dxa"/>
            <w:noWrap/>
            <w:hideMark/>
            <w:tcPrChange w:id="66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78" w:author="Nick.Tolimieri [2]" w:date="2022-09-09T12:38:00Z"/>
                <w:rFonts w:asciiTheme="minorHAnsi" w:eastAsiaTheme="minorHAnsi" w:hAnsiTheme="minorHAnsi" w:cstheme="minorBidi"/>
                <w:sz w:val="22"/>
                <w:szCs w:val="22"/>
                <w:rPrChange w:id="6679" w:author="Nick.Tolimieri [2]" w:date="2022-09-09T12:38:00Z">
                  <w:rPr>
                    <w:ins w:id="6680" w:author="Nick.Tolimieri [2]" w:date="2022-09-09T12:38:00Z"/>
                    <w:rFonts w:ascii="Calibri" w:hAnsi="Calibri" w:cs="Calibri"/>
                    <w:color w:val="000000"/>
                    <w:sz w:val="22"/>
                    <w:szCs w:val="22"/>
                  </w:rPr>
                </w:rPrChange>
              </w:rPr>
              <w:pPrChange w:id="6681" w:author="Nick.Tolimieri [2]" w:date="2022-09-09T12:38:00Z">
                <w:pPr>
                  <w:jc w:val="right"/>
                </w:pPr>
              </w:pPrChange>
            </w:pPr>
            <w:ins w:id="6682" w:author="Nick.Tolimieri [2]" w:date="2022-09-09T12:38:00Z">
              <w:r w:rsidRPr="001255CF">
                <w:rPr>
                  <w:rFonts w:asciiTheme="minorHAnsi" w:eastAsiaTheme="minorHAnsi" w:hAnsiTheme="minorHAnsi" w:cstheme="minorBidi"/>
                  <w:sz w:val="22"/>
                  <w:szCs w:val="22"/>
                  <w:rPrChange w:id="6683" w:author="Nick.Tolimieri [2]" w:date="2022-09-09T12:38:00Z">
                    <w:rPr>
                      <w:rFonts w:ascii="Calibri" w:hAnsi="Calibri" w:cs="Calibri"/>
                      <w:color w:val="000000"/>
                      <w:sz w:val="22"/>
                      <w:szCs w:val="22"/>
                    </w:rPr>
                  </w:rPrChange>
                </w:rPr>
                <w:t>1</w:t>
              </w:r>
            </w:ins>
          </w:p>
        </w:tc>
        <w:tc>
          <w:tcPr>
            <w:tcW w:w="960" w:type="dxa"/>
            <w:noWrap/>
            <w:hideMark/>
            <w:tcPrChange w:id="66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85" w:author="Nick.Tolimieri [2]" w:date="2022-09-09T12:38:00Z"/>
                <w:rFonts w:asciiTheme="minorHAnsi" w:eastAsiaTheme="minorHAnsi" w:hAnsiTheme="minorHAnsi" w:cstheme="minorBidi"/>
                <w:sz w:val="22"/>
                <w:szCs w:val="22"/>
                <w:rPrChange w:id="6686" w:author="Nick.Tolimieri [2]" w:date="2022-09-09T12:38:00Z">
                  <w:rPr>
                    <w:ins w:id="6687" w:author="Nick.Tolimieri [2]" w:date="2022-09-09T12:38:00Z"/>
                    <w:rFonts w:ascii="Calibri" w:hAnsi="Calibri" w:cs="Calibri"/>
                    <w:color w:val="000000"/>
                    <w:sz w:val="22"/>
                    <w:szCs w:val="22"/>
                  </w:rPr>
                </w:rPrChange>
              </w:rPr>
              <w:pPrChange w:id="6688" w:author="Nick.Tolimieri [2]" w:date="2022-09-09T12:38:00Z">
                <w:pPr>
                  <w:jc w:val="right"/>
                </w:pPr>
              </w:pPrChange>
            </w:pPr>
            <w:ins w:id="6689" w:author="Nick.Tolimieri [2]" w:date="2022-09-09T12:38:00Z">
              <w:r w:rsidRPr="001255CF">
                <w:rPr>
                  <w:rFonts w:asciiTheme="minorHAnsi" w:eastAsiaTheme="minorHAnsi" w:hAnsiTheme="minorHAnsi" w:cstheme="minorBidi"/>
                  <w:sz w:val="22"/>
                  <w:szCs w:val="22"/>
                  <w:rPrChange w:id="6690" w:author="Nick.Tolimieri [2]" w:date="2022-09-09T12:38:00Z">
                    <w:rPr>
                      <w:rFonts w:ascii="Calibri" w:hAnsi="Calibri" w:cs="Calibri"/>
                      <w:color w:val="000000"/>
                      <w:sz w:val="22"/>
                      <w:szCs w:val="22"/>
                    </w:rPr>
                  </w:rPrChange>
                </w:rPr>
                <w:t>21</w:t>
              </w:r>
            </w:ins>
          </w:p>
        </w:tc>
        <w:tc>
          <w:tcPr>
            <w:tcW w:w="960" w:type="dxa"/>
            <w:noWrap/>
            <w:hideMark/>
            <w:tcPrChange w:id="66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92" w:author="Nick.Tolimieri [2]" w:date="2022-09-09T12:38:00Z"/>
                <w:rFonts w:asciiTheme="minorHAnsi" w:eastAsiaTheme="minorHAnsi" w:hAnsiTheme="minorHAnsi" w:cstheme="minorBidi"/>
                <w:sz w:val="22"/>
                <w:szCs w:val="22"/>
                <w:rPrChange w:id="6693" w:author="Nick.Tolimieri [2]" w:date="2022-09-09T12:38:00Z">
                  <w:rPr>
                    <w:ins w:id="6694" w:author="Nick.Tolimieri [2]" w:date="2022-09-09T12:38:00Z"/>
                    <w:rFonts w:ascii="Calibri" w:hAnsi="Calibri" w:cs="Calibri"/>
                    <w:color w:val="000000"/>
                    <w:sz w:val="22"/>
                    <w:szCs w:val="22"/>
                  </w:rPr>
                </w:rPrChange>
              </w:rPr>
              <w:pPrChange w:id="6695" w:author="Nick.Tolimieri [2]" w:date="2022-09-09T12:38:00Z">
                <w:pPr>
                  <w:jc w:val="right"/>
                </w:pPr>
              </w:pPrChange>
            </w:pPr>
            <w:ins w:id="6696" w:author="Nick.Tolimieri [2]" w:date="2022-09-09T12:38:00Z">
              <w:r w:rsidRPr="001255CF">
                <w:rPr>
                  <w:rFonts w:asciiTheme="minorHAnsi" w:eastAsiaTheme="minorHAnsi" w:hAnsiTheme="minorHAnsi" w:cstheme="minorBidi"/>
                  <w:sz w:val="22"/>
                  <w:szCs w:val="22"/>
                  <w:rPrChange w:id="6697" w:author="Nick.Tolimieri [2]" w:date="2022-09-09T12:38:00Z">
                    <w:rPr>
                      <w:rFonts w:ascii="Calibri" w:hAnsi="Calibri" w:cs="Calibri"/>
                      <w:color w:val="000000"/>
                      <w:sz w:val="22"/>
                      <w:szCs w:val="22"/>
                    </w:rPr>
                  </w:rPrChange>
                </w:rPr>
                <w:t>21</w:t>
              </w:r>
            </w:ins>
          </w:p>
        </w:tc>
        <w:tc>
          <w:tcPr>
            <w:tcW w:w="960" w:type="dxa"/>
            <w:noWrap/>
            <w:hideMark/>
            <w:tcPrChange w:id="66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699" w:author="Nick.Tolimieri [2]" w:date="2022-09-09T12:38:00Z"/>
                <w:rFonts w:asciiTheme="minorHAnsi" w:eastAsiaTheme="minorHAnsi" w:hAnsiTheme="minorHAnsi" w:cstheme="minorBidi"/>
                <w:sz w:val="22"/>
                <w:szCs w:val="22"/>
                <w:rPrChange w:id="6700" w:author="Nick.Tolimieri [2]" w:date="2022-09-09T12:38:00Z">
                  <w:rPr>
                    <w:ins w:id="6701" w:author="Nick.Tolimieri [2]" w:date="2022-09-09T12:38:00Z"/>
                    <w:rFonts w:ascii="Calibri" w:hAnsi="Calibri" w:cs="Calibri"/>
                    <w:color w:val="000000"/>
                    <w:sz w:val="22"/>
                    <w:szCs w:val="22"/>
                  </w:rPr>
                </w:rPrChange>
              </w:rPr>
              <w:pPrChange w:id="6702" w:author="Nick.Tolimieri [2]" w:date="2022-09-09T12:38:00Z">
                <w:pPr>
                  <w:jc w:val="right"/>
                </w:pPr>
              </w:pPrChange>
            </w:pPr>
            <w:ins w:id="6703" w:author="Nick.Tolimieri [2]" w:date="2022-09-09T12:38:00Z">
              <w:r w:rsidRPr="001255CF">
                <w:rPr>
                  <w:rFonts w:asciiTheme="minorHAnsi" w:eastAsiaTheme="minorHAnsi" w:hAnsiTheme="minorHAnsi" w:cstheme="minorBidi"/>
                  <w:sz w:val="22"/>
                  <w:szCs w:val="22"/>
                  <w:rPrChange w:id="6704" w:author="Nick.Tolimieri [2]" w:date="2022-09-09T12:38:00Z">
                    <w:rPr>
                      <w:rFonts w:ascii="Calibri" w:hAnsi="Calibri" w:cs="Calibri"/>
                      <w:color w:val="000000"/>
                      <w:sz w:val="22"/>
                      <w:szCs w:val="22"/>
                    </w:rPr>
                  </w:rPrChange>
                </w:rPr>
                <w:t>21</w:t>
              </w:r>
            </w:ins>
          </w:p>
        </w:tc>
        <w:tc>
          <w:tcPr>
            <w:tcW w:w="960" w:type="dxa"/>
            <w:noWrap/>
            <w:hideMark/>
            <w:tcPrChange w:id="67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06" w:author="Nick.Tolimieri [2]" w:date="2022-09-09T12:38:00Z"/>
                <w:rFonts w:asciiTheme="minorHAnsi" w:eastAsiaTheme="minorHAnsi" w:hAnsiTheme="minorHAnsi" w:cstheme="minorBidi"/>
                <w:sz w:val="22"/>
                <w:szCs w:val="22"/>
                <w:rPrChange w:id="6707" w:author="Nick.Tolimieri [2]" w:date="2022-09-09T12:38:00Z">
                  <w:rPr>
                    <w:ins w:id="6708" w:author="Nick.Tolimieri [2]" w:date="2022-09-09T12:38:00Z"/>
                    <w:rFonts w:ascii="Calibri" w:hAnsi="Calibri" w:cs="Calibri"/>
                    <w:color w:val="000000"/>
                    <w:sz w:val="22"/>
                    <w:szCs w:val="22"/>
                  </w:rPr>
                </w:rPrChange>
              </w:rPr>
              <w:pPrChange w:id="6709" w:author="Nick.Tolimieri [2]" w:date="2022-09-09T12:38:00Z">
                <w:pPr>
                  <w:jc w:val="right"/>
                </w:pPr>
              </w:pPrChange>
            </w:pPr>
            <w:ins w:id="6710" w:author="Nick.Tolimieri [2]" w:date="2022-09-09T12:38:00Z">
              <w:r w:rsidRPr="001255CF">
                <w:rPr>
                  <w:rFonts w:asciiTheme="minorHAnsi" w:eastAsiaTheme="minorHAnsi" w:hAnsiTheme="minorHAnsi" w:cstheme="minorBidi"/>
                  <w:sz w:val="22"/>
                  <w:szCs w:val="22"/>
                  <w:rPrChange w:id="6711" w:author="Nick.Tolimieri [2]" w:date="2022-09-09T12:38:00Z">
                    <w:rPr>
                      <w:rFonts w:ascii="Calibri" w:hAnsi="Calibri" w:cs="Calibri"/>
                      <w:color w:val="000000"/>
                      <w:sz w:val="22"/>
                      <w:szCs w:val="22"/>
                    </w:rPr>
                  </w:rPrChange>
                </w:rPr>
                <w:t>1.89</w:t>
              </w:r>
            </w:ins>
          </w:p>
        </w:tc>
        <w:tc>
          <w:tcPr>
            <w:tcW w:w="960" w:type="dxa"/>
            <w:noWrap/>
            <w:hideMark/>
            <w:tcPrChange w:id="67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13" w:author="Nick.Tolimieri [2]" w:date="2022-09-09T12:38:00Z"/>
                <w:rFonts w:asciiTheme="minorHAnsi" w:eastAsiaTheme="minorHAnsi" w:hAnsiTheme="minorHAnsi" w:cstheme="minorBidi"/>
                <w:sz w:val="22"/>
                <w:szCs w:val="22"/>
                <w:rPrChange w:id="6714" w:author="Nick.Tolimieri [2]" w:date="2022-09-09T12:38:00Z">
                  <w:rPr>
                    <w:ins w:id="6715" w:author="Nick.Tolimieri [2]" w:date="2022-09-09T12:38:00Z"/>
                    <w:rFonts w:ascii="Calibri" w:hAnsi="Calibri" w:cs="Calibri"/>
                    <w:color w:val="000000"/>
                    <w:sz w:val="22"/>
                    <w:szCs w:val="22"/>
                  </w:rPr>
                </w:rPrChange>
              </w:rPr>
              <w:pPrChange w:id="6716" w:author="Nick.Tolimieri [2]" w:date="2022-09-09T12:38:00Z">
                <w:pPr>
                  <w:jc w:val="right"/>
                </w:pPr>
              </w:pPrChange>
            </w:pPr>
            <w:ins w:id="6717" w:author="Nick.Tolimieri [2]" w:date="2022-09-09T12:38:00Z">
              <w:r w:rsidRPr="001255CF">
                <w:rPr>
                  <w:rFonts w:asciiTheme="minorHAnsi" w:eastAsiaTheme="minorHAnsi" w:hAnsiTheme="minorHAnsi" w:cstheme="minorBidi"/>
                  <w:sz w:val="22"/>
                  <w:szCs w:val="22"/>
                  <w:rPrChange w:id="6718" w:author="Nick.Tolimieri [2]" w:date="2022-09-09T12:38:00Z">
                    <w:rPr>
                      <w:rFonts w:ascii="Calibri" w:hAnsi="Calibri" w:cs="Calibri"/>
                      <w:color w:val="000000"/>
                      <w:sz w:val="22"/>
                      <w:szCs w:val="22"/>
                    </w:rPr>
                  </w:rPrChange>
                </w:rPr>
                <w:t>0.64</w:t>
              </w:r>
            </w:ins>
          </w:p>
        </w:tc>
      </w:tr>
      <w:tr w:rsidR="001255CF" w:rsidRPr="001255CF" w:rsidTr="001255CF">
        <w:trPr>
          <w:divId w:val="1429738465"/>
          <w:trHeight w:val="300"/>
          <w:ins w:id="6719" w:author="Nick.Tolimieri [2]" w:date="2022-09-09T12:38:00Z"/>
          <w:trPrChange w:id="6720" w:author="Nick.Tolimieri [2]" w:date="2022-09-09T12:38:00Z">
            <w:trPr>
              <w:divId w:val="1429738465"/>
              <w:trHeight w:val="300"/>
            </w:trPr>
          </w:trPrChange>
        </w:trPr>
        <w:tc>
          <w:tcPr>
            <w:tcW w:w="960" w:type="dxa"/>
            <w:noWrap/>
            <w:hideMark/>
            <w:tcPrChange w:id="67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22" w:author="Nick.Tolimieri [2]" w:date="2022-09-09T12:38:00Z"/>
                <w:rFonts w:asciiTheme="minorHAnsi" w:eastAsiaTheme="minorHAnsi" w:hAnsiTheme="minorHAnsi" w:cstheme="minorBidi"/>
                <w:sz w:val="22"/>
                <w:szCs w:val="22"/>
                <w:rPrChange w:id="6723" w:author="Nick.Tolimieri [2]" w:date="2022-09-09T12:38:00Z">
                  <w:rPr>
                    <w:ins w:id="6724" w:author="Nick.Tolimieri [2]" w:date="2022-09-09T12:38:00Z"/>
                    <w:rFonts w:ascii="Calibri" w:hAnsi="Calibri" w:cs="Calibri"/>
                    <w:color w:val="000000"/>
                    <w:sz w:val="22"/>
                    <w:szCs w:val="22"/>
                  </w:rPr>
                </w:rPrChange>
              </w:rPr>
              <w:pPrChange w:id="6725" w:author="Nick.Tolimieri [2]" w:date="2022-09-09T12:38:00Z">
                <w:pPr/>
              </w:pPrChange>
            </w:pPr>
            <w:ins w:id="6726" w:author="Nick.Tolimieri [2]" w:date="2022-09-09T12:38:00Z">
              <w:r w:rsidRPr="001255CF">
                <w:rPr>
                  <w:rFonts w:asciiTheme="minorHAnsi" w:eastAsiaTheme="minorHAnsi" w:hAnsiTheme="minorHAnsi" w:cstheme="minorBidi"/>
                  <w:sz w:val="22"/>
                  <w:szCs w:val="22"/>
                  <w:rPrChange w:id="6727" w:author="Nick.Tolimieri [2]" w:date="2022-09-09T12:38:00Z">
                    <w:rPr>
                      <w:rFonts w:ascii="Calibri" w:hAnsi="Calibri" w:cs="Calibri"/>
                      <w:color w:val="000000"/>
                      <w:sz w:val="22"/>
                      <w:szCs w:val="22"/>
                    </w:rPr>
                  </w:rPrChange>
                </w:rPr>
                <w:t>Tatoosh Is. &amp; Neah B.</w:t>
              </w:r>
            </w:ins>
          </w:p>
        </w:tc>
        <w:tc>
          <w:tcPr>
            <w:tcW w:w="960" w:type="dxa"/>
            <w:noWrap/>
            <w:hideMark/>
            <w:tcPrChange w:id="67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29" w:author="Nick.Tolimieri [2]" w:date="2022-09-09T12:38:00Z"/>
                <w:rFonts w:asciiTheme="minorHAnsi" w:eastAsiaTheme="minorHAnsi" w:hAnsiTheme="minorHAnsi" w:cstheme="minorBidi"/>
                <w:sz w:val="22"/>
                <w:szCs w:val="22"/>
                <w:rPrChange w:id="6730" w:author="Nick.Tolimieri [2]" w:date="2022-09-09T12:38:00Z">
                  <w:rPr>
                    <w:ins w:id="6731" w:author="Nick.Tolimieri [2]" w:date="2022-09-09T12:38:00Z"/>
                    <w:rFonts w:ascii="Calibri" w:hAnsi="Calibri" w:cs="Calibri"/>
                    <w:color w:val="000000"/>
                    <w:sz w:val="22"/>
                    <w:szCs w:val="22"/>
                  </w:rPr>
                </w:rPrChange>
              </w:rPr>
              <w:pPrChange w:id="6732" w:author="Nick.Tolimieri [2]" w:date="2022-09-09T12:38:00Z">
                <w:pPr>
                  <w:jc w:val="right"/>
                </w:pPr>
              </w:pPrChange>
            </w:pPr>
            <w:ins w:id="6733" w:author="Nick.Tolimieri [2]" w:date="2022-09-09T12:38:00Z">
              <w:r w:rsidRPr="001255CF">
                <w:rPr>
                  <w:rFonts w:asciiTheme="minorHAnsi" w:eastAsiaTheme="minorHAnsi" w:hAnsiTheme="minorHAnsi" w:cstheme="minorBidi"/>
                  <w:sz w:val="22"/>
                  <w:szCs w:val="22"/>
                  <w:rPrChange w:id="6734" w:author="Nick.Tolimieri [2]" w:date="2022-09-09T12:38:00Z">
                    <w:rPr>
                      <w:rFonts w:ascii="Calibri" w:hAnsi="Calibri" w:cs="Calibri"/>
                      <w:color w:val="000000"/>
                      <w:sz w:val="22"/>
                      <w:szCs w:val="22"/>
                    </w:rPr>
                  </w:rPrChange>
                </w:rPr>
                <w:t>2021</w:t>
              </w:r>
            </w:ins>
          </w:p>
        </w:tc>
        <w:tc>
          <w:tcPr>
            <w:tcW w:w="960" w:type="dxa"/>
            <w:noWrap/>
            <w:hideMark/>
            <w:tcPrChange w:id="67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36" w:author="Nick.Tolimieri [2]" w:date="2022-09-09T12:38:00Z"/>
                <w:rFonts w:asciiTheme="minorHAnsi" w:eastAsiaTheme="minorHAnsi" w:hAnsiTheme="minorHAnsi" w:cstheme="minorBidi"/>
                <w:sz w:val="22"/>
                <w:szCs w:val="22"/>
                <w:rPrChange w:id="6737" w:author="Nick.Tolimieri [2]" w:date="2022-09-09T12:38:00Z">
                  <w:rPr>
                    <w:ins w:id="6738" w:author="Nick.Tolimieri [2]" w:date="2022-09-09T12:38:00Z"/>
                    <w:rFonts w:ascii="Calibri" w:hAnsi="Calibri" w:cs="Calibri"/>
                    <w:color w:val="000000"/>
                    <w:sz w:val="22"/>
                    <w:szCs w:val="22"/>
                  </w:rPr>
                </w:rPrChange>
              </w:rPr>
              <w:pPrChange w:id="6739" w:author="Nick.Tolimieri [2]" w:date="2022-09-09T12:38:00Z">
                <w:pPr>
                  <w:jc w:val="right"/>
                </w:pPr>
              </w:pPrChange>
            </w:pPr>
            <w:ins w:id="6740" w:author="Nick.Tolimieri [2]" w:date="2022-09-09T12:38:00Z">
              <w:r w:rsidRPr="001255CF">
                <w:rPr>
                  <w:rFonts w:asciiTheme="minorHAnsi" w:eastAsiaTheme="minorHAnsi" w:hAnsiTheme="minorHAnsi" w:cstheme="minorBidi"/>
                  <w:sz w:val="22"/>
                  <w:szCs w:val="22"/>
                  <w:rPrChange w:id="6741" w:author="Nick.Tolimieri [2]" w:date="2022-09-09T12:38:00Z">
                    <w:rPr>
                      <w:rFonts w:ascii="Calibri" w:hAnsi="Calibri" w:cs="Calibri"/>
                      <w:color w:val="000000"/>
                      <w:sz w:val="22"/>
                      <w:szCs w:val="22"/>
                    </w:rPr>
                  </w:rPrChange>
                </w:rPr>
                <w:t>0</w:t>
              </w:r>
            </w:ins>
          </w:p>
        </w:tc>
        <w:tc>
          <w:tcPr>
            <w:tcW w:w="960" w:type="dxa"/>
            <w:noWrap/>
            <w:hideMark/>
            <w:tcPrChange w:id="67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43" w:author="Nick.Tolimieri [2]" w:date="2022-09-09T12:38:00Z"/>
                <w:rFonts w:asciiTheme="minorHAnsi" w:eastAsiaTheme="minorHAnsi" w:hAnsiTheme="minorHAnsi" w:cstheme="minorBidi"/>
                <w:sz w:val="22"/>
                <w:szCs w:val="22"/>
                <w:rPrChange w:id="6744" w:author="Nick.Tolimieri [2]" w:date="2022-09-09T12:38:00Z">
                  <w:rPr>
                    <w:ins w:id="6745" w:author="Nick.Tolimieri [2]" w:date="2022-09-09T12:38:00Z"/>
                    <w:rFonts w:ascii="Calibri" w:hAnsi="Calibri" w:cs="Calibri"/>
                    <w:color w:val="000000"/>
                    <w:sz w:val="22"/>
                    <w:szCs w:val="22"/>
                  </w:rPr>
                </w:rPrChange>
              </w:rPr>
              <w:pPrChange w:id="6746" w:author="Nick.Tolimieri [2]" w:date="2022-09-09T12:38:00Z">
                <w:pPr>
                  <w:jc w:val="right"/>
                </w:pPr>
              </w:pPrChange>
            </w:pPr>
            <w:ins w:id="6747" w:author="Nick.Tolimieri [2]" w:date="2022-09-09T12:38:00Z">
              <w:r w:rsidRPr="001255CF">
                <w:rPr>
                  <w:rFonts w:asciiTheme="minorHAnsi" w:eastAsiaTheme="minorHAnsi" w:hAnsiTheme="minorHAnsi" w:cstheme="minorBidi"/>
                  <w:sz w:val="22"/>
                  <w:szCs w:val="22"/>
                  <w:rPrChange w:id="6748" w:author="Nick.Tolimieri [2]" w:date="2022-09-09T12:38:00Z">
                    <w:rPr>
                      <w:rFonts w:ascii="Calibri" w:hAnsi="Calibri" w:cs="Calibri"/>
                      <w:color w:val="000000"/>
                      <w:sz w:val="22"/>
                      <w:szCs w:val="22"/>
                    </w:rPr>
                  </w:rPrChange>
                </w:rPr>
                <w:t>28</w:t>
              </w:r>
            </w:ins>
          </w:p>
        </w:tc>
        <w:tc>
          <w:tcPr>
            <w:tcW w:w="960" w:type="dxa"/>
            <w:noWrap/>
            <w:hideMark/>
            <w:tcPrChange w:id="67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50" w:author="Nick.Tolimieri [2]" w:date="2022-09-09T12:38:00Z"/>
                <w:rFonts w:asciiTheme="minorHAnsi" w:eastAsiaTheme="minorHAnsi" w:hAnsiTheme="minorHAnsi" w:cstheme="minorBidi"/>
                <w:sz w:val="22"/>
                <w:szCs w:val="22"/>
                <w:rPrChange w:id="6751" w:author="Nick.Tolimieri [2]" w:date="2022-09-09T12:38:00Z">
                  <w:rPr>
                    <w:ins w:id="6752" w:author="Nick.Tolimieri [2]" w:date="2022-09-09T12:38:00Z"/>
                    <w:rFonts w:ascii="Calibri" w:hAnsi="Calibri" w:cs="Calibri"/>
                    <w:color w:val="000000"/>
                    <w:sz w:val="22"/>
                    <w:szCs w:val="22"/>
                  </w:rPr>
                </w:rPrChange>
              </w:rPr>
              <w:pPrChange w:id="6753" w:author="Nick.Tolimieri [2]" w:date="2022-09-09T12:38:00Z">
                <w:pPr>
                  <w:jc w:val="right"/>
                </w:pPr>
              </w:pPrChange>
            </w:pPr>
            <w:ins w:id="6754" w:author="Nick.Tolimieri [2]" w:date="2022-09-09T12:38:00Z">
              <w:r w:rsidRPr="001255CF">
                <w:rPr>
                  <w:rFonts w:asciiTheme="minorHAnsi" w:eastAsiaTheme="minorHAnsi" w:hAnsiTheme="minorHAnsi" w:cstheme="minorBidi"/>
                  <w:sz w:val="22"/>
                  <w:szCs w:val="22"/>
                  <w:rPrChange w:id="6755" w:author="Nick.Tolimieri [2]" w:date="2022-09-09T12:38:00Z">
                    <w:rPr>
                      <w:rFonts w:ascii="Calibri" w:hAnsi="Calibri" w:cs="Calibri"/>
                      <w:color w:val="000000"/>
                      <w:sz w:val="22"/>
                      <w:szCs w:val="22"/>
                    </w:rPr>
                  </w:rPrChange>
                </w:rPr>
                <w:t>2</w:t>
              </w:r>
            </w:ins>
          </w:p>
        </w:tc>
        <w:tc>
          <w:tcPr>
            <w:tcW w:w="960" w:type="dxa"/>
            <w:noWrap/>
            <w:hideMark/>
            <w:tcPrChange w:id="67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57" w:author="Nick.Tolimieri [2]" w:date="2022-09-09T12:38:00Z"/>
                <w:rFonts w:asciiTheme="minorHAnsi" w:eastAsiaTheme="minorHAnsi" w:hAnsiTheme="minorHAnsi" w:cstheme="minorBidi"/>
                <w:sz w:val="22"/>
                <w:szCs w:val="22"/>
                <w:rPrChange w:id="6758" w:author="Nick.Tolimieri [2]" w:date="2022-09-09T12:38:00Z">
                  <w:rPr>
                    <w:ins w:id="6759" w:author="Nick.Tolimieri [2]" w:date="2022-09-09T12:38:00Z"/>
                    <w:rFonts w:ascii="Calibri" w:hAnsi="Calibri" w:cs="Calibri"/>
                    <w:color w:val="000000"/>
                    <w:sz w:val="22"/>
                    <w:szCs w:val="22"/>
                  </w:rPr>
                </w:rPrChange>
              </w:rPr>
              <w:pPrChange w:id="6760" w:author="Nick.Tolimieri [2]" w:date="2022-09-09T12:38:00Z">
                <w:pPr>
                  <w:jc w:val="right"/>
                </w:pPr>
              </w:pPrChange>
            </w:pPr>
            <w:ins w:id="6761" w:author="Nick.Tolimieri [2]" w:date="2022-09-09T12:38:00Z">
              <w:r w:rsidRPr="001255CF">
                <w:rPr>
                  <w:rFonts w:asciiTheme="minorHAnsi" w:eastAsiaTheme="minorHAnsi" w:hAnsiTheme="minorHAnsi" w:cstheme="minorBidi"/>
                  <w:sz w:val="22"/>
                  <w:szCs w:val="22"/>
                  <w:rPrChange w:id="6762" w:author="Nick.Tolimieri [2]" w:date="2022-09-09T12:38:00Z">
                    <w:rPr>
                      <w:rFonts w:ascii="Calibri" w:hAnsi="Calibri" w:cs="Calibri"/>
                      <w:color w:val="000000"/>
                      <w:sz w:val="22"/>
                      <w:szCs w:val="22"/>
                    </w:rPr>
                  </w:rPrChange>
                </w:rPr>
                <w:t>20</w:t>
              </w:r>
            </w:ins>
          </w:p>
        </w:tc>
        <w:tc>
          <w:tcPr>
            <w:tcW w:w="960" w:type="dxa"/>
            <w:noWrap/>
            <w:hideMark/>
            <w:tcPrChange w:id="67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64" w:author="Nick.Tolimieri [2]" w:date="2022-09-09T12:38:00Z"/>
                <w:rFonts w:asciiTheme="minorHAnsi" w:eastAsiaTheme="minorHAnsi" w:hAnsiTheme="minorHAnsi" w:cstheme="minorBidi"/>
                <w:sz w:val="22"/>
                <w:szCs w:val="22"/>
                <w:rPrChange w:id="6765" w:author="Nick.Tolimieri [2]" w:date="2022-09-09T12:38:00Z">
                  <w:rPr>
                    <w:ins w:id="6766" w:author="Nick.Tolimieri [2]" w:date="2022-09-09T12:38:00Z"/>
                    <w:rFonts w:ascii="Calibri" w:hAnsi="Calibri" w:cs="Calibri"/>
                    <w:color w:val="000000"/>
                    <w:sz w:val="22"/>
                    <w:szCs w:val="22"/>
                  </w:rPr>
                </w:rPrChange>
              </w:rPr>
              <w:pPrChange w:id="6767" w:author="Nick.Tolimieri [2]" w:date="2022-09-09T12:38:00Z">
                <w:pPr>
                  <w:jc w:val="right"/>
                </w:pPr>
              </w:pPrChange>
            </w:pPr>
            <w:ins w:id="6768" w:author="Nick.Tolimieri [2]" w:date="2022-09-09T12:38:00Z">
              <w:r w:rsidRPr="001255CF">
                <w:rPr>
                  <w:rFonts w:asciiTheme="minorHAnsi" w:eastAsiaTheme="minorHAnsi" w:hAnsiTheme="minorHAnsi" w:cstheme="minorBidi"/>
                  <w:sz w:val="22"/>
                  <w:szCs w:val="22"/>
                  <w:rPrChange w:id="6769" w:author="Nick.Tolimieri [2]" w:date="2022-09-09T12:38:00Z">
                    <w:rPr>
                      <w:rFonts w:ascii="Calibri" w:hAnsi="Calibri" w:cs="Calibri"/>
                      <w:color w:val="000000"/>
                      <w:sz w:val="22"/>
                      <w:szCs w:val="22"/>
                    </w:rPr>
                  </w:rPrChange>
                </w:rPr>
                <w:t>5</w:t>
              </w:r>
            </w:ins>
          </w:p>
        </w:tc>
        <w:tc>
          <w:tcPr>
            <w:tcW w:w="960" w:type="dxa"/>
            <w:noWrap/>
            <w:hideMark/>
            <w:tcPrChange w:id="67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71" w:author="Nick.Tolimieri [2]" w:date="2022-09-09T12:38:00Z"/>
                <w:rFonts w:asciiTheme="minorHAnsi" w:eastAsiaTheme="minorHAnsi" w:hAnsiTheme="minorHAnsi" w:cstheme="minorBidi"/>
                <w:sz w:val="22"/>
                <w:szCs w:val="22"/>
                <w:rPrChange w:id="6772" w:author="Nick.Tolimieri [2]" w:date="2022-09-09T12:38:00Z">
                  <w:rPr>
                    <w:ins w:id="6773" w:author="Nick.Tolimieri [2]" w:date="2022-09-09T12:38:00Z"/>
                    <w:rFonts w:ascii="Calibri" w:hAnsi="Calibri" w:cs="Calibri"/>
                    <w:color w:val="000000"/>
                    <w:sz w:val="22"/>
                    <w:szCs w:val="22"/>
                  </w:rPr>
                </w:rPrChange>
              </w:rPr>
              <w:pPrChange w:id="6774" w:author="Nick.Tolimieri [2]" w:date="2022-09-09T12:38:00Z">
                <w:pPr>
                  <w:jc w:val="right"/>
                </w:pPr>
              </w:pPrChange>
            </w:pPr>
            <w:ins w:id="6775" w:author="Nick.Tolimieri [2]" w:date="2022-09-09T12:38:00Z">
              <w:r w:rsidRPr="001255CF">
                <w:rPr>
                  <w:rFonts w:asciiTheme="minorHAnsi" w:eastAsiaTheme="minorHAnsi" w:hAnsiTheme="minorHAnsi" w:cstheme="minorBidi"/>
                  <w:sz w:val="22"/>
                  <w:szCs w:val="22"/>
                  <w:rPrChange w:id="6776" w:author="Nick.Tolimieri [2]" w:date="2022-09-09T12:38:00Z">
                    <w:rPr>
                      <w:rFonts w:ascii="Calibri" w:hAnsi="Calibri" w:cs="Calibri"/>
                      <w:color w:val="000000"/>
                      <w:sz w:val="22"/>
                      <w:szCs w:val="22"/>
                    </w:rPr>
                  </w:rPrChange>
                </w:rPr>
                <w:t>15</w:t>
              </w:r>
            </w:ins>
          </w:p>
        </w:tc>
        <w:tc>
          <w:tcPr>
            <w:tcW w:w="960" w:type="dxa"/>
            <w:noWrap/>
            <w:hideMark/>
            <w:tcPrChange w:id="67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78" w:author="Nick.Tolimieri [2]" w:date="2022-09-09T12:38:00Z"/>
                <w:rFonts w:asciiTheme="minorHAnsi" w:eastAsiaTheme="minorHAnsi" w:hAnsiTheme="minorHAnsi" w:cstheme="minorBidi"/>
                <w:sz w:val="22"/>
                <w:szCs w:val="22"/>
                <w:rPrChange w:id="6779" w:author="Nick.Tolimieri [2]" w:date="2022-09-09T12:38:00Z">
                  <w:rPr>
                    <w:ins w:id="6780" w:author="Nick.Tolimieri [2]" w:date="2022-09-09T12:38:00Z"/>
                    <w:rFonts w:ascii="Calibri" w:hAnsi="Calibri" w:cs="Calibri"/>
                    <w:color w:val="000000"/>
                    <w:sz w:val="22"/>
                    <w:szCs w:val="22"/>
                  </w:rPr>
                </w:rPrChange>
              </w:rPr>
              <w:pPrChange w:id="6781" w:author="Nick.Tolimieri [2]" w:date="2022-09-09T12:38:00Z">
                <w:pPr>
                  <w:jc w:val="right"/>
                </w:pPr>
              </w:pPrChange>
            </w:pPr>
            <w:ins w:id="6782" w:author="Nick.Tolimieri [2]" w:date="2022-09-09T12:38:00Z">
              <w:r w:rsidRPr="001255CF">
                <w:rPr>
                  <w:rFonts w:asciiTheme="minorHAnsi" w:eastAsiaTheme="minorHAnsi" w:hAnsiTheme="minorHAnsi" w:cstheme="minorBidi"/>
                  <w:sz w:val="22"/>
                  <w:szCs w:val="22"/>
                  <w:rPrChange w:id="6783" w:author="Nick.Tolimieri [2]" w:date="2022-09-09T12:38:00Z">
                    <w:rPr>
                      <w:rFonts w:ascii="Calibri" w:hAnsi="Calibri" w:cs="Calibri"/>
                      <w:color w:val="000000"/>
                      <w:sz w:val="22"/>
                      <w:szCs w:val="22"/>
                    </w:rPr>
                  </w:rPrChange>
                </w:rPr>
                <w:t>1.67</w:t>
              </w:r>
            </w:ins>
          </w:p>
        </w:tc>
        <w:tc>
          <w:tcPr>
            <w:tcW w:w="960" w:type="dxa"/>
            <w:noWrap/>
            <w:hideMark/>
            <w:tcPrChange w:id="67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85" w:author="Nick.Tolimieri [2]" w:date="2022-09-09T12:38:00Z"/>
                <w:rFonts w:asciiTheme="minorHAnsi" w:eastAsiaTheme="minorHAnsi" w:hAnsiTheme="minorHAnsi" w:cstheme="minorBidi"/>
                <w:sz w:val="22"/>
                <w:szCs w:val="22"/>
                <w:rPrChange w:id="6786" w:author="Nick.Tolimieri [2]" w:date="2022-09-09T12:38:00Z">
                  <w:rPr>
                    <w:ins w:id="6787" w:author="Nick.Tolimieri [2]" w:date="2022-09-09T12:38:00Z"/>
                    <w:rFonts w:ascii="Calibri" w:hAnsi="Calibri" w:cs="Calibri"/>
                    <w:color w:val="000000"/>
                    <w:sz w:val="22"/>
                    <w:szCs w:val="22"/>
                  </w:rPr>
                </w:rPrChange>
              </w:rPr>
              <w:pPrChange w:id="6788" w:author="Nick.Tolimieri [2]" w:date="2022-09-09T12:38:00Z">
                <w:pPr>
                  <w:jc w:val="right"/>
                </w:pPr>
              </w:pPrChange>
            </w:pPr>
            <w:ins w:id="6789" w:author="Nick.Tolimieri [2]" w:date="2022-09-09T12:38:00Z">
              <w:r w:rsidRPr="001255CF">
                <w:rPr>
                  <w:rFonts w:asciiTheme="minorHAnsi" w:eastAsiaTheme="minorHAnsi" w:hAnsiTheme="minorHAnsi" w:cstheme="minorBidi"/>
                  <w:sz w:val="22"/>
                  <w:szCs w:val="22"/>
                  <w:rPrChange w:id="6790" w:author="Nick.Tolimieri [2]" w:date="2022-09-09T12:38:00Z">
                    <w:rPr>
                      <w:rFonts w:ascii="Calibri" w:hAnsi="Calibri" w:cs="Calibri"/>
                      <w:color w:val="000000"/>
                      <w:sz w:val="22"/>
                      <w:szCs w:val="22"/>
                    </w:rPr>
                  </w:rPrChange>
                </w:rPr>
                <w:t>0.18</w:t>
              </w:r>
            </w:ins>
          </w:p>
        </w:tc>
      </w:tr>
      <w:tr w:rsidR="001255CF" w:rsidRPr="001255CF" w:rsidTr="001255CF">
        <w:trPr>
          <w:divId w:val="1429738465"/>
          <w:trHeight w:val="300"/>
          <w:ins w:id="6791" w:author="Nick.Tolimieri [2]" w:date="2022-09-09T12:38:00Z"/>
          <w:trPrChange w:id="6792" w:author="Nick.Tolimieri [2]" w:date="2022-09-09T12:38:00Z">
            <w:trPr>
              <w:divId w:val="1429738465"/>
              <w:trHeight w:val="300"/>
            </w:trPr>
          </w:trPrChange>
        </w:trPr>
        <w:tc>
          <w:tcPr>
            <w:tcW w:w="960" w:type="dxa"/>
            <w:noWrap/>
            <w:hideMark/>
            <w:tcPrChange w:id="67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794" w:author="Nick.Tolimieri [2]" w:date="2022-09-09T12:38:00Z"/>
                <w:rFonts w:asciiTheme="minorHAnsi" w:eastAsiaTheme="minorHAnsi" w:hAnsiTheme="minorHAnsi" w:cstheme="minorBidi"/>
                <w:sz w:val="22"/>
                <w:szCs w:val="22"/>
                <w:rPrChange w:id="6795" w:author="Nick.Tolimieri [2]" w:date="2022-09-09T12:38:00Z">
                  <w:rPr>
                    <w:ins w:id="6796" w:author="Nick.Tolimieri [2]" w:date="2022-09-09T12:38:00Z"/>
                    <w:rFonts w:ascii="Calibri" w:hAnsi="Calibri" w:cs="Calibri"/>
                    <w:color w:val="000000"/>
                    <w:sz w:val="22"/>
                    <w:szCs w:val="22"/>
                  </w:rPr>
                </w:rPrChange>
              </w:rPr>
              <w:pPrChange w:id="6797" w:author="Nick.Tolimieri [2]" w:date="2022-09-09T12:38:00Z">
                <w:pPr/>
              </w:pPrChange>
            </w:pPr>
            <w:ins w:id="6798" w:author="Nick.Tolimieri [2]" w:date="2022-09-09T12:38:00Z">
              <w:r w:rsidRPr="001255CF">
                <w:rPr>
                  <w:rFonts w:asciiTheme="minorHAnsi" w:eastAsiaTheme="minorHAnsi" w:hAnsiTheme="minorHAnsi" w:cstheme="minorBidi"/>
                  <w:sz w:val="22"/>
                  <w:szCs w:val="22"/>
                  <w:rPrChange w:id="6799" w:author="Nick.Tolimieri [2]" w:date="2022-09-09T12:38:00Z">
                    <w:rPr>
                      <w:rFonts w:ascii="Calibri" w:hAnsi="Calibri" w:cs="Calibri"/>
                      <w:color w:val="000000"/>
                      <w:sz w:val="22"/>
                      <w:szCs w:val="22"/>
                    </w:rPr>
                  </w:rPrChange>
                </w:rPr>
                <w:t>Cape Alava</w:t>
              </w:r>
            </w:ins>
          </w:p>
        </w:tc>
        <w:tc>
          <w:tcPr>
            <w:tcW w:w="960" w:type="dxa"/>
            <w:noWrap/>
            <w:hideMark/>
            <w:tcPrChange w:id="68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01" w:author="Nick.Tolimieri [2]" w:date="2022-09-09T12:38:00Z"/>
                <w:rFonts w:asciiTheme="minorHAnsi" w:eastAsiaTheme="minorHAnsi" w:hAnsiTheme="minorHAnsi" w:cstheme="minorBidi"/>
                <w:sz w:val="22"/>
                <w:szCs w:val="22"/>
                <w:rPrChange w:id="6802" w:author="Nick.Tolimieri [2]" w:date="2022-09-09T12:38:00Z">
                  <w:rPr>
                    <w:ins w:id="6803" w:author="Nick.Tolimieri [2]" w:date="2022-09-09T12:38:00Z"/>
                    <w:rFonts w:ascii="Calibri" w:hAnsi="Calibri" w:cs="Calibri"/>
                    <w:color w:val="000000"/>
                    <w:sz w:val="22"/>
                    <w:szCs w:val="22"/>
                  </w:rPr>
                </w:rPrChange>
              </w:rPr>
              <w:pPrChange w:id="6804" w:author="Nick.Tolimieri [2]" w:date="2022-09-09T12:38:00Z">
                <w:pPr>
                  <w:jc w:val="right"/>
                </w:pPr>
              </w:pPrChange>
            </w:pPr>
            <w:ins w:id="6805" w:author="Nick.Tolimieri [2]" w:date="2022-09-09T12:38:00Z">
              <w:r w:rsidRPr="001255CF">
                <w:rPr>
                  <w:rFonts w:asciiTheme="minorHAnsi" w:eastAsiaTheme="minorHAnsi" w:hAnsiTheme="minorHAnsi" w:cstheme="minorBidi"/>
                  <w:sz w:val="22"/>
                  <w:szCs w:val="22"/>
                  <w:rPrChange w:id="6806" w:author="Nick.Tolimieri [2]" w:date="2022-09-09T12:38:00Z">
                    <w:rPr>
                      <w:rFonts w:ascii="Calibri" w:hAnsi="Calibri" w:cs="Calibri"/>
                      <w:color w:val="000000"/>
                      <w:sz w:val="22"/>
                      <w:szCs w:val="22"/>
                    </w:rPr>
                  </w:rPrChange>
                </w:rPr>
                <w:t>1992</w:t>
              </w:r>
            </w:ins>
          </w:p>
        </w:tc>
        <w:tc>
          <w:tcPr>
            <w:tcW w:w="960" w:type="dxa"/>
            <w:noWrap/>
            <w:hideMark/>
            <w:tcPrChange w:id="68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08" w:author="Nick.Tolimieri [2]" w:date="2022-09-09T12:38:00Z"/>
                <w:rFonts w:asciiTheme="minorHAnsi" w:eastAsiaTheme="minorHAnsi" w:hAnsiTheme="minorHAnsi" w:cstheme="minorBidi"/>
                <w:sz w:val="22"/>
                <w:szCs w:val="22"/>
                <w:rPrChange w:id="6809" w:author="Nick.Tolimieri [2]" w:date="2022-09-09T12:38:00Z">
                  <w:rPr>
                    <w:ins w:id="6810" w:author="Nick.Tolimieri [2]" w:date="2022-09-09T12:38:00Z"/>
                    <w:rFonts w:ascii="Calibri" w:hAnsi="Calibri" w:cs="Calibri"/>
                    <w:color w:val="000000"/>
                    <w:sz w:val="22"/>
                    <w:szCs w:val="22"/>
                  </w:rPr>
                </w:rPrChange>
              </w:rPr>
              <w:pPrChange w:id="6811" w:author="Nick.Tolimieri [2]" w:date="2022-09-09T12:38:00Z">
                <w:pPr>
                  <w:jc w:val="right"/>
                </w:pPr>
              </w:pPrChange>
            </w:pPr>
            <w:ins w:id="6812" w:author="Nick.Tolimieri [2]" w:date="2022-09-09T12:38:00Z">
              <w:r w:rsidRPr="001255CF">
                <w:rPr>
                  <w:rFonts w:asciiTheme="minorHAnsi" w:eastAsiaTheme="minorHAnsi" w:hAnsiTheme="minorHAnsi" w:cstheme="minorBidi"/>
                  <w:sz w:val="22"/>
                  <w:szCs w:val="22"/>
                  <w:rPrChange w:id="6813" w:author="Nick.Tolimieri [2]" w:date="2022-09-09T12:38:00Z">
                    <w:rPr>
                      <w:rFonts w:ascii="Calibri" w:hAnsi="Calibri" w:cs="Calibri"/>
                      <w:color w:val="000000"/>
                      <w:sz w:val="22"/>
                      <w:szCs w:val="22"/>
                    </w:rPr>
                  </w:rPrChange>
                </w:rPr>
                <w:t>4</w:t>
              </w:r>
            </w:ins>
          </w:p>
        </w:tc>
        <w:tc>
          <w:tcPr>
            <w:tcW w:w="960" w:type="dxa"/>
            <w:noWrap/>
            <w:hideMark/>
            <w:tcPrChange w:id="68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15" w:author="Nick.Tolimieri [2]" w:date="2022-09-09T12:38:00Z"/>
                <w:rFonts w:asciiTheme="minorHAnsi" w:eastAsiaTheme="minorHAnsi" w:hAnsiTheme="minorHAnsi" w:cstheme="minorBidi"/>
                <w:sz w:val="22"/>
                <w:szCs w:val="22"/>
                <w:rPrChange w:id="6816" w:author="Nick.Tolimieri [2]" w:date="2022-09-09T12:38:00Z">
                  <w:rPr>
                    <w:ins w:id="6817" w:author="Nick.Tolimieri [2]" w:date="2022-09-09T12:38:00Z"/>
                    <w:rFonts w:ascii="Calibri" w:hAnsi="Calibri" w:cs="Calibri"/>
                    <w:color w:val="000000"/>
                    <w:sz w:val="22"/>
                    <w:szCs w:val="22"/>
                  </w:rPr>
                </w:rPrChange>
              </w:rPr>
              <w:pPrChange w:id="6818" w:author="Nick.Tolimieri [2]" w:date="2022-09-09T12:38:00Z">
                <w:pPr>
                  <w:jc w:val="right"/>
                </w:pPr>
              </w:pPrChange>
            </w:pPr>
            <w:ins w:id="6819" w:author="Nick.Tolimieri [2]" w:date="2022-09-09T12:38:00Z">
              <w:r w:rsidRPr="001255CF">
                <w:rPr>
                  <w:rFonts w:asciiTheme="minorHAnsi" w:eastAsiaTheme="minorHAnsi" w:hAnsiTheme="minorHAnsi" w:cstheme="minorBidi"/>
                  <w:sz w:val="22"/>
                  <w:szCs w:val="22"/>
                  <w:rPrChange w:id="6820" w:author="Nick.Tolimieri [2]" w:date="2022-09-09T12:38:00Z">
                    <w:rPr>
                      <w:rFonts w:ascii="Calibri" w:hAnsi="Calibri" w:cs="Calibri"/>
                      <w:color w:val="000000"/>
                      <w:sz w:val="22"/>
                      <w:szCs w:val="22"/>
                    </w:rPr>
                  </w:rPrChange>
                </w:rPr>
                <w:t>49</w:t>
              </w:r>
            </w:ins>
          </w:p>
        </w:tc>
        <w:tc>
          <w:tcPr>
            <w:tcW w:w="960" w:type="dxa"/>
            <w:noWrap/>
            <w:hideMark/>
            <w:tcPrChange w:id="68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22" w:author="Nick.Tolimieri [2]" w:date="2022-09-09T12:38:00Z"/>
                <w:rFonts w:asciiTheme="minorHAnsi" w:eastAsiaTheme="minorHAnsi" w:hAnsiTheme="minorHAnsi" w:cstheme="minorBidi"/>
                <w:sz w:val="22"/>
                <w:szCs w:val="22"/>
                <w:rPrChange w:id="6823" w:author="Nick.Tolimieri [2]" w:date="2022-09-09T12:38:00Z">
                  <w:rPr>
                    <w:ins w:id="6824" w:author="Nick.Tolimieri [2]" w:date="2022-09-09T12:38:00Z"/>
                    <w:rFonts w:ascii="Calibri" w:hAnsi="Calibri" w:cs="Calibri"/>
                    <w:color w:val="000000"/>
                    <w:sz w:val="22"/>
                    <w:szCs w:val="22"/>
                  </w:rPr>
                </w:rPrChange>
              </w:rPr>
              <w:pPrChange w:id="6825" w:author="Nick.Tolimieri [2]" w:date="2022-09-09T12:38:00Z">
                <w:pPr>
                  <w:jc w:val="right"/>
                </w:pPr>
              </w:pPrChange>
            </w:pPr>
            <w:ins w:id="6826" w:author="Nick.Tolimieri [2]" w:date="2022-09-09T12:38:00Z">
              <w:r w:rsidRPr="001255CF">
                <w:rPr>
                  <w:rFonts w:asciiTheme="minorHAnsi" w:eastAsiaTheme="minorHAnsi" w:hAnsiTheme="minorHAnsi" w:cstheme="minorBidi"/>
                  <w:sz w:val="22"/>
                  <w:szCs w:val="22"/>
                  <w:rPrChange w:id="6827" w:author="Nick.Tolimieri [2]" w:date="2022-09-09T12:38:00Z">
                    <w:rPr>
                      <w:rFonts w:ascii="Calibri" w:hAnsi="Calibri" w:cs="Calibri"/>
                      <w:color w:val="000000"/>
                      <w:sz w:val="22"/>
                      <w:szCs w:val="22"/>
                    </w:rPr>
                  </w:rPrChange>
                </w:rPr>
                <w:t>5</w:t>
              </w:r>
            </w:ins>
          </w:p>
        </w:tc>
        <w:tc>
          <w:tcPr>
            <w:tcW w:w="960" w:type="dxa"/>
            <w:noWrap/>
            <w:hideMark/>
            <w:tcPrChange w:id="68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29" w:author="Nick.Tolimieri [2]" w:date="2022-09-09T12:38:00Z"/>
                <w:rFonts w:asciiTheme="minorHAnsi" w:eastAsiaTheme="minorHAnsi" w:hAnsiTheme="minorHAnsi" w:cstheme="minorBidi"/>
                <w:sz w:val="22"/>
                <w:szCs w:val="22"/>
                <w:rPrChange w:id="6830" w:author="Nick.Tolimieri [2]" w:date="2022-09-09T12:38:00Z">
                  <w:rPr>
                    <w:ins w:id="6831" w:author="Nick.Tolimieri [2]" w:date="2022-09-09T12:38:00Z"/>
                    <w:rFonts w:ascii="Calibri" w:hAnsi="Calibri" w:cs="Calibri"/>
                    <w:color w:val="000000"/>
                    <w:sz w:val="22"/>
                    <w:szCs w:val="22"/>
                  </w:rPr>
                </w:rPrChange>
              </w:rPr>
              <w:pPrChange w:id="6832" w:author="Nick.Tolimieri [2]" w:date="2022-09-09T12:38:00Z">
                <w:pPr>
                  <w:jc w:val="right"/>
                </w:pPr>
              </w:pPrChange>
            </w:pPr>
            <w:ins w:id="6833" w:author="Nick.Tolimieri [2]" w:date="2022-09-09T12:38:00Z">
              <w:r w:rsidRPr="001255CF">
                <w:rPr>
                  <w:rFonts w:asciiTheme="minorHAnsi" w:eastAsiaTheme="minorHAnsi" w:hAnsiTheme="minorHAnsi" w:cstheme="minorBidi"/>
                  <w:sz w:val="22"/>
                  <w:szCs w:val="22"/>
                  <w:rPrChange w:id="6834" w:author="Nick.Tolimieri [2]" w:date="2022-09-09T12:38:00Z">
                    <w:rPr>
                      <w:rFonts w:ascii="Calibri" w:hAnsi="Calibri" w:cs="Calibri"/>
                      <w:color w:val="000000"/>
                      <w:sz w:val="22"/>
                      <w:szCs w:val="22"/>
                    </w:rPr>
                  </w:rPrChange>
                </w:rPr>
                <w:t>48</w:t>
              </w:r>
            </w:ins>
          </w:p>
        </w:tc>
        <w:tc>
          <w:tcPr>
            <w:tcW w:w="960" w:type="dxa"/>
            <w:noWrap/>
            <w:hideMark/>
            <w:tcPrChange w:id="683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36" w:author="Nick.Tolimieri [2]" w:date="2022-09-09T12:38:00Z"/>
                <w:rFonts w:asciiTheme="minorHAnsi" w:eastAsiaTheme="minorHAnsi" w:hAnsiTheme="minorHAnsi" w:cstheme="minorBidi"/>
                <w:sz w:val="22"/>
                <w:szCs w:val="22"/>
                <w:rPrChange w:id="6837" w:author="Nick.Tolimieri [2]" w:date="2022-09-09T12:38:00Z">
                  <w:rPr>
                    <w:ins w:id="6838" w:author="Nick.Tolimieri [2]" w:date="2022-09-09T12:38:00Z"/>
                    <w:rFonts w:ascii="Calibri" w:hAnsi="Calibri" w:cs="Calibri"/>
                    <w:color w:val="000000"/>
                    <w:sz w:val="22"/>
                    <w:szCs w:val="22"/>
                  </w:rPr>
                </w:rPrChange>
              </w:rPr>
              <w:pPrChange w:id="6839" w:author="Nick.Tolimieri [2]" w:date="2022-09-09T12:38:00Z">
                <w:pPr>
                  <w:jc w:val="right"/>
                </w:pPr>
              </w:pPrChange>
            </w:pPr>
            <w:ins w:id="6840" w:author="Nick.Tolimieri [2]" w:date="2022-09-09T12:38:00Z">
              <w:r w:rsidRPr="001255CF">
                <w:rPr>
                  <w:rFonts w:asciiTheme="minorHAnsi" w:eastAsiaTheme="minorHAnsi" w:hAnsiTheme="minorHAnsi" w:cstheme="minorBidi"/>
                  <w:sz w:val="22"/>
                  <w:szCs w:val="22"/>
                  <w:rPrChange w:id="6841" w:author="Nick.Tolimieri [2]" w:date="2022-09-09T12:38:00Z">
                    <w:rPr>
                      <w:rFonts w:ascii="Calibri" w:hAnsi="Calibri" w:cs="Calibri"/>
                      <w:color w:val="000000"/>
                      <w:sz w:val="22"/>
                      <w:szCs w:val="22"/>
                    </w:rPr>
                  </w:rPrChange>
                </w:rPr>
                <w:t>5</w:t>
              </w:r>
            </w:ins>
          </w:p>
        </w:tc>
        <w:tc>
          <w:tcPr>
            <w:tcW w:w="960" w:type="dxa"/>
            <w:noWrap/>
            <w:hideMark/>
            <w:tcPrChange w:id="684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43" w:author="Nick.Tolimieri [2]" w:date="2022-09-09T12:38:00Z"/>
                <w:rFonts w:asciiTheme="minorHAnsi" w:eastAsiaTheme="minorHAnsi" w:hAnsiTheme="minorHAnsi" w:cstheme="minorBidi"/>
                <w:sz w:val="22"/>
                <w:szCs w:val="22"/>
                <w:rPrChange w:id="6844" w:author="Nick.Tolimieri [2]" w:date="2022-09-09T12:38:00Z">
                  <w:rPr>
                    <w:ins w:id="6845" w:author="Nick.Tolimieri [2]" w:date="2022-09-09T12:38:00Z"/>
                    <w:rFonts w:ascii="Calibri" w:hAnsi="Calibri" w:cs="Calibri"/>
                    <w:color w:val="000000"/>
                    <w:sz w:val="22"/>
                    <w:szCs w:val="22"/>
                  </w:rPr>
                </w:rPrChange>
              </w:rPr>
              <w:pPrChange w:id="6846" w:author="Nick.Tolimieri [2]" w:date="2022-09-09T12:38:00Z">
                <w:pPr>
                  <w:jc w:val="right"/>
                </w:pPr>
              </w:pPrChange>
            </w:pPr>
            <w:ins w:id="6847" w:author="Nick.Tolimieri [2]" w:date="2022-09-09T12:38:00Z">
              <w:r w:rsidRPr="001255CF">
                <w:rPr>
                  <w:rFonts w:asciiTheme="minorHAnsi" w:eastAsiaTheme="minorHAnsi" w:hAnsiTheme="minorHAnsi" w:cstheme="minorBidi"/>
                  <w:sz w:val="22"/>
                  <w:szCs w:val="22"/>
                  <w:rPrChange w:id="6848" w:author="Nick.Tolimieri [2]" w:date="2022-09-09T12:38:00Z">
                    <w:rPr>
                      <w:rFonts w:ascii="Calibri" w:hAnsi="Calibri" w:cs="Calibri"/>
                      <w:color w:val="000000"/>
                      <w:sz w:val="22"/>
                      <w:szCs w:val="22"/>
                    </w:rPr>
                  </w:rPrChange>
                </w:rPr>
                <w:t>17</w:t>
              </w:r>
            </w:ins>
          </w:p>
        </w:tc>
        <w:tc>
          <w:tcPr>
            <w:tcW w:w="960" w:type="dxa"/>
            <w:noWrap/>
            <w:hideMark/>
            <w:tcPrChange w:id="68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50" w:author="Nick.Tolimieri [2]" w:date="2022-09-09T12:38:00Z"/>
                <w:rFonts w:asciiTheme="minorHAnsi" w:eastAsiaTheme="minorHAnsi" w:hAnsiTheme="minorHAnsi" w:cstheme="minorBidi"/>
                <w:sz w:val="22"/>
                <w:szCs w:val="22"/>
                <w:rPrChange w:id="6851" w:author="Nick.Tolimieri [2]" w:date="2022-09-09T12:38:00Z">
                  <w:rPr>
                    <w:ins w:id="6852" w:author="Nick.Tolimieri [2]" w:date="2022-09-09T12:38:00Z"/>
                    <w:rFonts w:ascii="Calibri" w:hAnsi="Calibri" w:cs="Calibri"/>
                    <w:color w:val="000000"/>
                    <w:sz w:val="22"/>
                    <w:szCs w:val="22"/>
                  </w:rPr>
                </w:rPrChange>
              </w:rPr>
              <w:pPrChange w:id="6853" w:author="Nick.Tolimieri [2]" w:date="2022-09-09T12:38:00Z">
                <w:pPr>
                  <w:jc w:val="right"/>
                </w:pPr>
              </w:pPrChange>
            </w:pPr>
            <w:ins w:id="6854" w:author="Nick.Tolimieri [2]" w:date="2022-09-09T12:38:00Z">
              <w:r w:rsidRPr="001255CF">
                <w:rPr>
                  <w:rFonts w:asciiTheme="minorHAnsi" w:eastAsiaTheme="minorHAnsi" w:hAnsiTheme="minorHAnsi" w:cstheme="minorBidi"/>
                  <w:sz w:val="22"/>
                  <w:szCs w:val="22"/>
                  <w:rPrChange w:id="6855" w:author="Nick.Tolimieri [2]" w:date="2022-09-09T12:38:00Z">
                    <w:rPr>
                      <w:rFonts w:ascii="Calibri" w:hAnsi="Calibri" w:cs="Calibri"/>
                      <w:color w:val="000000"/>
                      <w:sz w:val="22"/>
                      <w:szCs w:val="22"/>
                    </w:rPr>
                  </w:rPrChange>
                </w:rPr>
                <w:t>1.68</w:t>
              </w:r>
            </w:ins>
          </w:p>
        </w:tc>
        <w:tc>
          <w:tcPr>
            <w:tcW w:w="960" w:type="dxa"/>
            <w:noWrap/>
            <w:hideMark/>
            <w:tcPrChange w:id="68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57" w:author="Nick.Tolimieri [2]" w:date="2022-09-09T12:38:00Z"/>
                <w:rFonts w:asciiTheme="minorHAnsi" w:eastAsiaTheme="minorHAnsi" w:hAnsiTheme="minorHAnsi" w:cstheme="minorBidi"/>
                <w:sz w:val="22"/>
                <w:szCs w:val="22"/>
                <w:rPrChange w:id="6858" w:author="Nick.Tolimieri [2]" w:date="2022-09-09T12:38:00Z">
                  <w:rPr>
                    <w:ins w:id="6859" w:author="Nick.Tolimieri [2]" w:date="2022-09-09T12:38:00Z"/>
                    <w:rFonts w:ascii="Calibri" w:hAnsi="Calibri" w:cs="Calibri"/>
                    <w:color w:val="000000"/>
                    <w:sz w:val="22"/>
                    <w:szCs w:val="22"/>
                  </w:rPr>
                </w:rPrChange>
              </w:rPr>
              <w:pPrChange w:id="6860" w:author="Nick.Tolimieri [2]" w:date="2022-09-09T12:38:00Z">
                <w:pPr>
                  <w:jc w:val="right"/>
                </w:pPr>
              </w:pPrChange>
            </w:pPr>
            <w:ins w:id="6861" w:author="Nick.Tolimieri [2]" w:date="2022-09-09T12:38:00Z">
              <w:r w:rsidRPr="001255CF">
                <w:rPr>
                  <w:rFonts w:asciiTheme="minorHAnsi" w:eastAsiaTheme="minorHAnsi" w:hAnsiTheme="minorHAnsi" w:cstheme="minorBidi"/>
                  <w:sz w:val="22"/>
                  <w:szCs w:val="22"/>
                  <w:rPrChange w:id="6862" w:author="Nick.Tolimieri [2]" w:date="2022-09-09T12:38:00Z">
                    <w:rPr>
                      <w:rFonts w:ascii="Calibri" w:hAnsi="Calibri" w:cs="Calibri"/>
                      <w:color w:val="000000"/>
                      <w:sz w:val="22"/>
                      <w:szCs w:val="22"/>
                    </w:rPr>
                  </w:rPrChange>
                </w:rPr>
                <w:t>0.31</w:t>
              </w:r>
            </w:ins>
          </w:p>
        </w:tc>
      </w:tr>
      <w:tr w:rsidR="001255CF" w:rsidRPr="001255CF" w:rsidTr="001255CF">
        <w:trPr>
          <w:divId w:val="1429738465"/>
          <w:trHeight w:val="300"/>
          <w:ins w:id="6863" w:author="Nick.Tolimieri [2]" w:date="2022-09-09T12:38:00Z"/>
          <w:trPrChange w:id="6864" w:author="Nick.Tolimieri [2]" w:date="2022-09-09T12:38:00Z">
            <w:trPr>
              <w:divId w:val="1429738465"/>
              <w:trHeight w:val="300"/>
            </w:trPr>
          </w:trPrChange>
        </w:trPr>
        <w:tc>
          <w:tcPr>
            <w:tcW w:w="960" w:type="dxa"/>
            <w:noWrap/>
            <w:hideMark/>
            <w:tcPrChange w:id="68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66" w:author="Nick.Tolimieri [2]" w:date="2022-09-09T12:38:00Z"/>
                <w:rFonts w:asciiTheme="minorHAnsi" w:eastAsiaTheme="minorHAnsi" w:hAnsiTheme="minorHAnsi" w:cstheme="minorBidi"/>
                <w:sz w:val="22"/>
                <w:szCs w:val="22"/>
                <w:rPrChange w:id="6867" w:author="Nick.Tolimieri [2]" w:date="2022-09-09T12:38:00Z">
                  <w:rPr>
                    <w:ins w:id="6868" w:author="Nick.Tolimieri [2]" w:date="2022-09-09T12:38:00Z"/>
                    <w:rFonts w:ascii="Calibri" w:hAnsi="Calibri" w:cs="Calibri"/>
                    <w:color w:val="000000"/>
                    <w:sz w:val="22"/>
                    <w:szCs w:val="22"/>
                  </w:rPr>
                </w:rPrChange>
              </w:rPr>
              <w:pPrChange w:id="6869" w:author="Nick.Tolimieri [2]" w:date="2022-09-09T12:38:00Z">
                <w:pPr/>
              </w:pPrChange>
            </w:pPr>
            <w:ins w:id="6870" w:author="Nick.Tolimieri [2]" w:date="2022-09-09T12:38:00Z">
              <w:r w:rsidRPr="001255CF">
                <w:rPr>
                  <w:rFonts w:asciiTheme="minorHAnsi" w:eastAsiaTheme="minorHAnsi" w:hAnsiTheme="minorHAnsi" w:cstheme="minorBidi"/>
                  <w:sz w:val="22"/>
                  <w:szCs w:val="22"/>
                  <w:rPrChange w:id="6871" w:author="Nick.Tolimieri [2]" w:date="2022-09-09T12:38:00Z">
                    <w:rPr>
                      <w:rFonts w:ascii="Calibri" w:hAnsi="Calibri" w:cs="Calibri"/>
                      <w:color w:val="000000"/>
                      <w:sz w:val="22"/>
                      <w:szCs w:val="22"/>
                    </w:rPr>
                  </w:rPrChange>
                </w:rPr>
                <w:lastRenderedPageBreak/>
                <w:t>Cape Alava</w:t>
              </w:r>
            </w:ins>
          </w:p>
        </w:tc>
        <w:tc>
          <w:tcPr>
            <w:tcW w:w="960" w:type="dxa"/>
            <w:noWrap/>
            <w:hideMark/>
            <w:tcPrChange w:id="68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73" w:author="Nick.Tolimieri [2]" w:date="2022-09-09T12:38:00Z"/>
                <w:rFonts w:asciiTheme="minorHAnsi" w:eastAsiaTheme="minorHAnsi" w:hAnsiTheme="minorHAnsi" w:cstheme="minorBidi"/>
                <w:sz w:val="22"/>
                <w:szCs w:val="22"/>
                <w:rPrChange w:id="6874" w:author="Nick.Tolimieri [2]" w:date="2022-09-09T12:38:00Z">
                  <w:rPr>
                    <w:ins w:id="6875" w:author="Nick.Tolimieri [2]" w:date="2022-09-09T12:38:00Z"/>
                    <w:rFonts w:ascii="Calibri" w:hAnsi="Calibri" w:cs="Calibri"/>
                    <w:color w:val="000000"/>
                    <w:sz w:val="22"/>
                    <w:szCs w:val="22"/>
                  </w:rPr>
                </w:rPrChange>
              </w:rPr>
              <w:pPrChange w:id="6876" w:author="Nick.Tolimieri [2]" w:date="2022-09-09T12:38:00Z">
                <w:pPr>
                  <w:jc w:val="right"/>
                </w:pPr>
              </w:pPrChange>
            </w:pPr>
            <w:ins w:id="6877" w:author="Nick.Tolimieri [2]" w:date="2022-09-09T12:38:00Z">
              <w:r w:rsidRPr="001255CF">
                <w:rPr>
                  <w:rFonts w:asciiTheme="minorHAnsi" w:eastAsiaTheme="minorHAnsi" w:hAnsiTheme="minorHAnsi" w:cstheme="minorBidi"/>
                  <w:sz w:val="22"/>
                  <w:szCs w:val="22"/>
                  <w:rPrChange w:id="6878" w:author="Nick.Tolimieri [2]" w:date="2022-09-09T12:38:00Z">
                    <w:rPr>
                      <w:rFonts w:ascii="Calibri" w:hAnsi="Calibri" w:cs="Calibri"/>
                      <w:color w:val="000000"/>
                      <w:sz w:val="22"/>
                      <w:szCs w:val="22"/>
                    </w:rPr>
                  </w:rPrChange>
                </w:rPr>
                <w:t>1993</w:t>
              </w:r>
            </w:ins>
          </w:p>
        </w:tc>
        <w:tc>
          <w:tcPr>
            <w:tcW w:w="960" w:type="dxa"/>
            <w:noWrap/>
            <w:hideMark/>
            <w:tcPrChange w:id="68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80" w:author="Nick.Tolimieri [2]" w:date="2022-09-09T12:38:00Z"/>
                <w:rFonts w:asciiTheme="minorHAnsi" w:eastAsiaTheme="minorHAnsi" w:hAnsiTheme="minorHAnsi" w:cstheme="minorBidi"/>
                <w:sz w:val="22"/>
                <w:szCs w:val="22"/>
                <w:rPrChange w:id="6881" w:author="Nick.Tolimieri [2]" w:date="2022-09-09T12:38:00Z">
                  <w:rPr>
                    <w:ins w:id="6882" w:author="Nick.Tolimieri [2]" w:date="2022-09-09T12:38:00Z"/>
                    <w:rFonts w:ascii="Calibri" w:hAnsi="Calibri" w:cs="Calibri"/>
                    <w:color w:val="000000"/>
                    <w:sz w:val="22"/>
                    <w:szCs w:val="22"/>
                  </w:rPr>
                </w:rPrChange>
              </w:rPr>
              <w:pPrChange w:id="6883" w:author="Nick.Tolimieri [2]" w:date="2022-09-09T12:38:00Z">
                <w:pPr>
                  <w:jc w:val="right"/>
                </w:pPr>
              </w:pPrChange>
            </w:pPr>
            <w:ins w:id="6884" w:author="Nick.Tolimieri [2]" w:date="2022-09-09T12:38:00Z">
              <w:r w:rsidRPr="001255CF">
                <w:rPr>
                  <w:rFonts w:asciiTheme="minorHAnsi" w:eastAsiaTheme="minorHAnsi" w:hAnsiTheme="minorHAnsi" w:cstheme="minorBidi"/>
                  <w:sz w:val="22"/>
                  <w:szCs w:val="22"/>
                  <w:rPrChange w:id="6885" w:author="Nick.Tolimieri [2]" w:date="2022-09-09T12:38:00Z">
                    <w:rPr>
                      <w:rFonts w:ascii="Calibri" w:hAnsi="Calibri" w:cs="Calibri"/>
                      <w:color w:val="000000"/>
                      <w:sz w:val="22"/>
                      <w:szCs w:val="22"/>
                    </w:rPr>
                  </w:rPrChange>
                </w:rPr>
                <w:t>7</w:t>
              </w:r>
            </w:ins>
          </w:p>
        </w:tc>
        <w:tc>
          <w:tcPr>
            <w:tcW w:w="960" w:type="dxa"/>
            <w:noWrap/>
            <w:hideMark/>
            <w:tcPrChange w:id="68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87" w:author="Nick.Tolimieri [2]" w:date="2022-09-09T12:38:00Z"/>
                <w:rFonts w:asciiTheme="minorHAnsi" w:eastAsiaTheme="minorHAnsi" w:hAnsiTheme="minorHAnsi" w:cstheme="minorBidi"/>
                <w:sz w:val="22"/>
                <w:szCs w:val="22"/>
                <w:rPrChange w:id="6888" w:author="Nick.Tolimieri [2]" w:date="2022-09-09T12:38:00Z">
                  <w:rPr>
                    <w:ins w:id="6889" w:author="Nick.Tolimieri [2]" w:date="2022-09-09T12:38:00Z"/>
                    <w:rFonts w:ascii="Calibri" w:hAnsi="Calibri" w:cs="Calibri"/>
                    <w:color w:val="000000"/>
                    <w:sz w:val="22"/>
                    <w:szCs w:val="22"/>
                  </w:rPr>
                </w:rPrChange>
              </w:rPr>
              <w:pPrChange w:id="6890" w:author="Nick.Tolimieri [2]" w:date="2022-09-09T12:38:00Z">
                <w:pPr>
                  <w:jc w:val="right"/>
                </w:pPr>
              </w:pPrChange>
            </w:pPr>
            <w:ins w:id="6891" w:author="Nick.Tolimieri [2]" w:date="2022-09-09T12:38:00Z">
              <w:r w:rsidRPr="001255CF">
                <w:rPr>
                  <w:rFonts w:asciiTheme="minorHAnsi" w:eastAsiaTheme="minorHAnsi" w:hAnsiTheme="minorHAnsi" w:cstheme="minorBidi"/>
                  <w:sz w:val="22"/>
                  <w:szCs w:val="22"/>
                  <w:rPrChange w:id="6892" w:author="Nick.Tolimieri [2]" w:date="2022-09-09T12:38:00Z">
                    <w:rPr>
                      <w:rFonts w:ascii="Calibri" w:hAnsi="Calibri" w:cs="Calibri"/>
                      <w:color w:val="000000"/>
                      <w:sz w:val="22"/>
                      <w:szCs w:val="22"/>
                    </w:rPr>
                  </w:rPrChange>
                </w:rPr>
                <w:t>32</w:t>
              </w:r>
            </w:ins>
          </w:p>
        </w:tc>
        <w:tc>
          <w:tcPr>
            <w:tcW w:w="960" w:type="dxa"/>
            <w:noWrap/>
            <w:hideMark/>
            <w:tcPrChange w:id="68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894" w:author="Nick.Tolimieri [2]" w:date="2022-09-09T12:38:00Z"/>
                <w:rFonts w:asciiTheme="minorHAnsi" w:eastAsiaTheme="minorHAnsi" w:hAnsiTheme="minorHAnsi" w:cstheme="minorBidi"/>
                <w:sz w:val="22"/>
                <w:szCs w:val="22"/>
                <w:rPrChange w:id="6895" w:author="Nick.Tolimieri [2]" w:date="2022-09-09T12:38:00Z">
                  <w:rPr>
                    <w:ins w:id="6896" w:author="Nick.Tolimieri [2]" w:date="2022-09-09T12:38:00Z"/>
                    <w:rFonts w:ascii="Calibri" w:hAnsi="Calibri" w:cs="Calibri"/>
                    <w:color w:val="000000"/>
                    <w:sz w:val="22"/>
                    <w:szCs w:val="22"/>
                  </w:rPr>
                </w:rPrChange>
              </w:rPr>
              <w:pPrChange w:id="6897" w:author="Nick.Tolimieri [2]" w:date="2022-09-09T12:38:00Z">
                <w:pPr>
                  <w:jc w:val="right"/>
                </w:pPr>
              </w:pPrChange>
            </w:pPr>
            <w:ins w:id="6898" w:author="Nick.Tolimieri [2]" w:date="2022-09-09T12:38:00Z">
              <w:r w:rsidRPr="001255CF">
                <w:rPr>
                  <w:rFonts w:asciiTheme="minorHAnsi" w:eastAsiaTheme="minorHAnsi" w:hAnsiTheme="minorHAnsi" w:cstheme="minorBidi"/>
                  <w:sz w:val="22"/>
                  <w:szCs w:val="22"/>
                  <w:rPrChange w:id="6899" w:author="Nick.Tolimieri [2]" w:date="2022-09-09T12:38:00Z">
                    <w:rPr>
                      <w:rFonts w:ascii="Calibri" w:hAnsi="Calibri" w:cs="Calibri"/>
                      <w:color w:val="000000"/>
                      <w:sz w:val="22"/>
                      <w:szCs w:val="22"/>
                    </w:rPr>
                  </w:rPrChange>
                </w:rPr>
                <w:t>1</w:t>
              </w:r>
            </w:ins>
          </w:p>
        </w:tc>
        <w:tc>
          <w:tcPr>
            <w:tcW w:w="960" w:type="dxa"/>
            <w:noWrap/>
            <w:hideMark/>
            <w:tcPrChange w:id="69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01" w:author="Nick.Tolimieri [2]" w:date="2022-09-09T12:38:00Z"/>
                <w:rFonts w:asciiTheme="minorHAnsi" w:eastAsiaTheme="minorHAnsi" w:hAnsiTheme="minorHAnsi" w:cstheme="minorBidi"/>
                <w:sz w:val="22"/>
                <w:szCs w:val="22"/>
                <w:rPrChange w:id="6902" w:author="Nick.Tolimieri [2]" w:date="2022-09-09T12:38:00Z">
                  <w:rPr>
                    <w:ins w:id="6903" w:author="Nick.Tolimieri [2]" w:date="2022-09-09T12:38:00Z"/>
                    <w:rFonts w:ascii="Calibri" w:hAnsi="Calibri" w:cs="Calibri"/>
                    <w:color w:val="000000"/>
                    <w:sz w:val="22"/>
                    <w:szCs w:val="22"/>
                  </w:rPr>
                </w:rPrChange>
              </w:rPr>
              <w:pPrChange w:id="6904" w:author="Nick.Tolimieri [2]" w:date="2022-09-09T12:38:00Z">
                <w:pPr>
                  <w:jc w:val="right"/>
                </w:pPr>
              </w:pPrChange>
            </w:pPr>
            <w:ins w:id="6905" w:author="Nick.Tolimieri [2]" w:date="2022-09-09T12:38:00Z">
              <w:r w:rsidRPr="001255CF">
                <w:rPr>
                  <w:rFonts w:asciiTheme="minorHAnsi" w:eastAsiaTheme="minorHAnsi" w:hAnsiTheme="minorHAnsi" w:cstheme="minorBidi"/>
                  <w:sz w:val="22"/>
                  <w:szCs w:val="22"/>
                  <w:rPrChange w:id="6906" w:author="Nick.Tolimieri [2]" w:date="2022-09-09T12:38:00Z">
                    <w:rPr>
                      <w:rFonts w:ascii="Calibri" w:hAnsi="Calibri" w:cs="Calibri"/>
                      <w:color w:val="000000"/>
                      <w:sz w:val="22"/>
                      <w:szCs w:val="22"/>
                    </w:rPr>
                  </w:rPrChange>
                </w:rPr>
                <w:t>29</w:t>
              </w:r>
            </w:ins>
          </w:p>
        </w:tc>
        <w:tc>
          <w:tcPr>
            <w:tcW w:w="960" w:type="dxa"/>
            <w:noWrap/>
            <w:hideMark/>
            <w:tcPrChange w:id="690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08" w:author="Nick.Tolimieri [2]" w:date="2022-09-09T12:38:00Z"/>
                <w:rFonts w:asciiTheme="minorHAnsi" w:eastAsiaTheme="minorHAnsi" w:hAnsiTheme="minorHAnsi" w:cstheme="minorBidi"/>
                <w:sz w:val="22"/>
                <w:szCs w:val="22"/>
                <w:rPrChange w:id="6909" w:author="Nick.Tolimieri [2]" w:date="2022-09-09T12:38:00Z">
                  <w:rPr>
                    <w:ins w:id="6910" w:author="Nick.Tolimieri [2]" w:date="2022-09-09T12:38:00Z"/>
                    <w:rFonts w:ascii="Calibri" w:hAnsi="Calibri" w:cs="Calibri"/>
                    <w:color w:val="000000"/>
                    <w:sz w:val="22"/>
                    <w:szCs w:val="22"/>
                  </w:rPr>
                </w:rPrChange>
              </w:rPr>
              <w:pPrChange w:id="6911" w:author="Nick.Tolimieri [2]" w:date="2022-09-09T12:38:00Z">
                <w:pPr>
                  <w:jc w:val="right"/>
                </w:pPr>
              </w:pPrChange>
            </w:pPr>
            <w:ins w:id="6912" w:author="Nick.Tolimieri [2]" w:date="2022-09-09T12:38:00Z">
              <w:r w:rsidRPr="001255CF">
                <w:rPr>
                  <w:rFonts w:asciiTheme="minorHAnsi" w:eastAsiaTheme="minorHAnsi" w:hAnsiTheme="minorHAnsi" w:cstheme="minorBidi"/>
                  <w:sz w:val="22"/>
                  <w:szCs w:val="22"/>
                  <w:rPrChange w:id="6913" w:author="Nick.Tolimieri [2]" w:date="2022-09-09T12:38:00Z">
                    <w:rPr>
                      <w:rFonts w:ascii="Calibri" w:hAnsi="Calibri" w:cs="Calibri"/>
                      <w:color w:val="000000"/>
                      <w:sz w:val="22"/>
                      <w:szCs w:val="22"/>
                    </w:rPr>
                  </w:rPrChange>
                </w:rPr>
                <w:t>29</w:t>
              </w:r>
            </w:ins>
          </w:p>
        </w:tc>
        <w:tc>
          <w:tcPr>
            <w:tcW w:w="960" w:type="dxa"/>
            <w:noWrap/>
            <w:hideMark/>
            <w:tcPrChange w:id="691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15" w:author="Nick.Tolimieri [2]" w:date="2022-09-09T12:38:00Z"/>
                <w:rFonts w:asciiTheme="minorHAnsi" w:eastAsiaTheme="minorHAnsi" w:hAnsiTheme="minorHAnsi" w:cstheme="minorBidi"/>
                <w:sz w:val="22"/>
                <w:szCs w:val="22"/>
                <w:rPrChange w:id="6916" w:author="Nick.Tolimieri [2]" w:date="2022-09-09T12:38:00Z">
                  <w:rPr>
                    <w:ins w:id="6917" w:author="Nick.Tolimieri [2]" w:date="2022-09-09T12:38:00Z"/>
                    <w:rFonts w:ascii="Calibri" w:hAnsi="Calibri" w:cs="Calibri"/>
                    <w:color w:val="000000"/>
                    <w:sz w:val="22"/>
                    <w:szCs w:val="22"/>
                  </w:rPr>
                </w:rPrChange>
              </w:rPr>
              <w:pPrChange w:id="6918" w:author="Nick.Tolimieri [2]" w:date="2022-09-09T12:38:00Z">
                <w:pPr>
                  <w:jc w:val="right"/>
                </w:pPr>
              </w:pPrChange>
            </w:pPr>
            <w:ins w:id="6919" w:author="Nick.Tolimieri [2]" w:date="2022-09-09T12:38:00Z">
              <w:r w:rsidRPr="001255CF">
                <w:rPr>
                  <w:rFonts w:asciiTheme="minorHAnsi" w:eastAsiaTheme="minorHAnsi" w:hAnsiTheme="minorHAnsi" w:cstheme="minorBidi"/>
                  <w:sz w:val="22"/>
                  <w:szCs w:val="22"/>
                  <w:rPrChange w:id="6920" w:author="Nick.Tolimieri [2]" w:date="2022-09-09T12:38:00Z">
                    <w:rPr>
                      <w:rFonts w:ascii="Calibri" w:hAnsi="Calibri" w:cs="Calibri"/>
                      <w:color w:val="000000"/>
                      <w:sz w:val="22"/>
                      <w:szCs w:val="22"/>
                    </w:rPr>
                  </w:rPrChange>
                </w:rPr>
                <w:t>29</w:t>
              </w:r>
            </w:ins>
          </w:p>
        </w:tc>
        <w:tc>
          <w:tcPr>
            <w:tcW w:w="960" w:type="dxa"/>
            <w:noWrap/>
            <w:hideMark/>
            <w:tcPrChange w:id="692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22" w:author="Nick.Tolimieri [2]" w:date="2022-09-09T12:38:00Z"/>
                <w:rFonts w:asciiTheme="minorHAnsi" w:eastAsiaTheme="minorHAnsi" w:hAnsiTheme="minorHAnsi" w:cstheme="minorBidi"/>
                <w:sz w:val="22"/>
                <w:szCs w:val="22"/>
                <w:rPrChange w:id="6923" w:author="Nick.Tolimieri [2]" w:date="2022-09-09T12:38:00Z">
                  <w:rPr>
                    <w:ins w:id="6924" w:author="Nick.Tolimieri [2]" w:date="2022-09-09T12:38:00Z"/>
                    <w:rFonts w:ascii="Calibri" w:hAnsi="Calibri" w:cs="Calibri"/>
                    <w:color w:val="000000"/>
                    <w:sz w:val="22"/>
                    <w:szCs w:val="22"/>
                  </w:rPr>
                </w:rPrChange>
              </w:rPr>
              <w:pPrChange w:id="6925" w:author="Nick.Tolimieri [2]" w:date="2022-09-09T12:38:00Z">
                <w:pPr>
                  <w:jc w:val="right"/>
                </w:pPr>
              </w:pPrChange>
            </w:pPr>
            <w:ins w:id="6926" w:author="Nick.Tolimieri [2]" w:date="2022-09-09T12:38:00Z">
              <w:r w:rsidRPr="001255CF">
                <w:rPr>
                  <w:rFonts w:asciiTheme="minorHAnsi" w:eastAsiaTheme="minorHAnsi" w:hAnsiTheme="minorHAnsi" w:cstheme="minorBidi"/>
                  <w:sz w:val="22"/>
                  <w:szCs w:val="22"/>
                  <w:rPrChange w:id="6927" w:author="Nick.Tolimieri [2]" w:date="2022-09-09T12:38:00Z">
                    <w:rPr>
                      <w:rFonts w:ascii="Calibri" w:hAnsi="Calibri" w:cs="Calibri"/>
                      <w:color w:val="000000"/>
                      <w:sz w:val="22"/>
                      <w:szCs w:val="22"/>
                    </w:rPr>
                  </w:rPrChange>
                </w:rPr>
                <w:t>2.57</w:t>
              </w:r>
            </w:ins>
          </w:p>
        </w:tc>
        <w:tc>
          <w:tcPr>
            <w:tcW w:w="960" w:type="dxa"/>
            <w:noWrap/>
            <w:hideMark/>
            <w:tcPrChange w:id="692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29" w:author="Nick.Tolimieri [2]" w:date="2022-09-09T12:38:00Z"/>
                <w:rFonts w:asciiTheme="minorHAnsi" w:eastAsiaTheme="minorHAnsi" w:hAnsiTheme="minorHAnsi" w:cstheme="minorBidi"/>
                <w:sz w:val="22"/>
                <w:szCs w:val="22"/>
                <w:rPrChange w:id="6930" w:author="Nick.Tolimieri [2]" w:date="2022-09-09T12:38:00Z">
                  <w:rPr>
                    <w:ins w:id="6931" w:author="Nick.Tolimieri [2]" w:date="2022-09-09T12:38:00Z"/>
                    <w:rFonts w:ascii="Calibri" w:hAnsi="Calibri" w:cs="Calibri"/>
                    <w:color w:val="000000"/>
                    <w:sz w:val="22"/>
                    <w:szCs w:val="22"/>
                  </w:rPr>
                </w:rPrChange>
              </w:rPr>
              <w:pPrChange w:id="6932" w:author="Nick.Tolimieri [2]" w:date="2022-09-09T12:38:00Z">
                <w:pPr>
                  <w:jc w:val="right"/>
                </w:pPr>
              </w:pPrChange>
            </w:pPr>
            <w:ins w:id="6933" w:author="Nick.Tolimieri [2]" w:date="2022-09-09T12:38:00Z">
              <w:r w:rsidRPr="001255CF">
                <w:rPr>
                  <w:rFonts w:asciiTheme="minorHAnsi" w:eastAsiaTheme="minorHAnsi" w:hAnsiTheme="minorHAnsi" w:cstheme="minorBidi"/>
                  <w:sz w:val="22"/>
                  <w:szCs w:val="22"/>
                  <w:rPrChange w:id="6934" w:author="Nick.Tolimieri [2]" w:date="2022-09-09T12:38:00Z">
                    <w:rPr>
                      <w:rFonts w:ascii="Calibri" w:hAnsi="Calibri" w:cs="Calibri"/>
                      <w:color w:val="000000"/>
                      <w:sz w:val="22"/>
                      <w:szCs w:val="22"/>
                    </w:rPr>
                  </w:rPrChange>
                </w:rPr>
                <w:t>0.6</w:t>
              </w:r>
            </w:ins>
          </w:p>
        </w:tc>
      </w:tr>
      <w:tr w:rsidR="001255CF" w:rsidRPr="001255CF" w:rsidTr="001255CF">
        <w:trPr>
          <w:divId w:val="1429738465"/>
          <w:trHeight w:val="300"/>
          <w:ins w:id="6935" w:author="Nick.Tolimieri [2]" w:date="2022-09-09T12:38:00Z"/>
          <w:trPrChange w:id="6936" w:author="Nick.Tolimieri [2]" w:date="2022-09-09T12:38:00Z">
            <w:trPr>
              <w:divId w:val="1429738465"/>
              <w:trHeight w:val="300"/>
            </w:trPr>
          </w:trPrChange>
        </w:trPr>
        <w:tc>
          <w:tcPr>
            <w:tcW w:w="960" w:type="dxa"/>
            <w:noWrap/>
            <w:hideMark/>
            <w:tcPrChange w:id="69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38" w:author="Nick.Tolimieri [2]" w:date="2022-09-09T12:38:00Z"/>
                <w:rFonts w:asciiTheme="minorHAnsi" w:eastAsiaTheme="minorHAnsi" w:hAnsiTheme="minorHAnsi" w:cstheme="minorBidi"/>
                <w:sz w:val="22"/>
                <w:szCs w:val="22"/>
                <w:rPrChange w:id="6939" w:author="Nick.Tolimieri [2]" w:date="2022-09-09T12:38:00Z">
                  <w:rPr>
                    <w:ins w:id="6940" w:author="Nick.Tolimieri [2]" w:date="2022-09-09T12:38:00Z"/>
                    <w:rFonts w:ascii="Calibri" w:hAnsi="Calibri" w:cs="Calibri"/>
                    <w:color w:val="000000"/>
                    <w:sz w:val="22"/>
                    <w:szCs w:val="22"/>
                  </w:rPr>
                </w:rPrChange>
              </w:rPr>
              <w:pPrChange w:id="6941" w:author="Nick.Tolimieri [2]" w:date="2022-09-09T12:38:00Z">
                <w:pPr/>
              </w:pPrChange>
            </w:pPr>
            <w:ins w:id="6942" w:author="Nick.Tolimieri [2]" w:date="2022-09-09T12:38:00Z">
              <w:r w:rsidRPr="001255CF">
                <w:rPr>
                  <w:rFonts w:asciiTheme="minorHAnsi" w:eastAsiaTheme="minorHAnsi" w:hAnsiTheme="minorHAnsi" w:cstheme="minorBidi"/>
                  <w:sz w:val="22"/>
                  <w:szCs w:val="22"/>
                  <w:rPrChange w:id="6943" w:author="Nick.Tolimieri [2]" w:date="2022-09-09T12:38:00Z">
                    <w:rPr>
                      <w:rFonts w:ascii="Calibri" w:hAnsi="Calibri" w:cs="Calibri"/>
                      <w:color w:val="000000"/>
                      <w:sz w:val="22"/>
                      <w:szCs w:val="22"/>
                    </w:rPr>
                  </w:rPrChange>
                </w:rPr>
                <w:t>Cape Alava</w:t>
              </w:r>
            </w:ins>
          </w:p>
        </w:tc>
        <w:tc>
          <w:tcPr>
            <w:tcW w:w="960" w:type="dxa"/>
            <w:noWrap/>
            <w:hideMark/>
            <w:tcPrChange w:id="69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45" w:author="Nick.Tolimieri [2]" w:date="2022-09-09T12:38:00Z"/>
                <w:rFonts w:asciiTheme="minorHAnsi" w:eastAsiaTheme="minorHAnsi" w:hAnsiTheme="minorHAnsi" w:cstheme="minorBidi"/>
                <w:sz w:val="22"/>
                <w:szCs w:val="22"/>
                <w:rPrChange w:id="6946" w:author="Nick.Tolimieri [2]" w:date="2022-09-09T12:38:00Z">
                  <w:rPr>
                    <w:ins w:id="6947" w:author="Nick.Tolimieri [2]" w:date="2022-09-09T12:38:00Z"/>
                    <w:rFonts w:ascii="Calibri" w:hAnsi="Calibri" w:cs="Calibri"/>
                    <w:color w:val="000000"/>
                    <w:sz w:val="22"/>
                    <w:szCs w:val="22"/>
                  </w:rPr>
                </w:rPrChange>
              </w:rPr>
              <w:pPrChange w:id="6948" w:author="Nick.Tolimieri [2]" w:date="2022-09-09T12:38:00Z">
                <w:pPr>
                  <w:jc w:val="right"/>
                </w:pPr>
              </w:pPrChange>
            </w:pPr>
            <w:ins w:id="6949" w:author="Nick.Tolimieri [2]" w:date="2022-09-09T12:38:00Z">
              <w:r w:rsidRPr="001255CF">
                <w:rPr>
                  <w:rFonts w:asciiTheme="minorHAnsi" w:eastAsiaTheme="minorHAnsi" w:hAnsiTheme="minorHAnsi" w:cstheme="minorBidi"/>
                  <w:sz w:val="22"/>
                  <w:szCs w:val="22"/>
                  <w:rPrChange w:id="6950" w:author="Nick.Tolimieri [2]" w:date="2022-09-09T12:38:00Z">
                    <w:rPr>
                      <w:rFonts w:ascii="Calibri" w:hAnsi="Calibri" w:cs="Calibri"/>
                      <w:color w:val="000000"/>
                      <w:sz w:val="22"/>
                      <w:szCs w:val="22"/>
                    </w:rPr>
                  </w:rPrChange>
                </w:rPr>
                <w:t>1994</w:t>
              </w:r>
            </w:ins>
          </w:p>
        </w:tc>
        <w:tc>
          <w:tcPr>
            <w:tcW w:w="960" w:type="dxa"/>
            <w:noWrap/>
            <w:hideMark/>
            <w:tcPrChange w:id="69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52" w:author="Nick.Tolimieri [2]" w:date="2022-09-09T12:38:00Z"/>
                <w:rFonts w:asciiTheme="minorHAnsi" w:eastAsiaTheme="minorHAnsi" w:hAnsiTheme="minorHAnsi" w:cstheme="minorBidi"/>
                <w:sz w:val="22"/>
                <w:szCs w:val="22"/>
                <w:rPrChange w:id="6953" w:author="Nick.Tolimieri [2]" w:date="2022-09-09T12:38:00Z">
                  <w:rPr>
                    <w:ins w:id="6954" w:author="Nick.Tolimieri [2]" w:date="2022-09-09T12:38:00Z"/>
                    <w:rFonts w:ascii="Calibri" w:hAnsi="Calibri" w:cs="Calibri"/>
                    <w:color w:val="000000"/>
                    <w:sz w:val="22"/>
                    <w:szCs w:val="22"/>
                  </w:rPr>
                </w:rPrChange>
              </w:rPr>
              <w:pPrChange w:id="6955" w:author="Nick.Tolimieri [2]" w:date="2022-09-09T12:38:00Z">
                <w:pPr>
                  <w:jc w:val="right"/>
                </w:pPr>
              </w:pPrChange>
            </w:pPr>
            <w:ins w:id="6956" w:author="Nick.Tolimieri [2]" w:date="2022-09-09T12:38:00Z">
              <w:r w:rsidRPr="001255CF">
                <w:rPr>
                  <w:rFonts w:asciiTheme="minorHAnsi" w:eastAsiaTheme="minorHAnsi" w:hAnsiTheme="minorHAnsi" w:cstheme="minorBidi"/>
                  <w:sz w:val="22"/>
                  <w:szCs w:val="22"/>
                  <w:rPrChange w:id="6957" w:author="Nick.Tolimieri [2]" w:date="2022-09-09T12:38:00Z">
                    <w:rPr>
                      <w:rFonts w:ascii="Calibri" w:hAnsi="Calibri" w:cs="Calibri"/>
                      <w:color w:val="000000"/>
                      <w:sz w:val="22"/>
                      <w:szCs w:val="22"/>
                    </w:rPr>
                  </w:rPrChange>
                </w:rPr>
                <w:t>27</w:t>
              </w:r>
            </w:ins>
          </w:p>
        </w:tc>
        <w:tc>
          <w:tcPr>
            <w:tcW w:w="960" w:type="dxa"/>
            <w:noWrap/>
            <w:hideMark/>
            <w:tcPrChange w:id="69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59" w:author="Nick.Tolimieri [2]" w:date="2022-09-09T12:38:00Z"/>
                <w:rFonts w:asciiTheme="minorHAnsi" w:eastAsiaTheme="minorHAnsi" w:hAnsiTheme="minorHAnsi" w:cstheme="minorBidi"/>
                <w:sz w:val="22"/>
                <w:szCs w:val="22"/>
                <w:rPrChange w:id="6960" w:author="Nick.Tolimieri [2]" w:date="2022-09-09T12:38:00Z">
                  <w:rPr>
                    <w:ins w:id="6961" w:author="Nick.Tolimieri [2]" w:date="2022-09-09T12:38:00Z"/>
                    <w:rFonts w:ascii="Calibri" w:hAnsi="Calibri" w:cs="Calibri"/>
                    <w:color w:val="000000"/>
                    <w:sz w:val="22"/>
                    <w:szCs w:val="22"/>
                  </w:rPr>
                </w:rPrChange>
              </w:rPr>
              <w:pPrChange w:id="6962" w:author="Nick.Tolimieri [2]" w:date="2022-09-09T12:38:00Z">
                <w:pPr>
                  <w:jc w:val="right"/>
                </w:pPr>
              </w:pPrChange>
            </w:pPr>
            <w:ins w:id="6963" w:author="Nick.Tolimieri [2]" w:date="2022-09-09T12:38:00Z">
              <w:r w:rsidRPr="001255CF">
                <w:rPr>
                  <w:rFonts w:asciiTheme="minorHAnsi" w:eastAsiaTheme="minorHAnsi" w:hAnsiTheme="minorHAnsi" w:cstheme="minorBidi"/>
                  <w:sz w:val="22"/>
                  <w:szCs w:val="22"/>
                  <w:rPrChange w:id="6964" w:author="Nick.Tolimieri [2]" w:date="2022-09-09T12:38:00Z">
                    <w:rPr>
                      <w:rFonts w:ascii="Calibri" w:hAnsi="Calibri" w:cs="Calibri"/>
                      <w:color w:val="000000"/>
                      <w:sz w:val="22"/>
                      <w:szCs w:val="22"/>
                    </w:rPr>
                  </w:rPrChange>
                </w:rPr>
                <w:t>38</w:t>
              </w:r>
            </w:ins>
          </w:p>
        </w:tc>
        <w:tc>
          <w:tcPr>
            <w:tcW w:w="960" w:type="dxa"/>
            <w:noWrap/>
            <w:hideMark/>
            <w:tcPrChange w:id="69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66" w:author="Nick.Tolimieri [2]" w:date="2022-09-09T12:38:00Z"/>
                <w:rFonts w:asciiTheme="minorHAnsi" w:eastAsiaTheme="minorHAnsi" w:hAnsiTheme="minorHAnsi" w:cstheme="minorBidi"/>
                <w:sz w:val="22"/>
                <w:szCs w:val="22"/>
                <w:rPrChange w:id="6967" w:author="Nick.Tolimieri [2]" w:date="2022-09-09T12:38:00Z">
                  <w:rPr>
                    <w:ins w:id="6968" w:author="Nick.Tolimieri [2]" w:date="2022-09-09T12:38:00Z"/>
                    <w:rFonts w:ascii="Calibri" w:hAnsi="Calibri" w:cs="Calibri"/>
                    <w:color w:val="000000"/>
                    <w:sz w:val="22"/>
                    <w:szCs w:val="22"/>
                  </w:rPr>
                </w:rPrChange>
              </w:rPr>
              <w:pPrChange w:id="6969" w:author="Nick.Tolimieri [2]" w:date="2022-09-09T12:38:00Z">
                <w:pPr>
                  <w:jc w:val="right"/>
                </w:pPr>
              </w:pPrChange>
            </w:pPr>
            <w:ins w:id="6970" w:author="Nick.Tolimieri [2]" w:date="2022-09-09T12:38:00Z">
              <w:r w:rsidRPr="001255CF">
                <w:rPr>
                  <w:rFonts w:asciiTheme="minorHAnsi" w:eastAsiaTheme="minorHAnsi" w:hAnsiTheme="minorHAnsi" w:cstheme="minorBidi"/>
                  <w:sz w:val="22"/>
                  <w:szCs w:val="22"/>
                  <w:rPrChange w:id="6971" w:author="Nick.Tolimieri [2]" w:date="2022-09-09T12:38:00Z">
                    <w:rPr>
                      <w:rFonts w:ascii="Calibri" w:hAnsi="Calibri" w:cs="Calibri"/>
                      <w:color w:val="000000"/>
                      <w:sz w:val="22"/>
                      <w:szCs w:val="22"/>
                    </w:rPr>
                  </w:rPrChange>
                </w:rPr>
                <w:t>1</w:t>
              </w:r>
            </w:ins>
          </w:p>
        </w:tc>
        <w:tc>
          <w:tcPr>
            <w:tcW w:w="960" w:type="dxa"/>
            <w:noWrap/>
            <w:hideMark/>
            <w:tcPrChange w:id="69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73" w:author="Nick.Tolimieri [2]" w:date="2022-09-09T12:38:00Z"/>
                <w:rFonts w:asciiTheme="minorHAnsi" w:eastAsiaTheme="minorHAnsi" w:hAnsiTheme="minorHAnsi" w:cstheme="minorBidi"/>
                <w:sz w:val="22"/>
                <w:szCs w:val="22"/>
                <w:rPrChange w:id="6974" w:author="Nick.Tolimieri [2]" w:date="2022-09-09T12:38:00Z">
                  <w:rPr>
                    <w:ins w:id="6975" w:author="Nick.Tolimieri [2]" w:date="2022-09-09T12:38:00Z"/>
                    <w:rFonts w:ascii="Calibri" w:hAnsi="Calibri" w:cs="Calibri"/>
                    <w:color w:val="000000"/>
                    <w:sz w:val="22"/>
                    <w:szCs w:val="22"/>
                  </w:rPr>
                </w:rPrChange>
              </w:rPr>
              <w:pPrChange w:id="6976" w:author="Nick.Tolimieri [2]" w:date="2022-09-09T12:38:00Z">
                <w:pPr>
                  <w:jc w:val="right"/>
                </w:pPr>
              </w:pPrChange>
            </w:pPr>
            <w:ins w:id="6977" w:author="Nick.Tolimieri [2]" w:date="2022-09-09T12:38:00Z">
              <w:r w:rsidRPr="001255CF">
                <w:rPr>
                  <w:rFonts w:asciiTheme="minorHAnsi" w:eastAsiaTheme="minorHAnsi" w:hAnsiTheme="minorHAnsi" w:cstheme="minorBidi"/>
                  <w:sz w:val="22"/>
                  <w:szCs w:val="22"/>
                  <w:rPrChange w:id="6978" w:author="Nick.Tolimieri [2]" w:date="2022-09-09T12:38:00Z">
                    <w:rPr>
                      <w:rFonts w:ascii="Calibri" w:hAnsi="Calibri" w:cs="Calibri"/>
                      <w:color w:val="000000"/>
                      <w:sz w:val="22"/>
                      <w:szCs w:val="22"/>
                    </w:rPr>
                  </w:rPrChange>
                </w:rPr>
                <w:t>27</w:t>
              </w:r>
            </w:ins>
          </w:p>
        </w:tc>
        <w:tc>
          <w:tcPr>
            <w:tcW w:w="960" w:type="dxa"/>
            <w:noWrap/>
            <w:hideMark/>
            <w:tcPrChange w:id="697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80" w:author="Nick.Tolimieri [2]" w:date="2022-09-09T12:38:00Z"/>
                <w:rFonts w:asciiTheme="minorHAnsi" w:eastAsiaTheme="minorHAnsi" w:hAnsiTheme="minorHAnsi" w:cstheme="minorBidi"/>
                <w:sz w:val="22"/>
                <w:szCs w:val="22"/>
                <w:rPrChange w:id="6981" w:author="Nick.Tolimieri [2]" w:date="2022-09-09T12:38:00Z">
                  <w:rPr>
                    <w:ins w:id="6982" w:author="Nick.Tolimieri [2]" w:date="2022-09-09T12:38:00Z"/>
                    <w:rFonts w:ascii="Calibri" w:hAnsi="Calibri" w:cs="Calibri"/>
                    <w:color w:val="000000"/>
                    <w:sz w:val="22"/>
                    <w:szCs w:val="22"/>
                  </w:rPr>
                </w:rPrChange>
              </w:rPr>
              <w:pPrChange w:id="6983" w:author="Nick.Tolimieri [2]" w:date="2022-09-09T12:38:00Z">
                <w:pPr>
                  <w:jc w:val="right"/>
                </w:pPr>
              </w:pPrChange>
            </w:pPr>
            <w:ins w:id="6984" w:author="Nick.Tolimieri [2]" w:date="2022-09-09T12:38:00Z">
              <w:r w:rsidRPr="001255CF">
                <w:rPr>
                  <w:rFonts w:asciiTheme="minorHAnsi" w:eastAsiaTheme="minorHAnsi" w:hAnsiTheme="minorHAnsi" w:cstheme="minorBidi"/>
                  <w:sz w:val="22"/>
                  <w:szCs w:val="22"/>
                  <w:rPrChange w:id="6985" w:author="Nick.Tolimieri [2]" w:date="2022-09-09T12:38:00Z">
                    <w:rPr>
                      <w:rFonts w:ascii="Calibri" w:hAnsi="Calibri" w:cs="Calibri"/>
                      <w:color w:val="000000"/>
                      <w:sz w:val="22"/>
                      <w:szCs w:val="22"/>
                    </w:rPr>
                  </w:rPrChange>
                </w:rPr>
                <w:t>27</w:t>
              </w:r>
            </w:ins>
          </w:p>
        </w:tc>
        <w:tc>
          <w:tcPr>
            <w:tcW w:w="960" w:type="dxa"/>
            <w:noWrap/>
            <w:hideMark/>
            <w:tcPrChange w:id="698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87" w:author="Nick.Tolimieri [2]" w:date="2022-09-09T12:38:00Z"/>
                <w:rFonts w:asciiTheme="minorHAnsi" w:eastAsiaTheme="minorHAnsi" w:hAnsiTheme="minorHAnsi" w:cstheme="minorBidi"/>
                <w:sz w:val="22"/>
                <w:szCs w:val="22"/>
                <w:rPrChange w:id="6988" w:author="Nick.Tolimieri [2]" w:date="2022-09-09T12:38:00Z">
                  <w:rPr>
                    <w:ins w:id="6989" w:author="Nick.Tolimieri [2]" w:date="2022-09-09T12:38:00Z"/>
                    <w:rFonts w:ascii="Calibri" w:hAnsi="Calibri" w:cs="Calibri"/>
                    <w:color w:val="000000"/>
                    <w:sz w:val="22"/>
                    <w:szCs w:val="22"/>
                  </w:rPr>
                </w:rPrChange>
              </w:rPr>
              <w:pPrChange w:id="6990" w:author="Nick.Tolimieri [2]" w:date="2022-09-09T12:38:00Z">
                <w:pPr>
                  <w:jc w:val="right"/>
                </w:pPr>
              </w:pPrChange>
            </w:pPr>
            <w:ins w:id="6991" w:author="Nick.Tolimieri [2]" w:date="2022-09-09T12:38:00Z">
              <w:r w:rsidRPr="001255CF">
                <w:rPr>
                  <w:rFonts w:asciiTheme="minorHAnsi" w:eastAsiaTheme="minorHAnsi" w:hAnsiTheme="minorHAnsi" w:cstheme="minorBidi"/>
                  <w:sz w:val="22"/>
                  <w:szCs w:val="22"/>
                  <w:rPrChange w:id="6992" w:author="Nick.Tolimieri [2]" w:date="2022-09-09T12:38:00Z">
                    <w:rPr>
                      <w:rFonts w:ascii="Calibri" w:hAnsi="Calibri" w:cs="Calibri"/>
                      <w:color w:val="000000"/>
                      <w:sz w:val="22"/>
                      <w:szCs w:val="22"/>
                    </w:rPr>
                  </w:rPrChange>
                </w:rPr>
                <w:t>27</w:t>
              </w:r>
            </w:ins>
          </w:p>
        </w:tc>
        <w:tc>
          <w:tcPr>
            <w:tcW w:w="960" w:type="dxa"/>
            <w:noWrap/>
            <w:hideMark/>
            <w:tcPrChange w:id="699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6994" w:author="Nick.Tolimieri [2]" w:date="2022-09-09T12:38:00Z"/>
                <w:rFonts w:asciiTheme="minorHAnsi" w:eastAsiaTheme="minorHAnsi" w:hAnsiTheme="minorHAnsi" w:cstheme="minorBidi"/>
                <w:sz w:val="22"/>
                <w:szCs w:val="22"/>
                <w:rPrChange w:id="6995" w:author="Nick.Tolimieri [2]" w:date="2022-09-09T12:38:00Z">
                  <w:rPr>
                    <w:ins w:id="6996" w:author="Nick.Tolimieri [2]" w:date="2022-09-09T12:38:00Z"/>
                    <w:rFonts w:ascii="Calibri" w:hAnsi="Calibri" w:cs="Calibri"/>
                    <w:color w:val="000000"/>
                    <w:sz w:val="22"/>
                    <w:szCs w:val="22"/>
                  </w:rPr>
                </w:rPrChange>
              </w:rPr>
              <w:pPrChange w:id="6997" w:author="Nick.Tolimieri [2]" w:date="2022-09-09T12:38:00Z">
                <w:pPr>
                  <w:jc w:val="right"/>
                </w:pPr>
              </w:pPrChange>
            </w:pPr>
            <w:ins w:id="6998" w:author="Nick.Tolimieri [2]" w:date="2022-09-09T12:38:00Z">
              <w:r w:rsidRPr="001255CF">
                <w:rPr>
                  <w:rFonts w:asciiTheme="minorHAnsi" w:eastAsiaTheme="minorHAnsi" w:hAnsiTheme="minorHAnsi" w:cstheme="minorBidi"/>
                  <w:sz w:val="22"/>
                  <w:szCs w:val="22"/>
                  <w:rPrChange w:id="6999" w:author="Nick.Tolimieri [2]" w:date="2022-09-09T12:38:00Z">
                    <w:rPr>
                      <w:rFonts w:ascii="Calibri" w:hAnsi="Calibri" w:cs="Calibri"/>
                      <w:color w:val="000000"/>
                      <w:sz w:val="22"/>
                      <w:szCs w:val="22"/>
                    </w:rPr>
                  </w:rPrChange>
                </w:rPr>
                <w:t>2.66</w:t>
              </w:r>
            </w:ins>
          </w:p>
        </w:tc>
        <w:tc>
          <w:tcPr>
            <w:tcW w:w="960" w:type="dxa"/>
            <w:noWrap/>
            <w:hideMark/>
            <w:tcPrChange w:id="700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01" w:author="Nick.Tolimieri [2]" w:date="2022-09-09T12:38:00Z"/>
                <w:rFonts w:asciiTheme="minorHAnsi" w:eastAsiaTheme="minorHAnsi" w:hAnsiTheme="minorHAnsi" w:cstheme="minorBidi"/>
                <w:sz w:val="22"/>
                <w:szCs w:val="22"/>
                <w:rPrChange w:id="7002" w:author="Nick.Tolimieri [2]" w:date="2022-09-09T12:38:00Z">
                  <w:rPr>
                    <w:ins w:id="7003" w:author="Nick.Tolimieri [2]" w:date="2022-09-09T12:38:00Z"/>
                    <w:rFonts w:ascii="Calibri" w:hAnsi="Calibri" w:cs="Calibri"/>
                    <w:color w:val="000000"/>
                    <w:sz w:val="22"/>
                    <w:szCs w:val="22"/>
                  </w:rPr>
                </w:rPrChange>
              </w:rPr>
              <w:pPrChange w:id="7004" w:author="Nick.Tolimieri [2]" w:date="2022-09-09T12:38:00Z">
                <w:pPr>
                  <w:jc w:val="right"/>
                </w:pPr>
              </w:pPrChange>
            </w:pPr>
            <w:ins w:id="7005" w:author="Nick.Tolimieri [2]" w:date="2022-09-09T12:38:00Z">
              <w:r w:rsidRPr="001255CF">
                <w:rPr>
                  <w:rFonts w:asciiTheme="minorHAnsi" w:eastAsiaTheme="minorHAnsi" w:hAnsiTheme="minorHAnsi" w:cstheme="minorBidi"/>
                  <w:sz w:val="22"/>
                  <w:szCs w:val="22"/>
                  <w:rPrChange w:id="7006" w:author="Nick.Tolimieri [2]" w:date="2022-09-09T12:38:00Z">
                    <w:rPr>
                      <w:rFonts w:ascii="Calibri" w:hAnsi="Calibri" w:cs="Calibri"/>
                      <w:color w:val="000000"/>
                      <w:sz w:val="22"/>
                      <w:szCs w:val="22"/>
                    </w:rPr>
                  </w:rPrChange>
                </w:rPr>
                <w:t>0.58</w:t>
              </w:r>
            </w:ins>
          </w:p>
        </w:tc>
      </w:tr>
      <w:tr w:rsidR="001255CF" w:rsidRPr="001255CF" w:rsidTr="001255CF">
        <w:trPr>
          <w:divId w:val="1429738465"/>
          <w:trHeight w:val="300"/>
          <w:ins w:id="7007" w:author="Nick.Tolimieri [2]" w:date="2022-09-09T12:38:00Z"/>
          <w:trPrChange w:id="7008" w:author="Nick.Tolimieri [2]" w:date="2022-09-09T12:38:00Z">
            <w:trPr>
              <w:divId w:val="1429738465"/>
              <w:trHeight w:val="300"/>
            </w:trPr>
          </w:trPrChange>
        </w:trPr>
        <w:tc>
          <w:tcPr>
            <w:tcW w:w="960" w:type="dxa"/>
            <w:noWrap/>
            <w:hideMark/>
            <w:tcPrChange w:id="70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10" w:author="Nick.Tolimieri [2]" w:date="2022-09-09T12:38:00Z"/>
                <w:rFonts w:asciiTheme="minorHAnsi" w:eastAsiaTheme="minorHAnsi" w:hAnsiTheme="minorHAnsi" w:cstheme="minorBidi"/>
                <w:sz w:val="22"/>
                <w:szCs w:val="22"/>
                <w:rPrChange w:id="7011" w:author="Nick.Tolimieri [2]" w:date="2022-09-09T12:38:00Z">
                  <w:rPr>
                    <w:ins w:id="7012" w:author="Nick.Tolimieri [2]" w:date="2022-09-09T12:38:00Z"/>
                    <w:rFonts w:ascii="Calibri" w:hAnsi="Calibri" w:cs="Calibri"/>
                    <w:color w:val="000000"/>
                    <w:sz w:val="22"/>
                    <w:szCs w:val="22"/>
                  </w:rPr>
                </w:rPrChange>
              </w:rPr>
              <w:pPrChange w:id="7013" w:author="Nick.Tolimieri [2]" w:date="2022-09-09T12:38:00Z">
                <w:pPr/>
              </w:pPrChange>
            </w:pPr>
            <w:ins w:id="7014" w:author="Nick.Tolimieri [2]" w:date="2022-09-09T12:38:00Z">
              <w:r w:rsidRPr="001255CF">
                <w:rPr>
                  <w:rFonts w:asciiTheme="minorHAnsi" w:eastAsiaTheme="minorHAnsi" w:hAnsiTheme="minorHAnsi" w:cstheme="minorBidi"/>
                  <w:sz w:val="22"/>
                  <w:szCs w:val="22"/>
                  <w:rPrChange w:id="7015" w:author="Nick.Tolimieri [2]" w:date="2022-09-09T12:38:00Z">
                    <w:rPr>
                      <w:rFonts w:ascii="Calibri" w:hAnsi="Calibri" w:cs="Calibri"/>
                      <w:color w:val="000000"/>
                      <w:sz w:val="22"/>
                      <w:szCs w:val="22"/>
                    </w:rPr>
                  </w:rPrChange>
                </w:rPr>
                <w:t>Cape Alava</w:t>
              </w:r>
            </w:ins>
          </w:p>
        </w:tc>
        <w:tc>
          <w:tcPr>
            <w:tcW w:w="960" w:type="dxa"/>
            <w:noWrap/>
            <w:hideMark/>
            <w:tcPrChange w:id="70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17" w:author="Nick.Tolimieri [2]" w:date="2022-09-09T12:38:00Z"/>
                <w:rFonts w:asciiTheme="minorHAnsi" w:eastAsiaTheme="minorHAnsi" w:hAnsiTheme="minorHAnsi" w:cstheme="minorBidi"/>
                <w:sz w:val="22"/>
                <w:szCs w:val="22"/>
                <w:rPrChange w:id="7018" w:author="Nick.Tolimieri [2]" w:date="2022-09-09T12:38:00Z">
                  <w:rPr>
                    <w:ins w:id="7019" w:author="Nick.Tolimieri [2]" w:date="2022-09-09T12:38:00Z"/>
                    <w:rFonts w:ascii="Calibri" w:hAnsi="Calibri" w:cs="Calibri"/>
                    <w:color w:val="000000"/>
                    <w:sz w:val="22"/>
                    <w:szCs w:val="22"/>
                  </w:rPr>
                </w:rPrChange>
              </w:rPr>
              <w:pPrChange w:id="7020" w:author="Nick.Tolimieri [2]" w:date="2022-09-09T12:38:00Z">
                <w:pPr>
                  <w:jc w:val="right"/>
                </w:pPr>
              </w:pPrChange>
            </w:pPr>
            <w:ins w:id="7021" w:author="Nick.Tolimieri [2]" w:date="2022-09-09T12:38:00Z">
              <w:r w:rsidRPr="001255CF">
                <w:rPr>
                  <w:rFonts w:asciiTheme="minorHAnsi" w:eastAsiaTheme="minorHAnsi" w:hAnsiTheme="minorHAnsi" w:cstheme="minorBidi"/>
                  <w:sz w:val="22"/>
                  <w:szCs w:val="22"/>
                  <w:rPrChange w:id="7022" w:author="Nick.Tolimieri [2]" w:date="2022-09-09T12:38:00Z">
                    <w:rPr>
                      <w:rFonts w:ascii="Calibri" w:hAnsi="Calibri" w:cs="Calibri"/>
                      <w:color w:val="000000"/>
                      <w:sz w:val="22"/>
                      <w:szCs w:val="22"/>
                    </w:rPr>
                  </w:rPrChange>
                </w:rPr>
                <w:t>1995</w:t>
              </w:r>
            </w:ins>
          </w:p>
        </w:tc>
        <w:tc>
          <w:tcPr>
            <w:tcW w:w="960" w:type="dxa"/>
            <w:noWrap/>
            <w:hideMark/>
            <w:tcPrChange w:id="70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24" w:author="Nick.Tolimieri [2]" w:date="2022-09-09T12:38:00Z"/>
                <w:rFonts w:asciiTheme="minorHAnsi" w:eastAsiaTheme="minorHAnsi" w:hAnsiTheme="minorHAnsi" w:cstheme="minorBidi"/>
                <w:sz w:val="22"/>
                <w:szCs w:val="22"/>
                <w:rPrChange w:id="7025" w:author="Nick.Tolimieri [2]" w:date="2022-09-09T12:38:00Z">
                  <w:rPr>
                    <w:ins w:id="7026" w:author="Nick.Tolimieri [2]" w:date="2022-09-09T12:38:00Z"/>
                    <w:rFonts w:ascii="Calibri" w:hAnsi="Calibri" w:cs="Calibri"/>
                    <w:color w:val="000000"/>
                    <w:sz w:val="22"/>
                    <w:szCs w:val="22"/>
                  </w:rPr>
                </w:rPrChange>
              </w:rPr>
              <w:pPrChange w:id="7027" w:author="Nick.Tolimieri [2]" w:date="2022-09-09T12:38:00Z">
                <w:pPr>
                  <w:jc w:val="right"/>
                </w:pPr>
              </w:pPrChange>
            </w:pPr>
            <w:ins w:id="7028" w:author="Nick.Tolimieri [2]" w:date="2022-09-09T12:38:00Z">
              <w:r w:rsidRPr="001255CF">
                <w:rPr>
                  <w:rFonts w:asciiTheme="minorHAnsi" w:eastAsiaTheme="minorHAnsi" w:hAnsiTheme="minorHAnsi" w:cstheme="minorBidi"/>
                  <w:sz w:val="22"/>
                  <w:szCs w:val="22"/>
                  <w:rPrChange w:id="7029" w:author="Nick.Tolimieri [2]" w:date="2022-09-09T12:38:00Z">
                    <w:rPr>
                      <w:rFonts w:ascii="Calibri" w:hAnsi="Calibri" w:cs="Calibri"/>
                      <w:color w:val="000000"/>
                      <w:sz w:val="22"/>
                      <w:szCs w:val="22"/>
                    </w:rPr>
                  </w:rPrChange>
                </w:rPr>
                <w:t>9</w:t>
              </w:r>
            </w:ins>
          </w:p>
        </w:tc>
        <w:tc>
          <w:tcPr>
            <w:tcW w:w="960" w:type="dxa"/>
            <w:noWrap/>
            <w:hideMark/>
            <w:tcPrChange w:id="70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31" w:author="Nick.Tolimieri [2]" w:date="2022-09-09T12:38:00Z"/>
                <w:rFonts w:asciiTheme="minorHAnsi" w:eastAsiaTheme="minorHAnsi" w:hAnsiTheme="minorHAnsi" w:cstheme="minorBidi"/>
                <w:sz w:val="22"/>
                <w:szCs w:val="22"/>
                <w:rPrChange w:id="7032" w:author="Nick.Tolimieri [2]" w:date="2022-09-09T12:38:00Z">
                  <w:rPr>
                    <w:ins w:id="7033" w:author="Nick.Tolimieri [2]" w:date="2022-09-09T12:38:00Z"/>
                    <w:rFonts w:ascii="Calibri" w:hAnsi="Calibri" w:cs="Calibri"/>
                    <w:color w:val="000000"/>
                    <w:sz w:val="22"/>
                    <w:szCs w:val="22"/>
                  </w:rPr>
                </w:rPrChange>
              </w:rPr>
              <w:pPrChange w:id="7034" w:author="Nick.Tolimieri [2]" w:date="2022-09-09T12:38:00Z">
                <w:pPr>
                  <w:jc w:val="right"/>
                </w:pPr>
              </w:pPrChange>
            </w:pPr>
            <w:ins w:id="7035" w:author="Nick.Tolimieri [2]" w:date="2022-09-09T12:38:00Z">
              <w:r w:rsidRPr="001255CF">
                <w:rPr>
                  <w:rFonts w:asciiTheme="minorHAnsi" w:eastAsiaTheme="minorHAnsi" w:hAnsiTheme="minorHAnsi" w:cstheme="minorBidi"/>
                  <w:sz w:val="22"/>
                  <w:szCs w:val="22"/>
                  <w:rPrChange w:id="7036" w:author="Nick.Tolimieri [2]" w:date="2022-09-09T12:38:00Z">
                    <w:rPr>
                      <w:rFonts w:ascii="Calibri" w:hAnsi="Calibri" w:cs="Calibri"/>
                      <w:color w:val="000000"/>
                      <w:sz w:val="22"/>
                      <w:szCs w:val="22"/>
                    </w:rPr>
                  </w:rPrChange>
                </w:rPr>
                <w:t>43</w:t>
              </w:r>
            </w:ins>
          </w:p>
        </w:tc>
        <w:tc>
          <w:tcPr>
            <w:tcW w:w="960" w:type="dxa"/>
            <w:noWrap/>
            <w:hideMark/>
            <w:tcPrChange w:id="70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38" w:author="Nick.Tolimieri [2]" w:date="2022-09-09T12:38:00Z"/>
                <w:rFonts w:asciiTheme="minorHAnsi" w:eastAsiaTheme="minorHAnsi" w:hAnsiTheme="minorHAnsi" w:cstheme="minorBidi"/>
                <w:sz w:val="22"/>
                <w:szCs w:val="22"/>
                <w:rPrChange w:id="7039" w:author="Nick.Tolimieri [2]" w:date="2022-09-09T12:38:00Z">
                  <w:rPr>
                    <w:ins w:id="7040" w:author="Nick.Tolimieri [2]" w:date="2022-09-09T12:38:00Z"/>
                    <w:rFonts w:ascii="Calibri" w:hAnsi="Calibri" w:cs="Calibri"/>
                    <w:color w:val="000000"/>
                    <w:sz w:val="22"/>
                    <w:szCs w:val="22"/>
                  </w:rPr>
                </w:rPrChange>
              </w:rPr>
              <w:pPrChange w:id="7041" w:author="Nick.Tolimieri [2]" w:date="2022-09-09T12:38:00Z">
                <w:pPr>
                  <w:jc w:val="right"/>
                </w:pPr>
              </w:pPrChange>
            </w:pPr>
            <w:ins w:id="7042" w:author="Nick.Tolimieri [2]" w:date="2022-09-09T12:38:00Z">
              <w:r w:rsidRPr="001255CF">
                <w:rPr>
                  <w:rFonts w:asciiTheme="minorHAnsi" w:eastAsiaTheme="minorHAnsi" w:hAnsiTheme="minorHAnsi" w:cstheme="minorBidi"/>
                  <w:sz w:val="22"/>
                  <w:szCs w:val="22"/>
                  <w:rPrChange w:id="7043" w:author="Nick.Tolimieri [2]" w:date="2022-09-09T12:38:00Z">
                    <w:rPr>
                      <w:rFonts w:ascii="Calibri" w:hAnsi="Calibri" w:cs="Calibri"/>
                      <w:color w:val="000000"/>
                      <w:sz w:val="22"/>
                      <w:szCs w:val="22"/>
                    </w:rPr>
                  </w:rPrChange>
                </w:rPr>
                <w:t>3</w:t>
              </w:r>
            </w:ins>
          </w:p>
        </w:tc>
        <w:tc>
          <w:tcPr>
            <w:tcW w:w="960" w:type="dxa"/>
            <w:noWrap/>
            <w:hideMark/>
            <w:tcPrChange w:id="70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45" w:author="Nick.Tolimieri [2]" w:date="2022-09-09T12:38:00Z"/>
                <w:rFonts w:asciiTheme="minorHAnsi" w:eastAsiaTheme="minorHAnsi" w:hAnsiTheme="minorHAnsi" w:cstheme="minorBidi"/>
                <w:sz w:val="22"/>
                <w:szCs w:val="22"/>
                <w:rPrChange w:id="7046" w:author="Nick.Tolimieri [2]" w:date="2022-09-09T12:38:00Z">
                  <w:rPr>
                    <w:ins w:id="7047" w:author="Nick.Tolimieri [2]" w:date="2022-09-09T12:38:00Z"/>
                    <w:rFonts w:ascii="Calibri" w:hAnsi="Calibri" w:cs="Calibri"/>
                    <w:color w:val="000000"/>
                    <w:sz w:val="22"/>
                    <w:szCs w:val="22"/>
                  </w:rPr>
                </w:rPrChange>
              </w:rPr>
              <w:pPrChange w:id="7048" w:author="Nick.Tolimieri [2]" w:date="2022-09-09T12:38:00Z">
                <w:pPr>
                  <w:jc w:val="right"/>
                </w:pPr>
              </w:pPrChange>
            </w:pPr>
            <w:ins w:id="7049" w:author="Nick.Tolimieri [2]" w:date="2022-09-09T12:38:00Z">
              <w:r w:rsidRPr="001255CF">
                <w:rPr>
                  <w:rFonts w:asciiTheme="minorHAnsi" w:eastAsiaTheme="minorHAnsi" w:hAnsiTheme="minorHAnsi" w:cstheme="minorBidi"/>
                  <w:sz w:val="22"/>
                  <w:szCs w:val="22"/>
                  <w:rPrChange w:id="7050" w:author="Nick.Tolimieri [2]" w:date="2022-09-09T12:38:00Z">
                    <w:rPr>
                      <w:rFonts w:ascii="Calibri" w:hAnsi="Calibri" w:cs="Calibri"/>
                      <w:color w:val="000000"/>
                      <w:sz w:val="22"/>
                      <w:szCs w:val="22"/>
                    </w:rPr>
                  </w:rPrChange>
                </w:rPr>
                <w:t>26</w:t>
              </w:r>
            </w:ins>
          </w:p>
        </w:tc>
        <w:tc>
          <w:tcPr>
            <w:tcW w:w="960" w:type="dxa"/>
            <w:noWrap/>
            <w:hideMark/>
            <w:tcPrChange w:id="705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52" w:author="Nick.Tolimieri [2]" w:date="2022-09-09T12:38:00Z"/>
                <w:rFonts w:asciiTheme="minorHAnsi" w:eastAsiaTheme="minorHAnsi" w:hAnsiTheme="minorHAnsi" w:cstheme="minorBidi"/>
                <w:sz w:val="22"/>
                <w:szCs w:val="22"/>
                <w:rPrChange w:id="7053" w:author="Nick.Tolimieri [2]" w:date="2022-09-09T12:38:00Z">
                  <w:rPr>
                    <w:ins w:id="7054" w:author="Nick.Tolimieri [2]" w:date="2022-09-09T12:38:00Z"/>
                    <w:rFonts w:ascii="Calibri" w:hAnsi="Calibri" w:cs="Calibri"/>
                    <w:color w:val="000000"/>
                    <w:sz w:val="22"/>
                    <w:szCs w:val="22"/>
                  </w:rPr>
                </w:rPrChange>
              </w:rPr>
              <w:pPrChange w:id="7055" w:author="Nick.Tolimieri [2]" w:date="2022-09-09T12:38:00Z">
                <w:pPr>
                  <w:jc w:val="right"/>
                </w:pPr>
              </w:pPrChange>
            </w:pPr>
            <w:ins w:id="7056" w:author="Nick.Tolimieri [2]" w:date="2022-09-09T12:38:00Z">
              <w:r w:rsidRPr="001255CF">
                <w:rPr>
                  <w:rFonts w:asciiTheme="minorHAnsi" w:eastAsiaTheme="minorHAnsi" w:hAnsiTheme="minorHAnsi" w:cstheme="minorBidi"/>
                  <w:sz w:val="22"/>
                  <w:szCs w:val="22"/>
                  <w:rPrChange w:id="7057" w:author="Nick.Tolimieri [2]" w:date="2022-09-09T12:38:00Z">
                    <w:rPr>
                      <w:rFonts w:ascii="Calibri" w:hAnsi="Calibri" w:cs="Calibri"/>
                      <w:color w:val="000000"/>
                      <w:sz w:val="22"/>
                      <w:szCs w:val="22"/>
                    </w:rPr>
                  </w:rPrChange>
                </w:rPr>
                <w:t>5</w:t>
              </w:r>
            </w:ins>
          </w:p>
        </w:tc>
        <w:tc>
          <w:tcPr>
            <w:tcW w:w="960" w:type="dxa"/>
            <w:noWrap/>
            <w:hideMark/>
            <w:tcPrChange w:id="705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59" w:author="Nick.Tolimieri [2]" w:date="2022-09-09T12:38:00Z"/>
                <w:rFonts w:asciiTheme="minorHAnsi" w:eastAsiaTheme="minorHAnsi" w:hAnsiTheme="minorHAnsi" w:cstheme="minorBidi"/>
                <w:sz w:val="22"/>
                <w:szCs w:val="22"/>
                <w:rPrChange w:id="7060" w:author="Nick.Tolimieri [2]" w:date="2022-09-09T12:38:00Z">
                  <w:rPr>
                    <w:ins w:id="7061" w:author="Nick.Tolimieri [2]" w:date="2022-09-09T12:38:00Z"/>
                    <w:rFonts w:ascii="Calibri" w:hAnsi="Calibri" w:cs="Calibri"/>
                    <w:color w:val="000000"/>
                    <w:sz w:val="22"/>
                    <w:szCs w:val="22"/>
                  </w:rPr>
                </w:rPrChange>
              </w:rPr>
              <w:pPrChange w:id="7062" w:author="Nick.Tolimieri [2]" w:date="2022-09-09T12:38:00Z">
                <w:pPr>
                  <w:jc w:val="right"/>
                </w:pPr>
              </w:pPrChange>
            </w:pPr>
            <w:ins w:id="7063" w:author="Nick.Tolimieri [2]" w:date="2022-09-09T12:38:00Z">
              <w:r w:rsidRPr="001255CF">
                <w:rPr>
                  <w:rFonts w:asciiTheme="minorHAnsi" w:eastAsiaTheme="minorHAnsi" w:hAnsiTheme="minorHAnsi" w:cstheme="minorBidi"/>
                  <w:sz w:val="22"/>
                  <w:szCs w:val="22"/>
                  <w:rPrChange w:id="7064" w:author="Nick.Tolimieri [2]" w:date="2022-09-09T12:38:00Z">
                    <w:rPr>
                      <w:rFonts w:ascii="Calibri" w:hAnsi="Calibri" w:cs="Calibri"/>
                      <w:color w:val="000000"/>
                      <w:sz w:val="22"/>
                      <w:szCs w:val="22"/>
                    </w:rPr>
                  </w:rPrChange>
                </w:rPr>
                <w:t>14</w:t>
              </w:r>
            </w:ins>
          </w:p>
        </w:tc>
        <w:tc>
          <w:tcPr>
            <w:tcW w:w="960" w:type="dxa"/>
            <w:noWrap/>
            <w:hideMark/>
            <w:tcPrChange w:id="706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66" w:author="Nick.Tolimieri [2]" w:date="2022-09-09T12:38:00Z"/>
                <w:rFonts w:asciiTheme="minorHAnsi" w:eastAsiaTheme="minorHAnsi" w:hAnsiTheme="minorHAnsi" w:cstheme="minorBidi"/>
                <w:sz w:val="22"/>
                <w:szCs w:val="22"/>
                <w:rPrChange w:id="7067" w:author="Nick.Tolimieri [2]" w:date="2022-09-09T12:38:00Z">
                  <w:rPr>
                    <w:ins w:id="7068" w:author="Nick.Tolimieri [2]" w:date="2022-09-09T12:38:00Z"/>
                    <w:rFonts w:ascii="Calibri" w:hAnsi="Calibri" w:cs="Calibri"/>
                    <w:color w:val="000000"/>
                    <w:sz w:val="22"/>
                    <w:szCs w:val="22"/>
                  </w:rPr>
                </w:rPrChange>
              </w:rPr>
              <w:pPrChange w:id="7069" w:author="Nick.Tolimieri [2]" w:date="2022-09-09T12:38:00Z">
                <w:pPr>
                  <w:jc w:val="right"/>
                </w:pPr>
              </w:pPrChange>
            </w:pPr>
            <w:ins w:id="7070" w:author="Nick.Tolimieri [2]" w:date="2022-09-09T12:38:00Z">
              <w:r w:rsidRPr="001255CF">
                <w:rPr>
                  <w:rFonts w:asciiTheme="minorHAnsi" w:eastAsiaTheme="minorHAnsi" w:hAnsiTheme="minorHAnsi" w:cstheme="minorBidi"/>
                  <w:sz w:val="22"/>
                  <w:szCs w:val="22"/>
                  <w:rPrChange w:id="7071" w:author="Nick.Tolimieri [2]" w:date="2022-09-09T12:38:00Z">
                    <w:rPr>
                      <w:rFonts w:ascii="Calibri" w:hAnsi="Calibri" w:cs="Calibri"/>
                      <w:color w:val="000000"/>
                      <w:sz w:val="22"/>
                      <w:szCs w:val="22"/>
                    </w:rPr>
                  </w:rPrChange>
                </w:rPr>
                <w:t>1.98</w:t>
              </w:r>
            </w:ins>
          </w:p>
        </w:tc>
        <w:tc>
          <w:tcPr>
            <w:tcW w:w="960" w:type="dxa"/>
            <w:noWrap/>
            <w:hideMark/>
            <w:tcPrChange w:id="707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73" w:author="Nick.Tolimieri [2]" w:date="2022-09-09T12:38:00Z"/>
                <w:rFonts w:asciiTheme="minorHAnsi" w:eastAsiaTheme="minorHAnsi" w:hAnsiTheme="minorHAnsi" w:cstheme="minorBidi"/>
                <w:sz w:val="22"/>
                <w:szCs w:val="22"/>
                <w:rPrChange w:id="7074" w:author="Nick.Tolimieri [2]" w:date="2022-09-09T12:38:00Z">
                  <w:rPr>
                    <w:ins w:id="7075" w:author="Nick.Tolimieri [2]" w:date="2022-09-09T12:38:00Z"/>
                    <w:rFonts w:ascii="Calibri" w:hAnsi="Calibri" w:cs="Calibri"/>
                    <w:color w:val="000000"/>
                    <w:sz w:val="22"/>
                    <w:szCs w:val="22"/>
                  </w:rPr>
                </w:rPrChange>
              </w:rPr>
              <w:pPrChange w:id="7076" w:author="Nick.Tolimieri [2]" w:date="2022-09-09T12:38:00Z">
                <w:pPr>
                  <w:jc w:val="right"/>
                </w:pPr>
              </w:pPrChange>
            </w:pPr>
            <w:ins w:id="7077" w:author="Nick.Tolimieri [2]" w:date="2022-09-09T12:38:00Z">
              <w:r w:rsidRPr="001255CF">
                <w:rPr>
                  <w:rFonts w:asciiTheme="minorHAnsi" w:eastAsiaTheme="minorHAnsi" w:hAnsiTheme="minorHAnsi" w:cstheme="minorBidi"/>
                  <w:sz w:val="22"/>
                  <w:szCs w:val="22"/>
                  <w:rPrChange w:id="7078" w:author="Nick.Tolimieri [2]" w:date="2022-09-09T12:38:00Z">
                    <w:rPr>
                      <w:rFonts w:ascii="Calibri" w:hAnsi="Calibri" w:cs="Calibri"/>
                      <w:color w:val="000000"/>
                      <w:sz w:val="22"/>
                      <w:szCs w:val="22"/>
                    </w:rPr>
                  </w:rPrChange>
                </w:rPr>
                <w:t>0.53</w:t>
              </w:r>
            </w:ins>
          </w:p>
        </w:tc>
      </w:tr>
      <w:tr w:rsidR="001255CF" w:rsidRPr="001255CF" w:rsidTr="001255CF">
        <w:trPr>
          <w:divId w:val="1429738465"/>
          <w:trHeight w:val="300"/>
          <w:ins w:id="7079" w:author="Nick.Tolimieri [2]" w:date="2022-09-09T12:38:00Z"/>
          <w:trPrChange w:id="7080" w:author="Nick.Tolimieri [2]" w:date="2022-09-09T12:38:00Z">
            <w:trPr>
              <w:divId w:val="1429738465"/>
              <w:trHeight w:val="300"/>
            </w:trPr>
          </w:trPrChange>
        </w:trPr>
        <w:tc>
          <w:tcPr>
            <w:tcW w:w="960" w:type="dxa"/>
            <w:noWrap/>
            <w:hideMark/>
            <w:tcPrChange w:id="70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82" w:author="Nick.Tolimieri [2]" w:date="2022-09-09T12:38:00Z"/>
                <w:rFonts w:asciiTheme="minorHAnsi" w:eastAsiaTheme="minorHAnsi" w:hAnsiTheme="minorHAnsi" w:cstheme="minorBidi"/>
                <w:sz w:val="22"/>
                <w:szCs w:val="22"/>
                <w:rPrChange w:id="7083" w:author="Nick.Tolimieri [2]" w:date="2022-09-09T12:38:00Z">
                  <w:rPr>
                    <w:ins w:id="7084" w:author="Nick.Tolimieri [2]" w:date="2022-09-09T12:38:00Z"/>
                    <w:rFonts w:ascii="Calibri" w:hAnsi="Calibri" w:cs="Calibri"/>
                    <w:color w:val="000000"/>
                    <w:sz w:val="22"/>
                    <w:szCs w:val="22"/>
                  </w:rPr>
                </w:rPrChange>
              </w:rPr>
              <w:pPrChange w:id="7085" w:author="Nick.Tolimieri [2]" w:date="2022-09-09T12:38:00Z">
                <w:pPr/>
              </w:pPrChange>
            </w:pPr>
            <w:ins w:id="7086" w:author="Nick.Tolimieri [2]" w:date="2022-09-09T12:38:00Z">
              <w:r w:rsidRPr="001255CF">
                <w:rPr>
                  <w:rFonts w:asciiTheme="minorHAnsi" w:eastAsiaTheme="minorHAnsi" w:hAnsiTheme="minorHAnsi" w:cstheme="minorBidi"/>
                  <w:sz w:val="22"/>
                  <w:szCs w:val="22"/>
                  <w:rPrChange w:id="7087" w:author="Nick.Tolimieri [2]" w:date="2022-09-09T12:38:00Z">
                    <w:rPr>
                      <w:rFonts w:ascii="Calibri" w:hAnsi="Calibri" w:cs="Calibri"/>
                      <w:color w:val="000000"/>
                      <w:sz w:val="22"/>
                      <w:szCs w:val="22"/>
                    </w:rPr>
                  </w:rPrChange>
                </w:rPr>
                <w:t>Cape Alava</w:t>
              </w:r>
            </w:ins>
          </w:p>
        </w:tc>
        <w:tc>
          <w:tcPr>
            <w:tcW w:w="960" w:type="dxa"/>
            <w:noWrap/>
            <w:hideMark/>
            <w:tcPrChange w:id="70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89" w:author="Nick.Tolimieri [2]" w:date="2022-09-09T12:38:00Z"/>
                <w:rFonts w:asciiTheme="minorHAnsi" w:eastAsiaTheme="minorHAnsi" w:hAnsiTheme="minorHAnsi" w:cstheme="minorBidi"/>
                <w:sz w:val="22"/>
                <w:szCs w:val="22"/>
                <w:rPrChange w:id="7090" w:author="Nick.Tolimieri [2]" w:date="2022-09-09T12:38:00Z">
                  <w:rPr>
                    <w:ins w:id="7091" w:author="Nick.Tolimieri [2]" w:date="2022-09-09T12:38:00Z"/>
                    <w:rFonts w:ascii="Calibri" w:hAnsi="Calibri" w:cs="Calibri"/>
                    <w:color w:val="000000"/>
                    <w:sz w:val="22"/>
                    <w:szCs w:val="22"/>
                  </w:rPr>
                </w:rPrChange>
              </w:rPr>
              <w:pPrChange w:id="7092" w:author="Nick.Tolimieri [2]" w:date="2022-09-09T12:38:00Z">
                <w:pPr>
                  <w:jc w:val="right"/>
                </w:pPr>
              </w:pPrChange>
            </w:pPr>
            <w:ins w:id="7093" w:author="Nick.Tolimieri [2]" w:date="2022-09-09T12:38:00Z">
              <w:r w:rsidRPr="001255CF">
                <w:rPr>
                  <w:rFonts w:asciiTheme="minorHAnsi" w:eastAsiaTheme="minorHAnsi" w:hAnsiTheme="minorHAnsi" w:cstheme="minorBidi"/>
                  <w:sz w:val="22"/>
                  <w:szCs w:val="22"/>
                  <w:rPrChange w:id="7094" w:author="Nick.Tolimieri [2]" w:date="2022-09-09T12:38:00Z">
                    <w:rPr>
                      <w:rFonts w:ascii="Calibri" w:hAnsi="Calibri" w:cs="Calibri"/>
                      <w:color w:val="000000"/>
                      <w:sz w:val="22"/>
                      <w:szCs w:val="22"/>
                    </w:rPr>
                  </w:rPrChange>
                </w:rPr>
                <w:t>1996</w:t>
              </w:r>
            </w:ins>
          </w:p>
        </w:tc>
        <w:tc>
          <w:tcPr>
            <w:tcW w:w="960" w:type="dxa"/>
            <w:noWrap/>
            <w:hideMark/>
            <w:tcPrChange w:id="70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096" w:author="Nick.Tolimieri [2]" w:date="2022-09-09T12:38:00Z"/>
                <w:rFonts w:asciiTheme="minorHAnsi" w:eastAsiaTheme="minorHAnsi" w:hAnsiTheme="minorHAnsi" w:cstheme="minorBidi"/>
                <w:sz w:val="22"/>
                <w:szCs w:val="22"/>
                <w:rPrChange w:id="7097" w:author="Nick.Tolimieri [2]" w:date="2022-09-09T12:38:00Z">
                  <w:rPr>
                    <w:ins w:id="7098" w:author="Nick.Tolimieri [2]" w:date="2022-09-09T12:38:00Z"/>
                    <w:rFonts w:ascii="Calibri" w:hAnsi="Calibri" w:cs="Calibri"/>
                    <w:color w:val="000000"/>
                    <w:sz w:val="22"/>
                    <w:szCs w:val="22"/>
                  </w:rPr>
                </w:rPrChange>
              </w:rPr>
              <w:pPrChange w:id="7099" w:author="Nick.Tolimieri [2]" w:date="2022-09-09T12:38:00Z">
                <w:pPr>
                  <w:jc w:val="right"/>
                </w:pPr>
              </w:pPrChange>
            </w:pPr>
            <w:ins w:id="7100" w:author="Nick.Tolimieri [2]" w:date="2022-09-09T12:38:00Z">
              <w:r w:rsidRPr="001255CF">
                <w:rPr>
                  <w:rFonts w:asciiTheme="minorHAnsi" w:eastAsiaTheme="minorHAnsi" w:hAnsiTheme="minorHAnsi" w:cstheme="minorBidi"/>
                  <w:sz w:val="22"/>
                  <w:szCs w:val="22"/>
                  <w:rPrChange w:id="7101" w:author="Nick.Tolimieri [2]" w:date="2022-09-09T12:38:00Z">
                    <w:rPr>
                      <w:rFonts w:ascii="Calibri" w:hAnsi="Calibri" w:cs="Calibri"/>
                      <w:color w:val="000000"/>
                      <w:sz w:val="22"/>
                      <w:szCs w:val="22"/>
                    </w:rPr>
                  </w:rPrChange>
                </w:rPr>
                <w:t>0</w:t>
              </w:r>
            </w:ins>
          </w:p>
        </w:tc>
        <w:tc>
          <w:tcPr>
            <w:tcW w:w="960" w:type="dxa"/>
            <w:noWrap/>
            <w:hideMark/>
            <w:tcPrChange w:id="71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03" w:author="Nick.Tolimieri [2]" w:date="2022-09-09T12:38:00Z"/>
                <w:rFonts w:asciiTheme="minorHAnsi" w:eastAsiaTheme="minorHAnsi" w:hAnsiTheme="minorHAnsi" w:cstheme="minorBidi"/>
                <w:sz w:val="22"/>
                <w:szCs w:val="22"/>
                <w:rPrChange w:id="7104" w:author="Nick.Tolimieri [2]" w:date="2022-09-09T12:38:00Z">
                  <w:rPr>
                    <w:ins w:id="7105" w:author="Nick.Tolimieri [2]" w:date="2022-09-09T12:38:00Z"/>
                    <w:rFonts w:ascii="Calibri" w:hAnsi="Calibri" w:cs="Calibri"/>
                    <w:color w:val="000000"/>
                    <w:sz w:val="22"/>
                    <w:szCs w:val="22"/>
                  </w:rPr>
                </w:rPrChange>
              </w:rPr>
              <w:pPrChange w:id="7106" w:author="Nick.Tolimieri [2]" w:date="2022-09-09T12:38:00Z">
                <w:pPr>
                  <w:jc w:val="right"/>
                </w:pPr>
              </w:pPrChange>
            </w:pPr>
            <w:ins w:id="7107" w:author="Nick.Tolimieri [2]" w:date="2022-09-09T12:38:00Z">
              <w:r w:rsidRPr="001255CF">
                <w:rPr>
                  <w:rFonts w:asciiTheme="minorHAnsi" w:eastAsiaTheme="minorHAnsi" w:hAnsiTheme="minorHAnsi" w:cstheme="minorBidi"/>
                  <w:sz w:val="22"/>
                  <w:szCs w:val="22"/>
                  <w:rPrChange w:id="7108" w:author="Nick.Tolimieri [2]" w:date="2022-09-09T12:38:00Z">
                    <w:rPr>
                      <w:rFonts w:ascii="Calibri" w:hAnsi="Calibri" w:cs="Calibri"/>
                      <w:color w:val="000000"/>
                      <w:sz w:val="22"/>
                      <w:szCs w:val="22"/>
                    </w:rPr>
                  </w:rPrChange>
                </w:rPr>
                <w:t>15</w:t>
              </w:r>
            </w:ins>
          </w:p>
        </w:tc>
        <w:tc>
          <w:tcPr>
            <w:tcW w:w="960" w:type="dxa"/>
            <w:noWrap/>
            <w:hideMark/>
            <w:tcPrChange w:id="71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10" w:author="Nick.Tolimieri [2]" w:date="2022-09-09T12:38:00Z"/>
                <w:rFonts w:asciiTheme="minorHAnsi" w:eastAsiaTheme="minorHAnsi" w:hAnsiTheme="minorHAnsi" w:cstheme="minorBidi"/>
                <w:sz w:val="22"/>
                <w:szCs w:val="22"/>
                <w:rPrChange w:id="7111" w:author="Nick.Tolimieri [2]" w:date="2022-09-09T12:38:00Z">
                  <w:rPr>
                    <w:ins w:id="7112" w:author="Nick.Tolimieri [2]" w:date="2022-09-09T12:38:00Z"/>
                    <w:rFonts w:ascii="Calibri" w:hAnsi="Calibri" w:cs="Calibri"/>
                    <w:color w:val="000000"/>
                    <w:sz w:val="22"/>
                    <w:szCs w:val="22"/>
                  </w:rPr>
                </w:rPrChange>
              </w:rPr>
              <w:pPrChange w:id="7113" w:author="Nick.Tolimieri [2]" w:date="2022-09-09T12:38:00Z">
                <w:pPr>
                  <w:jc w:val="right"/>
                </w:pPr>
              </w:pPrChange>
            </w:pPr>
            <w:ins w:id="7114" w:author="Nick.Tolimieri [2]" w:date="2022-09-09T12:38:00Z">
              <w:r w:rsidRPr="001255CF">
                <w:rPr>
                  <w:rFonts w:asciiTheme="minorHAnsi" w:eastAsiaTheme="minorHAnsi" w:hAnsiTheme="minorHAnsi" w:cstheme="minorBidi"/>
                  <w:sz w:val="22"/>
                  <w:szCs w:val="22"/>
                  <w:rPrChange w:id="7115" w:author="Nick.Tolimieri [2]" w:date="2022-09-09T12:38:00Z">
                    <w:rPr>
                      <w:rFonts w:ascii="Calibri" w:hAnsi="Calibri" w:cs="Calibri"/>
                      <w:color w:val="000000"/>
                      <w:sz w:val="22"/>
                      <w:szCs w:val="22"/>
                    </w:rPr>
                  </w:rPrChange>
                </w:rPr>
                <w:t>1</w:t>
              </w:r>
            </w:ins>
          </w:p>
        </w:tc>
        <w:tc>
          <w:tcPr>
            <w:tcW w:w="960" w:type="dxa"/>
            <w:noWrap/>
            <w:hideMark/>
            <w:tcPrChange w:id="71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17" w:author="Nick.Tolimieri [2]" w:date="2022-09-09T12:38:00Z"/>
                <w:rFonts w:asciiTheme="minorHAnsi" w:eastAsiaTheme="minorHAnsi" w:hAnsiTheme="minorHAnsi" w:cstheme="minorBidi"/>
                <w:sz w:val="22"/>
                <w:szCs w:val="22"/>
                <w:rPrChange w:id="7118" w:author="Nick.Tolimieri [2]" w:date="2022-09-09T12:38:00Z">
                  <w:rPr>
                    <w:ins w:id="7119" w:author="Nick.Tolimieri [2]" w:date="2022-09-09T12:38:00Z"/>
                    <w:rFonts w:ascii="Calibri" w:hAnsi="Calibri" w:cs="Calibri"/>
                    <w:color w:val="000000"/>
                    <w:sz w:val="22"/>
                    <w:szCs w:val="22"/>
                  </w:rPr>
                </w:rPrChange>
              </w:rPr>
              <w:pPrChange w:id="7120" w:author="Nick.Tolimieri [2]" w:date="2022-09-09T12:38:00Z">
                <w:pPr>
                  <w:jc w:val="right"/>
                </w:pPr>
              </w:pPrChange>
            </w:pPr>
            <w:ins w:id="7121" w:author="Nick.Tolimieri [2]" w:date="2022-09-09T12:38:00Z">
              <w:r w:rsidRPr="001255CF">
                <w:rPr>
                  <w:rFonts w:asciiTheme="minorHAnsi" w:eastAsiaTheme="minorHAnsi" w:hAnsiTheme="minorHAnsi" w:cstheme="minorBidi"/>
                  <w:sz w:val="22"/>
                  <w:szCs w:val="22"/>
                  <w:rPrChange w:id="7122" w:author="Nick.Tolimieri [2]" w:date="2022-09-09T12:38:00Z">
                    <w:rPr>
                      <w:rFonts w:ascii="Calibri" w:hAnsi="Calibri" w:cs="Calibri"/>
                      <w:color w:val="000000"/>
                      <w:sz w:val="22"/>
                      <w:szCs w:val="22"/>
                    </w:rPr>
                  </w:rPrChange>
                </w:rPr>
                <w:t>9</w:t>
              </w:r>
            </w:ins>
          </w:p>
        </w:tc>
        <w:tc>
          <w:tcPr>
            <w:tcW w:w="960" w:type="dxa"/>
            <w:noWrap/>
            <w:hideMark/>
            <w:tcPrChange w:id="712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24" w:author="Nick.Tolimieri [2]" w:date="2022-09-09T12:38:00Z"/>
                <w:rFonts w:asciiTheme="minorHAnsi" w:eastAsiaTheme="minorHAnsi" w:hAnsiTheme="minorHAnsi" w:cstheme="minorBidi"/>
                <w:sz w:val="22"/>
                <w:szCs w:val="22"/>
                <w:rPrChange w:id="7125" w:author="Nick.Tolimieri [2]" w:date="2022-09-09T12:38:00Z">
                  <w:rPr>
                    <w:ins w:id="7126" w:author="Nick.Tolimieri [2]" w:date="2022-09-09T12:38:00Z"/>
                    <w:rFonts w:ascii="Calibri" w:hAnsi="Calibri" w:cs="Calibri"/>
                    <w:color w:val="000000"/>
                    <w:sz w:val="22"/>
                    <w:szCs w:val="22"/>
                  </w:rPr>
                </w:rPrChange>
              </w:rPr>
              <w:pPrChange w:id="7127" w:author="Nick.Tolimieri [2]" w:date="2022-09-09T12:38:00Z">
                <w:pPr>
                  <w:jc w:val="right"/>
                </w:pPr>
              </w:pPrChange>
            </w:pPr>
            <w:ins w:id="7128" w:author="Nick.Tolimieri [2]" w:date="2022-09-09T12:38:00Z">
              <w:r w:rsidRPr="001255CF">
                <w:rPr>
                  <w:rFonts w:asciiTheme="minorHAnsi" w:eastAsiaTheme="minorHAnsi" w:hAnsiTheme="minorHAnsi" w:cstheme="minorBidi"/>
                  <w:sz w:val="22"/>
                  <w:szCs w:val="22"/>
                  <w:rPrChange w:id="7129" w:author="Nick.Tolimieri [2]" w:date="2022-09-09T12:38:00Z">
                    <w:rPr>
                      <w:rFonts w:ascii="Calibri" w:hAnsi="Calibri" w:cs="Calibri"/>
                      <w:color w:val="000000"/>
                      <w:sz w:val="22"/>
                      <w:szCs w:val="22"/>
                    </w:rPr>
                  </w:rPrChange>
                </w:rPr>
                <w:t>9</w:t>
              </w:r>
            </w:ins>
          </w:p>
        </w:tc>
        <w:tc>
          <w:tcPr>
            <w:tcW w:w="960" w:type="dxa"/>
            <w:noWrap/>
            <w:hideMark/>
            <w:tcPrChange w:id="713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31" w:author="Nick.Tolimieri [2]" w:date="2022-09-09T12:38:00Z"/>
                <w:rFonts w:asciiTheme="minorHAnsi" w:eastAsiaTheme="minorHAnsi" w:hAnsiTheme="minorHAnsi" w:cstheme="minorBidi"/>
                <w:sz w:val="22"/>
                <w:szCs w:val="22"/>
                <w:rPrChange w:id="7132" w:author="Nick.Tolimieri [2]" w:date="2022-09-09T12:38:00Z">
                  <w:rPr>
                    <w:ins w:id="7133" w:author="Nick.Tolimieri [2]" w:date="2022-09-09T12:38:00Z"/>
                    <w:rFonts w:ascii="Calibri" w:hAnsi="Calibri" w:cs="Calibri"/>
                    <w:color w:val="000000"/>
                    <w:sz w:val="22"/>
                    <w:szCs w:val="22"/>
                  </w:rPr>
                </w:rPrChange>
              </w:rPr>
              <w:pPrChange w:id="7134" w:author="Nick.Tolimieri [2]" w:date="2022-09-09T12:38:00Z">
                <w:pPr>
                  <w:jc w:val="right"/>
                </w:pPr>
              </w:pPrChange>
            </w:pPr>
            <w:ins w:id="7135" w:author="Nick.Tolimieri [2]" w:date="2022-09-09T12:38:00Z">
              <w:r w:rsidRPr="001255CF">
                <w:rPr>
                  <w:rFonts w:asciiTheme="minorHAnsi" w:eastAsiaTheme="minorHAnsi" w:hAnsiTheme="minorHAnsi" w:cstheme="minorBidi"/>
                  <w:sz w:val="22"/>
                  <w:szCs w:val="22"/>
                  <w:rPrChange w:id="7136" w:author="Nick.Tolimieri [2]" w:date="2022-09-09T12:38:00Z">
                    <w:rPr>
                      <w:rFonts w:ascii="Calibri" w:hAnsi="Calibri" w:cs="Calibri"/>
                      <w:color w:val="000000"/>
                      <w:sz w:val="22"/>
                      <w:szCs w:val="22"/>
                    </w:rPr>
                  </w:rPrChange>
                </w:rPr>
                <w:t>9</w:t>
              </w:r>
            </w:ins>
          </w:p>
        </w:tc>
        <w:tc>
          <w:tcPr>
            <w:tcW w:w="960" w:type="dxa"/>
            <w:noWrap/>
            <w:hideMark/>
            <w:tcPrChange w:id="713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38" w:author="Nick.Tolimieri [2]" w:date="2022-09-09T12:38:00Z"/>
                <w:rFonts w:asciiTheme="minorHAnsi" w:eastAsiaTheme="minorHAnsi" w:hAnsiTheme="minorHAnsi" w:cstheme="minorBidi"/>
                <w:sz w:val="22"/>
                <w:szCs w:val="22"/>
                <w:rPrChange w:id="7139" w:author="Nick.Tolimieri [2]" w:date="2022-09-09T12:38:00Z">
                  <w:rPr>
                    <w:ins w:id="7140" w:author="Nick.Tolimieri [2]" w:date="2022-09-09T12:38:00Z"/>
                    <w:rFonts w:ascii="Calibri" w:hAnsi="Calibri" w:cs="Calibri"/>
                    <w:color w:val="000000"/>
                    <w:sz w:val="22"/>
                    <w:szCs w:val="22"/>
                  </w:rPr>
                </w:rPrChange>
              </w:rPr>
              <w:pPrChange w:id="7141" w:author="Nick.Tolimieri [2]" w:date="2022-09-09T12:38:00Z">
                <w:pPr>
                  <w:jc w:val="right"/>
                </w:pPr>
              </w:pPrChange>
            </w:pPr>
            <w:ins w:id="7142" w:author="Nick.Tolimieri [2]" w:date="2022-09-09T12:38:00Z">
              <w:r w:rsidRPr="001255CF">
                <w:rPr>
                  <w:rFonts w:asciiTheme="minorHAnsi" w:eastAsiaTheme="minorHAnsi" w:hAnsiTheme="minorHAnsi" w:cstheme="minorBidi"/>
                  <w:sz w:val="22"/>
                  <w:szCs w:val="22"/>
                  <w:rPrChange w:id="7143" w:author="Nick.Tolimieri [2]" w:date="2022-09-09T12:38:00Z">
                    <w:rPr>
                      <w:rFonts w:ascii="Calibri" w:hAnsi="Calibri" w:cs="Calibri"/>
                      <w:color w:val="000000"/>
                      <w:sz w:val="22"/>
                      <w:szCs w:val="22"/>
                    </w:rPr>
                  </w:rPrChange>
                </w:rPr>
                <w:t>1.58</w:t>
              </w:r>
            </w:ins>
          </w:p>
        </w:tc>
        <w:tc>
          <w:tcPr>
            <w:tcW w:w="960" w:type="dxa"/>
            <w:noWrap/>
            <w:hideMark/>
            <w:tcPrChange w:id="714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45" w:author="Nick.Tolimieri [2]" w:date="2022-09-09T12:38:00Z"/>
                <w:rFonts w:asciiTheme="minorHAnsi" w:eastAsiaTheme="minorHAnsi" w:hAnsiTheme="minorHAnsi" w:cstheme="minorBidi"/>
                <w:sz w:val="22"/>
                <w:szCs w:val="22"/>
                <w:rPrChange w:id="7146" w:author="Nick.Tolimieri [2]" w:date="2022-09-09T12:38:00Z">
                  <w:rPr>
                    <w:ins w:id="7147" w:author="Nick.Tolimieri [2]" w:date="2022-09-09T12:38:00Z"/>
                    <w:rFonts w:ascii="Calibri" w:hAnsi="Calibri" w:cs="Calibri"/>
                    <w:color w:val="000000"/>
                    <w:sz w:val="22"/>
                    <w:szCs w:val="22"/>
                  </w:rPr>
                </w:rPrChange>
              </w:rPr>
              <w:pPrChange w:id="7148" w:author="Nick.Tolimieri [2]" w:date="2022-09-09T12:38:00Z">
                <w:pPr>
                  <w:jc w:val="right"/>
                </w:pPr>
              </w:pPrChange>
            </w:pPr>
            <w:ins w:id="7149" w:author="Nick.Tolimieri [2]" w:date="2022-09-09T12:38:00Z">
              <w:r w:rsidRPr="001255CF">
                <w:rPr>
                  <w:rFonts w:asciiTheme="minorHAnsi" w:eastAsiaTheme="minorHAnsi" w:hAnsiTheme="minorHAnsi" w:cstheme="minorBidi"/>
                  <w:sz w:val="22"/>
                  <w:szCs w:val="22"/>
                  <w:rPrChange w:id="7150" w:author="Nick.Tolimieri [2]" w:date="2022-09-09T12:38:00Z">
                    <w:rPr>
                      <w:rFonts w:ascii="Calibri" w:hAnsi="Calibri" w:cs="Calibri"/>
                      <w:color w:val="000000"/>
                      <w:sz w:val="22"/>
                      <w:szCs w:val="22"/>
                    </w:rPr>
                  </w:rPrChange>
                </w:rPr>
                <w:t>0.11</w:t>
              </w:r>
            </w:ins>
          </w:p>
        </w:tc>
      </w:tr>
      <w:tr w:rsidR="001255CF" w:rsidRPr="001255CF" w:rsidTr="001255CF">
        <w:trPr>
          <w:divId w:val="1429738465"/>
          <w:trHeight w:val="300"/>
          <w:ins w:id="7151" w:author="Nick.Tolimieri [2]" w:date="2022-09-09T12:38:00Z"/>
          <w:trPrChange w:id="7152" w:author="Nick.Tolimieri [2]" w:date="2022-09-09T12:38:00Z">
            <w:trPr>
              <w:divId w:val="1429738465"/>
              <w:trHeight w:val="300"/>
            </w:trPr>
          </w:trPrChange>
        </w:trPr>
        <w:tc>
          <w:tcPr>
            <w:tcW w:w="960" w:type="dxa"/>
            <w:noWrap/>
            <w:hideMark/>
            <w:tcPrChange w:id="71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54" w:author="Nick.Tolimieri [2]" w:date="2022-09-09T12:38:00Z"/>
                <w:rFonts w:asciiTheme="minorHAnsi" w:eastAsiaTheme="minorHAnsi" w:hAnsiTheme="minorHAnsi" w:cstheme="minorBidi"/>
                <w:sz w:val="22"/>
                <w:szCs w:val="22"/>
                <w:rPrChange w:id="7155" w:author="Nick.Tolimieri [2]" w:date="2022-09-09T12:38:00Z">
                  <w:rPr>
                    <w:ins w:id="7156" w:author="Nick.Tolimieri [2]" w:date="2022-09-09T12:38:00Z"/>
                    <w:rFonts w:ascii="Calibri" w:hAnsi="Calibri" w:cs="Calibri"/>
                    <w:color w:val="000000"/>
                    <w:sz w:val="22"/>
                    <w:szCs w:val="22"/>
                  </w:rPr>
                </w:rPrChange>
              </w:rPr>
              <w:pPrChange w:id="7157" w:author="Nick.Tolimieri [2]" w:date="2022-09-09T12:38:00Z">
                <w:pPr/>
              </w:pPrChange>
            </w:pPr>
            <w:ins w:id="7158" w:author="Nick.Tolimieri [2]" w:date="2022-09-09T12:38:00Z">
              <w:r w:rsidRPr="001255CF">
                <w:rPr>
                  <w:rFonts w:asciiTheme="minorHAnsi" w:eastAsiaTheme="minorHAnsi" w:hAnsiTheme="minorHAnsi" w:cstheme="minorBidi"/>
                  <w:sz w:val="22"/>
                  <w:szCs w:val="22"/>
                  <w:rPrChange w:id="7159" w:author="Nick.Tolimieri [2]" w:date="2022-09-09T12:38:00Z">
                    <w:rPr>
                      <w:rFonts w:ascii="Calibri" w:hAnsi="Calibri" w:cs="Calibri"/>
                      <w:color w:val="000000"/>
                      <w:sz w:val="22"/>
                      <w:szCs w:val="22"/>
                    </w:rPr>
                  </w:rPrChange>
                </w:rPr>
                <w:t>Cape Alava</w:t>
              </w:r>
            </w:ins>
          </w:p>
        </w:tc>
        <w:tc>
          <w:tcPr>
            <w:tcW w:w="960" w:type="dxa"/>
            <w:noWrap/>
            <w:hideMark/>
            <w:tcPrChange w:id="71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61" w:author="Nick.Tolimieri [2]" w:date="2022-09-09T12:38:00Z"/>
                <w:rFonts w:asciiTheme="minorHAnsi" w:eastAsiaTheme="minorHAnsi" w:hAnsiTheme="minorHAnsi" w:cstheme="minorBidi"/>
                <w:sz w:val="22"/>
                <w:szCs w:val="22"/>
                <w:rPrChange w:id="7162" w:author="Nick.Tolimieri [2]" w:date="2022-09-09T12:38:00Z">
                  <w:rPr>
                    <w:ins w:id="7163" w:author="Nick.Tolimieri [2]" w:date="2022-09-09T12:38:00Z"/>
                    <w:rFonts w:ascii="Calibri" w:hAnsi="Calibri" w:cs="Calibri"/>
                    <w:color w:val="000000"/>
                    <w:sz w:val="22"/>
                    <w:szCs w:val="22"/>
                  </w:rPr>
                </w:rPrChange>
              </w:rPr>
              <w:pPrChange w:id="7164" w:author="Nick.Tolimieri [2]" w:date="2022-09-09T12:38:00Z">
                <w:pPr>
                  <w:jc w:val="right"/>
                </w:pPr>
              </w:pPrChange>
            </w:pPr>
            <w:ins w:id="7165" w:author="Nick.Tolimieri [2]" w:date="2022-09-09T12:38:00Z">
              <w:r w:rsidRPr="001255CF">
                <w:rPr>
                  <w:rFonts w:asciiTheme="minorHAnsi" w:eastAsiaTheme="minorHAnsi" w:hAnsiTheme="minorHAnsi" w:cstheme="minorBidi"/>
                  <w:sz w:val="22"/>
                  <w:szCs w:val="22"/>
                  <w:rPrChange w:id="7166" w:author="Nick.Tolimieri [2]" w:date="2022-09-09T12:38:00Z">
                    <w:rPr>
                      <w:rFonts w:ascii="Calibri" w:hAnsi="Calibri" w:cs="Calibri"/>
                      <w:color w:val="000000"/>
                      <w:sz w:val="22"/>
                      <w:szCs w:val="22"/>
                    </w:rPr>
                  </w:rPrChange>
                </w:rPr>
                <w:t>1997</w:t>
              </w:r>
            </w:ins>
          </w:p>
        </w:tc>
        <w:tc>
          <w:tcPr>
            <w:tcW w:w="960" w:type="dxa"/>
            <w:noWrap/>
            <w:hideMark/>
            <w:tcPrChange w:id="71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68" w:author="Nick.Tolimieri [2]" w:date="2022-09-09T12:38:00Z"/>
                <w:rFonts w:asciiTheme="minorHAnsi" w:eastAsiaTheme="minorHAnsi" w:hAnsiTheme="minorHAnsi" w:cstheme="minorBidi"/>
                <w:sz w:val="22"/>
                <w:szCs w:val="22"/>
                <w:rPrChange w:id="7169" w:author="Nick.Tolimieri [2]" w:date="2022-09-09T12:38:00Z">
                  <w:rPr>
                    <w:ins w:id="7170" w:author="Nick.Tolimieri [2]" w:date="2022-09-09T12:38:00Z"/>
                    <w:rFonts w:ascii="Calibri" w:hAnsi="Calibri" w:cs="Calibri"/>
                    <w:color w:val="000000"/>
                    <w:sz w:val="22"/>
                    <w:szCs w:val="22"/>
                  </w:rPr>
                </w:rPrChange>
              </w:rPr>
              <w:pPrChange w:id="7171" w:author="Nick.Tolimieri [2]" w:date="2022-09-09T12:38:00Z">
                <w:pPr>
                  <w:jc w:val="right"/>
                </w:pPr>
              </w:pPrChange>
            </w:pPr>
            <w:ins w:id="7172" w:author="Nick.Tolimieri [2]" w:date="2022-09-09T12:38:00Z">
              <w:r w:rsidRPr="001255CF">
                <w:rPr>
                  <w:rFonts w:asciiTheme="minorHAnsi" w:eastAsiaTheme="minorHAnsi" w:hAnsiTheme="minorHAnsi" w:cstheme="minorBidi"/>
                  <w:sz w:val="22"/>
                  <w:szCs w:val="22"/>
                  <w:rPrChange w:id="7173" w:author="Nick.Tolimieri [2]" w:date="2022-09-09T12:38:00Z">
                    <w:rPr>
                      <w:rFonts w:ascii="Calibri" w:hAnsi="Calibri" w:cs="Calibri"/>
                      <w:color w:val="000000"/>
                      <w:sz w:val="22"/>
                      <w:szCs w:val="22"/>
                    </w:rPr>
                  </w:rPrChange>
                </w:rPr>
                <w:t>37</w:t>
              </w:r>
            </w:ins>
          </w:p>
        </w:tc>
        <w:tc>
          <w:tcPr>
            <w:tcW w:w="960" w:type="dxa"/>
            <w:noWrap/>
            <w:hideMark/>
            <w:tcPrChange w:id="71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75" w:author="Nick.Tolimieri [2]" w:date="2022-09-09T12:38:00Z"/>
                <w:rFonts w:asciiTheme="minorHAnsi" w:eastAsiaTheme="minorHAnsi" w:hAnsiTheme="minorHAnsi" w:cstheme="minorBidi"/>
                <w:sz w:val="22"/>
                <w:szCs w:val="22"/>
                <w:rPrChange w:id="7176" w:author="Nick.Tolimieri [2]" w:date="2022-09-09T12:38:00Z">
                  <w:rPr>
                    <w:ins w:id="7177" w:author="Nick.Tolimieri [2]" w:date="2022-09-09T12:38:00Z"/>
                    <w:rFonts w:ascii="Calibri" w:hAnsi="Calibri" w:cs="Calibri"/>
                    <w:color w:val="000000"/>
                    <w:sz w:val="22"/>
                    <w:szCs w:val="22"/>
                  </w:rPr>
                </w:rPrChange>
              </w:rPr>
              <w:pPrChange w:id="7178" w:author="Nick.Tolimieri [2]" w:date="2022-09-09T12:38:00Z">
                <w:pPr>
                  <w:jc w:val="right"/>
                </w:pPr>
              </w:pPrChange>
            </w:pPr>
            <w:ins w:id="7179" w:author="Nick.Tolimieri [2]" w:date="2022-09-09T12:38:00Z">
              <w:r w:rsidRPr="001255CF">
                <w:rPr>
                  <w:rFonts w:asciiTheme="minorHAnsi" w:eastAsiaTheme="minorHAnsi" w:hAnsiTheme="minorHAnsi" w:cstheme="minorBidi"/>
                  <w:sz w:val="22"/>
                  <w:szCs w:val="22"/>
                  <w:rPrChange w:id="7180" w:author="Nick.Tolimieri [2]" w:date="2022-09-09T12:38:00Z">
                    <w:rPr>
                      <w:rFonts w:ascii="Calibri" w:hAnsi="Calibri" w:cs="Calibri"/>
                      <w:color w:val="000000"/>
                      <w:sz w:val="22"/>
                      <w:szCs w:val="22"/>
                    </w:rPr>
                  </w:rPrChange>
                </w:rPr>
                <w:t>128</w:t>
              </w:r>
            </w:ins>
          </w:p>
        </w:tc>
        <w:tc>
          <w:tcPr>
            <w:tcW w:w="960" w:type="dxa"/>
            <w:noWrap/>
            <w:hideMark/>
            <w:tcPrChange w:id="71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82" w:author="Nick.Tolimieri [2]" w:date="2022-09-09T12:38:00Z"/>
                <w:rFonts w:asciiTheme="minorHAnsi" w:eastAsiaTheme="minorHAnsi" w:hAnsiTheme="minorHAnsi" w:cstheme="minorBidi"/>
                <w:sz w:val="22"/>
                <w:szCs w:val="22"/>
                <w:rPrChange w:id="7183" w:author="Nick.Tolimieri [2]" w:date="2022-09-09T12:38:00Z">
                  <w:rPr>
                    <w:ins w:id="7184" w:author="Nick.Tolimieri [2]" w:date="2022-09-09T12:38:00Z"/>
                    <w:rFonts w:ascii="Calibri" w:hAnsi="Calibri" w:cs="Calibri"/>
                    <w:color w:val="000000"/>
                    <w:sz w:val="22"/>
                    <w:szCs w:val="22"/>
                  </w:rPr>
                </w:rPrChange>
              </w:rPr>
              <w:pPrChange w:id="7185" w:author="Nick.Tolimieri [2]" w:date="2022-09-09T12:38:00Z">
                <w:pPr>
                  <w:jc w:val="right"/>
                </w:pPr>
              </w:pPrChange>
            </w:pPr>
            <w:ins w:id="7186" w:author="Nick.Tolimieri [2]" w:date="2022-09-09T12:38:00Z">
              <w:r w:rsidRPr="001255CF">
                <w:rPr>
                  <w:rFonts w:asciiTheme="minorHAnsi" w:eastAsiaTheme="minorHAnsi" w:hAnsiTheme="minorHAnsi" w:cstheme="minorBidi"/>
                  <w:sz w:val="22"/>
                  <w:szCs w:val="22"/>
                  <w:rPrChange w:id="7187" w:author="Nick.Tolimieri [2]" w:date="2022-09-09T12:38:00Z">
                    <w:rPr>
                      <w:rFonts w:ascii="Calibri" w:hAnsi="Calibri" w:cs="Calibri"/>
                      <w:color w:val="000000"/>
                      <w:sz w:val="22"/>
                      <w:szCs w:val="22"/>
                    </w:rPr>
                  </w:rPrChange>
                </w:rPr>
                <w:t>6</w:t>
              </w:r>
            </w:ins>
          </w:p>
        </w:tc>
        <w:tc>
          <w:tcPr>
            <w:tcW w:w="960" w:type="dxa"/>
            <w:noWrap/>
            <w:hideMark/>
            <w:tcPrChange w:id="71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89" w:author="Nick.Tolimieri [2]" w:date="2022-09-09T12:38:00Z"/>
                <w:rFonts w:asciiTheme="minorHAnsi" w:eastAsiaTheme="minorHAnsi" w:hAnsiTheme="minorHAnsi" w:cstheme="minorBidi"/>
                <w:sz w:val="22"/>
                <w:szCs w:val="22"/>
                <w:rPrChange w:id="7190" w:author="Nick.Tolimieri [2]" w:date="2022-09-09T12:38:00Z">
                  <w:rPr>
                    <w:ins w:id="7191" w:author="Nick.Tolimieri [2]" w:date="2022-09-09T12:38:00Z"/>
                    <w:rFonts w:ascii="Calibri" w:hAnsi="Calibri" w:cs="Calibri"/>
                    <w:color w:val="000000"/>
                    <w:sz w:val="22"/>
                    <w:szCs w:val="22"/>
                  </w:rPr>
                </w:rPrChange>
              </w:rPr>
              <w:pPrChange w:id="7192" w:author="Nick.Tolimieri [2]" w:date="2022-09-09T12:38:00Z">
                <w:pPr>
                  <w:jc w:val="right"/>
                </w:pPr>
              </w:pPrChange>
            </w:pPr>
            <w:ins w:id="7193" w:author="Nick.Tolimieri [2]" w:date="2022-09-09T12:38:00Z">
              <w:r w:rsidRPr="001255CF">
                <w:rPr>
                  <w:rFonts w:asciiTheme="minorHAnsi" w:eastAsiaTheme="minorHAnsi" w:hAnsiTheme="minorHAnsi" w:cstheme="minorBidi"/>
                  <w:sz w:val="22"/>
                  <w:szCs w:val="22"/>
                  <w:rPrChange w:id="7194" w:author="Nick.Tolimieri [2]" w:date="2022-09-09T12:38:00Z">
                    <w:rPr>
                      <w:rFonts w:ascii="Calibri" w:hAnsi="Calibri" w:cs="Calibri"/>
                      <w:color w:val="000000"/>
                      <w:sz w:val="22"/>
                      <w:szCs w:val="22"/>
                    </w:rPr>
                  </w:rPrChange>
                </w:rPr>
                <w:t>110</w:t>
              </w:r>
            </w:ins>
          </w:p>
        </w:tc>
        <w:tc>
          <w:tcPr>
            <w:tcW w:w="960" w:type="dxa"/>
            <w:noWrap/>
            <w:hideMark/>
            <w:tcPrChange w:id="719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196" w:author="Nick.Tolimieri [2]" w:date="2022-09-09T12:38:00Z"/>
                <w:rFonts w:asciiTheme="minorHAnsi" w:eastAsiaTheme="minorHAnsi" w:hAnsiTheme="minorHAnsi" w:cstheme="minorBidi"/>
                <w:sz w:val="22"/>
                <w:szCs w:val="22"/>
                <w:rPrChange w:id="7197" w:author="Nick.Tolimieri [2]" w:date="2022-09-09T12:38:00Z">
                  <w:rPr>
                    <w:ins w:id="7198" w:author="Nick.Tolimieri [2]" w:date="2022-09-09T12:38:00Z"/>
                    <w:rFonts w:ascii="Calibri" w:hAnsi="Calibri" w:cs="Calibri"/>
                    <w:color w:val="000000"/>
                    <w:sz w:val="22"/>
                    <w:szCs w:val="22"/>
                  </w:rPr>
                </w:rPrChange>
              </w:rPr>
              <w:pPrChange w:id="7199" w:author="Nick.Tolimieri [2]" w:date="2022-09-09T12:38:00Z">
                <w:pPr>
                  <w:jc w:val="right"/>
                </w:pPr>
              </w:pPrChange>
            </w:pPr>
            <w:ins w:id="7200" w:author="Nick.Tolimieri [2]" w:date="2022-09-09T12:38:00Z">
              <w:r w:rsidRPr="001255CF">
                <w:rPr>
                  <w:rFonts w:asciiTheme="minorHAnsi" w:eastAsiaTheme="minorHAnsi" w:hAnsiTheme="minorHAnsi" w:cstheme="minorBidi"/>
                  <w:sz w:val="22"/>
                  <w:szCs w:val="22"/>
                  <w:rPrChange w:id="7201" w:author="Nick.Tolimieri [2]" w:date="2022-09-09T12:38:00Z">
                    <w:rPr>
                      <w:rFonts w:ascii="Calibri" w:hAnsi="Calibri" w:cs="Calibri"/>
                      <w:color w:val="000000"/>
                      <w:sz w:val="22"/>
                      <w:szCs w:val="22"/>
                    </w:rPr>
                  </w:rPrChange>
                </w:rPr>
                <w:t>5</w:t>
              </w:r>
            </w:ins>
          </w:p>
        </w:tc>
        <w:tc>
          <w:tcPr>
            <w:tcW w:w="960" w:type="dxa"/>
            <w:noWrap/>
            <w:hideMark/>
            <w:tcPrChange w:id="720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03" w:author="Nick.Tolimieri [2]" w:date="2022-09-09T12:38:00Z"/>
                <w:rFonts w:asciiTheme="minorHAnsi" w:eastAsiaTheme="minorHAnsi" w:hAnsiTheme="minorHAnsi" w:cstheme="minorBidi"/>
                <w:sz w:val="22"/>
                <w:szCs w:val="22"/>
                <w:rPrChange w:id="7204" w:author="Nick.Tolimieri [2]" w:date="2022-09-09T12:38:00Z">
                  <w:rPr>
                    <w:ins w:id="7205" w:author="Nick.Tolimieri [2]" w:date="2022-09-09T12:38:00Z"/>
                    <w:rFonts w:ascii="Calibri" w:hAnsi="Calibri" w:cs="Calibri"/>
                    <w:color w:val="000000"/>
                    <w:sz w:val="22"/>
                    <w:szCs w:val="22"/>
                  </w:rPr>
                </w:rPrChange>
              </w:rPr>
              <w:pPrChange w:id="7206" w:author="Nick.Tolimieri [2]" w:date="2022-09-09T12:38:00Z">
                <w:pPr>
                  <w:jc w:val="right"/>
                </w:pPr>
              </w:pPrChange>
            </w:pPr>
            <w:ins w:id="7207" w:author="Nick.Tolimieri [2]" w:date="2022-09-09T12:38:00Z">
              <w:r w:rsidRPr="001255CF">
                <w:rPr>
                  <w:rFonts w:asciiTheme="minorHAnsi" w:eastAsiaTheme="minorHAnsi" w:hAnsiTheme="minorHAnsi" w:cstheme="minorBidi"/>
                  <w:sz w:val="22"/>
                  <w:szCs w:val="22"/>
                  <w:rPrChange w:id="7208" w:author="Nick.Tolimieri [2]" w:date="2022-09-09T12:38:00Z">
                    <w:rPr>
                      <w:rFonts w:ascii="Calibri" w:hAnsi="Calibri" w:cs="Calibri"/>
                      <w:color w:val="000000"/>
                      <w:sz w:val="22"/>
                      <w:szCs w:val="22"/>
                    </w:rPr>
                  </w:rPrChange>
                </w:rPr>
                <w:t>50</w:t>
              </w:r>
            </w:ins>
          </w:p>
        </w:tc>
        <w:tc>
          <w:tcPr>
            <w:tcW w:w="960" w:type="dxa"/>
            <w:noWrap/>
            <w:hideMark/>
            <w:tcPrChange w:id="720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10" w:author="Nick.Tolimieri [2]" w:date="2022-09-09T12:38:00Z"/>
                <w:rFonts w:asciiTheme="minorHAnsi" w:eastAsiaTheme="minorHAnsi" w:hAnsiTheme="minorHAnsi" w:cstheme="minorBidi"/>
                <w:sz w:val="22"/>
                <w:szCs w:val="22"/>
                <w:rPrChange w:id="7211" w:author="Nick.Tolimieri [2]" w:date="2022-09-09T12:38:00Z">
                  <w:rPr>
                    <w:ins w:id="7212" w:author="Nick.Tolimieri [2]" w:date="2022-09-09T12:38:00Z"/>
                    <w:rFonts w:ascii="Calibri" w:hAnsi="Calibri" w:cs="Calibri"/>
                    <w:color w:val="000000"/>
                    <w:sz w:val="22"/>
                    <w:szCs w:val="22"/>
                  </w:rPr>
                </w:rPrChange>
              </w:rPr>
              <w:pPrChange w:id="7213" w:author="Nick.Tolimieri [2]" w:date="2022-09-09T12:38:00Z">
                <w:pPr>
                  <w:jc w:val="right"/>
                </w:pPr>
              </w:pPrChange>
            </w:pPr>
            <w:ins w:id="7214" w:author="Nick.Tolimieri [2]" w:date="2022-09-09T12:38:00Z">
              <w:r w:rsidRPr="001255CF">
                <w:rPr>
                  <w:rFonts w:asciiTheme="minorHAnsi" w:eastAsiaTheme="minorHAnsi" w:hAnsiTheme="minorHAnsi" w:cstheme="minorBidi"/>
                  <w:sz w:val="22"/>
                  <w:szCs w:val="22"/>
                  <w:rPrChange w:id="7215" w:author="Nick.Tolimieri [2]" w:date="2022-09-09T12:38:00Z">
                    <w:rPr>
                      <w:rFonts w:ascii="Calibri" w:hAnsi="Calibri" w:cs="Calibri"/>
                      <w:color w:val="000000"/>
                      <w:sz w:val="22"/>
                      <w:szCs w:val="22"/>
                    </w:rPr>
                  </w:rPrChange>
                </w:rPr>
                <w:t>1.97</w:t>
              </w:r>
            </w:ins>
          </w:p>
        </w:tc>
        <w:tc>
          <w:tcPr>
            <w:tcW w:w="960" w:type="dxa"/>
            <w:noWrap/>
            <w:hideMark/>
            <w:tcPrChange w:id="721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17" w:author="Nick.Tolimieri [2]" w:date="2022-09-09T12:38:00Z"/>
                <w:rFonts w:asciiTheme="minorHAnsi" w:eastAsiaTheme="minorHAnsi" w:hAnsiTheme="minorHAnsi" w:cstheme="minorBidi"/>
                <w:sz w:val="22"/>
                <w:szCs w:val="22"/>
                <w:rPrChange w:id="7218" w:author="Nick.Tolimieri [2]" w:date="2022-09-09T12:38:00Z">
                  <w:rPr>
                    <w:ins w:id="7219" w:author="Nick.Tolimieri [2]" w:date="2022-09-09T12:38:00Z"/>
                    <w:rFonts w:ascii="Calibri" w:hAnsi="Calibri" w:cs="Calibri"/>
                    <w:color w:val="000000"/>
                    <w:sz w:val="22"/>
                    <w:szCs w:val="22"/>
                  </w:rPr>
                </w:rPrChange>
              </w:rPr>
              <w:pPrChange w:id="7220" w:author="Nick.Tolimieri [2]" w:date="2022-09-09T12:38:00Z">
                <w:pPr>
                  <w:jc w:val="right"/>
                </w:pPr>
              </w:pPrChange>
            </w:pPr>
            <w:ins w:id="7221" w:author="Nick.Tolimieri [2]" w:date="2022-09-09T12:38:00Z">
              <w:r w:rsidRPr="001255CF">
                <w:rPr>
                  <w:rFonts w:asciiTheme="minorHAnsi" w:eastAsiaTheme="minorHAnsi" w:hAnsiTheme="minorHAnsi" w:cstheme="minorBidi"/>
                  <w:sz w:val="22"/>
                  <w:szCs w:val="22"/>
                  <w:rPrChange w:id="7222" w:author="Nick.Tolimieri [2]" w:date="2022-09-09T12:38:00Z">
                    <w:rPr>
                      <w:rFonts w:ascii="Calibri" w:hAnsi="Calibri" w:cs="Calibri"/>
                      <w:color w:val="000000"/>
                      <w:sz w:val="22"/>
                      <w:szCs w:val="22"/>
                    </w:rPr>
                  </w:rPrChange>
                </w:rPr>
                <w:t>0.34</w:t>
              </w:r>
            </w:ins>
          </w:p>
        </w:tc>
      </w:tr>
      <w:tr w:rsidR="001255CF" w:rsidRPr="001255CF" w:rsidTr="001255CF">
        <w:trPr>
          <w:divId w:val="1429738465"/>
          <w:trHeight w:val="300"/>
          <w:ins w:id="7223" w:author="Nick.Tolimieri [2]" w:date="2022-09-09T12:38:00Z"/>
          <w:trPrChange w:id="7224" w:author="Nick.Tolimieri [2]" w:date="2022-09-09T12:38:00Z">
            <w:trPr>
              <w:divId w:val="1429738465"/>
              <w:trHeight w:val="300"/>
            </w:trPr>
          </w:trPrChange>
        </w:trPr>
        <w:tc>
          <w:tcPr>
            <w:tcW w:w="960" w:type="dxa"/>
            <w:noWrap/>
            <w:hideMark/>
            <w:tcPrChange w:id="72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26" w:author="Nick.Tolimieri [2]" w:date="2022-09-09T12:38:00Z"/>
                <w:rFonts w:asciiTheme="minorHAnsi" w:eastAsiaTheme="minorHAnsi" w:hAnsiTheme="minorHAnsi" w:cstheme="minorBidi"/>
                <w:sz w:val="22"/>
                <w:szCs w:val="22"/>
                <w:rPrChange w:id="7227" w:author="Nick.Tolimieri [2]" w:date="2022-09-09T12:38:00Z">
                  <w:rPr>
                    <w:ins w:id="7228" w:author="Nick.Tolimieri [2]" w:date="2022-09-09T12:38:00Z"/>
                    <w:rFonts w:ascii="Calibri" w:hAnsi="Calibri" w:cs="Calibri"/>
                    <w:color w:val="000000"/>
                    <w:sz w:val="22"/>
                    <w:szCs w:val="22"/>
                  </w:rPr>
                </w:rPrChange>
              </w:rPr>
              <w:pPrChange w:id="7229" w:author="Nick.Tolimieri [2]" w:date="2022-09-09T12:38:00Z">
                <w:pPr/>
              </w:pPrChange>
            </w:pPr>
            <w:ins w:id="7230" w:author="Nick.Tolimieri [2]" w:date="2022-09-09T12:38:00Z">
              <w:r w:rsidRPr="001255CF">
                <w:rPr>
                  <w:rFonts w:asciiTheme="minorHAnsi" w:eastAsiaTheme="minorHAnsi" w:hAnsiTheme="minorHAnsi" w:cstheme="minorBidi"/>
                  <w:sz w:val="22"/>
                  <w:szCs w:val="22"/>
                  <w:rPrChange w:id="7231" w:author="Nick.Tolimieri [2]" w:date="2022-09-09T12:38:00Z">
                    <w:rPr>
                      <w:rFonts w:ascii="Calibri" w:hAnsi="Calibri" w:cs="Calibri"/>
                      <w:color w:val="000000"/>
                      <w:sz w:val="22"/>
                      <w:szCs w:val="22"/>
                    </w:rPr>
                  </w:rPrChange>
                </w:rPr>
                <w:t>Cape Alava</w:t>
              </w:r>
            </w:ins>
          </w:p>
        </w:tc>
        <w:tc>
          <w:tcPr>
            <w:tcW w:w="960" w:type="dxa"/>
            <w:noWrap/>
            <w:hideMark/>
            <w:tcPrChange w:id="72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33" w:author="Nick.Tolimieri [2]" w:date="2022-09-09T12:38:00Z"/>
                <w:rFonts w:asciiTheme="minorHAnsi" w:eastAsiaTheme="minorHAnsi" w:hAnsiTheme="minorHAnsi" w:cstheme="minorBidi"/>
                <w:sz w:val="22"/>
                <w:szCs w:val="22"/>
                <w:rPrChange w:id="7234" w:author="Nick.Tolimieri [2]" w:date="2022-09-09T12:38:00Z">
                  <w:rPr>
                    <w:ins w:id="7235" w:author="Nick.Tolimieri [2]" w:date="2022-09-09T12:38:00Z"/>
                    <w:rFonts w:ascii="Calibri" w:hAnsi="Calibri" w:cs="Calibri"/>
                    <w:color w:val="000000"/>
                    <w:sz w:val="22"/>
                    <w:szCs w:val="22"/>
                  </w:rPr>
                </w:rPrChange>
              </w:rPr>
              <w:pPrChange w:id="7236" w:author="Nick.Tolimieri [2]" w:date="2022-09-09T12:38:00Z">
                <w:pPr>
                  <w:jc w:val="right"/>
                </w:pPr>
              </w:pPrChange>
            </w:pPr>
            <w:ins w:id="7237" w:author="Nick.Tolimieri [2]" w:date="2022-09-09T12:38:00Z">
              <w:r w:rsidRPr="001255CF">
                <w:rPr>
                  <w:rFonts w:asciiTheme="minorHAnsi" w:eastAsiaTheme="minorHAnsi" w:hAnsiTheme="minorHAnsi" w:cstheme="minorBidi"/>
                  <w:sz w:val="22"/>
                  <w:szCs w:val="22"/>
                  <w:rPrChange w:id="7238" w:author="Nick.Tolimieri [2]" w:date="2022-09-09T12:38:00Z">
                    <w:rPr>
                      <w:rFonts w:ascii="Calibri" w:hAnsi="Calibri" w:cs="Calibri"/>
                      <w:color w:val="000000"/>
                      <w:sz w:val="22"/>
                      <w:szCs w:val="22"/>
                    </w:rPr>
                  </w:rPrChange>
                </w:rPr>
                <w:t>1998</w:t>
              </w:r>
            </w:ins>
          </w:p>
        </w:tc>
        <w:tc>
          <w:tcPr>
            <w:tcW w:w="960" w:type="dxa"/>
            <w:noWrap/>
            <w:hideMark/>
            <w:tcPrChange w:id="72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40" w:author="Nick.Tolimieri [2]" w:date="2022-09-09T12:38:00Z"/>
                <w:rFonts w:asciiTheme="minorHAnsi" w:eastAsiaTheme="minorHAnsi" w:hAnsiTheme="minorHAnsi" w:cstheme="minorBidi"/>
                <w:sz w:val="22"/>
                <w:szCs w:val="22"/>
                <w:rPrChange w:id="7241" w:author="Nick.Tolimieri [2]" w:date="2022-09-09T12:38:00Z">
                  <w:rPr>
                    <w:ins w:id="7242" w:author="Nick.Tolimieri [2]" w:date="2022-09-09T12:38:00Z"/>
                    <w:rFonts w:ascii="Calibri" w:hAnsi="Calibri" w:cs="Calibri"/>
                    <w:color w:val="000000"/>
                    <w:sz w:val="22"/>
                    <w:szCs w:val="22"/>
                  </w:rPr>
                </w:rPrChange>
              </w:rPr>
              <w:pPrChange w:id="7243" w:author="Nick.Tolimieri [2]" w:date="2022-09-09T12:38:00Z">
                <w:pPr>
                  <w:jc w:val="right"/>
                </w:pPr>
              </w:pPrChange>
            </w:pPr>
            <w:ins w:id="7244" w:author="Nick.Tolimieri [2]" w:date="2022-09-09T12:38:00Z">
              <w:r w:rsidRPr="001255CF">
                <w:rPr>
                  <w:rFonts w:asciiTheme="minorHAnsi" w:eastAsiaTheme="minorHAnsi" w:hAnsiTheme="minorHAnsi" w:cstheme="minorBidi"/>
                  <w:sz w:val="22"/>
                  <w:szCs w:val="22"/>
                  <w:rPrChange w:id="7245" w:author="Nick.Tolimieri [2]" w:date="2022-09-09T12:38:00Z">
                    <w:rPr>
                      <w:rFonts w:ascii="Calibri" w:hAnsi="Calibri" w:cs="Calibri"/>
                      <w:color w:val="000000"/>
                      <w:sz w:val="22"/>
                      <w:szCs w:val="22"/>
                    </w:rPr>
                  </w:rPrChange>
                </w:rPr>
                <w:t>29</w:t>
              </w:r>
            </w:ins>
          </w:p>
        </w:tc>
        <w:tc>
          <w:tcPr>
            <w:tcW w:w="960" w:type="dxa"/>
            <w:noWrap/>
            <w:hideMark/>
            <w:tcPrChange w:id="72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47" w:author="Nick.Tolimieri [2]" w:date="2022-09-09T12:38:00Z"/>
                <w:rFonts w:asciiTheme="minorHAnsi" w:eastAsiaTheme="minorHAnsi" w:hAnsiTheme="minorHAnsi" w:cstheme="minorBidi"/>
                <w:sz w:val="22"/>
                <w:szCs w:val="22"/>
                <w:rPrChange w:id="7248" w:author="Nick.Tolimieri [2]" w:date="2022-09-09T12:38:00Z">
                  <w:rPr>
                    <w:ins w:id="7249" w:author="Nick.Tolimieri [2]" w:date="2022-09-09T12:38:00Z"/>
                    <w:rFonts w:ascii="Calibri" w:hAnsi="Calibri" w:cs="Calibri"/>
                    <w:color w:val="000000"/>
                    <w:sz w:val="22"/>
                    <w:szCs w:val="22"/>
                  </w:rPr>
                </w:rPrChange>
              </w:rPr>
              <w:pPrChange w:id="7250" w:author="Nick.Tolimieri [2]" w:date="2022-09-09T12:38:00Z">
                <w:pPr>
                  <w:jc w:val="right"/>
                </w:pPr>
              </w:pPrChange>
            </w:pPr>
            <w:ins w:id="7251" w:author="Nick.Tolimieri [2]" w:date="2022-09-09T12:38:00Z">
              <w:r w:rsidRPr="001255CF">
                <w:rPr>
                  <w:rFonts w:asciiTheme="minorHAnsi" w:eastAsiaTheme="minorHAnsi" w:hAnsiTheme="minorHAnsi" w:cstheme="minorBidi"/>
                  <w:sz w:val="22"/>
                  <w:szCs w:val="22"/>
                  <w:rPrChange w:id="7252" w:author="Nick.Tolimieri [2]" w:date="2022-09-09T12:38:00Z">
                    <w:rPr>
                      <w:rFonts w:ascii="Calibri" w:hAnsi="Calibri" w:cs="Calibri"/>
                      <w:color w:val="000000"/>
                      <w:sz w:val="22"/>
                      <w:szCs w:val="22"/>
                    </w:rPr>
                  </w:rPrChange>
                </w:rPr>
                <w:t>123</w:t>
              </w:r>
            </w:ins>
          </w:p>
        </w:tc>
        <w:tc>
          <w:tcPr>
            <w:tcW w:w="960" w:type="dxa"/>
            <w:noWrap/>
            <w:hideMark/>
            <w:tcPrChange w:id="72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54" w:author="Nick.Tolimieri [2]" w:date="2022-09-09T12:38:00Z"/>
                <w:rFonts w:asciiTheme="minorHAnsi" w:eastAsiaTheme="minorHAnsi" w:hAnsiTheme="minorHAnsi" w:cstheme="minorBidi"/>
                <w:sz w:val="22"/>
                <w:szCs w:val="22"/>
                <w:rPrChange w:id="7255" w:author="Nick.Tolimieri [2]" w:date="2022-09-09T12:38:00Z">
                  <w:rPr>
                    <w:ins w:id="7256" w:author="Nick.Tolimieri [2]" w:date="2022-09-09T12:38:00Z"/>
                    <w:rFonts w:ascii="Calibri" w:hAnsi="Calibri" w:cs="Calibri"/>
                    <w:color w:val="000000"/>
                    <w:sz w:val="22"/>
                    <w:szCs w:val="22"/>
                  </w:rPr>
                </w:rPrChange>
              </w:rPr>
              <w:pPrChange w:id="7257" w:author="Nick.Tolimieri [2]" w:date="2022-09-09T12:38:00Z">
                <w:pPr>
                  <w:jc w:val="right"/>
                </w:pPr>
              </w:pPrChange>
            </w:pPr>
            <w:ins w:id="7258" w:author="Nick.Tolimieri [2]" w:date="2022-09-09T12:38:00Z">
              <w:r w:rsidRPr="001255CF">
                <w:rPr>
                  <w:rFonts w:asciiTheme="minorHAnsi" w:eastAsiaTheme="minorHAnsi" w:hAnsiTheme="minorHAnsi" w:cstheme="minorBidi"/>
                  <w:sz w:val="22"/>
                  <w:szCs w:val="22"/>
                  <w:rPrChange w:id="7259" w:author="Nick.Tolimieri [2]" w:date="2022-09-09T12:38:00Z">
                    <w:rPr>
                      <w:rFonts w:ascii="Calibri" w:hAnsi="Calibri" w:cs="Calibri"/>
                      <w:color w:val="000000"/>
                      <w:sz w:val="22"/>
                      <w:szCs w:val="22"/>
                    </w:rPr>
                  </w:rPrChange>
                </w:rPr>
                <w:t>6</w:t>
              </w:r>
            </w:ins>
          </w:p>
        </w:tc>
        <w:tc>
          <w:tcPr>
            <w:tcW w:w="960" w:type="dxa"/>
            <w:noWrap/>
            <w:hideMark/>
            <w:tcPrChange w:id="72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61" w:author="Nick.Tolimieri [2]" w:date="2022-09-09T12:38:00Z"/>
                <w:rFonts w:asciiTheme="minorHAnsi" w:eastAsiaTheme="minorHAnsi" w:hAnsiTheme="minorHAnsi" w:cstheme="minorBidi"/>
                <w:sz w:val="22"/>
                <w:szCs w:val="22"/>
                <w:rPrChange w:id="7262" w:author="Nick.Tolimieri [2]" w:date="2022-09-09T12:38:00Z">
                  <w:rPr>
                    <w:ins w:id="7263" w:author="Nick.Tolimieri [2]" w:date="2022-09-09T12:38:00Z"/>
                    <w:rFonts w:ascii="Calibri" w:hAnsi="Calibri" w:cs="Calibri"/>
                    <w:color w:val="000000"/>
                    <w:sz w:val="22"/>
                    <w:szCs w:val="22"/>
                  </w:rPr>
                </w:rPrChange>
              </w:rPr>
              <w:pPrChange w:id="7264" w:author="Nick.Tolimieri [2]" w:date="2022-09-09T12:38:00Z">
                <w:pPr>
                  <w:jc w:val="right"/>
                </w:pPr>
              </w:pPrChange>
            </w:pPr>
            <w:ins w:id="7265" w:author="Nick.Tolimieri [2]" w:date="2022-09-09T12:38:00Z">
              <w:r w:rsidRPr="001255CF">
                <w:rPr>
                  <w:rFonts w:asciiTheme="minorHAnsi" w:eastAsiaTheme="minorHAnsi" w:hAnsiTheme="minorHAnsi" w:cstheme="minorBidi"/>
                  <w:sz w:val="22"/>
                  <w:szCs w:val="22"/>
                  <w:rPrChange w:id="7266" w:author="Nick.Tolimieri [2]" w:date="2022-09-09T12:38:00Z">
                    <w:rPr>
                      <w:rFonts w:ascii="Calibri" w:hAnsi="Calibri" w:cs="Calibri"/>
                      <w:color w:val="000000"/>
                      <w:sz w:val="22"/>
                      <w:szCs w:val="22"/>
                    </w:rPr>
                  </w:rPrChange>
                </w:rPr>
                <w:t>108</w:t>
              </w:r>
            </w:ins>
          </w:p>
        </w:tc>
        <w:tc>
          <w:tcPr>
            <w:tcW w:w="960" w:type="dxa"/>
            <w:noWrap/>
            <w:hideMark/>
            <w:tcPrChange w:id="726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68" w:author="Nick.Tolimieri [2]" w:date="2022-09-09T12:38:00Z"/>
                <w:rFonts w:asciiTheme="minorHAnsi" w:eastAsiaTheme="minorHAnsi" w:hAnsiTheme="minorHAnsi" w:cstheme="minorBidi"/>
                <w:sz w:val="22"/>
                <w:szCs w:val="22"/>
                <w:rPrChange w:id="7269" w:author="Nick.Tolimieri [2]" w:date="2022-09-09T12:38:00Z">
                  <w:rPr>
                    <w:ins w:id="7270" w:author="Nick.Tolimieri [2]" w:date="2022-09-09T12:38:00Z"/>
                    <w:rFonts w:ascii="Calibri" w:hAnsi="Calibri" w:cs="Calibri"/>
                    <w:color w:val="000000"/>
                    <w:sz w:val="22"/>
                    <w:szCs w:val="22"/>
                  </w:rPr>
                </w:rPrChange>
              </w:rPr>
              <w:pPrChange w:id="7271" w:author="Nick.Tolimieri [2]" w:date="2022-09-09T12:38:00Z">
                <w:pPr>
                  <w:jc w:val="right"/>
                </w:pPr>
              </w:pPrChange>
            </w:pPr>
            <w:ins w:id="7272" w:author="Nick.Tolimieri [2]" w:date="2022-09-09T12:38:00Z">
              <w:r w:rsidRPr="001255CF">
                <w:rPr>
                  <w:rFonts w:asciiTheme="minorHAnsi" w:eastAsiaTheme="minorHAnsi" w:hAnsiTheme="minorHAnsi" w:cstheme="minorBidi"/>
                  <w:sz w:val="22"/>
                  <w:szCs w:val="22"/>
                  <w:rPrChange w:id="7273" w:author="Nick.Tolimieri [2]" w:date="2022-09-09T12:38:00Z">
                    <w:rPr>
                      <w:rFonts w:ascii="Calibri" w:hAnsi="Calibri" w:cs="Calibri"/>
                      <w:color w:val="000000"/>
                      <w:sz w:val="22"/>
                      <w:szCs w:val="22"/>
                    </w:rPr>
                  </w:rPrChange>
                </w:rPr>
                <w:t>5</w:t>
              </w:r>
            </w:ins>
          </w:p>
        </w:tc>
        <w:tc>
          <w:tcPr>
            <w:tcW w:w="960" w:type="dxa"/>
            <w:noWrap/>
            <w:hideMark/>
            <w:tcPrChange w:id="727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75" w:author="Nick.Tolimieri [2]" w:date="2022-09-09T12:38:00Z"/>
                <w:rFonts w:asciiTheme="minorHAnsi" w:eastAsiaTheme="minorHAnsi" w:hAnsiTheme="minorHAnsi" w:cstheme="minorBidi"/>
                <w:sz w:val="22"/>
                <w:szCs w:val="22"/>
                <w:rPrChange w:id="7276" w:author="Nick.Tolimieri [2]" w:date="2022-09-09T12:38:00Z">
                  <w:rPr>
                    <w:ins w:id="7277" w:author="Nick.Tolimieri [2]" w:date="2022-09-09T12:38:00Z"/>
                    <w:rFonts w:ascii="Calibri" w:hAnsi="Calibri" w:cs="Calibri"/>
                    <w:color w:val="000000"/>
                    <w:sz w:val="22"/>
                    <w:szCs w:val="22"/>
                  </w:rPr>
                </w:rPrChange>
              </w:rPr>
              <w:pPrChange w:id="7278" w:author="Nick.Tolimieri [2]" w:date="2022-09-09T12:38:00Z">
                <w:pPr>
                  <w:jc w:val="right"/>
                </w:pPr>
              </w:pPrChange>
            </w:pPr>
            <w:ins w:id="7279" w:author="Nick.Tolimieri [2]" w:date="2022-09-09T12:38:00Z">
              <w:r w:rsidRPr="001255CF">
                <w:rPr>
                  <w:rFonts w:asciiTheme="minorHAnsi" w:eastAsiaTheme="minorHAnsi" w:hAnsiTheme="minorHAnsi" w:cstheme="minorBidi"/>
                  <w:sz w:val="22"/>
                  <w:szCs w:val="22"/>
                  <w:rPrChange w:id="7280" w:author="Nick.Tolimieri [2]" w:date="2022-09-09T12:38:00Z">
                    <w:rPr>
                      <w:rFonts w:ascii="Calibri" w:hAnsi="Calibri" w:cs="Calibri"/>
                      <w:color w:val="000000"/>
                      <w:sz w:val="22"/>
                      <w:szCs w:val="22"/>
                    </w:rPr>
                  </w:rPrChange>
                </w:rPr>
                <w:t>44</w:t>
              </w:r>
            </w:ins>
          </w:p>
        </w:tc>
        <w:tc>
          <w:tcPr>
            <w:tcW w:w="960" w:type="dxa"/>
            <w:noWrap/>
            <w:hideMark/>
            <w:tcPrChange w:id="728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82" w:author="Nick.Tolimieri [2]" w:date="2022-09-09T12:38:00Z"/>
                <w:rFonts w:asciiTheme="minorHAnsi" w:eastAsiaTheme="minorHAnsi" w:hAnsiTheme="minorHAnsi" w:cstheme="minorBidi"/>
                <w:sz w:val="22"/>
                <w:szCs w:val="22"/>
                <w:rPrChange w:id="7283" w:author="Nick.Tolimieri [2]" w:date="2022-09-09T12:38:00Z">
                  <w:rPr>
                    <w:ins w:id="7284" w:author="Nick.Tolimieri [2]" w:date="2022-09-09T12:38:00Z"/>
                    <w:rFonts w:ascii="Calibri" w:hAnsi="Calibri" w:cs="Calibri"/>
                    <w:color w:val="000000"/>
                    <w:sz w:val="22"/>
                    <w:szCs w:val="22"/>
                  </w:rPr>
                </w:rPrChange>
              </w:rPr>
              <w:pPrChange w:id="7285" w:author="Nick.Tolimieri [2]" w:date="2022-09-09T12:38:00Z">
                <w:pPr>
                  <w:jc w:val="right"/>
                </w:pPr>
              </w:pPrChange>
            </w:pPr>
            <w:ins w:id="7286" w:author="Nick.Tolimieri [2]" w:date="2022-09-09T12:38:00Z">
              <w:r w:rsidRPr="001255CF">
                <w:rPr>
                  <w:rFonts w:asciiTheme="minorHAnsi" w:eastAsiaTheme="minorHAnsi" w:hAnsiTheme="minorHAnsi" w:cstheme="minorBidi"/>
                  <w:sz w:val="22"/>
                  <w:szCs w:val="22"/>
                  <w:rPrChange w:id="7287" w:author="Nick.Tolimieri [2]" w:date="2022-09-09T12:38:00Z">
                    <w:rPr>
                      <w:rFonts w:ascii="Calibri" w:hAnsi="Calibri" w:cs="Calibri"/>
                      <w:color w:val="000000"/>
                      <w:sz w:val="22"/>
                      <w:szCs w:val="22"/>
                    </w:rPr>
                  </w:rPrChange>
                </w:rPr>
                <w:t>1.98</w:t>
              </w:r>
            </w:ins>
          </w:p>
        </w:tc>
        <w:tc>
          <w:tcPr>
            <w:tcW w:w="960" w:type="dxa"/>
            <w:noWrap/>
            <w:hideMark/>
            <w:tcPrChange w:id="728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89" w:author="Nick.Tolimieri [2]" w:date="2022-09-09T12:38:00Z"/>
                <w:rFonts w:asciiTheme="minorHAnsi" w:eastAsiaTheme="minorHAnsi" w:hAnsiTheme="minorHAnsi" w:cstheme="minorBidi"/>
                <w:sz w:val="22"/>
                <w:szCs w:val="22"/>
                <w:rPrChange w:id="7290" w:author="Nick.Tolimieri [2]" w:date="2022-09-09T12:38:00Z">
                  <w:rPr>
                    <w:ins w:id="7291" w:author="Nick.Tolimieri [2]" w:date="2022-09-09T12:38:00Z"/>
                    <w:rFonts w:ascii="Calibri" w:hAnsi="Calibri" w:cs="Calibri"/>
                    <w:color w:val="000000"/>
                    <w:sz w:val="22"/>
                    <w:szCs w:val="22"/>
                  </w:rPr>
                </w:rPrChange>
              </w:rPr>
              <w:pPrChange w:id="7292" w:author="Nick.Tolimieri [2]" w:date="2022-09-09T12:38:00Z">
                <w:pPr>
                  <w:jc w:val="right"/>
                </w:pPr>
              </w:pPrChange>
            </w:pPr>
            <w:ins w:id="7293" w:author="Nick.Tolimieri [2]" w:date="2022-09-09T12:38:00Z">
              <w:r w:rsidRPr="001255CF">
                <w:rPr>
                  <w:rFonts w:asciiTheme="minorHAnsi" w:eastAsiaTheme="minorHAnsi" w:hAnsiTheme="minorHAnsi" w:cstheme="minorBidi"/>
                  <w:sz w:val="22"/>
                  <w:szCs w:val="22"/>
                  <w:rPrChange w:id="7294" w:author="Nick.Tolimieri [2]" w:date="2022-09-09T12:38:00Z">
                    <w:rPr>
                      <w:rFonts w:ascii="Calibri" w:hAnsi="Calibri" w:cs="Calibri"/>
                      <w:color w:val="000000"/>
                      <w:sz w:val="22"/>
                      <w:szCs w:val="22"/>
                    </w:rPr>
                  </w:rPrChange>
                </w:rPr>
                <w:t>0.26</w:t>
              </w:r>
            </w:ins>
          </w:p>
        </w:tc>
      </w:tr>
      <w:tr w:rsidR="001255CF" w:rsidRPr="001255CF" w:rsidTr="001255CF">
        <w:trPr>
          <w:divId w:val="1429738465"/>
          <w:trHeight w:val="300"/>
          <w:ins w:id="7295" w:author="Nick.Tolimieri [2]" w:date="2022-09-09T12:38:00Z"/>
          <w:trPrChange w:id="7296" w:author="Nick.Tolimieri [2]" w:date="2022-09-09T12:38:00Z">
            <w:trPr>
              <w:divId w:val="1429738465"/>
              <w:trHeight w:val="300"/>
            </w:trPr>
          </w:trPrChange>
        </w:trPr>
        <w:tc>
          <w:tcPr>
            <w:tcW w:w="960" w:type="dxa"/>
            <w:noWrap/>
            <w:hideMark/>
            <w:tcPrChange w:id="72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298" w:author="Nick.Tolimieri [2]" w:date="2022-09-09T12:38:00Z"/>
                <w:rFonts w:asciiTheme="minorHAnsi" w:eastAsiaTheme="minorHAnsi" w:hAnsiTheme="minorHAnsi" w:cstheme="minorBidi"/>
                <w:sz w:val="22"/>
                <w:szCs w:val="22"/>
                <w:rPrChange w:id="7299" w:author="Nick.Tolimieri [2]" w:date="2022-09-09T12:38:00Z">
                  <w:rPr>
                    <w:ins w:id="7300" w:author="Nick.Tolimieri [2]" w:date="2022-09-09T12:38:00Z"/>
                    <w:rFonts w:ascii="Calibri" w:hAnsi="Calibri" w:cs="Calibri"/>
                    <w:color w:val="000000"/>
                    <w:sz w:val="22"/>
                    <w:szCs w:val="22"/>
                  </w:rPr>
                </w:rPrChange>
              </w:rPr>
              <w:pPrChange w:id="7301" w:author="Nick.Tolimieri [2]" w:date="2022-09-09T12:38:00Z">
                <w:pPr/>
              </w:pPrChange>
            </w:pPr>
            <w:ins w:id="7302" w:author="Nick.Tolimieri [2]" w:date="2022-09-09T12:38:00Z">
              <w:r w:rsidRPr="001255CF">
                <w:rPr>
                  <w:rFonts w:asciiTheme="minorHAnsi" w:eastAsiaTheme="minorHAnsi" w:hAnsiTheme="minorHAnsi" w:cstheme="minorBidi"/>
                  <w:sz w:val="22"/>
                  <w:szCs w:val="22"/>
                  <w:rPrChange w:id="7303" w:author="Nick.Tolimieri [2]" w:date="2022-09-09T12:38:00Z">
                    <w:rPr>
                      <w:rFonts w:ascii="Calibri" w:hAnsi="Calibri" w:cs="Calibri"/>
                      <w:color w:val="000000"/>
                      <w:sz w:val="22"/>
                      <w:szCs w:val="22"/>
                    </w:rPr>
                  </w:rPrChange>
                </w:rPr>
                <w:t>Cape Alava</w:t>
              </w:r>
            </w:ins>
          </w:p>
        </w:tc>
        <w:tc>
          <w:tcPr>
            <w:tcW w:w="960" w:type="dxa"/>
            <w:noWrap/>
            <w:hideMark/>
            <w:tcPrChange w:id="73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05" w:author="Nick.Tolimieri [2]" w:date="2022-09-09T12:38:00Z"/>
                <w:rFonts w:asciiTheme="minorHAnsi" w:eastAsiaTheme="minorHAnsi" w:hAnsiTheme="minorHAnsi" w:cstheme="minorBidi"/>
                <w:sz w:val="22"/>
                <w:szCs w:val="22"/>
                <w:rPrChange w:id="7306" w:author="Nick.Tolimieri [2]" w:date="2022-09-09T12:38:00Z">
                  <w:rPr>
                    <w:ins w:id="7307" w:author="Nick.Tolimieri [2]" w:date="2022-09-09T12:38:00Z"/>
                    <w:rFonts w:ascii="Calibri" w:hAnsi="Calibri" w:cs="Calibri"/>
                    <w:color w:val="000000"/>
                    <w:sz w:val="22"/>
                    <w:szCs w:val="22"/>
                  </w:rPr>
                </w:rPrChange>
              </w:rPr>
              <w:pPrChange w:id="7308" w:author="Nick.Tolimieri [2]" w:date="2022-09-09T12:38:00Z">
                <w:pPr>
                  <w:jc w:val="right"/>
                </w:pPr>
              </w:pPrChange>
            </w:pPr>
            <w:ins w:id="7309" w:author="Nick.Tolimieri [2]" w:date="2022-09-09T12:38:00Z">
              <w:r w:rsidRPr="001255CF">
                <w:rPr>
                  <w:rFonts w:asciiTheme="minorHAnsi" w:eastAsiaTheme="minorHAnsi" w:hAnsiTheme="minorHAnsi" w:cstheme="minorBidi"/>
                  <w:sz w:val="22"/>
                  <w:szCs w:val="22"/>
                  <w:rPrChange w:id="7310" w:author="Nick.Tolimieri [2]" w:date="2022-09-09T12:38:00Z">
                    <w:rPr>
                      <w:rFonts w:ascii="Calibri" w:hAnsi="Calibri" w:cs="Calibri"/>
                      <w:color w:val="000000"/>
                      <w:sz w:val="22"/>
                      <w:szCs w:val="22"/>
                    </w:rPr>
                  </w:rPrChange>
                </w:rPr>
                <w:t>1999</w:t>
              </w:r>
            </w:ins>
          </w:p>
        </w:tc>
        <w:tc>
          <w:tcPr>
            <w:tcW w:w="960" w:type="dxa"/>
            <w:noWrap/>
            <w:hideMark/>
            <w:tcPrChange w:id="73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12" w:author="Nick.Tolimieri [2]" w:date="2022-09-09T12:38:00Z"/>
                <w:rFonts w:asciiTheme="minorHAnsi" w:eastAsiaTheme="minorHAnsi" w:hAnsiTheme="minorHAnsi" w:cstheme="minorBidi"/>
                <w:sz w:val="22"/>
                <w:szCs w:val="22"/>
                <w:rPrChange w:id="7313" w:author="Nick.Tolimieri [2]" w:date="2022-09-09T12:38:00Z">
                  <w:rPr>
                    <w:ins w:id="7314" w:author="Nick.Tolimieri [2]" w:date="2022-09-09T12:38:00Z"/>
                    <w:rFonts w:ascii="Calibri" w:hAnsi="Calibri" w:cs="Calibri"/>
                    <w:color w:val="000000"/>
                    <w:sz w:val="22"/>
                    <w:szCs w:val="22"/>
                  </w:rPr>
                </w:rPrChange>
              </w:rPr>
              <w:pPrChange w:id="7315" w:author="Nick.Tolimieri [2]" w:date="2022-09-09T12:38:00Z">
                <w:pPr>
                  <w:jc w:val="right"/>
                </w:pPr>
              </w:pPrChange>
            </w:pPr>
            <w:ins w:id="7316" w:author="Nick.Tolimieri [2]" w:date="2022-09-09T12:38:00Z">
              <w:r w:rsidRPr="001255CF">
                <w:rPr>
                  <w:rFonts w:asciiTheme="minorHAnsi" w:eastAsiaTheme="minorHAnsi" w:hAnsiTheme="minorHAnsi" w:cstheme="minorBidi"/>
                  <w:sz w:val="22"/>
                  <w:szCs w:val="22"/>
                  <w:rPrChange w:id="7317" w:author="Nick.Tolimieri [2]" w:date="2022-09-09T12:38:00Z">
                    <w:rPr>
                      <w:rFonts w:ascii="Calibri" w:hAnsi="Calibri" w:cs="Calibri"/>
                      <w:color w:val="000000"/>
                      <w:sz w:val="22"/>
                      <w:szCs w:val="22"/>
                    </w:rPr>
                  </w:rPrChange>
                </w:rPr>
                <w:t>3</w:t>
              </w:r>
            </w:ins>
          </w:p>
        </w:tc>
        <w:tc>
          <w:tcPr>
            <w:tcW w:w="960" w:type="dxa"/>
            <w:noWrap/>
            <w:hideMark/>
            <w:tcPrChange w:id="73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19" w:author="Nick.Tolimieri [2]" w:date="2022-09-09T12:38:00Z"/>
                <w:rFonts w:asciiTheme="minorHAnsi" w:eastAsiaTheme="minorHAnsi" w:hAnsiTheme="minorHAnsi" w:cstheme="minorBidi"/>
                <w:sz w:val="22"/>
                <w:szCs w:val="22"/>
                <w:rPrChange w:id="7320" w:author="Nick.Tolimieri [2]" w:date="2022-09-09T12:38:00Z">
                  <w:rPr>
                    <w:ins w:id="7321" w:author="Nick.Tolimieri [2]" w:date="2022-09-09T12:38:00Z"/>
                    <w:rFonts w:ascii="Calibri" w:hAnsi="Calibri" w:cs="Calibri"/>
                    <w:color w:val="000000"/>
                    <w:sz w:val="22"/>
                    <w:szCs w:val="22"/>
                  </w:rPr>
                </w:rPrChange>
              </w:rPr>
              <w:pPrChange w:id="7322" w:author="Nick.Tolimieri [2]" w:date="2022-09-09T12:38:00Z">
                <w:pPr>
                  <w:jc w:val="right"/>
                </w:pPr>
              </w:pPrChange>
            </w:pPr>
            <w:ins w:id="7323" w:author="Nick.Tolimieri [2]" w:date="2022-09-09T12:38:00Z">
              <w:r w:rsidRPr="001255CF">
                <w:rPr>
                  <w:rFonts w:asciiTheme="minorHAnsi" w:eastAsiaTheme="minorHAnsi" w:hAnsiTheme="minorHAnsi" w:cstheme="minorBidi"/>
                  <w:sz w:val="22"/>
                  <w:szCs w:val="22"/>
                  <w:rPrChange w:id="7324" w:author="Nick.Tolimieri [2]" w:date="2022-09-09T12:38:00Z">
                    <w:rPr>
                      <w:rFonts w:ascii="Calibri" w:hAnsi="Calibri" w:cs="Calibri"/>
                      <w:color w:val="000000"/>
                      <w:sz w:val="22"/>
                      <w:szCs w:val="22"/>
                    </w:rPr>
                  </w:rPrChange>
                </w:rPr>
                <w:t>0</w:t>
              </w:r>
            </w:ins>
          </w:p>
        </w:tc>
        <w:tc>
          <w:tcPr>
            <w:tcW w:w="960" w:type="dxa"/>
            <w:noWrap/>
            <w:hideMark/>
            <w:tcPrChange w:id="73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26" w:author="Nick.Tolimieri [2]" w:date="2022-09-09T12:38:00Z"/>
                <w:rFonts w:asciiTheme="minorHAnsi" w:eastAsiaTheme="minorHAnsi" w:hAnsiTheme="minorHAnsi" w:cstheme="minorBidi"/>
                <w:sz w:val="22"/>
                <w:szCs w:val="22"/>
                <w:rPrChange w:id="7327" w:author="Nick.Tolimieri [2]" w:date="2022-09-09T12:38:00Z">
                  <w:rPr>
                    <w:ins w:id="7328" w:author="Nick.Tolimieri [2]" w:date="2022-09-09T12:38:00Z"/>
                    <w:rFonts w:ascii="Calibri" w:hAnsi="Calibri" w:cs="Calibri"/>
                    <w:color w:val="000000"/>
                    <w:sz w:val="22"/>
                    <w:szCs w:val="22"/>
                  </w:rPr>
                </w:rPrChange>
              </w:rPr>
              <w:pPrChange w:id="7329" w:author="Nick.Tolimieri [2]" w:date="2022-09-09T12:38:00Z">
                <w:pPr>
                  <w:jc w:val="right"/>
                </w:pPr>
              </w:pPrChange>
            </w:pPr>
            <w:ins w:id="7330" w:author="Nick.Tolimieri [2]" w:date="2022-09-09T12:38:00Z">
              <w:r w:rsidRPr="001255CF">
                <w:rPr>
                  <w:rFonts w:asciiTheme="minorHAnsi" w:eastAsiaTheme="minorHAnsi" w:hAnsiTheme="minorHAnsi" w:cstheme="minorBidi"/>
                  <w:sz w:val="22"/>
                  <w:szCs w:val="22"/>
                  <w:rPrChange w:id="7331" w:author="Nick.Tolimieri [2]" w:date="2022-09-09T12:38:00Z">
                    <w:rPr>
                      <w:rFonts w:ascii="Calibri" w:hAnsi="Calibri" w:cs="Calibri"/>
                      <w:color w:val="000000"/>
                      <w:sz w:val="22"/>
                      <w:szCs w:val="22"/>
                    </w:rPr>
                  </w:rPrChange>
                </w:rPr>
                <w:t>0</w:t>
              </w:r>
            </w:ins>
          </w:p>
        </w:tc>
        <w:tc>
          <w:tcPr>
            <w:tcW w:w="960" w:type="dxa"/>
            <w:noWrap/>
            <w:hideMark/>
            <w:tcPrChange w:id="73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33" w:author="Nick.Tolimieri [2]" w:date="2022-09-09T12:38:00Z"/>
                <w:rFonts w:asciiTheme="minorHAnsi" w:eastAsiaTheme="minorHAnsi" w:hAnsiTheme="minorHAnsi" w:cstheme="minorBidi"/>
                <w:sz w:val="22"/>
                <w:szCs w:val="22"/>
                <w:rPrChange w:id="7334" w:author="Nick.Tolimieri [2]" w:date="2022-09-09T12:38:00Z">
                  <w:rPr>
                    <w:ins w:id="7335" w:author="Nick.Tolimieri [2]" w:date="2022-09-09T12:38:00Z"/>
                    <w:rFonts w:ascii="Calibri" w:hAnsi="Calibri" w:cs="Calibri"/>
                    <w:color w:val="000000"/>
                    <w:sz w:val="22"/>
                    <w:szCs w:val="22"/>
                  </w:rPr>
                </w:rPrChange>
              </w:rPr>
              <w:pPrChange w:id="7336" w:author="Nick.Tolimieri [2]" w:date="2022-09-09T12:38:00Z">
                <w:pPr>
                  <w:jc w:val="right"/>
                </w:pPr>
              </w:pPrChange>
            </w:pPr>
            <w:ins w:id="7337" w:author="Nick.Tolimieri [2]" w:date="2022-09-09T12:38:00Z">
              <w:r w:rsidRPr="001255CF">
                <w:rPr>
                  <w:rFonts w:asciiTheme="minorHAnsi" w:eastAsiaTheme="minorHAnsi" w:hAnsiTheme="minorHAnsi" w:cstheme="minorBidi"/>
                  <w:sz w:val="22"/>
                  <w:szCs w:val="22"/>
                  <w:rPrChange w:id="7338" w:author="Nick.Tolimieri [2]" w:date="2022-09-09T12:38:00Z">
                    <w:rPr>
                      <w:rFonts w:ascii="Calibri" w:hAnsi="Calibri" w:cs="Calibri"/>
                      <w:color w:val="000000"/>
                      <w:sz w:val="22"/>
                      <w:szCs w:val="22"/>
                    </w:rPr>
                  </w:rPrChange>
                </w:rPr>
                <w:t>0</w:t>
              </w:r>
            </w:ins>
          </w:p>
        </w:tc>
        <w:tc>
          <w:tcPr>
            <w:tcW w:w="960" w:type="dxa"/>
            <w:noWrap/>
            <w:hideMark/>
            <w:tcPrChange w:id="733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40" w:author="Nick.Tolimieri [2]" w:date="2022-09-09T12:38:00Z"/>
                <w:rFonts w:asciiTheme="minorHAnsi" w:eastAsiaTheme="minorHAnsi" w:hAnsiTheme="minorHAnsi" w:cstheme="minorBidi"/>
                <w:sz w:val="22"/>
                <w:szCs w:val="22"/>
                <w:rPrChange w:id="7341" w:author="Nick.Tolimieri [2]" w:date="2022-09-09T12:38:00Z">
                  <w:rPr>
                    <w:ins w:id="7342" w:author="Nick.Tolimieri [2]" w:date="2022-09-09T12:38:00Z"/>
                    <w:rFonts w:ascii="Calibri" w:hAnsi="Calibri" w:cs="Calibri"/>
                    <w:color w:val="000000"/>
                    <w:sz w:val="22"/>
                    <w:szCs w:val="22"/>
                  </w:rPr>
                </w:rPrChange>
              </w:rPr>
              <w:pPrChange w:id="7343" w:author="Nick.Tolimieri [2]" w:date="2022-09-09T12:38:00Z">
                <w:pPr/>
              </w:pPrChange>
            </w:pPr>
            <w:ins w:id="7344" w:author="Nick.Tolimieri [2]" w:date="2022-09-09T12:38:00Z">
              <w:r w:rsidRPr="001255CF">
                <w:rPr>
                  <w:rFonts w:asciiTheme="minorHAnsi" w:eastAsiaTheme="minorHAnsi" w:hAnsiTheme="minorHAnsi" w:cstheme="minorBidi"/>
                  <w:sz w:val="22"/>
                  <w:szCs w:val="22"/>
                  <w:rPrChange w:id="7345" w:author="Nick.Tolimieri [2]" w:date="2022-09-09T12:38:00Z">
                    <w:rPr>
                      <w:rFonts w:ascii="Calibri" w:hAnsi="Calibri" w:cs="Calibri"/>
                      <w:color w:val="000000"/>
                      <w:sz w:val="22"/>
                      <w:szCs w:val="22"/>
                    </w:rPr>
                  </w:rPrChange>
                </w:rPr>
                <w:t>NA</w:t>
              </w:r>
            </w:ins>
          </w:p>
        </w:tc>
        <w:tc>
          <w:tcPr>
            <w:tcW w:w="960" w:type="dxa"/>
            <w:noWrap/>
            <w:hideMark/>
            <w:tcPrChange w:id="734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47" w:author="Nick.Tolimieri [2]" w:date="2022-09-09T12:38:00Z"/>
                <w:rFonts w:asciiTheme="minorHAnsi" w:eastAsiaTheme="minorHAnsi" w:hAnsiTheme="minorHAnsi" w:cstheme="minorBidi"/>
                <w:sz w:val="22"/>
                <w:szCs w:val="22"/>
                <w:rPrChange w:id="7348" w:author="Nick.Tolimieri [2]" w:date="2022-09-09T12:38:00Z">
                  <w:rPr>
                    <w:ins w:id="7349" w:author="Nick.Tolimieri [2]" w:date="2022-09-09T12:38:00Z"/>
                    <w:rFonts w:ascii="Calibri" w:hAnsi="Calibri" w:cs="Calibri"/>
                    <w:color w:val="000000"/>
                    <w:sz w:val="22"/>
                    <w:szCs w:val="22"/>
                  </w:rPr>
                </w:rPrChange>
              </w:rPr>
              <w:pPrChange w:id="7350" w:author="Nick.Tolimieri [2]" w:date="2022-09-09T12:38:00Z">
                <w:pPr/>
              </w:pPrChange>
            </w:pPr>
            <w:ins w:id="7351" w:author="Nick.Tolimieri [2]" w:date="2022-09-09T12:38:00Z">
              <w:r w:rsidRPr="001255CF">
                <w:rPr>
                  <w:rFonts w:asciiTheme="minorHAnsi" w:eastAsiaTheme="minorHAnsi" w:hAnsiTheme="minorHAnsi" w:cstheme="minorBidi"/>
                  <w:sz w:val="22"/>
                  <w:szCs w:val="22"/>
                  <w:rPrChange w:id="7352" w:author="Nick.Tolimieri [2]" w:date="2022-09-09T12:38:00Z">
                    <w:rPr>
                      <w:rFonts w:ascii="Calibri" w:hAnsi="Calibri" w:cs="Calibri"/>
                      <w:color w:val="000000"/>
                      <w:sz w:val="22"/>
                      <w:szCs w:val="22"/>
                    </w:rPr>
                  </w:rPrChange>
                </w:rPr>
                <w:t>NA</w:t>
              </w:r>
            </w:ins>
          </w:p>
        </w:tc>
        <w:tc>
          <w:tcPr>
            <w:tcW w:w="960" w:type="dxa"/>
            <w:noWrap/>
            <w:hideMark/>
            <w:tcPrChange w:id="735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54" w:author="Nick.Tolimieri [2]" w:date="2022-09-09T12:38:00Z"/>
                <w:rFonts w:asciiTheme="minorHAnsi" w:eastAsiaTheme="minorHAnsi" w:hAnsiTheme="minorHAnsi" w:cstheme="minorBidi"/>
                <w:sz w:val="22"/>
                <w:szCs w:val="22"/>
                <w:rPrChange w:id="7355" w:author="Nick.Tolimieri [2]" w:date="2022-09-09T12:38:00Z">
                  <w:rPr>
                    <w:ins w:id="7356" w:author="Nick.Tolimieri [2]" w:date="2022-09-09T12:38:00Z"/>
                    <w:rFonts w:ascii="Calibri" w:hAnsi="Calibri" w:cs="Calibri"/>
                    <w:color w:val="000000"/>
                    <w:sz w:val="22"/>
                    <w:szCs w:val="22"/>
                  </w:rPr>
                </w:rPrChange>
              </w:rPr>
              <w:pPrChange w:id="7357" w:author="Nick.Tolimieri [2]" w:date="2022-09-09T12:38:00Z">
                <w:pPr/>
              </w:pPrChange>
            </w:pPr>
            <w:ins w:id="7358" w:author="Nick.Tolimieri [2]" w:date="2022-09-09T12:38:00Z">
              <w:r w:rsidRPr="001255CF">
                <w:rPr>
                  <w:rFonts w:asciiTheme="minorHAnsi" w:eastAsiaTheme="minorHAnsi" w:hAnsiTheme="minorHAnsi" w:cstheme="minorBidi"/>
                  <w:sz w:val="22"/>
                  <w:szCs w:val="22"/>
                  <w:rPrChange w:id="7359" w:author="Nick.Tolimieri [2]" w:date="2022-09-09T12:38:00Z">
                    <w:rPr>
                      <w:rFonts w:ascii="Calibri" w:hAnsi="Calibri" w:cs="Calibri"/>
                      <w:color w:val="000000"/>
                      <w:sz w:val="22"/>
                      <w:szCs w:val="22"/>
                    </w:rPr>
                  </w:rPrChange>
                </w:rPr>
                <w:t>NA</w:t>
              </w:r>
            </w:ins>
          </w:p>
        </w:tc>
        <w:tc>
          <w:tcPr>
            <w:tcW w:w="960" w:type="dxa"/>
            <w:noWrap/>
            <w:hideMark/>
            <w:tcPrChange w:id="736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61" w:author="Nick.Tolimieri [2]" w:date="2022-09-09T12:38:00Z"/>
                <w:rFonts w:asciiTheme="minorHAnsi" w:eastAsiaTheme="minorHAnsi" w:hAnsiTheme="minorHAnsi" w:cstheme="minorBidi"/>
                <w:sz w:val="22"/>
                <w:szCs w:val="22"/>
                <w:rPrChange w:id="7362" w:author="Nick.Tolimieri [2]" w:date="2022-09-09T12:38:00Z">
                  <w:rPr>
                    <w:ins w:id="7363" w:author="Nick.Tolimieri [2]" w:date="2022-09-09T12:38:00Z"/>
                    <w:rFonts w:ascii="Calibri" w:hAnsi="Calibri" w:cs="Calibri"/>
                    <w:color w:val="000000"/>
                    <w:sz w:val="22"/>
                    <w:szCs w:val="22"/>
                  </w:rPr>
                </w:rPrChange>
              </w:rPr>
              <w:pPrChange w:id="7364" w:author="Nick.Tolimieri [2]" w:date="2022-09-09T12:38:00Z">
                <w:pPr/>
              </w:pPrChange>
            </w:pPr>
            <w:ins w:id="7365" w:author="Nick.Tolimieri [2]" w:date="2022-09-09T12:38:00Z">
              <w:r w:rsidRPr="001255CF">
                <w:rPr>
                  <w:rFonts w:asciiTheme="minorHAnsi" w:eastAsiaTheme="minorHAnsi" w:hAnsiTheme="minorHAnsi" w:cstheme="minorBidi"/>
                  <w:sz w:val="22"/>
                  <w:szCs w:val="22"/>
                  <w:rPrChange w:id="7366"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7367" w:author="Nick.Tolimieri [2]" w:date="2022-09-09T12:38:00Z"/>
          <w:trPrChange w:id="7368" w:author="Nick.Tolimieri [2]" w:date="2022-09-09T12:38:00Z">
            <w:trPr>
              <w:divId w:val="1429738465"/>
              <w:trHeight w:val="300"/>
            </w:trPr>
          </w:trPrChange>
        </w:trPr>
        <w:tc>
          <w:tcPr>
            <w:tcW w:w="960" w:type="dxa"/>
            <w:noWrap/>
            <w:hideMark/>
            <w:tcPrChange w:id="73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70" w:author="Nick.Tolimieri [2]" w:date="2022-09-09T12:38:00Z"/>
                <w:rFonts w:asciiTheme="minorHAnsi" w:eastAsiaTheme="minorHAnsi" w:hAnsiTheme="minorHAnsi" w:cstheme="minorBidi"/>
                <w:sz w:val="22"/>
                <w:szCs w:val="22"/>
                <w:rPrChange w:id="7371" w:author="Nick.Tolimieri [2]" w:date="2022-09-09T12:38:00Z">
                  <w:rPr>
                    <w:ins w:id="7372" w:author="Nick.Tolimieri [2]" w:date="2022-09-09T12:38:00Z"/>
                    <w:rFonts w:ascii="Calibri" w:hAnsi="Calibri" w:cs="Calibri"/>
                    <w:color w:val="000000"/>
                    <w:sz w:val="22"/>
                    <w:szCs w:val="22"/>
                  </w:rPr>
                </w:rPrChange>
              </w:rPr>
              <w:pPrChange w:id="7373" w:author="Nick.Tolimieri [2]" w:date="2022-09-09T12:38:00Z">
                <w:pPr/>
              </w:pPrChange>
            </w:pPr>
            <w:ins w:id="7374" w:author="Nick.Tolimieri [2]" w:date="2022-09-09T12:38:00Z">
              <w:r w:rsidRPr="001255CF">
                <w:rPr>
                  <w:rFonts w:asciiTheme="minorHAnsi" w:eastAsiaTheme="minorHAnsi" w:hAnsiTheme="minorHAnsi" w:cstheme="minorBidi"/>
                  <w:sz w:val="22"/>
                  <w:szCs w:val="22"/>
                  <w:rPrChange w:id="7375" w:author="Nick.Tolimieri [2]" w:date="2022-09-09T12:38:00Z">
                    <w:rPr>
                      <w:rFonts w:ascii="Calibri" w:hAnsi="Calibri" w:cs="Calibri"/>
                      <w:color w:val="000000"/>
                      <w:sz w:val="22"/>
                      <w:szCs w:val="22"/>
                    </w:rPr>
                  </w:rPrChange>
                </w:rPr>
                <w:t>Cape Alava</w:t>
              </w:r>
            </w:ins>
          </w:p>
        </w:tc>
        <w:tc>
          <w:tcPr>
            <w:tcW w:w="960" w:type="dxa"/>
            <w:noWrap/>
            <w:hideMark/>
            <w:tcPrChange w:id="73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77" w:author="Nick.Tolimieri [2]" w:date="2022-09-09T12:38:00Z"/>
                <w:rFonts w:asciiTheme="minorHAnsi" w:eastAsiaTheme="minorHAnsi" w:hAnsiTheme="minorHAnsi" w:cstheme="minorBidi"/>
                <w:sz w:val="22"/>
                <w:szCs w:val="22"/>
                <w:rPrChange w:id="7378" w:author="Nick.Tolimieri [2]" w:date="2022-09-09T12:38:00Z">
                  <w:rPr>
                    <w:ins w:id="7379" w:author="Nick.Tolimieri [2]" w:date="2022-09-09T12:38:00Z"/>
                    <w:rFonts w:ascii="Calibri" w:hAnsi="Calibri" w:cs="Calibri"/>
                    <w:color w:val="000000"/>
                    <w:sz w:val="22"/>
                    <w:szCs w:val="22"/>
                  </w:rPr>
                </w:rPrChange>
              </w:rPr>
              <w:pPrChange w:id="7380" w:author="Nick.Tolimieri [2]" w:date="2022-09-09T12:38:00Z">
                <w:pPr>
                  <w:jc w:val="right"/>
                </w:pPr>
              </w:pPrChange>
            </w:pPr>
            <w:ins w:id="7381" w:author="Nick.Tolimieri [2]" w:date="2022-09-09T12:38:00Z">
              <w:r w:rsidRPr="001255CF">
                <w:rPr>
                  <w:rFonts w:asciiTheme="minorHAnsi" w:eastAsiaTheme="minorHAnsi" w:hAnsiTheme="minorHAnsi" w:cstheme="minorBidi"/>
                  <w:sz w:val="22"/>
                  <w:szCs w:val="22"/>
                  <w:rPrChange w:id="7382" w:author="Nick.Tolimieri [2]" w:date="2022-09-09T12:38:00Z">
                    <w:rPr>
                      <w:rFonts w:ascii="Calibri" w:hAnsi="Calibri" w:cs="Calibri"/>
                      <w:color w:val="000000"/>
                      <w:sz w:val="22"/>
                      <w:szCs w:val="22"/>
                    </w:rPr>
                  </w:rPrChange>
                </w:rPr>
                <w:t>2000</w:t>
              </w:r>
            </w:ins>
          </w:p>
        </w:tc>
        <w:tc>
          <w:tcPr>
            <w:tcW w:w="960" w:type="dxa"/>
            <w:noWrap/>
            <w:hideMark/>
            <w:tcPrChange w:id="73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84" w:author="Nick.Tolimieri [2]" w:date="2022-09-09T12:38:00Z"/>
                <w:rFonts w:asciiTheme="minorHAnsi" w:eastAsiaTheme="minorHAnsi" w:hAnsiTheme="minorHAnsi" w:cstheme="minorBidi"/>
                <w:sz w:val="22"/>
                <w:szCs w:val="22"/>
                <w:rPrChange w:id="7385" w:author="Nick.Tolimieri [2]" w:date="2022-09-09T12:38:00Z">
                  <w:rPr>
                    <w:ins w:id="7386" w:author="Nick.Tolimieri [2]" w:date="2022-09-09T12:38:00Z"/>
                    <w:rFonts w:ascii="Calibri" w:hAnsi="Calibri" w:cs="Calibri"/>
                    <w:color w:val="000000"/>
                    <w:sz w:val="22"/>
                    <w:szCs w:val="22"/>
                  </w:rPr>
                </w:rPrChange>
              </w:rPr>
              <w:pPrChange w:id="7387" w:author="Nick.Tolimieri [2]" w:date="2022-09-09T12:38:00Z">
                <w:pPr>
                  <w:jc w:val="right"/>
                </w:pPr>
              </w:pPrChange>
            </w:pPr>
            <w:ins w:id="7388" w:author="Nick.Tolimieri [2]" w:date="2022-09-09T12:38:00Z">
              <w:r w:rsidRPr="001255CF">
                <w:rPr>
                  <w:rFonts w:asciiTheme="minorHAnsi" w:eastAsiaTheme="minorHAnsi" w:hAnsiTheme="minorHAnsi" w:cstheme="minorBidi"/>
                  <w:sz w:val="22"/>
                  <w:szCs w:val="22"/>
                  <w:rPrChange w:id="7389" w:author="Nick.Tolimieri [2]" w:date="2022-09-09T12:38:00Z">
                    <w:rPr>
                      <w:rFonts w:ascii="Calibri" w:hAnsi="Calibri" w:cs="Calibri"/>
                      <w:color w:val="000000"/>
                      <w:sz w:val="22"/>
                      <w:szCs w:val="22"/>
                    </w:rPr>
                  </w:rPrChange>
                </w:rPr>
                <w:t>0</w:t>
              </w:r>
            </w:ins>
          </w:p>
        </w:tc>
        <w:tc>
          <w:tcPr>
            <w:tcW w:w="960" w:type="dxa"/>
            <w:noWrap/>
            <w:hideMark/>
            <w:tcPrChange w:id="73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91" w:author="Nick.Tolimieri [2]" w:date="2022-09-09T12:38:00Z"/>
                <w:rFonts w:asciiTheme="minorHAnsi" w:eastAsiaTheme="minorHAnsi" w:hAnsiTheme="minorHAnsi" w:cstheme="minorBidi"/>
                <w:sz w:val="22"/>
                <w:szCs w:val="22"/>
                <w:rPrChange w:id="7392" w:author="Nick.Tolimieri [2]" w:date="2022-09-09T12:38:00Z">
                  <w:rPr>
                    <w:ins w:id="7393" w:author="Nick.Tolimieri [2]" w:date="2022-09-09T12:38:00Z"/>
                    <w:rFonts w:ascii="Calibri" w:hAnsi="Calibri" w:cs="Calibri"/>
                    <w:color w:val="000000"/>
                    <w:sz w:val="22"/>
                    <w:szCs w:val="22"/>
                  </w:rPr>
                </w:rPrChange>
              </w:rPr>
              <w:pPrChange w:id="7394" w:author="Nick.Tolimieri [2]" w:date="2022-09-09T12:38:00Z">
                <w:pPr>
                  <w:jc w:val="right"/>
                </w:pPr>
              </w:pPrChange>
            </w:pPr>
            <w:ins w:id="7395" w:author="Nick.Tolimieri [2]" w:date="2022-09-09T12:38:00Z">
              <w:r w:rsidRPr="001255CF">
                <w:rPr>
                  <w:rFonts w:asciiTheme="minorHAnsi" w:eastAsiaTheme="minorHAnsi" w:hAnsiTheme="minorHAnsi" w:cstheme="minorBidi"/>
                  <w:sz w:val="22"/>
                  <w:szCs w:val="22"/>
                  <w:rPrChange w:id="7396" w:author="Nick.Tolimieri [2]" w:date="2022-09-09T12:38:00Z">
                    <w:rPr>
                      <w:rFonts w:ascii="Calibri" w:hAnsi="Calibri" w:cs="Calibri"/>
                      <w:color w:val="000000"/>
                      <w:sz w:val="22"/>
                      <w:szCs w:val="22"/>
                    </w:rPr>
                  </w:rPrChange>
                </w:rPr>
                <w:t>0</w:t>
              </w:r>
            </w:ins>
          </w:p>
        </w:tc>
        <w:tc>
          <w:tcPr>
            <w:tcW w:w="960" w:type="dxa"/>
            <w:noWrap/>
            <w:hideMark/>
            <w:tcPrChange w:id="73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398" w:author="Nick.Tolimieri [2]" w:date="2022-09-09T12:38:00Z"/>
                <w:rFonts w:asciiTheme="minorHAnsi" w:eastAsiaTheme="minorHAnsi" w:hAnsiTheme="minorHAnsi" w:cstheme="minorBidi"/>
                <w:sz w:val="22"/>
                <w:szCs w:val="22"/>
                <w:rPrChange w:id="7399" w:author="Nick.Tolimieri [2]" w:date="2022-09-09T12:38:00Z">
                  <w:rPr>
                    <w:ins w:id="7400" w:author="Nick.Tolimieri [2]" w:date="2022-09-09T12:38:00Z"/>
                    <w:rFonts w:ascii="Calibri" w:hAnsi="Calibri" w:cs="Calibri"/>
                    <w:color w:val="000000"/>
                    <w:sz w:val="22"/>
                    <w:szCs w:val="22"/>
                  </w:rPr>
                </w:rPrChange>
              </w:rPr>
              <w:pPrChange w:id="7401" w:author="Nick.Tolimieri [2]" w:date="2022-09-09T12:38:00Z">
                <w:pPr>
                  <w:jc w:val="right"/>
                </w:pPr>
              </w:pPrChange>
            </w:pPr>
            <w:ins w:id="7402" w:author="Nick.Tolimieri [2]" w:date="2022-09-09T12:38:00Z">
              <w:r w:rsidRPr="001255CF">
                <w:rPr>
                  <w:rFonts w:asciiTheme="minorHAnsi" w:eastAsiaTheme="minorHAnsi" w:hAnsiTheme="minorHAnsi" w:cstheme="minorBidi"/>
                  <w:sz w:val="22"/>
                  <w:szCs w:val="22"/>
                  <w:rPrChange w:id="7403" w:author="Nick.Tolimieri [2]" w:date="2022-09-09T12:38:00Z">
                    <w:rPr>
                      <w:rFonts w:ascii="Calibri" w:hAnsi="Calibri" w:cs="Calibri"/>
                      <w:color w:val="000000"/>
                      <w:sz w:val="22"/>
                      <w:szCs w:val="22"/>
                    </w:rPr>
                  </w:rPrChange>
                </w:rPr>
                <w:t>0</w:t>
              </w:r>
            </w:ins>
          </w:p>
        </w:tc>
        <w:tc>
          <w:tcPr>
            <w:tcW w:w="960" w:type="dxa"/>
            <w:noWrap/>
            <w:hideMark/>
            <w:tcPrChange w:id="74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05" w:author="Nick.Tolimieri [2]" w:date="2022-09-09T12:38:00Z"/>
                <w:rFonts w:asciiTheme="minorHAnsi" w:eastAsiaTheme="minorHAnsi" w:hAnsiTheme="minorHAnsi" w:cstheme="minorBidi"/>
                <w:sz w:val="22"/>
                <w:szCs w:val="22"/>
                <w:rPrChange w:id="7406" w:author="Nick.Tolimieri [2]" w:date="2022-09-09T12:38:00Z">
                  <w:rPr>
                    <w:ins w:id="7407" w:author="Nick.Tolimieri [2]" w:date="2022-09-09T12:38:00Z"/>
                    <w:rFonts w:ascii="Calibri" w:hAnsi="Calibri" w:cs="Calibri"/>
                    <w:color w:val="000000"/>
                    <w:sz w:val="22"/>
                    <w:szCs w:val="22"/>
                  </w:rPr>
                </w:rPrChange>
              </w:rPr>
              <w:pPrChange w:id="7408" w:author="Nick.Tolimieri [2]" w:date="2022-09-09T12:38:00Z">
                <w:pPr>
                  <w:jc w:val="right"/>
                </w:pPr>
              </w:pPrChange>
            </w:pPr>
            <w:ins w:id="7409" w:author="Nick.Tolimieri [2]" w:date="2022-09-09T12:38:00Z">
              <w:r w:rsidRPr="001255CF">
                <w:rPr>
                  <w:rFonts w:asciiTheme="minorHAnsi" w:eastAsiaTheme="minorHAnsi" w:hAnsiTheme="minorHAnsi" w:cstheme="minorBidi"/>
                  <w:sz w:val="22"/>
                  <w:szCs w:val="22"/>
                  <w:rPrChange w:id="7410" w:author="Nick.Tolimieri [2]" w:date="2022-09-09T12:38:00Z">
                    <w:rPr>
                      <w:rFonts w:ascii="Calibri" w:hAnsi="Calibri" w:cs="Calibri"/>
                      <w:color w:val="000000"/>
                      <w:sz w:val="22"/>
                      <w:szCs w:val="22"/>
                    </w:rPr>
                  </w:rPrChange>
                </w:rPr>
                <w:t>0</w:t>
              </w:r>
            </w:ins>
          </w:p>
        </w:tc>
        <w:tc>
          <w:tcPr>
            <w:tcW w:w="960" w:type="dxa"/>
            <w:noWrap/>
            <w:hideMark/>
            <w:tcPrChange w:id="741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12" w:author="Nick.Tolimieri [2]" w:date="2022-09-09T12:38:00Z"/>
                <w:rFonts w:asciiTheme="minorHAnsi" w:eastAsiaTheme="minorHAnsi" w:hAnsiTheme="minorHAnsi" w:cstheme="minorBidi"/>
                <w:sz w:val="22"/>
                <w:szCs w:val="22"/>
                <w:rPrChange w:id="7413" w:author="Nick.Tolimieri [2]" w:date="2022-09-09T12:38:00Z">
                  <w:rPr>
                    <w:ins w:id="7414" w:author="Nick.Tolimieri [2]" w:date="2022-09-09T12:38:00Z"/>
                    <w:rFonts w:ascii="Calibri" w:hAnsi="Calibri" w:cs="Calibri"/>
                    <w:color w:val="000000"/>
                    <w:sz w:val="22"/>
                    <w:szCs w:val="22"/>
                  </w:rPr>
                </w:rPrChange>
              </w:rPr>
              <w:pPrChange w:id="7415" w:author="Nick.Tolimieri [2]" w:date="2022-09-09T12:38:00Z">
                <w:pPr/>
              </w:pPrChange>
            </w:pPr>
            <w:ins w:id="7416" w:author="Nick.Tolimieri [2]" w:date="2022-09-09T12:38:00Z">
              <w:r w:rsidRPr="001255CF">
                <w:rPr>
                  <w:rFonts w:asciiTheme="minorHAnsi" w:eastAsiaTheme="minorHAnsi" w:hAnsiTheme="minorHAnsi" w:cstheme="minorBidi"/>
                  <w:sz w:val="22"/>
                  <w:szCs w:val="22"/>
                  <w:rPrChange w:id="7417" w:author="Nick.Tolimieri [2]" w:date="2022-09-09T12:38:00Z">
                    <w:rPr>
                      <w:rFonts w:ascii="Calibri" w:hAnsi="Calibri" w:cs="Calibri"/>
                      <w:color w:val="000000"/>
                      <w:sz w:val="22"/>
                      <w:szCs w:val="22"/>
                    </w:rPr>
                  </w:rPrChange>
                </w:rPr>
                <w:t>NA</w:t>
              </w:r>
            </w:ins>
          </w:p>
        </w:tc>
        <w:tc>
          <w:tcPr>
            <w:tcW w:w="960" w:type="dxa"/>
            <w:noWrap/>
            <w:hideMark/>
            <w:tcPrChange w:id="741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19" w:author="Nick.Tolimieri [2]" w:date="2022-09-09T12:38:00Z"/>
                <w:rFonts w:asciiTheme="minorHAnsi" w:eastAsiaTheme="minorHAnsi" w:hAnsiTheme="minorHAnsi" w:cstheme="minorBidi"/>
                <w:sz w:val="22"/>
                <w:szCs w:val="22"/>
                <w:rPrChange w:id="7420" w:author="Nick.Tolimieri [2]" w:date="2022-09-09T12:38:00Z">
                  <w:rPr>
                    <w:ins w:id="7421" w:author="Nick.Tolimieri [2]" w:date="2022-09-09T12:38:00Z"/>
                    <w:rFonts w:ascii="Calibri" w:hAnsi="Calibri" w:cs="Calibri"/>
                    <w:color w:val="000000"/>
                    <w:sz w:val="22"/>
                    <w:szCs w:val="22"/>
                  </w:rPr>
                </w:rPrChange>
              </w:rPr>
              <w:pPrChange w:id="7422" w:author="Nick.Tolimieri [2]" w:date="2022-09-09T12:38:00Z">
                <w:pPr/>
              </w:pPrChange>
            </w:pPr>
            <w:ins w:id="7423" w:author="Nick.Tolimieri [2]" w:date="2022-09-09T12:38:00Z">
              <w:r w:rsidRPr="001255CF">
                <w:rPr>
                  <w:rFonts w:asciiTheme="minorHAnsi" w:eastAsiaTheme="minorHAnsi" w:hAnsiTheme="minorHAnsi" w:cstheme="minorBidi"/>
                  <w:sz w:val="22"/>
                  <w:szCs w:val="22"/>
                  <w:rPrChange w:id="7424" w:author="Nick.Tolimieri [2]" w:date="2022-09-09T12:38:00Z">
                    <w:rPr>
                      <w:rFonts w:ascii="Calibri" w:hAnsi="Calibri" w:cs="Calibri"/>
                      <w:color w:val="000000"/>
                      <w:sz w:val="22"/>
                      <w:szCs w:val="22"/>
                    </w:rPr>
                  </w:rPrChange>
                </w:rPr>
                <w:t>NA</w:t>
              </w:r>
            </w:ins>
          </w:p>
        </w:tc>
        <w:tc>
          <w:tcPr>
            <w:tcW w:w="960" w:type="dxa"/>
            <w:noWrap/>
            <w:hideMark/>
            <w:tcPrChange w:id="742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26" w:author="Nick.Tolimieri [2]" w:date="2022-09-09T12:38:00Z"/>
                <w:rFonts w:asciiTheme="minorHAnsi" w:eastAsiaTheme="minorHAnsi" w:hAnsiTheme="minorHAnsi" w:cstheme="minorBidi"/>
                <w:sz w:val="22"/>
                <w:szCs w:val="22"/>
                <w:rPrChange w:id="7427" w:author="Nick.Tolimieri [2]" w:date="2022-09-09T12:38:00Z">
                  <w:rPr>
                    <w:ins w:id="7428" w:author="Nick.Tolimieri [2]" w:date="2022-09-09T12:38:00Z"/>
                    <w:rFonts w:ascii="Calibri" w:hAnsi="Calibri" w:cs="Calibri"/>
                    <w:color w:val="000000"/>
                    <w:sz w:val="22"/>
                    <w:szCs w:val="22"/>
                  </w:rPr>
                </w:rPrChange>
              </w:rPr>
              <w:pPrChange w:id="7429" w:author="Nick.Tolimieri [2]" w:date="2022-09-09T12:38:00Z">
                <w:pPr/>
              </w:pPrChange>
            </w:pPr>
            <w:ins w:id="7430" w:author="Nick.Tolimieri [2]" w:date="2022-09-09T12:38:00Z">
              <w:r w:rsidRPr="001255CF">
                <w:rPr>
                  <w:rFonts w:asciiTheme="minorHAnsi" w:eastAsiaTheme="minorHAnsi" w:hAnsiTheme="minorHAnsi" w:cstheme="minorBidi"/>
                  <w:sz w:val="22"/>
                  <w:szCs w:val="22"/>
                  <w:rPrChange w:id="7431" w:author="Nick.Tolimieri [2]" w:date="2022-09-09T12:38:00Z">
                    <w:rPr>
                      <w:rFonts w:ascii="Calibri" w:hAnsi="Calibri" w:cs="Calibri"/>
                      <w:color w:val="000000"/>
                      <w:sz w:val="22"/>
                      <w:szCs w:val="22"/>
                    </w:rPr>
                  </w:rPrChange>
                </w:rPr>
                <w:t>NA</w:t>
              </w:r>
            </w:ins>
          </w:p>
        </w:tc>
        <w:tc>
          <w:tcPr>
            <w:tcW w:w="960" w:type="dxa"/>
            <w:noWrap/>
            <w:hideMark/>
            <w:tcPrChange w:id="743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33" w:author="Nick.Tolimieri [2]" w:date="2022-09-09T12:38:00Z"/>
                <w:rFonts w:asciiTheme="minorHAnsi" w:eastAsiaTheme="minorHAnsi" w:hAnsiTheme="minorHAnsi" w:cstheme="minorBidi"/>
                <w:sz w:val="22"/>
                <w:szCs w:val="22"/>
                <w:rPrChange w:id="7434" w:author="Nick.Tolimieri [2]" w:date="2022-09-09T12:38:00Z">
                  <w:rPr>
                    <w:ins w:id="7435" w:author="Nick.Tolimieri [2]" w:date="2022-09-09T12:38:00Z"/>
                    <w:rFonts w:ascii="Calibri" w:hAnsi="Calibri" w:cs="Calibri"/>
                    <w:color w:val="000000"/>
                    <w:sz w:val="22"/>
                    <w:szCs w:val="22"/>
                  </w:rPr>
                </w:rPrChange>
              </w:rPr>
              <w:pPrChange w:id="7436" w:author="Nick.Tolimieri [2]" w:date="2022-09-09T12:38:00Z">
                <w:pPr/>
              </w:pPrChange>
            </w:pPr>
            <w:ins w:id="7437" w:author="Nick.Tolimieri [2]" w:date="2022-09-09T12:38:00Z">
              <w:r w:rsidRPr="001255CF">
                <w:rPr>
                  <w:rFonts w:asciiTheme="minorHAnsi" w:eastAsiaTheme="minorHAnsi" w:hAnsiTheme="minorHAnsi" w:cstheme="minorBidi"/>
                  <w:sz w:val="22"/>
                  <w:szCs w:val="22"/>
                  <w:rPrChange w:id="7438"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7439" w:author="Nick.Tolimieri [2]" w:date="2022-09-09T12:38:00Z"/>
          <w:trPrChange w:id="7440" w:author="Nick.Tolimieri [2]" w:date="2022-09-09T12:38:00Z">
            <w:trPr>
              <w:divId w:val="1429738465"/>
              <w:trHeight w:val="300"/>
            </w:trPr>
          </w:trPrChange>
        </w:trPr>
        <w:tc>
          <w:tcPr>
            <w:tcW w:w="960" w:type="dxa"/>
            <w:noWrap/>
            <w:hideMark/>
            <w:tcPrChange w:id="74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42" w:author="Nick.Tolimieri [2]" w:date="2022-09-09T12:38:00Z"/>
                <w:rFonts w:asciiTheme="minorHAnsi" w:eastAsiaTheme="minorHAnsi" w:hAnsiTheme="minorHAnsi" w:cstheme="minorBidi"/>
                <w:sz w:val="22"/>
                <w:szCs w:val="22"/>
                <w:rPrChange w:id="7443" w:author="Nick.Tolimieri [2]" w:date="2022-09-09T12:38:00Z">
                  <w:rPr>
                    <w:ins w:id="7444" w:author="Nick.Tolimieri [2]" w:date="2022-09-09T12:38:00Z"/>
                    <w:rFonts w:ascii="Calibri" w:hAnsi="Calibri" w:cs="Calibri"/>
                    <w:color w:val="000000"/>
                    <w:sz w:val="22"/>
                    <w:szCs w:val="22"/>
                  </w:rPr>
                </w:rPrChange>
              </w:rPr>
              <w:pPrChange w:id="7445" w:author="Nick.Tolimieri [2]" w:date="2022-09-09T12:38:00Z">
                <w:pPr/>
              </w:pPrChange>
            </w:pPr>
            <w:ins w:id="7446" w:author="Nick.Tolimieri [2]" w:date="2022-09-09T12:38:00Z">
              <w:r w:rsidRPr="001255CF">
                <w:rPr>
                  <w:rFonts w:asciiTheme="minorHAnsi" w:eastAsiaTheme="minorHAnsi" w:hAnsiTheme="minorHAnsi" w:cstheme="minorBidi"/>
                  <w:sz w:val="22"/>
                  <w:szCs w:val="22"/>
                  <w:rPrChange w:id="7447" w:author="Nick.Tolimieri [2]" w:date="2022-09-09T12:38:00Z">
                    <w:rPr>
                      <w:rFonts w:ascii="Calibri" w:hAnsi="Calibri" w:cs="Calibri"/>
                      <w:color w:val="000000"/>
                      <w:sz w:val="22"/>
                      <w:szCs w:val="22"/>
                    </w:rPr>
                  </w:rPrChange>
                </w:rPr>
                <w:t>Cape Alava</w:t>
              </w:r>
            </w:ins>
          </w:p>
        </w:tc>
        <w:tc>
          <w:tcPr>
            <w:tcW w:w="960" w:type="dxa"/>
            <w:noWrap/>
            <w:hideMark/>
            <w:tcPrChange w:id="74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49" w:author="Nick.Tolimieri [2]" w:date="2022-09-09T12:38:00Z"/>
                <w:rFonts w:asciiTheme="minorHAnsi" w:eastAsiaTheme="minorHAnsi" w:hAnsiTheme="minorHAnsi" w:cstheme="minorBidi"/>
                <w:sz w:val="22"/>
                <w:szCs w:val="22"/>
                <w:rPrChange w:id="7450" w:author="Nick.Tolimieri [2]" w:date="2022-09-09T12:38:00Z">
                  <w:rPr>
                    <w:ins w:id="7451" w:author="Nick.Tolimieri [2]" w:date="2022-09-09T12:38:00Z"/>
                    <w:rFonts w:ascii="Calibri" w:hAnsi="Calibri" w:cs="Calibri"/>
                    <w:color w:val="000000"/>
                    <w:sz w:val="22"/>
                    <w:szCs w:val="22"/>
                  </w:rPr>
                </w:rPrChange>
              </w:rPr>
              <w:pPrChange w:id="7452" w:author="Nick.Tolimieri [2]" w:date="2022-09-09T12:38:00Z">
                <w:pPr>
                  <w:jc w:val="right"/>
                </w:pPr>
              </w:pPrChange>
            </w:pPr>
            <w:ins w:id="7453" w:author="Nick.Tolimieri [2]" w:date="2022-09-09T12:38:00Z">
              <w:r w:rsidRPr="001255CF">
                <w:rPr>
                  <w:rFonts w:asciiTheme="minorHAnsi" w:eastAsiaTheme="minorHAnsi" w:hAnsiTheme="minorHAnsi" w:cstheme="minorBidi"/>
                  <w:sz w:val="22"/>
                  <w:szCs w:val="22"/>
                  <w:rPrChange w:id="7454" w:author="Nick.Tolimieri [2]" w:date="2022-09-09T12:38:00Z">
                    <w:rPr>
                      <w:rFonts w:ascii="Calibri" w:hAnsi="Calibri" w:cs="Calibri"/>
                      <w:color w:val="000000"/>
                      <w:sz w:val="22"/>
                      <w:szCs w:val="22"/>
                    </w:rPr>
                  </w:rPrChange>
                </w:rPr>
                <w:t>2001</w:t>
              </w:r>
            </w:ins>
          </w:p>
        </w:tc>
        <w:tc>
          <w:tcPr>
            <w:tcW w:w="960" w:type="dxa"/>
            <w:noWrap/>
            <w:hideMark/>
            <w:tcPrChange w:id="74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56" w:author="Nick.Tolimieri [2]" w:date="2022-09-09T12:38:00Z"/>
                <w:rFonts w:asciiTheme="minorHAnsi" w:eastAsiaTheme="minorHAnsi" w:hAnsiTheme="minorHAnsi" w:cstheme="minorBidi"/>
                <w:sz w:val="22"/>
                <w:szCs w:val="22"/>
                <w:rPrChange w:id="7457" w:author="Nick.Tolimieri [2]" w:date="2022-09-09T12:38:00Z">
                  <w:rPr>
                    <w:ins w:id="7458" w:author="Nick.Tolimieri [2]" w:date="2022-09-09T12:38:00Z"/>
                    <w:rFonts w:ascii="Calibri" w:hAnsi="Calibri" w:cs="Calibri"/>
                    <w:color w:val="000000"/>
                    <w:sz w:val="22"/>
                    <w:szCs w:val="22"/>
                  </w:rPr>
                </w:rPrChange>
              </w:rPr>
              <w:pPrChange w:id="7459" w:author="Nick.Tolimieri [2]" w:date="2022-09-09T12:38:00Z">
                <w:pPr>
                  <w:jc w:val="right"/>
                </w:pPr>
              </w:pPrChange>
            </w:pPr>
            <w:ins w:id="7460" w:author="Nick.Tolimieri [2]" w:date="2022-09-09T12:38:00Z">
              <w:r w:rsidRPr="001255CF">
                <w:rPr>
                  <w:rFonts w:asciiTheme="minorHAnsi" w:eastAsiaTheme="minorHAnsi" w:hAnsiTheme="minorHAnsi" w:cstheme="minorBidi"/>
                  <w:sz w:val="22"/>
                  <w:szCs w:val="22"/>
                  <w:rPrChange w:id="7461" w:author="Nick.Tolimieri [2]" w:date="2022-09-09T12:38:00Z">
                    <w:rPr>
                      <w:rFonts w:ascii="Calibri" w:hAnsi="Calibri" w:cs="Calibri"/>
                      <w:color w:val="000000"/>
                      <w:sz w:val="22"/>
                      <w:szCs w:val="22"/>
                    </w:rPr>
                  </w:rPrChange>
                </w:rPr>
                <w:t>0</w:t>
              </w:r>
            </w:ins>
          </w:p>
        </w:tc>
        <w:tc>
          <w:tcPr>
            <w:tcW w:w="960" w:type="dxa"/>
            <w:noWrap/>
            <w:hideMark/>
            <w:tcPrChange w:id="74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63" w:author="Nick.Tolimieri [2]" w:date="2022-09-09T12:38:00Z"/>
                <w:rFonts w:asciiTheme="minorHAnsi" w:eastAsiaTheme="minorHAnsi" w:hAnsiTheme="minorHAnsi" w:cstheme="minorBidi"/>
                <w:sz w:val="22"/>
                <w:szCs w:val="22"/>
                <w:rPrChange w:id="7464" w:author="Nick.Tolimieri [2]" w:date="2022-09-09T12:38:00Z">
                  <w:rPr>
                    <w:ins w:id="7465" w:author="Nick.Tolimieri [2]" w:date="2022-09-09T12:38:00Z"/>
                    <w:rFonts w:ascii="Calibri" w:hAnsi="Calibri" w:cs="Calibri"/>
                    <w:color w:val="000000"/>
                    <w:sz w:val="22"/>
                    <w:szCs w:val="22"/>
                  </w:rPr>
                </w:rPrChange>
              </w:rPr>
              <w:pPrChange w:id="7466" w:author="Nick.Tolimieri [2]" w:date="2022-09-09T12:38:00Z">
                <w:pPr>
                  <w:jc w:val="right"/>
                </w:pPr>
              </w:pPrChange>
            </w:pPr>
            <w:ins w:id="7467" w:author="Nick.Tolimieri [2]" w:date="2022-09-09T12:38:00Z">
              <w:r w:rsidRPr="001255CF">
                <w:rPr>
                  <w:rFonts w:asciiTheme="minorHAnsi" w:eastAsiaTheme="minorHAnsi" w:hAnsiTheme="minorHAnsi" w:cstheme="minorBidi"/>
                  <w:sz w:val="22"/>
                  <w:szCs w:val="22"/>
                  <w:rPrChange w:id="7468" w:author="Nick.Tolimieri [2]" w:date="2022-09-09T12:38:00Z">
                    <w:rPr>
                      <w:rFonts w:ascii="Calibri" w:hAnsi="Calibri" w:cs="Calibri"/>
                      <w:color w:val="000000"/>
                      <w:sz w:val="22"/>
                      <w:szCs w:val="22"/>
                    </w:rPr>
                  </w:rPrChange>
                </w:rPr>
                <w:t>0</w:t>
              </w:r>
            </w:ins>
          </w:p>
        </w:tc>
        <w:tc>
          <w:tcPr>
            <w:tcW w:w="960" w:type="dxa"/>
            <w:noWrap/>
            <w:hideMark/>
            <w:tcPrChange w:id="74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70" w:author="Nick.Tolimieri [2]" w:date="2022-09-09T12:38:00Z"/>
                <w:rFonts w:asciiTheme="minorHAnsi" w:eastAsiaTheme="minorHAnsi" w:hAnsiTheme="minorHAnsi" w:cstheme="minorBidi"/>
                <w:sz w:val="22"/>
                <w:szCs w:val="22"/>
                <w:rPrChange w:id="7471" w:author="Nick.Tolimieri [2]" w:date="2022-09-09T12:38:00Z">
                  <w:rPr>
                    <w:ins w:id="7472" w:author="Nick.Tolimieri [2]" w:date="2022-09-09T12:38:00Z"/>
                    <w:rFonts w:ascii="Calibri" w:hAnsi="Calibri" w:cs="Calibri"/>
                    <w:color w:val="000000"/>
                    <w:sz w:val="22"/>
                    <w:szCs w:val="22"/>
                  </w:rPr>
                </w:rPrChange>
              </w:rPr>
              <w:pPrChange w:id="7473" w:author="Nick.Tolimieri [2]" w:date="2022-09-09T12:38:00Z">
                <w:pPr>
                  <w:jc w:val="right"/>
                </w:pPr>
              </w:pPrChange>
            </w:pPr>
            <w:ins w:id="7474" w:author="Nick.Tolimieri [2]" w:date="2022-09-09T12:38:00Z">
              <w:r w:rsidRPr="001255CF">
                <w:rPr>
                  <w:rFonts w:asciiTheme="minorHAnsi" w:eastAsiaTheme="minorHAnsi" w:hAnsiTheme="minorHAnsi" w:cstheme="minorBidi"/>
                  <w:sz w:val="22"/>
                  <w:szCs w:val="22"/>
                  <w:rPrChange w:id="7475" w:author="Nick.Tolimieri [2]" w:date="2022-09-09T12:38:00Z">
                    <w:rPr>
                      <w:rFonts w:ascii="Calibri" w:hAnsi="Calibri" w:cs="Calibri"/>
                      <w:color w:val="000000"/>
                      <w:sz w:val="22"/>
                      <w:szCs w:val="22"/>
                    </w:rPr>
                  </w:rPrChange>
                </w:rPr>
                <w:t>0</w:t>
              </w:r>
            </w:ins>
          </w:p>
        </w:tc>
        <w:tc>
          <w:tcPr>
            <w:tcW w:w="960" w:type="dxa"/>
            <w:noWrap/>
            <w:hideMark/>
            <w:tcPrChange w:id="74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77" w:author="Nick.Tolimieri [2]" w:date="2022-09-09T12:38:00Z"/>
                <w:rFonts w:asciiTheme="minorHAnsi" w:eastAsiaTheme="minorHAnsi" w:hAnsiTheme="minorHAnsi" w:cstheme="minorBidi"/>
                <w:sz w:val="22"/>
                <w:szCs w:val="22"/>
                <w:rPrChange w:id="7478" w:author="Nick.Tolimieri [2]" w:date="2022-09-09T12:38:00Z">
                  <w:rPr>
                    <w:ins w:id="7479" w:author="Nick.Tolimieri [2]" w:date="2022-09-09T12:38:00Z"/>
                    <w:rFonts w:ascii="Calibri" w:hAnsi="Calibri" w:cs="Calibri"/>
                    <w:color w:val="000000"/>
                    <w:sz w:val="22"/>
                    <w:szCs w:val="22"/>
                  </w:rPr>
                </w:rPrChange>
              </w:rPr>
              <w:pPrChange w:id="7480" w:author="Nick.Tolimieri [2]" w:date="2022-09-09T12:38:00Z">
                <w:pPr>
                  <w:jc w:val="right"/>
                </w:pPr>
              </w:pPrChange>
            </w:pPr>
            <w:ins w:id="7481" w:author="Nick.Tolimieri [2]" w:date="2022-09-09T12:38:00Z">
              <w:r w:rsidRPr="001255CF">
                <w:rPr>
                  <w:rFonts w:asciiTheme="minorHAnsi" w:eastAsiaTheme="minorHAnsi" w:hAnsiTheme="minorHAnsi" w:cstheme="minorBidi"/>
                  <w:sz w:val="22"/>
                  <w:szCs w:val="22"/>
                  <w:rPrChange w:id="7482" w:author="Nick.Tolimieri [2]" w:date="2022-09-09T12:38:00Z">
                    <w:rPr>
                      <w:rFonts w:ascii="Calibri" w:hAnsi="Calibri" w:cs="Calibri"/>
                      <w:color w:val="000000"/>
                      <w:sz w:val="22"/>
                      <w:szCs w:val="22"/>
                    </w:rPr>
                  </w:rPrChange>
                </w:rPr>
                <w:t>0</w:t>
              </w:r>
            </w:ins>
          </w:p>
        </w:tc>
        <w:tc>
          <w:tcPr>
            <w:tcW w:w="960" w:type="dxa"/>
            <w:noWrap/>
            <w:hideMark/>
            <w:tcPrChange w:id="748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84" w:author="Nick.Tolimieri [2]" w:date="2022-09-09T12:38:00Z"/>
                <w:rFonts w:asciiTheme="minorHAnsi" w:eastAsiaTheme="minorHAnsi" w:hAnsiTheme="minorHAnsi" w:cstheme="minorBidi"/>
                <w:sz w:val="22"/>
                <w:szCs w:val="22"/>
                <w:rPrChange w:id="7485" w:author="Nick.Tolimieri [2]" w:date="2022-09-09T12:38:00Z">
                  <w:rPr>
                    <w:ins w:id="7486" w:author="Nick.Tolimieri [2]" w:date="2022-09-09T12:38:00Z"/>
                    <w:rFonts w:ascii="Calibri" w:hAnsi="Calibri" w:cs="Calibri"/>
                    <w:color w:val="000000"/>
                    <w:sz w:val="22"/>
                    <w:szCs w:val="22"/>
                  </w:rPr>
                </w:rPrChange>
              </w:rPr>
              <w:pPrChange w:id="7487" w:author="Nick.Tolimieri [2]" w:date="2022-09-09T12:38:00Z">
                <w:pPr/>
              </w:pPrChange>
            </w:pPr>
            <w:ins w:id="7488" w:author="Nick.Tolimieri [2]" w:date="2022-09-09T12:38:00Z">
              <w:r w:rsidRPr="001255CF">
                <w:rPr>
                  <w:rFonts w:asciiTheme="minorHAnsi" w:eastAsiaTheme="minorHAnsi" w:hAnsiTheme="minorHAnsi" w:cstheme="minorBidi"/>
                  <w:sz w:val="22"/>
                  <w:szCs w:val="22"/>
                  <w:rPrChange w:id="7489" w:author="Nick.Tolimieri [2]" w:date="2022-09-09T12:38:00Z">
                    <w:rPr>
                      <w:rFonts w:ascii="Calibri" w:hAnsi="Calibri" w:cs="Calibri"/>
                      <w:color w:val="000000"/>
                      <w:sz w:val="22"/>
                      <w:szCs w:val="22"/>
                    </w:rPr>
                  </w:rPrChange>
                </w:rPr>
                <w:t>NA</w:t>
              </w:r>
            </w:ins>
          </w:p>
        </w:tc>
        <w:tc>
          <w:tcPr>
            <w:tcW w:w="960" w:type="dxa"/>
            <w:noWrap/>
            <w:hideMark/>
            <w:tcPrChange w:id="749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91" w:author="Nick.Tolimieri [2]" w:date="2022-09-09T12:38:00Z"/>
                <w:rFonts w:asciiTheme="minorHAnsi" w:eastAsiaTheme="minorHAnsi" w:hAnsiTheme="minorHAnsi" w:cstheme="minorBidi"/>
                <w:sz w:val="22"/>
                <w:szCs w:val="22"/>
                <w:rPrChange w:id="7492" w:author="Nick.Tolimieri [2]" w:date="2022-09-09T12:38:00Z">
                  <w:rPr>
                    <w:ins w:id="7493" w:author="Nick.Tolimieri [2]" w:date="2022-09-09T12:38:00Z"/>
                    <w:rFonts w:ascii="Calibri" w:hAnsi="Calibri" w:cs="Calibri"/>
                    <w:color w:val="000000"/>
                    <w:sz w:val="22"/>
                    <w:szCs w:val="22"/>
                  </w:rPr>
                </w:rPrChange>
              </w:rPr>
              <w:pPrChange w:id="7494" w:author="Nick.Tolimieri [2]" w:date="2022-09-09T12:38:00Z">
                <w:pPr/>
              </w:pPrChange>
            </w:pPr>
            <w:ins w:id="7495" w:author="Nick.Tolimieri [2]" w:date="2022-09-09T12:38:00Z">
              <w:r w:rsidRPr="001255CF">
                <w:rPr>
                  <w:rFonts w:asciiTheme="minorHAnsi" w:eastAsiaTheme="minorHAnsi" w:hAnsiTheme="minorHAnsi" w:cstheme="minorBidi"/>
                  <w:sz w:val="22"/>
                  <w:szCs w:val="22"/>
                  <w:rPrChange w:id="7496" w:author="Nick.Tolimieri [2]" w:date="2022-09-09T12:38:00Z">
                    <w:rPr>
                      <w:rFonts w:ascii="Calibri" w:hAnsi="Calibri" w:cs="Calibri"/>
                      <w:color w:val="000000"/>
                      <w:sz w:val="22"/>
                      <w:szCs w:val="22"/>
                    </w:rPr>
                  </w:rPrChange>
                </w:rPr>
                <w:t>NA</w:t>
              </w:r>
            </w:ins>
          </w:p>
        </w:tc>
        <w:tc>
          <w:tcPr>
            <w:tcW w:w="960" w:type="dxa"/>
            <w:noWrap/>
            <w:hideMark/>
            <w:tcPrChange w:id="749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498" w:author="Nick.Tolimieri [2]" w:date="2022-09-09T12:38:00Z"/>
                <w:rFonts w:asciiTheme="minorHAnsi" w:eastAsiaTheme="minorHAnsi" w:hAnsiTheme="minorHAnsi" w:cstheme="minorBidi"/>
                <w:sz w:val="22"/>
                <w:szCs w:val="22"/>
                <w:rPrChange w:id="7499" w:author="Nick.Tolimieri [2]" w:date="2022-09-09T12:38:00Z">
                  <w:rPr>
                    <w:ins w:id="7500" w:author="Nick.Tolimieri [2]" w:date="2022-09-09T12:38:00Z"/>
                    <w:rFonts w:ascii="Calibri" w:hAnsi="Calibri" w:cs="Calibri"/>
                    <w:color w:val="000000"/>
                    <w:sz w:val="22"/>
                    <w:szCs w:val="22"/>
                  </w:rPr>
                </w:rPrChange>
              </w:rPr>
              <w:pPrChange w:id="7501" w:author="Nick.Tolimieri [2]" w:date="2022-09-09T12:38:00Z">
                <w:pPr/>
              </w:pPrChange>
            </w:pPr>
            <w:ins w:id="7502" w:author="Nick.Tolimieri [2]" w:date="2022-09-09T12:38:00Z">
              <w:r w:rsidRPr="001255CF">
                <w:rPr>
                  <w:rFonts w:asciiTheme="minorHAnsi" w:eastAsiaTheme="minorHAnsi" w:hAnsiTheme="minorHAnsi" w:cstheme="minorBidi"/>
                  <w:sz w:val="22"/>
                  <w:szCs w:val="22"/>
                  <w:rPrChange w:id="7503" w:author="Nick.Tolimieri [2]" w:date="2022-09-09T12:38:00Z">
                    <w:rPr>
                      <w:rFonts w:ascii="Calibri" w:hAnsi="Calibri" w:cs="Calibri"/>
                      <w:color w:val="000000"/>
                      <w:sz w:val="22"/>
                      <w:szCs w:val="22"/>
                    </w:rPr>
                  </w:rPrChange>
                </w:rPr>
                <w:t>NA</w:t>
              </w:r>
            </w:ins>
          </w:p>
        </w:tc>
        <w:tc>
          <w:tcPr>
            <w:tcW w:w="960" w:type="dxa"/>
            <w:noWrap/>
            <w:hideMark/>
            <w:tcPrChange w:id="750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05" w:author="Nick.Tolimieri [2]" w:date="2022-09-09T12:38:00Z"/>
                <w:rFonts w:asciiTheme="minorHAnsi" w:eastAsiaTheme="minorHAnsi" w:hAnsiTheme="minorHAnsi" w:cstheme="minorBidi"/>
                <w:sz w:val="22"/>
                <w:szCs w:val="22"/>
                <w:rPrChange w:id="7506" w:author="Nick.Tolimieri [2]" w:date="2022-09-09T12:38:00Z">
                  <w:rPr>
                    <w:ins w:id="7507" w:author="Nick.Tolimieri [2]" w:date="2022-09-09T12:38:00Z"/>
                    <w:rFonts w:ascii="Calibri" w:hAnsi="Calibri" w:cs="Calibri"/>
                    <w:color w:val="000000"/>
                    <w:sz w:val="22"/>
                    <w:szCs w:val="22"/>
                  </w:rPr>
                </w:rPrChange>
              </w:rPr>
              <w:pPrChange w:id="7508" w:author="Nick.Tolimieri [2]" w:date="2022-09-09T12:38:00Z">
                <w:pPr/>
              </w:pPrChange>
            </w:pPr>
            <w:ins w:id="7509" w:author="Nick.Tolimieri [2]" w:date="2022-09-09T12:38:00Z">
              <w:r w:rsidRPr="001255CF">
                <w:rPr>
                  <w:rFonts w:asciiTheme="minorHAnsi" w:eastAsiaTheme="minorHAnsi" w:hAnsiTheme="minorHAnsi" w:cstheme="minorBidi"/>
                  <w:sz w:val="22"/>
                  <w:szCs w:val="22"/>
                  <w:rPrChange w:id="7510"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7511" w:author="Nick.Tolimieri [2]" w:date="2022-09-09T12:38:00Z"/>
          <w:trPrChange w:id="7512" w:author="Nick.Tolimieri [2]" w:date="2022-09-09T12:38:00Z">
            <w:trPr>
              <w:divId w:val="1429738465"/>
              <w:trHeight w:val="300"/>
            </w:trPr>
          </w:trPrChange>
        </w:trPr>
        <w:tc>
          <w:tcPr>
            <w:tcW w:w="960" w:type="dxa"/>
            <w:noWrap/>
            <w:hideMark/>
            <w:tcPrChange w:id="75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14" w:author="Nick.Tolimieri [2]" w:date="2022-09-09T12:38:00Z"/>
                <w:rFonts w:asciiTheme="minorHAnsi" w:eastAsiaTheme="minorHAnsi" w:hAnsiTheme="minorHAnsi" w:cstheme="minorBidi"/>
                <w:sz w:val="22"/>
                <w:szCs w:val="22"/>
                <w:rPrChange w:id="7515" w:author="Nick.Tolimieri [2]" w:date="2022-09-09T12:38:00Z">
                  <w:rPr>
                    <w:ins w:id="7516" w:author="Nick.Tolimieri [2]" w:date="2022-09-09T12:38:00Z"/>
                    <w:rFonts w:ascii="Calibri" w:hAnsi="Calibri" w:cs="Calibri"/>
                    <w:color w:val="000000"/>
                    <w:sz w:val="22"/>
                    <w:szCs w:val="22"/>
                  </w:rPr>
                </w:rPrChange>
              </w:rPr>
              <w:pPrChange w:id="7517" w:author="Nick.Tolimieri [2]" w:date="2022-09-09T12:38:00Z">
                <w:pPr/>
              </w:pPrChange>
            </w:pPr>
            <w:ins w:id="7518" w:author="Nick.Tolimieri [2]" w:date="2022-09-09T12:38:00Z">
              <w:r w:rsidRPr="001255CF">
                <w:rPr>
                  <w:rFonts w:asciiTheme="minorHAnsi" w:eastAsiaTheme="minorHAnsi" w:hAnsiTheme="minorHAnsi" w:cstheme="minorBidi"/>
                  <w:sz w:val="22"/>
                  <w:szCs w:val="22"/>
                  <w:rPrChange w:id="7519" w:author="Nick.Tolimieri [2]" w:date="2022-09-09T12:38:00Z">
                    <w:rPr>
                      <w:rFonts w:ascii="Calibri" w:hAnsi="Calibri" w:cs="Calibri"/>
                      <w:color w:val="000000"/>
                      <w:sz w:val="22"/>
                      <w:szCs w:val="22"/>
                    </w:rPr>
                  </w:rPrChange>
                </w:rPr>
                <w:t>Cape Alava</w:t>
              </w:r>
            </w:ins>
          </w:p>
        </w:tc>
        <w:tc>
          <w:tcPr>
            <w:tcW w:w="960" w:type="dxa"/>
            <w:noWrap/>
            <w:hideMark/>
            <w:tcPrChange w:id="75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21" w:author="Nick.Tolimieri [2]" w:date="2022-09-09T12:38:00Z"/>
                <w:rFonts w:asciiTheme="minorHAnsi" w:eastAsiaTheme="minorHAnsi" w:hAnsiTheme="minorHAnsi" w:cstheme="minorBidi"/>
                <w:sz w:val="22"/>
                <w:szCs w:val="22"/>
                <w:rPrChange w:id="7522" w:author="Nick.Tolimieri [2]" w:date="2022-09-09T12:38:00Z">
                  <w:rPr>
                    <w:ins w:id="7523" w:author="Nick.Tolimieri [2]" w:date="2022-09-09T12:38:00Z"/>
                    <w:rFonts w:ascii="Calibri" w:hAnsi="Calibri" w:cs="Calibri"/>
                    <w:color w:val="000000"/>
                    <w:sz w:val="22"/>
                    <w:szCs w:val="22"/>
                  </w:rPr>
                </w:rPrChange>
              </w:rPr>
              <w:pPrChange w:id="7524" w:author="Nick.Tolimieri [2]" w:date="2022-09-09T12:38:00Z">
                <w:pPr>
                  <w:jc w:val="right"/>
                </w:pPr>
              </w:pPrChange>
            </w:pPr>
            <w:ins w:id="7525" w:author="Nick.Tolimieri [2]" w:date="2022-09-09T12:38:00Z">
              <w:r w:rsidRPr="001255CF">
                <w:rPr>
                  <w:rFonts w:asciiTheme="minorHAnsi" w:eastAsiaTheme="minorHAnsi" w:hAnsiTheme="minorHAnsi" w:cstheme="minorBidi"/>
                  <w:sz w:val="22"/>
                  <w:szCs w:val="22"/>
                  <w:rPrChange w:id="7526" w:author="Nick.Tolimieri [2]" w:date="2022-09-09T12:38:00Z">
                    <w:rPr>
                      <w:rFonts w:ascii="Calibri" w:hAnsi="Calibri" w:cs="Calibri"/>
                      <w:color w:val="000000"/>
                      <w:sz w:val="22"/>
                      <w:szCs w:val="22"/>
                    </w:rPr>
                  </w:rPrChange>
                </w:rPr>
                <w:t>2002</w:t>
              </w:r>
            </w:ins>
          </w:p>
        </w:tc>
        <w:tc>
          <w:tcPr>
            <w:tcW w:w="960" w:type="dxa"/>
            <w:noWrap/>
            <w:hideMark/>
            <w:tcPrChange w:id="75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28" w:author="Nick.Tolimieri [2]" w:date="2022-09-09T12:38:00Z"/>
                <w:rFonts w:asciiTheme="minorHAnsi" w:eastAsiaTheme="minorHAnsi" w:hAnsiTheme="minorHAnsi" w:cstheme="minorBidi"/>
                <w:sz w:val="22"/>
                <w:szCs w:val="22"/>
                <w:rPrChange w:id="7529" w:author="Nick.Tolimieri [2]" w:date="2022-09-09T12:38:00Z">
                  <w:rPr>
                    <w:ins w:id="7530" w:author="Nick.Tolimieri [2]" w:date="2022-09-09T12:38:00Z"/>
                    <w:rFonts w:ascii="Calibri" w:hAnsi="Calibri" w:cs="Calibri"/>
                    <w:color w:val="000000"/>
                    <w:sz w:val="22"/>
                    <w:szCs w:val="22"/>
                  </w:rPr>
                </w:rPrChange>
              </w:rPr>
              <w:pPrChange w:id="7531" w:author="Nick.Tolimieri [2]" w:date="2022-09-09T12:38:00Z">
                <w:pPr>
                  <w:jc w:val="right"/>
                </w:pPr>
              </w:pPrChange>
            </w:pPr>
            <w:ins w:id="7532" w:author="Nick.Tolimieri [2]" w:date="2022-09-09T12:38:00Z">
              <w:r w:rsidRPr="001255CF">
                <w:rPr>
                  <w:rFonts w:asciiTheme="minorHAnsi" w:eastAsiaTheme="minorHAnsi" w:hAnsiTheme="minorHAnsi" w:cstheme="minorBidi"/>
                  <w:sz w:val="22"/>
                  <w:szCs w:val="22"/>
                  <w:rPrChange w:id="7533" w:author="Nick.Tolimieri [2]" w:date="2022-09-09T12:38:00Z">
                    <w:rPr>
                      <w:rFonts w:ascii="Calibri" w:hAnsi="Calibri" w:cs="Calibri"/>
                      <w:color w:val="000000"/>
                      <w:sz w:val="22"/>
                      <w:szCs w:val="22"/>
                    </w:rPr>
                  </w:rPrChange>
                </w:rPr>
                <w:t>0</w:t>
              </w:r>
            </w:ins>
          </w:p>
        </w:tc>
        <w:tc>
          <w:tcPr>
            <w:tcW w:w="960" w:type="dxa"/>
            <w:noWrap/>
            <w:hideMark/>
            <w:tcPrChange w:id="75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35" w:author="Nick.Tolimieri [2]" w:date="2022-09-09T12:38:00Z"/>
                <w:rFonts w:asciiTheme="minorHAnsi" w:eastAsiaTheme="minorHAnsi" w:hAnsiTheme="minorHAnsi" w:cstheme="minorBidi"/>
                <w:sz w:val="22"/>
                <w:szCs w:val="22"/>
                <w:rPrChange w:id="7536" w:author="Nick.Tolimieri [2]" w:date="2022-09-09T12:38:00Z">
                  <w:rPr>
                    <w:ins w:id="7537" w:author="Nick.Tolimieri [2]" w:date="2022-09-09T12:38:00Z"/>
                    <w:rFonts w:ascii="Calibri" w:hAnsi="Calibri" w:cs="Calibri"/>
                    <w:color w:val="000000"/>
                    <w:sz w:val="22"/>
                    <w:szCs w:val="22"/>
                  </w:rPr>
                </w:rPrChange>
              </w:rPr>
              <w:pPrChange w:id="7538" w:author="Nick.Tolimieri [2]" w:date="2022-09-09T12:38:00Z">
                <w:pPr>
                  <w:jc w:val="right"/>
                </w:pPr>
              </w:pPrChange>
            </w:pPr>
            <w:ins w:id="7539" w:author="Nick.Tolimieri [2]" w:date="2022-09-09T12:38:00Z">
              <w:r w:rsidRPr="001255CF">
                <w:rPr>
                  <w:rFonts w:asciiTheme="minorHAnsi" w:eastAsiaTheme="minorHAnsi" w:hAnsiTheme="minorHAnsi" w:cstheme="minorBidi"/>
                  <w:sz w:val="22"/>
                  <w:szCs w:val="22"/>
                  <w:rPrChange w:id="7540" w:author="Nick.Tolimieri [2]" w:date="2022-09-09T12:38:00Z">
                    <w:rPr>
                      <w:rFonts w:ascii="Calibri" w:hAnsi="Calibri" w:cs="Calibri"/>
                      <w:color w:val="000000"/>
                      <w:sz w:val="22"/>
                      <w:szCs w:val="22"/>
                    </w:rPr>
                  </w:rPrChange>
                </w:rPr>
                <w:t>14</w:t>
              </w:r>
            </w:ins>
          </w:p>
        </w:tc>
        <w:tc>
          <w:tcPr>
            <w:tcW w:w="960" w:type="dxa"/>
            <w:noWrap/>
            <w:hideMark/>
            <w:tcPrChange w:id="75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42" w:author="Nick.Tolimieri [2]" w:date="2022-09-09T12:38:00Z"/>
                <w:rFonts w:asciiTheme="minorHAnsi" w:eastAsiaTheme="minorHAnsi" w:hAnsiTheme="minorHAnsi" w:cstheme="minorBidi"/>
                <w:sz w:val="22"/>
                <w:szCs w:val="22"/>
                <w:rPrChange w:id="7543" w:author="Nick.Tolimieri [2]" w:date="2022-09-09T12:38:00Z">
                  <w:rPr>
                    <w:ins w:id="7544" w:author="Nick.Tolimieri [2]" w:date="2022-09-09T12:38:00Z"/>
                    <w:rFonts w:ascii="Calibri" w:hAnsi="Calibri" w:cs="Calibri"/>
                    <w:color w:val="000000"/>
                    <w:sz w:val="22"/>
                    <w:szCs w:val="22"/>
                  </w:rPr>
                </w:rPrChange>
              </w:rPr>
              <w:pPrChange w:id="7545" w:author="Nick.Tolimieri [2]" w:date="2022-09-09T12:38:00Z">
                <w:pPr>
                  <w:jc w:val="right"/>
                </w:pPr>
              </w:pPrChange>
            </w:pPr>
            <w:ins w:id="7546" w:author="Nick.Tolimieri [2]" w:date="2022-09-09T12:38:00Z">
              <w:r w:rsidRPr="001255CF">
                <w:rPr>
                  <w:rFonts w:asciiTheme="minorHAnsi" w:eastAsiaTheme="minorHAnsi" w:hAnsiTheme="minorHAnsi" w:cstheme="minorBidi"/>
                  <w:sz w:val="22"/>
                  <w:szCs w:val="22"/>
                  <w:rPrChange w:id="7547" w:author="Nick.Tolimieri [2]" w:date="2022-09-09T12:38:00Z">
                    <w:rPr>
                      <w:rFonts w:ascii="Calibri" w:hAnsi="Calibri" w:cs="Calibri"/>
                      <w:color w:val="000000"/>
                      <w:sz w:val="22"/>
                      <w:szCs w:val="22"/>
                    </w:rPr>
                  </w:rPrChange>
                </w:rPr>
                <w:t>1</w:t>
              </w:r>
            </w:ins>
          </w:p>
        </w:tc>
        <w:tc>
          <w:tcPr>
            <w:tcW w:w="960" w:type="dxa"/>
            <w:noWrap/>
            <w:hideMark/>
            <w:tcPrChange w:id="75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49" w:author="Nick.Tolimieri [2]" w:date="2022-09-09T12:38:00Z"/>
                <w:rFonts w:asciiTheme="minorHAnsi" w:eastAsiaTheme="minorHAnsi" w:hAnsiTheme="minorHAnsi" w:cstheme="minorBidi"/>
                <w:sz w:val="22"/>
                <w:szCs w:val="22"/>
                <w:rPrChange w:id="7550" w:author="Nick.Tolimieri [2]" w:date="2022-09-09T12:38:00Z">
                  <w:rPr>
                    <w:ins w:id="7551" w:author="Nick.Tolimieri [2]" w:date="2022-09-09T12:38:00Z"/>
                    <w:rFonts w:ascii="Calibri" w:hAnsi="Calibri" w:cs="Calibri"/>
                    <w:color w:val="000000"/>
                    <w:sz w:val="22"/>
                    <w:szCs w:val="22"/>
                  </w:rPr>
                </w:rPrChange>
              </w:rPr>
              <w:pPrChange w:id="7552" w:author="Nick.Tolimieri [2]" w:date="2022-09-09T12:38:00Z">
                <w:pPr>
                  <w:jc w:val="right"/>
                </w:pPr>
              </w:pPrChange>
            </w:pPr>
            <w:ins w:id="7553" w:author="Nick.Tolimieri [2]" w:date="2022-09-09T12:38:00Z">
              <w:r w:rsidRPr="001255CF">
                <w:rPr>
                  <w:rFonts w:asciiTheme="minorHAnsi" w:eastAsiaTheme="minorHAnsi" w:hAnsiTheme="minorHAnsi" w:cstheme="minorBidi"/>
                  <w:sz w:val="22"/>
                  <w:szCs w:val="22"/>
                  <w:rPrChange w:id="7554" w:author="Nick.Tolimieri [2]" w:date="2022-09-09T12:38:00Z">
                    <w:rPr>
                      <w:rFonts w:ascii="Calibri" w:hAnsi="Calibri" w:cs="Calibri"/>
                      <w:color w:val="000000"/>
                      <w:sz w:val="22"/>
                      <w:szCs w:val="22"/>
                    </w:rPr>
                  </w:rPrChange>
                </w:rPr>
                <w:t>19</w:t>
              </w:r>
            </w:ins>
          </w:p>
        </w:tc>
        <w:tc>
          <w:tcPr>
            <w:tcW w:w="960" w:type="dxa"/>
            <w:noWrap/>
            <w:hideMark/>
            <w:tcPrChange w:id="755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56" w:author="Nick.Tolimieri [2]" w:date="2022-09-09T12:38:00Z"/>
                <w:rFonts w:asciiTheme="minorHAnsi" w:eastAsiaTheme="minorHAnsi" w:hAnsiTheme="minorHAnsi" w:cstheme="minorBidi"/>
                <w:sz w:val="22"/>
                <w:szCs w:val="22"/>
                <w:rPrChange w:id="7557" w:author="Nick.Tolimieri [2]" w:date="2022-09-09T12:38:00Z">
                  <w:rPr>
                    <w:ins w:id="7558" w:author="Nick.Tolimieri [2]" w:date="2022-09-09T12:38:00Z"/>
                    <w:rFonts w:ascii="Calibri" w:hAnsi="Calibri" w:cs="Calibri"/>
                    <w:color w:val="000000"/>
                    <w:sz w:val="22"/>
                    <w:szCs w:val="22"/>
                  </w:rPr>
                </w:rPrChange>
              </w:rPr>
              <w:pPrChange w:id="7559" w:author="Nick.Tolimieri [2]" w:date="2022-09-09T12:38:00Z">
                <w:pPr>
                  <w:jc w:val="right"/>
                </w:pPr>
              </w:pPrChange>
            </w:pPr>
            <w:ins w:id="7560" w:author="Nick.Tolimieri [2]" w:date="2022-09-09T12:38:00Z">
              <w:r w:rsidRPr="001255CF">
                <w:rPr>
                  <w:rFonts w:asciiTheme="minorHAnsi" w:eastAsiaTheme="minorHAnsi" w:hAnsiTheme="minorHAnsi" w:cstheme="minorBidi"/>
                  <w:sz w:val="22"/>
                  <w:szCs w:val="22"/>
                  <w:rPrChange w:id="7561" w:author="Nick.Tolimieri [2]" w:date="2022-09-09T12:38:00Z">
                    <w:rPr>
                      <w:rFonts w:ascii="Calibri" w:hAnsi="Calibri" w:cs="Calibri"/>
                      <w:color w:val="000000"/>
                      <w:sz w:val="22"/>
                      <w:szCs w:val="22"/>
                    </w:rPr>
                  </w:rPrChange>
                </w:rPr>
                <w:t>19</w:t>
              </w:r>
            </w:ins>
          </w:p>
        </w:tc>
        <w:tc>
          <w:tcPr>
            <w:tcW w:w="960" w:type="dxa"/>
            <w:noWrap/>
            <w:hideMark/>
            <w:tcPrChange w:id="756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63" w:author="Nick.Tolimieri [2]" w:date="2022-09-09T12:38:00Z"/>
                <w:rFonts w:asciiTheme="minorHAnsi" w:eastAsiaTheme="minorHAnsi" w:hAnsiTheme="minorHAnsi" w:cstheme="minorBidi"/>
                <w:sz w:val="22"/>
                <w:szCs w:val="22"/>
                <w:rPrChange w:id="7564" w:author="Nick.Tolimieri [2]" w:date="2022-09-09T12:38:00Z">
                  <w:rPr>
                    <w:ins w:id="7565" w:author="Nick.Tolimieri [2]" w:date="2022-09-09T12:38:00Z"/>
                    <w:rFonts w:ascii="Calibri" w:hAnsi="Calibri" w:cs="Calibri"/>
                    <w:color w:val="000000"/>
                    <w:sz w:val="22"/>
                    <w:szCs w:val="22"/>
                  </w:rPr>
                </w:rPrChange>
              </w:rPr>
              <w:pPrChange w:id="7566" w:author="Nick.Tolimieri [2]" w:date="2022-09-09T12:38:00Z">
                <w:pPr>
                  <w:jc w:val="right"/>
                </w:pPr>
              </w:pPrChange>
            </w:pPr>
            <w:ins w:id="7567" w:author="Nick.Tolimieri [2]" w:date="2022-09-09T12:38:00Z">
              <w:r w:rsidRPr="001255CF">
                <w:rPr>
                  <w:rFonts w:asciiTheme="minorHAnsi" w:eastAsiaTheme="minorHAnsi" w:hAnsiTheme="minorHAnsi" w:cstheme="minorBidi"/>
                  <w:sz w:val="22"/>
                  <w:szCs w:val="22"/>
                  <w:rPrChange w:id="7568" w:author="Nick.Tolimieri [2]" w:date="2022-09-09T12:38:00Z">
                    <w:rPr>
                      <w:rFonts w:ascii="Calibri" w:hAnsi="Calibri" w:cs="Calibri"/>
                      <w:color w:val="000000"/>
                      <w:sz w:val="22"/>
                      <w:szCs w:val="22"/>
                    </w:rPr>
                  </w:rPrChange>
                </w:rPr>
                <w:t>19</w:t>
              </w:r>
            </w:ins>
          </w:p>
        </w:tc>
        <w:tc>
          <w:tcPr>
            <w:tcW w:w="960" w:type="dxa"/>
            <w:noWrap/>
            <w:hideMark/>
            <w:tcPrChange w:id="756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70" w:author="Nick.Tolimieri [2]" w:date="2022-09-09T12:38:00Z"/>
                <w:rFonts w:asciiTheme="minorHAnsi" w:eastAsiaTheme="minorHAnsi" w:hAnsiTheme="minorHAnsi" w:cstheme="minorBidi"/>
                <w:sz w:val="22"/>
                <w:szCs w:val="22"/>
                <w:rPrChange w:id="7571" w:author="Nick.Tolimieri [2]" w:date="2022-09-09T12:38:00Z">
                  <w:rPr>
                    <w:ins w:id="7572" w:author="Nick.Tolimieri [2]" w:date="2022-09-09T12:38:00Z"/>
                    <w:rFonts w:ascii="Calibri" w:hAnsi="Calibri" w:cs="Calibri"/>
                    <w:color w:val="000000"/>
                    <w:sz w:val="22"/>
                    <w:szCs w:val="22"/>
                  </w:rPr>
                </w:rPrChange>
              </w:rPr>
              <w:pPrChange w:id="7573" w:author="Nick.Tolimieri [2]" w:date="2022-09-09T12:38:00Z">
                <w:pPr>
                  <w:jc w:val="right"/>
                </w:pPr>
              </w:pPrChange>
            </w:pPr>
            <w:ins w:id="7574" w:author="Nick.Tolimieri [2]" w:date="2022-09-09T12:38:00Z">
              <w:r w:rsidRPr="001255CF">
                <w:rPr>
                  <w:rFonts w:asciiTheme="minorHAnsi" w:eastAsiaTheme="minorHAnsi" w:hAnsiTheme="minorHAnsi" w:cstheme="minorBidi"/>
                  <w:sz w:val="22"/>
                  <w:szCs w:val="22"/>
                  <w:rPrChange w:id="7575" w:author="Nick.Tolimieri [2]" w:date="2022-09-09T12:38:00Z">
                    <w:rPr>
                      <w:rFonts w:ascii="Calibri" w:hAnsi="Calibri" w:cs="Calibri"/>
                      <w:color w:val="000000"/>
                      <w:sz w:val="22"/>
                      <w:szCs w:val="22"/>
                    </w:rPr>
                  </w:rPrChange>
                </w:rPr>
                <w:t>1.54</w:t>
              </w:r>
            </w:ins>
          </w:p>
        </w:tc>
        <w:tc>
          <w:tcPr>
            <w:tcW w:w="960" w:type="dxa"/>
            <w:noWrap/>
            <w:hideMark/>
            <w:tcPrChange w:id="757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77" w:author="Nick.Tolimieri [2]" w:date="2022-09-09T12:38:00Z"/>
                <w:rFonts w:asciiTheme="minorHAnsi" w:eastAsiaTheme="minorHAnsi" w:hAnsiTheme="minorHAnsi" w:cstheme="minorBidi"/>
                <w:sz w:val="22"/>
                <w:szCs w:val="22"/>
                <w:rPrChange w:id="7578" w:author="Nick.Tolimieri [2]" w:date="2022-09-09T12:38:00Z">
                  <w:rPr>
                    <w:ins w:id="7579" w:author="Nick.Tolimieri [2]" w:date="2022-09-09T12:38:00Z"/>
                    <w:rFonts w:ascii="Calibri" w:hAnsi="Calibri" w:cs="Calibri"/>
                    <w:color w:val="000000"/>
                    <w:sz w:val="22"/>
                    <w:szCs w:val="22"/>
                  </w:rPr>
                </w:rPrChange>
              </w:rPr>
              <w:pPrChange w:id="7580" w:author="Nick.Tolimieri [2]" w:date="2022-09-09T12:38:00Z">
                <w:pPr>
                  <w:jc w:val="right"/>
                </w:pPr>
              </w:pPrChange>
            </w:pPr>
            <w:ins w:id="7581" w:author="Nick.Tolimieri [2]" w:date="2022-09-09T12:38:00Z">
              <w:r w:rsidRPr="001255CF">
                <w:rPr>
                  <w:rFonts w:asciiTheme="minorHAnsi" w:eastAsiaTheme="minorHAnsi" w:hAnsiTheme="minorHAnsi" w:cstheme="minorBidi"/>
                  <w:sz w:val="22"/>
                  <w:szCs w:val="22"/>
                  <w:rPrChange w:id="7582" w:author="Nick.Tolimieri [2]" w:date="2022-09-09T12:38:00Z">
                    <w:rPr>
                      <w:rFonts w:ascii="Calibri" w:hAnsi="Calibri" w:cs="Calibri"/>
                      <w:color w:val="000000"/>
                      <w:sz w:val="22"/>
                      <w:szCs w:val="22"/>
                    </w:rPr>
                  </w:rPrChange>
                </w:rPr>
                <w:t>0.23</w:t>
              </w:r>
            </w:ins>
          </w:p>
        </w:tc>
      </w:tr>
      <w:tr w:rsidR="001255CF" w:rsidRPr="001255CF" w:rsidTr="001255CF">
        <w:trPr>
          <w:divId w:val="1429738465"/>
          <w:trHeight w:val="300"/>
          <w:ins w:id="7583" w:author="Nick.Tolimieri [2]" w:date="2022-09-09T12:38:00Z"/>
          <w:trPrChange w:id="7584" w:author="Nick.Tolimieri [2]" w:date="2022-09-09T12:38:00Z">
            <w:trPr>
              <w:divId w:val="1429738465"/>
              <w:trHeight w:val="300"/>
            </w:trPr>
          </w:trPrChange>
        </w:trPr>
        <w:tc>
          <w:tcPr>
            <w:tcW w:w="960" w:type="dxa"/>
            <w:noWrap/>
            <w:hideMark/>
            <w:tcPrChange w:id="75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86" w:author="Nick.Tolimieri [2]" w:date="2022-09-09T12:38:00Z"/>
                <w:rFonts w:asciiTheme="minorHAnsi" w:eastAsiaTheme="minorHAnsi" w:hAnsiTheme="minorHAnsi" w:cstheme="minorBidi"/>
                <w:sz w:val="22"/>
                <w:szCs w:val="22"/>
                <w:rPrChange w:id="7587" w:author="Nick.Tolimieri [2]" w:date="2022-09-09T12:38:00Z">
                  <w:rPr>
                    <w:ins w:id="7588" w:author="Nick.Tolimieri [2]" w:date="2022-09-09T12:38:00Z"/>
                    <w:rFonts w:ascii="Calibri" w:hAnsi="Calibri" w:cs="Calibri"/>
                    <w:color w:val="000000"/>
                    <w:sz w:val="22"/>
                    <w:szCs w:val="22"/>
                  </w:rPr>
                </w:rPrChange>
              </w:rPr>
              <w:pPrChange w:id="7589" w:author="Nick.Tolimieri [2]" w:date="2022-09-09T12:38:00Z">
                <w:pPr/>
              </w:pPrChange>
            </w:pPr>
            <w:ins w:id="7590" w:author="Nick.Tolimieri [2]" w:date="2022-09-09T12:38:00Z">
              <w:r w:rsidRPr="001255CF">
                <w:rPr>
                  <w:rFonts w:asciiTheme="minorHAnsi" w:eastAsiaTheme="minorHAnsi" w:hAnsiTheme="minorHAnsi" w:cstheme="minorBidi"/>
                  <w:sz w:val="22"/>
                  <w:szCs w:val="22"/>
                  <w:rPrChange w:id="7591" w:author="Nick.Tolimieri [2]" w:date="2022-09-09T12:38:00Z">
                    <w:rPr>
                      <w:rFonts w:ascii="Calibri" w:hAnsi="Calibri" w:cs="Calibri"/>
                      <w:color w:val="000000"/>
                      <w:sz w:val="22"/>
                      <w:szCs w:val="22"/>
                    </w:rPr>
                  </w:rPrChange>
                </w:rPr>
                <w:t>Cape Alava</w:t>
              </w:r>
            </w:ins>
          </w:p>
        </w:tc>
        <w:tc>
          <w:tcPr>
            <w:tcW w:w="960" w:type="dxa"/>
            <w:noWrap/>
            <w:hideMark/>
            <w:tcPrChange w:id="75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593" w:author="Nick.Tolimieri [2]" w:date="2022-09-09T12:38:00Z"/>
                <w:rFonts w:asciiTheme="minorHAnsi" w:eastAsiaTheme="minorHAnsi" w:hAnsiTheme="minorHAnsi" w:cstheme="minorBidi"/>
                <w:sz w:val="22"/>
                <w:szCs w:val="22"/>
                <w:rPrChange w:id="7594" w:author="Nick.Tolimieri [2]" w:date="2022-09-09T12:38:00Z">
                  <w:rPr>
                    <w:ins w:id="7595" w:author="Nick.Tolimieri [2]" w:date="2022-09-09T12:38:00Z"/>
                    <w:rFonts w:ascii="Calibri" w:hAnsi="Calibri" w:cs="Calibri"/>
                    <w:color w:val="000000"/>
                    <w:sz w:val="22"/>
                    <w:szCs w:val="22"/>
                  </w:rPr>
                </w:rPrChange>
              </w:rPr>
              <w:pPrChange w:id="7596" w:author="Nick.Tolimieri [2]" w:date="2022-09-09T12:38:00Z">
                <w:pPr>
                  <w:jc w:val="right"/>
                </w:pPr>
              </w:pPrChange>
            </w:pPr>
            <w:ins w:id="7597" w:author="Nick.Tolimieri [2]" w:date="2022-09-09T12:38:00Z">
              <w:r w:rsidRPr="001255CF">
                <w:rPr>
                  <w:rFonts w:asciiTheme="minorHAnsi" w:eastAsiaTheme="minorHAnsi" w:hAnsiTheme="minorHAnsi" w:cstheme="minorBidi"/>
                  <w:sz w:val="22"/>
                  <w:szCs w:val="22"/>
                  <w:rPrChange w:id="7598" w:author="Nick.Tolimieri [2]" w:date="2022-09-09T12:38:00Z">
                    <w:rPr>
                      <w:rFonts w:ascii="Calibri" w:hAnsi="Calibri" w:cs="Calibri"/>
                      <w:color w:val="000000"/>
                      <w:sz w:val="22"/>
                      <w:szCs w:val="22"/>
                    </w:rPr>
                  </w:rPrChange>
                </w:rPr>
                <w:t>2003</w:t>
              </w:r>
            </w:ins>
          </w:p>
        </w:tc>
        <w:tc>
          <w:tcPr>
            <w:tcW w:w="960" w:type="dxa"/>
            <w:noWrap/>
            <w:hideMark/>
            <w:tcPrChange w:id="75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00" w:author="Nick.Tolimieri [2]" w:date="2022-09-09T12:38:00Z"/>
                <w:rFonts w:asciiTheme="minorHAnsi" w:eastAsiaTheme="minorHAnsi" w:hAnsiTheme="minorHAnsi" w:cstheme="minorBidi"/>
                <w:sz w:val="22"/>
                <w:szCs w:val="22"/>
                <w:rPrChange w:id="7601" w:author="Nick.Tolimieri [2]" w:date="2022-09-09T12:38:00Z">
                  <w:rPr>
                    <w:ins w:id="7602" w:author="Nick.Tolimieri [2]" w:date="2022-09-09T12:38:00Z"/>
                    <w:rFonts w:ascii="Calibri" w:hAnsi="Calibri" w:cs="Calibri"/>
                    <w:color w:val="000000"/>
                    <w:sz w:val="22"/>
                    <w:szCs w:val="22"/>
                  </w:rPr>
                </w:rPrChange>
              </w:rPr>
              <w:pPrChange w:id="7603" w:author="Nick.Tolimieri [2]" w:date="2022-09-09T12:38:00Z">
                <w:pPr>
                  <w:jc w:val="right"/>
                </w:pPr>
              </w:pPrChange>
            </w:pPr>
            <w:ins w:id="7604" w:author="Nick.Tolimieri [2]" w:date="2022-09-09T12:38:00Z">
              <w:r w:rsidRPr="001255CF">
                <w:rPr>
                  <w:rFonts w:asciiTheme="minorHAnsi" w:eastAsiaTheme="minorHAnsi" w:hAnsiTheme="minorHAnsi" w:cstheme="minorBidi"/>
                  <w:sz w:val="22"/>
                  <w:szCs w:val="22"/>
                  <w:rPrChange w:id="7605" w:author="Nick.Tolimieri [2]" w:date="2022-09-09T12:38:00Z">
                    <w:rPr>
                      <w:rFonts w:ascii="Calibri" w:hAnsi="Calibri" w:cs="Calibri"/>
                      <w:color w:val="000000"/>
                      <w:sz w:val="22"/>
                      <w:szCs w:val="22"/>
                    </w:rPr>
                  </w:rPrChange>
                </w:rPr>
                <w:t>0</w:t>
              </w:r>
            </w:ins>
          </w:p>
        </w:tc>
        <w:tc>
          <w:tcPr>
            <w:tcW w:w="960" w:type="dxa"/>
            <w:noWrap/>
            <w:hideMark/>
            <w:tcPrChange w:id="76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07" w:author="Nick.Tolimieri [2]" w:date="2022-09-09T12:38:00Z"/>
                <w:rFonts w:asciiTheme="minorHAnsi" w:eastAsiaTheme="minorHAnsi" w:hAnsiTheme="minorHAnsi" w:cstheme="minorBidi"/>
                <w:sz w:val="22"/>
                <w:szCs w:val="22"/>
                <w:rPrChange w:id="7608" w:author="Nick.Tolimieri [2]" w:date="2022-09-09T12:38:00Z">
                  <w:rPr>
                    <w:ins w:id="7609" w:author="Nick.Tolimieri [2]" w:date="2022-09-09T12:38:00Z"/>
                    <w:rFonts w:ascii="Calibri" w:hAnsi="Calibri" w:cs="Calibri"/>
                    <w:color w:val="000000"/>
                    <w:sz w:val="22"/>
                    <w:szCs w:val="22"/>
                  </w:rPr>
                </w:rPrChange>
              </w:rPr>
              <w:pPrChange w:id="7610" w:author="Nick.Tolimieri [2]" w:date="2022-09-09T12:38:00Z">
                <w:pPr>
                  <w:jc w:val="right"/>
                </w:pPr>
              </w:pPrChange>
            </w:pPr>
            <w:ins w:id="7611" w:author="Nick.Tolimieri [2]" w:date="2022-09-09T12:38:00Z">
              <w:r w:rsidRPr="001255CF">
                <w:rPr>
                  <w:rFonts w:asciiTheme="minorHAnsi" w:eastAsiaTheme="minorHAnsi" w:hAnsiTheme="minorHAnsi" w:cstheme="minorBidi"/>
                  <w:sz w:val="22"/>
                  <w:szCs w:val="22"/>
                  <w:rPrChange w:id="7612" w:author="Nick.Tolimieri [2]" w:date="2022-09-09T12:38:00Z">
                    <w:rPr>
                      <w:rFonts w:ascii="Calibri" w:hAnsi="Calibri" w:cs="Calibri"/>
                      <w:color w:val="000000"/>
                      <w:sz w:val="22"/>
                      <w:szCs w:val="22"/>
                    </w:rPr>
                  </w:rPrChange>
                </w:rPr>
                <w:t>29</w:t>
              </w:r>
            </w:ins>
          </w:p>
        </w:tc>
        <w:tc>
          <w:tcPr>
            <w:tcW w:w="960" w:type="dxa"/>
            <w:noWrap/>
            <w:hideMark/>
            <w:tcPrChange w:id="76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14" w:author="Nick.Tolimieri [2]" w:date="2022-09-09T12:38:00Z"/>
                <w:rFonts w:asciiTheme="minorHAnsi" w:eastAsiaTheme="minorHAnsi" w:hAnsiTheme="minorHAnsi" w:cstheme="minorBidi"/>
                <w:sz w:val="22"/>
                <w:szCs w:val="22"/>
                <w:rPrChange w:id="7615" w:author="Nick.Tolimieri [2]" w:date="2022-09-09T12:38:00Z">
                  <w:rPr>
                    <w:ins w:id="7616" w:author="Nick.Tolimieri [2]" w:date="2022-09-09T12:38:00Z"/>
                    <w:rFonts w:ascii="Calibri" w:hAnsi="Calibri" w:cs="Calibri"/>
                    <w:color w:val="000000"/>
                    <w:sz w:val="22"/>
                    <w:szCs w:val="22"/>
                  </w:rPr>
                </w:rPrChange>
              </w:rPr>
              <w:pPrChange w:id="7617" w:author="Nick.Tolimieri [2]" w:date="2022-09-09T12:38:00Z">
                <w:pPr>
                  <w:jc w:val="right"/>
                </w:pPr>
              </w:pPrChange>
            </w:pPr>
            <w:ins w:id="7618" w:author="Nick.Tolimieri [2]" w:date="2022-09-09T12:38:00Z">
              <w:r w:rsidRPr="001255CF">
                <w:rPr>
                  <w:rFonts w:asciiTheme="minorHAnsi" w:eastAsiaTheme="minorHAnsi" w:hAnsiTheme="minorHAnsi" w:cstheme="minorBidi"/>
                  <w:sz w:val="22"/>
                  <w:szCs w:val="22"/>
                  <w:rPrChange w:id="7619" w:author="Nick.Tolimieri [2]" w:date="2022-09-09T12:38:00Z">
                    <w:rPr>
                      <w:rFonts w:ascii="Calibri" w:hAnsi="Calibri" w:cs="Calibri"/>
                      <w:color w:val="000000"/>
                      <w:sz w:val="22"/>
                      <w:szCs w:val="22"/>
                    </w:rPr>
                  </w:rPrChange>
                </w:rPr>
                <w:t>1</w:t>
              </w:r>
            </w:ins>
          </w:p>
        </w:tc>
        <w:tc>
          <w:tcPr>
            <w:tcW w:w="960" w:type="dxa"/>
            <w:noWrap/>
            <w:hideMark/>
            <w:tcPrChange w:id="76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21" w:author="Nick.Tolimieri [2]" w:date="2022-09-09T12:38:00Z"/>
                <w:rFonts w:asciiTheme="minorHAnsi" w:eastAsiaTheme="minorHAnsi" w:hAnsiTheme="minorHAnsi" w:cstheme="minorBidi"/>
                <w:sz w:val="22"/>
                <w:szCs w:val="22"/>
                <w:rPrChange w:id="7622" w:author="Nick.Tolimieri [2]" w:date="2022-09-09T12:38:00Z">
                  <w:rPr>
                    <w:ins w:id="7623" w:author="Nick.Tolimieri [2]" w:date="2022-09-09T12:38:00Z"/>
                    <w:rFonts w:ascii="Calibri" w:hAnsi="Calibri" w:cs="Calibri"/>
                    <w:color w:val="000000"/>
                    <w:sz w:val="22"/>
                    <w:szCs w:val="22"/>
                  </w:rPr>
                </w:rPrChange>
              </w:rPr>
              <w:pPrChange w:id="7624" w:author="Nick.Tolimieri [2]" w:date="2022-09-09T12:38:00Z">
                <w:pPr>
                  <w:jc w:val="right"/>
                </w:pPr>
              </w:pPrChange>
            </w:pPr>
            <w:ins w:id="7625" w:author="Nick.Tolimieri [2]" w:date="2022-09-09T12:38:00Z">
              <w:r w:rsidRPr="001255CF">
                <w:rPr>
                  <w:rFonts w:asciiTheme="minorHAnsi" w:eastAsiaTheme="minorHAnsi" w:hAnsiTheme="minorHAnsi" w:cstheme="minorBidi"/>
                  <w:sz w:val="22"/>
                  <w:szCs w:val="22"/>
                  <w:rPrChange w:id="7626" w:author="Nick.Tolimieri [2]" w:date="2022-09-09T12:38:00Z">
                    <w:rPr>
                      <w:rFonts w:ascii="Calibri" w:hAnsi="Calibri" w:cs="Calibri"/>
                      <w:color w:val="000000"/>
                      <w:sz w:val="22"/>
                      <w:szCs w:val="22"/>
                    </w:rPr>
                  </w:rPrChange>
                </w:rPr>
                <w:t>10</w:t>
              </w:r>
            </w:ins>
          </w:p>
        </w:tc>
        <w:tc>
          <w:tcPr>
            <w:tcW w:w="960" w:type="dxa"/>
            <w:noWrap/>
            <w:hideMark/>
            <w:tcPrChange w:id="762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28" w:author="Nick.Tolimieri [2]" w:date="2022-09-09T12:38:00Z"/>
                <w:rFonts w:asciiTheme="minorHAnsi" w:eastAsiaTheme="minorHAnsi" w:hAnsiTheme="minorHAnsi" w:cstheme="minorBidi"/>
                <w:sz w:val="22"/>
                <w:szCs w:val="22"/>
                <w:rPrChange w:id="7629" w:author="Nick.Tolimieri [2]" w:date="2022-09-09T12:38:00Z">
                  <w:rPr>
                    <w:ins w:id="7630" w:author="Nick.Tolimieri [2]" w:date="2022-09-09T12:38:00Z"/>
                    <w:rFonts w:ascii="Calibri" w:hAnsi="Calibri" w:cs="Calibri"/>
                    <w:color w:val="000000"/>
                    <w:sz w:val="22"/>
                    <w:szCs w:val="22"/>
                  </w:rPr>
                </w:rPrChange>
              </w:rPr>
              <w:pPrChange w:id="7631" w:author="Nick.Tolimieri [2]" w:date="2022-09-09T12:38:00Z">
                <w:pPr>
                  <w:jc w:val="right"/>
                </w:pPr>
              </w:pPrChange>
            </w:pPr>
            <w:ins w:id="7632" w:author="Nick.Tolimieri [2]" w:date="2022-09-09T12:38:00Z">
              <w:r w:rsidRPr="001255CF">
                <w:rPr>
                  <w:rFonts w:asciiTheme="minorHAnsi" w:eastAsiaTheme="minorHAnsi" w:hAnsiTheme="minorHAnsi" w:cstheme="minorBidi"/>
                  <w:sz w:val="22"/>
                  <w:szCs w:val="22"/>
                  <w:rPrChange w:id="7633" w:author="Nick.Tolimieri [2]" w:date="2022-09-09T12:38:00Z">
                    <w:rPr>
                      <w:rFonts w:ascii="Calibri" w:hAnsi="Calibri" w:cs="Calibri"/>
                      <w:color w:val="000000"/>
                      <w:sz w:val="22"/>
                      <w:szCs w:val="22"/>
                    </w:rPr>
                  </w:rPrChange>
                </w:rPr>
                <w:t>10</w:t>
              </w:r>
            </w:ins>
          </w:p>
        </w:tc>
        <w:tc>
          <w:tcPr>
            <w:tcW w:w="960" w:type="dxa"/>
            <w:noWrap/>
            <w:hideMark/>
            <w:tcPrChange w:id="763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35" w:author="Nick.Tolimieri [2]" w:date="2022-09-09T12:38:00Z"/>
                <w:rFonts w:asciiTheme="minorHAnsi" w:eastAsiaTheme="minorHAnsi" w:hAnsiTheme="minorHAnsi" w:cstheme="minorBidi"/>
                <w:sz w:val="22"/>
                <w:szCs w:val="22"/>
                <w:rPrChange w:id="7636" w:author="Nick.Tolimieri [2]" w:date="2022-09-09T12:38:00Z">
                  <w:rPr>
                    <w:ins w:id="7637" w:author="Nick.Tolimieri [2]" w:date="2022-09-09T12:38:00Z"/>
                    <w:rFonts w:ascii="Calibri" w:hAnsi="Calibri" w:cs="Calibri"/>
                    <w:color w:val="000000"/>
                    <w:sz w:val="22"/>
                    <w:szCs w:val="22"/>
                  </w:rPr>
                </w:rPrChange>
              </w:rPr>
              <w:pPrChange w:id="7638" w:author="Nick.Tolimieri [2]" w:date="2022-09-09T12:38:00Z">
                <w:pPr>
                  <w:jc w:val="right"/>
                </w:pPr>
              </w:pPrChange>
            </w:pPr>
            <w:ins w:id="7639" w:author="Nick.Tolimieri [2]" w:date="2022-09-09T12:38:00Z">
              <w:r w:rsidRPr="001255CF">
                <w:rPr>
                  <w:rFonts w:asciiTheme="minorHAnsi" w:eastAsiaTheme="minorHAnsi" w:hAnsiTheme="minorHAnsi" w:cstheme="minorBidi"/>
                  <w:sz w:val="22"/>
                  <w:szCs w:val="22"/>
                  <w:rPrChange w:id="7640" w:author="Nick.Tolimieri [2]" w:date="2022-09-09T12:38:00Z">
                    <w:rPr>
                      <w:rFonts w:ascii="Calibri" w:hAnsi="Calibri" w:cs="Calibri"/>
                      <w:color w:val="000000"/>
                      <w:sz w:val="22"/>
                      <w:szCs w:val="22"/>
                    </w:rPr>
                  </w:rPrChange>
                </w:rPr>
                <w:t>10</w:t>
              </w:r>
            </w:ins>
          </w:p>
        </w:tc>
        <w:tc>
          <w:tcPr>
            <w:tcW w:w="960" w:type="dxa"/>
            <w:noWrap/>
            <w:hideMark/>
            <w:tcPrChange w:id="764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42" w:author="Nick.Tolimieri [2]" w:date="2022-09-09T12:38:00Z"/>
                <w:rFonts w:asciiTheme="minorHAnsi" w:eastAsiaTheme="minorHAnsi" w:hAnsiTheme="minorHAnsi" w:cstheme="minorBidi"/>
                <w:sz w:val="22"/>
                <w:szCs w:val="22"/>
                <w:rPrChange w:id="7643" w:author="Nick.Tolimieri [2]" w:date="2022-09-09T12:38:00Z">
                  <w:rPr>
                    <w:ins w:id="7644" w:author="Nick.Tolimieri [2]" w:date="2022-09-09T12:38:00Z"/>
                    <w:rFonts w:ascii="Calibri" w:hAnsi="Calibri" w:cs="Calibri"/>
                    <w:color w:val="000000"/>
                    <w:sz w:val="22"/>
                    <w:szCs w:val="22"/>
                  </w:rPr>
                </w:rPrChange>
              </w:rPr>
              <w:pPrChange w:id="7645" w:author="Nick.Tolimieri [2]" w:date="2022-09-09T12:38:00Z">
                <w:pPr>
                  <w:jc w:val="right"/>
                </w:pPr>
              </w:pPrChange>
            </w:pPr>
            <w:ins w:id="7646" w:author="Nick.Tolimieri [2]" w:date="2022-09-09T12:38:00Z">
              <w:r w:rsidRPr="001255CF">
                <w:rPr>
                  <w:rFonts w:asciiTheme="minorHAnsi" w:eastAsiaTheme="minorHAnsi" w:hAnsiTheme="minorHAnsi" w:cstheme="minorBidi"/>
                  <w:sz w:val="22"/>
                  <w:szCs w:val="22"/>
                  <w:rPrChange w:id="7647" w:author="Nick.Tolimieri [2]" w:date="2022-09-09T12:38:00Z">
                    <w:rPr>
                      <w:rFonts w:ascii="Calibri" w:hAnsi="Calibri" w:cs="Calibri"/>
                      <w:color w:val="000000"/>
                      <w:sz w:val="22"/>
                      <w:szCs w:val="22"/>
                    </w:rPr>
                  </w:rPrChange>
                </w:rPr>
                <w:t>1.5</w:t>
              </w:r>
            </w:ins>
          </w:p>
        </w:tc>
        <w:tc>
          <w:tcPr>
            <w:tcW w:w="960" w:type="dxa"/>
            <w:noWrap/>
            <w:hideMark/>
            <w:tcPrChange w:id="764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49" w:author="Nick.Tolimieri [2]" w:date="2022-09-09T12:38:00Z"/>
                <w:rFonts w:asciiTheme="minorHAnsi" w:eastAsiaTheme="minorHAnsi" w:hAnsiTheme="minorHAnsi" w:cstheme="minorBidi"/>
                <w:sz w:val="22"/>
                <w:szCs w:val="22"/>
                <w:rPrChange w:id="7650" w:author="Nick.Tolimieri [2]" w:date="2022-09-09T12:38:00Z">
                  <w:rPr>
                    <w:ins w:id="7651" w:author="Nick.Tolimieri [2]" w:date="2022-09-09T12:38:00Z"/>
                    <w:rFonts w:ascii="Calibri" w:hAnsi="Calibri" w:cs="Calibri"/>
                    <w:color w:val="000000"/>
                    <w:sz w:val="22"/>
                    <w:szCs w:val="22"/>
                  </w:rPr>
                </w:rPrChange>
              </w:rPr>
              <w:pPrChange w:id="7652" w:author="Nick.Tolimieri [2]" w:date="2022-09-09T12:38:00Z">
                <w:pPr>
                  <w:jc w:val="right"/>
                </w:pPr>
              </w:pPrChange>
            </w:pPr>
            <w:ins w:id="7653" w:author="Nick.Tolimieri [2]" w:date="2022-09-09T12:38:00Z">
              <w:r w:rsidRPr="001255CF">
                <w:rPr>
                  <w:rFonts w:asciiTheme="minorHAnsi" w:eastAsiaTheme="minorHAnsi" w:hAnsiTheme="minorHAnsi" w:cstheme="minorBidi"/>
                  <w:sz w:val="22"/>
                  <w:szCs w:val="22"/>
                  <w:rPrChange w:id="7654" w:author="Nick.Tolimieri [2]" w:date="2022-09-09T12:38:00Z">
                    <w:rPr>
                      <w:rFonts w:ascii="Calibri" w:hAnsi="Calibri" w:cs="Calibri"/>
                      <w:color w:val="000000"/>
                      <w:sz w:val="22"/>
                      <w:szCs w:val="22"/>
                    </w:rPr>
                  </w:rPrChange>
                </w:rPr>
                <w:t>0.13</w:t>
              </w:r>
            </w:ins>
          </w:p>
        </w:tc>
      </w:tr>
      <w:tr w:rsidR="001255CF" w:rsidRPr="001255CF" w:rsidTr="001255CF">
        <w:trPr>
          <w:divId w:val="1429738465"/>
          <w:trHeight w:val="300"/>
          <w:ins w:id="7655" w:author="Nick.Tolimieri [2]" w:date="2022-09-09T12:38:00Z"/>
          <w:trPrChange w:id="7656" w:author="Nick.Tolimieri [2]" w:date="2022-09-09T12:38:00Z">
            <w:trPr>
              <w:divId w:val="1429738465"/>
              <w:trHeight w:val="300"/>
            </w:trPr>
          </w:trPrChange>
        </w:trPr>
        <w:tc>
          <w:tcPr>
            <w:tcW w:w="960" w:type="dxa"/>
            <w:noWrap/>
            <w:hideMark/>
            <w:tcPrChange w:id="76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58" w:author="Nick.Tolimieri [2]" w:date="2022-09-09T12:38:00Z"/>
                <w:rFonts w:asciiTheme="minorHAnsi" w:eastAsiaTheme="minorHAnsi" w:hAnsiTheme="minorHAnsi" w:cstheme="minorBidi"/>
                <w:sz w:val="22"/>
                <w:szCs w:val="22"/>
                <w:rPrChange w:id="7659" w:author="Nick.Tolimieri [2]" w:date="2022-09-09T12:38:00Z">
                  <w:rPr>
                    <w:ins w:id="7660" w:author="Nick.Tolimieri [2]" w:date="2022-09-09T12:38:00Z"/>
                    <w:rFonts w:ascii="Calibri" w:hAnsi="Calibri" w:cs="Calibri"/>
                    <w:color w:val="000000"/>
                    <w:sz w:val="22"/>
                    <w:szCs w:val="22"/>
                  </w:rPr>
                </w:rPrChange>
              </w:rPr>
              <w:pPrChange w:id="7661" w:author="Nick.Tolimieri [2]" w:date="2022-09-09T12:38:00Z">
                <w:pPr/>
              </w:pPrChange>
            </w:pPr>
            <w:ins w:id="7662" w:author="Nick.Tolimieri [2]" w:date="2022-09-09T12:38:00Z">
              <w:r w:rsidRPr="001255CF">
                <w:rPr>
                  <w:rFonts w:asciiTheme="minorHAnsi" w:eastAsiaTheme="minorHAnsi" w:hAnsiTheme="minorHAnsi" w:cstheme="minorBidi"/>
                  <w:sz w:val="22"/>
                  <w:szCs w:val="22"/>
                  <w:rPrChange w:id="7663" w:author="Nick.Tolimieri [2]" w:date="2022-09-09T12:38:00Z">
                    <w:rPr>
                      <w:rFonts w:ascii="Calibri" w:hAnsi="Calibri" w:cs="Calibri"/>
                      <w:color w:val="000000"/>
                      <w:sz w:val="22"/>
                      <w:szCs w:val="22"/>
                    </w:rPr>
                  </w:rPrChange>
                </w:rPr>
                <w:lastRenderedPageBreak/>
                <w:t>Cape Alava</w:t>
              </w:r>
            </w:ins>
          </w:p>
        </w:tc>
        <w:tc>
          <w:tcPr>
            <w:tcW w:w="960" w:type="dxa"/>
            <w:noWrap/>
            <w:hideMark/>
            <w:tcPrChange w:id="76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65" w:author="Nick.Tolimieri [2]" w:date="2022-09-09T12:38:00Z"/>
                <w:rFonts w:asciiTheme="minorHAnsi" w:eastAsiaTheme="minorHAnsi" w:hAnsiTheme="minorHAnsi" w:cstheme="minorBidi"/>
                <w:sz w:val="22"/>
                <w:szCs w:val="22"/>
                <w:rPrChange w:id="7666" w:author="Nick.Tolimieri [2]" w:date="2022-09-09T12:38:00Z">
                  <w:rPr>
                    <w:ins w:id="7667" w:author="Nick.Tolimieri [2]" w:date="2022-09-09T12:38:00Z"/>
                    <w:rFonts w:ascii="Calibri" w:hAnsi="Calibri" w:cs="Calibri"/>
                    <w:color w:val="000000"/>
                    <w:sz w:val="22"/>
                    <w:szCs w:val="22"/>
                  </w:rPr>
                </w:rPrChange>
              </w:rPr>
              <w:pPrChange w:id="7668" w:author="Nick.Tolimieri [2]" w:date="2022-09-09T12:38:00Z">
                <w:pPr>
                  <w:jc w:val="right"/>
                </w:pPr>
              </w:pPrChange>
            </w:pPr>
            <w:ins w:id="7669" w:author="Nick.Tolimieri [2]" w:date="2022-09-09T12:38:00Z">
              <w:r w:rsidRPr="001255CF">
                <w:rPr>
                  <w:rFonts w:asciiTheme="minorHAnsi" w:eastAsiaTheme="minorHAnsi" w:hAnsiTheme="minorHAnsi" w:cstheme="minorBidi"/>
                  <w:sz w:val="22"/>
                  <w:szCs w:val="22"/>
                  <w:rPrChange w:id="7670" w:author="Nick.Tolimieri [2]" w:date="2022-09-09T12:38:00Z">
                    <w:rPr>
                      <w:rFonts w:ascii="Calibri" w:hAnsi="Calibri" w:cs="Calibri"/>
                      <w:color w:val="000000"/>
                      <w:sz w:val="22"/>
                      <w:szCs w:val="22"/>
                    </w:rPr>
                  </w:rPrChange>
                </w:rPr>
                <w:t>2004</w:t>
              </w:r>
            </w:ins>
          </w:p>
        </w:tc>
        <w:tc>
          <w:tcPr>
            <w:tcW w:w="960" w:type="dxa"/>
            <w:noWrap/>
            <w:hideMark/>
            <w:tcPrChange w:id="76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72" w:author="Nick.Tolimieri [2]" w:date="2022-09-09T12:38:00Z"/>
                <w:rFonts w:asciiTheme="minorHAnsi" w:eastAsiaTheme="minorHAnsi" w:hAnsiTheme="minorHAnsi" w:cstheme="minorBidi"/>
                <w:sz w:val="22"/>
                <w:szCs w:val="22"/>
                <w:rPrChange w:id="7673" w:author="Nick.Tolimieri [2]" w:date="2022-09-09T12:38:00Z">
                  <w:rPr>
                    <w:ins w:id="7674" w:author="Nick.Tolimieri [2]" w:date="2022-09-09T12:38:00Z"/>
                    <w:rFonts w:ascii="Calibri" w:hAnsi="Calibri" w:cs="Calibri"/>
                    <w:color w:val="000000"/>
                    <w:sz w:val="22"/>
                    <w:szCs w:val="22"/>
                  </w:rPr>
                </w:rPrChange>
              </w:rPr>
              <w:pPrChange w:id="7675" w:author="Nick.Tolimieri [2]" w:date="2022-09-09T12:38:00Z">
                <w:pPr>
                  <w:jc w:val="right"/>
                </w:pPr>
              </w:pPrChange>
            </w:pPr>
            <w:ins w:id="7676" w:author="Nick.Tolimieri [2]" w:date="2022-09-09T12:38:00Z">
              <w:r w:rsidRPr="001255CF">
                <w:rPr>
                  <w:rFonts w:asciiTheme="minorHAnsi" w:eastAsiaTheme="minorHAnsi" w:hAnsiTheme="minorHAnsi" w:cstheme="minorBidi"/>
                  <w:sz w:val="22"/>
                  <w:szCs w:val="22"/>
                  <w:rPrChange w:id="7677" w:author="Nick.Tolimieri [2]" w:date="2022-09-09T12:38:00Z">
                    <w:rPr>
                      <w:rFonts w:ascii="Calibri" w:hAnsi="Calibri" w:cs="Calibri"/>
                      <w:color w:val="000000"/>
                      <w:sz w:val="22"/>
                      <w:szCs w:val="22"/>
                    </w:rPr>
                  </w:rPrChange>
                </w:rPr>
                <w:t>0</w:t>
              </w:r>
            </w:ins>
          </w:p>
        </w:tc>
        <w:tc>
          <w:tcPr>
            <w:tcW w:w="960" w:type="dxa"/>
            <w:noWrap/>
            <w:hideMark/>
            <w:tcPrChange w:id="76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79" w:author="Nick.Tolimieri [2]" w:date="2022-09-09T12:38:00Z"/>
                <w:rFonts w:asciiTheme="minorHAnsi" w:eastAsiaTheme="minorHAnsi" w:hAnsiTheme="minorHAnsi" w:cstheme="minorBidi"/>
                <w:sz w:val="22"/>
                <w:szCs w:val="22"/>
                <w:rPrChange w:id="7680" w:author="Nick.Tolimieri [2]" w:date="2022-09-09T12:38:00Z">
                  <w:rPr>
                    <w:ins w:id="7681" w:author="Nick.Tolimieri [2]" w:date="2022-09-09T12:38:00Z"/>
                    <w:rFonts w:ascii="Calibri" w:hAnsi="Calibri" w:cs="Calibri"/>
                    <w:color w:val="000000"/>
                    <w:sz w:val="22"/>
                    <w:szCs w:val="22"/>
                  </w:rPr>
                </w:rPrChange>
              </w:rPr>
              <w:pPrChange w:id="7682" w:author="Nick.Tolimieri [2]" w:date="2022-09-09T12:38:00Z">
                <w:pPr>
                  <w:jc w:val="right"/>
                </w:pPr>
              </w:pPrChange>
            </w:pPr>
            <w:ins w:id="7683" w:author="Nick.Tolimieri [2]" w:date="2022-09-09T12:38:00Z">
              <w:r w:rsidRPr="001255CF">
                <w:rPr>
                  <w:rFonts w:asciiTheme="minorHAnsi" w:eastAsiaTheme="minorHAnsi" w:hAnsiTheme="minorHAnsi" w:cstheme="minorBidi"/>
                  <w:sz w:val="22"/>
                  <w:szCs w:val="22"/>
                  <w:rPrChange w:id="7684" w:author="Nick.Tolimieri [2]" w:date="2022-09-09T12:38:00Z">
                    <w:rPr>
                      <w:rFonts w:ascii="Calibri" w:hAnsi="Calibri" w:cs="Calibri"/>
                      <w:color w:val="000000"/>
                      <w:sz w:val="22"/>
                      <w:szCs w:val="22"/>
                    </w:rPr>
                  </w:rPrChange>
                </w:rPr>
                <w:t>15</w:t>
              </w:r>
            </w:ins>
          </w:p>
        </w:tc>
        <w:tc>
          <w:tcPr>
            <w:tcW w:w="960" w:type="dxa"/>
            <w:noWrap/>
            <w:hideMark/>
            <w:tcPrChange w:id="76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86" w:author="Nick.Tolimieri [2]" w:date="2022-09-09T12:38:00Z"/>
                <w:rFonts w:asciiTheme="minorHAnsi" w:eastAsiaTheme="minorHAnsi" w:hAnsiTheme="minorHAnsi" w:cstheme="minorBidi"/>
                <w:sz w:val="22"/>
                <w:szCs w:val="22"/>
                <w:rPrChange w:id="7687" w:author="Nick.Tolimieri [2]" w:date="2022-09-09T12:38:00Z">
                  <w:rPr>
                    <w:ins w:id="7688" w:author="Nick.Tolimieri [2]" w:date="2022-09-09T12:38:00Z"/>
                    <w:rFonts w:ascii="Calibri" w:hAnsi="Calibri" w:cs="Calibri"/>
                    <w:color w:val="000000"/>
                    <w:sz w:val="22"/>
                    <w:szCs w:val="22"/>
                  </w:rPr>
                </w:rPrChange>
              </w:rPr>
              <w:pPrChange w:id="7689" w:author="Nick.Tolimieri [2]" w:date="2022-09-09T12:38:00Z">
                <w:pPr>
                  <w:jc w:val="right"/>
                </w:pPr>
              </w:pPrChange>
            </w:pPr>
            <w:ins w:id="7690" w:author="Nick.Tolimieri [2]" w:date="2022-09-09T12:38:00Z">
              <w:r w:rsidRPr="001255CF">
                <w:rPr>
                  <w:rFonts w:asciiTheme="minorHAnsi" w:eastAsiaTheme="minorHAnsi" w:hAnsiTheme="minorHAnsi" w:cstheme="minorBidi"/>
                  <w:sz w:val="22"/>
                  <w:szCs w:val="22"/>
                  <w:rPrChange w:id="7691" w:author="Nick.Tolimieri [2]" w:date="2022-09-09T12:38:00Z">
                    <w:rPr>
                      <w:rFonts w:ascii="Calibri" w:hAnsi="Calibri" w:cs="Calibri"/>
                      <w:color w:val="000000"/>
                      <w:sz w:val="22"/>
                      <w:szCs w:val="22"/>
                    </w:rPr>
                  </w:rPrChange>
                </w:rPr>
                <w:t>1</w:t>
              </w:r>
            </w:ins>
          </w:p>
        </w:tc>
        <w:tc>
          <w:tcPr>
            <w:tcW w:w="960" w:type="dxa"/>
            <w:noWrap/>
            <w:hideMark/>
            <w:tcPrChange w:id="76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693" w:author="Nick.Tolimieri [2]" w:date="2022-09-09T12:38:00Z"/>
                <w:rFonts w:asciiTheme="minorHAnsi" w:eastAsiaTheme="minorHAnsi" w:hAnsiTheme="minorHAnsi" w:cstheme="minorBidi"/>
                <w:sz w:val="22"/>
                <w:szCs w:val="22"/>
                <w:rPrChange w:id="7694" w:author="Nick.Tolimieri [2]" w:date="2022-09-09T12:38:00Z">
                  <w:rPr>
                    <w:ins w:id="7695" w:author="Nick.Tolimieri [2]" w:date="2022-09-09T12:38:00Z"/>
                    <w:rFonts w:ascii="Calibri" w:hAnsi="Calibri" w:cs="Calibri"/>
                    <w:color w:val="000000"/>
                    <w:sz w:val="22"/>
                    <w:szCs w:val="22"/>
                  </w:rPr>
                </w:rPrChange>
              </w:rPr>
              <w:pPrChange w:id="7696" w:author="Nick.Tolimieri [2]" w:date="2022-09-09T12:38:00Z">
                <w:pPr>
                  <w:jc w:val="right"/>
                </w:pPr>
              </w:pPrChange>
            </w:pPr>
            <w:ins w:id="7697" w:author="Nick.Tolimieri [2]" w:date="2022-09-09T12:38:00Z">
              <w:r w:rsidRPr="001255CF">
                <w:rPr>
                  <w:rFonts w:asciiTheme="minorHAnsi" w:eastAsiaTheme="minorHAnsi" w:hAnsiTheme="minorHAnsi" w:cstheme="minorBidi"/>
                  <w:sz w:val="22"/>
                  <w:szCs w:val="22"/>
                  <w:rPrChange w:id="7698" w:author="Nick.Tolimieri [2]" w:date="2022-09-09T12:38:00Z">
                    <w:rPr>
                      <w:rFonts w:ascii="Calibri" w:hAnsi="Calibri" w:cs="Calibri"/>
                      <w:color w:val="000000"/>
                      <w:sz w:val="22"/>
                      <w:szCs w:val="22"/>
                    </w:rPr>
                  </w:rPrChange>
                </w:rPr>
                <w:t>6</w:t>
              </w:r>
            </w:ins>
          </w:p>
        </w:tc>
        <w:tc>
          <w:tcPr>
            <w:tcW w:w="960" w:type="dxa"/>
            <w:noWrap/>
            <w:hideMark/>
            <w:tcPrChange w:id="769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00" w:author="Nick.Tolimieri [2]" w:date="2022-09-09T12:38:00Z"/>
                <w:rFonts w:asciiTheme="minorHAnsi" w:eastAsiaTheme="minorHAnsi" w:hAnsiTheme="minorHAnsi" w:cstheme="minorBidi"/>
                <w:sz w:val="22"/>
                <w:szCs w:val="22"/>
                <w:rPrChange w:id="7701" w:author="Nick.Tolimieri [2]" w:date="2022-09-09T12:38:00Z">
                  <w:rPr>
                    <w:ins w:id="7702" w:author="Nick.Tolimieri [2]" w:date="2022-09-09T12:38:00Z"/>
                    <w:rFonts w:ascii="Calibri" w:hAnsi="Calibri" w:cs="Calibri"/>
                    <w:color w:val="000000"/>
                    <w:sz w:val="22"/>
                    <w:szCs w:val="22"/>
                  </w:rPr>
                </w:rPrChange>
              </w:rPr>
              <w:pPrChange w:id="7703" w:author="Nick.Tolimieri [2]" w:date="2022-09-09T12:38:00Z">
                <w:pPr>
                  <w:jc w:val="right"/>
                </w:pPr>
              </w:pPrChange>
            </w:pPr>
            <w:ins w:id="7704" w:author="Nick.Tolimieri [2]" w:date="2022-09-09T12:38:00Z">
              <w:r w:rsidRPr="001255CF">
                <w:rPr>
                  <w:rFonts w:asciiTheme="minorHAnsi" w:eastAsiaTheme="minorHAnsi" w:hAnsiTheme="minorHAnsi" w:cstheme="minorBidi"/>
                  <w:sz w:val="22"/>
                  <w:szCs w:val="22"/>
                  <w:rPrChange w:id="7705" w:author="Nick.Tolimieri [2]" w:date="2022-09-09T12:38:00Z">
                    <w:rPr>
                      <w:rFonts w:ascii="Calibri" w:hAnsi="Calibri" w:cs="Calibri"/>
                      <w:color w:val="000000"/>
                      <w:sz w:val="22"/>
                      <w:szCs w:val="22"/>
                    </w:rPr>
                  </w:rPrChange>
                </w:rPr>
                <w:t>6</w:t>
              </w:r>
            </w:ins>
          </w:p>
        </w:tc>
        <w:tc>
          <w:tcPr>
            <w:tcW w:w="960" w:type="dxa"/>
            <w:noWrap/>
            <w:hideMark/>
            <w:tcPrChange w:id="770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07" w:author="Nick.Tolimieri [2]" w:date="2022-09-09T12:38:00Z"/>
                <w:rFonts w:asciiTheme="minorHAnsi" w:eastAsiaTheme="minorHAnsi" w:hAnsiTheme="minorHAnsi" w:cstheme="minorBidi"/>
                <w:sz w:val="22"/>
                <w:szCs w:val="22"/>
                <w:rPrChange w:id="7708" w:author="Nick.Tolimieri [2]" w:date="2022-09-09T12:38:00Z">
                  <w:rPr>
                    <w:ins w:id="7709" w:author="Nick.Tolimieri [2]" w:date="2022-09-09T12:38:00Z"/>
                    <w:rFonts w:ascii="Calibri" w:hAnsi="Calibri" w:cs="Calibri"/>
                    <w:color w:val="000000"/>
                    <w:sz w:val="22"/>
                    <w:szCs w:val="22"/>
                  </w:rPr>
                </w:rPrChange>
              </w:rPr>
              <w:pPrChange w:id="7710" w:author="Nick.Tolimieri [2]" w:date="2022-09-09T12:38:00Z">
                <w:pPr>
                  <w:jc w:val="right"/>
                </w:pPr>
              </w:pPrChange>
            </w:pPr>
            <w:ins w:id="7711" w:author="Nick.Tolimieri [2]" w:date="2022-09-09T12:38:00Z">
              <w:r w:rsidRPr="001255CF">
                <w:rPr>
                  <w:rFonts w:asciiTheme="minorHAnsi" w:eastAsiaTheme="minorHAnsi" w:hAnsiTheme="minorHAnsi" w:cstheme="minorBidi"/>
                  <w:sz w:val="22"/>
                  <w:szCs w:val="22"/>
                  <w:rPrChange w:id="7712" w:author="Nick.Tolimieri [2]" w:date="2022-09-09T12:38:00Z">
                    <w:rPr>
                      <w:rFonts w:ascii="Calibri" w:hAnsi="Calibri" w:cs="Calibri"/>
                      <w:color w:val="000000"/>
                      <w:sz w:val="22"/>
                      <w:szCs w:val="22"/>
                    </w:rPr>
                  </w:rPrChange>
                </w:rPr>
                <w:t>6</w:t>
              </w:r>
            </w:ins>
          </w:p>
        </w:tc>
        <w:tc>
          <w:tcPr>
            <w:tcW w:w="960" w:type="dxa"/>
            <w:noWrap/>
            <w:hideMark/>
            <w:tcPrChange w:id="771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14" w:author="Nick.Tolimieri [2]" w:date="2022-09-09T12:38:00Z"/>
                <w:rFonts w:asciiTheme="minorHAnsi" w:eastAsiaTheme="minorHAnsi" w:hAnsiTheme="minorHAnsi" w:cstheme="minorBidi"/>
                <w:sz w:val="22"/>
                <w:szCs w:val="22"/>
                <w:rPrChange w:id="7715" w:author="Nick.Tolimieri [2]" w:date="2022-09-09T12:38:00Z">
                  <w:rPr>
                    <w:ins w:id="7716" w:author="Nick.Tolimieri [2]" w:date="2022-09-09T12:38:00Z"/>
                    <w:rFonts w:ascii="Calibri" w:hAnsi="Calibri" w:cs="Calibri"/>
                    <w:color w:val="000000"/>
                    <w:sz w:val="22"/>
                    <w:szCs w:val="22"/>
                  </w:rPr>
                </w:rPrChange>
              </w:rPr>
              <w:pPrChange w:id="7717" w:author="Nick.Tolimieri [2]" w:date="2022-09-09T12:38:00Z">
                <w:pPr>
                  <w:jc w:val="right"/>
                </w:pPr>
              </w:pPrChange>
            </w:pPr>
            <w:ins w:id="7718" w:author="Nick.Tolimieri [2]" w:date="2022-09-09T12:38:00Z">
              <w:r w:rsidRPr="001255CF">
                <w:rPr>
                  <w:rFonts w:asciiTheme="minorHAnsi" w:eastAsiaTheme="minorHAnsi" w:hAnsiTheme="minorHAnsi" w:cstheme="minorBidi"/>
                  <w:sz w:val="22"/>
                  <w:szCs w:val="22"/>
                  <w:rPrChange w:id="7719" w:author="Nick.Tolimieri [2]" w:date="2022-09-09T12:38:00Z">
                    <w:rPr>
                      <w:rFonts w:ascii="Calibri" w:hAnsi="Calibri" w:cs="Calibri"/>
                      <w:color w:val="000000"/>
                      <w:sz w:val="22"/>
                      <w:szCs w:val="22"/>
                    </w:rPr>
                  </w:rPrChange>
                </w:rPr>
                <w:t>1.49</w:t>
              </w:r>
            </w:ins>
          </w:p>
        </w:tc>
        <w:tc>
          <w:tcPr>
            <w:tcW w:w="960" w:type="dxa"/>
            <w:noWrap/>
            <w:hideMark/>
            <w:tcPrChange w:id="772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21" w:author="Nick.Tolimieri [2]" w:date="2022-09-09T12:38:00Z"/>
                <w:rFonts w:asciiTheme="minorHAnsi" w:eastAsiaTheme="minorHAnsi" w:hAnsiTheme="minorHAnsi" w:cstheme="minorBidi"/>
                <w:sz w:val="22"/>
                <w:szCs w:val="22"/>
                <w:rPrChange w:id="7722" w:author="Nick.Tolimieri [2]" w:date="2022-09-09T12:38:00Z">
                  <w:rPr>
                    <w:ins w:id="7723" w:author="Nick.Tolimieri [2]" w:date="2022-09-09T12:38:00Z"/>
                    <w:rFonts w:ascii="Calibri" w:hAnsi="Calibri" w:cs="Calibri"/>
                    <w:color w:val="000000"/>
                    <w:sz w:val="22"/>
                    <w:szCs w:val="22"/>
                  </w:rPr>
                </w:rPrChange>
              </w:rPr>
              <w:pPrChange w:id="7724" w:author="Nick.Tolimieri [2]" w:date="2022-09-09T12:38:00Z">
                <w:pPr>
                  <w:jc w:val="right"/>
                </w:pPr>
              </w:pPrChange>
            </w:pPr>
            <w:ins w:id="7725" w:author="Nick.Tolimieri [2]" w:date="2022-09-09T12:38:00Z">
              <w:r w:rsidRPr="001255CF">
                <w:rPr>
                  <w:rFonts w:asciiTheme="minorHAnsi" w:eastAsiaTheme="minorHAnsi" w:hAnsiTheme="minorHAnsi" w:cstheme="minorBidi"/>
                  <w:sz w:val="22"/>
                  <w:szCs w:val="22"/>
                  <w:rPrChange w:id="7726" w:author="Nick.Tolimieri [2]" w:date="2022-09-09T12:38:00Z">
                    <w:rPr>
                      <w:rFonts w:ascii="Calibri" w:hAnsi="Calibri" w:cs="Calibri"/>
                      <w:color w:val="000000"/>
                      <w:sz w:val="22"/>
                      <w:szCs w:val="22"/>
                    </w:rPr>
                  </w:rPrChange>
                </w:rPr>
                <w:t>0.08</w:t>
              </w:r>
            </w:ins>
          </w:p>
        </w:tc>
      </w:tr>
      <w:tr w:rsidR="001255CF" w:rsidRPr="001255CF" w:rsidTr="001255CF">
        <w:trPr>
          <w:divId w:val="1429738465"/>
          <w:trHeight w:val="300"/>
          <w:ins w:id="7727" w:author="Nick.Tolimieri [2]" w:date="2022-09-09T12:38:00Z"/>
          <w:trPrChange w:id="7728" w:author="Nick.Tolimieri [2]" w:date="2022-09-09T12:38:00Z">
            <w:trPr>
              <w:divId w:val="1429738465"/>
              <w:trHeight w:val="300"/>
            </w:trPr>
          </w:trPrChange>
        </w:trPr>
        <w:tc>
          <w:tcPr>
            <w:tcW w:w="960" w:type="dxa"/>
            <w:noWrap/>
            <w:hideMark/>
            <w:tcPrChange w:id="77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30" w:author="Nick.Tolimieri [2]" w:date="2022-09-09T12:38:00Z"/>
                <w:rFonts w:asciiTheme="minorHAnsi" w:eastAsiaTheme="minorHAnsi" w:hAnsiTheme="minorHAnsi" w:cstheme="minorBidi"/>
                <w:sz w:val="22"/>
                <w:szCs w:val="22"/>
                <w:rPrChange w:id="7731" w:author="Nick.Tolimieri [2]" w:date="2022-09-09T12:38:00Z">
                  <w:rPr>
                    <w:ins w:id="7732" w:author="Nick.Tolimieri [2]" w:date="2022-09-09T12:38:00Z"/>
                    <w:rFonts w:ascii="Calibri" w:hAnsi="Calibri" w:cs="Calibri"/>
                    <w:color w:val="000000"/>
                    <w:sz w:val="22"/>
                    <w:szCs w:val="22"/>
                  </w:rPr>
                </w:rPrChange>
              </w:rPr>
              <w:pPrChange w:id="7733" w:author="Nick.Tolimieri [2]" w:date="2022-09-09T12:38:00Z">
                <w:pPr/>
              </w:pPrChange>
            </w:pPr>
            <w:ins w:id="7734" w:author="Nick.Tolimieri [2]" w:date="2022-09-09T12:38:00Z">
              <w:r w:rsidRPr="001255CF">
                <w:rPr>
                  <w:rFonts w:asciiTheme="minorHAnsi" w:eastAsiaTheme="minorHAnsi" w:hAnsiTheme="minorHAnsi" w:cstheme="minorBidi"/>
                  <w:sz w:val="22"/>
                  <w:szCs w:val="22"/>
                  <w:rPrChange w:id="7735" w:author="Nick.Tolimieri [2]" w:date="2022-09-09T12:38:00Z">
                    <w:rPr>
                      <w:rFonts w:ascii="Calibri" w:hAnsi="Calibri" w:cs="Calibri"/>
                      <w:color w:val="000000"/>
                      <w:sz w:val="22"/>
                      <w:szCs w:val="22"/>
                    </w:rPr>
                  </w:rPrChange>
                </w:rPr>
                <w:t>Cape Alava</w:t>
              </w:r>
            </w:ins>
          </w:p>
        </w:tc>
        <w:tc>
          <w:tcPr>
            <w:tcW w:w="960" w:type="dxa"/>
            <w:noWrap/>
            <w:hideMark/>
            <w:tcPrChange w:id="77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37" w:author="Nick.Tolimieri [2]" w:date="2022-09-09T12:38:00Z"/>
                <w:rFonts w:asciiTheme="minorHAnsi" w:eastAsiaTheme="minorHAnsi" w:hAnsiTheme="minorHAnsi" w:cstheme="minorBidi"/>
                <w:sz w:val="22"/>
                <w:szCs w:val="22"/>
                <w:rPrChange w:id="7738" w:author="Nick.Tolimieri [2]" w:date="2022-09-09T12:38:00Z">
                  <w:rPr>
                    <w:ins w:id="7739" w:author="Nick.Tolimieri [2]" w:date="2022-09-09T12:38:00Z"/>
                    <w:rFonts w:ascii="Calibri" w:hAnsi="Calibri" w:cs="Calibri"/>
                    <w:color w:val="000000"/>
                    <w:sz w:val="22"/>
                    <w:szCs w:val="22"/>
                  </w:rPr>
                </w:rPrChange>
              </w:rPr>
              <w:pPrChange w:id="7740" w:author="Nick.Tolimieri [2]" w:date="2022-09-09T12:38:00Z">
                <w:pPr>
                  <w:jc w:val="right"/>
                </w:pPr>
              </w:pPrChange>
            </w:pPr>
            <w:ins w:id="7741" w:author="Nick.Tolimieri [2]" w:date="2022-09-09T12:38:00Z">
              <w:r w:rsidRPr="001255CF">
                <w:rPr>
                  <w:rFonts w:asciiTheme="minorHAnsi" w:eastAsiaTheme="minorHAnsi" w:hAnsiTheme="minorHAnsi" w:cstheme="minorBidi"/>
                  <w:sz w:val="22"/>
                  <w:szCs w:val="22"/>
                  <w:rPrChange w:id="7742" w:author="Nick.Tolimieri [2]" w:date="2022-09-09T12:38:00Z">
                    <w:rPr>
                      <w:rFonts w:ascii="Calibri" w:hAnsi="Calibri" w:cs="Calibri"/>
                      <w:color w:val="000000"/>
                      <w:sz w:val="22"/>
                      <w:szCs w:val="22"/>
                    </w:rPr>
                  </w:rPrChange>
                </w:rPr>
                <w:t>2005</w:t>
              </w:r>
            </w:ins>
          </w:p>
        </w:tc>
        <w:tc>
          <w:tcPr>
            <w:tcW w:w="960" w:type="dxa"/>
            <w:noWrap/>
            <w:hideMark/>
            <w:tcPrChange w:id="77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44" w:author="Nick.Tolimieri [2]" w:date="2022-09-09T12:38:00Z"/>
                <w:rFonts w:asciiTheme="minorHAnsi" w:eastAsiaTheme="minorHAnsi" w:hAnsiTheme="minorHAnsi" w:cstheme="minorBidi"/>
                <w:sz w:val="22"/>
                <w:szCs w:val="22"/>
                <w:rPrChange w:id="7745" w:author="Nick.Tolimieri [2]" w:date="2022-09-09T12:38:00Z">
                  <w:rPr>
                    <w:ins w:id="7746" w:author="Nick.Tolimieri [2]" w:date="2022-09-09T12:38:00Z"/>
                    <w:rFonts w:ascii="Calibri" w:hAnsi="Calibri" w:cs="Calibri"/>
                    <w:color w:val="000000"/>
                    <w:sz w:val="22"/>
                    <w:szCs w:val="22"/>
                  </w:rPr>
                </w:rPrChange>
              </w:rPr>
              <w:pPrChange w:id="7747" w:author="Nick.Tolimieri [2]" w:date="2022-09-09T12:38:00Z">
                <w:pPr>
                  <w:jc w:val="right"/>
                </w:pPr>
              </w:pPrChange>
            </w:pPr>
            <w:ins w:id="7748" w:author="Nick.Tolimieri [2]" w:date="2022-09-09T12:38:00Z">
              <w:r w:rsidRPr="001255CF">
                <w:rPr>
                  <w:rFonts w:asciiTheme="minorHAnsi" w:eastAsiaTheme="minorHAnsi" w:hAnsiTheme="minorHAnsi" w:cstheme="minorBidi"/>
                  <w:sz w:val="22"/>
                  <w:szCs w:val="22"/>
                  <w:rPrChange w:id="7749" w:author="Nick.Tolimieri [2]" w:date="2022-09-09T12:38:00Z">
                    <w:rPr>
                      <w:rFonts w:ascii="Calibri" w:hAnsi="Calibri" w:cs="Calibri"/>
                      <w:color w:val="000000"/>
                      <w:sz w:val="22"/>
                      <w:szCs w:val="22"/>
                    </w:rPr>
                  </w:rPrChange>
                </w:rPr>
                <w:t>0</w:t>
              </w:r>
            </w:ins>
          </w:p>
        </w:tc>
        <w:tc>
          <w:tcPr>
            <w:tcW w:w="960" w:type="dxa"/>
            <w:noWrap/>
            <w:hideMark/>
            <w:tcPrChange w:id="77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51" w:author="Nick.Tolimieri [2]" w:date="2022-09-09T12:38:00Z"/>
                <w:rFonts w:asciiTheme="minorHAnsi" w:eastAsiaTheme="minorHAnsi" w:hAnsiTheme="minorHAnsi" w:cstheme="minorBidi"/>
                <w:sz w:val="22"/>
                <w:szCs w:val="22"/>
                <w:rPrChange w:id="7752" w:author="Nick.Tolimieri [2]" w:date="2022-09-09T12:38:00Z">
                  <w:rPr>
                    <w:ins w:id="7753" w:author="Nick.Tolimieri [2]" w:date="2022-09-09T12:38:00Z"/>
                    <w:rFonts w:ascii="Calibri" w:hAnsi="Calibri" w:cs="Calibri"/>
                    <w:color w:val="000000"/>
                    <w:sz w:val="22"/>
                    <w:szCs w:val="22"/>
                  </w:rPr>
                </w:rPrChange>
              </w:rPr>
              <w:pPrChange w:id="7754" w:author="Nick.Tolimieri [2]" w:date="2022-09-09T12:38:00Z">
                <w:pPr>
                  <w:jc w:val="right"/>
                </w:pPr>
              </w:pPrChange>
            </w:pPr>
            <w:ins w:id="7755" w:author="Nick.Tolimieri [2]" w:date="2022-09-09T12:38:00Z">
              <w:r w:rsidRPr="001255CF">
                <w:rPr>
                  <w:rFonts w:asciiTheme="minorHAnsi" w:eastAsiaTheme="minorHAnsi" w:hAnsiTheme="minorHAnsi" w:cstheme="minorBidi"/>
                  <w:sz w:val="22"/>
                  <w:szCs w:val="22"/>
                  <w:rPrChange w:id="7756" w:author="Nick.Tolimieri [2]" w:date="2022-09-09T12:38:00Z">
                    <w:rPr>
                      <w:rFonts w:ascii="Calibri" w:hAnsi="Calibri" w:cs="Calibri"/>
                      <w:color w:val="000000"/>
                      <w:sz w:val="22"/>
                      <w:szCs w:val="22"/>
                    </w:rPr>
                  </w:rPrChange>
                </w:rPr>
                <w:t>28</w:t>
              </w:r>
            </w:ins>
          </w:p>
        </w:tc>
        <w:tc>
          <w:tcPr>
            <w:tcW w:w="960" w:type="dxa"/>
            <w:noWrap/>
            <w:hideMark/>
            <w:tcPrChange w:id="77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58" w:author="Nick.Tolimieri [2]" w:date="2022-09-09T12:38:00Z"/>
                <w:rFonts w:asciiTheme="minorHAnsi" w:eastAsiaTheme="minorHAnsi" w:hAnsiTheme="minorHAnsi" w:cstheme="minorBidi"/>
                <w:sz w:val="22"/>
                <w:szCs w:val="22"/>
                <w:rPrChange w:id="7759" w:author="Nick.Tolimieri [2]" w:date="2022-09-09T12:38:00Z">
                  <w:rPr>
                    <w:ins w:id="7760" w:author="Nick.Tolimieri [2]" w:date="2022-09-09T12:38:00Z"/>
                    <w:rFonts w:ascii="Calibri" w:hAnsi="Calibri" w:cs="Calibri"/>
                    <w:color w:val="000000"/>
                    <w:sz w:val="22"/>
                    <w:szCs w:val="22"/>
                  </w:rPr>
                </w:rPrChange>
              </w:rPr>
              <w:pPrChange w:id="7761" w:author="Nick.Tolimieri [2]" w:date="2022-09-09T12:38:00Z">
                <w:pPr>
                  <w:jc w:val="right"/>
                </w:pPr>
              </w:pPrChange>
            </w:pPr>
            <w:ins w:id="7762" w:author="Nick.Tolimieri [2]" w:date="2022-09-09T12:38:00Z">
              <w:r w:rsidRPr="001255CF">
                <w:rPr>
                  <w:rFonts w:asciiTheme="minorHAnsi" w:eastAsiaTheme="minorHAnsi" w:hAnsiTheme="minorHAnsi" w:cstheme="minorBidi"/>
                  <w:sz w:val="22"/>
                  <w:szCs w:val="22"/>
                  <w:rPrChange w:id="7763" w:author="Nick.Tolimieri [2]" w:date="2022-09-09T12:38:00Z">
                    <w:rPr>
                      <w:rFonts w:ascii="Calibri" w:hAnsi="Calibri" w:cs="Calibri"/>
                      <w:color w:val="000000"/>
                      <w:sz w:val="22"/>
                      <w:szCs w:val="22"/>
                    </w:rPr>
                  </w:rPrChange>
                </w:rPr>
                <w:t>1</w:t>
              </w:r>
            </w:ins>
          </w:p>
        </w:tc>
        <w:tc>
          <w:tcPr>
            <w:tcW w:w="960" w:type="dxa"/>
            <w:noWrap/>
            <w:hideMark/>
            <w:tcPrChange w:id="77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65" w:author="Nick.Tolimieri [2]" w:date="2022-09-09T12:38:00Z"/>
                <w:rFonts w:asciiTheme="minorHAnsi" w:eastAsiaTheme="minorHAnsi" w:hAnsiTheme="minorHAnsi" w:cstheme="minorBidi"/>
                <w:sz w:val="22"/>
                <w:szCs w:val="22"/>
                <w:rPrChange w:id="7766" w:author="Nick.Tolimieri [2]" w:date="2022-09-09T12:38:00Z">
                  <w:rPr>
                    <w:ins w:id="7767" w:author="Nick.Tolimieri [2]" w:date="2022-09-09T12:38:00Z"/>
                    <w:rFonts w:ascii="Calibri" w:hAnsi="Calibri" w:cs="Calibri"/>
                    <w:color w:val="000000"/>
                    <w:sz w:val="22"/>
                    <w:szCs w:val="22"/>
                  </w:rPr>
                </w:rPrChange>
              </w:rPr>
              <w:pPrChange w:id="7768" w:author="Nick.Tolimieri [2]" w:date="2022-09-09T12:38:00Z">
                <w:pPr>
                  <w:jc w:val="right"/>
                </w:pPr>
              </w:pPrChange>
            </w:pPr>
            <w:ins w:id="7769" w:author="Nick.Tolimieri [2]" w:date="2022-09-09T12:38:00Z">
              <w:r w:rsidRPr="001255CF">
                <w:rPr>
                  <w:rFonts w:asciiTheme="minorHAnsi" w:eastAsiaTheme="minorHAnsi" w:hAnsiTheme="minorHAnsi" w:cstheme="minorBidi"/>
                  <w:sz w:val="22"/>
                  <w:szCs w:val="22"/>
                  <w:rPrChange w:id="7770" w:author="Nick.Tolimieri [2]" w:date="2022-09-09T12:38:00Z">
                    <w:rPr>
                      <w:rFonts w:ascii="Calibri" w:hAnsi="Calibri" w:cs="Calibri"/>
                      <w:color w:val="000000"/>
                      <w:sz w:val="22"/>
                      <w:szCs w:val="22"/>
                    </w:rPr>
                  </w:rPrChange>
                </w:rPr>
                <w:t>7</w:t>
              </w:r>
            </w:ins>
          </w:p>
        </w:tc>
        <w:tc>
          <w:tcPr>
            <w:tcW w:w="960" w:type="dxa"/>
            <w:noWrap/>
            <w:hideMark/>
            <w:tcPrChange w:id="777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72" w:author="Nick.Tolimieri [2]" w:date="2022-09-09T12:38:00Z"/>
                <w:rFonts w:asciiTheme="minorHAnsi" w:eastAsiaTheme="minorHAnsi" w:hAnsiTheme="minorHAnsi" w:cstheme="minorBidi"/>
                <w:sz w:val="22"/>
                <w:szCs w:val="22"/>
                <w:rPrChange w:id="7773" w:author="Nick.Tolimieri [2]" w:date="2022-09-09T12:38:00Z">
                  <w:rPr>
                    <w:ins w:id="7774" w:author="Nick.Tolimieri [2]" w:date="2022-09-09T12:38:00Z"/>
                    <w:rFonts w:ascii="Calibri" w:hAnsi="Calibri" w:cs="Calibri"/>
                    <w:color w:val="000000"/>
                    <w:sz w:val="22"/>
                    <w:szCs w:val="22"/>
                  </w:rPr>
                </w:rPrChange>
              </w:rPr>
              <w:pPrChange w:id="7775" w:author="Nick.Tolimieri [2]" w:date="2022-09-09T12:38:00Z">
                <w:pPr>
                  <w:jc w:val="right"/>
                </w:pPr>
              </w:pPrChange>
            </w:pPr>
            <w:ins w:id="7776" w:author="Nick.Tolimieri [2]" w:date="2022-09-09T12:38:00Z">
              <w:r w:rsidRPr="001255CF">
                <w:rPr>
                  <w:rFonts w:asciiTheme="minorHAnsi" w:eastAsiaTheme="minorHAnsi" w:hAnsiTheme="minorHAnsi" w:cstheme="minorBidi"/>
                  <w:sz w:val="22"/>
                  <w:szCs w:val="22"/>
                  <w:rPrChange w:id="7777" w:author="Nick.Tolimieri [2]" w:date="2022-09-09T12:38:00Z">
                    <w:rPr>
                      <w:rFonts w:ascii="Calibri" w:hAnsi="Calibri" w:cs="Calibri"/>
                      <w:color w:val="000000"/>
                      <w:sz w:val="22"/>
                      <w:szCs w:val="22"/>
                    </w:rPr>
                  </w:rPrChange>
                </w:rPr>
                <w:t>7</w:t>
              </w:r>
            </w:ins>
          </w:p>
        </w:tc>
        <w:tc>
          <w:tcPr>
            <w:tcW w:w="960" w:type="dxa"/>
            <w:noWrap/>
            <w:hideMark/>
            <w:tcPrChange w:id="777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79" w:author="Nick.Tolimieri [2]" w:date="2022-09-09T12:38:00Z"/>
                <w:rFonts w:asciiTheme="minorHAnsi" w:eastAsiaTheme="minorHAnsi" w:hAnsiTheme="minorHAnsi" w:cstheme="minorBidi"/>
                <w:sz w:val="22"/>
                <w:szCs w:val="22"/>
                <w:rPrChange w:id="7780" w:author="Nick.Tolimieri [2]" w:date="2022-09-09T12:38:00Z">
                  <w:rPr>
                    <w:ins w:id="7781" w:author="Nick.Tolimieri [2]" w:date="2022-09-09T12:38:00Z"/>
                    <w:rFonts w:ascii="Calibri" w:hAnsi="Calibri" w:cs="Calibri"/>
                    <w:color w:val="000000"/>
                    <w:sz w:val="22"/>
                    <w:szCs w:val="22"/>
                  </w:rPr>
                </w:rPrChange>
              </w:rPr>
              <w:pPrChange w:id="7782" w:author="Nick.Tolimieri [2]" w:date="2022-09-09T12:38:00Z">
                <w:pPr>
                  <w:jc w:val="right"/>
                </w:pPr>
              </w:pPrChange>
            </w:pPr>
            <w:ins w:id="7783" w:author="Nick.Tolimieri [2]" w:date="2022-09-09T12:38:00Z">
              <w:r w:rsidRPr="001255CF">
                <w:rPr>
                  <w:rFonts w:asciiTheme="minorHAnsi" w:eastAsiaTheme="minorHAnsi" w:hAnsiTheme="minorHAnsi" w:cstheme="minorBidi"/>
                  <w:sz w:val="22"/>
                  <w:szCs w:val="22"/>
                  <w:rPrChange w:id="7784" w:author="Nick.Tolimieri [2]" w:date="2022-09-09T12:38:00Z">
                    <w:rPr>
                      <w:rFonts w:ascii="Calibri" w:hAnsi="Calibri" w:cs="Calibri"/>
                      <w:color w:val="000000"/>
                      <w:sz w:val="22"/>
                      <w:szCs w:val="22"/>
                    </w:rPr>
                  </w:rPrChange>
                </w:rPr>
                <w:t>7</w:t>
              </w:r>
            </w:ins>
          </w:p>
        </w:tc>
        <w:tc>
          <w:tcPr>
            <w:tcW w:w="960" w:type="dxa"/>
            <w:noWrap/>
            <w:hideMark/>
            <w:tcPrChange w:id="778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86" w:author="Nick.Tolimieri [2]" w:date="2022-09-09T12:38:00Z"/>
                <w:rFonts w:asciiTheme="minorHAnsi" w:eastAsiaTheme="minorHAnsi" w:hAnsiTheme="minorHAnsi" w:cstheme="minorBidi"/>
                <w:sz w:val="22"/>
                <w:szCs w:val="22"/>
                <w:rPrChange w:id="7787" w:author="Nick.Tolimieri [2]" w:date="2022-09-09T12:38:00Z">
                  <w:rPr>
                    <w:ins w:id="7788" w:author="Nick.Tolimieri [2]" w:date="2022-09-09T12:38:00Z"/>
                    <w:rFonts w:ascii="Calibri" w:hAnsi="Calibri" w:cs="Calibri"/>
                    <w:color w:val="000000"/>
                    <w:sz w:val="22"/>
                    <w:szCs w:val="22"/>
                  </w:rPr>
                </w:rPrChange>
              </w:rPr>
              <w:pPrChange w:id="7789" w:author="Nick.Tolimieri [2]" w:date="2022-09-09T12:38:00Z">
                <w:pPr>
                  <w:jc w:val="right"/>
                </w:pPr>
              </w:pPrChange>
            </w:pPr>
            <w:ins w:id="7790" w:author="Nick.Tolimieri [2]" w:date="2022-09-09T12:38:00Z">
              <w:r w:rsidRPr="001255CF">
                <w:rPr>
                  <w:rFonts w:asciiTheme="minorHAnsi" w:eastAsiaTheme="minorHAnsi" w:hAnsiTheme="minorHAnsi" w:cstheme="minorBidi"/>
                  <w:sz w:val="22"/>
                  <w:szCs w:val="22"/>
                  <w:rPrChange w:id="7791" w:author="Nick.Tolimieri [2]" w:date="2022-09-09T12:38:00Z">
                    <w:rPr>
                      <w:rFonts w:ascii="Calibri" w:hAnsi="Calibri" w:cs="Calibri"/>
                      <w:color w:val="000000"/>
                      <w:sz w:val="22"/>
                      <w:szCs w:val="22"/>
                    </w:rPr>
                  </w:rPrChange>
                </w:rPr>
                <w:t>1.85</w:t>
              </w:r>
            </w:ins>
          </w:p>
        </w:tc>
        <w:tc>
          <w:tcPr>
            <w:tcW w:w="960" w:type="dxa"/>
            <w:noWrap/>
            <w:hideMark/>
            <w:tcPrChange w:id="779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793" w:author="Nick.Tolimieri [2]" w:date="2022-09-09T12:38:00Z"/>
                <w:rFonts w:asciiTheme="minorHAnsi" w:eastAsiaTheme="minorHAnsi" w:hAnsiTheme="minorHAnsi" w:cstheme="minorBidi"/>
                <w:sz w:val="22"/>
                <w:szCs w:val="22"/>
                <w:rPrChange w:id="7794" w:author="Nick.Tolimieri [2]" w:date="2022-09-09T12:38:00Z">
                  <w:rPr>
                    <w:ins w:id="7795" w:author="Nick.Tolimieri [2]" w:date="2022-09-09T12:38:00Z"/>
                    <w:rFonts w:ascii="Calibri" w:hAnsi="Calibri" w:cs="Calibri"/>
                    <w:color w:val="000000"/>
                    <w:sz w:val="22"/>
                    <w:szCs w:val="22"/>
                  </w:rPr>
                </w:rPrChange>
              </w:rPr>
              <w:pPrChange w:id="7796" w:author="Nick.Tolimieri [2]" w:date="2022-09-09T12:38:00Z">
                <w:pPr>
                  <w:jc w:val="right"/>
                </w:pPr>
              </w:pPrChange>
            </w:pPr>
            <w:ins w:id="7797" w:author="Nick.Tolimieri [2]" w:date="2022-09-09T12:38:00Z">
              <w:r w:rsidRPr="001255CF">
                <w:rPr>
                  <w:rFonts w:asciiTheme="minorHAnsi" w:eastAsiaTheme="minorHAnsi" w:hAnsiTheme="minorHAnsi" w:cstheme="minorBidi"/>
                  <w:sz w:val="22"/>
                  <w:szCs w:val="22"/>
                  <w:rPrChange w:id="7798" w:author="Nick.Tolimieri [2]" w:date="2022-09-09T12:38:00Z">
                    <w:rPr>
                      <w:rFonts w:ascii="Calibri" w:hAnsi="Calibri" w:cs="Calibri"/>
                      <w:color w:val="000000"/>
                      <w:sz w:val="22"/>
                      <w:szCs w:val="22"/>
                    </w:rPr>
                  </w:rPrChange>
                </w:rPr>
                <w:t>0.11</w:t>
              </w:r>
            </w:ins>
          </w:p>
        </w:tc>
      </w:tr>
      <w:tr w:rsidR="001255CF" w:rsidRPr="001255CF" w:rsidTr="001255CF">
        <w:trPr>
          <w:divId w:val="1429738465"/>
          <w:trHeight w:val="300"/>
          <w:ins w:id="7799" w:author="Nick.Tolimieri [2]" w:date="2022-09-09T12:38:00Z"/>
          <w:trPrChange w:id="7800" w:author="Nick.Tolimieri [2]" w:date="2022-09-09T12:38:00Z">
            <w:trPr>
              <w:divId w:val="1429738465"/>
              <w:trHeight w:val="300"/>
            </w:trPr>
          </w:trPrChange>
        </w:trPr>
        <w:tc>
          <w:tcPr>
            <w:tcW w:w="960" w:type="dxa"/>
            <w:noWrap/>
            <w:hideMark/>
            <w:tcPrChange w:id="78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02" w:author="Nick.Tolimieri [2]" w:date="2022-09-09T12:38:00Z"/>
                <w:rFonts w:asciiTheme="minorHAnsi" w:eastAsiaTheme="minorHAnsi" w:hAnsiTheme="minorHAnsi" w:cstheme="minorBidi"/>
                <w:sz w:val="22"/>
                <w:szCs w:val="22"/>
                <w:rPrChange w:id="7803" w:author="Nick.Tolimieri [2]" w:date="2022-09-09T12:38:00Z">
                  <w:rPr>
                    <w:ins w:id="7804" w:author="Nick.Tolimieri [2]" w:date="2022-09-09T12:38:00Z"/>
                    <w:rFonts w:ascii="Calibri" w:hAnsi="Calibri" w:cs="Calibri"/>
                    <w:color w:val="000000"/>
                    <w:sz w:val="22"/>
                    <w:szCs w:val="22"/>
                  </w:rPr>
                </w:rPrChange>
              </w:rPr>
              <w:pPrChange w:id="7805" w:author="Nick.Tolimieri [2]" w:date="2022-09-09T12:38:00Z">
                <w:pPr/>
              </w:pPrChange>
            </w:pPr>
            <w:ins w:id="7806" w:author="Nick.Tolimieri [2]" w:date="2022-09-09T12:38:00Z">
              <w:r w:rsidRPr="001255CF">
                <w:rPr>
                  <w:rFonts w:asciiTheme="minorHAnsi" w:eastAsiaTheme="minorHAnsi" w:hAnsiTheme="minorHAnsi" w:cstheme="minorBidi"/>
                  <w:sz w:val="22"/>
                  <w:szCs w:val="22"/>
                  <w:rPrChange w:id="7807" w:author="Nick.Tolimieri [2]" w:date="2022-09-09T12:38:00Z">
                    <w:rPr>
                      <w:rFonts w:ascii="Calibri" w:hAnsi="Calibri" w:cs="Calibri"/>
                      <w:color w:val="000000"/>
                      <w:sz w:val="22"/>
                      <w:szCs w:val="22"/>
                    </w:rPr>
                  </w:rPrChange>
                </w:rPr>
                <w:t>Cape Alava</w:t>
              </w:r>
            </w:ins>
          </w:p>
        </w:tc>
        <w:tc>
          <w:tcPr>
            <w:tcW w:w="960" w:type="dxa"/>
            <w:noWrap/>
            <w:hideMark/>
            <w:tcPrChange w:id="78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09" w:author="Nick.Tolimieri [2]" w:date="2022-09-09T12:38:00Z"/>
                <w:rFonts w:asciiTheme="minorHAnsi" w:eastAsiaTheme="minorHAnsi" w:hAnsiTheme="minorHAnsi" w:cstheme="minorBidi"/>
                <w:sz w:val="22"/>
                <w:szCs w:val="22"/>
                <w:rPrChange w:id="7810" w:author="Nick.Tolimieri [2]" w:date="2022-09-09T12:38:00Z">
                  <w:rPr>
                    <w:ins w:id="7811" w:author="Nick.Tolimieri [2]" w:date="2022-09-09T12:38:00Z"/>
                    <w:rFonts w:ascii="Calibri" w:hAnsi="Calibri" w:cs="Calibri"/>
                    <w:color w:val="000000"/>
                    <w:sz w:val="22"/>
                    <w:szCs w:val="22"/>
                  </w:rPr>
                </w:rPrChange>
              </w:rPr>
              <w:pPrChange w:id="7812" w:author="Nick.Tolimieri [2]" w:date="2022-09-09T12:38:00Z">
                <w:pPr>
                  <w:jc w:val="right"/>
                </w:pPr>
              </w:pPrChange>
            </w:pPr>
            <w:ins w:id="7813" w:author="Nick.Tolimieri [2]" w:date="2022-09-09T12:38:00Z">
              <w:r w:rsidRPr="001255CF">
                <w:rPr>
                  <w:rFonts w:asciiTheme="minorHAnsi" w:eastAsiaTheme="minorHAnsi" w:hAnsiTheme="minorHAnsi" w:cstheme="minorBidi"/>
                  <w:sz w:val="22"/>
                  <w:szCs w:val="22"/>
                  <w:rPrChange w:id="7814" w:author="Nick.Tolimieri [2]" w:date="2022-09-09T12:38:00Z">
                    <w:rPr>
                      <w:rFonts w:ascii="Calibri" w:hAnsi="Calibri" w:cs="Calibri"/>
                      <w:color w:val="000000"/>
                      <w:sz w:val="22"/>
                      <w:szCs w:val="22"/>
                    </w:rPr>
                  </w:rPrChange>
                </w:rPr>
                <w:t>2006</w:t>
              </w:r>
            </w:ins>
          </w:p>
        </w:tc>
        <w:tc>
          <w:tcPr>
            <w:tcW w:w="960" w:type="dxa"/>
            <w:noWrap/>
            <w:hideMark/>
            <w:tcPrChange w:id="78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16" w:author="Nick.Tolimieri [2]" w:date="2022-09-09T12:38:00Z"/>
                <w:rFonts w:asciiTheme="minorHAnsi" w:eastAsiaTheme="minorHAnsi" w:hAnsiTheme="minorHAnsi" w:cstheme="minorBidi"/>
                <w:sz w:val="22"/>
                <w:szCs w:val="22"/>
                <w:rPrChange w:id="7817" w:author="Nick.Tolimieri [2]" w:date="2022-09-09T12:38:00Z">
                  <w:rPr>
                    <w:ins w:id="7818" w:author="Nick.Tolimieri [2]" w:date="2022-09-09T12:38:00Z"/>
                    <w:rFonts w:ascii="Calibri" w:hAnsi="Calibri" w:cs="Calibri"/>
                    <w:color w:val="000000"/>
                    <w:sz w:val="22"/>
                    <w:szCs w:val="22"/>
                  </w:rPr>
                </w:rPrChange>
              </w:rPr>
              <w:pPrChange w:id="7819" w:author="Nick.Tolimieri [2]" w:date="2022-09-09T12:38:00Z">
                <w:pPr>
                  <w:jc w:val="right"/>
                </w:pPr>
              </w:pPrChange>
            </w:pPr>
            <w:ins w:id="7820" w:author="Nick.Tolimieri [2]" w:date="2022-09-09T12:38:00Z">
              <w:r w:rsidRPr="001255CF">
                <w:rPr>
                  <w:rFonts w:asciiTheme="minorHAnsi" w:eastAsiaTheme="minorHAnsi" w:hAnsiTheme="minorHAnsi" w:cstheme="minorBidi"/>
                  <w:sz w:val="22"/>
                  <w:szCs w:val="22"/>
                  <w:rPrChange w:id="7821" w:author="Nick.Tolimieri [2]" w:date="2022-09-09T12:38:00Z">
                    <w:rPr>
                      <w:rFonts w:ascii="Calibri" w:hAnsi="Calibri" w:cs="Calibri"/>
                      <w:color w:val="000000"/>
                      <w:sz w:val="22"/>
                      <w:szCs w:val="22"/>
                    </w:rPr>
                  </w:rPrChange>
                </w:rPr>
                <w:t>0</w:t>
              </w:r>
            </w:ins>
          </w:p>
        </w:tc>
        <w:tc>
          <w:tcPr>
            <w:tcW w:w="960" w:type="dxa"/>
            <w:noWrap/>
            <w:hideMark/>
            <w:tcPrChange w:id="78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23" w:author="Nick.Tolimieri [2]" w:date="2022-09-09T12:38:00Z"/>
                <w:rFonts w:asciiTheme="minorHAnsi" w:eastAsiaTheme="minorHAnsi" w:hAnsiTheme="minorHAnsi" w:cstheme="minorBidi"/>
                <w:sz w:val="22"/>
                <w:szCs w:val="22"/>
                <w:rPrChange w:id="7824" w:author="Nick.Tolimieri [2]" w:date="2022-09-09T12:38:00Z">
                  <w:rPr>
                    <w:ins w:id="7825" w:author="Nick.Tolimieri [2]" w:date="2022-09-09T12:38:00Z"/>
                    <w:rFonts w:ascii="Calibri" w:hAnsi="Calibri" w:cs="Calibri"/>
                    <w:color w:val="000000"/>
                    <w:sz w:val="22"/>
                    <w:szCs w:val="22"/>
                  </w:rPr>
                </w:rPrChange>
              </w:rPr>
              <w:pPrChange w:id="7826" w:author="Nick.Tolimieri [2]" w:date="2022-09-09T12:38:00Z">
                <w:pPr>
                  <w:jc w:val="right"/>
                </w:pPr>
              </w:pPrChange>
            </w:pPr>
            <w:ins w:id="7827" w:author="Nick.Tolimieri [2]" w:date="2022-09-09T12:38:00Z">
              <w:r w:rsidRPr="001255CF">
                <w:rPr>
                  <w:rFonts w:asciiTheme="minorHAnsi" w:eastAsiaTheme="minorHAnsi" w:hAnsiTheme="minorHAnsi" w:cstheme="minorBidi"/>
                  <w:sz w:val="22"/>
                  <w:szCs w:val="22"/>
                  <w:rPrChange w:id="7828" w:author="Nick.Tolimieri [2]" w:date="2022-09-09T12:38:00Z">
                    <w:rPr>
                      <w:rFonts w:ascii="Calibri" w:hAnsi="Calibri" w:cs="Calibri"/>
                      <w:color w:val="000000"/>
                      <w:sz w:val="22"/>
                      <w:szCs w:val="22"/>
                    </w:rPr>
                  </w:rPrChange>
                </w:rPr>
                <w:t>16</w:t>
              </w:r>
            </w:ins>
          </w:p>
        </w:tc>
        <w:tc>
          <w:tcPr>
            <w:tcW w:w="960" w:type="dxa"/>
            <w:noWrap/>
            <w:hideMark/>
            <w:tcPrChange w:id="78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30" w:author="Nick.Tolimieri [2]" w:date="2022-09-09T12:38:00Z"/>
                <w:rFonts w:asciiTheme="minorHAnsi" w:eastAsiaTheme="minorHAnsi" w:hAnsiTheme="minorHAnsi" w:cstheme="minorBidi"/>
                <w:sz w:val="22"/>
                <w:szCs w:val="22"/>
                <w:rPrChange w:id="7831" w:author="Nick.Tolimieri [2]" w:date="2022-09-09T12:38:00Z">
                  <w:rPr>
                    <w:ins w:id="7832" w:author="Nick.Tolimieri [2]" w:date="2022-09-09T12:38:00Z"/>
                    <w:rFonts w:ascii="Calibri" w:hAnsi="Calibri" w:cs="Calibri"/>
                    <w:color w:val="000000"/>
                    <w:sz w:val="22"/>
                    <w:szCs w:val="22"/>
                  </w:rPr>
                </w:rPrChange>
              </w:rPr>
              <w:pPrChange w:id="7833" w:author="Nick.Tolimieri [2]" w:date="2022-09-09T12:38:00Z">
                <w:pPr>
                  <w:jc w:val="right"/>
                </w:pPr>
              </w:pPrChange>
            </w:pPr>
            <w:ins w:id="7834" w:author="Nick.Tolimieri [2]" w:date="2022-09-09T12:38:00Z">
              <w:r w:rsidRPr="001255CF">
                <w:rPr>
                  <w:rFonts w:asciiTheme="minorHAnsi" w:eastAsiaTheme="minorHAnsi" w:hAnsiTheme="minorHAnsi" w:cstheme="minorBidi"/>
                  <w:sz w:val="22"/>
                  <w:szCs w:val="22"/>
                  <w:rPrChange w:id="7835" w:author="Nick.Tolimieri [2]" w:date="2022-09-09T12:38:00Z">
                    <w:rPr>
                      <w:rFonts w:ascii="Calibri" w:hAnsi="Calibri" w:cs="Calibri"/>
                      <w:color w:val="000000"/>
                      <w:sz w:val="22"/>
                      <w:szCs w:val="22"/>
                    </w:rPr>
                  </w:rPrChange>
                </w:rPr>
                <w:t>1</w:t>
              </w:r>
            </w:ins>
          </w:p>
        </w:tc>
        <w:tc>
          <w:tcPr>
            <w:tcW w:w="960" w:type="dxa"/>
            <w:noWrap/>
            <w:hideMark/>
            <w:tcPrChange w:id="78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37" w:author="Nick.Tolimieri [2]" w:date="2022-09-09T12:38:00Z"/>
                <w:rFonts w:asciiTheme="minorHAnsi" w:eastAsiaTheme="minorHAnsi" w:hAnsiTheme="minorHAnsi" w:cstheme="minorBidi"/>
                <w:sz w:val="22"/>
                <w:szCs w:val="22"/>
                <w:rPrChange w:id="7838" w:author="Nick.Tolimieri [2]" w:date="2022-09-09T12:38:00Z">
                  <w:rPr>
                    <w:ins w:id="7839" w:author="Nick.Tolimieri [2]" w:date="2022-09-09T12:38:00Z"/>
                    <w:rFonts w:ascii="Calibri" w:hAnsi="Calibri" w:cs="Calibri"/>
                    <w:color w:val="000000"/>
                    <w:sz w:val="22"/>
                    <w:szCs w:val="22"/>
                  </w:rPr>
                </w:rPrChange>
              </w:rPr>
              <w:pPrChange w:id="7840" w:author="Nick.Tolimieri [2]" w:date="2022-09-09T12:38:00Z">
                <w:pPr>
                  <w:jc w:val="right"/>
                </w:pPr>
              </w:pPrChange>
            </w:pPr>
            <w:ins w:id="7841" w:author="Nick.Tolimieri [2]" w:date="2022-09-09T12:38:00Z">
              <w:r w:rsidRPr="001255CF">
                <w:rPr>
                  <w:rFonts w:asciiTheme="minorHAnsi" w:eastAsiaTheme="minorHAnsi" w:hAnsiTheme="minorHAnsi" w:cstheme="minorBidi"/>
                  <w:sz w:val="22"/>
                  <w:szCs w:val="22"/>
                  <w:rPrChange w:id="7842" w:author="Nick.Tolimieri [2]" w:date="2022-09-09T12:38:00Z">
                    <w:rPr>
                      <w:rFonts w:ascii="Calibri" w:hAnsi="Calibri" w:cs="Calibri"/>
                      <w:color w:val="000000"/>
                      <w:sz w:val="22"/>
                      <w:szCs w:val="22"/>
                    </w:rPr>
                  </w:rPrChange>
                </w:rPr>
                <w:t>5</w:t>
              </w:r>
            </w:ins>
          </w:p>
        </w:tc>
        <w:tc>
          <w:tcPr>
            <w:tcW w:w="960" w:type="dxa"/>
            <w:noWrap/>
            <w:hideMark/>
            <w:tcPrChange w:id="784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44" w:author="Nick.Tolimieri [2]" w:date="2022-09-09T12:38:00Z"/>
                <w:rFonts w:asciiTheme="minorHAnsi" w:eastAsiaTheme="minorHAnsi" w:hAnsiTheme="minorHAnsi" w:cstheme="minorBidi"/>
                <w:sz w:val="22"/>
                <w:szCs w:val="22"/>
                <w:rPrChange w:id="7845" w:author="Nick.Tolimieri [2]" w:date="2022-09-09T12:38:00Z">
                  <w:rPr>
                    <w:ins w:id="7846" w:author="Nick.Tolimieri [2]" w:date="2022-09-09T12:38:00Z"/>
                    <w:rFonts w:ascii="Calibri" w:hAnsi="Calibri" w:cs="Calibri"/>
                    <w:color w:val="000000"/>
                    <w:sz w:val="22"/>
                    <w:szCs w:val="22"/>
                  </w:rPr>
                </w:rPrChange>
              </w:rPr>
              <w:pPrChange w:id="7847" w:author="Nick.Tolimieri [2]" w:date="2022-09-09T12:38:00Z">
                <w:pPr>
                  <w:jc w:val="right"/>
                </w:pPr>
              </w:pPrChange>
            </w:pPr>
            <w:ins w:id="7848" w:author="Nick.Tolimieri [2]" w:date="2022-09-09T12:38:00Z">
              <w:r w:rsidRPr="001255CF">
                <w:rPr>
                  <w:rFonts w:asciiTheme="minorHAnsi" w:eastAsiaTheme="minorHAnsi" w:hAnsiTheme="minorHAnsi" w:cstheme="minorBidi"/>
                  <w:sz w:val="22"/>
                  <w:szCs w:val="22"/>
                  <w:rPrChange w:id="7849" w:author="Nick.Tolimieri [2]" w:date="2022-09-09T12:38:00Z">
                    <w:rPr>
                      <w:rFonts w:ascii="Calibri" w:hAnsi="Calibri" w:cs="Calibri"/>
                      <w:color w:val="000000"/>
                      <w:sz w:val="22"/>
                      <w:szCs w:val="22"/>
                    </w:rPr>
                  </w:rPrChange>
                </w:rPr>
                <w:t>5</w:t>
              </w:r>
            </w:ins>
          </w:p>
        </w:tc>
        <w:tc>
          <w:tcPr>
            <w:tcW w:w="960" w:type="dxa"/>
            <w:noWrap/>
            <w:hideMark/>
            <w:tcPrChange w:id="785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51" w:author="Nick.Tolimieri [2]" w:date="2022-09-09T12:38:00Z"/>
                <w:rFonts w:asciiTheme="minorHAnsi" w:eastAsiaTheme="minorHAnsi" w:hAnsiTheme="minorHAnsi" w:cstheme="minorBidi"/>
                <w:sz w:val="22"/>
                <w:szCs w:val="22"/>
                <w:rPrChange w:id="7852" w:author="Nick.Tolimieri [2]" w:date="2022-09-09T12:38:00Z">
                  <w:rPr>
                    <w:ins w:id="7853" w:author="Nick.Tolimieri [2]" w:date="2022-09-09T12:38:00Z"/>
                    <w:rFonts w:ascii="Calibri" w:hAnsi="Calibri" w:cs="Calibri"/>
                    <w:color w:val="000000"/>
                    <w:sz w:val="22"/>
                    <w:szCs w:val="22"/>
                  </w:rPr>
                </w:rPrChange>
              </w:rPr>
              <w:pPrChange w:id="7854" w:author="Nick.Tolimieri [2]" w:date="2022-09-09T12:38:00Z">
                <w:pPr>
                  <w:jc w:val="right"/>
                </w:pPr>
              </w:pPrChange>
            </w:pPr>
            <w:ins w:id="7855" w:author="Nick.Tolimieri [2]" w:date="2022-09-09T12:38:00Z">
              <w:r w:rsidRPr="001255CF">
                <w:rPr>
                  <w:rFonts w:asciiTheme="minorHAnsi" w:eastAsiaTheme="minorHAnsi" w:hAnsiTheme="minorHAnsi" w:cstheme="minorBidi"/>
                  <w:sz w:val="22"/>
                  <w:szCs w:val="22"/>
                  <w:rPrChange w:id="7856" w:author="Nick.Tolimieri [2]" w:date="2022-09-09T12:38:00Z">
                    <w:rPr>
                      <w:rFonts w:ascii="Calibri" w:hAnsi="Calibri" w:cs="Calibri"/>
                      <w:color w:val="000000"/>
                      <w:sz w:val="22"/>
                      <w:szCs w:val="22"/>
                    </w:rPr>
                  </w:rPrChange>
                </w:rPr>
                <w:t>5</w:t>
              </w:r>
            </w:ins>
          </w:p>
        </w:tc>
        <w:tc>
          <w:tcPr>
            <w:tcW w:w="960" w:type="dxa"/>
            <w:noWrap/>
            <w:hideMark/>
            <w:tcPrChange w:id="785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58" w:author="Nick.Tolimieri [2]" w:date="2022-09-09T12:38:00Z"/>
                <w:rFonts w:asciiTheme="minorHAnsi" w:eastAsiaTheme="minorHAnsi" w:hAnsiTheme="minorHAnsi" w:cstheme="minorBidi"/>
                <w:sz w:val="22"/>
                <w:szCs w:val="22"/>
                <w:rPrChange w:id="7859" w:author="Nick.Tolimieri [2]" w:date="2022-09-09T12:38:00Z">
                  <w:rPr>
                    <w:ins w:id="7860" w:author="Nick.Tolimieri [2]" w:date="2022-09-09T12:38:00Z"/>
                    <w:rFonts w:ascii="Calibri" w:hAnsi="Calibri" w:cs="Calibri"/>
                    <w:color w:val="000000"/>
                    <w:sz w:val="22"/>
                    <w:szCs w:val="22"/>
                  </w:rPr>
                </w:rPrChange>
              </w:rPr>
              <w:pPrChange w:id="7861" w:author="Nick.Tolimieri [2]" w:date="2022-09-09T12:38:00Z">
                <w:pPr>
                  <w:jc w:val="right"/>
                </w:pPr>
              </w:pPrChange>
            </w:pPr>
            <w:ins w:id="7862" w:author="Nick.Tolimieri [2]" w:date="2022-09-09T12:38:00Z">
              <w:r w:rsidRPr="001255CF">
                <w:rPr>
                  <w:rFonts w:asciiTheme="minorHAnsi" w:eastAsiaTheme="minorHAnsi" w:hAnsiTheme="minorHAnsi" w:cstheme="minorBidi"/>
                  <w:sz w:val="22"/>
                  <w:szCs w:val="22"/>
                  <w:rPrChange w:id="7863" w:author="Nick.Tolimieri [2]" w:date="2022-09-09T12:38:00Z">
                    <w:rPr>
                      <w:rFonts w:ascii="Calibri" w:hAnsi="Calibri" w:cs="Calibri"/>
                      <w:color w:val="000000"/>
                      <w:sz w:val="22"/>
                      <w:szCs w:val="22"/>
                    </w:rPr>
                  </w:rPrChange>
                </w:rPr>
                <w:t>1.57</w:t>
              </w:r>
            </w:ins>
          </w:p>
        </w:tc>
        <w:tc>
          <w:tcPr>
            <w:tcW w:w="960" w:type="dxa"/>
            <w:noWrap/>
            <w:hideMark/>
            <w:tcPrChange w:id="786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65" w:author="Nick.Tolimieri [2]" w:date="2022-09-09T12:38:00Z"/>
                <w:rFonts w:asciiTheme="minorHAnsi" w:eastAsiaTheme="minorHAnsi" w:hAnsiTheme="minorHAnsi" w:cstheme="minorBidi"/>
                <w:sz w:val="22"/>
                <w:szCs w:val="22"/>
                <w:rPrChange w:id="7866" w:author="Nick.Tolimieri [2]" w:date="2022-09-09T12:38:00Z">
                  <w:rPr>
                    <w:ins w:id="7867" w:author="Nick.Tolimieri [2]" w:date="2022-09-09T12:38:00Z"/>
                    <w:rFonts w:ascii="Calibri" w:hAnsi="Calibri" w:cs="Calibri"/>
                    <w:color w:val="000000"/>
                    <w:sz w:val="22"/>
                    <w:szCs w:val="22"/>
                  </w:rPr>
                </w:rPrChange>
              </w:rPr>
              <w:pPrChange w:id="7868" w:author="Nick.Tolimieri [2]" w:date="2022-09-09T12:38:00Z">
                <w:pPr>
                  <w:jc w:val="right"/>
                </w:pPr>
              </w:pPrChange>
            </w:pPr>
            <w:ins w:id="7869" w:author="Nick.Tolimieri [2]" w:date="2022-09-09T12:38:00Z">
              <w:r w:rsidRPr="001255CF">
                <w:rPr>
                  <w:rFonts w:asciiTheme="minorHAnsi" w:eastAsiaTheme="minorHAnsi" w:hAnsiTheme="minorHAnsi" w:cstheme="minorBidi"/>
                  <w:sz w:val="22"/>
                  <w:szCs w:val="22"/>
                  <w:rPrChange w:id="7870" w:author="Nick.Tolimieri [2]" w:date="2022-09-09T12:38:00Z">
                    <w:rPr>
                      <w:rFonts w:ascii="Calibri" w:hAnsi="Calibri" w:cs="Calibri"/>
                      <w:color w:val="000000"/>
                      <w:sz w:val="22"/>
                      <w:szCs w:val="22"/>
                    </w:rPr>
                  </w:rPrChange>
                </w:rPr>
                <w:t>0.15</w:t>
              </w:r>
            </w:ins>
          </w:p>
        </w:tc>
      </w:tr>
      <w:tr w:rsidR="001255CF" w:rsidRPr="001255CF" w:rsidTr="001255CF">
        <w:trPr>
          <w:divId w:val="1429738465"/>
          <w:trHeight w:val="300"/>
          <w:ins w:id="7871" w:author="Nick.Tolimieri [2]" w:date="2022-09-09T12:38:00Z"/>
          <w:trPrChange w:id="7872" w:author="Nick.Tolimieri [2]" w:date="2022-09-09T12:38:00Z">
            <w:trPr>
              <w:divId w:val="1429738465"/>
              <w:trHeight w:val="300"/>
            </w:trPr>
          </w:trPrChange>
        </w:trPr>
        <w:tc>
          <w:tcPr>
            <w:tcW w:w="960" w:type="dxa"/>
            <w:noWrap/>
            <w:hideMark/>
            <w:tcPrChange w:id="78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74" w:author="Nick.Tolimieri [2]" w:date="2022-09-09T12:38:00Z"/>
                <w:rFonts w:asciiTheme="minorHAnsi" w:eastAsiaTheme="minorHAnsi" w:hAnsiTheme="minorHAnsi" w:cstheme="minorBidi"/>
                <w:sz w:val="22"/>
                <w:szCs w:val="22"/>
                <w:rPrChange w:id="7875" w:author="Nick.Tolimieri [2]" w:date="2022-09-09T12:38:00Z">
                  <w:rPr>
                    <w:ins w:id="7876" w:author="Nick.Tolimieri [2]" w:date="2022-09-09T12:38:00Z"/>
                    <w:rFonts w:ascii="Calibri" w:hAnsi="Calibri" w:cs="Calibri"/>
                    <w:color w:val="000000"/>
                    <w:sz w:val="22"/>
                    <w:szCs w:val="22"/>
                  </w:rPr>
                </w:rPrChange>
              </w:rPr>
              <w:pPrChange w:id="7877" w:author="Nick.Tolimieri [2]" w:date="2022-09-09T12:38:00Z">
                <w:pPr/>
              </w:pPrChange>
            </w:pPr>
            <w:ins w:id="7878" w:author="Nick.Tolimieri [2]" w:date="2022-09-09T12:38:00Z">
              <w:r w:rsidRPr="001255CF">
                <w:rPr>
                  <w:rFonts w:asciiTheme="minorHAnsi" w:eastAsiaTheme="minorHAnsi" w:hAnsiTheme="minorHAnsi" w:cstheme="minorBidi"/>
                  <w:sz w:val="22"/>
                  <w:szCs w:val="22"/>
                  <w:rPrChange w:id="7879" w:author="Nick.Tolimieri [2]" w:date="2022-09-09T12:38:00Z">
                    <w:rPr>
                      <w:rFonts w:ascii="Calibri" w:hAnsi="Calibri" w:cs="Calibri"/>
                      <w:color w:val="000000"/>
                      <w:sz w:val="22"/>
                      <w:szCs w:val="22"/>
                    </w:rPr>
                  </w:rPrChange>
                </w:rPr>
                <w:t>Cape Alava</w:t>
              </w:r>
            </w:ins>
          </w:p>
        </w:tc>
        <w:tc>
          <w:tcPr>
            <w:tcW w:w="960" w:type="dxa"/>
            <w:noWrap/>
            <w:hideMark/>
            <w:tcPrChange w:id="78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81" w:author="Nick.Tolimieri [2]" w:date="2022-09-09T12:38:00Z"/>
                <w:rFonts w:asciiTheme="minorHAnsi" w:eastAsiaTheme="minorHAnsi" w:hAnsiTheme="minorHAnsi" w:cstheme="minorBidi"/>
                <w:sz w:val="22"/>
                <w:szCs w:val="22"/>
                <w:rPrChange w:id="7882" w:author="Nick.Tolimieri [2]" w:date="2022-09-09T12:38:00Z">
                  <w:rPr>
                    <w:ins w:id="7883" w:author="Nick.Tolimieri [2]" w:date="2022-09-09T12:38:00Z"/>
                    <w:rFonts w:ascii="Calibri" w:hAnsi="Calibri" w:cs="Calibri"/>
                    <w:color w:val="000000"/>
                    <w:sz w:val="22"/>
                    <w:szCs w:val="22"/>
                  </w:rPr>
                </w:rPrChange>
              </w:rPr>
              <w:pPrChange w:id="7884" w:author="Nick.Tolimieri [2]" w:date="2022-09-09T12:38:00Z">
                <w:pPr>
                  <w:jc w:val="right"/>
                </w:pPr>
              </w:pPrChange>
            </w:pPr>
            <w:ins w:id="7885" w:author="Nick.Tolimieri [2]" w:date="2022-09-09T12:38:00Z">
              <w:r w:rsidRPr="001255CF">
                <w:rPr>
                  <w:rFonts w:asciiTheme="minorHAnsi" w:eastAsiaTheme="minorHAnsi" w:hAnsiTheme="minorHAnsi" w:cstheme="minorBidi"/>
                  <w:sz w:val="22"/>
                  <w:szCs w:val="22"/>
                  <w:rPrChange w:id="7886" w:author="Nick.Tolimieri [2]" w:date="2022-09-09T12:38:00Z">
                    <w:rPr>
                      <w:rFonts w:ascii="Calibri" w:hAnsi="Calibri" w:cs="Calibri"/>
                      <w:color w:val="000000"/>
                      <w:sz w:val="22"/>
                      <w:szCs w:val="22"/>
                    </w:rPr>
                  </w:rPrChange>
                </w:rPr>
                <w:t>2007</w:t>
              </w:r>
            </w:ins>
          </w:p>
        </w:tc>
        <w:tc>
          <w:tcPr>
            <w:tcW w:w="960" w:type="dxa"/>
            <w:noWrap/>
            <w:hideMark/>
            <w:tcPrChange w:id="78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88" w:author="Nick.Tolimieri [2]" w:date="2022-09-09T12:38:00Z"/>
                <w:rFonts w:asciiTheme="minorHAnsi" w:eastAsiaTheme="minorHAnsi" w:hAnsiTheme="minorHAnsi" w:cstheme="minorBidi"/>
                <w:sz w:val="22"/>
                <w:szCs w:val="22"/>
                <w:rPrChange w:id="7889" w:author="Nick.Tolimieri [2]" w:date="2022-09-09T12:38:00Z">
                  <w:rPr>
                    <w:ins w:id="7890" w:author="Nick.Tolimieri [2]" w:date="2022-09-09T12:38:00Z"/>
                    <w:rFonts w:ascii="Calibri" w:hAnsi="Calibri" w:cs="Calibri"/>
                    <w:color w:val="000000"/>
                    <w:sz w:val="22"/>
                    <w:szCs w:val="22"/>
                  </w:rPr>
                </w:rPrChange>
              </w:rPr>
              <w:pPrChange w:id="7891" w:author="Nick.Tolimieri [2]" w:date="2022-09-09T12:38:00Z">
                <w:pPr>
                  <w:jc w:val="right"/>
                </w:pPr>
              </w:pPrChange>
            </w:pPr>
            <w:ins w:id="7892" w:author="Nick.Tolimieri [2]" w:date="2022-09-09T12:38:00Z">
              <w:r w:rsidRPr="001255CF">
                <w:rPr>
                  <w:rFonts w:asciiTheme="minorHAnsi" w:eastAsiaTheme="minorHAnsi" w:hAnsiTheme="minorHAnsi" w:cstheme="minorBidi"/>
                  <w:sz w:val="22"/>
                  <w:szCs w:val="22"/>
                  <w:rPrChange w:id="7893" w:author="Nick.Tolimieri [2]" w:date="2022-09-09T12:38:00Z">
                    <w:rPr>
                      <w:rFonts w:ascii="Calibri" w:hAnsi="Calibri" w:cs="Calibri"/>
                      <w:color w:val="000000"/>
                      <w:sz w:val="22"/>
                      <w:szCs w:val="22"/>
                    </w:rPr>
                  </w:rPrChange>
                </w:rPr>
                <w:t>7</w:t>
              </w:r>
            </w:ins>
          </w:p>
        </w:tc>
        <w:tc>
          <w:tcPr>
            <w:tcW w:w="960" w:type="dxa"/>
            <w:noWrap/>
            <w:hideMark/>
            <w:tcPrChange w:id="78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895" w:author="Nick.Tolimieri [2]" w:date="2022-09-09T12:38:00Z"/>
                <w:rFonts w:asciiTheme="minorHAnsi" w:eastAsiaTheme="minorHAnsi" w:hAnsiTheme="minorHAnsi" w:cstheme="minorBidi"/>
                <w:sz w:val="22"/>
                <w:szCs w:val="22"/>
                <w:rPrChange w:id="7896" w:author="Nick.Tolimieri [2]" w:date="2022-09-09T12:38:00Z">
                  <w:rPr>
                    <w:ins w:id="7897" w:author="Nick.Tolimieri [2]" w:date="2022-09-09T12:38:00Z"/>
                    <w:rFonts w:ascii="Calibri" w:hAnsi="Calibri" w:cs="Calibri"/>
                    <w:color w:val="000000"/>
                    <w:sz w:val="22"/>
                    <w:szCs w:val="22"/>
                  </w:rPr>
                </w:rPrChange>
              </w:rPr>
              <w:pPrChange w:id="7898" w:author="Nick.Tolimieri [2]" w:date="2022-09-09T12:38:00Z">
                <w:pPr>
                  <w:jc w:val="right"/>
                </w:pPr>
              </w:pPrChange>
            </w:pPr>
            <w:ins w:id="7899" w:author="Nick.Tolimieri [2]" w:date="2022-09-09T12:38:00Z">
              <w:r w:rsidRPr="001255CF">
                <w:rPr>
                  <w:rFonts w:asciiTheme="minorHAnsi" w:eastAsiaTheme="minorHAnsi" w:hAnsiTheme="minorHAnsi" w:cstheme="minorBidi"/>
                  <w:sz w:val="22"/>
                  <w:szCs w:val="22"/>
                  <w:rPrChange w:id="7900" w:author="Nick.Tolimieri [2]" w:date="2022-09-09T12:38:00Z">
                    <w:rPr>
                      <w:rFonts w:ascii="Calibri" w:hAnsi="Calibri" w:cs="Calibri"/>
                      <w:color w:val="000000"/>
                      <w:sz w:val="22"/>
                      <w:szCs w:val="22"/>
                    </w:rPr>
                  </w:rPrChange>
                </w:rPr>
                <w:t>9</w:t>
              </w:r>
            </w:ins>
          </w:p>
        </w:tc>
        <w:tc>
          <w:tcPr>
            <w:tcW w:w="960" w:type="dxa"/>
            <w:noWrap/>
            <w:hideMark/>
            <w:tcPrChange w:id="79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02" w:author="Nick.Tolimieri [2]" w:date="2022-09-09T12:38:00Z"/>
                <w:rFonts w:asciiTheme="minorHAnsi" w:eastAsiaTheme="minorHAnsi" w:hAnsiTheme="minorHAnsi" w:cstheme="minorBidi"/>
                <w:sz w:val="22"/>
                <w:szCs w:val="22"/>
                <w:rPrChange w:id="7903" w:author="Nick.Tolimieri [2]" w:date="2022-09-09T12:38:00Z">
                  <w:rPr>
                    <w:ins w:id="7904" w:author="Nick.Tolimieri [2]" w:date="2022-09-09T12:38:00Z"/>
                    <w:rFonts w:ascii="Calibri" w:hAnsi="Calibri" w:cs="Calibri"/>
                    <w:color w:val="000000"/>
                    <w:sz w:val="22"/>
                    <w:szCs w:val="22"/>
                  </w:rPr>
                </w:rPrChange>
              </w:rPr>
              <w:pPrChange w:id="7905" w:author="Nick.Tolimieri [2]" w:date="2022-09-09T12:38:00Z">
                <w:pPr>
                  <w:jc w:val="right"/>
                </w:pPr>
              </w:pPrChange>
            </w:pPr>
            <w:ins w:id="7906" w:author="Nick.Tolimieri [2]" w:date="2022-09-09T12:38:00Z">
              <w:r w:rsidRPr="001255CF">
                <w:rPr>
                  <w:rFonts w:asciiTheme="minorHAnsi" w:eastAsiaTheme="minorHAnsi" w:hAnsiTheme="minorHAnsi" w:cstheme="minorBidi"/>
                  <w:sz w:val="22"/>
                  <w:szCs w:val="22"/>
                  <w:rPrChange w:id="7907" w:author="Nick.Tolimieri [2]" w:date="2022-09-09T12:38:00Z">
                    <w:rPr>
                      <w:rFonts w:ascii="Calibri" w:hAnsi="Calibri" w:cs="Calibri"/>
                      <w:color w:val="000000"/>
                      <w:sz w:val="22"/>
                      <w:szCs w:val="22"/>
                    </w:rPr>
                  </w:rPrChange>
                </w:rPr>
                <w:t>1</w:t>
              </w:r>
            </w:ins>
          </w:p>
        </w:tc>
        <w:tc>
          <w:tcPr>
            <w:tcW w:w="960" w:type="dxa"/>
            <w:noWrap/>
            <w:hideMark/>
            <w:tcPrChange w:id="79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09" w:author="Nick.Tolimieri [2]" w:date="2022-09-09T12:38:00Z"/>
                <w:rFonts w:asciiTheme="minorHAnsi" w:eastAsiaTheme="minorHAnsi" w:hAnsiTheme="minorHAnsi" w:cstheme="minorBidi"/>
                <w:sz w:val="22"/>
                <w:szCs w:val="22"/>
                <w:rPrChange w:id="7910" w:author="Nick.Tolimieri [2]" w:date="2022-09-09T12:38:00Z">
                  <w:rPr>
                    <w:ins w:id="7911" w:author="Nick.Tolimieri [2]" w:date="2022-09-09T12:38:00Z"/>
                    <w:rFonts w:ascii="Calibri" w:hAnsi="Calibri" w:cs="Calibri"/>
                    <w:color w:val="000000"/>
                    <w:sz w:val="22"/>
                    <w:szCs w:val="22"/>
                  </w:rPr>
                </w:rPrChange>
              </w:rPr>
              <w:pPrChange w:id="7912" w:author="Nick.Tolimieri [2]" w:date="2022-09-09T12:38:00Z">
                <w:pPr>
                  <w:jc w:val="right"/>
                </w:pPr>
              </w:pPrChange>
            </w:pPr>
            <w:ins w:id="7913" w:author="Nick.Tolimieri [2]" w:date="2022-09-09T12:38:00Z">
              <w:r w:rsidRPr="001255CF">
                <w:rPr>
                  <w:rFonts w:asciiTheme="minorHAnsi" w:eastAsiaTheme="minorHAnsi" w:hAnsiTheme="minorHAnsi" w:cstheme="minorBidi"/>
                  <w:sz w:val="22"/>
                  <w:szCs w:val="22"/>
                  <w:rPrChange w:id="7914" w:author="Nick.Tolimieri [2]" w:date="2022-09-09T12:38:00Z">
                    <w:rPr>
                      <w:rFonts w:ascii="Calibri" w:hAnsi="Calibri" w:cs="Calibri"/>
                      <w:color w:val="000000"/>
                      <w:sz w:val="22"/>
                      <w:szCs w:val="22"/>
                    </w:rPr>
                  </w:rPrChange>
                </w:rPr>
                <w:t>8</w:t>
              </w:r>
            </w:ins>
          </w:p>
        </w:tc>
        <w:tc>
          <w:tcPr>
            <w:tcW w:w="960" w:type="dxa"/>
            <w:noWrap/>
            <w:hideMark/>
            <w:tcPrChange w:id="791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16" w:author="Nick.Tolimieri [2]" w:date="2022-09-09T12:38:00Z"/>
                <w:rFonts w:asciiTheme="minorHAnsi" w:eastAsiaTheme="minorHAnsi" w:hAnsiTheme="minorHAnsi" w:cstheme="minorBidi"/>
                <w:sz w:val="22"/>
                <w:szCs w:val="22"/>
                <w:rPrChange w:id="7917" w:author="Nick.Tolimieri [2]" w:date="2022-09-09T12:38:00Z">
                  <w:rPr>
                    <w:ins w:id="7918" w:author="Nick.Tolimieri [2]" w:date="2022-09-09T12:38:00Z"/>
                    <w:rFonts w:ascii="Calibri" w:hAnsi="Calibri" w:cs="Calibri"/>
                    <w:color w:val="000000"/>
                    <w:sz w:val="22"/>
                    <w:szCs w:val="22"/>
                  </w:rPr>
                </w:rPrChange>
              </w:rPr>
              <w:pPrChange w:id="7919" w:author="Nick.Tolimieri [2]" w:date="2022-09-09T12:38:00Z">
                <w:pPr>
                  <w:jc w:val="right"/>
                </w:pPr>
              </w:pPrChange>
            </w:pPr>
            <w:ins w:id="7920" w:author="Nick.Tolimieri [2]" w:date="2022-09-09T12:38:00Z">
              <w:r w:rsidRPr="001255CF">
                <w:rPr>
                  <w:rFonts w:asciiTheme="minorHAnsi" w:eastAsiaTheme="minorHAnsi" w:hAnsiTheme="minorHAnsi" w:cstheme="minorBidi"/>
                  <w:sz w:val="22"/>
                  <w:szCs w:val="22"/>
                  <w:rPrChange w:id="7921" w:author="Nick.Tolimieri [2]" w:date="2022-09-09T12:38:00Z">
                    <w:rPr>
                      <w:rFonts w:ascii="Calibri" w:hAnsi="Calibri" w:cs="Calibri"/>
                      <w:color w:val="000000"/>
                      <w:sz w:val="22"/>
                      <w:szCs w:val="22"/>
                    </w:rPr>
                  </w:rPrChange>
                </w:rPr>
                <w:t>8</w:t>
              </w:r>
            </w:ins>
          </w:p>
        </w:tc>
        <w:tc>
          <w:tcPr>
            <w:tcW w:w="960" w:type="dxa"/>
            <w:noWrap/>
            <w:hideMark/>
            <w:tcPrChange w:id="792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23" w:author="Nick.Tolimieri [2]" w:date="2022-09-09T12:38:00Z"/>
                <w:rFonts w:asciiTheme="minorHAnsi" w:eastAsiaTheme="minorHAnsi" w:hAnsiTheme="minorHAnsi" w:cstheme="minorBidi"/>
                <w:sz w:val="22"/>
                <w:szCs w:val="22"/>
                <w:rPrChange w:id="7924" w:author="Nick.Tolimieri [2]" w:date="2022-09-09T12:38:00Z">
                  <w:rPr>
                    <w:ins w:id="7925" w:author="Nick.Tolimieri [2]" w:date="2022-09-09T12:38:00Z"/>
                    <w:rFonts w:ascii="Calibri" w:hAnsi="Calibri" w:cs="Calibri"/>
                    <w:color w:val="000000"/>
                    <w:sz w:val="22"/>
                    <w:szCs w:val="22"/>
                  </w:rPr>
                </w:rPrChange>
              </w:rPr>
              <w:pPrChange w:id="7926" w:author="Nick.Tolimieri [2]" w:date="2022-09-09T12:38:00Z">
                <w:pPr>
                  <w:jc w:val="right"/>
                </w:pPr>
              </w:pPrChange>
            </w:pPr>
            <w:ins w:id="7927" w:author="Nick.Tolimieri [2]" w:date="2022-09-09T12:38:00Z">
              <w:r w:rsidRPr="001255CF">
                <w:rPr>
                  <w:rFonts w:asciiTheme="minorHAnsi" w:eastAsiaTheme="minorHAnsi" w:hAnsiTheme="minorHAnsi" w:cstheme="minorBidi"/>
                  <w:sz w:val="22"/>
                  <w:szCs w:val="22"/>
                  <w:rPrChange w:id="7928" w:author="Nick.Tolimieri [2]" w:date="2022-09-09T12:38:00Z">
                    <w:rPr>
                      <w:rFonts w:ascii="Calibri" w:hAnsi="Calibri" w:cs="Calibri"/>
                      <w:color w:val="000000"/>
                      <w:sz w:val="22"/>
                      <w:szCs w:val="22"/>
                    </w:rPr>
                  </w:rPrChange>
                </w:rPr>
                <w:t>8</w:t>
              </w:r>
            </w:ins>
          </w:p>
        </w:tc>
        <w:tc>
          <w:tcPr>
            <w:tcW w:w="960" w:type="dxa"/>
            <w:noWrap/>
            <w:hideMark/>
            <w:tcPrChange w:id="792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30" w:author="Nick.Tolimieri [2]" w:date="2022-09-09T12:38:00Z"/>
                <w:rFonts w:asciiTheme="minorHAnsi" w:eastAsiaTheme="minorHAnsi" w:hAnsiTheme="minorHAnsi" w:cstheme="minorBidi"/>
                <w:sz w:val="22"/>
                <w:szCs w:val="22"/>
                <w:rPrChange w:id="7931" w:author="Nick.Tolimieri [2]" w:date="2022-09-09T12:38:00Z">
                  <w:rPr>
                    <w:ins w:id="7932" w:author="Nick.Tolimieri [2]" w:date="2022-09-09T12:38:00Z"/>
                    <w:rFonts w:ascii="Calibri" w:hAnsi="Calibri" w:cs="Calibri"/>
                    <w:color w:val="000000"/>
                    <w:sz w:val="22"/>
                    <w:szCs w:val="22"/>
                  </w:rPr>
                </w:rPrChange>
              </w:rPr>
              <w:pPrChange w:id="7933" w:author="Nick.Tolimieri [2]" w:date="2022-09-09T12:38:00Z">
                <w:pPr>
                  <w:jc w:val="right"/>
                </w:pPr>
              </w:pPrChange>
            </w:pPr>
            <w:ins w:id="7934" w:author="Nick.Tolimieri [2]" w:date="2022-09-09T12:38:00Z">
              <w:r w:rsidRPr="001255CF">
                <w:rPr>
                  <w:rFonts w:asciiTheme="minorHAnsi" w:eastAsiaTheme="minorHAnsi" w:hAnsiTheme="minorHAnsi" w:cstheme="minorBidi"/>
                  <w:sz w:val="22"/>
                  <w:szCs w:val="22"/>
                  <w:rPrChange w:id="7935" w:author="Nick.Tolimieri [2]" w:date="2022-09-09T12:38:00Z">
                    <w:rPr>
                      <w:rFonts w:ascii="Calibri" w:hAnsi="Calibri" w:cs="Calibri"/>
                      <w:color w:val="000000"/>
                      <w:sz w:val="22"/>
                      <w:szCs w:val="22"/>
                    </w:rPr>
                  </w:rPrChange>
                </w:rPr>
                <w:t>2.45</w:t>
              </w:r>
            </w:ins>
          </w:p>
        </w:tc>
        <w:tc>
          <w:tcPr>
            <w:tcW w:w="960" w:type="dxa"/>
            <w:noWrap/>
            <w:hideMark/>
            <w:tcPrChange w:id="793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37" w:author="Nick.Tolimieri [2]" w:date="2022-09-09T12:38:00Z"/>
                <w:rFonts w:asciiTheme="minorHAnsi" w:eastAsiaTheme="minorHAnsi" w:hAnsiTheme="minorHAnsi" w:cstheme="minorBidi"/>
                <w:sz w:val="22"/>
                <w:szCs w:val="22"/>
                <w:rPrChange w:id="7938" w:author="Nick.Tolimieri [2]" w:date="2022-09-09T12:38:00Z">
                  <w:rPr>
                    <w:ins w:id="7939" w:author="Nick.Tolimieri [2]" w:date="2022-09-09T12:38:00Z"/>
                    <w:rFonts w:ascii="Calibri" w:hAnsi="Calibri" w:cs="Calibri"/>
                    <w:color w:val="000000"/>
                    <w:sz w:val="22"/>
                    <w:szCs w:val="22"/>
                  </w:rPr>
                </w:rPrChange>
              </w:rPr>
              <w:pPrChange w:id="7940" w:author="Nick.Tolimieri [2]" w:date="2022-09-09T12:38:00Z">
                <w:pPr>
                  <w:jc w:val="right"/>
                </w:pPr>
              </w:pPrChange>
            </w:pPr>
            <w:ins w:id="7941" w:author="Nick.Tolimieri [2]" w:date="2022-09-09T12:38:00Z">
              <w:r w:rsidRPr="001255CF">
                <w:rPr>
                  <w:rFonts w:asciiTheme="minorHAnsi" w:eastAsiaTheme="minorHAnsi" w:hAnsiTheme="minorHAnsi" w:cstheme="minorBidi"/>
                  <w:sz w:val="22"/>
                  <w:szCs w:val="22"/>
                  <w:rPrChange w:id="7942" w:author="Nick.Tolimieri [2]" w:date="2022-09-09T12:38:00Z">
                    <w:rPr>
                      <w:rFonts w:ascii="Calibri" w:hAnsi="Calibri" w:cs="Calibri"/>
                      <w:color w:val="000000"/>
                      <w:sz w:val="22"/>
                      <w:szCs w:val="22"/>
                    </w:rPr>
                  </w:rPrChange>
                </w:rPr>
                <w:t>0.28</w:t>
              </w:r>
            </w:ins>
          </w:p>
        </w:tc>
      </w:tr>
      <w:tr w:rsidR="001255CF" w:rsidRPr="001255CF" w:rsidTr="001255CF">
        <w:trPr>
          <w:divId w:val="1429738465"/>
          <w:trHeight w:val="300"/>
          <w:ins w:id="7943" w:author="Nick.Tolimieri [2]" w:date="2022-09-09T12:38:00Z"/>
          <w:trPrChange w:id="7944" w:author="Nick.Tolimieri [2]" w:date="2022-09-09T12:38:00Z">
            <w:trPr>
              <w:divId w:val="1429738465"/>
              <w:trHeight w:val="300"/>
            </w:trPr>
          </w:trPrChange>
        </w:trPr>
        <w:tc>
          <w:tcPr>
            <w:tcW w:w="960" w:type="dxa"/>
            <w:noWrap/>
            <w:hideMark/>
            <w:tcPrChange w:id="79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46" w:author="Nick.Tolimieri [2]" w:date="2022-09-09T12:38:00Z"/>
                <w:rFonts w:asciiTheme="minorHAnsi" w:eastAsiaTheme="minorHAnsi" w:hAnsiTheme="minorHAnsi" w:cstheme="minorBidi"/>
                <w:sz w:val="22"/>
                <w:szCs w:val="22"/>
                <w:rPrChange w:id="7947" w:author="Nick.Tolimieri [2]" w:date="2022-09-09T12:38:00Z">
                  <w:rPr>
                    <w:ins w:id="7948" w:author="Nick.Tolimieri [2]" w:date="2022-09-09T12:38:00Z"/>
                    <w:rFonts w:ascii="Calibri" w:hAnsi="Calibri" w:cs="Calibri"/>
                    <w:color w:val="000000"/>
                    <w:sz w:val="22"/>
                    <w:szCs w:val="22"/>
                  </w:rPr>
                </w:rPrChange>
              </w:rPr>
              <w:pPrChange w:id="7949" w:author="Nick.Tolimieri [2]" w:date="2022-09-09T12:38:00Z">
                <w:pPr/>
              </w:pPrChange>
            </w:pPr>
            <w:ins w:id="7950" w:author="Nick.Tolimieri [2]" w:date="2022-09-09T12:38:00Z">
              <w:r w:rsidRPr="001255CF">
                <w:rPr>
                  <w:rFonts w:asciiTheme="minorHAnsi" w:eastAsiaTheme="minorHAnsi" w:hAnsiTheme="minorHAnsi" w:cstheme="minorBidi"/>
                  <w:sz w:val="22"/>
                  <w:szCs w:val="22"/>
                  <w:rPrChange w:id="7951" w:author="Nick.Tolimieri [2]" w:date="2022-09-09T12:38:00Z">
                    <w:rPr>
                      <w:rFonts w:ascii="Calibri" w:hAnsi="Calibri" w:cs="Calibri"/>
                      <w:color w:val="000000"/>
                      <w:sz w:val="22"/>
                      <w:szCs w:val="22"/>
                    </w:rPr>
                  </w:rPrChange>
                </w:rPr>
                <w:t>Cape Alava</w:t>
              </w:r>
            </w:ins>
          </w:p>
        </w:tc>
        <w:tc>
          <w:tcPr>
            <w:tcW w:w="960" w:type="dxa"/>
            <w:noWrap/>
            <w:hideMark/>
            <w:tcPrChange w:id="79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53" w:author="Nick.Tolimieri [2]" w:date="2022-09-09T12:38:00Z"/>
                <w:rFonts w:asciiTheme="minorHAnsi" w:eastAsiaTheme="minorHAnsi" w:hAnsiTheme="minorHAnsi" w:cstheme="minorBidi"/>
                <w:sz w:val="22"/>
                <w:szCs w:val="22"/>
                <w:rPrChange w:id="7954" w:author="Nick.Tolimieri [2]" w:date="2022-09-09T12:38:00Z">
                  <w:rPr>
                    <w:ins w:id="7955" w:author="Nick.Tolimieri [2]" w:date="2022-09-09T12:38:00Z"/>
                    <w:rFonts w:ascii="Calibri" w:hAnsi="Calibri" w:cs="Calibri"/>
                    <w:color w:val="000000"/>
                    <w:sz w:val="22"/>
                    <w:szCs w:val="22"/>
                  </w:rPr>
                </w:rPrChange>
              </w:rPr>
              <w:pPrChange w:id="7956" w:author="Nick.Tolimieri [2]" w:date="2022-09-09T12:38:00Z">
                <w:pPr>
                  <w:jc w:val="right"/>
                </w:pPr>
              </w:pPrChange>
            </w:pPr>
            <w:ins w:id="7957" w:author="Nick.Tolimieri [2]" w:date="2022-09-09T12:38:00Z">
              <w:r w:rsidRPr="001255CF">
                <w:rPr>
                  <w:rFonts w:asciiTheme="minorHAnsi" w:eastAsiaTheme="minorHAnsi" w:hAnsiTheme="minorHAnsi" w:cstheme="minorBidi"/>
                  <w:sz w:val="22"/>
                  <w:szCs w:val="22"/>
                  <w:rPrChange w:id="7958" w:author="Nick.Tolimieri [2]" w:date="2022-09-09T12:38:00Z">
                    <w:rPr>
                      <w:rFonts w:ascii="Calibri" w:hAnsi="Calibri" w:cs="Calibri"/>
                      <w:color w:val="000000"/>
                      <w:sz w:val="22"/>
                      <w:szCs w:val="22"/>
                    </w:rPr>
                  </w:rPrChange>
                </w:rPr>
                <w:t>2008</w:t>
              </w:r>
            </w:ins>
          </w:p>
        </w:tc>
        <w:tc>
          <w:tcPr>
            <w:tcW w:w="960" w:type="dxa"/>
            <w:noWrap/>
            <w:hideMark/>
            <w:tcPrChange w:id="79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60" w:author="Nick.Tolimieri [2]" w:date="2022-09-09T12:38:00Z"/>
                <w:rFonts w:asciiTheme="minorHAnsi" w:eastAsiaTheme="minorHAnsi" w:hAnsiTheme="minorHAnsi" w:cstheme="minorBidi"/>
                <w:sz w:val="22"/>
                <w:szCs w:val="22"/>
                <w:rPrChange w:id="7961" w:author="Nick.Tolimieri [2]" w:date="2022-09-09T12:38:00Z">
                  <w:rPr>
                    <w:ins w:id="7962" w:author="Nick.Tolimieri [2]" w:date="2022-09-09T12:38:00Z"/>
                    <w:rFonts w:ascii="Calibri" w:hAnsi="Calibri" w:cs="Calibri"/>
                    <w:color w:val="000000"/>
                    <w:sz w:val="22"/>
                    <w:szCs w:val="22"/>
                  </w:rPr>
                </w:rPrChange>
              </w:rPr>
              <w:pPrChange w:id="7963" w:author="Nick.Tolimieri [2]" w:date="2022-09-09T12:38:00Z">
                <w:pPr>
                  <w:jc w:val="right"/>
                </w:pPr>
              </w:pPrChange>
            </w:pPr>
            <w:ins w:id="7964" w:author="Nick.Tolimieri [2]" w:date="2022-09-09T12:38:00Z">
              <w:r w:rsidRPr="001255CF">
                <w:rPr>
                  <w:rFonts w:asciiTheme="minorHAnsi" w:eastAsiaTheme="minorHAnsi" w:hAnsiTheme="minorHAnsi" w:cstheme="minorBidi"/>
                  <w:sz w:val="22"/>
                  <w:szCs w:val="22"/>
                  <w:rPrChange w:id="7965" w:author="Nick.Tolimieri [2]" w:date="2022-09-09T12:38:00Z">
                    <w:rPr>
                      <w:rFonts w:ascii="Calibri" w:hAnsi="Calibri" w:cs="Calibri"/>
                      <w:color w:val="000000"/>
                      <w:sz w:val="22"/>
                      <w:szCs w:val="22"/>
                    </w:rPr>
                  </w:rPrChange>
                </w:rPr>
                <w:t>0</w:t>
              </w:r>
            </w:ins>
          </w:p>
        </w:tc>
        <w:tc>
          <w:tcPr>
            <w:tcW w:w="960" w:type="dxa"/>
            <w:noWrap/>
            <w:hideMark/>
            <w:tcPrChange w:id="79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67" w:author="Nick.Tolimieri [2]" w:date="2022-09-09T12:38:00Z"/>
                <w:rFonts w:asciiTheme="minorHAnsi" w:eastAsiaTheme="minorHAnsi" w:hAnsiTheme="minorHAnsi" w:cstheme="minorBidi"/>
                <w:sz w:val="22"/>
                <w:szCs w:val="22"/>
                <w:rPrChange w:id="7968" w:author="Nick.Tolimieri [2]" w:date="2022-09-09T12:38:00Z">
                  <w:rPr>
                    <w:ins w:id="7969" w:author="Nick.Tolimieri [2]" w:date="2022-09-09T12:38:00Z"/>
                    <w:rFonts w:ascii="Calibri" w:hAnsi="Calibri" w:cs="Calibri"/>
                    <w:color w:val="000000"/>
                    <w:sz w:val="22"/>
                    <w:szCs w:val="22"/>
                  </w:rPr>
                </w:rPrChange>
              </w:rPr>
              <w:pPrChange w:id="7970" w:author="Nick.Tolimieri [2]" w:date="2022-09-09T12:38:00Z">
                <w:pPr>
                  <w:jc w:val="right"/>
                </w:pPr>
              </w:pPrChange>
            </w:pPr>
            <w:ins w:id="7971" w:author="Nick.Tolimieri [2]" w:date="2022-09-09T12:38:00Z">
              <w:r w:rsidRPr="001255CF">
                <w:rPr>
                  <w:rFonts w:asciiTheme="minorHAnsi" w:eastAsiaTheme="minorHAnsi" w:hAnsiTheme="minorHAnsi" w:cstheme="minorBidi"/>
                  <w:sz w:val="22"/>
                  <w:szCs w:val="22"/>
                  <w:rPrChange w:id="7972" w:author="Nick.Tolimieri [2]" w:date="2022-09-09T12:38:00Z">
                    <w:rPr>
                      <w:rFonts w:ascii="Calibri" w:hAnsi="Calibri" w:cs="Calibri"/>
                      <w:color w:val="000000"/>
                      <w:sz w:val="22"/>
                      <w:szCs w:val="22"/>
                    </w:rPr>
                  </w:rPrChange>
                </w:rPr>
                <w:t>0</w:t>
              </w:r>
            </w:ins>
          </w:p>
        </w:tc>
        <w:tc>
          <w:tcPr>
            <w:tcW w:w="960" w:type="dxa"/>
            <w:noWrap/>
            <w:hideMark/>
            <w:tcPrChange w:id="79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74" w:author="Nick.Tolimieri [2]" w:date="2022-09-09T12:38:00Z"/>
                <w:rFonts w:asciiTheme="minorHAnsi" w:eastAsiaTheme="minorHAnsi" w:hAnsiTheme="minorHAnsi" w:cstheme="minorBidi"/>
                <w:sz w:val="22"/>
                <w:szCs w:val="22"/>
                <w:rPrChange w:id="7975" w:author="Nick.Tolimieri [2]" w:date="2022-09-09T12:38:00Z">
                  <w:rPr>
                    <w:ins w:id="7976" w:author="Nick.Tolimieri [2]" w:date="2022-09-09T12:38:00Z"/>
                    <w:rFonts w:ascii="Calibri" w:hAnsi="Calibri" w:cs="Calibri"/>
                    <w:color w:val="000000"/>
                    <w:sz w:val="22"/>
                    <w:szCs w:val="22"/>
                  </w:rPr>
                </w:rPrChange>
              </w:rPr>
              <w:pPrChange w:id="7977" w:author="Nick.Tolimieri [2]" w:date="2022-09-09T12:38:00Z">
                <w:pPr>
                  <w:jc w:val="right"/>
                </w:pPr>
              </w:pPrChange>
            </w:pPr>
            <w:ins w:id="7978" w:author="Nick.Tolimieri [2]" w:date="2022-09-09T12:38:00Z">
              <w:r w:rsidRPr="001255CF">
                <w:rPr>
                  <w:rFonts w:asciiTheme="minorHAnsi" w:eastAsiaTheme="minorHAnsi" w:hAnsiTheme="minorHAnsi" w:cstheme="minorBidi"/>
                  <w:sz w:val="22"/>
                  <w:szCs w:val="22"/>
                  <w:rPrChange w:id="7979" w:author="Nick.Tolimieri [2]" w:date="2022-09-09T12:38:00Z">
                    <w:rPr>
                      <w:rFonts w:ascii="Calibri" w:hAnsi="Calibri" w:cs="Calibri"/>
                      <w:color w:val="000000"/>
                      <w:sz w:val="22"/>
                      <w:szCs w:val="22"/>
                    </w:rPr>
                  </w:rPrChange>
                </w:rPr>
                <w:t>0</w:t>
              </w:r>
            </w:ins>
          </w:p>
        </w:tc>
        <w:tc>
          <w:tcPr>
            <w:tcW w:w="960" w:type="dxa"/>
            <w:noWrap/>
            <w:hideMark/>
            <w:tcPrChange w:id="79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81" w:author="Nick.Tolimieri [2]" w:date="2022-09-09T12:38:00Z"/>
                <w:rFonts w:asciiTheme="minorHAnsi" w:eastAsiaTheme="minorHAnsi" w:hAnsiTheme="minorHAnsi" w:cstheme="minorBidi"/>
                <w:sz w:val="22"/>
                <w:szCs w:val="22"/>
                <w:rPrChange w:id="7982" w:author="Nick.Tolimieri [2]" w:date="2022-09-09T12:38:00Z">
                  <w:rPr>
                    <w:ins w:id="7983" w:author="Nick.Tolimieri [2]" w:date="2022-09-09T12:38:00Z"/>
                    <w:rFonts w:ascii="Calibri" w:hAnsi="Calibri" w:cs="Calibri"/>
                    <w:color w:val="000000"/>
                    <w:sz w:val="22"/>
                    <w:szCs w:val="22"/>
                  </w:rPr>
                </w:rPrChange>
              </w:rPr>
              <w:pPrChange w:id="7984" w:author="Nick.Tolimieri [2]" w:date="2022-09-09T12:38:00Z">
                <w:pPr>
                  <w:jc w:val="right"/>
                </w:pPr>
              </w:pPrChange>
            </w:pPr>
            <w:ins w:id="7985" w:author="Nick.Tolimieri [2]" w:date="2022-09-09T12:38:00Z">
              <w:r w:rsidRPr="001255CF">
                <w:rPr>
                  <w:rFonts w:asciiTheme="minorHAnsi" w:eastAsiaTheme="minorHAnsi" w:hAnsiTheme="minorHAnsi" w:cstheme="minorBidi"/>
                  <w:sz w:val="22"/>
                  <w:szCs w:val="22"/>
                  <w:rPrChange w:id="7986" w:author="Nick.Tolimieri [2]" w:date="2022-09-09T12:38:00Z">
                    <w:rPr>
                      <w:rFonts w:ascii="Calibri" w:hAnsi="Calibri" w:cs="Calibri"/>
                      <w:color w:val="000000"/>
                      <w:sz w:val="22"/>
                      <w:szCs w:val="22"/>
                    </w:rPr>
                  </w:rPrChange>
                </w:rPr>
                <w:t>0</w:t>
              </w:r>
            </w:ins>
          </w:p>
        </w:tc>
        <w:tc>
          <w:tcPr>
            <w:tcW w:w="960" w:type="dxa"/>
            <w:noWrap/>
            <w:hideMark/>
            <w:tcPrChange w:id="798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88" w:author="Nick.Tolimieri [2]" w:date="2022-09-09T12:38:00Z"/>
                <w:rFonts w:asciiTheme="minorHAnsi" w:eastAsiaTheme="minorHAnsi" w:hAnsiTheme="minorHAnsi" w:cstheme="minorBidi"/>
                <w:sz w:val="22"/>
                <w:szCs w:val="22"/>
                <w:rPrChange w:id="7989" w:author="Nick.Tolimieri [2]" w:date="2022-09-09T12:38:00Z">
                  <w:rPr>
                    <w:ins w:id="7990" w:author="Nick.Tolimieri [2]" w:date="2022-09-09T12:38:00Z"/>
                    <w:rFonts w:ascii="Calibri" w:hAnsi="Calibri" w:cs="Calibri"/>
                    <w:color w:val="000000"/>
                    <w:sz w:val="22"/>
                    <w:szCs w:val="22"/>
                  </w:rPr>
                </w:rPrChange>
              </w:rPr>
              <w:pPrChange w:id="7991" w:author="Nick.Tolimieri [2]" w:date="2022-09-09T12:38:00Z">
                <w:pPr/>
              </w:pPrChange>
            </w:pPr>
            <w:ins w:id="7992" w:author="Nick.Tolimieri [2]" w:date="2022-09-09T12:38:00Z">
              <w:r w:rsidRPr="001255CF">
                <w:rPr>
                  <w:rFonts w:asciiTheme="minorHAnsi" w:eastAsiaTheme="minorHAnsi" w:hAnsiTheme="minorHAnsi" w:cstheme="minorBidi"/>
                  <w:sz w:val="22"/>
                  <w:szCs w:val="22"/>
                  <w:rPrChange w:id="7993" w:author="Nick.Tolimieri [2]" w:date="2022-09-09T12:38:00Z">
                    <w:rPr>
                      <w:rFonts w:ascii="Calibri" w:hAnsi="Calibri" w:cs="Calibri"/>
                      <w:color w:val="000000"/>
                      <w:sz w:val="22"/>
                      <w:szCs w:val="22"/>
                    </w:rPr>
                  </w:rPrChange>
                </w:rPr>
                <w:t>NA</w:t>
              </w:r>
            </w:ins>
          </w:p>
        </w:tc>
        <w:tc>
          <w:tcPr>
            <w:tcW w:w="960" w:type="dxa"/>
            <w:noWrap/>
            <w:hideMark/>
            <w:tcPrChange w:id="799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7995" w:author="Nick.Tolimieri [2]" w:date="2022-09-09T12:38:00Z"/>
                <w:rFonts w:asciiTheme="minorHAnsi" w:eastAsiaTheme="minorHAnsi" w:hAnsiTheme="minorHAnsi" w:cstheme="minorBidi"/>
                <w:sz w:val="22"/>
                <w:szCs w:val="22"/>
                <w:rPrChange w:id="7996" w:author="Nick.Tolimieri [2]" w:date="2022-09-09T12:38:00Z">
                  <w:rPr>
                    <w:ins w:id="7997" w:author="Nick.Tolimieri [2]" w:date="2022-09-09T12:38:00Z"/>
                    <w:rFonts w:ascii="Calibri" w:hAnsi="Calibri" w:cs="Calibri"/>
                    <w:color w:val="000000"/>
                    <w:sz w:val="22"/>
                    <w:szCs w:val="22"/>
                  </w:rPr>
                </w:rPrChange>
              </w:rPr>
              <w:pPrChange w:id="7998" w:author="Nick.Tolimieri [2]" w:date="2022-09-09T12:38:00Z">
                <w:pPr/>
              </w:pPrChange>
            </w:pPr>
            <w:ins w:id="7999" w:author="Nick.Tolimieri [2]" w:date="2022-09-09T12:38:00Z">
              <w:r w:rsidRPr="001255CF">
                <w:rPr>
                  <w:rFonts w:asciiTheme="minorHAnsi" w:eastAsiaTheme="minorHAnsi" w:hAnsiTheme="minorHAnsi" w:cstheme="minorBidi"/>
                  <w:sz w:val="22"/>
                  <w:szCs w:val="22"/>
                  <w:rPrChange w:id="8000" w:author="Nick.Tolimieri [2]" w:date="2022-09-09T12:38:00Z">
                    <w:rPr>
                      <w:rFonts w:ascii="Calibri" w:hAnsi="Calibri" w:cs="Calibri"/>
                      <w:color w:val="000000"/>
                      <w:sz w:val="22"/>
                      <w:szCs w:val="22"/>
                    </w:rPr>
                  </w:rPrChange>
                </w:rPr>
                <w:t>NA</w:t>
              </w:r>
            </w:ins>
          </w:p>
        </w:tc>
        <w:tc>
          <w:tcPr>
            <w:tcW w:w="960" w:type="dxa"/>
            <w:noWrap/>
            <w:hideMark/>
            <w:tcPrChange w:id="800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02" w:author="Nick.Tolimieri [2]" w:date="2022-09-09T12:38:00Z"/>
                <w:rFonts w:asciiTheme="minorHAnsi" w:eastAsiaTheme="minorHAnsi" w:hAnsiTheme="minorHAnsi" w:cstheme="minorBidi"/>
                <w:sz w:val="22"/>
                <w:szCs w:val="22"/>
                <w:rPrChange w:id="8003" w:author="Nick.Tolimieri [2]" w:date="2022-09-09T12:38:00Z">
                  <w:rPr>
                    <w:ins w:id="8004" w:author="Nick.Tolimieri [2]" w:date="2022-09-09T12:38:00Z"/>
                    <w:rFonts w:ascii="Calibri" w:hAnsi="Calibri" w:cs="Calibri"/>
                    <w:color w:val="000000"/>
                    <w:sz w:val="22"/>
                    <w:szCs w:val="22"/>
                  </w:rPr>
                </w:rPrChange>
              </w:rPr>
              <w:pPrChange w:id="8005" w:author="Nick.Tolimieri [2]" w:date="2022-09-09T12:38:00Z">
                <w:pPr/>
              </w:pPrChange>
            </w:pPr>
            <w:ins w:id="8006" w:author="Nick.Tolimieri [2]" w:date="2022-09-09T12:38:00Z">
              <w:r w:rsidRPr="001255CF">
                <w:rPr>
                  <w:rFonts w:asciiTheme="minorHAnsi" w:eastAsiaTheme="minorHAnsi" w:hAnsiTheme="minorHAnsi" w:cstheme="minorBidi"/>
                  <w:sz w:val="22"/>
                  <w:szCs w:val="22"/>
                  <w:rPrChange w:id="8007" w:author="Nick.Tolimieri [2]" w:date="2022-09-09T12:38:00Z">
                    <w:rPr>
                      <w:rFonts w:ascii="Calibri" w:hAnsi="Calibri" w:cs="Calibri"/>
                      <w:color w:val="000000"/>
                      <w:sz w:val="22"/>
                      <w:szCs w:val="22"/>
                    </w:rPr>
                  </w:rPrChange>
                </w:rPr>
                <w:t>NA</w:t>
              </w:r>
            </w:ins>
          </w:p>
        </w:tc>
        <w:tc>
          <w:tcPr>
            <w:tcW w:w="960" w:type="dxa"/>
            <w:noWrap/>
            <w:hideMark/>
            <w:tcPrChange w:id="800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09" w:author="Nick.Tolimieri [2]" w:date="2022-09-09T12:38:00Z"/>
                <w:rFonts w:asciiTheme="minorHAnsi" w:eastAsiaTheme="minorHAnsi" w:hAnsiTheme="minorHAnsi" w:cstheme="minorBidi"/>
                <w:sz w:val="22"/>
                <w:szCs w:val="22"/>
                <w:rPrChange w:id="8010" w:author="Nick.Tolimieri [2]" w:date="2022-09-09T12:38:00Z">
                  <w:rPr>
                    <w:ins w:id="8011" w:author="Nick.Tolimieri [2]" w:date="2022-09-09T12:38:00Z"/>
                    <w:rFonts w:ascii="Calibri" w:hAnsi="Calibri" w:cs="Calibri"/>
                    <w:color w:val="000000"/>
                    <w:sz w:val="22"/>
                    <w:szCs w:val="22"/>
                  </w:rPr>
                </w:rPrChange>
              </w:rPr>
              <w:pPrChange w:id="8012" w:author="Nick.Tolimieri [2]" w:date="2022-09-09T12:38:00Z">
                <w:pPr/>
              </w:pPrChange>
            </w:pPr>
            <w:ins w:id="8013" w:author="Nick.Tolimieri [2]" w:date="2022-09-09T12:38:00Z">
              <w:r w:rsidRPr="001255CF">
                <w:rPr>
                  <w:rFonts w:asciiTheme="minorHAnsi" w:eastAsiaTheme="minorHAnsi" w:hAnsiTheme="minorHAnsi" w:cstheme="minorBidi"/>
                  <w:sz w:val="22"/>
                  <w:szCs w:val="22"/>
                  <w:rPrChange w:id="8014"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8015" w:author="Nick.Tolimieri [2]" w:date="2022-09-09T12:38:00Z"/>
          <w:trPrChange w:id="8016" w:author="Nick.Tolimieri [2]" w:date="2022-09-09T12:38:00Z">
            <w:trPr>
              <w:divId w:val="1429738465"/>
              <w:trHeight w:val="300"/>
            </w:trPr>
          </w:trPrChange>
        </w:trPr>
        <w:tc>
          <w:tcPr>
            <w:tcW w:w="960" w:type="dxa"/>
            <w:noWrap/>
            <w:hideMark/>
            <w:tcPrChange w:id="80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18" w:author="Nick.Tolimieri [2]" w:date="2022-09-09T12:38:00Z"/>
                <w:rFonts w:asciiTheme="minorHAnsi" w:eastAsiaTheme="minorHAnsi" w:hAnsiTheme="minorHAnsi" w:cstheme="minorBidi"/>
                <w:sz w:val="22"/>
                <w:szCs w:val="22"/>
                <w:rPrChange w:id="8019" w:author="Nick.Tolimieri [2]" w:date="2022-09-09T12:38:00Z">
                  <w:rPr>
                    <w:ins w:id="8020" w:author="Nick.Tolimieri [2]" w:date="2022-09-09T12:38:00Z"/>
                    <w:rFonts w:ascii="Calibri" w:hAnsi="Calibri" w:cs="Calibri"/>
                    <w:color w:val="000000"/>
                    <w:sz w:val="22"/>
                    <w:szCs w:val="22"/>
                  </w:rPr>
                </w:rPrChange>
              </w:rPr>
              <w:pPrChange w:id="8021" w:author="Nick.Tolimieri [2]" w:date="2022-09-09T12:38:00Z">
                <w:pPr/>
              </w:pPrChange>
            </w:pPr>
            <w:ins w:id="8022" w:author="Nick.Tolimieri [2]" w:date="2022-09-09T12:38:00Z">
              <w:r w:rsidRPr="001255CF">
                <w:rPr>
                  <w:rFonts w:asciiTheme="minorHAnsi" w:eastAsiaTheme="minorHAnsi" w:hAnsiTheme="minorHAnsi" w:cstheme="minorBidi"/>
                  <w:sz w:val="22"/>
                  <w:szCs w:val="22"/>
                  <w:rPrChange w:id="8023" w:author="Nick.Tolimieri [2]" w:date="2022-09-09T12:38:00Z">
                    <w:rPr>
                      <w:rFonts w:ascii="Calibri" w:hAnsi="Calibri" w:cs="Calibri"/>
                      <w:color w:val="000000"/>
                      <w:sz w:val="22"/>
                      <w:szCs w:val="22"/>
                    </w:rPr>
                  </w:rPrChange>
                </w:rPr>
                <w:t>Cape Alava</w:t>
              </w:r>
            </w:ins>
          </w:p>
        </w:tc>
        <w:tc>
          <w:tcPr>
            <w:tcW w:w="960" w:type="dxa"/>
            <w:noWrap/>
            <w:hideMark/>
            <w:tcPrChange w:id="80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25" w:author="Nick.Tolimieri [2]" w:date="2022-09-09T12:38:00Z"/>
                <w:rFonts w:asciiTheme="minorHAnsi" w:eastAsiaTheme="minorHAnsi" w:hAnsiTheme="minorHAnsi" w:cstheme="minorBidi"/>
                <w:sz w:val="22"/>
                <w:szCs w:val="22"/>
                <w:rPrChange w:id="8026" w:author="Nick.Tolimieri [2]" w:date="2022-09-09T12:38:00Z">
                  <w:rPr>
                    <w:ins w:id="8027" w:author="Nick.Tolimieri [2]" w:date="2022-09-09T12:38:00Z"/>
                    <w:rFonts w:ascii="Calibri" w:hAnsi="Calibri" w:cs="Calibri"/>
                    <w:color w:val="000000"/>
                    <w:sz w:val="22"/>
                    <w:szCs w:val="22"/>
                  </w:rPr>
                </w:rPrChange>
              </w:rPr>
              <w:pPrChange w:id="8028" w:author="Nick.Tolimieri [2]" w:date="2022-09-09T12:38:00Z">
                <w:pPr>
                  <w:jc w:val="right"/>
                </w:pPr>
              </w:pPrChange>
            </w:pPr>
            <w:ins w:id="8029" w:author="Nick.Tolimieri [2]" w:date="2022-09-09T12:38:00Z">
              <w:r w:rsidRPr="001255CF">
                <w:rPr>
                  <w:rFonts w:asciiTheme="minorHAnsi" w:eastAsiaTheme="minorHAnsi" w:hAnsiTheme="minorHAnsi" w:cstheme="minorBidi"/>
                  <w:sz w:val="22"/>
                  <w:szCs w:val="22"/>
                  <w:rPrChange w:id="8030" w:author="Nick.Tolimieri [2]" w:date="2022-09-09T12:38:00Z">
                    <w:rPr>
                      <w:rFonts w:ascii="Calibri" w:hAnsi="Calibri" w:cs="Calibri"/>
                      <w:color w:val="000000"/>
                      <w:sz w:val="22"/>
                      <w:szCs w:val="22"/>
                    </w:rPr>
                  </w:rPrChange>
                </w:rPr>
                <w:t>2009</w:t>
              </w:r>
            </w:ins>
          </w:p>
        </w:tc>
        <w:tc>
          <w:tcPr>
            <w:tcW w:w="960" w:type="dxa"/>
            <w:noWrap/>
            <w:hideMark/>
            <w:tcPrChange w:id="80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32" w:author="Nick.Tolimieri [2]" w:date="2022-09-09T12:38:00Z"/>
                <w:rFonts w:asciiTheme="minorHAnsi" w:eastAsiaTheme="minorHAnsi" w:hAnsiTheme="minorHAnsi" w:cstheme="minorBidi"/>
                <w:sz w:val="22"/>
                <w:szCs w:val="22"/>
                <w:rPrChange w:id="8033" w:author="Nick.Tolimieri [2]" w:date="2022-09-09T12:38:00Z">
                  <w:rPr>
                    <w:ins w:id="8034" w:author="Nick.Tolimieri [2]" w:date="2022-09-09T12:38:00Z"/>
                    <w:rFonts w:ascii="Calibri" w:hAnsi="Calibri" w:cs="Calibri"/>
                    <w:color w:val="000000"/>
                    <w:sz w:val="22"/>
                    <w:szCs w:val="22"/>
                  </w:rPr>
                </w:rPrChange>
              </w:rPr>
              <w:pPrChange w:id="8035" w:author="Nick.Tolimieri [2]" w:date="2022-09-09T12:38:00Z">
                <w:pPr>
                  <w:jc w:val="right"/>
                </w:pPr>
              </w:pPrChange>
            </w:pPr>
            <w:ins w:id="8036" w:author="Nick.Tolimieri [2]" w:date="2022-09-09T12:38:00Z">
              <w:r w:rsidRPr="001255CF">
                <w:rPr>
                  <w:rFonts w:asciiTheme="minorHAnsi" w:eastAsiaTheme="minorHAnsi" w:hAnsiTheme="minorHAnsi" w:cstheme="minorBidi"/>
                  <w:sz w:val="22"/>
                  <w:szCs w:val="22"/>
                  <w:rPrChange w:id="8037" w:author="Nick.Tolimieri [2]" w:date="2022-09-09T12:38:00Z">
                    <w:rPr>
                      <w:rFonts w:ascii="Calibri" w:hAnsi="Calibri" w:cs="Calibri"/>
                      <w:color w:val="000000"/>
                      <w:sz w:val="22"/>
                      <w:szCs w:val="22"/>
                    </w:rPr>
                  </w:rPrChange>
                </w:rPr>
                <w:t>0</w:t>
              </w:r>
            </w:ins>
          </w:p>
        </w:tc>
        <w:tc>
          <w:tcPr>
            <w:tcW w:w="960" w:type="dxa"/>
            <w:noWrap/>
            <w:hideMark/>
            <w:tcPrChange w:id="80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39" w:author="Nick.Tolimieri [2]" w:date="2022-09-09T12:38:00Z"/>
                <w:rFonts w:asciiTheme="minorHAnsi" w:eastAsiaTheme="minorHAnsi" w:hAnsiTheme="minorHAnsi" w:cstheme="minorBidi"/>
                <w:sz w:val="22"/>
                <w:szCs w:val="22"/>
                <w:rPrChange w:id="8040" w:author="Nick.Tolimieri [2]" w:date="2022-09-09T12:38:00Z">
                  <w:rPr>
                    <w:ins w:id="8041" w:author="Nick.Tolimieri [2]" w:date="2022-09-09T12:38:00Z"/>
                    <w:rFonts w:ascii="Calibri" w:hAnsi="Calibri" w:cs="Calibri"/>
                    <w:color w:val="000000"/>
                    <w:sz w:val="22"/>
                    <w:szCs w:val="22"/>
                  </w:rPr>
                </w:rPrChange>
              </w:rPr>
              <w:pPrChange w:id="8042" w:author="Nick.Tolimieri [2]" w:date="2022-09-09T12:38:00Z">
                <w:pPr>
                  <w:jc w:val="right"/>
                </w:pPr>
              </w:pPrChange>
            </w:pPr>
            <w:ins w:id="8043" w:author="Nick.Tolimieri [2]" w:date="2022-09-09T12:38:00Z">
              <w:r w:rsidRPr="001255CF">
                <w:rPr>
                  <w:rFonts w:asciiTheme="minorHAnsi" w:eastAsiaTheme="minorHAnsi" w:hAnsiTheme="minorHAnsi" w:cstheme="minorBidi"/>
                  <w:sz w:val="22"/>
                  <w:szCs w:val="22"/>
                  <w:rPrChange w:id="8044" w:author="Nick.Tolimieri [2]" w:date="2022-09-09T12:38:00Z">
                    <w:rPr>
                      <w:rFonts w:ascii="Calibri" w:hAnsi="Calibri" w:cs="Calibri"/>
                      <w:color w:val="000000"/>
                      <w:sz w:val="22"/>
                      <w:szCs w:val="22"/>
                    </w:rPr>
                  </w:rPrChange>
                </w:rPr>
                <w:t>0</w:t>
              </w:r>
            </w:ins>
          </w:p>
        </w:tc>
        <w:tc>
          <w:tcPr>
            <w:tcW w:w="960" w:type="dxa"/>
            <w:noWrap/>
            <w:hideMark/>
            <w:tcPrChange w:id="80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46" w:author="Nick.Tolimieri [2]" w:date="2022-09-09T12:38:00Z"/>
                <w:rFonts w:asciiTheme="minorHAnsi" w:eastAsiaTheme="minorHAnsi" w:hAnsiTheme="minorHAnsi" w:cstheme="minorBidi"/>
                <w:sz w:val="22"/>
                <w:szCs w:val="22"/>
                <w:rPrChange w:id="8047" w:author="Nick.Tolimieri [2]" w:date="2022-09-09T12:38:00Z">
                  <w:rPr>
                    <w:ins w:id="8048" w:author="Nick.Tolimieri [2]" w:date="2022-09-09T12:38:00Z"/>
                    <w:rFonts w:ascii="Calibri" w:hAnsi="Calibri" w:cs="Calibri"/>
                    <w:color w:val="000000"/>
                    <w:sz w:val="22"/>
                    <w:szCs w:val="22"/>
                  </w:rPr>
                </w:rPrChange>
              </w:rPr>
              <w:pPrChange w:id="8049" w:author="Nick.Tolimieri [2]" w:date="2022-09-09T12:38:00Z">
                <w:pPr>
                  <w:jc w:val="right"/>
                </w:pPr>
              </w:pPrChange>
            </w:pPr>
            <w:ins w:id="8050" w:author="Nick.Tolimieri [2]" w:date="2022-09-09T12:38:00Z">
              <w:r w:rsidRPr="001255CF">
                <w:rPr>
                  <w:rFonts w:asciiTheme="minorHAnsi" w:eastAsiaTheme="minorHAnsi" w:hAnsiTheme="minorHAnsi" w:cstheme="minorBidi"/>
                  <w:sz w:val="22"/>
                  <w:szCs w:val="22"/>
                  <w:rPrChange w:id="8051" w:author="Nick.Tolimieri [2]" w:date="2022-09-09T12:38:00Z">
                    <w:rPr>
                      <w:rFonts w:ascii="Calibri" w:hAnsi="Calibri" w:cs="Calibri"/>
                      <w:color w:val="000000"/>
                      <w:sz w:val="22"/>
                      <w:szCs w:val="22"/>
                    </w:rPr>
                  </w:rPrChange>
                </w:rPr>
                <w:t>0</w:t>
              </w:r>
            </w:ins>
          </w:p>
        </w:tc>
        <w:tc>
          <w:tcPr>
            <w:tcW w:w="960" w:type="dxa"/>
            <w:noWrap/>
            <w:hideMark/>
            <w:tcPrChange w:id="80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53" w:author="Nick.Tolimieri [2]" w:date="2022-09-09T12:38:00Z"/>
                <w:rFonts w:asciiTheme="minorHAnsi" w:eastAsiaTheme="minorHAnsi" w:hAnsiTheme="minorHAnsi" w:cstheme="minorBidi"/>
                <w:sz w:val="22"/>
                <w:szCs w:val="22"/>
                <w:rPrChange w:id="8054" w:author="Nick.Tolimieri [2]" w:date="2022-09-09T12:38:00Z">
                  <w:rPr>
                    <w:ins w:id="8055" w:author="Nick.Tolimieri [2]" w:date="2022-09-09T12:38:00Z"/>
                    <w:rFonts w:ascii="Calibri" w:hAnsi="Calibri" w:cs="Calibri"/>
                    <w:color w:val="000000"/>
                    <w:sz w:val="22"/>
                    <w:szCs w:val="22"/>
                  </w:rPr>
                </w:rPrChange>
              </w:rPr>
              <w:pPrChange w:id="8056" w:author="Nick.Tolimieri [2]" w:date="2022-09-09T12:38:00Z">
                <w:pPr>
                  <w:jc w:val="right"/>
                </w:pPr>
              </w:pPrChange>
            </w:pPr>
            <w:ins w:id="8057" w:author="Nick.Tolimieri [2]" w:date="2022-09-09T12:38:00Z">
              <w:r w:rsidRPr="001255CF">
                <w:rPr>
                  <w:rFonts w:asciiTheme="minorHAnsi" w:eastAsiaTheme="minorHAnsi" w:hAnsiTheme="minorHAnsi" w:cstheme="minorBidi"/>
                  <w:sz w:val="22"/>
                  <w:szCs w:val="22"/>
                  <w:rPrChange w:id="8058" w:author="Nick.Tolimieri [2]" w:date="2022-09-09T12:38:00Z">
                    <w:rPr>
                      <w:rFonts w:ascii="Calibri" w:hAnsi="Calibri" w:cs="Calibri"/>
                      <w:color w:val="000000"/>
                      <w:sz w:val="22"/>
                      <w:szCs w:val="22"/>
                    </w:rPr>
                  </w:rPrChange>
                </w:rPr>
                <w:t>0</w:t>
              </w:r>
            </w:ins>
          </w:p>
        </w:tc>
        <w:tc>
          <w:tcPr>
            <w:tcW w:w="960" w:type="dxa"/>
            <w:noWrap/>
            <w:hideMark/>
            <w:tcPrChange w:id="805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60" w:author="Nick.Tolimieri [2]" w:date="2022-09-09T12:38:00Z"/>
                <w:rFonts w:asciiTheme="minorHAnsi" w:eastAsiaTheme="minorHAnsi" w:hAnsiTheme="minorHAnsi" w:cstheme="minorBidi"/>
                <w:sz w:val="22"/>
                <w:szCs w:val="22"/>
                <w:rPrChange w:id="8061" w:author="Nick.Tolimieri [2]" w:date="2022-09-09T12:38:00Z">
                  <w:rPr>
                    <w:ins w:id="8062" w:author="Nick.Tolimieri [2]" w:date="2022-09-09T12:38:00Z"/>
                    <w:rFonts w:ascii="Calibri" w:hAnsi="Calibri" w:cs="Calibri"/>
                    <w:color w:val="000000"/>
                    <w:sz w:val="22"/>
                    <w:szCs w:val="22"/>
                  </w:rPr>
                </w:rPrChange>
              </w:rPr>
              <w:pPrChange w:id="8063" w:author="Nick.Tolimieri [2]" w:date="2022-09-09T12:38:00Z">
                <w:pPr/>
              </w:pPrChange>
            </w:pPr>
            <w:ins w:id="8064" w:author="Nick.Tolimieri [2]" w:date="2022-09-09T12:38:00Z">
              <w:r w:rsidRPr="001255CF">
                <w:rPr>
                  <w:rFonts w:asciiTheme="minorHAnsi" w:eastAsiaTheme="minorHAnsi" w:hAnsiTheme="minorHAnsi" w:cstheme="minorBidi"/>
                  <w:sz w:val="22"/>
                  <w:szCs w:val="22"/>
                  <w:rPrChange w:id="8065" w:author="Nick.Tolimieri [2]" w:date="2022-09-09T12:38:00Z">
                    <w:rPr>
                      <w:rFonts w:ascii="Calibri" w:hAnsi="Calibri" w:cs="Calibri"/>
                      <w:color w:val="000000"/>
                      <w:sz w:val="22"/>
                      <w:szCs w:val="22"/>
                    </w:rPr>
                  </w:rPrChange>
                </w:rPr>
                <w:t>NA</w:t>
              </w:r>
            </w:ins>
          </w:p>
        </w:tc>
        <w:tc>
          <w:tcPr>
            <w:tcW w:w="960" w:type="dxa"/>
            <w:noWrap/>
            <w:hideMark/>
            <w:tcPrChange w:id="806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67" w:author="Nick.Tolimieri [2]" w:date="2022-09-09T12:38:00Z"/>
                <w:rFonts w:asciiTheme="minorHAnsi" w:eastAsiaTheme="minorHAnsi" w:hAnsiTheme="minorHAnsi" w:cstheme="minorBidi"/>
                <w:sz w:val="22"/>
                <w:szCs w:val="22"/>
                <w:rPrChange w:id="8068" w:author="Nick.Tolimieri [2]" w:date="2022-09-09T12:38:00Z">
                  <w:rPr>
                    <w:ins w:id="8069" w:author="Nick.Tolimieri [2]" w:date="2022-09-09T12:38:00Z"/>
                    <w:rFonts w:ascii="Calibri" w:hAnsi="Calibri" w:cs="Calibri"/>
                    <w:color w:val="000000"/>
                    <w:sz w:val="22"/>
                    <w:szCs w:val="22"/>
                  </w:rPr>
                </w:rPrChange>
              </w:rPr>
              <w:pPrChange w:id="8070" w:author="Nick.Tolimieri [2]" w:date="2022-09-09T12:38:00Z">
                <w:pPr/>
              </w:pPrChange>
            </w:pPr>
            <w:ins w:id="8071" w:author="Nick.Tolimieri [2]" w:date="2022-09-09T12:38:00Z">
              <w:r w:rsidRPr="001255CF">
                <w:rPr>
                  <w:rFonts w:asciiTheme="minorHAnsi" w:eastAsiaTheme="minorHAnsi" w:hAnsiTheme="minorHAnsi" w:cstheme="minorBidi"/>
                  <w:sz w:val="22"/>
                  <w:szCs w:val="22"/>
                  <w:rPrChange w:id="8072" w:author="Nick.Tolimieri [2]" w:date="2022-09-09T12:38:00Z">
                    <w:rPr>
                      <w:rFonts w:ascii="Calibri" w:hAnsi="Calibri" w:cs="Calibri"/>
                      <w:color w:val="000000"/>
                      <w:sz w:val="22"/>
                      <w:szCs w:val="22"/>
                    </w:rPr>
                  </w:rPrChange>
                </w:rPr>
                <w:t>NA</w:t>
              </w:r>
            </w:ins>
          </w:p>
        </w:tc>
        <w:tc>
          <w:tcPr>
            <w:tcW w:w="960" w:type="dxa"/>
            <w:noWrap/>
            <w:hideMark/>
            <w:tcPrChange w:id="807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74" w:author="Nick.Tolimieri [2]" w:date="2022-09-09T12:38:00Z"/>
                <w:rFonts w:asciiTheme="minorHAnsi" w:eastAsiaTheme="minorHAnsi" w:hAnsiTheme="minorHAnsi" w:cstheme="minorBidi"/>
                <w:sz w:val="22"/>
                <w:szCs w:val="22"/>
                <w:rPrChange w:id="8075" w:author="Nick.Tolimieri [2]" w:date="2022-09-09T12:38:00Z">
                  <w:rPr>
                    <w:ins w:id="8076" w:author="Nick.Tolimieri [2]" w:date="2022-09-09T12:38:00Z"/>
                    <w:rFonts w:ascii="Calibri" w:hAnsi="Calibri" w:cs="Calibri"/>
                    <w:color w:val="000000"/>
                    <w:sz w:val="22"/>
                    <w:szCs w:val="22"/>
                  </w:rPr>
                </w:rPrChange>
              </w:rPr>
              <w:pPrChange w:id="8077" w:author="Nick.Tolimieri [2]" w:date="2022-09-09T12:38:00Z">
                <w:pPr/>
              </w:pPrChange>
            </w:pPr>
            <w:ins w:id="8078" w:author="Nick.Tolimieri [2]" w:date="2022-09-09T12:38:00Z">
              <w:r w:rsidRPr="001255CF">
                <w:rPr>
                  <w:rFonts w:asciiTheme="minorHAnsi" w:eastAsiaTheme="minorHAnsi" w:hAnsiTheme="minorHAnsi" w:cstheme="minorBidi"/>
                  <w:sz w:val="22"/>
                  <w:szCs w:val="22"/>
                  <w:rPrChange w:id="8079" w:author="Nick.Tolimieri [2]" w:date="2022-09-09T12:38:00Z">
                    <w:rPr>
                      <w:rFonts w:ascii="Calibri" w:hAnsi="Calibri" w:cs="Calibri"/>
                      <w:color w:val="000000"/>
                      <w:sz w:val="22"/>
                      <w:szCs w:val="22"/>
                    </w:rPr>
                  </w:rPrChange>
                </w:rPr>
                <w:t>NA</w:t>
              </w:r>
            </w:ins>
          </w:p>
        </w:tc>
        <w:tc>
          <w:tcPr>
            <w:tcW w:w="960" w:type="dxa"/>
            <w:noWrap/>
            <w:hideMark/>
            <w:tcPrChange w:id="808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81" w:author="Nick.Tolimieri [2]" w:date="2022-09-09T12:38:00Z"/>
                <w:rFonts w:asciiTheme="minorHAnsi" w:eastAsiaTheme="minorHAnsi" w:hAnsiTheme="minorHAnsi" w:cstheme="minorBidi"/>
                <w:sz w:val="22"/>
                <w:szCs w:val="22"/>
                <w:rPrChange w:id="8082" w:author="Nick.Tolimieri [2]" w:date="2022-09-09T12:38:00Z">
                  <w:rPr>
                    <w:ins w:id="8083" w:author="Nick.Tolimieri [2]" w:date="2022-09-09T12:38:00Z"/>
                    <w:rFonts w:ascii="Calibri" w:hAnsi="Calibri" w:cs="Calibri"/>
                    <w:color w:val="000000"/>
                    <w:sz w:val="22"/>
                    <w:szCs w:val="22"/>
                  </w:rPr>
                </w:rPrChange>
              </w:rPr>
              <w:pPrChange w:id="8084" w:author="Nick.Tolimieri [2]" w:date="2022-09-09T12:38:00Z">
                <w:pPr/>
              </w:pPrChange>
            </w:pPr>
            <w:ins w:id="8085" w:author="Nick.Tolimieri [2]" w:date="2022-09-09T12:38:00Z">
              <w:r w:rsidRPr="001255CF">
                <w:rPr>
                  <w:rFonts w:asciiTheme="minorHAnsi" w:eastAsiaTheme="minorHAnsi" w:hAnsiTheme="minorHAnsi" w:cstheme="minorBidi"/>
                  <w:sz w:val="22"/>
                  <w:szCs w:val="22"/>
                  <w:rPrChange w:id="8086"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8087" w:author="Nick.Tolimieri [2]" w:date="2022-09-09T12:38:00Z"/>
          <w:trPrChange w:id="8088" w:author="Nick.Tolimieri [2]" w:date="2022-09-09T12:38:00Z">
            <w:trPr>
              <w:divId w:val="1429738465"/>
              <w:trHeight w:val="300"/>
            </w:trPr>
          </w:trPrChange>
        </w:trPr>
        <w:tc>
          <w:tcPr>
            <w:tcW w:w="960" w:type="dxa"/>
            <w:noWrap/>
            <w:hideMark/>
            <w:tcPrChange w:id="80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90" w:author="Nick.Tolimieri [2]" w:date="2022-09-09T12:38:00Z"/>
                <w:rFonts w:asciiTheme="minorHAnsi" w:eastAsiaTheme="minorHAnsi" w:hAnsiTheme="minorHAnsi" w:cstheme="minorBidi"/>
                <w:sz w:val="22"/>
                <w:szCs w:val="22"/>
                <w:rPrChange w:id="8091" w:author="Nick.Tolimieri [2]" w:date="2022-09-09T12:38:00Z">
                  <w:rPr>
                    <w:ins w:id="8092" w:author="Nick.Tolimieri [2]" w:date="2022-09-09T12:38:00Z"/>
                    <w:rFonts w:ascii="Calibri" w:hAnsi="Calibri" w:cs="Calibri"/>
                    <w:color w:val="000000"/>
                    <w:sz w:val="22"/>
                    <w:szCs w:val="22"/>
                  </w:rPr>
                </w:rPrChange>
              </w:rPr>
              <w:pPrChange w:id="8093" w:author="Nick.Tolimieri [2]" w:date="2022-09-09T12:38:00Z">
                <w:pPr/>
              </w:pPrChange>
            </w:pPr>
            <w:ins w:id="8094" w:author="Nick.Tolimieri [2]" w:date="2022-09-09T12:38:00Z">
              <w:r w:rsidRPr="001255CF">
                <w:rPr>
                  <w:rFonts w:asciiTheme="minorHAnsi" w:eastAsiaTheme="minorHAnsi" w:hAnsiTheme="minorHAnsi" w:cstheme="minorBidi"/>
                  <w:sz w:val="22"/>
                  <w:szCs w:val="22"/>
                  <w:rPrChange w:id="8095" w:author="Nick.Tolimieri [2]" w:date="2022-09-09T12:38:00Z">
                    <w:rPr>
                      <w:rFonts w:ascii="Calibri" w:hAnsi="Calibri" w:cs="Calibri"/>
                      <w:color w:val="000000"/>
                      <w:sz w:val="22"/>
                      <w:szCs w:val="22"/>
                    </w:rPr>
                  </w:rPrChange>
                </w:rPr>
                <w:t>Cape Alava</w:t>
              </w:r>
            </w:ins>
          </w:p>
        </w:tc>
        <w:tc>
          <w:tcPr>
            <w:tcW w:w="960" w:type="dxa"/>
            <w:noWrap/>
            <w:hideMark/>
            <w:tcPrChange w:id="80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097" w:author="Nick.Tolimieri [2]" w:date="2022-09-09T12:38:00Z"/>
                <w:rFonts w:asciiTheme="minorHAnsi" w:eastAsiaTheme="minorHAnsi" w:hAnsiTheme="minorHAnsi" w:cstheme="minorBidi"/>
                <w:sz w:val="22"/>
                <w:szCs w:val="22"/>
                <w:rPrChange w:id="8098" w:author="Nick.Tolimieri [2]" w:date="2022-09-09T12:38:00Z">
                  <w:rPr>
                    <w:ins w:id="8099" w:author="Nick.Tolimieri [2]" w:date="2022-09-09T12:38:00Z"/>
                    <w:rFonts w:ascii="Calibri" w:hAnsi="Calibri" w:cs="Calibri"/>
                    <w:color w:val="000000"/>
                    <w:sz w:val="22"/>
                    <w:szCs w:val="22"/>
                  </w:rPr>
                </w:rPrChange>
              </w:rPr>
              <w:pPrChange w:id="8100" w:author="Nick.Tolimieri [2]" w:date="2022-09-09T12:38:00Z">
                <w:pPr>
                  <w:jc w:val="right"/>
                </w:pPr>
              </w:pPrChange>
            </w:pPr>
            <w:ins w:id="8101" w:author="Nick.Tolimieri [2]" w:date="2022-09-09T12:38:00Z">
              <w:r w:rsidRPr="001255CF">
                <w:rPr>
                  <w:rFonts w:asciiTheme="minorHAnsi" w:eastAsiaTheme="minorHAnsi" w:hAnsiTheme="minorHAnsi" w:cstheme="minorBidi"/>
                  <w:sz w:val="22"/>
                  <w:szCs w:val="22"/>
                  <w:rPrChange w:id="8102" w:author="Nick.Tolimieri [2]" w:date="2022-09-09T12:38:00Z">
                    <w:rPr>
                      <w:rFonts w:ascii="Calibri" w:hAnsi="Calibri" w:cs="Calibri"/>
                      <w:color w:val="000000"/>
                      <w:sz w:val="22"/>
                      <w:szCs w:val="22"/>
                    </w:rPr>
                  </w:rPrChange>
                </w:rPr>
                <w:t>2010</w:t>
              </w:r>
            </w:ins>
          </w:p>
        </w:tc>
        <w:tc>
          <w:tcPr>
            <w:tcW w:w="960" w:type="dxa"/>
            <w:noWrap/>
            <w:hideMark/>
            <w:tcPrChange w:id="81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04" w:author="Nick.Tolimieri [2]" w:date="2022-09-09T12:38:00Z"/>
                <w:rFonts w:asciiTheme="minorHAnsi" w:eastAsiaTheme="minorHAnsi" w:hAnsiTheme="minorHAnsi" w:cstheme="minorBidi"/>
                <w:sz w:val="22"/>
                <w:szCs w:val="22"/>
                <w:rPrChange w:id="8105" w:author="Nick.Tolimieri [2]" w:date="2022-09-09T12:38:00Z">
                  <w:rPr>
                    <w:ins w:id="8106" w:author="Nick.Tolimieri [2]" w:date="2022-09-09T12:38:00Z"/>
                    <w:rFonts w:ascii="Calibri" w:hAnsi="Calibri" w:cs="Calibri"/>
                    <w:color w:val="000000"/>
                    <w:sz w:val="22"/>
                    <w:szCs w:val="22"/>
                  </w:rPr>
                </w:rPrChange>
              </w:rPr>
              <w:pPrChange w:id="8107" w:author="Nick.Tolimieri [2]" w:date="2022-09-09T12:38:00Z">
                <w:pPr>
                  <w:jc w:val="right"/>
                </w:pPr>
              </w:pPrChange>
            </w:pPr>
            <w:ins w:id="8108" w:author="Nick.Tolimieri [2]" w:date="2022-09-09T12:38:00Z">
              <w:r w:rsidRPr="001255CF">
                <w:rPr>
                  <w:rFonts w:asciiTheme="minorHAnsi" w:eastAsiaTheme="minorHAnsi" w:hAnsiTheme="minorHAnsi" w:cstheme="minorBidi"/>
                  <w:sz w:val="22"/>
                  <w:szCs w:val="22"/>
                  <w:rPrChange w:id="8109" w:author="Nick.Tolimieri [2]" w:date="2022-09-09T12:38:00Z">
                    <w:rPr>
                      <w:rFonts w:ascii="Calibri" w:hAnsi="Calibri" w:cs="Calibri"/>
                      <w:color w:val="000000"/>
                      <w:sz w:val="22"/>
                      <w:szCs w:val="22"/>
                    </w:rPr>
                  </w:rPrChange>
                </w:rPr>
                <w:t>0</w:t>
              </w:r>
            </w:ins>
          </w:p>
        </w:tc>
        <w:tc>
          <w:tcPr>
            <w:tcW w:w="960" w:type="dxa"/>
            <w:noWrap/>
            <w:hideMark/>
            <w:tcPrChange w:id="81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11" w:author="Nick.Tolimieri [2]" w:date="2022-09-09T12:38:00Z"/>
                <w:rFonts w:asciiTheme="minorHAnsi" w:eastAsiaTheme="minorHAnsi" w:hAnsiTheme="minorHAnsi" w:cstheme="minorBidi"/>
                <w:sz w:val="22"/>
                <w:szCs w:val="22"/>
                <w:rPrChange w:id="8112" w:author="Nick.Tolimieri [2]" w:date="2022-09-09T12:38:00Z">
                  <w:rPr>
                    <w:ins w:id="8113" w:author="Nick.Tolimieri [2]" w:date="2022-09-09T12:38:00Z"/>
                    <w:rFonts w:ascii="Calibri" w:hAnsi="Calibri" w:cs="Calibri"/>
                    <w:color w:val="000000"/>
                    <w:sz w:val="22"/>
                    <w:szCs w:val="22"/>
                  </w:rPr>
                </w:rPrChange>
              </w:rPr>
              <w:pPrChange w:id="8114" w:author="Nick.Tolimieri [2]" w:date="2022-09-09T12:38:00Z">
                <w:pPr>
                  <w:jc w:val="right"/>
                </w:pPr>
              </w:pPrChange>
            </w:pPr>
            <w:ins w:id="8115" w:author="Nick.Tolimieri [2]" w:date="2022-09-09T12:38:00Z">
              <w:r w:rsidRPr="001255CF">
                <w:rPr>
                  <w:rFonts w:asciiTheme="minorHAnsi" w:eastAsiaTheme="minorHAnsi" w:hAnsiTheme="minorHAnsi" w:cstheme="minorBidi"/>
                  <w:sz w:val="22"/>
                  <w:szCs w:val="22"/>
                  <w:rPrChange w:id="8116" w:author="Nick.Tolimieri [2]" w:date="2022-09-09T12:38:00Z">
                    <w:rPr>
                      <w:rFonts w:ascii="Calibri" w:hAnsi="Calibri" w:cs="Calibri"/>
                      <w:color w:val="000000"/>
                      <w:sz w:val="22"/>
                      <w:szCs w:val="22"/>
                    </w:rPr>
                  </w:rPrChange>
                </w:rPr>
                <w:t>20</w:t>
              </w:r>
            </w:ins>
          </w:p>
        </w:tc>
        <w:tc>
          <w:tcPr>
            <w:tcW w:w="960" w:type="dxa"/>
            <w:noWrap/>
            <w:hideMark/>
            <w:tcPrChange w:id="81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18" w:author="Nick.Tolimieri [2]" w:date="2022-09-09T12:38:00Z"/>
                <w:rFonts w:asciiTheme="minorHAnsi" w:eastAsiaTheme="minorHAnsi" w:hAnsiTheme="minorHAnsi" w:cstheme="minorBidi"/>
                <w:sz w:val="22"/>
                <w:szCs w:val="22"/>
                <w:rPrChange w:id="8119" w:author="Nick.Tolimieri [2]" w:date="2022-09-09T12:38:00Z">
                  <w:rPr>
                    <w:ins w:id="8120" w:author="Nick.Tolimieri [2]" w:date="2022-09-09T12:38:00Z"/>
                    <w:rFonts w:ascii="Calibri" w:hAnsi="Calibri" w:cs="Calibri"/>
                    <w:color w:val="000000"/>
                    <w:sz w:val="22"/>
                    <w:szCs w:val="22"/>
                  </w:rPr>
                </w:rPrChange>
              </w:rPr>
              <w:pPrChange w:id="8121" w:author="Nick.Tolimieri [2]" w:date="2022-09-09T12:38:00Z">
                <w:pPr>
                  <w:jc w:val="right"/>
                </w:pPr>
              </w:pPrChange>
            </w:pPr>
            <w:ins w:id="8122" w:author="Nick.Tolimieri [2]" w:date="2022-09-09T12:38:00Z">
              <w:r w:rsidRPr="001255CF">
                <w:rPr>
                  <w:rFonts w:asciiTheme="minorHAnsi" w:eastAsiaTheme="minorHAnsi" w:hAnsiTheme="minorHAnsi" w:cstheme="minorBidi"/>
                  <w:sz w:val="22"/>
                  <w:szCs w:val="22"/>
                  <w:rPrChange w:id="8123" w:author="Nick.Tolimieri [2]" w:date="2022-09-09T12:38:00Z">
                    <w:rPr>
                      <w:rFonts w:ascii="Calibri" w:hAnsi="Calibri" w:cs="Calibri"/>
                      <w:color w:val="000000"/>
                      <w:sz w:val="22"/>
                      <w:szCs w:val="22"/>
                    </w:rPr>
                  </w:rPrChange>
                </w:rPr>
                <w:t>2</w:t>
              </w:r>
            </w:ins>
          </w:p>
        </w:tc>
        <w:tc>
          <w:tcPr>
            <w:tcW w:w="960" w:type="dxa"/>
            <w:noWrap/>
            <w:hideMark/>
            <w:tcPrChange w:id="81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25" w:author="Nick.Tolimieri [2]" w:date="2022-09-09T12:38:00Z"/>
                <w:rFonts w:asciiTheme="minorHAnsi" w:eastAsiaTheme="minorHAnsi" w:hAnsiTheme="minorHAnsi" w:cstheme="minorBidi"/>
                <w:sz w:val="22"/>
                <w:szCs w:val="22"/>
                <w:rPrChange w:id="8126" w:author="Nick.Tolimieri [2]" w:date="2022-09-09T12:38:00Z">
                  <w:rPr>
                    <w:ins w:id="8127" w:author="Nick.Tolimieri [2]" w:date="2022-09-09T12:38:00Z"/>
                    <w:rFonts w:ascii="Calibri" w:hAnsi="Calibri" w:cs="Calibri"/>
                    <w:color w:val="000000"/>
                    <w:sz w:val="22"/>
                    <w:szCs w:val="22"/>
                  </w:rPr>
                </w:rPrChange>
              </w:rPr>
              <w:pPrChange w:id="8128" w:author="Nick.Tolimieri [2]" w:date="2022-09-09T12:38:00Z">
                <w:pPr>
                  <w:jc w:val="right"/>
                </w:pPr>
              </w:pPrChange>
            </w:pPr>
            <w:ins w:id="8129" w:author="Nick.Tolimieri [2]" w:date="2022-09-09T12:38:00Z">
              <w:r w:rsidRPr="001255CF">
                <w:rPr>
                  <w:rFonts w:asciiTheme="minorHAnsi" w:eastAsiaTheme="minorHAnsi" w:hAnsiTheme="minorHAnsi" w:cstheme="minorBidi"/>
                  <w:sz w:val="22"/>
                  <w:szCs w:val="22"/>
                  <w:rPrChange w:id="8130" w:author="Nick.Tolimieri [2]" w:date="2022-09-09T12:38:00Z">
                    <w:rPr>
                      <w:rFonts w:ascii="Calibri" w:hAnsi="Calibri" w:cs="Calibri"/>
                      <w:color w:val="000000"/>
                      <w:sz w:val="22"/>
                      <w:szCs w:val="22"/>
                    </w:rPr>
                  </w:rPrChange>
                </w:rPr>
                <w:t>11</w:t>
              </w:r>
            </w:ins>
          </w:p>
        </w:tc>
        <w:tc>
          <w:tcPr>
            <w:tcW w:w="960" w:type="dxa"/>
            <w:noWrap/>
            <w:hideMark/>
            <w:tcPrChange w:id="813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32" w:author="Nick.Tolimieri [2]" w:date="2022-09-09T12:38:00Z"/>
                <w:rFonts w:asciiTheme="minorHAnsi" w:eastAsiaTheme="minorHAnsi" w:hAnsiTheme="minorHAnsi" w:cstheme="minorBidi"/>
                <w:sz w:val="22"/>
                <w:szCs w:val="22"/>
                <w:rPrChange w:id="8133" w:author="Nick.Tolimieri [2]" w:date="2022-09-09T12:38:00Z">
                  <w:rPr>
                    <w:ins w:id="8134" w:author="Nick.Tolimieri [2]" w:date="2022-09-09T12:38:00Z"/>
                    <w:rFonts w:ascii="Calibri" w:hAnsi="Calibri" w:cs="Calibri"/>
                    <w:color w:val="000000"/>
                    <w:sz w:val="22"/>
                    <w:szCs w:val="22"/>
                  </w:rPr>
                </w:rPrChange>
              </w:rPr>
              <w:pPrChange w:id="8135" w:author="Nick.Tolimieri [2]" w:date="2022-09-09T12:38:00Z">
                <w:pPr>
                  <w:jc w:val="right"/>
                </w:pPr>
              </w:pPrChange>
            </w:pPr>
            <w:ins w:id="8136" w:author="Nick.Tolimieri [2]" w:date="2022-09-09T12:38:00Z">
              <w:r w:rsidRPr="001255CF">
                <w:rPr>
                  <w:rFonts w:asciiTheme="minorHAnsi" w:eastAsiaTheme="minorHAnsi" w:hAnsiTheme="minorHAnsi" w:cstheme="minorBidi"/>
                  <w:sz w:val="22"/>
                  <w:szCs w:val="22"/>
                  <w:rPrChange w:id="8137" w:author="Nick.Tolimieri [2]" w:date="2022-09-09T12:38:00Z">
                    <w:rPr>
                      <w:rFonts w:ascii="Calibri" w:hAnsi="Calibri" w:cs="Calibri"/>
                      <w:color w:val="000000"/>
                      <w:sz w:val="22"/>
                      <w:szCs w:val="22"/>
                    </w:rPr>
                  </w:rPrChange>
                </w:rPr>
                <w:t>5</w:t>
              </w:r>
            </w:ins>
          </w:p>
        </w:tc>
        <w:tc>
          <w:tcPr>
            <w:tcW w:w="960" w:type="dxa"/>
            <w:noWrap/>
            <w:hideMark/>
            <w:tcPrChange w:id="813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39" w:author="Nick.Tolimieri [2]" w:date="2022-09-09T12:38:00Z"/>
                <w:rFonts w:asciiTheme="minorHAnsi" w:eastAsiaTheme="minorHAnsi" w:hAnsiTheme="minorHAnsi" w:cstheme="minorBidi"/>
                <w:sz w:val="22"/>
                <w:szCs w:val="22"/>
                <w:rPrChange w:id="8140" w:author="Nick.Tolimieri [2]" w:date="2022-09-09T12:38:00Z">
                  <w:rPr>
                    <w:ins w:id="8141" w:author="Nick.Tolimieri [2]" w:date="2022-09-09T12:38:00Z"/>
                    <w:rFonts w:ascii="Calibri" w:hAnsi="Calibri" w:cs="Calibri"/>
                    <w:color w:val="000000"/>
                    <w:sz w:val="22"/>
                    <w:szCs w:val="22"/>
                  </w:rPr>
                </w:rPrChange>
              </w:rPr>
              <w:pPrChange w:id="8142" w:author="Nick.Tolimieri [2]" w:date="2022-09-09T12:38:00Z">
                <w:pPr>
                  <w:jc w:val="right"/>
                </w:pPr>
              </w:pPrChange>
            </w:pPr>
            <w:ins w:id="8143" w:author="Nick.Tolimieri [2]" w:date="2022-09-09T12:38:00Z">
              <w:r w:rsidRPr="001255CF">
                <w:rPr>
                  <w:rFonts w:asciiTheme="minorHAnsi" w:eastAsiaTheme="minorHAnsi" w:hAnsiTheme="minorHAnsi" w:cstheme="minorBidi"/>
                  <w:sz w:val="22"/>
                  <w:szCs w:val="22"/>
                  <w:rPrChange w:id="8144" w:author="Nick.Tolimieri [2]" w:date="2022-09-09T12:38:00Z">
                    <w:rPr>
                      <w:rFonts w:ascii="Calibri" w:hAnsi="Calibri" w:cs="Calibri"/>
                      <w:color w:val="000000"/>
                      <w:sz w:val="22"/>
                      <w:szCs w:val="22"/>
                    </w:rPr>
                  </w:rPrChange>
                </w:rPr>
                <w:t>6</w:t>
              </w:r>
            </w:ins>
          </w:p>
        </w:tc>
        <w:tc>
          <w:tcPr>
            <w:tcW w:w="960" w:type="dxa"/>
            <w:noWrap/>
            <w:hideMark/>
            <w:tcPrChange w:id="814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46" w:author="Nick.Tolimieri [2]" w:date="2022-09-09T12:38:00Z"/>
                <w:rFonts w:asciiTheme="minorHAnsi" w:eastAsiaTheme="minorHAnsi" w:hAnsiTheme="minorHAnsi" w:cstheme="minorBidi"/>
                <w:sz w:val="22"/>
                <w:szCs w:val="22"/>
                <w:rPrChange w:id="8147" w:author="Nick.Tolimieri [2]" w:date="2022-09-09T12:38:00Z">
                  <w:rPr>
                    <w:ins w:id="8148" w:author="Nick.Tolimieri [2]" w:date="2022-09-09T12:38:00Z"/>
                    <w:rFonts w:ascii="Calibri" w:hAnsi="Calibri" w:cs="Calibri"/>
                    <w:color w:val="000000"/>
                    <w:sz w:val="22"/>
                    <w:szCs w:val="22"/>
                  </w:rPr>
                </w:rPrChange>
              </w:rPr>
              <w:pPrChange w:id="8149" w:author="Nick.Tolimieri [2]" w:date="2022-09-09T12:38:00Z">
                <w:pPr>
                  <w:jc w:val="right"/>
                </w:pPr>
              </w:pPrChange>
            </w:pPr>
            <w:ins w:id="8150" w:author="Nick.Tolimieri [2]" w:date="2022-09-09T12:38:00Z">
              <w:r w:rsidRPr="001255CF">
                <w:rPr>
                  <w:rFonts w:asciiTheme="minorHAnsi" w:eastAsiaTheme="minorHAnsi" w:hAnsiTheme="minorHAnsi" w:cstheme="minorBidi"/>
                  <w:sz w:val="22"/>
                  <w:szCs w:val="22"/>
                  <w:rPrChange w:id="8151" w:author="Nick.Tolimieri [2]" w:date="2022-09-09T12:38:00Z">
                    <w:rPr>
                      <w:rFonts w:ascii="Calibri" w:hAnsi="Calibri" w:cs="Calibri"/>
                      <w:color w:val="000000"/>
                      <w:sz w:val="22"/>
                      <w:szCs w:val="22"/>
                    </w:rPr>
                  </w:rPrChange>
                </w:rPr>
                <w:t>1.57</w:t>
              </w:r>
            </w:ins>
          </w:p>
        </w:tc>
        <w:tc>
          <w:tcPr>
            <w:tcW w:w="960" w:type="dxa"/>
            <w:noWrap/>
            <w:hideMark/>
            <w:tcPrChange w:id="815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53" w:author="Nick.Tolimieri [2]" w:date="2022-09-09T12:38:00Z"/>
                <w:rFonts w:asciiTheme="minorHAnsi" w:eastAsiaTheme="minorHAnsi" w:hAnsiTheme="minorHAnsi" w:cstheme="minorBidi"/>
                <w:sz w:val="22"/>
                <w:szCs w:val="22"/>
                <w:rPrChange w:id="8154" w:author="Nick.Tolimieri [2]" w:date="2022-09-09T12:38:00Z">
                  <w:rPr>
                    <w:ins w:id="8155" w:author="Nick.Tolimieri [2]" w:date="2022-09-09T12:38:00Z"/>
                    <w:rFonts w:ascii="Calibri" w:hAnsi="Calibri" w:cs="Calibri"/>
                    <w:color w:val="000000"/>
                    <w:sz w:val="22"/>
                    <w:szCs w:val="22"/>
                  </w:rPr>
                </w:rPrChange>
              </w:rPr>
              <w:pPrChange w:id="8156" w:author="Nick.Tolimieri [2]" w:date="2022-09-09T12:38:00Z">
                <w:pPr>
                  <w:jc w:val="right"/>
                </w:pPr>
              </w:pPrChange>
            </w:pPr>
            <w:ins w:id="8157" w:author="Nick.Tolimieri [2]" w:date="2022-09-09T12:38:00Z">
              <w:r w:rsidRPr="001255CF">
                <w:rPr>
                  <w:rFonts w:asciiTheme="minorHAnsi" w:eastAsiaTheme="minorHAnsi" w:hAnsiTheme="minorHAnsi" w:cstheme="minorBidi"/>
                  <w:sz w:val="22"/>
                  <w:szCs w:val="22"/>
                  <w:rPrChange w:id="8158" w:author="Nick.Tolimieri [2]" w:date="2022-09-09T12:38:00Z">
                    <w:rPr>
                      <w:rFonts w:ascii="Calibri" w:hAnsi="Calibri" w:cs="Calibri"/>
                      <w:color w:val="000000"/>
                      <w:sz w:val="22"/>
                      <w:szCs w:val="22"/>
                    </w:rPr>
                  </w:rPrChange>
                </w:rPr>
                <w:t>0.13</w:t>
              </w:r>
            </w:ins>
          </w:p>
        </w:tc>
      </w:tr>
      <w:tr w:rsidR="001255CF" w:rsidRPr="001255CF" w:rsidTr="001255CF">
        <w:trPr>
          <w:divId w:val="1429738465"/>
          <w:trHeight w:val="300"/>
          <w:ins w:id="8159" w:author="Nick.Tolimieri [2]" w:date="2022-09-09T12:38:00Z"/>
          <w:trPrChange w:id="8160" w:author="Nick.Tolimieri [2]" w:date="2022-09-09T12:38:00Z">
            <w:trPr>
              <w:divId w:val="1429738465"/>
              <w:trHeight w:val="300"/>
            </w:trPr>
          </w:trPrChange>
        </w:trPr>
        <w:tc>
          <w:tcPr>
            <w:tcW w:w="960" w:type="dxa"/>
            <w:noWrap/>
            <w:hideMark/>
            <w:tcPrChange w:id="81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62" w:author="Nick.Tolimieri [2]" w:date="2022-09-09T12:38:00Z"/>
                <w:rFonts w:asciiTheme="minorHAnsi" w:eastAsiaTheme="minorHAnsi" w:hAnsiTheme="minorHAnsi" w:cstheme="minorBidi"/>
                <w:sz w:val="22"/>
                <w:szCs w:val="22"/>
                <w:rPrChange w:id="8163" w:author="Nick.Tolimieri [2]" w:date="2022-09-09T12:38:00Z">
                  <w:rPr>
                    <w:ins w:id="8164" w:author="Nick.Tolimieri [2]" w:date="2022-09-09T12:38:00Z"/>
                    <w:rFonts w:ascii="Calibri" w:hAnsi="Calibri" w:cs="Calibri"/>
                    <w:color w:val="000000"/>
                    <w:sz w:val="22"/>
                    <w:szCs w:val="22"/>
                  </w:rPr>
                </w:rPrChange>
              </w:rPr>
              <w:pPrChange w:id="8165" w:author="Nick.Tolimieri [2]" w:date="2022-09-09T12:38:00Z">
                <w:pPr/>
              </w:pPrChange>
            </w:pPr>
            <w:ins w:id="8166" w:author="Nick.Tolimieri [2]" w:date="2022-09-09T12:38:00Z">
              <w:r w:rsidRPr="001255CF">
                <w:rPr>
                  <w:rFonts w:asciiTheme="minorHAnsi" w:eastAsiaTheme="minorHAnsi" w:hAnsiTheme="minorHAnsi" w:cstheme="minorBidi"/>
                  <w:sz w:val="22"/>
                  <w:szCs w:val="22"/>
                  <w:rPrChange w:id="8167" w:author="Nick.Tolimieri [2]" w:date="2022-09-09T12:38:00Z">
                    <w:rPr>
                      <w:rFonts w:ascii="Calibri" w:hAnsi="Calibri" w:cs="Calibri"/>
                      <w:color w:val="000000"/>
                      <w:sz w:val="22"/>
                      <w:szCs w:val="22"/>
                    </w:rPr>
                  </w:rPrChange>
                </w:rPr>
                <w:t>Cape Alava</w:t>
              </w:r>
            </w:ins>
          </w:p>
        </w:tc>
        <w:tc>
          <w:tcPr>
            <w:tcW w:w="960" w:type="dxa"/>
            <w:noWrap/>
            <w:hideMark/>
            <w:tcPrChange w:id="81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69" w:author="Nick.Tolimieri [2]" w:date="2022-09-09T12:38:00Z"/>
                <w:rFonts w:asciiTheme="minorHAnsi" w:eastAsiaTheme="minorHAnsi" w:hAnsiTheme="minorHAnsi" w:cstheme="minorBidi"/>
                <w:sz w:val="22"/>
                <w:szCs w:val="22"/>
                <w:rPrChange w:id="8170" w:author="Nick.Tolimieri [2]" w:date="2022-09-09T12:38:00Z">
                  <w:rPr>
                    <w:ins w:id="8171" w:author="Nick.Tolimieri [2]" w:date="2022-09-09T12:38:00Z"/>
                    <w:rFonts w:ascii="Calibri" w:hAnsi="Calibri" w:cs="Calibri"/>
                    <w:color w:val="000000"/>
                    <w:sz w:val="22"/>
                    <w:szCs w:val="22"/>
                  </w:rPr>
                </w:rPrChange>
              </w:rPr>
              <w:pPrChange w:id="8172" w:author="Nick.Tolimieri [2]" w:date="2022-09-09T12:38:00Z">
                <w:pPr>
                  <w:jc w:val="right"/>
                </w:pPr>
              </w:pPrChange>
            </w:pPr>
            <w:ins w:id="8173" w:author="Nick.Tolimieri [2]" w:date="2022-09-09T12:38:00Z">
              <w:r w:rsidRPr="001255CF">
                <w:rPr>
                  <w:rFonts w:asciiTheme="minorHAnsi" w:eastAsiaTheme="minorHAnsi" w:hAnsiTheme="minorHAnsi" w:cstheme="minorBidi"/>
                  <w:sz w:val="22"/>
                  <w:szCs w:val="22"/>
                  <w:rPrChange w:id="8174" w:author="Nick.Tolimieri [2]" w:date="2022-09-09T12:38:00Z">
                    <w:rPr>
                      <w:rFonts w:ascii="Calibri" w:hAnsi="Calibri" w:cs="Calibri"/>
                      <w:color w:val="000000"/>
                      <w:sz w:val="22"/>
                      <w:szCs w:val="22"/>
                    </w:rPr>
                  </w:rPrChange>
                </w:rPr>
                <w:t>2011</w:t>
              </w:r>
            </w:ins>
          </w:p>
        </w:tc>
        <w:tc>
          <w:tcPr>
            <w:tcW w:w="960" w:type="dxa"/>
            <w:noWrap/>
            <w:hideMark/>
            <w:tcPrChange w:id="81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76" w:author="Nick.Tolimieri [2]" w:date="2022-09-09T12:38:00Z"/>
                <w:rFonts w:asciiTheme="minorHAnsi" w:eastAsiaTheme="minorHAnsi" w:hAnsiTheme="minorHAnsi" w:cstheme="minorBidi"/>
                <w:sz w:val="22"/>
                <w:szCs w:val="22"/>
                <w:rPrChange w:id="8177" w:author="Nick.Tolimieri [2]" w:date="2022-09-09T12:38:00Z">
                  <w:rPr>
                    <w:ins w:id="8178" w:author="Nick.Tolimieri [2]" w:date="2022-09-09T12:38:00Z"/>
                    <w:rFonts w:ascii="Calibri" w:hAnsi="Calibri" w:cs="Calibri"/>
                    <w:color w:val="000000"/>
                    <w:sz w:val="22"/>
                    <w:szCs w:val="22"/>
                  </w:rPr>
                </w:rPrChange>
              </w:rPr>
              <w:pPrChange w:id="8179" w:author="Nick.Tolimieri [2]" w:date="2022-09-09T12:38:00Z">
                <w:pPr>
                  <w:jc w:val="right"/>
                </w:pPr>
              </w:pPrChange>
            </w:pPr>
            <w:ins w:id="8180" w:author="Nick.Tolimieri [2]" w:date="2022-09-09T12:38:00Z">
              <w:r w:rsidRPr="001255CF">
                <w:rPr>
                  <w:rFonts w:asciiTheme="minorHAnsi" w:eastAsiaTheme="minorHAnsi" w:hAnsiTheme="minorHAnsi" w:cstheme="minorBidi"/>
                  <w:sz w:val="22"/>
                  <w:szCs w:val="22"/>
                  <w:rPrChange w:id="8181" w:author="Nick.Tolimieri [2]" w:date="2022-09-09T12:38:00Z">
                    <w:rPr>
                      <w:rFonts w:ascii="Calibri" w:hAnsi="Calibri" w:cs="Calibri"/>
                      <w:color w:val="000000"/>
                      <w:sz w:val="22"/>
                      <w:szCs w:val="22"/>
                    </w:rPr>
                  </w:rPrChange>
                </w:rPr>
                <w:t>0</w:t>
              </w:r>
            </w:ins>
          </w:p>
        </w:tc>
        <w:tc>
          <w:tcPr>
            <w:tcW w:w="960" w:type="dxa"/>
            <w:noWrap/>
            <w:hideMark/>
            <w:tcPrChange w:id="81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83" w:author="Nick.Tolimieri [2]" w:date="2022-09-09T12:38:00Z"/>
                <w:rFonts w:asciiTheme="minorHAnsi" w:eastAsiaTheme="minorHAnsi" w:hAnsiTheme="minorHAnsi" w:cstheme="minorBidi"/>
                <w:sz w:val="22"/>
                <w:szCs w:val="22"/>
                <w:rPrChange w:id="8184" w:author="Nick.Tolimieri [2]" w:date="2022-09-09T12:38:00Z">
                  <w:rPr>
                    <w:ins w:id="8185" w:author="Nick.Tolimieri [2]" w:date="2022-09-09T12:38:00Z"/>
                    <w:rFonts w:ascii="Calibri" w:hAnsi="Calibri" w:cs="Calibri"/>
                    <w:color w:val="000000"/>
                    <w:sz w:val="22"/>
                    <w:szCs w:val="22"/>
                  </w:rPr>
                </w:rPrChange>
              </w:rPr>
              <w:pPrChange w:id="8186" w:author="Nick.Tolimieri [2]" w:date="2022-09-09T12:38:00Z">
                <w:pPr>
                  <w:jc w:val="right"/>
                </w:pPr>
              </w:pPrChange>
            </w:pPr>
            <w:ins w:id="8187" w:author="Nick.Tolimieri [2]" w:date="2022-09-09T12:38:00Z">
              <w:r w:rsidRPr="001255CF">
                <w:rPr>
                  <w:rFonts w:asciiTheme="minorHAnsi" w:eastAsiaTheme="minorHAnsi" w:hAnsiTheme="minorHAnsi" w:cstheme="minorBidi"/>
                  <w:sz w:val="22"/>
                  <w:szCs w:val="22"/>
                  <w:rPrChange w:id="8188" w:author="Nick.Tolimieri [2]" w:date="2022-09-09T12:38:00Z">
                    <w:rPr>
                      <w:rFonts w:ascii="Calibri" w:hAnsi="Calibri" w:cs="Calibri"/>
                      <w:color w:val="000000"/>
                      <w:sz w:val="22"/>
                      <w:szCs w:val="22"/>
                    </w:rPr>
                  </w:rPrChange>
                </w:rPr>
                <w:t>0</w:t>
              </w:r>
            </w:ins>
          </w:p>
        </w:tc>
        <w:tc>
          <w:tcPr>
            <w:tcW w:w="960" w:type="dxa"/>
            <w:noWrap/>
            <w:hideMark/>
            <w:tcPrChange w:id="81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90" w:author="Nick.Tolimieri [2]" w:date="2022-09-09T12:38:00Z"/>
                <w:rFonts w:asciiTheme="minorHAnsi" w:eastAsiaTheme="minorHAnsi" w:hAnsiTheme="minorHAnsi" w:cstheme="minorBidi"/>
                <w:sz w:val="22"/>
                <w:szCs w:val="22"/>
                <w:rPrChange w:id="8191" w:author="Nick.Tolimieri [2]" w:date="2022-09-09T12:38:00Z">
                  <w:rPr>
                    <w:ins w:id="8192" w:author="Nick.Tolimieri [2]" w:date="2022-09-09T12:38:00Z"/>
                    <w:rFonts w:ascii="Calibri" w:hAnsi="Calibri" w:cs="Calibri"/>
                    <w:color w:val="000000"/>
                    <w:sz w:val="22"/>
                    <w:szCs w:val="22"/>
                  </w:rPr>
                </w:rPrChange>
              </w:rPr>
              <w:pPrChange w:id="8193" w:author="Nick.Tolimieri [2]" w:date="2022-09-09T12:38:00Z">
                <w:pPr>
                  <w:jc w:val="right"/>
                </w:pPr>
              </w:pPrChange>
            </w:pPr>
            <w:ins w:id="8194" w:author="Nick.Tolimieri [2]" w:date="2022-09-09T12:38:00Z">
              <w:r w:rsidRPr="001255CF">
                <w:rPr>
                  <w:rFonts w:asciiTheme="minorHAnsi" w:eastAsiaTheme="minorHAnsi" w:hAnsiTheme="minorHAnsi" w:cstheme="minorBidi"/>
                  <w:sz w:val="22"/>
                  <w:szCs w:val="22"/>
                  <w:rPrChange w:id="8195" w:author="Nick.Tolimieri [2]" w:date="2022-09-09T12:38:00Z">
                    <w:rPr>
                      <w:rFonts w:ascii="Calibri" w:hAnsi="Calibri" w:cs="Calibri"/>
                      <w:color w:val="000000"/>
                      <w:sz w:val="22"/>
                      <w:szCs w:val="22"/>
                    </w:rPr>
                  </w:rPrChange>
                </w:rPr>
                <w:t>0</w:t>
              </w:r>
            </w:ins>
          </w:p>
        </w:tc>
        <w:tc>
          <w:tcPr>
            <w:tcW w:w="960" w:type="dxa"/>
            <w:noWrap/>
            <w:hideMark/>
            <w:tcPrChange w:id="81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197" w:author="Nick.Tolimieri [2]" w:date="2022-09-09T12:38:00Z"/>
                <w:rFonts w:asciiTheme="minorHAnsi" w:eastAsiaTheme="minorHAnsi" w:hAnsiTheme="minorHAnsi" w:cstheme="minorBidi"/>
                <w:sz w:val="22"/>
                <w:szCs w:val="22"/>
                <w:rPrChange w:id="8198" w:author="Nick.Tolimieri [2]" w:date="2022-09-09T12:38:00Z">
                  <w:rPr>
                    <w:ins w:id="8199" w:author="Nick.Tolimieri [2]" w:date="2022-09-09T12:38:00Z"/>
                    <w:rFonts w:ascii="Calibri" w:hAnsi="Calibri" w:cs="Calibri"/>
                    <w:color w:val="000000"/>
                    <w:sz w:val="22"/>
                    <w:szCs w:val="22"/>
                  </w:rPr>
                </w:rPrChange>
              </w:rPr>
              <w:pPrChange w:id="8200" w:author="Nick.Tolimieri [2]" w:date="2022-09-09T12:38:00Z">
                <w:pPr>
                  <w:jc w:val="right"/>
                </w:pPr>
              </w:pPrChange>
            </w:pPr>
            <w:ins w:id="8201" w:author="Nick.Tolimieri [2]" w:date="2022-09-09T12:38:00Z">
              <w:r w:rsidRPr="001255CF">
                <w:rPr>
                  <w:rFonts w:asciiTheme="minorHAnsi" w:eastAsiaTheme="minorHAnsi" w:hAnsiTheme="minorHAnsi" w:cstheme="minorBidi"/>
                  <w:sz w:val="22"/>
                  <w:szCs w:val="22"/>
                  <w:rPrChange w:id="8202" w:author="Nick.Tolimieri [2]" w:date="2022-09-09T12:38:00Z">
                    <w:rPr>
                      <w:rFonts w:ascii="Calibri" w:hAnsi="Calibri" w:cs="Calibri"/>
                      <w:color w:val="000000"/>
                      <w:sz w:val="22"/>
                      <w:szCs w:val="22"/>
                    </w:rPr>
                  </w:rPrChange>
                </w:rPr>
                <w:t>0</w:t>
              </w:r>
            </w:ins>
          </w:p>
        </w:tc>
        <w:tc>
          <w:tcPr>
            <w:tcW w:w="960" w:type="dxa"/>
            <w:noWrap/>
            <w:hideMark/>
            <w:tcPrChange w:id="820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04" w:author="Nick.Tolimieri [2]" w:date="2022-09-09T12:38:00Z"/>
                <w:rFonts w:asciiTheme="minorHAnsi" w:eastAsiaTheme="minorHAnsi" w:hAnsiTheme="minorHAnsi" w:cstheme="minorBidi"/>
                <w:sz w:val="22"/>
                <w:szCs w:val="22"/>
                <w:rPrChange w:id="8205" w:author="Nick.Tolimieri [2]" w:date="2022-09-09T12:38:00Z">
                  <w:rPr>
                    <w:ins w:id="8206" w:author="Nick.Tolimieri [2]" w:date="2022-09-09T12:38:00Z"/>
                    <w:rFonts w:ascii="Calibri" w:hAnsi="Calibri" w:cs="Calibri"/>
                    <w:color w:val="000000"/>
                    <w:sz w:val="22"/>
                    <w:szCs w:val="22"/>
                  </w:rPr>
                </w:rPrChange>
              </w:rPr>
              <w:pPrChange w:id="8207" w:author="Nick.Tolimieri [2]" w:date="2022-09-09T12:38:00Z">
                <w:pPr/>
              </w:pPrChange>
            </w:pPr>
            <w:ins w:id="8208" w:author="Nick.Tolimieri [2]" w:date="2022-09-09T12:38:00Z">
              <w:r w:rsidRPr="001255CF">
                <w:rPr>
                  <w:rFonts w:asciiTheme="minorHAnsi" w:eastAsiaTheme="minorHAnsi" w:hAnsiTheme="minorHAnsi" w:cstheme="minorBidi"/>
                  <w:sz w:val="22"/>
                  <w:szCs w:val="22"/>
                  <w:rPrChange w:id="8209" w:author="Nick.Tolimieri [2]" w:date="2022-09-09T12:38:00Z">
                    <w:rPr>
                      <w:rFonts w:ascii="Calibri" w:hAnsi="Calibri" w:cs="Calibri"/>
                      <w:color w:val="000000"/>
                      <w:sz w:val="22"/>
                      <w:szCs w:val="22"/>
                    </w:rPr>
                  </w:rPrChange>
                </w:rPr>
                <w:t>NA</w:t>
              </w:r>
            </w:ins>
          </w:p>
        </w:tc>
        <w:tc>
          <w:tcPr>
            <w:tcW w:w="960" w:type="dxa"/>
            <w:noWrap/>
            <w:hideMark/>
            <w:tcPrChange w:id="821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11" w:author="Nick.Tolimieri [2]" w:date="2022-09-09T12:38:00Z"/>
                <w:rFonts w:asciiTheme="minorHAnsi" w:eastAsiaTheme="minorHAnsi" w:hAnsiTheme="minorHAnsi" w:cstheme="minorBidi"/>
                <w:sz w:val="22"/>
                <w:szCs w:val="22"/>
                <w:rPrChange w:id="8212" w:author="Nick.Tolimieri [2]" w:date="2022-09-09T12:38:00Z">
                  <w:rPr>
                    <w:ins w:id="8213" w:author="Nick.Tolimieri [2]" w:date="2022-09-09T12:38:00Z"/>
                    <w:rFonts w:ascii="Calibri" w:hAnsi="Calibri" w:cs="Calibri"/>
                    <w:color w:val="000000"/>
                    <w:sz w:val="22"/>
                    <w:szCs w:val="22"/>
                  </w:rPr>
                </w:rPrChange>
              </w:rPr>
              <w:pPrChange w:id="8214" w:author="Nick.Tolimieri [2]" w:date="2022-09-09T12:38:00Z">
                <w:pPr/>
              </w:pPrChange>
            </w:pPr>
            <w:ins w:id="8215" w:author="Nick.Tolimieri [2]" w:date="2022-09-09T12:38:00Z">
              <w:r w:rsidRPr="001255CF">
                <w:rPr>
                  <w:rFonts w:asciiTheme="minorHAnsi" w:eastAsiaTheme="minorHAnsi" w:hAnsiTheme="minorHAnsi" w:cstheme="minorBidi"/>
                  <w:sz w:val="22"/>
                  <w:szCs w:val="22"/>
                  <w:rPrChange w:id="8216" w:author="Nick.Tolimieri [2]" w:date="2022-09-09T12:38:00Z">
                    <w:rPr>
                      <w:rFonts w:ascii="Calibri" w:hAnsi="Calibri" w:cs="Calibri"/>
                      <w:color w:val="000000"/>
                      <w:sz w:val="22"/>
                      <w:szCs w:val="22"/>
                    </w:rPr>
                  </w:rPrChange>
                </w:rPr>
                <w:t>NA</w:t>
              </w:r>
            </w:ins>
          </w:p>
        </w:tc>
        <w:tc>
          <w:tcPr>
            <w:tcW w:w="960" w:type="dxa"/>
            <w:noWrap/>
            <w:hideMark/>
            <w:tcPrChange w:id="821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18" w:author="Nick.Tolimieri [2]" w:date="2022-09-09T12:38:00Z"/>
                <w:rFonts w:asciiTheme="minorHAnsi" w:eastAsiaTheme="minorHAnsi" w:hAnsiTheme="minorHAnsi" w:cstheme="minorBidi"/>
                <w:sz w:val="22"/>
                <w:szCs w:val="22"/>
                <w:rPrChange w:id="8219" w:author="Nick.Tolimieri [2]" w:date="2022-09-09T12:38:00Z">
                  <w:rPr>
                    <w:ins w:id="8220" w:author="Nick.Tolimieri [2]" w:date="2022-09-09T12:38:00Z"/>
                    <w:rFonts w:ascii="Calibri" w:hAnsi="Calibri" w:cs="Calibri"/>
                    <w:color w:val="000000"/>
                    <w:sz w:val="22"/>
                    <w:szCs w:val="22"/>
                  </w:rPr>
                </w:rPrChange>
              </w:rPr>
              <w:pPrChange w:id="8221" w:author="Nick.Tolimieri [2]" w:date="2022-09-09T12:38:00Z">
                <w:pPr/>
              </w:pPrChange>
            </w:pPr>
            <w:ins w:id="8222" w:author="Nick.Tolimieri [2]" w:date="2022-09-09T12:38:00Z">
              <w:r w:rsidRPr="001255CF">
                <w:rPr>
                  <w:rFonts w:asciiTheme="minorHAnsi" w:eastAsiaTheme="minorHAnsi" w:hAnsiTheme="minorHAnsi" w:cstheme="minorBidi"/>
                  <w:sz w:val="22"/>
                  <w:szCs w:val="22"/>
                  <w:rPrChange w:id="8223" w:author="Nick.Tolimieri [2]" w:date="2022-09-09T12:38:00Z">
                    <w:rPr>
                      <w:rFonts w:ascii="Calibri" w:hAnsi="Calibri" w:cs="Calibri"/>
                      <w:color w:val="000000"/>
                      <w:sz w:val="22"/>
                      <w:szCs w:val="22"/>
                    </w:rPr>
                  </w:rPrChange>
                </w:rPr>
                <w:t>NA</w:t>
              </w:r>
            </w:ins>
          </w:p>
        </w:tc>
        <w:tc>
          <w:tcPr>
            <w:tcW w:w="960" w:type="dxa"/>
            <w:noWrap/>
            <w:hideMark/>
            <w:tcPrChange w:id="822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25" w:author="Nick.Tolimieri [2]" w:date="2022-09-09T12:38:00Z"/>
                <w:rFonts w:asciiTheme="minorHAnsi" w:eastAsiaTheme="minorHAnsi" w:hAnsiTheme="minorHAnsi" w:cstheme="minorBidi"/>
                <w:sz w:val="22"/>
                <w:szCs w:val="22"/>
                <w:rPrChange w:id="8226" w:author="Nick.Tolimieri [2]" w:date="2022-09-09T12:38:00Z">
                  <w:rPr>
                    <w:ins w:id="8227" w:author="Nick.Tolimieri [2]" w:date="2022-09-09T12:38:00Z"/>
                    <w:rFonts w:ascii="Calibri" w:hAnsi="Calibri" w:cs="Calibri"/>
                    <w:color w:val="000000"/>
                    <w:sz w:val="22"/>
                    <w:szCs w:val="22"/>
                  </w:rPr>
                </w:rPrChange>
              </w:rPr>
              <w:pPrChange w:id="8228" w:author="Nick.Tolimieri [2]" w:date="2022-09-09T12:38:00Z">
                <w:pPr/>
              </w:pPrChange>
            </w:pPr>
            <w:ins w:id="8229" w:author="Nick.Tolimieri [2]" w:date="2022-09-09T12:38:00Z">
              <w:r w:rsidRPr="001255CF">
                <w:rPr>
                  <w:rFonts w:asciiTheme="minorHAnsi" w:eastAsiaTheme="minorHAnsi" w:hAnsiTheme="minorHAnsi" w:cstheme="minorBidi"/>
                  <w:sz w:val="22"/>
                  <w:szCs w:val="22"/>
                  <w:rPrChange w:id="8230"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8231" w:author="Nick.Tolimieri [2]" w:date="2022-09-09T12:38:00Z"/>
          <w:trPrChange w:id="8232" w:author="Nick.Tolimieri [2]" w:date="2022-09-09T12:38:00Z">
            <w:trPr>
              <w:divId w:val="1429738465"/>
              <w:trHeight w:val="300"/>
            </w:trPr>
          </w:trPrChange>
        </w:trPr>
        <w:tc>
          <w:tcPr>
            <w:tcW w:w="960" w:type="dxa"/>
            <w:noWrap/>
            <w:hideMark/>
            <w:tcPrChange w:id="82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34" w:author="Nick.Tolimieri [2]" w:date="2022-09-09T12:38:00Z"/>
                <w:rFonts w:asciiTheme="minorHAnsi" w:eastAsiaTheme="minorHAnsi" w:hAnsiTheme="minorHAnsi" w:cstheme="minorBidi"/>
                <w:sz w:val="22"/>
                <w:szCs w:val="22"/>
                <w:rPrChange w:id="8235" w:author="Nick.Tolimieri [2]" w:date="2022-09-09T12:38:00Z">
                  <w:rPr>
                    <w:ins w:id="8236" w:author="Nick.Tolimieri [2]" w:date="2022-09-09T12:38:00Z"/>
                    <w:rFonts w:ascii="Calibri" w:hAnsi="Calibri" w:cs="Calibri"/>
                    <w:color w:val="000000"/>
                    <w:sz w:val="22"/>
                    <w:szCs w:val="22"/>
                  </w:rPr>
                </w:rPrChange>
              </w:rPr>
              <w:pPrChange w:id="8237" w:author="Nick.Tolimieri [2]" w:date="2022-09-09T12:38:00Z">
                <w:pPr/>
              </w:pPrChange>
            </w:pPr>
            <w:ins w:id="8238" w:author="Nick.Tolimieri [2]" w:date="2022-09-09T12:38:00Z">
              <w:r w:rsidRPr="001255CF">
                <w:rPr>
                  <w:rFonts w:asciiTheme="minorHAnsi" w:eastAsiaTheme="minorHAnsi" w:hAnsiTheme="minorHAnsi" w:cstheme="minorBidi"/>
                  <w:sz w:val="22"/>
                  <w:szCs w:val="22"/>
                  <w:rPrChange w:id="8239" w:author="Nick.Tolimieri [2]" w:date="2022-09-09T12:38:00Z">
                    <w:rPr>
                      <w:rFonts w:ascii="Calibri" w:hAnsi="Calibri" w:cs="Calibri"/>
                      <w:color w:val="000000"/>
                      <w:sz w:val="22"/>
                      <w:szCs w:val="22"/>
                    </w:rPr>
                  </w:rPrChange>
                </w:rPr>
                <w:t>Cape Alava</w:t>
              </w:r>
            </w:ins>
          </w:p>
        </w:tc>
        <w:tc>
          <w:tcPr>
            <w:tcW w:w="960" w:type="dxa"/>
            <w:noWrap/>
            <w:hideMark/>
            <w:tcPrChange w:id="82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41" w:author="Nick.Tolimieri [2]" w:date="2022-09-09T12:38:00Z"/>
                <w:rFonts w:asciiTheme="minorHAnsi" w:eastAsiaTheme="minorHAnsi" w:hAnsiTheme="minorHAnsi" w:cstheme="minorBidi"/>
                <w:sz w:val="22"/>
                <w:szCs w:val="22"/>
                <w:rPrChange w:id="8242" w:author="Nick.Tolimieri [2]" w:date="2022-09-09T12:38:00Z">
                  <w:rPr>
                    <w:ins w:id="8243" w:author="Nick.Tolimieri [2]" w:date="2022-09-09T12:38:00Z"/>
                    <w:rFonts w:ascii="Calibri" w:hAnsi="Calibri" w:cs="Calibri"/>
                    <w:color w:val="000000"/>
                    <w:sz w:val="22"/>
                    <w:szCs w:val="22"/>
                  </w:rPr>
                </w:rPrChange>
              </w:rPr>
              <w:pPrChange w:id="8244" w:author="Nick.Tolimieri [2]" w:date="2022-09-09T12:38:00Z">
                <w:pPr>
                  <w:jc w:val="right"/>
                </w:pPr>
              </w:pPrChange>
            </w:pPr>
            <w:ins w:id="8245" w:author="Nick.Tolimieri [2]" w:date="2022-09-09T12:38:00Z">
              <w:r w:rsidRPr="001255CF">
                <w:rPr>
                  <w:rFonts w:asciiTheme="minorHAnsi" w:eastAsiaTheme="minorHAnsi" w:hAnsiTheme="minorHAnsi" w:cstheme="minorBidi"/>
                  <w:sz w:val="22"/>
                  <w:szCs w:val="22"/>
                  <w:rPrChange w:id="8246" w:author="Nick.Tolimieri [2]" w:date="2022-09-09T12:38:00Z">
                    <w:rPr>
                      <w:rFonts w:ascii="Calibri" w:hAnsi="Calibri" w:cs="Calibri"/>
                      <w:color w:val="000000"/>
                      <w:sz w:val="22"/>
                      <w:szCs w:val="22"/>
                    </w:rPr>
                  </w:rPrChange>
                </w:rPr>
                <w:t>2012</w:t>
              </w:r>
            </w:ins>
          </w:p>
        </w:tc>
        <w:tc>
          <w:tcPr>
            <w:tcW w:w="960" w:type="dxa"/>
            <w:noWrap/>
            <w:hideMark/>
            <w:tcPrChange w:id="82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48" w:author="Nick.Tolimieri [2]" w:date="2022-09-09T12:38:00Z"/>
                <w:rFonts w:asciiTheme="minorHAnsi" w:eastAsiaTheme="minorHAnsi" w:hAnsiTheme="minorHAnsi" w:cstheme="minorBidi"/>
                <w:sz w:val="22"/>
                <w:szCs w:val="22"/>
                <w:rPrChange w:id="8249" w:author="Nick.Tolimieri [2]" w:date="2022-09-09T12:38:00Z">
                  <w:rPr>
                    <w:ins w:id="8250" w:author="Nick.Tolimieri [2]" w:date="2022-09-09T12:38:00Z"/>
                    <w:rFonts w:ascii="Calibri" w:hAnsi="Calibri" w:cs="Calibri"/>
                    <w:color w:val="000000"/>
                    <w:sz w:val="22"/>
                    <w:szCs w:val="22"/>
                  </w:rPr>
                </w:rPrChange>
              </w:rPr>
              <w:pPrChange w:id="8251" w:author="Nick.Tolimieri [2]" w:date="2022-09-09T12:38:00Z">
                <w:pPr>
                  <w:jc w:val="right"/>
                </w:pPr>
              </w:pPrChange>
            </w:pPr>
            <w:ins w:id="8252" w:author="Nick.Tolimieri [2]" w:date="2022-09-09T12:38:00Z">
              <w:r w:rsidRPr="001255CF">
                <w:rPr>
                  <w:rFonts w:asciiTheme="minorHAnsi" w:eastAsiaTheme="minorHAnsi" w:hAnsiTheme="minorHAnsi" w:cstheme="minorBidi"/>
                  <w:sz w:val="22"/>
                  <w:szCs w:val="22"/>
                  <w:rPrChange w:id="8253" w:author="Nick.Tolimieri [2]" w:date="2022-09-09T12:38:00Z">
                    <w:rPr>
                      <w:rFonts w:ascii="Calibri" w:hAnsi="Calibri" w:cs="Calibri"/>
                      <w:color w:val="000000"/>
                      <w:sz w:val="22"/>
                      <w:szCs w:val="22"/>
                    </w:rPr>
                  </w:rPrChange>
                </w:rPr>
                <w:t>2</w:t>
              </w:r>
            </w:ins>
          </w:p>
        </w:tc>
        <w:tc>
          <w:tcPr>
            <w:tcW w:w="960" w:type="dxa"/>
            <w:noWrap/>
            <w:hideMark/>
            <w:tcPrChange w:id="82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55" w:author="Nick.Tolimieri [2]" w:date="2022-09-09T12:38:00Z"/>
                <w:rFonts w:asciiTheme="minorHAnsi" w:eastAsiaTheme="minorHAnsi" w:hAnsiTheme="minorHAnsi" w:cstheme="minorBidi"/>
                <w:sz w:val="22"/>
                <w:szCs w:val="22"/>
                <w:rPrChange w:id="8256" w:author="Nick.Tolimieri [2]" w:date="2022-09-09T12:38:00Z">
                  <w:rPr>
                    <w:ins w:id="8257" w:author="Nick.Tolimieri [2]" w:date="2022-09-09T12:38:00Z"/>
                    <w:rFonts w:ascii="Calibri" w:hAnsi="Calibri" w:cs="Calibri"/>
                    <w:color w:val="000000"/>
                    <w:sz w:val="22"/>
                    <w:szCs w:val="22"/>
                  </w:rPr>
                </w:rPrChange>
              </w:rPr>
              <w:pPrChange w:id="8258" w:author="Nick.Tolimieri [2]" w:date="2022-09-09T12:38:00Z">
                <w:pPr>
                  <w:jc w:val="right"/>
                </w:pPr>
              </w:pPrChange>
            </w:pPr>
            <w:ins w:id="8259" w:author="Nick.Tolimieri [2]" w:date="2022-09-09T12:38:00Z">
              <w:r w:rsidRPr="001255CF">
                <w:rPr>
                  <w:rFonts w:asciiTheme="minorHAnsi" w:eastAsiaTheme="minorHAnsi" w:hAnsiTheme="minorHAnsi" w:cstheme="minorBidi"/>
                  <w:sz w:val="22"/>
                  <w:szCs w:val="22"/>
                  <w:rPrChange w:id="8260" w:author="Nick.Tolimieri [2]" w:date="2022-09-09T12:38:00Z">
                    <w:rPr>
                      <w:rFonts w:ascii="Calibri" w:hAnsi="Calibri" w:cs="Calibri"/>
                      <w:color w:val="000000"/>
                      <w:sz w:val="22"/>
                      <w:szCs w:val="22"/>
                    </w:rPr>
                  </w:rPrChange>
                </w:rPr>
                <w:t>0</w:t>
              </w:r>
            </w:ins>
          </w:p>
        </w:tc>
        <w:tc>
          <w:tcPr>
            <w:tcW w:w="960" w:type="dxa"/>
            <w:noWrap/>
            <w:hideMark/>
            <w:tcPrChange w:id="82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62" w:author="Nick.Tolimieri [2]" w:date="2022-09-09T12:38:00Z"/>
                <w:rFonts w:asciiTheme="minorHAnsi" w:eastAsiaTheme="minorHAnsi" w:hAnsiTheme="minorHAnsi" w:cstheme="minorBidi"/>
                <w:sz w:val="22"/>
                <w:szCs w:val="22"/>
                <w:rPrChange w:id="8263" w:author="Nick.Tolimieri [2]" w:date="2022-09-09T12:38:00Z">
                  <w:rPr>
                    <w:ins w:id="8264" w:author="Nick.Tolimieri [2]" w:date="2022-09-09T12:38:00Z"/>
                    <w:rFonts w:ascii="Calibri" w:hAnsi="Calibri" w:cs="Calibri"/>
                    <w:color w:val="000000"/>
                    <w:sz w:val="22"/>
                    <w:szCs w:val="22"/>
                  </w:rPr>
                </w:rPrChange>
              </w:rPr>
              <w:pPrChange w:id="8265" w:author="Nick.Tolimieri [2]" w:date="2022-09-09T12:38:00Z">
                <w:pPr>
                  <w:jc w:val="right"/>
                </w:pPr>
              </w:pPrChange>
            </w:pPr>
            <w:ins w:id="8266" w:author="Nick.Tolimieri [2]" w:date="2022-09-09T12:38:00Z">
              <w:r w:rsidRPr="001255CF">
                <w:rPr>
                  <w:rFonts w:asciiTheme="minorHAnsi" w:eastAsiaTheme="minorHAnsi" w:hAnsiTheme="minorHAnsi" w:cstheme="minorBidi"/>
                  <w:sz w:val="22"/>
                  <w:szCs w:val="22"/>
                  <w:rPrChange w:id="8267" w:author="Nick.Tolimieri [2]" w:date="2022-09-09T12:38:00Z">
                    <w:rPr>
                      <w:rFonts w:ascii="Calibri" w:hAnsi="Calibri" w:cs="Calibri"/>
                      <w:color w:val="000000"/>
                      <w:sz w:val="22"/>
                      <w:szCs w:val="22"/>
                    </w:rPr>
                  </w:rPrChange>
                </w:rPr>
                <w:t>0</w:t>
              </w:r>
            </w:ins>
          </w:p>
        </w:tc>
        <w:tc>
          <w:tcPr>
            <w:tcW w:w="960" w:type="dxa"/>
            <w:noWrap/>
            <w:hideMark/>
            <w:tcPrChange w:id="82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69" w:author="Nick.Tolimieri [2]" w:date="2022-09-09T12:38:00Z"/>
                <w:rFonts w:asciiTheme="minorHAnsi" w:eastAsiaTheme="minorHAnsi" w:hAnsiTheme="minorHAnsi" w:cstheme="minorBidi"/>
                <w:sz w:val="22"/>
                <w:szCs w:val="22"/>
                <w:rPrChange w:id="8270" w:author="Nick.Tolimieri [2]" w:date="2022-09-09T12:38:00Z">
                  <w:rPr>
                    <w:ins w:id="8271" w:author="Nick.Tolimieri [2]" w:date="2022-09-09T12:38:00Z"/>
                    <w:rFonts w:ascii="Calibri" w:hAnsi="Calibri" w:cs="Calibri"/>
                    <w:color w:val="000000"/>
                    <w:sz w:val="22"/>
                    <w:szCs w:val="22"/>
                  </w:rPr>
                </w:rPrChange>
              </w:rPr>
              <w:pPrChange w:id="8272" w:author="Nick.Tolimieri [2]" w:date="2022-09-09T12:38:00Z">
                <w:pPr>
                  <w:jc w:val="right"/>
                </w:pPr>
              </w:pPrChange>
            </w:pPr>
            <w:ins w:id="8273" w:author="Nick.Tolimieri [2]" w:date="2022-09-09T12:38:00Z">
              <w:r w:rsidRPr="001255CF">
                <w:rPr>
                  <w:rFonts w:asciiTheme="minorHAnsi" w:eastAsiaTheme="minorHAnsi" w:hAnsiTheme="minorHAnsi" w:cstheme="minorBidi"/>
                  <w:sz w:val="22"/>
                  <w:szCs w:val="22"/>
                  <w:rPrChange w:id="8274" w:author="Nick.Tolimieri [2]" w:date="2022-09-09T12:38:00Z">
                    <w:rPr>
                      <w:rFonts w:ascii="Calibri" w:hAnsi="Calibri" w:cs="Calibri"/>
                      <w:color w:val="000000"/>
                      <w:sz w:val="22"/>
                      <w:szCs w:val="22"/>
                    </w:rPr>
                  </w:rPrChange>
                </w:rPr>
                <w:t>0</w:t>
              </w:r>
            </w:ins>
          </w:p>
        </w:tc>
        <w:tc>
          <w:tcPr>
            <w:tcW w:w="960" w:type="dxa"/>
            <w:noWrap/>
            <w:hideMark/>
            <w:tcPrChange w:id="827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76" w:author="Nick.Tolimieri [2]" w:date="2022-09-09T12:38:00Z"/>
                <w:rFonts w:asciiTheme="minorHAnsi" w:eastAsiaTheme="minorHAnsi" w:hAnsiTheme="minorHAnsi" w:cstheme="minorBidi"/>
                <w:sz w:val="22"/>
                <w:szCs w:val="22"/>
                <w:rPrChange w:id="8277" w:author="Nick.Tolimieri [2]" w:date="2022-09-09T12:38:00Z">
                  <w:rPr>
                    <w:ins w:id="8278" w:author="Nick.Tolimieri [2]" w:date="2022-09-09T12:38:00Z"/>
                    <w:rFonts w:ascii="Calibri" w:hAnsi="Calibri" w:cs="Calibri"/>
                    <w:color w:val="000000"/>
                    <w:sz w:val="22"/>
                    <w:szCs w:val="22"/>
                  </w:rPr>
                </w:rPrChange>
              </w:rPr>
              <w:pPrChange w:id="8279" w:author="Nick.Tolimieri [2]" w:date="2022-09-09T12:38:00Z">
                <w:pPr/>
              </w:pPrChange>
            </w:pPr>
            <w:ins w:id="8280" w:author="Nick.Tolimieri [2]" w:date="2022-09-09T12:38:00Z">
              <w:r w:rsidRPr="001255CF">
                <w:rPr>
                  <w:rFonts w:asciiTheme="minorHAnsi" w:eastAsiaTheme="minorHAnsi" w:hAnsiTheme="minorHAnsi" w:cstheme="minorBidi"/>
                  <w:sz w:val="22"/>
                  <w:szCs w:val="22"/>
                  <w:rPrChange w:id="8281" w:author="Nick.Tolimieri [2]" w:date="2022-09-09T12:38:00Z">
                    <w:rPr>
                      <w:rFonts w:ascii="Calibri" w:hAnsi="Calibri" w:cs="Calibri"/>
                      <w:color w:val="000000"/>
                      <w:sz w:val="22"/>
                      <w:szCs w:val="22"/>
                    </w:rPr>
                  </w:rPrChange>
                </w:rPr>
                <w:t>NA</w:t>
              </w:r>
            </w:ins>
          </w:p>
        </w:tc>
        <w:tc>
          <w:tcPr>
            <w:tcW w:w="960" w:type="dxa"/>
            <w:noWrap/>
            <w:hideMark/>
            <w:tcPrChange w:id="828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83" w:author="Nick.Tolimieri [2]" w:date="2022-09-09T12:38:00Z"/>
                <w:rFonts w:asciiTheme="minorHAnsi" w:eastAsiaTheme="minorHAnsi" w:hAnsiTheme="minorHAnsi" w:cstheme="minorBidi"/>
                <w:sz w:val="22"/>
                <w:szCs w:val="22"/>
                <w:rPrChange w:id="8284" w:author="Nick.Tolimieri [2]" w:date="2022-09-09T12:38:00Z">
                  <w:rPr>
                    <w:ins w:id="8285" w:author="Nick.Tolimieri [2]" w:date="2022-09-09T12:38:00Z"/>
                    <w:rFonts w:ascii="Calibri" w:hAnsi="Calibri" w:cs="Calibri"/>
                    <w:color w:val="000000"/>
                    <w:sz w:val="22"/>
                    <w:szCs w:val="22"/>
                  </w:rPr>
                </w:rPrChange>
              </w:rPr>
              <w:pPrChange w:id="8286" w:author="Nick.Tolimieri [2]" w:date="2022-09-09T12:38:00Z">
                <w:pPr/>
              </w:pPrChange>
            </w:pPr>
            <w:ins w:id="8287" w:author="Nick.Tolimieri [2]" w:date="2022-09-09T12:38:00Z">
              <w:r w:rsidRPr="001255CF">
                <w:rPr>
                  <w:rFonts w:asciiTheme="minorHAnsi" w:eastAsiaTheme="minorHAnsi" w:hAnsiTheme="minorHAnsi" w:cstheme="minorBidi"/>
                  <w:sz w:val="22"/>
                  <w:szCs w:val="22"/>
                  <w:rPrChange w:id="8288" w:author="Nick.Tolimieri [2]" w:date="2022-09-09T12:38:00Z">
                    <w:rPr>
                      <w:rFonts w:ascii="Calibri" w:hAnsi="Calibri" w:cs="Calibri"/>
                      <w:color w:val="000000"/>
                      <w:sz w:val="22"/>
                      <w:szCs w:val="22"/>
                    </w:rPr>
                  </w:rPrChange>
                </w:rPr>
                <w:t>NA</w:t>
              </w:r>
            </w:ins>
          </w:p>
        </w:tc>
        <w:tc>
          <w:tcPr>
            <w:tcW w:w="960" w:type="dxa"/>
            <w:noWrap/>
            <w:hideMark/>
            <w:tcPrChange w:id="828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90" w:author="Nick.Tolimieri [2]" w:date="2022-09-09T12:38:00Z"/>
                <w:rFonts w:asciiTheme="minorHAnsi" w:eastAsiaTheme="minorHAnsi" w:hAnsiTheme="minorHAnsi" w:cstheme="minorBidi"/>
                <w:sz w:val="22"/>
                <w:szCs w:val="22"/>
                <w:rPrChange w:id="8291" w:author="Nick.Tolimieri [2]" w:date="2022-09-09T12:38:00Z">
                  <w:rPr>
                    <w:ins w:id="8292" w:author="Nick.Tolimieri [2]" w:date="2022-09-09T12:38:00Z"/>
                    <w:rFonts w:ascii="Calibri" w:hAnsi="Calibri" w:cs="Calibri"/>
                    <w:color w:val="000000"/>
                    <w:sz w:val="22"/>
                    <w:szCs w:val="22"/>
                  </w:rPr>
                </w:rPrChange>
              </w:rPr>
              <w:pPrChange w:id="8293" w:author="Nick.Tolimieri [2]" w:date="2022-09-09T12:38:00Z">
                <w:pPr/>
              </w:pPrChange>
            </w:pPr>
            <w:ins w:id="8294" w:author="Nick.Tolimieri [2]" w:date="2022-09-09T12:38:00Z">
              <w:r w:rsidRPr="001255CF">
                <w:rPr>
                  <w:rFonts w:asciiTheme="minorHAnsi" w:eastAsiaTheme="minorHAnsi" w:hAnsiTheme="minorHAnsi" w:cstheme="minorBidi"/>
                  <w:sz w:val="22"/>
                  <w:szCs w:val="22"/>
                  <w:rPrChange w:id="8295" w:author="Nick.Tolimieri [2]" w:date="2022-09-09T12:38:00Z">
                    <w:rPr>
                      <w:rFonts w:ascii="Calibri" w:hAnsi="Calibri" w:cs="Calibri"/>
                      <w:color w:val="000000"/>
                      <w:sz w:val="22"/>
                      <w:szCs w:val="22"/>
                    </w:rPr>
                  </w:rPrChange>
                </w:rPr>
                <w:t>NA</w:t>
              </w:r>
            </w:ins>
          </w:p>
        </w:tc>
        <w:tc>
          <w:tcPr>
            <w:tcW w:w="960" w:type="dxa"/>
            <w:noWrap/>
            <w:hideMark/>
            <w:tcPrChange w:id="829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297" w:author="Nick.Tolimieri [2]" w:date="2022-09-09T12:38:00Z"/>
                <w:rFonts w:asciiTheme="minorHAnsi" w:eastAsiaTheme="minorHAnsi" w:hAnsiTheme="minorHAnsi" w:cstheme="minorBidi"/>
                <w:sz w:val="22"/>
                <w:szCs w:val="22"/>
                <w:rPrChange w:id="8298" w:author="Nick.Tolimieri [2]" w:date="2022-09-09T12:38:00Z">
                  <w:rPr>
                    <w:ins w:id="8299" w:author="Nick.Tolimieri [2]" w:date="2022-09-09T12:38:00Z"/>
                    <w:rFonts w:ascii="Calibri" w:hAnsi="Calibri" w:cs="Calibri"/>
                    <w:color w:val="000000"/>
                    <w:sz w:val="22"/>
                    <w:szCs w:val="22"/>
                  </w:rPr>
                </w:rPrChange>
              </w:rPr>
              <w:pPrChange w:id="8300" w:author="Nick.Tolimieri [2]" w:date="2022-09-09T12:38:00Z">
                <w:pPr/>
              </w:pPrChange>
            </w:pPr>
            <w:ins w:id="8301" w:author="Nick.Tolimieri [2]" w:date="2022-09-09T12:38:00Z">
              <w:r w:rsidRPr="001255CF">
                <w:rPr>
                  <w:rFonts w:asciiTheme="minorHAnsi" w:eastAsiaTheme="minorHAnsi" w:hAnsiTheme="minorHAnsi" w:cstheme="minorBidi"/>
                  <w:sz w:val="22"/>
                  <w:szCs w:val="22"/>
                  <w:rPrChange w:id="8302" w:author="Nick.Tolimieri [2]" w:date="2022-09-09T12:38:00Z">
                    <w:rPr>
                      <w:rFonts w:ascii="Calibri" w:hAnsi="Calibri" w:cs="Calibri"/>
                      <w:color w:val="000000"/>
                      <w:sz w:val="22"/>
                      <w:szCs w:val="22"/>
                    </w:rPr>
                  </w:rPrChange>
                </w:rPr>
                <w:t>NA</w:t>
              </w:r>
            </w:ins>
          </w:p>
        </w:tc>
      </w:tr>
      <w:tr w:rsidR="001255CF" w:rsidRPr="001255CF" w:rsidTr="001255CF">
        <w:trPr>
          <w:divId w:val="1429738465"/>
          <w:trHeight w:val="300"/>
          <w:ins w:id="8303" w:author="Nick.Tolimieri [2]" w:date="2022-09-09T12:38:00Z"/>
          <w:trPrChange w:id="8304" w:author="Nick.Tolimieri [2]" w:date="2022-09-09T12:38:00Z">
            <w:trPr>
              <w:divId w:val="1429738465"/>
              <w:trHeight w:val="300"/>
            </w:trPr>
          </w:trPrChange>
        </w:trPr>
        <w:tc>
          <w:tcPr>
            <w:tcW w:w="960" w:type="dxa"/>
            <w:noWrap/>
            <w:hideMark/>
            <w:tcPrChange w:id="83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06" w:author="Nick.Tolimieri [2]" w:date="2022-09-09T12:38:00Z"/>
                <w:rFonts w:asciiTheme="minorHAnsi" w:eastAsiaTheme="minorHAnsi" w:hAnsiTheme="minorHAnsi" w:cstheme="minorBidi"/>
                <w:sz w:val="22"/>
                <w:szCs w:val="22"/>
                <w:rPrChange w:id="8307" w:author="Nick.Tolimieri [2]" w:date="2022-09-09T12:38:00Z">
                  <w:rPr>
                    <w:ins w:id="8308" w:author="Nick.Tolimieri [2]" w:date="2022-09-09T12:38:00Z"/>
                    <w:rFonts w:ascii="Calibri" w:hAnsi="Calibri" w:cs="Calibri"/>
                    <w:color w:val="000000"/>
                    <w:sz w:val="22"/>
                    <w:szCs w:val="22"/>
                  </w:rPr>
                </w:rPrChange>
              </w:rPr>
              <w:pPrChange w:id="8309" w:author="Nick.Tolimieri [2]" w:date="2022-09-09T12:38:00Z">
                <w:pPr/>
              </w:pPrChange>
            </w:pPr>
            <w:ins w:id="8310" w:author="Nick.Tolimieri [2]" w:date="2022-09-09T12:38:00Z">
              <w:r w:rsidRPr="001255CF">
                <w:rPr>
                  <w:rFonts w:asciiTheme="minorHAnsi" w:eastAsiaTheme="minorHAnsi" w:hAnsiTheme="minorHAnsi" w:cstheme="minorBidi"/>
                  <w:sz w:val="22"/>
                  <w:szCs w:val="22"/>
                  <w:rPrChange w:id="8311" w:author="Nick.Tolimieri [2]" w:date="2022-09-09T12:38:00Z">
                    <w:rPr>
                      <w:rFonts w:ascii="Calibri" w:hAnsi="Calibri" w:cs="Calibri"/>
                      <w:color w:val="000000"/>
                      <w:sz w:val="22"/>
                      <w:szCs w:val="22"/>
                    </w:rPr>
                  </w:rPrChange>
                </w:rPr>
                <w:t>Cape Alava</w:t>
              </w:r>
            </w:ins>
          </w:p>
        </w:tc>
        <w:tc>
          <w:tcPr>
            <w:tcW w:w="960" w:type="dxa"/>
            <w:noWrap/>
            <w:hideMark/>
            <w:tcPrChange w:id="83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13" w:author="Nick.Tolimieri [2]" w:date="2022-09-09T12:38:00Z"/>
                <w:rFonts w:asciiTheme="minorHAnsi" w:eastAsiaTheme="minorHAnsi" w:hAnsiTheme="minorHAnsi" w:cstheme="minorBidi"/>
                <w:sz w:val="22"/>
                <w:szCs w:val="22"/>
                <w:rPrChange w:id="8314" w:author="Nick.Tolimieri [2]" w:date="2022-09-09T12:38:00Z">
                  <w:rPr>
                    <w:ins w:id="8315" w:author="Nick.Tolimieri [2]" w:date="2022-09-09T12:38:00Z"/>
                    <w:rFonts w:ascii="Calibri" w:hAnsi="Calibri" w:cs="Calibri"/>
                    <w:color w:val="000000"/>
                    <w:sz w:val="22"/>
                    <w:szCs w:val="22"/>
                  </w:rPr>
                </w:rPrChange>
              </w:rPr>
              <w:pPrChange w:id="8316" w:author="Nick.Tolimieri [2]" w:date="2022-09-09T12:38:00Z">
                <w:pPr>
                  <w:jc w:val="right"/>
                </w:pPr>
              </w:pPrChange>
            </w:pPr>
            <w:ins w:id="8317" w:author="Nick.Tolimieri [2]" w:date="2022-09-09T12:38:00Z">
              <w:r w:rsidRPr="001255CF">
                <w:rPr>
                  <w:rFonts w:asciiTheme="minorHAnsi" w:eastAsiaTheme="minorHAnsi" w:hAnsiTheme="minorHAnsi" w:cstheme="minorBidi"/>
                  <w:sz w:val="22"/>
                  <w:szCs w:val="22"/>
                  <w:rPrChange w:id="8318" w:author="Nick.Tolimieri [2]" w:date="2022-09-09T12:38:00Z">
                    <w:rPr>
                      <w:rFonts w:ascii="Calibri" w:hAnsi="Calibri" w:cs="Calibri"/>
                      <w:color w:val="000000"/>
                      <w:sz w:val="22"/>
                      <w:szCs w:val="22"/>
                    </w:rPr>
                  </w:rPrChange>
                </w:rPr>
                <w:t>2013</w:t>
              </w:r>
            </w:ins>
          </w:p>
        </w:tc>
        <w:tc>
          <w:tcPr>
            <w:tcW w:w="960" w:type="dxa"/>
            <w:noWrap/>
            <w:hideMark/>
            <w:tcPrChange w:id="83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20" w:author="Nick.Tolimieri [2]" w:date="2022-09-09T12:38:00Z"/>
                <w:rFonts w:asciiTheme="minorHAnsi" w:eastAsiaTheme="minorHAnsi" w:hAnsiTheme="minorHAnsi" w:cstheme="minorBidi"/>
                <w:sz w:val="22"/>
                <w:szCs w:val="22"/>
                <w:rPrChange w:id="8321" w:author="Nick.Tolimieri [2]" w:date="2022-09-09T12:38:00Z">
                  <w:rPr>
                    <w:ins w:id="8322" w:author="Nick.Tolimieri [2]" w:date="2022-09-09T12:38:00Z"/>
                    <w:rFonts w:ascii="Calibri" w:hAnsi="Calibri" w:cs="Calibri"/>
                    <w:color w:val="000000"/>
                    <w:sz w:val="22"/>
                    <w:szCs w:val="22"/>
                  </w:rPr>
                </w:rPrChange>
              </w:rPr>
              <w:pPrChange w:id="8323" w:author="Nick.Tolimieri [2]" w:date="2022-09-09T12:38:00Z">
                <w:pPr>
                  <w:jc w:val="right"/>
                </w:pPr>
              </w:pPrChange>
            </w:pPr>
            <w:ins w:id="8324" w:author="Nick.Tolimieri [2]" w:date="2022-09-09T12:38:00Z">
              <w:r w:rsidRPr="001255CF">
                <w:rPr>
                  <w:rFonts w:asciiTheme="minorHAnsi" w:eastAsiaTheme="minorHAnsi" w:hAnsiTheme="minorHAnsi" w:cstheme="minorBidi"/>
                  <w:sz w:val="22"/>
                  <w:szCs w:val="22"/>
                  <w:rPrChange w:id="8325" w:author="Nick.Tolimieri [2]" w:date="2022-09-09T12:38:00Z">
                    <w:rPr>
                      <w:rFonts w:ascii="Calibri" w:hAnsi="Calibri" w:cs="Calibri"/>
                      <w:color w:val="000000"/>
                      <w:sz w:val="22"/>
                      <w:szCs w:val="22"/>
                    </w:rPr>
                  </w:rPrChange>
                </w:rPr>
                <w:t>25</w:t>
              </w:r>
            </w:ins>
          </w:p>
        </w:tc>
        <w:tc>
          <w:tcPr>
            <w:tcW w:w="960" w:type="dxa"/>
            <w:noWrap/>
            <w:hideMark/>
            <w:tcPrChange w:id="83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27" w:author="Nick.Tolimieri [2]" w:date="2022-09-09T12:38:00Z"/>
                <w:rFonts w:asciiTheme="minorHAnsi" w:eastAsiaTheme="minorHAnsi" w:hAnsiTheme="minorHAnsi" w:cstheme="minorBidi"/>
                <w:sz w:val="22"/>
                <w:szCs w:val="22"/>
                <w:rPrChange w:id="8328" w:author="Nick.Tolimieri [2]" w:date="2022-09-09T12:38:00Z">
                  <w:rPr>
                    <w:ins w:id="8329" w:author="Nick.Tolimieri [2]" w:date="2022-09-09T12:38:00Z"/>
                    <w:rFonts w:ascii="Calibri" w:hAnsi="Calibri" w:cs="Calibri"/>
                    <w:color w:val="000000"/>
                    <w:sz w:val="22"/>
                    <w:szCs w:val="22"/>
                  </w:rPr>
                </w:rPrChange>
              </w:rPr>
              <w:pPrChange w:id="8330" w:author="Nick.Tolimieri [2]" w:date="2022-09-09T12:38:00Z">
                <w:pPr>
                  <w:jc w:val="right"/>
                </w:pPr>
              </w:pPrChange>
            </w:pPr>
            <w:ins w:id="8331" w:author="Nick.Tolimieri [2]" w:date="2022-09-09T12:38:00Z">
              <w:r w:rsidRPr="001255CF">
                <w:rPr>
                  <w:rFonts w:asciiTheme="minorHAnsi" w:eastAsiaTheme="minorHAnsi" w:hAnsiTheme="minorHAnsi" w:cstheme="minorBidi"/>
                  <w:sz w:val="22"/>
                  <w:szCs w:val="22"/>
                  <w:rPrChange w:id="8332" w:author="Nick.Tolimieri [2]" w:date="2022-09-09T12:38:00Z">
                    <w:rPr>
                      <w:rFonts w:ascii="Calibri" w:hAnsi="Calibri" w:cs="Calibri"/>
                      <w:color w:val="000000"/>
                      <w:sz w:val="22"/>
                      <w:szCs w:val="22"/>
                    </w:rPr>
                  </w:rPrChange>
                </w:rPr>
                <w:t>35</w:t>
              </w:r>
            </w:ins>
          </w:p>
        </w:tc>
        <w:tc>
          <w:tcPr>
            <w:tcW w:w="960" w:type="dxa"/>
            <w:noWrap/>
            <w:hideMark/>
            <w:tcPrChange w:id="83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34" w:author="Nick.Tolimieri [2]" w:date="2022-09-09T12:38:00Z"/>
                <w:rFonts w:asciiTheme="minorHAnsi" w:eastAsiaTheme="minorHAnsi" w:hAnsiTheme="minorHAnsi" w:cstheme="minorBidi"/>
                <w:sz w:val="22"/>
                <w:szCs w:val="22"/>
                <w:rPrChange w:id="8335" w:author="Nick.Tolimieri [2]" w:date="2022-09-09T12:38:00Z">
                  <w:rPr>
                    <w:ins w:id="8336" w:author="Nick.Tolimieri [2]" w:date="2022-09-09T12:38:00Z"/>
                    <w:rFonts w:ascii="Calibri" w:hAnsi="Calibri" w:cs="Calibri"/>
                    <w:color w:val="000000"/>
                    <w:sz w:val="22"/>
                    <w:szCs w:val="22"/>
                  </w:rPr>
                </w:rPrChange>
              </w:rPr>
              <w:pPrChange w:id="8337" w:author="Nick.Tolimieri [2]" w:date="2022-09-09T12:38:00Z">
                <w:pPr>
                  <w:jc w:val="right"/>
                </w:pPr>
              </w:pPrChange>
            </w:pPr>
            <w:ins w:id="8338" w:author="Nick.Tolimieri [2]" w:date="2022-09-09T12:38:00Z">
              <w:r w:rsidRPr="001255CF">
                <w:rPr>
                  <w:rFonts w:asciiTheme="minorHAnsi" w:eastAsiaTheme="minorHAnsi" w:hAnsiTheme="minorHAnsi" w:cstheme="minorBidi"/>
                  <w:sz w:val="22"/>
                  <w:szCs w:val="22"/>
                  <w:rPrChange w:id="8339" w:author="Nick.Tolimieri [2]" w:date="2022-09-09T12:38:00Z">
                    <w:rPr>
                      <w:rFonts w:ascii="Calibri" w:hAnsi="Calibri" w:cs="Calibri"/>
                      <w:color w:val="000000"/>
                      <w:sz w:val="22"/>
                      <w:szCs w:val="22"/>
                    </w:rPr>
                  </w:rPrChange>
                </w:rPr>
                <w:t>2</w:t>
              </w:r>
            </w:ins>
          </w:p>
        </w:tc>
        <w:tc>
          <w:tcPr>
            <w:tcW w:w="960" w:type="dxa"/>
            <w:noWrap/>
            <w:hideMark/>
            <w:tcPrChange w:id="83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41" w:author="Nick.Tolimieri [2]" w:date="2022-09-09T12:38:00Z"/>
                <w:rFonts w:asciiTheme="minorHAnsi" w:eastAsiaTheme="minorHAnsi" w:hAnsiTheme="minorHAnsi" w:cstheme="minorBidi"/>
                <w:sz w:val="22"/>
                <w:szCs w:val="22"/>
                <w:rPrChange w:id="8342" w:author="Nick.Tolimieri [2]" w:date="2022-09-09T12:38:00Z">
                  <w:rPr>
                    <w:ins w:id="8343" w:author="Nick.Tolimieri [2]" w:date="2022-09-09T12:38:00Z"/>
                    <w:rFonts w:ascii="Calibri" w:hAnsi="Calibri" w:cs="Calibri"/>
                    <w:color w:val="000000"/>
                    <w:sz w:val="22"/>
                    <w:szCs w:val="22"/>
                  </w:rPr>
                </w:rPrChange>
              </w:rPr>
              <w:pPrChange w:id="8344" w:author="Nick.Tolimieri [2]" w:date="2022-09-09T12:38:00Z">
                <w:pPr>
                  <w:jc w:val="right"/>
                </w:pPr>
              </w:pPrChange>
            </w:pPr>
            <w:ins w:id="8345" w:author="Nick.Tolimieri [2]" w:date="2022-09-09T12:38:00Z">
              <w:r w:rsidRPr="001255CF">
                <w:rPr>
                  <w:rFonts w:asciiTheme="minorHAnsi" w:eastAsiaTheme="minorHAnsi" w:hAnsiTheme="minorHAnsi" w:cstheme="minorBidi"/>
                  <w:sz w:val="22"/>
                  <w:szCs w:val="22"/>
                  <w:rPrChange w:id="8346" w:author="Nick.Tolimieri [2]" w:date="2022-09-09T12:38:00Z">
                    <w:rPr>
                      <w:rFonts w:ascii="Calibri" w:hAnsi="Calibri" w:cs="Calibri"/>
                      <w:color w:val="000000"/>
                      <w:sz w:val="22"/>
                      <w:szCs w:val="22"/>
                    </w:rPr>
                  </w:rPrChange>
                </w:rPr>
                <w:t>30</w:t>
              </w:r>
            </w:ins>
          </w:p>
        </w:tc>
        <w:tc>
          <w:tcPr>
            <w:tcW w:w="960" w:type="dxa"/>
            <w:noWrap/>
            <w:hideMark/>
            <w:tcPrChange w:id="834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48" w:author="Nick.Tolimieri [2]" w:date="2022-09-09T12:38:00Z"/>
                <w:rFonts w:asciiTheme="minorHAnsi" w:eastAsiaTheme="minorHAnsi" w:hAnsiTheme="minorHAnsi" w:cstheme="minorBidi"/>
                <w:sz w:val="22"/>
                <w:szCs w:val="22"/>
                <w:rPrChange w:id="8349" w:author="Nick.Tolimieri [2]" w:date="2022-09-09T12:38:00Z">
                  <w:rPr>
                    <w:ins w:id="8350" w:author="Nick.Tolimieri [2]" w:date="2022-09-09T12:38:00Z"/>
                    <w:rFonts w:ascii="Calibri" w:hAnsi="Calibri" w:cs="Calibri"/>
                    <w:color w:val="000000"/>
                    <w:sz w:val="22"/>
                    <w:szCs w:val="22"/>
                  </w:rPr>
                </w:rPrChange>
              </w:rPr>
              <w:pPrChange w:id="8351" w:author="Nick.Tolimieri [2]" w:date="2022-09-09T12:38:00Z">
                <w:pPr>
                  <w:jc w:val="right"/>
                </w:pPr>
              </w:pPrChange>
            </w:pPr>
            <w:ins w:id="8352" w:author="Nick.Tolimieri [2]" w:date="2022-09-09T12:38:00Z">
              <w:r w:rsidRPr="001255CF">
                <w:rPr>
                  <w:rFonts w:asciiTheme="minorHAnsi" w:eastAsiaTheme="minorHAnsi" w:hAnsiTheme="minorHAnsi" w:cstheme="minorBidi"/>
                  <w:sz w:val="22"/>
                  <w:szCs w:val="22"/>
                  <w:rPrChange w:id="8353" w:author="Nick.Tolimieri [2]" w:date="2022-09-09T12:38:00Z">
                    <w:rPr>
                      <w:rFonts w:ascii="Calibri" w:hAnsi="Calibri" w:cs="Calibri"/>
                      <w:color w:val="000000"/>
                      <w:sz w:val="22"/>
                      <w:szCs w:val="22"/>
                    </w:rPr>
                  </w:rPrChange>
                </w:rPr>
                <w:t>8</w:t>
              </w:r>
            </w:ins>
          </w:p>
        </w:tc>
        <w:tc>
          <w:tcPr>
            <w:tcW w:w="960" w:type="dxa"/>
            <w:noWrap/>
            <w:hideMark/>
            <w:tcPrChange w:id="835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55" w:author="Nick.Tolimieri [2]" w:date="2022-09-09T12:38:00Z"/>
                <w:rFonts w:asciiTheme="minorHAnsi" w:eastAsiaTheme="minorHAnsi" w:hAnsiTheme="minorHAnsi" w:cstheme="minorBidi"/>
                <w:sz w:val="22"/>
                <w:szCs w:val="22"/>
                <w:rPrChange w:id="8356" w:author="Nick.Tolimieri [2]" w:date="2022-09-09T12:38:00Z">
                  <w:rPr>
                    <w:ins w:id="8357" w:author="Nick.Tolimieri [2]" w:date="2022-09-09T12:38:00Z"/>
                    <w:rFonts w:ascii="Calibri" w:hAnsi="Calibri" w:cs="Calibri"/>
                    <w:color w:val="000000"/>
                    <w:sz w:val="22"/>
                    <w:szCs w:val="22"/>
                  </w:rPr>
                </w:rPrChange>
              </w:rPr>
              <w:pPrChange w:id="8358" w:author="Nick.Tolimieri [2]" w:date="2022-09-09T12:38:00Z">
                <w:pPr>
                  <w:jc w:val="right"/>
                </w:pPr>
              </w:pPrChange>
            </w:pPr>
            <w:ins w:id="8359" w:author="Nick.Tolimieri [2]" w:date="2022-09-09T12:38:00Z">
              <w:r w:rsidRPr="001255CF">
                <w:rPr>
                  <w:rFonts w:asciiTheme="minorHAnsi" w:eastAsiaTheme="minorHAnsi" w:hAnsiTheme="minorHAnsi" w:cstheme="minorBidi"/>
                  <w:sz w:val="22"/>
                  <w:szCs w:val="22"/>
                  <w:rPrChange w:id="8360" w:author="Nick.Tolimieri [2]" w:date="2022-09-09T12:38:00Z">
                    <w:rPr>
                      <w:rFonts w:ascii="Calibri" w:hAnsi="Calibri" w:cs="Calibri"/>
                      <w:color w:val="000000"/>
                      <w:sz w:val="22"/>
                      <w:szCs w:val="22"/>
                    </w:rPr>
                  </w:rPrChange>
                </w:rPr>
                <w:t>22</w:t>
              </w:r>
            </w:ins>
          </w:p>
        </w:tc>
        <w:tc>
          <w:tcPr>
            <w:tcW w:w="960" w:type="dxa"/>
            <w:noWrap/>
            <w:hideMark/>
            <w:tcPrChange w:id="836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62" w:author="Nick.Tolimieri [2]" w:date="2022-09-09T12:38:00Z"/>
                <w:rFonts w:asciiTheme="minorHAnsi" w:eastAsiaTheme="minorHAnsi" w:hAnsiTheme="minorHAnsi" w:cstheme="minorBidi"/>
                <w:sz w:val="22"/>
                <w:szCs w:val="22"/>
                <w:rPrChange w:id="8363" w:author="Nick.Tolimieri [2]" w:date="2022-09-09T12:38:00Z">
                  <w:rPr>
                    <w:ins w:id="8364" w:author="Nick.Tolimieri [2]" w:date="2022-09-09T12:38:00Z"/>
                    <w:rFonts w:ascii="Calibri" w:hAnsi="Calibri" w:cs="Calibri"/>
                    <w:color w:val="000000"/>
                    <w:sz w:val="22"/>
                    <w:szCs w:val="22"/>
                  </w:rPr>
                </w:rPrChange>
              </w:rPr>
              <w:pPrChange w:id="8365" w:author="Nick.Tolimieri [2]" w:date="2022-09-09T12:38:00Z">
                <w:pPr>
                  <w:jc w:val="right"/>
                </w:pPr>
              </w:pPrChange>
            </w:pPr>
            <w:ins w:id="8366" w:author="Nick.Tolimieri [2]" w:date="2022-09-09T12:38:00Z">
              <w:r w:rsidRPr="001255CF">
                <w:rPr>
                  <w:rFonts w:asciiTheme="minorHAnsi" w:eastAsiaTheme="minorHAnsi" w:hAnsiTheme="minorHAnsi" w:cstheme="minorBidi"/>
                  <w:sz w:val="22"/>
                  <w:szCs w:val="22"/>
                  <w:rPrChange w:id="8367" w:author="Nick.Tolimieri [2]" w:date="2022-09-09T12:38:00Z">
                    <w:rPr>
                      <w:rFonts w:ascii="Calibri" w:hAnsi="Calibri" w:cs="Calibri"/>
                      <w:color w:val="000000"/>
                      <w:sz w:val="22"/>
                      <w:szCs w:val="22"/>
                    </w:rPr>
                  </w:rPrChange>
                </w:rPr>
                <w:t>2.44</w:t>
              </w:r>
            </w:ins>
          </w:p>
        </w:tc>
        <w:tc>
          <w:tcPr>
            <w:tcW w:w="960" w:type="dxa"/>
            <w:noWrap/>
            <w:hideMark/>
            <w:tcPrChange w:id="836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69" w:author="Nick.Tolimieri [2]" w:date="2022-09-09T12:38:00Z"/>
                <w:rFonts w:asciiTheme="minorHAnsi" w:eastAsiaTheme="minorHAnsi" w:hAnsiTheme="minorHAnsi" w:cstheme="minorBidi"/>
                <w:sz w:val="22"/>
                <w:szCs w:val="22"/>
                <w:rPrChange w:id="8370" w:author="Nick.Tolimieri [2]" w:date="2022-09-09T12:38:00Z">
                  <w:rPr>
                    <w:ins w:id="8371" w:author="Nick.Tolimieri [2]" w:date="2022-09-09T12:38:00Z"/>
                    <w:rFonts w:ascii="Calibri" w:hAnsi="Calibri" w:cs="Calibri"/>
                    <w:color w:val="000000"/>
                    <w:sz w:val="22"/>
                    <w:szCs w:val="22"/>
                  </w:rPr>
                </w:rPrChange>
              </w:rPr>
              <w:pPrChange w:id="8372" w:author="Nick.Tolimieri [2]" w:date="2022-09-09T12:38:00Z">
                <w:pPr>
                  <w:jc w:val="right"/>
                </w:pPr>
              </w:pPrChange>
            </w:pPr>
            <w:ins w:id="8373" w:author="Nick.Tolimieri [2]" w:date="2022-09-09T12:38:00Z">
              <w:r w:rsidRPr="001255CF">
                <w:rPr>
                  <w:rFonts w:asciiTheme="minorHAnsi" w:eastAsiaTheme="minorHAnsi" w:hAnsiTheme="minorHAnsi" w:cstheme="minorBidi"/>
                  <w:sz w:val="22"/>
                  <w:szCs w:val="22"/>
                  <w:rPrChange w:id="8374" w:author="Nick.Tolimieri [2]" w:date="2022-09-09T12:38:00Z">
                    <w:rPr>
                      <w:rFonts w:ascii="Calibri" w:hAnsi="Calibri" w:cs="Calibri"/>
                      <w:color w:val="000000"/>
                      <w:sz w:val="22"/>
                      <w:szCs w:val="22"/>
                    </w:rPr>
                  </w:rPrChange>
                </w:rPr>
                <w:t>0.5</w:t>
              </w:r>
            </w:ins>
          </w:p>
        </w:tc>
      </w:tr>
      <w:tr w:rsidR="001255CF" w:rsidRPr="001255CF" w:rsidTr="001255CF">
        <w:trPr>
          <w:divId w:val="1429738465"/>
          <w:trHeight w:val="300"/>
          <w:ins w:id="8375" w:author="Nick.Tolimieri [2]" w:date="2022-09-09T12:38:00Z"/>
          <w:trPrChange w:id="8376" w:author="Nick.Tolimieri [2]" w:date="2022-09-09T12:38:00Z">
            <w:trPr>
              <w:divId w:val="1429738465"/>
              <w:trHeight w:val="300"/>
            </w:trPr>
          </w:trPrChange>
        </w:trPr>
        <w:tc>
          <w:tcPr>
            <w:tcW w:w="960" w:type="dxa"/>
            <w:noWrap/>
            <w:hideMark/>
            <w:tcPrChange w:id="83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78" w:author="Nick.Tolimieri [2]" w:date="2022-09-09T12:38:00Z"/>
                <w:rFonts w:asciiTheme="minorHAnsi" w:eastAsiaTheme="minorHAnsi" w:hAnsiTheme="minorHAnsi" w:cstheme="minorBidi"/>
                <w:sz w:val="22"/>
                <w:szCs w:val="22"/>
                <w:rPrChange w:id="8379" w:author="Nick.Tolimieri [2]" w:date="2022-09-09T12:38:00Z">
                  <w:rPr>
                    <w:ins w:id="8380" w:author="Nick.Tolimieri [2]" w:date="2022-09-09T12:38:00Z"/>
                    <w:rFonts w:ascii="Calibri" w:hAnsi="Calibri" w:cs="Calibri"/>
                    <w:color w:val="000000"/>
                    <w:sz w:val="22"/>
                    <w:szCs w:val="22"/>
                  </w:rPr>
                </w:rPrChange>
              </w:rPr>
              <w:pPrChange w:id="8381" w:author="Nick.Tolimieri [2]" w:date="2022-09-09T12:38:00Z">
                <w:pPr/>
              </w:pPrChange>
            </w:pPr>
            <w:ins w:id="8382" w:author="Nick.Tolimieri [2]" w:date="2022-09-09T12:38:00Z">
              <w:r w:rsidRPr="001255CF">
                <w:rPr>
                  <w:rFonts w:asciiTheme="minorHAnsi" w:eastAsiaTheme="minorHAnsi" w:hAnsiTheme="minorHAnsi" w:cstheme="minorBidi"/>
                  <w:sz w:val="22"/>
                  <w:szCs w:val="22"/>
                  <w:rPrChange w:id="8383" w:author="Nick.Tolimieri [2]" w:date="2022-09-09T12:38:00Z">
                    <w:rPr>
                      <w:rFonts w:ascii="Calibri" w:hAnsi="Calibri" w:cs="Calibri"/>
                      <w:color w:val="000000"/>
                      <w:sz w:val="22"/>
                      <w:szCs w:val="22"/>
                    </w:rPr>
                  </w:rPrChange>
                </w:rPr>
                <w:t>Cape Alava</w:t>
              </w:r>
            </w:ins>
          </w:p>
        </w:tc>
        <w:tc>
          <w:tcPr>
            <w:tcW w:w="960" w:type="dxa"/>
            <w:noWrap/>
            <w:hideMark/>
            <w:tcPrChange w:id="83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85" w:author="Nick.Tolimieri [2]" w:date="2022-09-09T12:38:00Z"/>
                <w:rFonts w:asciiTheme="minorHAnsi" w:eastAsiaTheme="minorHAnsi" w:hAnsiTheme="minorHAnsi" w:cstheme="minorBidi"/>
                <w:sz w:val="22"/>
                <w:szCs w:val="22"/>
                <w:rPrChange w:id="8386" w:author="Nick.Tolimieri [2]" w:date="2022-09-09T12:38:00Z">
                  <w:rPr>
                    <w:ins w:id="8387" w:author="Nick.Tolimieri [2]" w:date="2022-09-09T12:38:00Z"/>
                    <w:rFonts w:ascii="Calibri" w:hAnsi="Calibri" w:cs="Calibri"/>
                    <w:color w:val="000000"/>
                    <w:sz w:val="22"/>
                    <w:szCs w:val="22"/>
                  </w:rPr>
                </w:rPrChange>
              </w:rPr>
              <w:pPrChange w:id="8388" w:author="Nick.Tolimieri [2]" w:date="2022-09-09T12:38:00Z">
                <w:pPr>
                  <w:jc w:val="right"/>
                </w:pPr>
              </w:pPrChange>
            </w:pPr>
            <w:ins w:id="8389" w:author="Nick.Tolimieri [2]" w:date="2022-09-09T12:38:00Z">
              <w:r w:rsidRPr="001255CF">
                <w:rPr>
                  <w:rFonts w:asciiTheme="minorHAnsi" w:eastAsiaTheme="minorHAnsi" w:hAnsiTheme="minorHAnsi" w:cstheme="minorBidi"/>
                  <w:sz w:val="22"/>
                  <w:szCs w:val="22"/>
                  <w:rPrChange w:id="8390" w:author="Nick.Tolimieri [2]" w:date="2022-09-09T12:38:00Z">
                    <w:rPr>
                      <w:rFonts w:ascii="Calibri" w:hAnsi="Calibri" w:cs="Calibri"/>
                      <w:color w:val="000000"/>
                      <w:sz w:val="22"/>
                      <w:szCs w:val="22"/>
                    </w:rPr>
                  </w:rPrChange>
                </w:rPr>
                <w:t>2014</w:t>
              </w:r>
            </w:ins>
          </w:p>
        </w:tc>
        <w:tc>
          <w:tcPr>
            <w:tcW w:w="960" w:type="dxa"/>
            <w:noWrap/>
            <w:hideMark/>
            <w:tcPrChange w:id="83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92" w:author="Nick.Tolimieri [2]" w:date="2022-09-09T12:38:00Z"/>
                <w:rFonts w:asciiTheme="minorHAnsi" w:eastAsiaTheme="minorHAnsi" w:hAnsiTheme="minorHAnsi" w:cstheme="minorBidi"/>
                <w:sz w:val="22"/>
                <w:szCs w:val="22"/>
                <w:rPrChange w:id="8393" w:author="Nick.Tolimieri [2]" w:date="2022-09-09T12:38:00Z">
                  <w:rPr>
                    <w:ins w:id="8394" w:author="Nick.Tolimieri [2]" w:date="2022-09-09T12:38:00Z"/>
                    <w:rFonts w:ascii="Calibri" w:hAnsi="Calibri" w:cs="Calibri"/>
                    <w:color w:val="000000"/>
                    <w:sz w:val="22"/>
                    <w:szCs w:val="22"/>
                  </w:rPr>
                </w:rPrChange>
              </w:rPr>
              <w:pPrChange w:id="8395" w:author="Nick.Tolimieri [2]" w:date="2022-09-09T12:38:00Z">
                <w:pPr>
                  <w:jc w:val="right"/>
                </w:pPr>
              </w:pPrChange>
            </w:pPr>
            <w:ins w:id="8396" w:author="Nick.Tolimieri [2]" w:date="2022-09-09T12:38:00Z">
              <w:r w:rsidRPr="001255CF">
                <w:rPr>
                  <w:rFonts w:asciiTheme="minorHAnsi" w:eastAsiaTheme="minorHAnsi" w:hAnsiTheme="minorHAnsi" w:cstheme="minorBidi"/>
                  <w:sz w:val="22"/>
                  <w:szCs w:val="22"/>
                  <w:rPrChange w:id="8397" w:author="Nick.Tolimieri [2]" w:date="2022-09-09T12:38:00Z">
                    <w:rPr>
                      <w:rFonts w:ascii="Calibri" w:hAnsi="Calibri" w:cs="Calibri"/>
                      <w:color w:val="000000"/>
                      <w:sz w:val="22"/>
                      <w:szCs w:val="22"/>
                    </w:rPr>
                  </w:rPrChange>
                </w:rPr>
                <w:t>4</w:t>
              </w:r>
            </w:ins>
          </w:p>
        </w:tc>
        <w:tc>
          <w:tcPr>
            <w:tcW w:w="960" w:type="dxa"/>
            <w:noWrap/>
            <w:hideMark/>
            <w:tcPrChange w:id="83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399" w:author="Nick.Tolimieri [2]" w:date="2022-09-09T12:38:00Z"/>
                <w:rFonts w:asciiTheme="minorHAnsi" w:eastAsiaTheme="minorHAnsi" w:hAnsiTheme="minorHAnsi" w:cstheme="minorBidi"/>
                <w:sz w:val="22"/>
                <w:szCs w:val="22"/>
                <w:rPrChange w:id="8400" w:author="Nick.Tolimieri [2]" w:date="2022-09-09T12:38:00Z">
                  <w:rPr>
                    <w:ins w:id="8401" w:author="Nick.Tolimieri [2]" w:date="2022-09-09T12:38:00Z"/>
                    <w:rFonts w:ascii="Calibri" w:hAnsi="Calibri" w:cs="Calibri"/>
                    <w:color w:val="000000"/>
                    <w:sz w:val="22"/>
                    <w:szCs w:val="22"/>
                  </w:rPr>
                </w:rPrChange>
              </w:rPr>
              <w:pPrChange w:id="8402" w:author="Nick.Tolimieri [2]" w:date="2022-09-09T12:38:00Z">
                <w:pPr>
                  <w:jc w:val="right"/>
                </w:pPr>
              </w:pPrChange>
            </w:pPr>
            <w:ins w:id="8403" w:author="Nick.Tolimieri [2]" w:date="2022-09-09T12:38:00Z">
              <w:r w:rsidRPr="001255CF">
                <w:rPr>
                  <w:rFonts w:asciiTheme="minorHAnsi" w:eastAsiaTheme="minorHAnsi" w:hAnsiTheme="minorHAnsi" w:cstheme="minorBidi"/>
                  <w:sz w:val="22"/>
                  <w:szCs w:val="22"/>
                  <w:rPrChange w:id="8404" w:author="Nick.Tolimieri [2]" w:date="2022-09-09T12:38:00Z">
                    <w:rPr>
                      <w:rFonts w:ascii="Calibri" w:hAnsi="Calibri" w:cs="Calibri"/>
                      <w:color w:val="000000"/>
                      <w:sz w:val="22"/>
                      <w:szCs w:val="22"/>
                    </w:rPr>
                  </w:rPrChange>
                </w:rPr>
                <w:t>97</w:t>
              </w:r>
            </w:ins>
          </w:p>
        </w:tc>
        <w:tc>
          <w:tcPr>
            <w:tcW w:w="960" w:type="dxa"/>
            <w:noWrap/>
            <w:hideMark/>
            <w:tcPrChange w:id="84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06" w:author="Nick.Tolimieri [2]" w:date="2022-09-09T12:38:00Z"/>
                <w:rFonts w:asciiTheme="minorHAnsi" w:eastAsiaTheme="minorHAnsi" w:hAnsiTheme="minorHAnsi" w:cstheme="minorBidi"/>
                <w:sz w:val="22"/>
                <w:szCs w:val="22"/>
                <w:rPrChange w:id="8407" w:author="Nick.Tolimieri [2]" w:date="2022-09-09T12:38:00Z">
                  <w:rPr>
                    <w:ins w:id="8408" w:author="Nick.Tolimieri [2]" w:date="2022-09-09T12:38:00Z"/>
                    <w:rFonts w:ascii="Calibri" w:hAnsi="Calibri" w:cs="Calibri"/>
                    <w:color w:val="000000"/>
                    <w:sz w:val="22"/>
                    <w:szCs w:val="22"/>
                  </w:rPr>
                </w:rPrChange>
              </w:rPr>
              <w:pPrChange w:id="8409" w:author="Nick.Tolimieri [2]" w:date="2022-09-09T12:38:00Z">
                <w:pPr>
                  <w:jc w:val="right"/>
                </w:pPr>
              </w:pPrChange>
            </w:pPr>
            <w:ins w:id="8410" w:author="Nick.Tolimieri [2]" w:date="2022-09-09T12:38:00Z">
              <w:r w:rsidRPr="001255CF">
                <w:rPr>
                  <w:rFonts w:asciiTheme="minorHAnsi" w:eastAsiaTheme="minorHAnsi" w:hAnsiTheme="minorHAnsi" w:cstheme="minorBidi"/>
                  <w:sz w:val="22"/>
                  <w:szCs w:val="22"/>
                  <w:rPrChange w:id="8411" w:author="Nick.Tolimieri [2]" w:date="2022-09-09T12:38:00Z">
                    <w:rPr>
                      <w:rFonts w:ascii="Calibri" w:hAnsi="Calibri" w:cs="Calibri"/>
                      <w:color w:val="000000"/>
                      <w:sz w:val="22"/>
                      <w:szCs w:val="22"/>
                    </w:rPr>
                  </w:rPrChange>
                </w:rPr>
                <w:t>3</w:t>
              </w:r>
            </w:ins>
          </w:p>
        </w:tc>
        <w:tc>
          <w:tcPr>
            <w:tcW w:w="960" w:type="dxa"/>
            <w:noWrap/>
            <w:hideMark/>
            <w:tcPrChange w:id="84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13" w:author="Nick.Tolimieri [2]" w:date="2022-09-09T12:38:00Z"/>
                <w:rFonts w:asciiTheme="minorHAnsi" w:eastAsiaTheme="minorHAnsi" w:hAnsiTheme="minorHAnsi" w:cstheme="minorBidi"/>
                <w:sz w:val="22"/>
                <w:szCs w:val="22"/>
                <w:rPrChange w:id="8414" w:author="Nick.Tolimieri [2]" w:date="2022-09-09T12:38:00Z">
                  <w:rPr>
                    <w:ins w:id="8415" w:author="Nick.Tolimieri [2]" w:date="2022-09-09T12:38:00Z"/>
                    <w:rFonts w:ascii="Calibri" w:hAnsi="Calibri" w:cs="Calibri"/>
                    <w:color w:val="000000"/>
                    <w:sz w:val="22"/>
                    <w:szCs w:val="22"/>
                  </w:rPr>
                </w:rPrChange>
              </w:rPr>
              <w:pPrChange w:id="8416" w:author="Nick.Tolimieri [2]" w:date="2022-09-09T12:38:00Z">
                <w:pPr>
                  <w:jc w:val="right"/>
                </w:pPr>
              </w:pPrChange>
            </w:pPr>
            <w:ins w:id="8417" w:author="Nick.Tolimieri [2]" w:date="2022-09-09T12:38:00Z">
              <w:r w:rsidRPr="001255CF">
                <w:rPr>
                  <w:rFonts w:asciiTheme="minorHAnsi" w:eastAsiaTheme="minorHAnsi" w:hAnsiTheme="minorHAnsi" w:cstheme="minorBidi"/>
                  <w:sz w:val="22"/>
                  <w:szCs w:val="22"/>
                  <w:rPrChange w:id="8418" w:author="Nick.Tolimieri [2]" w:date="2022-09-09T12:38:00Z">
                    <w:rPr>
                      <w:rFonts w:ascii="Calibri" w:hAnsi="Calibri" w:cs="Calibri"/>
                      <w:color w:val="000000"/>
                      <w:sz w:val="22"/>
                      <w:szCs w:val="22"/>
                    </w:rPr>
                  </w:rPrChange>
                </w:rPr>
                <w:t>95</w:t>
              </w:r>
            </w:ins>
          </w:p>
        </w:tc>
        <w:tc>
          <w:tcPr>
            <w:tcW w:w="960" w:type="dxa"/>
            <w:noWrap/>
            <w:hideMark/>
            <w:tcPrChange w:id="841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20" w:author="Nick.Tolimieri [2]" w:date="2022-09-09T12:38:00Z"/>
                <w:rFonts w:asciiTheme="minorHAnsi" w:eastAsiaTheme="minorHAnsi" w:hAnsiTheme="minorHAnsi" w:cstheme="minorBidi"/>
                <w:sz w:val="22"/>
                <w:szCs w:val="22"/>
                <w:rPrChange w:id="8421" w:author="Nick.Tolimieri [2]" w:date="2022-09-09T12:38:00Z">
                  <w:rPr>
                    <w:ins w:id="8422" w:author="Nick.Tolimieri [2]" w:date="2022-09-09T12:38:00Z"/>
                    <w:rFonts w:ascii="Calibri" w:hAnsi="Calibri" w:cs="Calibri"/>
                    <w:color w:val="000000"/>
                    <w:sz w:val="22"/>
                    <w:szCs w:val="22"/>
                  </w:rPr>
                </w:rPrChange>
              </w:rPr>
              <w:pPrChange w:id="8423" w:author="Nick.Tolimieri [2]" w:date="2022-09-09T12:38:00Z">
                <w:pPr>
                  <w:jc w:val="right"/>
                </w:pPr>
              </w:pPrChange>
            </w:pPr>
            <w:ins w:id="8424" w:author="Nick.Tolimieri [2]" w:date="2022-09-09T12:38:00Z">
              <w:r w:rsidRPr="001255CF">
                <w:rPr>
                  <w:rFonts w:asciiTheme="minorHAnsi" w:eastAsiaTheme="minorHAnsi" w:hAnsiTheme="minorHAnsi" w:cstheme="minorBidi"/>
                  <w:sz w:val="22"/>
                  <w:szCs w:val="22"/>
                  <w:rPrChange w:id="8425" w:author="Nick.Tolimieri [2]" w:date="2022-09-09T12:38:00Z">
                    <w:rPr>
                      <w:rFonts w:ascii="Calibri" w:hAnsi="Calibri" w:cs="Calibri"/>
                      <w:color w:val="000000"/>
                      <w:sz w:val="22"/>
                      <w:szCs w:val="22"/>
                    </w:rPr>
                  </w:rPrChange>
                </w:rPr>
                <w:t>23</w:t>
              </w:r>
            </w:ins>
          </w:p>
        </w:tc>
        <w:tc>
          <w:tcPr>
            <w:tcW w:w="960" w:type="dxa"/>
            <w:noWrap/>
            <w:hideMark/>
            <w:tcPrChange w:id="842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27" w:author="Nick.Tolimieri [2]" w:date="2022-09-09T12:38:00Z"/>
                <w:rFonts w:asciiTheme="minorHAnsi" w:eastAsiaTheme="minorHAnsi" w:hAnsiTheme="minorHAnsi" w:cstheme="minorBidi"/>
                <w:sz w:val="22"/>
                <w:szCs w:val="22"/>
                <w:rPrChange w:id="8428" w:author="Nick.Tolimieri [2]" w:date="2022-09-09T12:38:00Z">
                  <w:rPr>
                    <w:ins w:id="8429" w:author="Nick.Tolimieri [2]" w:date="2022-09-09T12:38:00Z"/>
                    <w:rFonts w:ascii="Calibri" w:hAnsi="Calibri" w:cs="Calibri"/>
                    <w:color w:val="000000"/>
                    <w:sz w:val="22"/>
                    <w:szCs w:val="22"/>
                  </w:rPr>
                </w:rPrChange>
              </w:rPr>
              <w:pPrChange w:id="8430" w:author="Nick.Tolimieri [2]" w:date="2022-09-09T12:38:00Z">
                <w:pPr>
                  <w:jc w:val="right"/>
                </w:pPr>
              </w:pPrChange>
            </w:pPr>
            <w:ins w:id="8431" w:author="Nick.Tolimieri [2]" w:date="2022-09-09T12:38:00Z">
              <w:r w:rsidRPr="001255CF">
                <w:rPr>
                  <w:rFonts w:asciiTheme="minorHAnsi" w:eastAsiaTheme="minorHAnsi" w:hAnsiTheme="minorHAnsi" w:cstheme="minorBidi"/>
                  <w:sz w:val="22"/>
                  <w:szCs w:val="22"/>
                  <w:rPrChange w:id="8432" w:author="Nick.Tolimieri [2]" w:date="2022-09-09T12:38:00Z">
                    <w:rPr>
                      <w:rFonts w:ascii="Calibri" w:hAnsi="Calibri" w:cs="Calibri"/>
                      <w:color w:val="000000"/>
                      <w:sz w:val="22"/>
                      <w:szCs w:val="22"/>
                    </w:rPr>
                  </w:rPrChange>
                </w:rPr>
                <w:t>47</w:t>
              </w:r>
            </w:ins>
          </w:p>
        </w:tc>
        <w:tc>
          <w:tcPr>
            <w:tcW w:w="960" w:type="dxa"/>
            <w:noWrap/>
            <w:hideMark/>
            <w:tcPrChange w:id="843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34" w:author="Nick.Tolimieri [2]" w:date="2022-09-09T12:38:00Z"/>
                <w:rFonts w:asciiTheme="minorHAnsi" w:eastAsiaTheme="minorHAnsi" w:hAnsiTheme="minorHAnsi" w:cstheme="minorBidi"/>
                <w:sz w:val="22"/>
                <w:szCs w:val="22"/>
                <w:rPrChange w:id="8435" w:author="Nick.Tolimieri [2]" w:date="2022-09-09T12:38:00Z">
                  <w:rPr>
                    <w:ins w:id="8436" w:author="Nick.Tolimieri [2]" w:date="2022-09-09T12:38:00Z"/>
                    <w:rFonts w:ascii="Calibri" w:hAnsi="Calibri" w:cs="Calibri"/>
                    <w:color w:val="000000"/>
                    <w:sz w:val="22"/>
                    <w:szCs w:val="22"/>
                  </w:rPr>
                </w:rPrChange>
              </w:rPr>
              <w:pPrChange w:id="8437" w:author="Nick.Tolimieri [2]" w:date="2022-09-09T12:38:00Z">
                <w:pPr>
                  <w:jc w:val="right"/>
                </w:pPr>
              </w:pPrChange>
            </w:pPr>
            <w:ins w:id="8438" w:author="Nick.Tolimieri [2]" w:date="2022-09-09T12:38:00Z">
              <w:r w:rsidRPr="001255CF">
                <w:rPr>
                  <w:rFonts w:asciiTheme="minorHAnsi" w:eastAsiaTheme="minorHAnsi" w:hAnsiTheme="minorHAnsi" w:cstheme="minorBidi"/>
                  <w:sz w:val="22"/>
                  <w:szCs w:val="22"/>
                  <w:rPrChange w:id="8439" w:author="Nick.Tolimieri [2]" w:date="2022-09-09T12:38:00Z">
                    <w:rPr>
                      <w:rFonts w:ascii="Calibri" w:hAnsi="Calibri" w:cs="Calibri"/>
                      <w:color w:val="000000"/>
                      <w:sz w:val="22"/>
                      <w:szCs w:val="22"/>
                    </w:rPr>
                  </w:rPrChange>
                </w:rPr>
                <w:t>2.41</w:t>
              </w:r>
            </w:ins>
          </w:p>
        </w:tc>
        <w:tc>
          <w:tcPr>
            <w:tcW w:w="960" w:type="dxa"/>
            <w:noWrap/>
            <w:hideMark/>
            <w:tcPrChange w:id="844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41" w:author="Nick.Tolimieri [2]" w:date="2022-09-09T12:38:00Z"/>
                <w:rFonts w:asciiTheme="minorHAnsi" w:eastAsiaTheme="minorHAnsi" w:hAnsiTheme="minorHAnsi" w:cstheme="minorBidi"/>
                <w:sz w:val="22"/>
                <w:szCs w:val="22"/>
                <w:rPrChange w:id="8442" w:author="Nick.Tolimieri [2]" w:date="2022-09-09T12:38:00Z">
                  <w:rPr>
                    <w:ins w:id="8443" w:author="Nick.Tolimieri [2]" w:date="2022-09-09T12:38:00Z"/>
                    <w:rFonts w:ascii="Calibri" w:hAnsi="Calibri" w:cs="Calibri"/>
                    <w:color w:val="000000"/>
                    <w:sz w:val="22"/>
                    <w:szCs w:val="22"/>
                  </w:rPr>
                </w:rPrChange>
              </w:rPr>
              <w:pPrChange w:id="8444" w:author="Nick.Tolimieri [2]" w:date="2022-09-09T12:38:00Z">
                <w:pPr>
                  <w:jc w:val="right"/>
                </w:pPr>
              </w:pPrChange>
            </w:pPr>
            <w:ins w:id="8445" w:author="Nick.Tolimieri [2]" w:date="2022-09-09T12:38:00Z">
              <w:r w:rsidRPr="001255CF">
                <w:rPr>
                  <w:rFonts w:asciiTheme="minorHAnsi" w:eastAsiaTheme="minorHAnsi" w:hAnsiTheme="minorHAnsi" w:cstheme="minorBidi"/>
                  <w:sz w:val="22"/>
                  <w:szCs w:val="22"/>
                  <w:rPrChange w:id="8446" w:author="Nick.Tolimieri [2]" w:date="2022-09-09T12:38:00Z">
                    <w:rPr>
                      <w:rFonts w:ascii="Calibri" w:hAnsi="Calibri" w:cs="Calibri"/>
                      <w:color w:val="000000"/>
                      <w:sz w:val="22"/>
                      <w:szCs w:val="22"/>
                    </w:rPr>
                  </w:rPrChange>
                </w:rPr>
                <w:t>0.56</w:t>
              </w:r>
            </w:ins>
          </w:p>
        </w:tc>
      </w:tr>
      <w:tr w:rsidR="001255CF" w:rsidRPr="001255CF" w:rsidTr="001255CF">
        <w:trPr>
          <w:divId w:val="1429738465"/>
          <w:trHeight w:val="300"/>
          <w:ins w:id="8447" w:author="Nick.Tolimieri [2]" w:date="2022-09-09T12:38:00Z"/>
          <w:trPrChange w:id="8448" w:author="Nick.Tolimieri [2]" w:date="2022-09-09T12:38:00Z">
            <w:trPr>
              <w:divId w:val="1429738465"/>
              <w:trHeight w:val="300"/>
            </w:trPr>
          </w:trPrChange>
        </w:trPr>
        <w:tc>
          <w:tcPr>
            <w:tcW w:w="960" w:type="dxa"/>
            <w:noWrap/>
            <w:hideMark/>
            <w:tcPrChange w:id="8449"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50" w:author="Nick.Tolimieri [2]" w:date="2022-09-09T12:38:00Z"/>
                <w:rFonts w:asciiTheme="minorHAnsi" w:eastAsiaTheme="minorHAnsi" w:hAnsiTheme="minorHAnsi" w:cstheme="minorBidi"/>
                <w:sz w:val="22"/>
                <w:szCs w:val="22"/>
                <w:rPrChange w:id="8451" w:author="Nick.Tolimieri [2]" w:date="2022-09-09T12:38:00Z">
                  <w:rPr>
                    <w:ins w:id="8452" w:author="Nick.Tolimieri [2]" w:date="2022-09-09T12:38:00Z"/>
                    <w:rFonts w:ascii="Calibri" w:hAnsi="Calibri" w:cs="Calibri"/>
                    <w:color w:val="000000"/>
                    <w:sz w:val="22"/>
                    <w:szCs w:val="22"/>
                  </w:rPr>
                </w:rPrChange>
              </w:rPr>
              <w:pPrChange w:id="8453" w:author="Nick.Tolimieri [2]" w:date="2022-09-09T12:38:00Z">
                <w:pPr/>
              </w:pPrChange>
            </w:pPr>
            <w:ins w:id="8454" w:author="Nick.Tolimieri [2]" w:date="2022-09-09T12:38:00Z">
              <w:r w:rsidRPr="001255CF">
                <w:rPr>
                  <w:rFonts w:asciiTheme="minorHAnsi" w:eastAsiaTheme="minorHAnsi" w:hAnsiTheme="minorHAnsi" w:cstheme="minorBidi"/>
                  <w:sz w:val="22"/>
                  <w:szCs w:val="22"/>
                  <w:rPrChange w:id="8455" w:author="Nick.Tolimieri [2]" w:date="2022-09-09T12:38:00Z">
                    <w:rPr>
                      <w:rFonts w:ascii="Calibri" w:hAnsi="Calibri" w:cs="Calibri"/>
                      <w:color w:val="000000"/>
                      <w:sz w:val="22"/>
                      <w:szCs w:val="22"/>
                    </w:rPr>
                  </w:rPrChange>
                </w:rPr>
                <w:lastRenderedPageBreak/>
                <w:t>Cape Alava</w:t>
              </w:r>
            </w:ins>
          </w:p>
        </w:tc>
        <w:tc>
          <w:tcPr>
            <w:tcW w:w="960" w:type="dxa"/>
            <w:noWrap/>
            <w:hideMark/>
            <w:tcPrChange w:id="8456"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57" w:author="Nick.Tolimieri [2]" w:date="2022-09-09T12:38:00Z"/>
                <w:rFonts w:asciiTheme="minorHAnsi" w:eastAsiaTheme="minorHAnsi" w:hAnsiTheme="minorHAnsi" w:cstheme="minorBidi"/>
                <w:sz w:val="22"/>
                <w:szCs w:val="22"/>
                <w:rPrChange w:id="8458" w:author="Nick.Tolimieri [2]" w:date="2022-09-09T12:38:00Z">
                  <w:rPr>
                    <w:ins w:id="8459" w:author="Nick.Tolimieri [2]" w:date="2022-09-09T12:38:00Z"/>
                    <w:rFonts w:ascii="Calibri" w:hAnsi="Calibri" w:cs="Calibri"/>
                    <w:color w:val="000000"/>
                    <w:sz w:val="22"/>
                    <w:szCs w:val="22"/>
                  </w:rPr>
                </w:rPrChange>
              </w:rPr>
              <w:pPrChange w:id="8460" w:author="Nick.Tolimieri [2]" w:date="2022-09-09T12:38:00Z">
                <w:pPr>
                  <w:jc w:val="right"/>
                </w:pPr>
              </w:pPrChange>
            </w:pPr>
            <w:ins w:id="8461" w:author="Nick.Tolimieri [2]" w:date="2022-09-09T12:38:00Z">
              <w:r w:rsidRPr="001255CF">
                <w:rPr>
                  <w:rFonts w:asciiTheme="minorHAnsi" w:eastAsiaTheme="minorHAnsi" w:hAnsiTheme="minorHAnsi" w:cstheme="minorBidi"/>
                  <w:sz w:val="22"/>
                  <w:szCs w:val="22"/>
                  <w:rPrChange w:id="8462" w:author="Nick.Tolimieri [2]" w:date="2022-09-09T12:38:00Z">
                    <w:rPr>
                      <w:rFonts w:ascii="Calibri" w:hAnsi="Calibri" w:cs="Calibri"/>
                      <w:color w:val="000000"/>
                      <w:sz w:val="22"/>
                      <w:szCs w:val="22"/>
                    </w:rPr>
                  </w:rPrChange>
                </w:rPr>
                <w:t>2015</w:t>
              </w:r>
            </w:ins>
          </w:p>
        </w:tc>
        <w:tc>
          <w:tcPr>
            <w:tcW w:w="960" w:type="dxa"/>
            <w:noWrap/>
            <w:hideMark/>
            <w:tcPrChange w:id="8463"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64" w:author="Nick.Tolimieri [2]" w:date="2022-09-09T12:38:00Z"/>
                <w:rFonts w:asciiTheme="minorHAnsi" w:eastAsiaTheme="minorHAnsi" w:hAnsiTheme="minorHAnsi" w:cstheme="minorBidi"/>
                <w:sz w:val="22"/>
                <w:szCs w:val="22"/>
                <w:rPrChange w:id="8465" w:author="Nick.Tolimieri [2]" w:date="2022-09-09T12:38:00Z">
                  <w:rPr>
                    <w:ins w:id="8466" w:author="Nick.Tolimieri [2]" w:date="2022-09-09T12:38:00Z"/>
                    <w:rFonts w:ascii="Calibri" w:hAnsi="Calibri" w:cs="Calibri"/>
                    <w:color w:val="000000"/>
                    <w:sz w:val="22"/>
                    <w:szCs w:val="22"/>
                  </w:rPr>
                </w:rPrChange>
              </w:rPr>
              <w:pPrChange w:id="8467" w:author="Nick.Tolimieri [2]" w:date="2022-09-09T12:38:00Z">
                <w:pPr>
                  <w:jc w:val="right"/>
                </w:pPr>
              </w:pPrChange>
            </w:pPr>
            <w:ins w:id="8468" w:author="Nick.Tolimieri [2]" w:date="2022-09-09T12:38:00Z">
              <w:r w:rsidRPr="001255CF">
                <w:rPr>
                  <w:rFonts w:asciiTheme="minorHAnsi" w:eastAsiaTheme="minorHAnsi" w:hAnsiTheme="minorHAnsi" w:cstheme="minorBidi"/>
                  <w:sz w:val="22"/>
                  <w:szCs w:val="22"/>
                  <w:rPrChange w:id="8469" w:author="Nick.Tolimieri [2]" w:date="2022-09-09T12:38:00Z">
                    <w:rPr>
                      <w:rFonts w:ascii="Calibri" w:hAnsi="Calibri" w:cs="Calibri"/>
                      <w:color w:val="000000"/>
                      <w:sz w:val="22"/>
                      <w:szCs w:val="22"/>
                    </w:rPr>
                  </w:rPrChange>
                </w:rPr>
                <w:t>0</w:t>
              </w:r>
            </w:ins>
          </w:p>
        </w:tc>
        <w:tc>
          <w:tcPr>
            <w:tcW w:w="960" w:type="dxa"/>
            <w:noWrap/>
            <w:hideMark/>
            <w:tcPrChange w:id="8470"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71" w:author="Nick.Tolimieri [2]" w:date="2022-09-09T12:38:00Z"/>
                <w:rFonts w:asciiTheme="minorHAnsi" w:eastAsiaTheme="minorHAnsi" w:hAnsiTheme="minorHAnsi" w:cstheme="minorBidi"/>
                <w:sz w:val="22"/>
                <w:szCs w:val="22"/>
                <w:rPrChange w:id="8472" w:author="Nick.Tolimieri [2]" w:date="2022-09-09T12:38:00Z">
                  <w:rPr>
                    <w:ins w:id="8473" w:author="Nick.Tolimieri [2]" w:date="2022-09-09T12:38:00Z"/>
                    <w:rFonts w:ascii="Calibri" w:hAnsi="Calibri" w:cs="Calibri"/>
                    <w:color w:val="000000"/>
                    <w:sz w:val="22"/>
                    <w:szCs w:val="22"/>
                  </w:rPr>
                </w:rPrChange>
              </w:rPr>
              <w:pPrChange w:id="8474" w:author="Nick.Tolimieri [2]" w:date="2022-09-09T12:38:00Z">
                <w:pPr>
                  <w:jc w:val="right"/>
                </w:pPr>
              </w:pPrChange>
            </w:pPr>
            <w:ins w:id="8475" w:author="Nick.Tolimieri [2]" w:date="2022-09-09T12:38:00Z">
              <w:r w:rsidRPr="001255CF">
                <w:rPr>
                  <w:rFonts w:asciiTheme="minorHAnsi" w:eastAsiaTheme="minorHAnsi" w:hAnsiTheme="minorHAnsi" w:cstheme="minorBidi"/>
                  <w:sz w:val="22"/>
                  <w:szCs w:val="22"/>
                  <w:rPrChange w:id="8476" w:author="Nick.Tolimieri [2]" w:date="2022-09-09T12:38:00Z">
                    <w:rPr>
                      <w:rFonts w:ascii="Calibri" w:hAnsi="Calibri" w:cs="Calibri"/>
                      <w:color w:val="000000"/>
                      <w:sz w:val="22"/>
                      <w:szCs w:val="22"/>
                    </w:rPr>
                  </w:rPrChange>
                </w:rPr>
                <w:t>137</w:t>
              </w:r>
            </w:ins>
          </w:p>
        </w:tc>
        <w:tc>
          <w:tcPr>
            <w:tcW w:w="960" w:type="dxa"/>
            <w:noWrap/>
            <w:hideMark/>
            <w:tcPrChange w:id="8477"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78" w:author="Nick.Tolimieri [2]" w:date="2022-09-09T12:38:00Z"/>
                <w:rFonts w:asciiTheme="minorHAnsi" w:eastAsiaTheme="minorHAnsi" w:hAnsiTheme="minorHAnsi" w:cstheme="minorBidi"/>
                <w:sz w:val="22"/>
                <w:szCs w:val="22"/>
                <w:rPrChange w:id="8479" w:author="Nick.Tolimieri [2]" w:date="2022-09-09T12:38:00Z">
                  <w:rPr>
                    <w:ins w:id="8480" w:author="Nick.Tolimieri [2]" w:date="2022-09-09T12:38:00Z"/>
                    <w:rFonts w:ascii="Calibri" w:hAnsi="Calibri" w:cs="Calibri"/>
                    <w:color w:val="000000"/>
                    <w:sz w:val="22"/>
                    <w:szCs w:val="22"/>
                  </w:rPr>
                </w:rPrChange>
              </w:rPr>
              <w:pPrChange w:id="8481" w:author="Nick.Tolimieri [2]" w:date="2022-09-09T12:38:00Z">
                <w:pPr>
                  <w:jc w:val="right"/>
                </w:pPr>
              </w:pPrChange>
            </w:pPr>
            <w:ins w:id="8482" w:author="Nick.Tolimieri [2]" w:date="2022-09-09T12:38:00Z">
              <w:r w:rsidRPr="001255CF">
                <w:rPr>
                  <w:rFonts w:asciiTheme="minorHAnsi" w:eastAsiaTheme="minorHAnsi" w:hAnsiTheme="minorHAnsi" w:cstheme="minorBidi"/>
                  <w:sz w:val="22"/>
                  <w:szCs w:val="22"/>
                  <w:rPrChange w:id="8483" w:author="Nick.Tolimieri [2]" w:date="2022-09-09T12:38:00Z">
                    <w:rPr>
                      <w:rFonts w:ascii="Calibri" w:hAnsi="Calibri" w:cs="Calibri"/>
                      <w:color w:val="000000"/>
                      <w:sz w:val="22"/>
                      <w:szCs w:val="22"/>
                    </w:rPr>
                  </w:rPrChange>
                </w:rPr>
                <w:t>10</w:t>
              </w:r>
            </w:ins>
          </w:p>
        </w:tc>
        <w:tc>
          <w:tcPr>
            <w:tcW w:w="960" w:type="dxa"/>
            <w:noWrap/>
            <w:hideMark/>
            <w:tcPrChange w:id="8484"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85" w:author="Nick.Tolimieri [2]" w:date="2022-09-09T12:38:00Z"/>
                <w:rFonts w:asciiTheme="minorHAnsi" w:eastAsiaTheme="minorHAnsi" w:hAnsiTheme="minorHAnsi" w:cstheme="minorBidi"/>
                <w:sz w:val="22"/>
                <w:szCs w:val="22"/>
                <w:rPrChange w:id="8486" w:author="Nick.Tolimieri [2]" w:date="2022-09-09T12:38:00Z">
                  <w:rPr>
                    <w:ins w:id="8487" w:author="Nick.Tolimieri [2]" w:date="2022-09-09T12:38:00Z"/>
                    <w:rFonts w:ascii="Calibri" w:hAnsi="Calibri" w:cs="Calibri"/>
                    <w:color w:val="000000"/>
                    <w:sz w:val="22"/>
                    <w:szCs w:val="22"/>
                  </w:rPr>
                </w:rPrChange>
              </w:rPr>
              <w:pPrChange w:id="8488" w:author="Nick.Tolimieri [2]" w:date="2022-09-09T12:38:00Z">
                <w:pPr>
                  <w:jc w:val="right"/>
                </w:pPr>
              </w:pPrChange>
            </w:pPr>
            <w:ins w:id="8489" w:author="Nick.Tolimieri [2]" w:date="2022-09-09T12:38:00Z">
              <w:r w:rsidRPr="001255CF">
                <w:rPr>
                  <w:rFonts w:asciiTheme="minorHAnsi" w:eastAsiaTheme="minorHAnsi" w:hAnsiTheme="minorHAnsi" w:cstheme="minorBidi"/>
                  <w:sz w:val="22"/>
                  <w:szCs w:val="22"/>
                  <w:rPrChange w:id="8490" w:author="Nick.Tolimieri [2]" w:date="2022-09-09T12:38:00Z">
                    <w:rPr>
                      <w:rFonts w:ascii="Calibri" w:hAnsi="Calibri" w:cs="Calibri"/>
                      <w:color w:val="000000"/>
                      <w:sz w:val="22"/>
                      <w:szCs w:val="22"/>
                    </w:rPr>
                  </w:rPrChange>
                </w:rPr>
                <w:t>114</w:t>
              </w:r>
            </w:ins>
          </w:p>
        </w:tc>
        <w:tc>
          <w:tcPr>
            <w:tcW w:w="960" w:type="dxa"/>
            <w:noWrap/>
            <w:hideMark/>
            <w:tcPrChange w:id="8491"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92" w:author="Nick.Tolimieri [2]" w:date="2022-09-09T12:38:00Z"/>
                <w:rFonts w:asciiTheme="minorHAnsi" w:eastAsiaTheme="minorHAnsi" w:hAnsiTheme="minorHAnsi" w:cstheme="minorBidi"/>
                <w:sz w:val="22"/>
                <w:szCs w:val="22"/>
                <w:rPrChange w:id="8493" w:author="Nick.Tolimieri [2]" w:date="2022-09-09T12:38:00Z">
                  <w:rPr>
                    <w:ins w:id="8494" w:author="Nick.Tolimieri [2]" w:date="2022-09-09T12:38:00Z"/>
                    <w:rFonts w:ascii="Calibri" w:hAnsi="Calibri" w:cs="Calibri"/>
                    <w:color w:val="000000"/>
                    <w:sz w:val="22"/>
                    <w:szCs w:val="22"/>
                  </w:rPr>
                </w:rPrChange>
              </w:rPr>
              <w:pPrChange w:id="8495" w:author="Nick.Tolimieri [2]" w:date="2022-09-09T12:38:00Z">
                <w:pPr>
                  <w:jc w:val="right"/>
                </w:pPr>
              </w:pPrChange>
            </w:pPr>
            <w:ins w:id="8496" w:author="Nick.Tolimieri [2]" w:date="2022-09-09T12:38:00Z">
              <w:r w:rsidRPr="001255CF">
                <w:rPr>
                  <w:rFonts w:asciiTheme="minorHAnsi" w:eastAsiaTheme="minorHAnsi" w:hAnsiTheme="minorHAnsi" w:cstheme="minorBidi"/>
                  <w:sz w:val="22"/>
                  <w:szCs w:val="22"/>
                  <w:rPrChange w:id="8497" w:author="Nick.Tolimieri [2]" w:date="2022-09-09T12:38:00Z">
                    <w:rPr>
                      <w:rFonts w:ascii="Calibri" w:hAnsi="Calibri" w:cs="Calibri"/>
                      <w:color w:val="000000"/>
                      <w:sz w:val="22"/>
                      <w:szCs w:val="22"/>
                    </w:rPr>
                  </w:rPrChange>
                </w:rPr>
                <w:t>5</w:t>
              </w:r>
            </w:ins>
          </w:p>
        </w:tc>
        <w:tc>
          <w:tcPr>
            <w:tcW w:w="960" w:type="dxa"/>
            <w:noWrap/>
            <w:hideMark/>
            <w:tcPrChange w:id="8498"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499" w:author="Nick.Tolimieri [2]" w:date="2022-09-09T12:38:00Z"/>
                <w:rFonts w:asciiTheme="minorHAnsi" w:eastAsiaTheme="minorHAnsi" w:hAnsiTheme="minorHAnsi" w:cstheme="minorBidi"/>
                <w:sz w:val="22"/>
                <w:szCs w:val="22"/>
                <w:rPrChange w:id="8500" w:author="Nick.Tolimieri [2]" w:date="2022-09-09T12:38:00Z">
                  <w:rPr>
                    <w:ins w:id="8501" w:author="Nick.Tolimieri [2]" w:date="2022-09-09T12:38:00Z"/>
                    <w:rFonts w:ascii="Calibri" w:hAnsi="Calibri" w:cs="Calibri"/>
                    <w:color w:val="000000"/>
                    <w:sz w:val="22"/>
                    <w:szCs w:val="22"/>
                  </w:rPr>
                </w:rPrChange>
              </w:rPr>
              <w:pPrChange w:id="8502" w:author="Nick.Tolimieri [2]" w:date="2022-09-09T12:38:00Z">
                <w:pPr>
                  <w:jc w:val="right"/>
                </w:pPr>
              </w:pPrChange>
            </w:pPr>
            <w:ins w:id="8503" w:author="Nick.Tolimieri [2]" w:date="2022-09-09T12:38:00Z">
              <w:r w:rsidRPr="001255CF">
                <w:rPr>
                  <w:rFonts w:asciiTheme="minorHAnsi" w:eastAsiaTheme="minorHAnsi" w:hAnsiTheme="minorHAnsi" w:cstheme="minorBidi"/>
                  <w:sz w:val="22"/>
                  <w:szCs w:val="22"/>
                  <w:rPrChange w:id="8504" w:author="Nick.Tolimieri [2]" w:date="2022-09-09T12:38:00Z">
                    <w:rPr>
                      <w:rFonts w:ascii="Calibri" w:hAnsi="Calibri" w:cs="Calibri"/>
                      <w:color w:val="000000"/>
                      <w:sz w:val="22"/>
                      <w:szCs w:val="22"/>
                    </w:rPr>
                  </w:rPrChange>
                </w:rPr>
                <w:t>36</w:t>
              </w:r>
            </w:ins>
          </w:p>
        </w:tc>
        <w:tc>
          <w:tcPr>
            <w:tcW w:w="960" w:type="dxa"/>
            <w:noWrap/>
            <w:hideMark/>
            <w:tcPrChange w:id="8505"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506" w:author="Nick.Tolimieri [2]" w:date="2022-09-09T12:38:00Z"/>
                <w:rFonts w:asciiTheme="minorHAnsi" w:eastAsiaTheme="minorHAnsi" w:hAnsiTheme="minorHAnsi" w:cstheme="minorBidi"/>
                <w:sz w:val="22"/>
                <w:szCs w:val="22"/>
                <w:rPrChange w:id="8507" w:author="Nick.Tolimieri [2]" w:date="2022-09-09T12:38:00Z">
                  <w:rPr>
                    <w:ins w:id="8508" w:author="Nick.Tolimieri [2]" w:date="2022-09-09T12:38:00Z"/>
                    <w:rFonts w:ascii="Calibri" w:hAnsi="Calibri" w:cs="Calibri"/>
                    <w:color w:val="000000"/>
                    <w:sz w:val="22"/>
                    <w:szCs w:val="22"/>
                  </w:rPr>
                </w:rPrChange>
              </w:rPr>
              <w:pPrChange w:id="8509" w:author="Nick.Tolimieri [2]" w:date="2022-09-09T12:38:00Z">
                <w:pPr>
                  <w:jc w:val="right"/>
                </w:pPr>
              </w:pPrChange>
            </w:pPr>
            <w:ins w:id="8510" w:author="Nick.Tolimieri [2]" w:date="2022-09-09T12:38:00Z">
              <w:r w:rsidRPr="001255CF">
                <w:rPr>
                  <w:rFonts w:asciiTheme="minorHAnsi" w:eastAsiaTheme="minorHAnsi" w:hAnsiTheme="minorHAnsi" w:cstheme="minorBidi"/>
                  <w:sz w:val="22"/>
                  <w:szCs w:val="22"/>
                  <w:rPrChange w:id="8511" w:author="Nick.Tolimieri [2]" w:date="2022-09-09T12:38:00Z">
                    <w:rPr>
                      <w:rFonts w:ascii="Calibri" w:hAnsi="Calibri" w:cs="Calibri"/>
                      <w:color w:val="000000"/>
                      <w:sz w:val="22"/>
                      <w:szCs w:val="22"/>
                    </w:rPr>
                  </w:rPrChange>
                </w:rPr>
                <w:t>1.68</w:t>
              </w:r>
            </w:ins>
          </w:p>
        </w:tc>
        <w:tc>
          <w:tcPr>
            <w:tcW w:w="960" w:type="dxa"/>
            <w:noWrap/>
            <w:hideMark/>
            <w:tcPrChange w:id="8512" w:author="Nick.Tolimieri [2]" w:date="2022-09-09T12:38: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1255CF" w:rsidRPr="001255CF" w:rsidRDefault="001255CF" w:rsidP="001255CF">
            <w:pPr>
              <w:ind w:firstLine="0"/>
              <w:rPr>
                <w:ins w:id="8513" w:author="Nick.Tolimieri [2]" w:date="2022-09-09T12:38:00Z"/>
                <w:rFonts w:asciiTheme="minorHAnsi" w:eastAsiaTheme="minorHAnsi" w:hAnsiTheme="minorHAnsi" w:cstheme="minorBidi"/>
                <w:sz w:val="22"/>
                <w:szCs w:val="22"/>
                <w:rPrChange w:id="8514" w:author="Nick.Tolimieri [2]" w:date="2022-09-09T12:38:00Z">
                  <w:rPr>
                    <w:ins w:id="8515" w:author="Nick.Tolimieri [2]" w:date="2022-09-09T12:38:00Z"/>
                    <w:rFonts w:ascii="Calibri" w:hAnsi="Calibri" w:cs="Calibri"/>
                    <w:color w:val="000000"/>
                    <w:sz w:val="22"/>
                    <w:szCs w:val="22"/>
                  </w:rPr>
                </w:rPrChange>
              </w:rPr>
              <w:pPrChange w:id="8516" w:author="Nick.Tolimieri [2]" w:date="2022-09-09T12:38:00Z">
                <w:pPr>
                  <w:jc w:val="right"/>
                </w:pPr>
              </w:pPrChange>
            </w:pPr>
            <w:ins w:id="8517" w:author="Nick.Tolimieri [2]" w:date="2022-09-09T12:38:00Z">
              <w:r w:rsidRPr="001255CF">
                <w:rPr>
                  <w:rFonts w:asciiTheme="minorHAnsi" w:eastAsiaTheme="minorHAnsi" w:hAnsiTheme="minorHAnsi" w:cstheme="minorBidi"/>
                  <w:sz w:val="22"/>
                  <w:szCs w:val="22"/>
                  <w:rPrChange w:id="8518" w:author="Nick.Tolimieri [2]" w:date="2022-09-09T12:38:00Z">
                    <w:rPr>
                      <w:rFonts w:ascii="Calibri" w:hAnsi="Calibri" w:cs="Calibri"/>
                      <w:color w:val="000000"/>
                      <w:sz w:val="22"/>
                      <w:szCs w:val="22"/>
                    </w:rPr>
                  </w:rPrChange>
                </w:rPr>
                <w:t>0.22</w:t>
              </w:r>
            </w:ins>
          </w:p>
        </w:tc>
      </w:tr>
    </w:tbl>
    <w:p w:rsidR="00AE199D" w:rsidDel="001255CF" w:rsidRDefault="00AE199D" w:rsidP="001255CF">
      <w:pPr>
        <w:ind w:firstLine="0"/>
        <w:rPr>
          <w:del w:id="8519" w:author="Nick.Tolimieri [2]" w:date="2022-09-09T12:38:00Z"/>
          <w:rFonts w:asciiTheme="minorHAnsi" w:eastAsiaTheme="minorHAnsi" w:hAnsiTheme="minorHAnsi" w:cstheme="minorBidi"/>
          <w:sz w:val="22"/>
          <w:szCs w:val="22"/>
          <w:lang w:val="en-US"/>
        </w:rPr>
        <w:pPrChange w:id="8520" w:author="Nick.Tolimieri [2]" w:date="2022-09-09T12:38:00Z">
          <w:pPr/>
        </w:pPrChange>
      </w:pPr>
    </w:p>
    <w:tbl>
      <w:tblPr>
        <w:tblStyle w:val="TableGrid"/>
        <w:tblW w:w="9600" w:type="dxa"/>
        <w:tblLayout w:type="fixed"/>
        <w:tblLook w:val="04A0" w:firstRow="1" w:lastRow="0" w:firstColumn="1" w:lastColumn="0" w:noHBand="0" w:noVBand="1"/>
        <w:tblPrChange w:id="8521" w:author="Nick.Tolimieri" w:date="2022-09-07T13:17: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522">
          <w:tblGrid>
            <w:gridCol w:w="5"/>
            <w:gridCol w:w="955"/>
            <w:gridCol w:w="5"/>
            <w:gridCol w:w="955"/>
            <w:gridCol w:w="5"/>
            <w:gridCol w:w="955"/>
            <w:gridCol w:w="5"/>
            <w:gridCol w:w="955"/>
            <w:gridCol w:w="5"/>
            <w:gridCol w:w="955"/>
            <w:gridCol w:w="5"/>
            <w:gridCol w:w="955"/>
            <w:gridCol w:w="5"/>
            <w:gridCol w:w="955"/>
            <w:gridCol w:w="5"/>
            <w:gridCol w:w="955"/>
            <w:gridCol w:w="5"/>
            <w:gridCol w:w="955"/>
            <w:gridCol w:w="5"/>
            <w:gridCol w:w="955"/>
            <w:gridCol w:w="5"/>
          </w:tblGrid>
        </w:tblGridChange>
      </w:tblGrid>
      <w:tr w:rsidR="00AE199D" w:rsidRPr="00AE199D" w:rsidDel="001255CF" w:rsidTr="00AE199D">
        <w:trPr>
          <w:trHeight w:val="300"/>
          <w:ins w:id="8523" w:author="Nick.Tolimieri" w:date="2022-09-07T13:17:00Z"/>
          <w:del w:id="8524" w:author="Nick.Tolimieri [2]" w:date="2022-09-09T12:38:00Z"/>
          <w:trPrChange w:id="8525" w:author="Nick.Tolimieri" w:date="2022-09-07T13:17:00Z">
            <w:trPr>
              <w:gridAfter w:val="0"/>
              <w:trHeight w:val="300"/>
            </w:trPr>
          </w:trPrChange>
        </w:trPr>
        <w:tc>
          <w:tcPr>
            <w:tcW w:w="960" w:type="dxa"/>
            <w:noWrap/>
            <w:hideMark/>
            <w:tcPrChange w:id="852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Del="001255CF" w:rsidRDefault="00AE199D">
            <w:pPr>
              <w:ind w:firstLine="0"/>
              <w:rPr>
                <w:ins w:id="8527" w:author="Nick.Tolimieri" w:date="2022-09-07T13:17:00Z"/>
                <w:del w:id="8528" w:author="Nick.Tolimieri [2]" w:date="2022-09-09T12:38:00Z"/>
                <w:rFonts w:asciiTheme="minorHAnsi" w:eastAsiaTheme="minorHAnsi" w:hAnsiTheme="minorHAnsi" w:cstheme="minorBidi"/>
                <w:sz w:val="22"/>
                <w:szCs w:val="22"/>
                <w:rPrChange w:id="8529" w:author="Nick.Tolimieri" w:date="2022-09-07T13:17:00Z">
                  <w:rPr>
                    <w:ins w:id="8530" w:author="Nick.Tolimieri" w:date="2022-09-07T13:17:00Z"/>
                    <w:del w:id="8531" w:author="Nick.Tolimieri [2]" w:date="2022-09-09T12:38:00Z"/>
                    <w:rFonts w:ascii="Calibri" w:hAnsi="Calibri" w:cs="Calibri"/>
                    <w:color w:val="000000"/>
                    <w:sz w:val="22"/>
                    <w:szCs w:val="22"/>
                  </w:rPr>
                </w:rPrChange>
              </w:rPr>
              <w:pPrChange w:id="8532" w:author="Nick.Tolimieri" w:date="2022-09-07T13:17:00Z">
                <w:pPr/>
              </w:pPrChange>
            </w:pPr>
            <w:ins w:id="8533" w:author="Nick.Tolimieri" w:date="2022-09-07T13:17:00Z">
              <w:del w:id="8534" w:author="Nick.Tolimieri [2]" w:date="2022-09-09T12:38:00Z">
                <w:r w:rsidRPr="00AE199D" w:rsidDel="001255CF">
                  <w:rPr>
                    <w:rFonts w:asciiTheme="minorHAnsi" w:eastAsiaTheme="minorHAnsi" w:hAnsiTheme="minorHAnsi" w:cstheme="minorBidi"/>
                    <w:sz w:val="22"/>
                    <w:szCs w:val="22"/>
                    <w:rPrChange w:id="8535" w:author="Nick.Tolimieri" w:date="2022-09-07T13:17:00Z">
                      <w:rPr>
                        <w:rFonts w:ascii="Calibri" w:hAnsi="Calibri" w:cs="Calibri"/>
                        <w:color w:val="000000"/>
                        <w:sz w:val="22"/>
                        <w:szCs w:val="22"/>
                      </w:rPr>
                    </w:rPrChange>
                  </w:rPr>
                  <w:delText>Site</w:delText>
                </w:r>
              </w:del>
            </w:ins>
          </w:p>
        </w:tc>
        <w:tc>
          <w:tcPr>
            <w:tcW w:w="960" w:type="dxa"/>
            <w:noWrap/>
            <w:hideMark/>
            <w:tcPrChange w:id="853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Del="001255CF" w:rsidRDefault="00AE199D">
            <w:pPr>
              <w:ind w:firstLine="0"/>
              <w:rPr>
                <w:ins w:id="8537" w:author="Nick.Tolimieri" w:date="2022-09-07T13:17:00Z"/>
                <w:del w:id="8538" w:author="Nick.Tolimieri [2]" w:date="2022-09-09T12:38:00Z"/>
                <w:rFonts w:asciiTheme="minorHAnsi" w:eastAsiaTheme="minorHAnsi" w:hAnsiTheme="minorHAnsi" w:cstheme="minorBidi"/>
                <w:sz w:val="22"/>
                <w:szCs w:val="22"/>
                <w:rPrChange w:id="8539" w:author="Nick.Tolimieri" w:date="2022-09-07T13:17:00Z">
                  <w:rPr>
                    <w:ins w:id="8540" w:author="Nick.Tolimieri" w:date="2022-09-07T13:17:00Z"/>
                    <w:del w:id="8541" w:author="Nick.Tolimieri [2]" w:date="2022-09-09T12:38:00Z"/>
                    <w:rFonts w:ascii="Calibri" w:hAnsi="Calibri" w:cs="Calibri"/>
                    <w:color w:val="000000"/>
                    <w:sz w:val="22"/>
                    <w:szCs w:val="22"/>
                  </w:rPr>
                </w:rPrChange>
              </w:rPr>
              <w:pPrChange w:id="8542" w:author="Nick.Tolimieri" w:date="2022-09-07T13:17:00Z">
                <w:pPr/>
              </w:pPrChange>
            </w:pPr>
            <w:ins w:id="8543" w:author="Nick.Tolimieri" w:date="2022-09-07T13:17:00Z">
              <w:del w:id="8544" w:author="Nick.Tolimieri [2]" w:date="2022-09-09T12:38:00Z">
                <w:r w:rsidRPr="00AE199D" w:rsidDel="001255CF">
                  <w:rPr>
                    <w:rFonts w:asciiTheme="minorHAnsi" w:eastAsiaTheme="minorHAnsi" w:hAnsiTheme="minorHAnsi" w:cstheme="minorBidi"/>
                    <w:sz w:val="22"/>
                    <w:szCs w:val="22"/>
                    <w:rPrChange w:id="8545" w:author="Nick.Tolimieri" w:date="2022-09-07T13:17:00Z">
                      <w:rPr>
                        <w:rFonts w:ascii="Calibri" w:hAnsi="Calibri" w:cs="Calibri"/>
                        <w:color w:val="000000"/>
                        <w:sz w:val="22"/>
                        <w:szCs w:val="22"/>
                      </w:rPr>
                    </w:rPrChange>
                  </w:rPr>
                  <w:delText>Year</w:delText>
                </w:r>
              </w:del>
            </w:ins>
          </w:p>
        </w:tc>
        <w:tc>
          <w:tcPr>
            <w:tcW w:w="960" w:type="dxa"/>
            <w:noWrap/>
            <w:hideMark/>
            <w:tcPrChange w:id="854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Del="001255CF" w:rsidRDefault="00AE199D">
            <w:pPr>
              <w:ind w:firstLine="0"/>
              <w:rPr>
                <w:ins w:id="8547" w:author="Nick.Tolimieri" w:date="2022-09-07T13:17:00Z"/>
                <w:del w:id="8548" w:author="Nick.Tolimieri [2]" w:date="2022-09-09T12:38:00Z"/>
                <w:rFonts w:asciiTheme="minorHAnsi" w:eastAsiaTheme="minorHAnsi" w:hAnsiTheme="minorHAnsi" w:cstheme="minorBidi"/>
                <w:sz w:val="22"/>
                <w:szCs w:val="22"/>
                <w:rPrChange w:id="8549" w:author="Nick.Tolimieri" w:date="2022-09-07T13:17:00Z">
                  <w:rPr>
                    <w:ins w:id="8550" w:author="Nick.Tolimieri" w:date="2022-09-07T13:17:00Z"/>
                    <w:del w:id="8551" w:author="Nick.Tolimieri [2]" w:date="2022-09-09T12:38:00Z"/>
                    <w:rFonts w:ascii="Calibri" w:hAnsi="Calibri" w:cs="Calibri"/>
                    <w:color w:val="000000"/>
                    <w:sz w:val="22"/>
                    <w:szCs w:val="22"/>
                  </w:rPr>
                </w:rPrChange>
              </w:rPr>
              <w:pPrChange w:id="8552" w:author="Nick.Tolimieri" w:date="2022-09-07T13:17:00Z">
                <w:pPr/>
              </w:pPrChange>
            </w:pPr>
            <w:ins w:id="8553" w:author="Nick.Tolimieri" w:date="2022-09-07T13:17:00Z">
              <w:del w:id="8554" w:author="Nick.Tolimieri [2]" w:date="2022-09-09T12:38:00Z">
                <w:r w:rsidRPr="00AE199D" w:rsidDel="001255CF">
                  <w:rPr>
                    <w:rFonts w:asciiTheme="minorHAnsi" w:eastAsiaTheme="minorHAnsi" w:hAnsiTheme="minorHAnsi" w:cstheme="minorBidi"/>
                    <w:sz w:val="22"/>
                    <w:szCs w:val="22"/>
                    <w:rPrChange w:id="8555" w:author="Nick.Tolimieri" w:date="2022-09-07T13:17:00Z">
                      <w:rPr>
                        <w:rFonts w:ascii="Calibri" w:hAnsi="Calibri" w:cs="Calibri"/>
                        <w:color w:val="000000"/>
                        <w:sz w:val="22"/>
                        <w:szCs w:val="22"/>
                      </w:rPr>
                    </w:rPrChange>
                  </w:rPr>
                  <w:delText>Days &gt; 15C</w:delText>
                </w:r>
              </w:del>
            </w:ins>
          </w:p>
        </w:tc>
        <w:tc>
          <w:tcPr>
            <w:tcW w:w="960" w:type="dxa"/>
            <w:noWrap/>
            <w:hideMark/>
            <w:tcPrChange w:id="855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Del="001255CF" w:rsidRDefault="00AE199D">
            <w:pPr>
              <w:ind w:firstLine="0"/>
              <w:rPr>
                <w:ins w:id="8557" w:author="Nick.Tolimieri" w:date="2022-09-07T13:17:00Z"/>
                <w:del w:id="8558" w:author="Nick.Tolimieri [2]" w:date="2022-09-09T12:38:00Z"/>
                <w:rFonts w:asciiTheme="minorHAnsi" w:eastAsiaTheme="minorHAnsi" w:hAnsiTheme="minorHAnsi" w:cstheme="minorBidi"/>
                <w:sz w:val="22"/>
                <w:szCs w:val="22"/>
                <w:rPrChange w:id="8559" w:author="Nick.Tolimieri" w:date="2022-09-07T13:17:00Z">
                  <w:rPr>
                    <w:ins w:id="8560" w:author="Nick.Tolimieri" w:date="2022-09-07T13:17:00Z"/>
                    <w:del w:id="8561" w:author="Nick.Tolimieri [2]" w:date="2022-09-09T12:38:00Z"/>
                    <w:rFonts w:ascii="Calibri" w:hAnsi="Calibri" w:cs="Calibri"/>
                    <w:color w:val="000000"/>
                    <w:sz w:val="22"/>
                    <w:szCs w:val="22"/>
                  </w:rPr>
                </w:rPrChange>
              </w:rPr>
              <w:pPrChange w:id="8562" w:author="Nick.Tolimieri" w:date="2022-09-07T13:17:00Z">
                <w:pPr/>
              </w:pPrChange>
            </w:pPr>
            <w:ins w:id="8563" w:author="Nick.Tolimieri" w:date="2022-09-07T13:17:00Z">
              <w:del w:id="8564" w:author="Nick.Tolimieri [2]" w:date="2022-09-09T12:38:00Z">
                <w:r w:rsidRPr="00AE199D" w:rsidDel="001255CF">
                  <w:rPr>
                    <w:rFonts w:asciiTheme="minorHAnsi" w:eastAsiaTheme="minorHAnsi" w:hAnsiTheme="minorHAnsi" w:cstheme="minorBidi"/>
                    <w:sz w:val="22"/>
                    <w:szCs w:val="22"/>
                    <w:rPrChange w:id="8565" w:author="Nick.Tolimieri" w:date="2022-09-07T13:17:00Z">
                      <w:rPr>
                        <w:rFonts w:ascii="Calibri" w:hAnsi="Calibri" w:cs="Calibri"/>
                        <w:color w:val="000000"/>
                        <w:sz w:val="22"/>
                        <w:szCs w:val="22"/>
                      </w:rPr>
                    </w:rPrChange>
                  </w:rPr>
                  <w:delText>Days above threshold</w:delText>
                </w:r>
              </w:del>
            </w:ins>
          </w:p>
        </w:tc>
        <w:tc>
          <w:tcPr>
            <w:tcW w:w="960" w:type="dxa"/>
            <w:noWrap/>
            <w:hideMark/>
            <w:tcPrChange w:id="856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Del="001255CF" w:rsidRDefault="00AE199D">
            <w:pPr>
              <w:ind w:firstLine="0"/>
              <w:rPr>
                <w:ins w:id="8567" w:author="Nick.Tolimieri" w:date="2022-09-07T13:17:00Z"/>
                <w:del w:id="8568" w:author="Nick.Tolimieri [2]" w:date="2022-09-09T12:38:00Z"/>
                <w:rFonts w:asciiTheme="minorHAnsi" w:eastAsiaTheme="minorHAnsi" w:hAnsiTheme="minorHAnsi" w:cstheme="minorBidi"/>
                <w:sz w:val="22"/>
                <w:szCs w:val="22"/>
                <w:rPrChange w:id="8569" w:author="Nick.Tolimieri" w:date="2022-09-07T13:17:00Z">
                  <w:rPr>
                    <w:ins w:id="8570" w:author="Nick.Tolimieri" w:date="2022-09-07T13:17:00Z"/>
                    <w:del w:id="8571" w:author="Nick.Tolimieri [2]" w:date="2022-09-09T12:38:00Z"/>
                    <w:rFonts w:ascii="Calibri" w:hAnsi="Calibri" w:cs="Calibri"/>
                    <w:color w:val="000000"/>
                    <w:sz w:val="22"/>
                    <w:szCs w:val="22"/>
                  </w:rPr>
                </w:rPrChange>
              </w:rPr>
              <w:pPrChange w:id="8572" w:author="Nick.Tolimieri" w:date="2022-09-07T13:17:00Z">
                <w:pPr/>
              </w:pPrChange>
            </w:pPr>
            <w:ins w:id="8573" w:author="Nick.Tolimieri" w:date="2022-09-07T13:17:00Z">
              <w:del w:id="8574" w:author="Nick.Tolimieri [2]" w:date="2022-09-09T12:38:00Z">
                <w:r w:rsidRPr="00AE199D" w:rsidDel="001255CF">
                  <w:rPr>
                    <w:rFonts w:asciiTheme="minorHAnsi" w:eastAsiaTheme="minorHAnsi" w:hAnsiTheme="minorHAnsi" w:cstheme="minorBidi"/>
                    <w:sz w:val="22"/>
                    <w:szCs w:val="22"/>
                    <w:rPrChange w:id="8575" w:author="Nick.Tolimieri" w:date="2022-09-07T13:17:00Z">
                      <w:rPr>
                        <w:rFonts w:ascii="Calibri" w:hAnsi="Calibri" w:cs="Calibri"/>
                        <w:color w:val="000000"/>
                        <w:sz w:val="22"/>
                        <w:szCs w:val="22"/>
                      </w:rPr>
                    </w:rPrChange>
                  </w:rPr>
                  <w:delText>MHW events</w:delText>
                </w:r>
              </w:del>
            </w:ins>
          </w:p>
        </w:tc>
        <w:tc>
          <w:tcPr>
            <w:tcW w:w="960" w:type="dxa"/>
            <w:noWrap/>
            <w:hideMark/>
            <w:tcPrChange w:id="857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Del="001255CF" w:rsidRDefault="00AE199D">
            <w:pPr>
              <w:ind w:firstLine="0"/>
              <w:rPr>
                <w:ins w:id="8577" w:author="Nick.Tolimieri" w:date="2022-09-07T13:17:00Z"/>
                <w:del w:id="8578" w:author="Nick.Tolimieri [2]" w:date="2022-09-09T12:38:00Z"/>
                <w:rFonts w:asciiTheme="minorHAnsi" w:eastAsiaTheme="minorHAnsi" w:hAnsiTheme="minorHAnsi" w:cstheme="minorBidi"/>
                <w:sz w:val="22"/>
                <w:szCs w:val="22"/>
                <w:rPrChange w:id="8579" w:author="Nick.Tolimieri" w:date="2022-09-07T13:17:00Z">
                  <w:rPr>
                    <w:ins w:id="8580" w:author="Nick.Tolimieri" w:date="2022-09-07T13:17:00Z"/>
                    <w:del w:id="8581" w:author="Nick.Tolimieri [2]" w:date="2022-09-09T12:38:00Z"/>
                    <w:rFonts w:ascii="Calibri" w:hAnsi="Calibri" w:cs="Calibri"/>
                    <w:color w:val="000000"/>
                    <w:sz w:val="22"/>
                    <w:szCs w:val="22"/>
                  </w:rPr>
                </w:rPrChange>
              </w:rPr>
              <w:pPrChange w:id="8582" w:author="Nick.Tolimieri" w:date="2022-09-07T13:17:00Z">
                <w:pPr/>
              </w:pPrChange>
            </w:pPr>
            <w:ins w:id="8583" w:author="Nick.Tolimieri" w:date="2022-09-07T13:17:00Z">
              <w:del w:id="8584" w:author="Nick.Tolimieri [2]" w:date="2022-09-09T12:38:00Z">
                <w:r w:rsidRPr="00AE199D" w:rsidDel="001255CF">
                  <w:rPr>
                    <w:rFonts w:asciiTheme="minorHAnsi" w:eastAsiaTheme="minorHAnsi" w:hAnsiTheme="minorHAnsi" w:cstheme="minorBidi"/>
                    <w:sz w:val="22"/>
                    <w:szCs w:val="22"/>
                    <w:rPrChange w:id="8585" w:author="Nick.Tolimieri" w:date="2022-09-07T13:17:00Z">
                      <w:rPr>
                        <w:rFonts w:ascii="Calibri" w:hAnsi="Calibri" w:cs="Calibri"/>
                        <w:color w:val="000000"/>
                        <w:sz w:val="22"/>
                        <w:szCs w:val="22"/>
                      </w:rPr>
                    </w:rPrChange>
                  </w:rPr>
                  <w:delText>HW days (5+)</w:delText>
                </w:r>
              </w:del>
            </w:ins>
          </w:p>
        </w:tc>
        <w:tc>
          <w:tcPr>
            <w:tcW w:w="960" w:type="dxa"/>
            <w:noWrap/>
            <w:hideMark/>
            <w:tcPrChange w:id="858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Del="001255CF" w:rsidRDefault="00AE199D">
            <w:pPr>
              <w:ind w:firstLine="0"/>
              <w:rPr>
                <w:ins w:id="8587" w:author="Nick.Tolimieri" w:date="2022-09-07T13:17:00Z"/>
                <w:del w:id="8588" w:author="Nick.Tolimieri [2]" w:date="2022-09-09T12:38:00Z"/>
                <w:rFonts w:asciiTheme="minorHAnsi" w:eastAsiaTheme="minorHAnsi" w:hAnsiTheme="minorHAnsi" w:cstheme="minorBidi"/>
                <w:sz w:val="22"/>
                <w:szCs w:val="22"/>
                <w:rPrChange w:id="8589" w:author="Nick.Tolimieri" w:date="2022-09-07T13:17:00Z">
                  <w:rPr>
                    <w:ins w:id="8590" w:author="Nick.Tolimieri" w:date="2022-09-07T13:17:00Z"/>
                    <w:del w:id="8591" w:author="Nick.Tolimieri [2]" w:date="2022-09-09T12:38:00Z"/>
                    <w:rFonts w:ascii="Calibri" w:hAnsi="Calibri" w:cs="Calibri"/>
                    <w:color w:val="000000"/>
                    <w:sz w:val="22"/>
                    <w:szCs w:val="22"/>
                  </w:rPr>
                </w:rPrChange>
              </w:rPr>
              <w:pPrChange w:id="8592" w:author="Nick.Tolimieri" w:date="2022-09-07T13:17:00Z">
                <w:pPr/>
              </w:pPrChange>
            </w:pPr>
            <w:ins w:id="8593" w:author="Nick.Tolimieri" w:date="2022-09-07T13:17:00Z">
              <w:del w:id="8594" w:author="Nick.Tolimieri [2]" w:date="2022-09-09T12:38:00Z">
                <w:r w:rsidRPr="00AE199D" w:rsidDel="001255CF">
                  <w:rPr>
                    <w:rFonts w:asciiTheme="minorHAnsi" w:eastAsiaTheme="minorHAnsi" w:hAnsiTheme="minorHAnsi" w:cstheme="minorBidi"/>
                    <w:sz w:val="22"/>
                    <w:szCs w:val="22"/>
                    <w:rPrChange w:id="8595" w:author="Nick.Tolimieri" w:date="2022-09-07T13:17:00Z">
                      <w:rPr>
                        <w:rFonts w:ascii="Calibri" w:hAnsi="Calibri" w:cs="Calibri"/>
                        <w:color w:val="000000"/>
                        <w:sz w:val="22"/>
                        <w:szCs w:val="22"/>
                      </w:rPr>
                    </w:rPrChange>
                  </w:rPr>
                  <w:delText>Min days</w:delText>
                </w:r>
              </w:del>
            </w:ins>
          </w:p>
        </w:tc>
        <w:tc>
          <w:tcPr>
            <w:tcW w:w="960" w:type="dxa"/>
            <w:noWrap/>
            <w:hideMark/>
            <w:tcPrChange w:id="859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Del="001255CF" w:rsidRDefault="00AE199D">
            <w:pPr>
              <w:ind w:firstLine="0"/>
              <w:rPr>
                <w:ins w:id="8597" w:author="Nick.Tolimieri" w:date="2022-09-07T13:17:00Z"/>
                <w:del w:id="8598" w:author="Nick.Tolimieri [2]" w:date="2022-09-09T12:38:00Z"/>
                <w:rFonts w:asciiTheme="minorHAnsi" w:eastAsiaTheme="minorHAnsi" w:hAnsiTheme="minorHAnsi" w:cstheme="minorBidi"/>
                <w:sz w:val="22"/>
                <w:szCs w:val="22"/>
                <w:rPrChange w:id="8599" w:author="Nick.Tolimieri" w:date="2022-09-07T13:17:00Z">
                  <w:rPr>
                    <w:ins w:id="8600" w:author="Nick.Tolimieri" w:date="2022-09-07T13:17:00Z"/>
                    <w:del w:id="8601" w:author="Nick.Tolimieri [2]" w:date="2022-09-09T12:38:00Z"/>
                    <w:rFonts w:ascii="Calibri" w:hAnsi="Calibri" w:cs="Calibri"/>
                    <w:color w:val="000000"/>
                    <w:sz w:val="22"/>
                    <w:szCs w:val="22"/>
                  </w:rPr>
                </w:rPrChange>
              </w:rPr>
              <w:pPrChange w:id="8602" w:author="Nick.Tolimieri" w:date="2022-09-07T13:17:00Z">
                <w:pPr/>
              </w:pPrChange>
            </w:pPr>
            <w:ins w:id="8603" w:author="Nick.Tolimieri" w:date="2022-09-07T13:17:00Z">
              <w:del w:id="8604" w:author="Nick.Tolimieri [2]" w:date="2022-09-09T12:38:00Z">
                <w:r w:rsidRPr="00AE199D" w:rsidDel="001255CF">
                  <w:rPr>
                    <w:rFonts w:asciiTheme="minorHAnsi" w:eastAsiaTheme="minorHAnsi" w:hAnsiTheme="minorHAnsi" w:cstheme="minorBidi"/>
                    <w:sz w:val="22"/>
                    <w:szCs w:val="22"/>
                    <w:rPrChange w:id="8605" w:author="Nick.Tolimieri" w:date="2022-09-07T13:17:00Z">
                      <w:rPr>
                        <w:rFonts w:ascii="Calibri" w:hAnsi="Calibri" w:cs="Calibri"/>
                        <w:color w:val="000000"/>
                        <w:sz w:val="22"/>
                        <w:szCs w:val="22"/>
                      </w:rPr>
                    </w:rPrChange>
                  </w:rPr>
                  <w:delText>Max days</w:delText>
                </w:r>
              </w:del>
            </w:ins>
          </w:p>
        </w:tc>
        <w:tc>
          <w:tcPr>
            <w:tcW w:w="960" w:type="dxa"/>
            <w:noWrap/>
            <w:hideMark/>
            <w:tcPrChange w:id="860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Del="001255CF" w:rsidRDefault="00AE199D">
            <w:pPr>
              <w:ind w:firstLine="0"/>
              <w:rPr>
                <w:ins w:id="8607" w:author="Nick.Tolimieri" w:date="2022-09-07T13:17:00Z"/>
                <w:del w:id="8608" w:author="Nick.Tolimieri [2]" w:date="2022-09-09T12:38:00Z"/>
                <w:rFonts w:asciiTheme="minorHAnsi" w:eastAsiaTheme="minorHAnsi" w:hAnsiTheme="minorHAnsi" w:cstheme="minorBidi"/>
                <w:sz w:val="22"/>
                <w:szCs w:val="22"/>
                <w:rPrChange w:id="8609" w:author="Nick.Tolimieri" w:date="2022-09-07T13:17:00Z">
                  <w:rPr>
                    <w:ins w:id="8610" w:author="Nick.Tolimieri" w:date="2022-09-07T13:17:00Z"/>
                    <w:del w:id="8611" w:author="Nick.Tolimieri [2]" w:date="2022-09-09T12:38:00Z"/>
                    <w:rFonts w:ascii="Calibri" w:hAnsi="Calibri" w:cs="Calibri"/>
                    <w:color w:val="000000"/>
                    <w:sz w:val="22"/>
                    <w:szCs w:val="22"/>
                  </w:rPr>
                </w:rPrChange>
              </w:rPr>
              <w:pPrChange w:id="8612" w:author="Nick.Tolimieri" w:date="2022-09-07T13:17:00Z">
                <w:pPr/>
              </w:pPrChange>
            </w:pPr>
            <w:ins w:id="8613" w:author="Nick.Tolimieri" w:date="2022-09-07T13:17:00Z">
              <w:del w:id="8614" w:author="Nick.Tolimieri [2]" w:date="2022-09-09T12:38:00Z">
                <w:r w:rsidRPr="00AE199D" w:rsidDel="001255CF">
                  <w:rPr>
                    <w:rFonts w:asciiTheme="minorHAnsi" w:eastAsiaTheme="minorHAnsi" w:hAnsiTheme="minorHAnsi" w:cstheme="minorBidi"/>
                    <w:sz w:val="22"/>
                    <w:szCs w:val="22"/>
                    <w:rPrChange w:id="8615" w:author="Nick.Tolimieri" w:date="2022-09-07T13:17:00Z">
                      <w:rPr>
                        <w:rFonts w:ascii="Calibri" w:hAnsi="Calibri" w:cs="Calibri"/>
                        <w:color w:val="000000"/>
                        <w:sz w:val="22"/>
                        <w:szCs w:val="22"/>
                      </w:rPr>
                    </w:rPrChange>
                  </w:rPr>
                  <w:delText>Mean intensity</w:delText>
                </w:r>
              </w:del>
            </w:ins>
          </w:p>
        </w:tc>
        <w:tc>
          <w:tcPr>
            <w:tcW w:w="960" w:type="dxa"/>
            <w:noWrap/>
            <w:hideMark/>
            <w:tcPrChange w:id="8616" w:author="Nick.Tolimieri" w:date="2022-09-07T13:17:00Z">
              <w:tcPr>
                <w:tcW w:w="96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AE199D" w:rsidRPr="00AE199D" w:rsidDel="001255CF" w:rsidRDefault="00AE199D">
            <w:pPr>
              <w:ind w:firstLine="0"/>
              <w:rPr>
                <w:ins w:id="8617" w:author="Nick.Tolimieri" w:date="2022-09-07T13:17:00Z"/>
                <w:del w:id="8618" w:author="Nick.Tolimieri [2]" w:date="2022-09-09T12:38:00Z"/>
                <w:rFonts w:asciiTheme="minorHAnsi" w:eastAsiaTheme="minorHAnsi" w:hAnsiTheme="minorHAnsi" w:cstheme="minorBidi"/>
                <w:sz w:val="22"/>
                <w:szCs w:val="22"/>
                <w:rPrChange w:id="8619" w:author="Nick.Tolimieri" w:date="2022-09-07T13:17:00Z">
                  <w:rPr>
                    <w:ins w:id="8620" w:author="Nick.Tolimieri" w:date="2022-09-07T13:17:00Z"/>
                    <w:del w:id="8621" w:author="Nick.Tolimieri [2]" w:date="2022-09-09T12:38:00Z"/>
                    <w:rFonts w:ascii="Calibri" w:hAnsi="Calibri" w:cs="Calibri"/>
                    <w:color w:val="000000"/>
                    <w:sz w:val="22"/>
                    <w:szCs w:val="22"/>
                  </w:rPr>
                </w:rPrChange>
              </w:rPr>
              <w:pPrChange w:id="8622" w:author="Nick.Tolimieri" w:date="2022-09-07T13:17:00Z">
                <w:pPr/>
              </w:pPrChange>
            </w:pPr>
            <w:ins w:id="8623" w:author="Nick.Tolimieri" w:date="2022-09-07T13:17:00Z">
              <w:del w:id="8624" w:author="Nick.Tolimieri [2]" w:date="2022-09-09T12:38:00Z">
                <w:r w:rsidRPr="00AE199D" w:rsidDel="001255CF">
                  <w:rPr>
                    <w:rFonts w:asciiTheme="minorHAnsi" w:eastAsiaTheme="minorHAnsi" w:hAnsiTheme="minorHAnsi" w:cstheme="minorBidi"/>
                    <w:sz w:val="22"/>
                    <w:szCs w:val="22"/>
                    <w:rPrChange w:id="8625" w:author="Nick.Tolimieri" w:date="2022-09-07T13:17:00Z">
                      <w:rPr>
                        <w:rFonts w:ascii="Calibri" w:hAnsi="Calibri" w:cs="Calibri"/>
                        <w:color w:val="000000"/>
                        <w:sz w:val="22"/>
                        <w:szCs w:val="22"/>
                      </w:rPr>
                    </w:rPrChange>
                  </w:rPr>
                  <w:delText>Var intensity</w:delText>
                </w:r>
              </w:del>
            </w:ins>
          </w:p>
        </w:tc>
      </w:tr>
      <w:tr w:rsidR="00AE199D" w:rsidRPr="00AE199D" w:rsidDel="001255CF" w:rsidTr="00AE199D">
        <w:trPr>
          <w:trHeight w:val="300"/>
          <w:ins w:id="8626" w:author="Nick.Tolimieri" w:date="2022-09-07T13:17:00Z"/>
          <w:del w:id="8627" w:author="Nick.Tolimieri [2]" w:date="2022-09-09T12:38:00Z"/>
        </w:trPr>
        <w:tc>
          <w:tcPr>
            <w:tcW w:w="960" w:type="dxa"/>
            <w:noWrap/>
            <w:hideMark/>
          </w:tcPr>
          <w:p w:rsidR="00AE199D" w:rsidRPr="00AE199D" w:rsidDel="001255CF" w:rsidRDefault="00AE199D">
            <w:pPr>
              <w:ind w:firstLine="0"/>
              <w:rPr>
                <w:ins w:id="8628" w:author="Nick.Tolimieri" w:date="2022-09-07T13:17:00Z"/>
                <w:del w:id="8629" w:author="Nick.Tolimieri [2]" w:date="2022-09-09T12:38:00Z"/>
                <w:rFonts w:asciiTheme="minorHAnsi" w:eastAsiaTheme="minorHAnsi" w:hAnsiTheme="minorHAnsi" w:cstheme="minorBidi"/>
                <w:sz w:val="22"/>
                <w:szCs w:val="22"/>
                <w:rPrChange w:id="8630" w:author="Nick.Tolimieri" w:date="2022-09-07T13:17:00Z">
                  <w:rPr>
                    <w:ins w:id="8631" w:author="Nick.Tolimieri" w:date="2022-09-07T13:17:00Z"/>
                    <w:del w:id="8632" w:author="Nick.Tolimieri [2]" w:date="2022-09-09T12:38:00Z"/>
                    <w:rFonts w:ascii="Calibri" w:hAnsi="Calibri" w:cs="Calibri"/>
                    <w:color w:val="000000"/>
                    <w:sz w:val="22"/>
                    <w:szCs w:val="22"/>
                  </w:rPr>
                </w:rPrChange>
              </w:rPr>
              <w:pPrChange w:id="8633" w:author="Nick.Tolimieri" w:date="2022-09-07T13:17:00Z">
                <w:pPr/>
              </w:pPrChange>
            </w:pPr>
            <w:ins w:id="8634" w:author="Nick.Tolimieri" w:date="2022-09-07T13:17:00Z">
              <w:del w:id="8635" w:author="Nick.Tolimieri [2]" w:date="2022-09-09T12:38:00Z">
                <w:r w:rsidRPr="00AE199D" w:rsidDel="001255CF">
                  <w:rPr>
                    <w:rFonts w:asciiTheme="minorHAnsi" w:eastAsiaTheme="minorHAnsi" w:hAnsiTheme="minorHAnsi" w:cstheme="minorBidi"/>
                    <w:sz w:val="22"/>
                    <w:szCs w:val="22"/>
                    <w:rPrChange w:id="8636"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8637" w:author="Nick.Tolimieri" w:date="2022-09-07T13:17:00Z"/>
                <w:del w:id="8638" w:author="Nick.Tolimieri [2]" w:date="2022-09-09T12:38:00Z"/>
                <w:rFonts w:asciiTheme="minorHAnsi" w:eastAsiaTheme="minorHAnsi" w:hAnsiTheme="minorHAnsi" w:cstheme="minorBidi"/>
                <w:sz w:val="22"/>
                <w:szCs w:val="22"/>
                <w:rPrChange w:id="8639" w:author="Nick.Tolimieri" w:date="2022-09-07T13:17:00Z">
                  <w:rPr>
                    <w:ins w:id="8640" w:author="Nick.Tolimieri" w:date="2022-09-07T13:17:00Z"/>
                    <w:del w:id="8641" w:author="Nick.Tolimieri [2]" w:date="2022-09-09T12:38:00Z"/>
                    <w:rFonts w:ascii="Calibri" w:hAnsi="Calibri" w:cs="Calibri"/>
                    <w:color w:val="000000"/>
                    <w:sz w:val="22"/>
                    <w:szCs w:val="22"/>
                  </w:rPr>
                </w:rPrChange>
              </w:rPr>
              <w:pPrChange w:id="8642" w:author="Nick.Tolimieri" w:date="2022-09-07T13:17:00Z">
                <w:pPr>
                  <w:jc w:val="right"/>
                </w:pPr>
              </w:pPrChange>
            </w:pPr>
            <w:ins w:id="8643" w:author="Nick.Tolimieri" w:date="2022-09-07T13:17:00Z">
              <w:del w:id="8644" w:author="Nick.Tolimieri [2]" w:date="2022-09-09T12:38:00Z">
                <w:r w:rsidRPr="00AE199D" w:rsidDel="001255CF">
                  <w:rPr>
                    <w:rFonts w:asciiTheme="minorHAnsi" w:eastAsiaTheme="minorHAnsi" w:hAnsiTheme="minorHAnsi" w:cstheme="minorBidi"/>
                    <w:sz w:val="22"/>
                    <w:szCs w:val="22"/>
                    <w:rPrChange w:id="8645" w:author="Nick.Tolimieri" w:date="2022-09-07T13:17:00Z">
                      <w:rPr>
                        <w:rFonts w:ascii="Calibri" w:hAnsi="Calibri" w:cs="Calibri"/>
                        <w:color w:val="000000"/>
                        <w:sz w:val="22"/>
                        <w:szCs w:val="22"/>
                      </w:rPr>
                    </w:rPrChange>
                  </w:rPr>
                  <w:delText>1992</w:delText>
                </w:r>
              </w:del>
            </w:ins>
          </w:p>
        </w:tc>
        <w:tc>
          <w:tcPr>
            <w:tcW w:w="960" w:type="dxa"/>
            <w:noWrap/>
            <w:hideMark/>
          </w:tcPr>
          <w:p w:rsidR="00AE199D" w:rsidRPr="00AE199D" w:rsidDel="001255CF" w:rsidRDefault="00AE199D">
            <w:pPr>
              <w:ind w:firstLine="0"/>
              <w:rPr>
                <w:ins w:id="8646" w:author="Nick.Tolimieri" w:date="2022-09-07T13:17:00Z"/>
                <w:del w:id="8647" w:author="Nick.Tolimieri [2]" w:date="2022-09-09T12:38:00Z"/>
                <w:rFonts w:asciiTheme="minorHAnsi" w:eastAsiaTheme="minorHAnsi" w:hAnsiTheme="minorHAnsi" w:cstheme="minorBidi"/>
                <w:sz w:val="22"/>
                <w:szCs w:val="22"/>
                <w:rPrChange w:id="8648" w:author="Nick.Tolimieri" w:date="2022-09-07T13:17:00Z">
                  <w:rPr>
                    <w:ins w:id="8649" w:author="Nick.Tolimieri" w:date="2022-09-07T13:17:00Z"/>
                    <w:del w:id="8650" w:author="Nick.Tolimieri [2]" w:date="2022-09-09T12:38:00Z"/>
                    <w:rFonts w:ascii="Calibri" w:hAnsi="Calibri" w:cs="Calibri"/>
                    <w:color w:val="000000"/>
                    <w:sz w:val="22"/>
                    <w:szCs w:val="22"/>
                  </w:rPr>
                </w:rPrChange>
              </w:rPr>
              <w:pPrChange w:id="8651" w:author="Nick.Tolimieri" w:date="2022-09-07T13:17:00Z">
                <w:pPr>
                  <w:jc w:val="right"/>
                </w:pPr>
              </w:pPrChange>
            </w:pPr>
            <w:ins w:id="8652" w:author="Nick.Tolimieri" w:date="2022-09-07T13:17:00Z">
              <w:del w:id="8653" w:author="Nick.Tolimieri [2]" w:date="2022-09-09T12:38:00Z">
                <w:r w:rsidRPr="00AE199D" w:rsidDel="001255CF">
                  <w:rPr>
                    <w:rFonts w:asciiTheme="minorHAnsi" w:eastAsiaTheme="minorHAnsi" w:hAnsiTheme="minorHAnsi" w:cstheme="minorBidi"/>
                    <w:sz w:val="22"/>
                    <w:szCs w:val="22"/>
                    <w:rPrChange w:id="8654" w:author="Nick.Tolimieri" w:date="2022-09-07T13:17:00Z">
                      <w:rPr>
                        <w:rFonts w:ascii="Calibri" w:hAnsi="Calibri" w:cs="Calibri"/>
                        <w:color w:val="000000"/>
                        <w:sz w:val="22"/>
                        <w:szCs w:val="22"/>
                      </w:rPr>
                    </w:rPrChange>
                  </w:rPr>
                  <w:delText>4</w:delText>
                </w:r>
              </w:del>
            </w:ins>
          </w:p>
        </w:tc>
        <w:tc>
          <w:tcPr>
            <w:tcW w:w="960" w:type="dxa"/>
            <w:noWrap/>
            <w:hideMark/>
          </w:tcPr>
          <w:p w:rsidR="00AE199D" w:rsidRPr="00AE199D" w:rsidDel="001255CF" w:rsidRDefault="00AE199D">
            <w:pPr>
              <w:ind w:firstLine="0"/>
              <w:rPr>
                <w:ins w:id="8655" w:author="Nick.Tolimieri" w:date="2022-09-07T13:17:00Z"/>
                <w:del w:id="8656" w:author="Nick.Tolimieri [2]" w:date="2022-09-09T12:38:00Z"/>
                <w:rFonts w:asciiTheme="minorHAnsi" w:eastAsiaTheme="minorHAnsi" w:hAnsiTheme="minorHAnsi" w:cstheme="minorBidi"/>
                <w:sz w:val="22"/>
                <w:szCs w:val="22"/>
                <w:rPrChange w:id="8657" w:author="Nick.Tolimieri" w:date="2022-09-07T13:17:00Z">
                  <w:rPr>
                    <w:ins w:id="8658" w:author="Nick.Tolimieri" w:date="2022-09-07T13:17:00Z"/>
                    <w:del w:id="8659" w:author="Nick.Tolimieri [2]" w:date="2022-09-09T12:38:00Z"/>
                    <w:rFonts w:ascii="Calibri" w:hAnsi="Calibri" w:cs="Calibri"/>
                    <w:color w:val="000000"/>
                    <w:sz w:val="22"/>
                    <w:szCs w:val="22"/>
                  </w:rPr>
                </w:rPrChange>
              </w:rPr>
              <w:pPrChange w:id="8660" w:author="Nick.Tolimieri" w:date="2022-09-07T13:17:00Z">
                <w:pPr>
                  <w:jc w:val="right"/>
                </w:pPr>
              </w:pPrChange>
            </w:pPr>
            <w:ins w:id="8661" w:author="Nick.Tolimieri" w:date="2022-09-07T13:17:00Z">
              <w:del w:id="8662" w:author="Nick.Tolimieri [2]" w:date="2022-09-09T12:38:00Z">
                <w:r w:rsidRPr="00AE199D" w:rsidDel="001255CF">
                  <w:rPr>
                    <w:rFonts w:asciiTheme="minorHAnsi" w:eastAsiaTheme="minorHAnsi" w:hAnsiTheme="minorHAnsi" w:cstheme="minorBidi"/>
                    <w:sz w:val="22"/>
                    <w:szCs w:val="22"/>
                    <w:rPrChange w:id="8663" w:author="Nick.Tolimieri" w:date="2022-09-07T13:17:00Z">
                      <w:rPr>
                        <w:rFonts w:ascii="Calibri" w:hAnsi="Calibri" w:cs="Calibri"/>
                        <w:color w:val="000000"/>
                        <w:sz w:val="22"/>
                        <w:szCs w:val="22"/>
                      </w:rPr>
                    </w:rPrChange>
                  </w:rPr>
                  <w:delText>44</w:delText>
                </w:r>
              </w:del>
            </w:ins>
          </w:p>
        </w:tc>
        <w:tc>
          <w:tcPr>
            <w:tcW w:w="960" w:type="dxa"/>
            <w:noWrap/>
            <w:hideMark/>
          </w:tcPr>
          <w:p w:rsidR="00AE199D" w:rsidRPr="00AE199D" w:rsidDel="001255CF" w:rsidRDefault="00AE199D">
            <w:pPr>
              <w:ind w:firstLine="0"/>
              <w:rPr>
                <w:ins w:id="8664" w:author="Nick.Tolimieri" w:date="2022-09-07T13:17:00Z"/>
                <w:del w:id="8665" w:author="Nick.Tolimieri [2]" w:date="2022-09-09T12:38:00Z"/>
                <w:rFonts w:asciiTheme="minorHAnsi" w:eastAsiaTheme="minorHAnsi" w:hAnsiTheme="minorHAnsi" w:cstheme="minorBidi"/>
                <w:sz w:val="22"/>
                <w:szCs w:val="22"/>
                <w:rPrChange w:id="8666" w:author="Nick.Tolimieri" w:date="2022-09-07T13:17:00Z">
                  <w:rPr>
                    <w:ins w:id="8667" w:author="Nick.Tolimieri" w:date="2022-09-07T13:17:00Z"/>
                    <w:del w:id="8668" w:author="Nick.Tolimieri [2]" w:date="2022-09-09T12:38:00Z"/>
                    <w:rFonts w:ascii="Calibri" w:hAnsi="Calibri" w:cs="Calibri"/>
                    <w:color w:val="000000"/>
                    <w:sz w:val="22"/>
                    <w:szCs w:val="22"/>
                  </w:rPr>
                </w:rPrChange>
              </w:rPr>
              <w:pPrChange w:id="8669" w:author="Nick.Tolimieri" w:date="2022-09-07T13:17:00Z">
                <w:pPr>
                  <w:jc w:val="right"/>
                </w:pPr>
              </w:pPrChange>
            </w:pPr>
            <w:ins w:id="8670" w:author="Nick.Tolimieri" w:date="2022-09-07T13:17:00Z">
              <w:del w:id="8671" w:author="Nick.Tolimieri [2]" w:date="2022-09-09T12:38:00Z">
                <w:r w:rsidRPr="00AE199D" w:rsidDel="001255CF">
                  <w:rPr>
                    <w:rFonts w:asciiTheme="minorHAnsi" w:eastAsiaTheme="minorHAnsi" w:hAnsiTheme="minorHAnsi" w:cstheme="minorBidi"/>
                    <w:sz w:val="22"/>
                    <w:szCs w:val="22"/>
                    <w:rPrChange w:id="8672" w:author="Nick.Tolimieri" w:date="2022-09-07T13:17:00Z">
                      <w:rPr>
                        <w:rFonts w:ascii="Calibri" w:hAnsi="Calibri" w:cs="Calibri"/>
                        <w:color w:val="000000"/>
                        <w:sz w:val="22"/>
                        <w:szCs w:val="22"/>
                      </w:rPr>
                    </w:rPrChange>
                  </w:rPr>
                  <w:delText>4</w:delText>
                </w:r>
              </w:del>
            </w:ins>
          </w:p>
        </w:tc>
        <w:tc>
          <w:tcPr>
            <w:tcW w:w="960" w:type="dxa"/>
            <w:noWrap/>
            <w:hideMark/>
          </w:tcPr>
          <w:p w:rsidR="00AE199D" w:rsidRPr="00AE199D" w:rsidDel="001255CF" w:rsidRDefault="00AE199D">
            <w:pPr>
              <w:ind w:firstLine="0"/>
              <w:rPr>
                <w:ins w:id="8673" w:author="Nick.Tolimieri" w:date="2022-09-07T13:17:00Z"/>
                <w:del w:id="8674" w:author="Nick.Tolimieri [2]" w:date="2022-09-09T12:38:00Z"/>
                <w:rFonts w:asciiTheme="minorHAnsi" w:eastAsiaTheme="minorHAnsi" w:hAnsiTheme="minorHAnsi" w:cstheme="minorBidi"/>
                <w:sz w:val="22"/>
                <w:szCs w:val="22"/>
                <w:rPrChange w:id="8675" w:author="Nick.Tolimieri" w:date="2022-09-07T13:17:00Z">
                  <w:rPr>
                    <w:ins w:id="8676" w:author="Nick.Tolimieri" w:date="2022-09-07T13:17:00Z"/>
                    <w:del w:id="8677" w:author="Nick.Tolimieri [2]" w:date="2022-09-09T12:38:00Z"/>
                    <w:rFonts w:ascii="Calibri" w:hAnsi="Calibri" w:cs="Calibri"/>
                    <w:color w:val="000000"/>
                    <w:sz w:val="22"/>
                    <w:szCs w:val="22"/>
                  </w:rPr>
                </w:rPrChange>
              </w:rPr>
              <w:pPrChange w:id="8678" w:author="Nick.Tolimieri" w:date="2022-09-07T13:17:00Z">
                <w:pPr>
                  <w:jc w:val="right"/>
                </w:pPr>
              </w:pPrChange>
            </w:pPr>
            <w:ins w:id="8679" w:author="Nick.Tolimieri" w:date="2022-09-07T13:17:00Z">
              <w:del w:id="8680" w:author="Nick.Tolimieri [2]" w:date="2022-09-09T12:38:00Z">
                <w:r w:rsidRPr="00AE199D" w:rsidDel="001255CF">
                  <w:rPr>
                    <w:rFonts w:asciiTheme="minorHAnsi" w:eastAsiaTheme="minorHAnsi" w:hAnsiTheme="minorHAnsi" w:cstheme="minorBidi"/>
                    <w:sz w:val="22"/>
                    <w:szCs w:val="22"/>
                    <w:rPrChange w:id="8681" w:author="Nick.Tolimieri" w:date="2022-09-07T13:17:00Z">
                      <w:rPr>
                        <w:rFonts w:ascii="Calibri" w:hAnsi="Calibri" w:cs="Calibri"/>
                        <w:color w:val="000000"/>
                        <w:sz w:val="22"/>
                        <w:szCs w:val="22"/>
                      </w:rPr>
                    </w:rPrChange>
                  </w:rPr>
                  <w:delText>33</w:delText>
                </w:r>
              </w:del>
            </w:ins>
          </w:p>
        </w:tc>
        <w:tc>
          <w:tcPr>
            <w:tcW w:w="960" w:type="dxa"/>
            <w:noWrap/>
            <w:hideMark/>
          </w:tcPr>
          <w:p w:rsidR="00AE199D" w:rsidRPr="00AE199D" w:rsidDel="001255CF" w:rsidRDefault="00AE199D">
            <w:pPr>
              <w:ind w:firstLine="0"/>
              <w:rPr>
                <w:ins w:id="8682" w:author="Nick.Tolimieri" w:date="2022-09-07T13:17:00Z"/>
                <w:del w:id="8683" w:author="Nick.Tolimieri [2]" w:date="2022-09-09T12:38:00Z"/>
                <w:rFonts w:asciiTheme="minorHAnsi" w:eastAsiaTheme="minorHAnsi" w:hAnsiTheme="minorHAnsi" w:cstheme="minorBidi"/>
                <w:sz w:val="22"/>
                <w:szCs w:val="22"/>
                <w:rPrChange w:id="8684" w:author="Nick.Tolimieri" w:date="2022-09-07T13:17:00Z">
                  <w:rPr>
                    <w:ins w:id="8685" w:author="Nick.Tolimieri" w:date="2022-09-07T13:17:00Z"/>
                    <w:del w:id="8686" w:author="Nick.Tolimieri [2]" w:date="2022-09-09T12:38:00Z"/>
                    <w:rFonts w:ascii="Calibri" w:hAnsi="Calibri" w:cs="Calibri"/>
                    <w:color w:val="000000"/>
                    <w:sz w:val="22"/>
                    <w:szCs w:val="22"/>
                  </w:rPr>
                </w:rPrChange>
              </w:rPr>
              <w:pPrChange w:id="8687" w:author="Nick.Tolimieri" w:date="2022-09-07T13:17:00Z">
                <w:pPr>
                  <w:jc w:val="right"/>
                </w:pPr>
              </w:pPrChange>
            </w:pPr>
            <w:ins w:id="8688" w:author="Nick.Tolimieri" w:date="2022-09-07T13:17:00Z">
              <w:del w:id="8689" w:author="Nick.Tolimieri [2]" w:date="2022-09-09T12:38:00Z">
                <w:r w:rsidRPr="00AE199D" w:rsidDel="001255CF">
                  <w:rPr>
                    <w:rFonts w:asciiTheme="minorHAnsi" w:eastAsiaTheme="minorHAnsi" w:hAnsiTheme="minorHAnsi" w:cstheme="minorBidi"/>
                    <w:sz w:val="22"/>
                    <w:szCs w:val="22"/>
                    <w:rPrChange w:id="8690"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8691" w:author="Nick.Tolimieri" w:date="2022-09-07T13:17:00Z"/>
                <w:del w:id="8692" w:author="Nick.Tolimieri [2]" w:date="2022-09-09T12:38:00Z"/>
                <w:rFonts w:asciiTheme="minorHAnsi" w:eastAsiaTheme="minorHAnsi" w:hAnsiTheme="minorHAnsi" w:cstheme="minorBidi"/>
                <w:sz w:val="22"/>
                <w:szCs w:val="22"/>
                <w:rPrChange w:id="8693" w:author="Nick.Tolimieri" w:date="2022-09-07T13:17:00Z">
                  <w:rPr>
                    <w:ins w:id="8694" w:author="Nick.Tolimieri" w:date="2022-09-07T13:17:00Z"/>
                    <w:del w:id="8695" w:author="Nick.Tolimieri [2]" w:date="2022-09-09T12:38:00Z"/>
                    <w:rFonts w:ascii="Calibri" w:hAnsi="Calibri" w:cs="Calibri"/>
                    <w:color w:val="000000"/>
                    <w:sz w:val="22"/>
                    <w:szCs w:val="22"/>
                  </w:rPr>
                </w:rPrChange>
              </w:rPr>
              <w:pPrChange w:id="8696" w:author="Nick.Tolimieri" w:date="2022-09-07T13:17:00Z">
                <w:pPr>
                  <w:jc w:val="right"/>
                </w:pPr>
              </w:pPrChange>
            </w:pPr>
            <w:ins w:id="8697" w:author="Nick.Tolimieri" w:date="2022-09-07T13:17:00Z">
              <w:del w:id="8698" w:author="Nick.Tolimieri [2]" w:date="2022-09-09T12:38:00Z">
                <w:r w:rsidRPr="00AE199D" w:rsidDel="001255CF">
                  <w:rPr>
                    <w:rFonts w:asciiTheme="minorHAnsi" w:eastAsiaTheme="minorHAnsi" w:hAnsiTheme="minorHAnsi" w:cstheme="minorBidi"/>
                    <w:sz w:val="22"/>
                    <w:szCs w:val="22"/>
                    <w:rPrChange w:id="8699" w:author="Nick.Tolimieri" w:date="2022-09-07T13:17:00Z">
                      <w:rPr>
                        <w:rFonts w:ascii="Calibri" w:hAnsi="Calibri" w:cs="Calibri"/>
                        <w:color w:val="000000"/>
                        <w:sz w:val="22"/>
                        <w:szCs w:val="22"/>
                      </w:rPr>
                    </w:rPrChange>
                  </w:rPr>
                  <w:delText>11</w:delText>
                </w:r>
              </w:del>
            </w:ins>
          </w:p>
        </w:tc>
        <w:tc>
          <w:tcPr>
            <w:tcW w:w="960" w:type="dxa"/>
            <w:noWrap/>
            <w:hideMark/>
          </w:tcPr>
          <w:p w:rsidR="00AE199D" w:rsidRPr="00AE199D" w:rsidDel="001255CF" w:rsidRDefault="00AE199D">
            <w:pPr>
              <w:ind w:firstLine="0"/>
              <w:rPr>
                <w:ins w:id="8700" w:author="Nick.Tolimieri" w:date="2022-09-07T13:17:00Z"/>
                <w:del w:id="8701" w:author="Nick.Tolimieri [2]" w:date="2022-09-09T12:38:00Z"/>
                <w:rFonts w:asciiTheme="minorHAnsi" w:eastAsiaTheme="minorHAnsi" w:hAnsiTheme="minorHAnsi" w:cstheme="minorBidi"/>
                <w:sz w:val="22"/>
                <w:szCs w:val="22"/>
                <w:rPrChange w:id="8702" w:author="Nick.Tolimieri" w:date="2022-09-07T13:17:00Z">
                  <w:rPr>
                    <w:ins w:id="8703" w:author="Nick.Tolimieri" w:date="2022-09-07T13:17:00Z"/>
                    <w:del w:id="8704" w:author="Nick.Tolimieri [2]" w:date="2022-09-09T12:38:00Z"/>
                    <w:rFonts w:ascii="Calibri" w:hAnsi="Calibri" w:cs="Calibri"/>
                    <w:color w:val="000000"/>
                    <w:sz w:val="22"/>
                    <w:szCs w:val="22"/>
                  </w:rPr>
                </w:rPrChange>
              </w:rPr>
              <w:pPrChange w:id="8705" w:author="Nick.Tolimieri" w:date="2022-09-07T13:17:00Z">
                <w:pPr>
                  <w:jc w:val="right"/>
                </w:pPr>
              </w:pPrChange>
            </w:pPr>
            <w:ins w:id="8706" w:author="Nick.Tolimieri" w:date="2022-09-07T13:17:00Z">
              <w:del w:id="8707" w:author="Nick.Tolimieri [2]" w:date="2022-09-09T12:38:00Z">
                <w:r w:rsidRPr="00AE199D" w:rsidDel="001255CF">
                  <w:rPr>
                    <w:rFonts w:asciiTheme="minorHAnsi" w:eastAsiaTheme="minorHAnsi" w:hAnsiTheme="minorHAnsi" w:cstheme="minorBidi"/>
                    <w:sz w:val="22"/>
                    <w:szCs w:val="22"/>
                    <w:rPrChange w:id="8708" w:author="Nick.Tolimieri" w:date="2022-09-07T13:17:00Z">
                      <w:rPr>
                        <w:rFonts w:ascii="Calibri" w:hAnsi="Calibri" w:cs="Calibri"/>
                        <w:color w:val="000000"/>
                        <w:sz w:val="22"/>
                        <w:szCs w:val="22"/>
                      </w:rPr>
                    </w:rPrChange>
                  </w:rPr>
                  <w:delText>2.03</w:delText>
                </w:r>
              </w:del>
            </w:ins>
          </w:p>
        </w:tc>
        <w:tc>
          <w:tcPr>
            <w:tcW w:w="960" w:type="dxa"/>
            <w:noWrap/>
            <w:hideMark/>
          </w:tcPr>
          <w:p w:rsidR="00AE199D" w:rsidRPr="00AE199D" w:rsidDel="001255CF" w:rsidRDefault="00AE199D">
            <w:pPr>
              <w:ind w:firstLine="0"/>
              <w:rPr>
                <w:ins w:id="8709" w:author="Nick.Tolimieri" w:date="2022-09-07T13:17:00Z"/>
                <w:del w:id="8710" w:author="Nick.Tolimieri [2]" w:date="2022-09-09T12:38:00Z"/>
                <w:rFonts w:asciiTheme="minorHAnsi" w:eastAsiaTheme="minorHAnsi" w:hAnsiTheme="minorHAnsi" w:cstheme="minorBidi"/>
                <w:sz w:val="22"/>
                <w:szCs w:val="22"/>
                <w:rPrChange w:id="8711" w:author="Nick.Tolimieri" w:date="2022-09-07T13:17:00Z">
                  <w:rPr>
                    <w:ins w:id="8712" w:author="Nick.Tolimieri" w:date="2022-09-07T13:17:00Z"/>
                    <w:del w:id="8713" w:author="Nick.Tolimieri [2]" w:date="2022-09-09T12:38:00Z"/>
                    <w:rFonts w:ascii="Calibri" w:hAnsi="Calibri" w:cs="Calibri"/>
                    <w:color w:val="000000"/>
                    <w:sz w:val="22"/>
                    <w:szCs w:val="22"/>
                  </w:rPr>
                </w:rPrChange>
              </w:rPr>
              <w:pPrChange w:id="8714" w:author="Nick.Tolimieri" w:date="2022-09-07T13:17:00Z">
                <w:pPr>
                  <w:jc w:val="right"/>
                </w:pPr>
              </w:pPrChange>
            </w:pPr>
            <w:ins w:id="8715" w:author="Nick.Tolimieri" w:date="2022-09-07T13:17:00Z">
              <w:del w:id="8716" w:author="Nick.Tolimieri [2]" w:date="2022-09-09T12:38:00Z">
                <w:r w:rsidRPr="00AE199D" w:rsidDel="001255CF">
                  <w:rPr>
                    <w:rFonts w:asciiTheme="minorHAnsi" w:eastAsiaTheme="minorHAnsi" w:hAnsiTheme="minorHAnsi" w:cstheme="minorBidi"/>
                    <w:sz w:val="22"/>
                    <w:szCs w:val="22"/>
                    <w:rPrChange w:id="8717" w:author="Nick.Tolimieri" w:date="2022-09-07T13:17:00Z">
                      <w:rPr>
                        <w:rFonts w:ascii="Calibri" w:hAnsi="Calibri" w:cs="Calibri"/>
                        <w:color w:val="000000"/>
                        <w:sz w:val="22"/>
                        <w:szCs w:val="22"/>
                      </w:rPr>
                    </w:rPrChange>
                  </w:rPr>
                  <w:delText>0.5</w:delText>
                </w:r>
              </w:del>
            </w:ins>
          </w:p>
        </w:tc>
      </w:tr>
      <w:tr w:rsidR="00AE199D" w:rsidRPr="00AE199D" w:rsidDel="001255CF" w:rsidTr="00AE199D">
        <w:trPr>
          <w:trHeight w:val="300"/>
          <w:ins w:id="8718" w:author="Nick.Tolimieri" w:date="2022-09-07T13:17:00Z"/>
          <w:del w:id="8719" w:author="Nick.Tolimieri [2]" w:date="2022-09-09T12:38:00Z"/>
        </w:trPr>
        <w:tc>
          <w:tcPr>
            <w:tcW w:w="960" w:type="dxa"/>
            <w:noWrap/>
            <w:hideMark/>
          </w:tcPr>
          <w:p w:rsidR="00AE199D" w:rsidRPr="00AE199D" w:rsidDel="001255CF" w:rsidRDefault="00AE199D">
            <w:pPr>
              <w:ind w:firstLine="0"/>
              <w:rPr>
                <w:ins w:id="8720" w:author="Nick.Tolimieri" w:date="2022-09-07T13:17:00Z"/>
                <w:del w:id="8721" w:author="Nick.Tolimieri [2]" w:date="2022-09-09T12:38:00Z"/>
                <w:rFonts w:asciiTheme="minorHAnsi" w:eastAsiaTheme="minorHAnsi" w:hAnsiTheme="minorHAnsi" w:cstheme="minorBidi"/>
                <w:sz w:val="22"/>
                <w:szCs w:val="22"/>
                <w:rPrChange w:id="8722" w:author="Nick.Tolimieri" w:date="2022-09-07T13:17:00Z">
                  <w:rPr>
                    <w:ins w:id="8723" w:author="Nick.Tolimieri" w:date="2022-09-07T13:17:00Z"/>
                    <w:del w:id="8724" w:author="Nick.Tolimieri [2]" w:date="2022-09-09T12:38:00Z"/>
                    <w:rFonts w:ascii="Calibri" w:hAnsi="Calibri" w:cs="Calibri"/>
                    <w:color w:val="000000"/>
                    <w:sz w:val="22"/>
                    <w:szCs w:val="22"/>
                  </w:rPr>
                </w:rPrChange>
              </w:rPr>
              <w:pPrChange w:id="8725" w:author="Nick.Tolimieri" w:date="2022-09-07T13:17:00Z">
                <w:pPr/>
              </w:pPrChange>
            </w:pPr>
            <w:ins w:id="8726" w:author="Nick.Tolimieri" w:date="2022-09-07T13:17:00Z">
              <w:del w:id="8727" w:author="Nick.Tolimieri [2]" w:date="2022-09-09T12:38:00Z">
                <w:r w:rsidRPr="00AE199D" w:rsidDel="001255CF">
                  <w:rPr>
                    <w:rFonts w:asciiTheme="minorHAnsi" w:eastAsiaTheme="minorHAnsi" w:hAnsiTheme="minorHAnsi" w:cstheme="minorBidi"/>
                    <w:sz w:val="22"/>
                    <w:szCs w:val="22"/>
                    <w:rPrChange w:id="8728"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8729" w:author="Nick.Tolimieri" w:date="2022-09-07T13:17:00Z"/>
                <w:del w:id="8730" w:author="Nick.Tolimieri [2]" w:date="2022-09-09T12:38:00Z"/>
                <w:rFonts w:asciiTheme="minorHAnsi" w:eastAsiaTheme="minorHAnsi" w:hAnsiTheme="minorHAnsi" w:cstheme="minorBidi"/>
                <w:sz w:val="22"/>
                <w:szCs w:val="22"/>
                <w:rPrChange w:id="8731" w:author="Nick.Tolimieri" w:date="2022-09-07T13:17:00Z">
                  <w:rPr>
                    <w:ins w:id="8732" w:author="Nick.Tolimieri" w:date="2022-09-07T13:17:00Z"/>
                    <w:del w:id="8733" w:author="Nick.Tolimieri [2]" w:date="2022-09-09T12:38:00Z"/>
                    <w:rFonts w:ascii="Calibri" w:hAnsi="Calibri" w:cs="Calibri"/>
                    <w:color w:val="000000"/>
                    <w:sz w:val="22"/>
                    <w:szCs w:val="22"/>
                  </w:rPr>
                </w:rPrChange>
              </w:rPr>
              <w:pPrChange w:id="8734" w:author="Nick.Tolimieri" w:date="2022-09-07T13:17:00Z">
                <w:pPr>
                  <w:jc w:val="right"/>
                </w:pPr>
              </w:pPrChange>
            </w:pPr>
            <w:ins w:id="8735" w:author="Nick.Tolimieri" w:date="2022-09-07T13:17:00Z">
              <w:del w:id="8736" w:author="Nick.Tolimieri [2]" w:date="2022-09-09T12:38:00Z">
                <w:r w:rsidRPr="00AE199D" w:rsidDel="001255CF">
                  <w:rPr>
                    <w:rFonts w:asciiTheme="minorHAnsi" w:eastAsiaTheme="minorHAnsi" w:hAnsiTheme="minorHAnsi" w:cstheme="minorBidi"/>
                    <w:sz w:val="22"/>
                    <w:szCs w:val="22"/>
                    <w:rPrChange w:id="8737" w:author="Nick.Tolimieri" w:date="2022-09-07T13:17:00Z">
                      <w:rPr>
                        <w:rFonts w:ascii="Calibri" w:hAnsi="Calibri" w:cs="Calibri"/>
                        <w:color w:val="000000"/>
                        <w:sz w:val="22"/>
                        <w:szCs w:val="22"/>
                      </w:rPr>
                    </w:rPrChange>
                  </w:rPr>
                  <w:delText>1993</w:delText>
                </w:r>
              </w:del>
            </w:ins>
          </w:p>
        </w:tc>
        <w:tc>
          <w:tcPr>
            <w:tcW w:w="960" w:type="dxa"/>
            <w:noWrap/>
            <w:hideMark/>
          </w:tcPr>
          <w:p w:rsidR="00AE199D" w:rsidRPr="00AE199D" w:rsidDel="001255CF" w:rsidRDefault="00AE199D">
            <w:pPr>
              <w:ind w:firstLine="0"/>
              <w:rPr>
                <w:ins w:id="8738" w:author="Nick.Tolimieri" w:date="2022-09-07T13:17:00Z"/>
                <w:del w:id="8739" w:author="Nick.Tolimieri [2]" w:date="2022-09-09T12:38:00Z"/>
                <w:rFonts w:asciiTheme="minorHAnsi" w:eastAsiaTheme="minorHAnsi" w:hAnsiTheme="minorHAnsi" w:cstheme="minorBidi"/>
                <w:sz w:val="22"/>
                <w:szCs w:val="22"/>
                <w:rPrChange w:id="8740" w:author="Nick.Tolimieri" w:date="2022-09-07T13:17:00Z">
                  <w:rPr>
                    <w:ins w:id="8741" w:author="Nick.Tolimieri" w:date="2022-09-07T13:17:00Z"/>
                    <w:del w:id="8742" w:author="Nick.Tolimieri [2]" w:date="2022-09-09T12:38:00Z"/>
                    <w:rFonts w:ascii="Calibri" w:hAnsi="Calibri" w:cs="Calibri"/>
                    <w:color w:val="000000"/>
                    <w:sz w:val="22"/>
                    <w:szCs w:val="22"/>
                  </w:rPr>
                </w:rPrChange>
              </w:rPr>
              <w:pPrChange w:id="8743" w:author="Nick.Tolimieri" w:date="2022-09-07T13:17:00Z">
                <w:pPr>
                  <w:jc w:val="right"/>
                </w:pPr>
              </w:pPrChange>
            </w:pPr>
            <w:ins w:id="8744" w:author="Nick.Tolimieri" w:date="2022-09-07T13:17:00Z">
              <w:del w:id="8745" w:author="Nick.Tolimieri [2]" w:date="2022-09-09T12:38:00Z">
                <w:r w:rsidRPr="00AE199D" w:rsidDel="001255CF">
                  <w:rPr>
                    <w:rFonts w:asciiTheme="minorHAnsi" w:eastAsiaTheme="minorHAnsi" w:hAnsiTheme="minorHAnsi" w:cstheme="minorBidi"/>
                    <w:sz w:val="22"/>
                    <w:szCs w:val="22"/>
                    <w:rPrChange w:id="8746"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8747" w:author="Nick.Tolimieri" w:date="2022-09-07T13:17:00Z"/>
                <w:del w:id="8748" w:author="Nick.Tolimieri [2]" w:date="2022-09-09T12:38:00Z"/>
                <w:rFonts w:asciiTheme="minorHAnsi" w:eastAsiaTheme="minorHAnsi" w:hAnsiTheme="minorHAnsi" w:cstheme="minorBidi"/>
                <w:sz w:val="22"/>
                <w:szCs w:val="22"/>
                <w:rPrChange w:id="8749" w:author="Nick.Tolimieri" w:date="2022-09-07T13:17:00Z">
                  <w:rPr>
                    <w:ins w:id="8750" w:author="Nick.Tolimieri" w:date="2022-09-07T13:17:00Z"/>
                    <w:del w:id="8751" w:author="Nick.Tolimieri [2]" w:date="2022-09-09T12:38:00Z"/>
                    <w:rFonts w:ascii="Calibri" w:hAnsi="Calibri" w:cs="Calibri"/>
                    <w:color w:val="000000"/>
                    <w:sz w:val="22"/>
                    <w:szCs w:val="22"/>
                  </w:rPr>
                </w:rPrChange>
              </w:rPr>
              <w:pPrChange w:id="8752" w:author="Nick.Tolimieri" w:date="2022-09-07T13:17:00Z">
                <w:pPr>
                  <w:jc w:val="right"/>
                </w:pPr>
              </w:pPrChange>
            </w:pPr>
            <w:ins w:id="8753" w:author="Nick.Tolimieri" w:date="2022-09-07T13:17:00Z">
              <w:del w:id="8754" w:author="Nick.Tolimieri [2]" w:date="2022-09-09T12:38:00Z">
                <w:r w:rsidRPr="00AE199D" w:rsidDel="001255CF">
                  <w:rPr>
                    <w:rFonts w:asciiTheme="minorHAnsi" w:eastAsiaTheme="minorHAnsi" w:hAnsiTheme="minorHAnsi" w:cstheme="minorBidi"/>
                    <w:sz w:val="22"/>
                    <w:szCs w:val="22"/>
                    <w:rPrChange w:id="8755" w:author="Nick.Tolimieri" w:date="2022-09-07T13:17:00Z">
                      <w:rPr>
                        <w:rFonts w:ascii="Calibri" w:hAnsi="Calibri" w:cs="Calibri"/>
                        <w:color w:val="000000"/>
                        <w:sz w:val="22"/>
                        <w:szCs w:val="22"/>
                      </w:rPr>
                    </w:rPrChange>
                  </w:rPr>
                  <w:delText>42</w:delText>
                </w:r>
              </w:del>
            </w:ins>
          </w:p>
        </w:tc>
        <w:tc>
          <w:tcPr>
            <w:tcW w:w="960" w:type="dxa"/>
            <w:noWrap/>
            <w:hideMark/>
          </w:tcPr>
          <w:p w:rsidR="00AE199D" w:rsidRPr="00AE199D" w:rsidDel="001255CF" w:rsidRDefault="00AE199D">
            <w:pPr>
              <w:ind w:firstLine="0"/>
              <w:rPr>
                <w:ins w:id="8756" w:author="Nick.Tolimieri" w:date="2022-09-07T13:17:00Z"/>
                <w:del w:id="8757" w:author="Nick.Tolimieri [2]" w:date="2022-09-09T12:38:00Z"/>
                <w:rFonts w:asciiTheme="minorHAnsi" w:eastAsiaTheme="minorHAnsi" w:hAnsiTheme="minorHAnsi" w:cstheme="minorBidi"/>
                <w:sz w:val="22"/>
                <w:szCs w:val="22"/>
                <w:rPrChange w:id="8758" w:author="Nick.Tolimieri" w:date="2022-09-07T13:17:00Z">
                  <w:rPr>
                    <w:ins w:id="8759" w:author="Nick.Tolimieri" w:date="2022-09-07T13:17:00Z"/>
                    <w:del w:id="8760" w:author="Nick.Tolimieri [2]" w:date="2022-09-09T12:38:00Z"/>
                    <w:rFonts w:ascii="Calibri" w:hAnsi="Calibri" w:cs="Calibri"/>
                    <w:color w:val="000000"/>
                    <w:sz w:val="22"/>
                    <w:szCs w:val="22"/>
                  </w:rPr>
                </w:rPrChange>
              </w:rPr>
              <w:pPrChange w:id="8761" w:author="Nick.Tolimieri" w:date="2022-09-07T13:17:00Z">
                <w:pPr>
                  <w:jc w:val="right"/>
                </w:pPr>
              </w:pPrChange>
            </w:pPr>
            <w:ins w:id="8762" w:author="Nick.Tolimieri" w:date="2022-09-07T13:17:00Z">
              <w:del w:id="8763" w:author="Nick.Tolimieri [2]" w:date="2022-09-09T12:38:00Z">
                <w:r w:rsidRPr="00AE199D" w:rsidDel="001255CF">
                  <w:rPr>
                    <w:rFonts w:asciiTheme="minorHAnsi" w:eastAsiaTheme="minorHAnsi" w:hAnsiTheme="minorHAnsi" w:cstheme="minorBidi"/>
                    <w:sz w:val="22"/>
                    <w:szCs w:val="22"/>
                    <w:rPrChange w:id="8764" w:author="Nick.Tolimieri" w:date="2022-09-07T13:17:00Z">
                      <w:rPr>
                        <w:rFonts w:ascii="Calibri" w:hAnsi="Calibri" w:cs="Calibri"/>
                        <w:color w:val="000000"/>
                        <w:sz w:val="22"/>
                        <w:szCs w:val="22"/>
                      </w:rPr>
                    </w:rPrChange>
                  </w:rPr>
                  <w:delText>2</w:delText>
                </w:r>
              </w:del>
            </w:ins>
          </w:p>
        </w:tc>
        <w:tc>
          <w:tcPr>
            <w:tcW w:w="960" w:type="dxa"/>
            <w:noWrap/>
            <w:hideMark/>
          </w:tcPr>
          <w:p w:rsidR="00AE199D" w:rsidRPr="00AE199D" w:rsidDel="001255CF" w:rsidRDefault="00AE199D">
            <w:pPr>
              <w:ind w:firstLine="0"/>
              <w:rPr>
                <w:ins w:id="8765" w:author="Nick.Tolimieri" w:date="2022-09-07T13:17:00Z"/>
                <w:del w:id="8766" w:author="Nick.Tolimieri [2]" w:date="2022-09-09T12:38:00Z"/>
                <w:rFonts w:asciiTheme="minorHAnsi" w:eastAsiaTheme="minorHAnsi" w:hAnsiTheme="minorHAnsi" w:cstheme="minorBidi"/>
                <w:sz w:val="22"/>
                <w:szCs w:val="22"/>
                <w:rPrChange w:id="8767" w:author="Nick.Tolimieri" w:date="2022-09-07T13:17:00Z">
                  <w:rPr>
                    <w:ins w:id="8768" w:author="Nick.Tolimieri" w:date="2022-09-07T13:17:00Z"/>
                    <w:del w:id="8769" w:author="Nick.Tolimieri [2]" w:date="2022-09-09T12:38:00Z"/>
                    <w:rFonts w:ascii="Calibri" w:hAnsi="Calibri" w:cs="Calibri"/>
                    <w:color w:val="000000"/>
                    <w:sz w:val="22"/>
                    <w:szCs w:val="22"/>
                  </w:rPr>
                </w:rPrChange>
              </w:rPr>
              <w:pPrChange w:id="8770" w:author="Nick.Tolimieri" w:date="2022-09-07T13:17:00Z">
                <w:pPr>
                  <w:jc w:val="right"/>
                </w:pPr>
              </w:pPrChange>
            </w:pPr>
            <w:ins w:id="8771" w:author="Nick.Tolimieri" w:date="2022-09-07T13:17:00Z">
              <w:del w:id="8772" w:author="Nick.Tolimieri [2]" w:date="2022-09-09T12:38:00Z">
                <w:r w:rsidRPr="00AE199D" w:rsidDel="001255CF">
                  <w:rPr>
                    <w:rFonts w:asciiTheme="minorHAnsi" w:eastAsiaTheme="minorHAnsi" w:hAnsiTheme="minorHAnsi" w:cstheme="minorBidi"/>
                    <w:sz w:val="22"/>
                    <w:szCs w:val="22"/>
                    <w:rPrChange w:id="8773" w:author="Nick.Tolimieri" w:date="2022-09-07T13:17:00Z">
                      <w:rPr>
                        <w:rFonts w:ascii="Calibri" w:hAnsi="Calibri" w:cs="Calibri"/>
                        <w:color w:val="000000"/>
                        <w:sz w:val="22"/>
                        <w:szCs w:val="22"/>
                      </w:rPr>
                    </w:rPrChange>
                  </w:rPr>
                  <w:delText>36</w:delText>
                </w:r>
              </w:del>
            </w:ins>
          </w:p>
        </w:tc>
        <w:tc>
          <w:tcPr>
            <w:tcW w:w="960" w:type="dxa"/>
            <w:noWrap/>
            <w:hideMark/>
          </w:tcPr>
          <w:p w:rsidR="00AE199D" w:rsidRPr="00AE199D" w:rsidDel="001255CF" w:rsidRDefault="00AE199D">
            <w:pPr>
              <w:ind w:firstLine="0"/>
              <w:rPr>
                <w:ins w:id="8774" w:author="Nick.Tolimieri" w:date="2022-09-07T13:17:00Z"/>
                <w:del w:id="8775" w:author="Nick.Tolimieri [2]" w:date="2022-09-09T12:38:00Z"/>
                <w:rFonts w:asciiTheme="minorHAnsi" w:eastAsiaTheme="minorHAnsi" w:hAnsiTheme="minorHAnsi" w:cstheme="minorBidi"/>
                <w:sz w:val="22"/>
                <w:szCs w:val="22"/>
                <w:rPrChange w:id="8776" w:author="Nick.Tolimieri" w:date="2022-09-07T13:17:00Z">
                  <w:rPr>
                    <w:ins w:id="8777" w:author="Nick.Tolimieri" w:date="2022-09-07T13:17:00Z"/>
                    <w:del w:id="8778" w:author="Nick.Tolimieri [2]" w:date="2022-09-09T12:38:00Z"/>
                    <w:rFonts w:ascii="Calibri" w:hAnsi="Calibri" w:cs="Calibri"/>
                    <w:color w:val="000000"/>
                    <w:sz w:val="22"/>
                    <w:szCs w:val="22"/>
                  </w:rPr>
                </w:rPrChange>
              </w:rPr>
              <w:pPrChange w:id="8779" w:author="Nick.Tolimieri" w:date="2022-09-07T13:17:00Z">
                <w:pPr>
                  <w:jc w:val="right"/>
                </w:pPr>
              </w:pPrChange>
            </w:pPr>
            <w:ins w:id="8780" w:author="Nick.Tolimieri" w:date="2022-09-07T13:17:00Z">
              <w:del w:id="8781" w:author="Nick.Tolimieri [2]" w:date="2022-09-09T12:38:00Z">
                <w:r w:rsidRPr="00AE199D" w:rsidDel="001255CF">
                  <w:rPr>
                    <w:rFonts w:asciiTheme="minorHAnsi" w:eastAsiaTheme="minorHAnsi" w:hAnsiTheme="minorHAnsi" w:cstheme="minorBidi"/>
                    <w:sz w:val="22"/>
                    <w:szCs w:val="22"/>
                    <w:rPrChange w:id="8782"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8783" w:author="Nick.Tolimieri" w:date="2022-09-07T13:17:00Z"/>
                <w:del w:id="8784" w:author="Nick.Tolimieri [2]" w:date="2022-09-09T12:38:00Z"/>
                <w:rFonts w:asciiTheme="minorHAnsi" w:eastAsiaTheme="minorHAnsi" w:hAnsiTheme="minorHAnsi" w:cstheme="minorBidi"/>
                <w:sz w:val="22"/>
                <w:szCs w:val="22"/>
                <w:rPrChange w:id="8785" w:author="Nick.Tolimieri" w:date="2022-09-07T13:17:00Z">
                  <w:rPr>
                    <w:ins w:id="8786" w:author="Nick.Tolimieri" w:date="2022-09-07T13:17:00Z"/>
                    <w:del w:id="8787" w:author="Nick.Tolimieri [2]" w:date="2022-09-09T12:38:00Z"/>
                    <w:rFonts w:ascii="Calibri" w:hAnsi="Calibri" w:cs="Calibri"/>
                    <w:color w:val="000000"/>
                    <w:sz w:val="22"/>
                    <w:szCs w:val="22"/>
                  </w:rPr>
                </w:rPrChange>
              </w:rPr>
              <w:pPrChange w:id="8788" w:author="Nick.Tolimieri" w:date="2022-09-07T13:17:00Z">
                <w:pPr>
                  <w:jc w:val="right"/>
                </w:pPr>
              </w:pPrChange>
            </w:pPr>
            <w:ins w:id="8789" w:author="Nick.Tolimieri" w:date="2022-09-07T13:17:00Z">
              <w:del w:id="8790" w:author="Nick.Tolimieri [2]" w:date="2022-09-09T12:38:00Z">
                <w:r w:rsidRPr="00AE199D" w:rsidDel="001255CF">
                  <w:rPr>
                    <w:rFonts w:asciiTheme="minorHAnsi" w:eastAsiaTheme="minorHAnsi" w:hAnsiTheme="minorHAnsi" w:cstheme="minorBidi"/>
                    <w:sz w:val="22"/>
                    <w:szCs w:val="22"/>
                    <w:rPrChange w:id="8791" w:author="Nick.Tolimieri" w:date="2022-09-07T13:17:00Z">
                      <w:rPr>
                        <w:rFonts w:ascii="Calibri" w:hAnsi="Calibri" w:cs="Calibri"/>
                        <w:color w:val="000000"/>
                        <w:sz w:val="22"/>
                        <w:szCs w:val="22"/>
                      </w:rPr>
                    </w:rPrChange>
                  </w:rPr>
                  <w:delText>30</w:delText>
                </w:r>
              </w:del>
            </w:ins>
          </w:p>
        </w:tc>
        <w:tc>
          <w:tcPr>
            <w:tcW w:w="960" w:type="dxa"/>
            <w:noWrap/>
            <w:hideMark/>
          </w:tcPr>
          <w:p w:rsidR="00AE199D" w:rsidRPr="00AE199D" w:rsidDel="001255CF" w:rsidRDefault="00AE199D">
            <w:pPr>
              <w:ind w:firstLine="0"/>
              <w:rPr>
                <w:ins w:id="8792" w:author="Nick.Tolimieri" w:date="2022-09-07T13:17:00Z"/>
                <w:del w:id="8793" w:author="Nick.Tolimieri [2]" w:date="2022-09-09T12:38:00Z"/>
                <w:rFonts w:asciiTheme="minorHAnsi" w:eastAsiaTheme="minorHAnsi" w:hAnsiTheme="minorHAnsi" w:cstheme="minorBidi"/>
                <w:sz w:val="22"/>
                <w:szCs w:val="22"/>
                <w:rPrChange w:id="8794" w:author="Nick.Tolimieri" w:date="2022-09-07T13:17:00Z">
                  <w:rPr>
                    <w:ins w:id="8795" w:author="Nick.Tolimieri" w:date="2022-09-07T13:17:00Z"/>
                    <w:del w:id="8796" w:author="Nick.Tolimieri [2]" w:date="2022-09-09T12:38:00Z"/>
                    <w:rFonts w:ascii="Calibri" w:hAnsi="Calibri" w:cs="Calibri"/>
                    <w:color w:val="000000"/>
                    <w:sz w:val="22"/>
                    <w:szCs w:val="22"/>
                  </w:rPr>
                </w:rPrChange>
              </w:rPr>
              <w:pPrChange w:id="8797" w:author="Nick.Tolimieri" w:date="2022-09-07T13:17:00Z">
                <w:pPr>
                  <w:jc w:val="right"/>
                </w:pPr>
              </w:pPrChange>
            </w:pPr>
            <w:ins w:id="8798" w:author="Nick.Tolimieri" w:date="2022-09-07T13:17:00Z">
              <w:del w:id="8799" w:author="Nick.Tolimieri [2]" w:date="2022-09-09T12:38:00Z">
                <w:r w:rsidRPr="00AE199D" w:rsidDel="001255CF">
                  <w:rPr>
                    <w:rFonts w:asciiTheme="minorHAnsi" w:eastAsiaTheme="minorHAnsi" w:hAnsiTheme="minorHAnsi" w:cstheme="minorBidi"/>
                    <w:sz w:val="22"/>
                    <w:szCs w:val="22"/>
                    <w:rPrChange w:id="8800" w:author="Nick.Tolimieri" w:date="2022-09-07T13:17:00Z">
                      <w:rPr>
                        <w:rFonts w:ascii="Calibri" w:hAnsi="Calibri" w:cs="Calibri"/>
                        <w:color w:val="000000"/>
                        <w:sz w:val="22"/>
                        <w:szCs w:val="22"/>
                      </w:rPr>
                    </w:rPrChange>
                  </w:rPr>
                  <w:delText>2.27</w:delText>
                </w:r>
              </w:del>
            </w:ins>
          </w:p>
        </w:tc>
        <w:tc>
          <w:tcPr>
            <w:tcW w:w="960" w:type="dxa"/>
            <w:noWrap/>
            <w:hideMark/>
          </w:tcPr>
          <w:p w:rsidR="00AE199D" w:rsidRPr="00AE199D" w:rsidDel="001255CF" w:rsidRDefault="00AE199D">
            <w:pPr>
              <w:ind w:firstLine="0"/>
              <w:rPr>
                <w:ins w:id="8801" w:author="Nick.Tolimieri" w:date="2022-09-07T13:17:00Z"/>
                <w:del w:id="8802" w:author="Nick.Tolimieri [2]" w:date="2022-09-09T12:38:00Z"/>
                <w:rFonts w:asciiTheme="minorHAnsi" w:eastAsiaTheme="minorHAnsi" w:hAnsiTheme="minorHAnsi" w:cstheme="minorBidi"/>
                <w:sz w:val="22"/>
                <w:szCs w:val="22"/>
                <w:rPrChange w:id="8803" w:author="Nick.Tolimieri" w:date="2022-09-07T13:17:00Z">
                  <w:rPr>
                    <w:ins w:id="8804" w:author="Nick.Tolimieri" w:date="2022-09-07T13:17:00Z"/>
                    <w:del w:id="8805" w:author="Nick.Tolimieri [2]" w:date="2022-09-09T12:38:00Z"/>
                    <w:rFonts w:ascii="Calibri" w:hAnsi="Calibri" w:cs="Calibri"/>
                    <w:color w:val="000000"/>
                    <w:sz w:val="22"/>
                    <w:szCs w:val="22"/>
                  </w:rPr>
                </w:rPrChange>
              </w:rPr>
              <w:pPrChange w:id="8806" w:author="Nick.Tolimieri" w:date="2022-09-07T13:17:00Z">
                <w:pPr>
                  <w:jc w:val="right"/>
                </w:pPr>
              </w:pPrChange>
            </w:pPr>
            <w:ins w:id="8807" w:author="Nick.Tolimieri" w:date="2022-09-07T13:17:00Z">
              <w:del w:id="8808" w:author="Nick.Tolimieri [2]" w:date="2022-09-09T12:38:00Z">
                <w:r w:rsidRPr="00AE199D" w:rsidDel="001255CF">
                  <w:rPr>
                    <w:rFonts w:asciiTheme="minorHAnsi" w:eastAsiaTheme="minorHAnsi" w:hAnsiTheme="minorHAnsi" w:cstheme="minorBidi"/>
                    <w:sz w:val="22"/>
                    <w:szCs w:val="22"/>
                    <w:rPrChange w:id="8809" w:author="Nick.Tolimieri" w:date="2022-09-07T13:17:00Z">
                      <w:rPr>
                        <w:rFonts w:ascii="Calibri" w:hAnsi="Calibri" w:cs="Calibri"/>
                        <w:color w:val="000000"/>
                        <w:sz w:val="22"/>
                        <w:szCs w:val="22"/>
                      </w:rPr>
                    </w:rPrChange>
                  </w:rPr>
                  <w:delText>0.42</w:delText>
                </w:r>
              </w:del>
            </w:ins>
          </w:p>
        </w:tc>
      </w:tr>
      <w:tr w:rsidR="00AE199D" w:rsidRPr="00AE199D" w:rsidDel="001255CF" w:rsidTr="00AE199D">
        <w:trPr>
          <w:trHeight w:val="300"/>
          <w:ins w:id="8810" w:author="Nick.Tolimieri" w:date="2022-09-07T13:17:00Z"/>
          <w:del w:id="8811" w:author="Nick.Tolimieri [2]" w:date="2022-09-09T12:38:00Z"/>
        </w:trPr>
        <w:tc>
          <w:tcPr>
            <w:tcW w:w="960" w:type="dxa"/>
            <w:noWrap/>
            <w:hideMark/>
          </w:tcPr>
          <w:p w:rsidR="00AE199D" w:rsidRPr="00AE199D" w:rsidDel="001255CF" w:rsidRDefault="00AE199D">
            <w:pPr>
              <w:ind w:firstLine="0"/>
              <w:rPr>
                <w:ins w:id="8812" w:author="Nick.Tolimieri" w:date="2022-09-07T13:17:00Z"/>
                <w:del w:id="8813" w:author="Nick.Tolimieri [2]" w:date="2022-09-09T12:38:00Z"/>
                <w:rFonts w:asciiTheme="minorHAnsi" w:eastAsiaTheme="minorHAnsi" w:hAnsiTheme="minorHAnsi" w:cstheme="minorBidi"/>
                <w:sz w:val="22"/>
                <w:szCs w:val="22"/>
                <w:rPrChange w:id="8814" w:author="Nick.Tolimieri" w:date="2022-09-07T13:17:00Z">
                  <w:rPr>
                    <w:ins w:id="8815" w:author="Nick.Tolimieri" w:date="2022-09-07T13:17:00Z"/>
                    <w:del w:id="8816" w:author="Nick.Tolimieri [2]" w:date="2022-09-09T12:38:00Z"/>
                    <w:rFonts w:ascii="Calibri" w:hAnsi="Calibri" w:cs="Calibri"/>
                    <w:color w:val="000000"/>
                    <w:sz w:val="22"/>
                    <w:szCs w:val="22"/>
                  </w:rPr>
                </w:rPrChange>
              </w:rPr>
              <w:pPrChange w:id="8817" w:author="Nick.Tolimieri" w:date="2022-09-07T13:17:00Z">
                <w:pPr/>
              </w:pPrChange>
            </w:pPr>
            <w:ins w:id="8818" w:author="Nick.Tolimieri" w:date="2022-09-07T13:17:00Z">
              <w:del w:id="8819" w:author="Nick.Tolimieri [2]" w:date="2022-09-09T12:38:00Z">
                <w:r w:rsidRPr="00AE199D" w:rsidDel="001255CF">
                  <w:rPr>
                    <w:rFonts w:asciiTheme="minorHAnsi" w:eastAsiaTheme="minorHAnsi" w:hAnsiTheme="minorHAnsi" w:cstheme="minorBidi"/>
                    <w:sz w:val="22"/>
                    <w:szCs w:val="22"/>
                    <w:rPrChange w:id="8820"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8821" w:author="Nick.Tolimieri" w:date="2022-09-07T13:17:00Z"/>
                <w:del w:id="8822" w:author="Nick.Tolimieri [2]" w:date="2022-09-09T12:38:00Z"/>
                <w:rFonts w:asciiTheme="minorHAnsi" w:eastAsiaTheme="minorHAnsi" w:hAnsiTheme="minorHAnsi" w:cstheme="minorBidi"/>
                <w:sz w:val="22"/>
                <w:szCs w:val="22"/>
                <w:rPrChange w:id="8823" w:author="Nick.Tolimieri" w:date="2022-09-07T13:17:00Z">
                  <w:rPr>
                    <w:ins w:id="8824" w:author="Nick.Tolimieri" w:date="2022-09-07T13:17:00Z"/>
                    <w:del w:id="8825" w:author="Nick.Tolimieri [2]" w:date="2022-09-09T12:38:00Z"/>
                    <w:rFonts w:ascii="Calibri" w:hAnsi="Calibri" w:cs="Calibri"/>
                    <w:color w:val="000000"/>
                    <w:sz w:val="22"/>
                    <w:szCs w:val="22"/>
                  </w:rPr>
                </w:rPrChange>
              </w:rPr>
              <w:pPrChange w:id="8826" w:author="Nick.Tolimieri" w:date="2022-09-07T13:17:00Z">
                <w:pPr>
                  <w:jc w:val="right"/>
                </w:pPr>
              </w:pPrChange>
            </w:pPr>
            <w:ins w:id="8827" w:author="Nick.Tolimieri" w:date="2022-09-07T13:17:00Z">
              <w:del w:id="8828" w:author="Nick.Tolimieri [2]" w:date="2022-09-09T12:38:00Z">
                <w:r w:rsidRPr="00AE199D" w:rsidDel="001255CF">
                  <w:rPr>
                    <w:rFonts w:asciiTheme="minorHAnsi" w:eastAsiaTheme="minorHAnsi" w:hAnsiTheme="minorHAnsi" w:cstheme="minorBidi"/>
                    <w:sz w:val="22"/>
                    <w:szCs w:val="22"/>
                    <w:rPrChange w:id="8829" w:author="Nick.Tolimieri" w:date="2022-09-07T13:17:00Z">
                      <w:rPr>
                        <w:rFonts w:ascii="Calibri" w:hAnsi="Calibri" w:cs="Calibri"/>
                        <w:color w:val="000000"/>
                        <w:sz w:val="22"/>
                        <w:szCs w:val="22"/>
                      </w:rPr>
                    </w:rPrChange>
                  </w:rPr>
                  <w:delText>1994</w:delText>
                </w:r>
              </w:del>
            </w:ins>
          </w:p>
        </w:tc>
        <w:tc>
          <w:tcPr>
            <w:tcW w:w="960" w:type="dxa"/>
            <w:noWrap/>
            <w:hideMark/>
          </w:tcPr>
          <w:p w:rsidR="00AE199D" w:rsidRPr="00AE199D" w:rsidDel="001255CF" w:rsidRDefault="00AE199D">
            <w:pPr>
              <w:ind w:firstLine="0"/>
              <w:rPr>
                <w:ins w:id="8830" w:author="Nick.Tolimieri" w:date="2022-09-07T13:17:00Z"/>
                <w:del w:id="8831" w:author="Nick.Tolimieri [2]" w:date="2022-09-09T12:38:00Z"/>
                <w:rFonts w:asciiTheme="minorHAnsi" w:eastAsiaTheme="minorHAnsi" w:hAnsiTheme="minorHAnsi" w:cstheme="minorBidi"/>
                <w:sz w:val="22"/>
                <w:szCs w:val="22"/>
                <w:rPrChange w:id="8832" w:author="Nick.Tolimieri" w:date="2022-09-07T13:17:00Z">
                  <w:rPr>
                    <w:ins w:id="8833" w:author="Nick.Tolimieri" w:date="2022-09-07T13:17:00Z"/>
                    <w:del w:id="8834" w:author="Nick.Tolimieri [2]" w:date="2022-09-09T12:38:00Z"/>
                    <w:rFonts w:ascii="Calibri" w:hAnsi="Calibri" w:cs="Calibri"/>
                    <w:color w:val="000000"/>
                    <w:sz w:val="22"/>
                    <w:szCs w:val="22"/>
                  </w:rPr>
                </w:rPrChange>
              </w:rPr>
              <w:pPrChange w:id="8835" w:author="Nick.Tolimieri" w:date="2022-09-07T13:17:00Z">
                <w:pPr>
                  <w:jc w:val="right"/>
                </w:pPr>
              </w:pPrChange>
            </w:pPr>
            <w:ins w:id="8836" w:author="Nick.Tolimieri" w:date="2022-09-07T13:17:00Z">
              <w:del w:id="8837" w:author="Nick.Tolimieri [2]" w:date="2022-09-09T12:38:00Z">
                <w:r w:rsidRPr="00AE199D" w:rsidDel="001255CF">
                  <w:rPr>
                    <w:rFonts w:asciiTheme="minorHAnsi" w:eastAsiaTheme="minorHAnsi" w:hAnsiTheme="minorHAnsi" w:cstheme="minorBidi"/>
                    <w:sz w:val="22"/>
                    <w:szCs w:val="22"/>
                    <w:rPrChange w:id="8838" w:author="Nick.Tolimieri" w:date="2022-09-07T13:17:00Z">
                      <w:rPr>
                        <w:rFonts w:ascii="Calibri" w:hAnsi="Calibri" w:cs="Calibri"/>
                        <w:color w:val="000000"/>
                        <w:sz w:val="22"/>
                        <w:szCs w:val="22"/>
                      </w:rPr>
                    </w:rPrChange>
                  </w:rPr>
                  <w:delText>14</w:delText>
                </w:r>
              </w:del>
            </w:ins>
          </w:p>
        </w:tc>
        <w:tc>
          <w:tcPr>
            <w:tcW w:w="960" w:type="dxa"/>
            <w:noWrap/>
            <w:hideMark/>
          </w:tcPr>
          <w:p w:rsidR="00AE199D" w:rsidRPr="00AE199D" w:rsidDel="001255CF" w:rsidRDefault="00AE199D">
            <w:pPr>
              <w:ind w:firstLine="0"/>
              <w:rPr>
                <w:ins w:id="8839" w:author="Nick.Tolimieri" w:date="2022-09-07T13:17:00Z"/>
                <w:del w:id="8840" w:author="Nick.Tolimieri [2]" w:date="2022-09-09T12:38:00Z"/>
                <w:rFonts w:asciiTheme="minorHAnsi" w:eastAsiaTheme="minorHAnsi" w:hAnsiTheme="minorHAnsi" w:cstheme="minorBidi"/>
                <w:sz w:val="22"/>
                <w:szCs w:val="22"/>
                <w:rPrChange w:id="8841" w:author="Nick.Tolimieri" w:date="2022-09-07T13:17:00Z">
                  <w:rPr>
                    <w:ins w:id="8842" w:author="Nick.Tolimieri" w:date="2022-09-07T13:17:00Z"/>
                    <w:del w:id="8843" w:author="Nick.Tolimieri [2]" w:date="2022-09-09T12:38:00Z"/>
                    <w:rFonts w:ascii="Calibri" w:hAnsi="Calibri" w:cs="Calibri"/>
                    <w:color w:val="000000"/>
                    <w:sz w:val="22"/>
                    <w:szCs w:val="22"/>
                  </w:rPr>
                </w:rPrChange>
              </w:rPr>
              <w:pPrChange w:id="8844" w:author="Nick.Tolimieri" w:date="2022-09-07T13:17:00Z">
                <w:pPr>
                  <w:jc w:val="right"/>
                </w:pPr>
              </w:pPrChange>
            </w:pPr>
            <w:ins w:id="8845" w:author="Nick.Tolimieri" w:date="2022-09-07T13:17:00Z">
              <w:del w:id="8846" w:author="Nick.Tolimieri [2]" w:date="2022-09-09T12:38:00Z">
                <w:r w:rsidRPr="00AE199D" w:rsidDel="001255CF">
                  <w:rPr>
                    <w:rFonts w:asciiTheme="minorHAnsi" w:eastAsiaTheme="minorHAnsi" w:hAnsiTheme="minorHAnsi" w:cstheme="minorBidi"/>
                    <w:sz w:val="22"/>
                    <w:szCs w:val="22"/>
                    <w:rPrChange w:id="8847" w:author="Nick.Tolimieri" w:date="2022-09-07T13:17:00Z">
                      <w:rPr>
                        <w:rFonts w:ascii="Calibri" w:hAnsi="Calibri" w:cs="Calibri"/>
                        <w:color w:val="000000"/>
                        <w:sz w:val="22"/>
                        <w:szCs w:val="22"/>
                      </w:rPr>
                    </w:rPrChange>
                  </w:rPr>
                  <w:delText>47</w:delText>
                </w:r>
              </w:del>
            </w:ins>
          </w:p>
        </w:tc>
        <w:tc>
          <w:tcPr>
            <w:tcW w:w="960" w:type="dxa"/>
            <w:noWrap/>
            <w:hideMark/>
          </w:tcPr>
          <w:p w:rsidR="00AE199D" w:rsidRPr="00AE199D" w:rsidDel="001255CF" w:rsidRDefault="00AE199D">
            <w:pPr>
              <w:ind w:firstLine="0"/>
              <w:rPr>
                <w:ins w:id="8848" w:author="Nick.Tolimieri" w:date="2022-09-07T13:17:00Z"/>
                <w:del w:id="8849" w:author="Nick.Tolimieri [2]" w:date="2022-09-09T12:38:00Z"/>
                <w:rFonts w:asciiTheme="minorHAnsi" w:eastAsiaTheme="minorHAnsi" w:hAnsiTheme="minorHAnsi" w:cstheme="minorBidi"/>
                <w:sz w:val="22"/>
                <w:szCs w:val="22"/>
                <w:rPrChange w:id="8850" w:author="Nick.Tolimieri" w:date="2022-09-07T13:17:00Z">
                  <w:rPr>
                    <w:ins w:id="8851" w:author="Nick.Tolimieri" w:date="2022-09-07T13:17:00Z"/>
                    <w:del w:id="8852" w:author="Nick.Tolimieri [2]" w:date="2022-09-09T12:38:00Z"/>
                    <w:rFonts w:ascii="Calibri" w:hAnsi="Calibri" w:cs="Calibri"/>
                    <w:color w:val="000000"/>
                    <w:sz w:val="22"/>
                    <w:szCs w:val="22"/>
                  </w:rPr>
                </w:rPrChange>
              </w:rPr>
              <w:pPrChange w:id="8853" w:author="Nick.Tolimieri" w:date="2022-09-07T13:17:00Z">
                <w:pPr>
                  <w:jc w:val="right"/>
                </w:pPr>
              </w:pPrChange>
            </w:pPr>
            <w:ins w:id="8854" w:author="Nick.Tolimieri" w:date="2022-09-07T13:17:00Z">
              <w:del w:id="8855" w:author="Nick.Tolimieri [2]" w:date="2022-09-09T12:38:00Z">
                <w:r w:rsidRPr="00AE199D" w:rsidDel="001255CF">
                  <w:rPr>
                    <w:rFonts w:asciiTheme="minorHAnsi" w:eastAsiaTheme="minorHAnsi" w:hAnsiTheme="minorHAnsi" w:cstheme="minorBidi"/>
                    <w:sz w:val="22"/>
                    <w:szCs w:val="22"/>
                    <w:rPrChange w:id="8856"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8857" w:author="Nick.Tolimieri" w:date="2022-09-07T13:17:00Z"/>
                <w:del w:id="8858" w:author="Nick.Tolimieri [2]" w:date="2022-09-09T12:38:00Z"/>
                <w:rFonts w:asciiTheme="minorHAnsi" w:eastAsiaTheme="minorHAnsi" w:hAnsiTheme="minorHAnsi" w:cstheme="minorBidi"/>
                <w:sz w:val="22"/>
                <w:szCs w:val="22"/>
                <w:rPrChange w:id="8859" w:author="Nick.Tolimieri" w:date="2022-09-07T13:17:00Z">
                  <w:rPr>
                    <w:ins w:id="8860" w:author="Nick.Tolimieri" w:date="2022-09-07T13:17:00Z"/>
                    <w:del w:id="8861" w:author="Nick.Tolimieri [2]" w:date="2022-09-09T12:38:00Z"/>
                    <w:rFonts w:ascii="Calibri" w:hAnsi="Calibri" w:cs="Calibri"/>
                    <w:color w:val="000000"/>
                    <w:sz w:val="22"/>
                    <w:szCs w:val="22"/>
                  </w:rPr>
                </w:rPrChange>
              </w:rPr>
              <w:pPrChange w:id="8862" w:author="Nick.Tolimieri" w:date="2022-09-07T13:17:00Z">
                <w:pPr>
                  <w:jc w:val="right"/>
                </w:pPr>
              </w:pPrChange>
            </w:pPr>
            <w:ins w:id="8863" w:author="Nick.Tolimieri" w:date="2022-09-07T13:17:00Z">
              <w:del w:id="8864" w:author="Nick.Tolimieri [2]" w:date="2022-09-09T12:38:00Z">
                <w:r w:rsidRPr="00AE199D" w:rsidDel="001255CF">
                  <w:rPr>
                    <w:rFonts w:asciiTheme="minorHAnsi" w:eastAsiaTheme="minorHAnsi" w:hAnsiTheme="minorHAnsi" w:cstheme="minorBidi"/>
                    <w:sz w:val="22"/>
                    <w:szCs w:val="22"/>
                    <w:rPrChange w:id="8865" w:author="Nick.Tolimieri" w:date="2022-09-07T13:17:00Z">
                      <w:rPr>
                        <w:rFonts w:ascii="Calibri" w:hAnsi="Calibri" w:cs="Calibri"/>
                        <w:color w:val="000000"/>
                        <w:sz w:val="22"/>
                        <w:szCs w:val="22"/>
                      </w:rPr>
                    </w:rPrChange>
                  </w:rPr>
                  <w:delText>30</w:delText>
                </w:r>
              </w:del>
            </w:ins>
          </w:p>
        </w:tc>
        <w:tc>
          <w:tcPr>
            <w:tcW w:w="960" w:type="dxa"/>
            <w:noWrap/>
            <w:hideMark/>
          </w:tcPr>
          <w:p w:rsidR="00AE199D" w:rsidRPr="00AE199D" w:rsidDel="001255CF" w:rsidRDefault="00AE199D">
            <w:pPr>
              <w:ind w:firstLine="0"/>
              <w:rPr>
                <w:ins w:id="8866" w:author="Nick.Tolimieri" w:date="2022-09-07T13:17:00Z"/>
                <w:del w:id="8867" w:author="Nick.Tolimieri [2]" w:date="2022-09-09T12:38:00Z"/>
                <w:rFonts w:asciiTheme="minorHAnsi" w:eastAsiaTheme="minorHAnsi" w:hAnsiTheme="minorHAnsi" w:cstheme="minorBidi"/>
                <w:sz w:val="22"/>
                <w:szCs w:val="22"/>
                <w:rPrChange w:id="8868" w:author="Nick.Tolimieri" w:date="2022-09-07T13:17:00Z">
                  <w:rPr>
                    <w:ins w:id="8869" w:author="Nick.Tolimieri" w:date="2022-09-07T13:17:00Z"/>
                    <w:del w:id="8870" w:author="Nick.Tolimieri [2]" w:date="2022-09-09T12:38:00Z"/>
                    <w:rFonts w:ascii="Calibri" w:hAnsi="Calibri" w:cs="Calibri"/>
                    <w:color w:val="000000"/>
                    <w:sz w:val="22"/>
                    <w:szCs w:val="22"/>
                  </w:rPr>
                </w:rPrChange>
              </w:rPr>
              <w:pPrChange w:id="8871" w:author="Nick.Tolimieri" w:date="2022-09-07T13:17:00Z">
                <w:pPr>
                  <w:jc w:val="right"/>
                </w:pPr>
              </w:pPrChange>
            </w:pPr>
            <w:ins w:id="8872" w:author="Nick.Tolimieri" w:date="2022-09-07T13:17:00Z">
              <w:del w:id="8873" w:author="Nick.Tolimieri [2]" w:date="2022-09-09T12:38:00Z">
                <w:r w:rsidRPr="00AE199D" w:rsidDel="001255CF">
                  <w:rPr>
                    <w:rFonts w:asciiTheme="minorHAnsi" w:eastAsiaTheme="minorHAnsi" w:hAnsiTheme="minorHAnsi" w:cstheme="minorBidi"/>
                    <w:sz w:val="22"/>
                    <w:szCs w:val="22"/>
                    <w:rPrChange w:id="8874" w:author="Nick.Tolimieri" w:date="2022-09-07T13:17:00Z">
                      <w:rPr>
                        <w:rFonts w:ascii="Calibri" w:hAnsi="Calibri" w:cs="Calibri"/>
                        <w:color w:val="000000"/>
                        <w:sz w:val="22"/>
                        <w:szCs w:val="22"/>
                      </w:rPr>
                    </w:rPrChange>
                  </w:rPr>
                  <w:delText>30</w:delText>
                </w:r>
              </w:del>
            </w:ins>
          </w:p>
        </w:tc>
        <w:tc>
          <w:tcPr>
            <w:tcW w:w="960" w:type="dxa"/>
            <w:noWrap/>
            <w:hideMark/>
          </w:tcPr>
          <w:p w:rsidR="00AE199D" w:rsidRPr="00AE199D" w:rsidDel="001255CF" w:rsidRDefault="00AE199D">
            <w:pPr>
              <w:ind w:firstLine="0"/>
              <w:rPr>
                <w:ins w:id="8875" w:author="Nick.Tolimieri" w:date="2022-09-07T13:17:00Z"/>
                <w:del w:id="8876" w:author="Nick.Tolimieri [2]" w:date="2022-09-09T12:38:00Z"/>
                <w:rFonts w:asciiTheme="minorHAnsi" w:eastAsiaTheme="minorHAnsi" w:hAnsiTheme="minorHAnsi" w:cstheme="minorBidi"/>
                <w:sz w:val="22"/>
                <w:szCs w:val="22"/>
                <w:rPrChange w:id="8877" w:author="Nick.Tolimieri" w:date="2022-09-07T13:17:00Z">
                  <w:rPr>
                    <w:ins w:id="8878" w:author="Nick.Tolimieri" w:date="2022-09-07T13:17:00Z"/>
                    <w:del w:id="8879" w:author="Nick.Tolimieri [2]" w:date="2022-09-09T12:38:00Z"/>
                    <w:rFonts w:ascii="Calibri" w:hAnsi="Calibri" w:cs="Calibri"/>
                    <w:color w:val="000000"/>
                    <w:sz w:val="22"/>
                    <w:szCs w:val="22"/>
                  </w:rPr>
                </w:rPrChange>
              </w:rPr>
              <w:pPrChange w:id="8880" w:author="Nick.Tolimieri" w:date="2022-09-07T13:17:00Z">
                <w:pPr>
                  <w:jc w:val="right"/>
                </w:pPr>
              </w:pPrChange>
            </w:pPr>
            <w:ins w:id="8881" w:author="Nick.Tolimieri" w:date="2022-09-07T13:17:00Z">
              <w:del w:id="8882" w:author="Nick.Tolimieri [2]" w:date="2022-09-09T12:38:00Z">
                <w:r w:rsidRPr="00AE199D" w:rsidDel="001255CF">
                  <w:rPr>
                    <w:rFonts w:asciiTheme="minorHAnsi" w:eastAsiaTheme="minorHAnsi" w:hAnsiTheme="minorHAnsi" w:cstheme="minorBidi"/>
                    <w:sz w:val="22"/>
                    <w:szCs w:val="22"/>
                    <w:rPrChange w:id="8883" w:author="Nick.Tolimieri" w:date="2022-09-07T13:17:00Z">
                      <w:rPr>
                        <w:rFonts w:ascii="Calibri" w:hAnsi="Calibri" w:cs="Calibri"/>
                        <w:color w:val="000000"/>
                        <w:sz w:val="22"/>
                        <w:szCs w:val="22"/>
                      </w:rPr>
                    </w:rPrChange>
                  </w:rPr>
                  <w:delText>30</w:delText>
                </w:r>
              </w:del>
            </w:ins>
          </w:p>
        </w:tc>
        <w:tc>
          <w:tcPr>
            <w:tcW w:w="960" w:type="dxa"/>
            <w:noWrap/>
            <w:hideMark/>
          </w:tcPr>
          <w:p w:rsidR="00AE199D" w:rsidRPr="00AE199D" w:rsidDel="001255CF" w:rsidRDefault="00AE199D">
            <w:pPr>
              <w:ind w:firstLine="0"/>
              <w:rPr>
                <w:ins w:id="8884" w:author="Nick.Tolimieri" w:date="2022-09-07T13:17:00Z"/>
                <w:del w:id="8885" w:author="Nick.Tolimieri [2]" w:date="2022-09-09T12:38:00Z"/>
                <w:rFonts w:asciiTheme="minorHAnsi" w:eastAsiaTheme="minorHAnsi" w:hAnsiTheme="minorHAnsi" w:cstheme="minorBidi"/>
                <w:sz w:val="22"/>
                <w:szCs w:val="22"/>
                <w:rPrChange w:id="8886" w:author="Nick.Tolimieri" w:date="2022-09-07T13:17:00Z">
                  <w:rPr>
                    <w:ins w:id="8887" w:author="Nick.Tolimieri" w:date="2022-09-07T13:17:00Z"/>
                    <w:del w:id="8888" w:author="Nick.Tolimieri [2]" w:date="2022-09-09T12:38:00Z"/>
                    <w:rFonts w:ascii="Calibri" w:hAnsi="Calibri" w:cs="Calibri"/>
                    <w:color w:val="000000"/>
                    <w:sz w:val="22"/>
                    <w:szCs w:val="22"/>
                  </w:rPr>
                </w:rPrChange>
              </w:rPr>
              <w:pPrChange w:id="8889" w:author="Nick.Tolimieri" w:date="2022-09-07T13:17:00Z">
                <w:pPr>
                  <w:jc w:val="right"/>
                </w:pPr>
              </w:pPrChange>
            </w:pPr>
            <w:ins w:id="8890" w:author="Nick.Tolimieri" w:date="2022-09-07T13:17:00Z">
              <w:del w:id="8891" w:author="Nick.Tolimieri [2]" w:date="2022-09-09T12:38:00Z">
                <w:r w:rsidRPr="00AE199D" w:rsidDel="001255CF">
                  <w:rPr>
                    <w:rFonts w:asciiTheme="minorHAnsi" w:eastAsiaTheme="minorHAnsi" w:hAnsiTheme="minorHAnsi" w:cstheme="minorBidi"/>
                    <w:sz w:val="22"/>
                    <w:szCs w:val="22"/>
                    <w:rPrChange w:id="8892" w:author="Nick.Tolimieri" w:date="2022-09-07T13:17:00Z">
                      <w:rPr>
                        <w:rFonts w:ascii="Calibri" w:hAnsi="Calibri" w:cs="Calibri"/>
                        <w:color w:val="000000"/>
                        <w:sz w:val="22"/>
                        <w:szCs w:val="22"/>
                      </w:rPr>
                    </w:rPrChange>
                  </w:rPr>
                  <w:delText>2.64</w:delText>
                </w:r>
              </w:del>
            </w:ins>
          </w:p>
        </w:tc>
        <w:tc>
          <w:tcPr>
            <w:tcW w:w="960" w:type="dxa"/>
            <w:noWrap/>
            <w:hideMark/>
          </w:tcPr>
          <w:p w:rsidR="00AE199D" w:rsidRPr="00AE199D" w:rsidDel="001255CF" w:rsidRDefault="00AE199D">
            <w:pPr>
              <w:ind w:firstLine="0"/>
              <w:rPr>
                <w:ins w:id="8893" w:author="Nick.Tolimieri" w:date="2022-09-07T13:17:00Z"/>
                <w:del w:id="8894" w:author="Nick.Tolimieri [2]" w:date="2022-09-09T12:38:00Z"/>
                <w:rFonts w:asciiTheme="minorHAnsi" w:eastAsiaTheme="minorHAnsi" w:hAnsiTheme="minorHAnsi" w:cstheme="minorBidi"/>
                <w:sz w:val="22"/>
                <w:szCs w:val="22"/>
                <w:rPrChange w:id="8895" w:author="Nick.Tolimieri" w:date="2022-09-07T13:17:00Z">
                  <w:rPr>
                    <w:ins w:id="8896" w:author="Nick.Tolimieri" w:date="2022-09-07T13:17:00Z"/>
                    <w:del w:id="8897" w:author="Nick.Tolimieri [2]" w:date="2022-09-09T12:38:00Z"/>
                    <w:rFonts w:ascii="Calibri" w:hAnsi="Calibri" w:cs="Calibri"/>
                    <w:color w:val="000000"/>
                    <w:sz w:val="22"/>
                    <w:szCs w:val="22"/>
                  </w:rPr>
                </w:rPrChange>
              </w:rPr>
              <w:pPrChange w:id="8898" w:author="Nick.Tolimieri" w:date="2022-09-07T13:17:00Z">
                <w:pPr>
                  <w:jc w:val="right"/>
                </w:pPr>
              </w:pPrChange>
            </w:pPr>
            <w:ins w:id="8899" w:author="Nick.Tolimieri" w:date="2022-09-07T13:17:00Z">
              <w:del w:id="8900" w:author="Nick.Tolimieri [2]" w:date="2022-09-09T12:38:00Z">
                <w:r w:rsidRPr="00AE199D" w:rsidDel="001255CF">
                  <w:rPr>
                    <w:rFonts w:asciiTheme="minorHAnsi" w:eastAsiaTheme="minorHAnsi" w:hAnsiTheme="minorHAnsi" w:cstheme="minorBidi"/>
                    <w:sz w:val="22"/>
                    <w:szCs w:val="22"/>
                    <w:rPrChange w:id="8901" w:author="Nick.Tolimieri" w:date="2022-09-07T13:17:00Z">
                      <w:rPr>
                        <w:rFonts w:ascii="Calibri" w:hAnsi="Calibri" w:cs="Calibri"/>
                        <w:color w:val="000000"/>
                        <w:sz w:val="22"/>
                        <w:szCs w:val="22"/>
                      </w:rPr>
                    </w:rPrChange>
                  </w:rPr>
                  <w:delText>0.71</w:delText>
                </w:r>
              </w:del>
            </w:ins>
          </w:p>
        </w:tc>
      </w:tr>
      <w:tr w:rsidR="00AE199D" w:rsidRPr="00AE199D" w:rsidDel="001255CF" w:rsidTr="00AE199D">
        <w:trPr>
          <w:trHeight w:val="300"/>
          <w:ins w:id="8902" w:author="Nick.Tolimieri" w:date="2022-09-07T13:17:00Z"/>
          <w:del w:id="8903" w:author="Nick.Tolimieri [2]" w:date="2022-09-09T12:38:00Z"/>
        </w:trPr>
        <w:tc>
          <w:tcPr>
            <w:tcW w:w="960" w:type="dxa"/>
            <w:noWrap/>
            <w:hideMark/>
          </w:tcPr>
          <w:p w:rsidR="00AE199D" w:rsidRPr="00AE199D" w:rsidDel="001255CF" w:rsidRDefault="00AE199D">
            <w:pPr>
              <w:ind w:firstLine="0"/>
              <w:rPr>
                <w:ins w:id="8904" w:author="Nick.Tolimieri" w:date="2022-09-07T13:17:00Z"/>
                <w:del w:id="8905" w:author="Nick.Tolimieri [2]" w:date="2022-09-09T12:38:00Z"/>
                <w:rFonts w:asciiTheme="minorHAnsi" w:eastAsiaTheme="minorHAnsi" w:hAnsiTheme="minorHAnsi" w:cstheme="minorBidi"/>
                <w:sz w:val="22"/>
                <w:szCs w:val="22"/>
                <w:rPrChange w:id="8906" w:author="Nick.Tolimieri" w:date="2022-09-07T13:17:00Z">
                  <w:rPr>
                    <w:ins w:id="8907" w:author="Nick.Tolimieri" w:date="2022-09-07T13:17:00Z"/>
                    <w:del w:id="8908" w:author="Nick.Tolimieri [2]" w:date="2022-09-09T12:38:00Z"/>
                    <w:rFonts w:ascii="Calibri" w:hAnsi="Calibri" w:cs="Calibri"/>
                    <w:color w:val="000000"/>
                    <w:sz w:val="22"/>
                    <w:szCs w:val="22"/>
                  </w:rPr>
                </w:rPrChange>
              </w:rPr>
              <w:pPrChange w:id="8909" w:author="Nick.Tolimieri" w:date="2022-09-07T13:17:00Z">
                <w:pPr/>
              </w:pPrChange>
            </w:pPr>
            <w:ins w:id="8910" w:author="Nick.Tolimieri" w:date="2022-09-07T13:17:00Z">
              <w:del w:id="8911" w:author="Nick.Tolimieri [2]" w:date="2022-09-09T12:38:00Z">
                <w:r w:rsidRPr="00AE199D" w:rsidDel="001255CF">
                  <w:rPr>
                    <w:rFonts w:asciiTheme="minorHAnsi" w:eastAsiaTheme="minorHAnsi" w:hAnsiTheme="minorHAnsi" w:cstheme="minorBidi"/>
                    <w:sz w:val="22"/>
                    <w:szCs w:val="22"/>
                    <w:rPrChange w:id="8912"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8913" w:author="Nick.Tolimieri" w:date="2022-09-07T13:17:00Z"/>
                <w:del w:id="8914" w:author="Nick.Tolimieri [2]" w:date="2022-09-09T12:38:00Z"/>
                <w:rFonts w:asciiTheme="minorHAnsi" w:eastAsiaTheme="minorHAnsi" w:hAnsiTheme="minorHAnsi" w:cstheme="minorBidi"/>
                <w:sz w:val="22"/>
                <w:szCs w:val="22"/>
                <w:rPrChange w:id="8915" w:author="Nick.Tolimieri" w:date="2022-09-07T13:17:00Z">
                  <w:rPr>
                    <w:ins w:id="8916" w:author="Nick.Tolimieri" w:date="2022-09-07T13:17:00Z"/>
                    <w:del w:id="8917" w:author="Nick.Tolimieri [2]" w:date="2022-09-09T12:38:00Z"/>
                    <w:rFonts w:ascii="Calibri" w:hAnsi="Calibri" w:cs="Calibri"/>
                    <w:color w:val="000000"/>
                    <w:sz w:val="22"/>
                    <w:szCs w:val="22"/>
                  </w:rPr>
                </w:rPrChange>
              </w:rPr>
              <w:pPrChange w:id="8918" w:author="Nick.Tolimieri" w:date="2022-09-07T13:17:00Z">
                <w:pPr>
                  <w:jc w:val="right"/>
                </w:pPr>
              </w:pPrChange>
            </w:pPr>
            <w:ins w:id="8919" w:author="Nick.Tolimieri" w:date="2022-09-07T13:17:00Z">
              <w:del w:id="8920" w:author="Nick.Tolimieri [2]" w:date="2022-09-09T12:38:00Z">
                <w:r w:rsidRPr="00AE199D" w:rsidDel="001255CF">
                  <w:rPr>
                    <w:rFonts w:asciiTheme="minorHAnsi" w:eastAsiaTheme="minorHAnsi" w:hAnsiTheme="minorHAnsi" w:cstheme="minorBidi"/>
                    <w:sz w:val="22"/>
                    <w:szCs w:val="22"/>
                    <w:rPrChange w:id="8921" w:author="Nick.Tolimieri" w:date="2022-09-07T13:17:00Z">
                      <w:rPr>
                        <w:rFonts w:ascii="Calibri" w:hAnsi="Calibri" w:cs="Calibri"/>
                        <w:color w:val="000000"/>
                        <w:sz w:val="22"/>
                        <w:szCs w:val="22"/>
                      </w:rPr>
                    </w:rPrChange>
                  </w:rPr>
                  <w:delText>1995</w:delText>
                </w:r>
              </w:del>
            </w:ins>
          </w:p>
        </w:tc>
        <w:tc>
          <w:tcPr>
            <w:tcW w:w="960" w:type="dxa"/>
            <w:noWrap/>
            <w:hideMark/>
          </w:tcPr>
          <w:p w:rsidR="00AE199D" w:rsidRPr="00AE199D" w:rsidDel="001255CF" w:rsidRDefault="00AE199D">
            <w:pPr>
              <w:ind w:firstLine="0"/>
              <w:rPr>
                <w:ins w:id="8922" w:author="Nick.Tolimieri" w:date="2022-09-07T13:17:00Z"/>
                <w:del w:id="8923" w:author="Nick.Tolimieri [2]" w:date="2022-09-09T12:38:00Z"/>
                <w:rFonts w:asciiTheme="minorHAnsi" w:eastAsiaTheme="minorHAnsi" w:hAnsiTheme="minorHAnsi" w:cstheme="minorBidi"/>
                <w:sz w:val="22"/>
                <w:szCs w:val="22"/>
                <w:rPrChange w:id="8924" w:author="Nick.Tolimieri" w:date="2022-09-07T13:17:00Z">
                  <w:rPr>
                    <w:ins w:id="8925" w:author="Nick.Tolimieri" w:date="2022-09-07T13:17:00Z"/>
                    <w:del w:id="8926" w:author="Nick.Tolimieri [2]" w:date="2022-09-09T12:38:00Z"/>
                    <w:rFonts w:ascii="Calibri" w:hAnsi="Calibri" w:cs="Calibri"/>
                    <w:color w:val="000000"/>
                    <w:sz w:val="22"/>
                    <w:szCs w:val="22"/>
                  </w:rPr>
                </w:rPrChange>
              </w:rPr>
              <w:pPrChange w:id="8927" w:author="Nick.Tolimieri" w:date="2022-09-07T13:17:00Z">
                <w:pPr>
                  <w:jc w:val="right"/>
                </w:pPr>
              </w:pPrChange>
            </w:pPr>
            <w:ins w:id="8928" w:author="Nick.Tolimieri" w:date="2022-09-07T13:17:00Z">
              <w:del w:id="8929" w:author="Nick.Tolimieri [2]" w:date="2022-09-09T12:38:00Z">
                <w:r w:rsidRPr="00AE199D" w:rsidDel="001255CF">
                  <w:rPr>
                    <w:rFonts w:asciiTheme="minorHAnsi" w:eastAsiaTheme="minorHAnsi" w:hAnsiTheme="minorHAnsi" w:cstheme="minorBidi"/>
                    <w:sz w:val="22"/>
                    <w:szCs w:val="22"/>
                    <w:rPrChange w:id="8930" w:author="Nick.Tolimieri" w:date="2022-09-07T13:17:00Z">
                      <w:rPr>
                        <w:rFonts w:ascii="Calibri" w:hAnsi="Calibri" w:cs="Calibri"/>
                        <w:color w:val="000000"/>
                        <w:sz w:val="22"/>
                        <w:szCs w:val="22"/>
                      </w:rPr>
                    </w:rPrChange>
                  </w:rPr>
                  <w:delText>4</w:delText>
                </w:r>
              </w:del>
            </w:ins>
          </w:p>
        </w:tc>
        <w:tc>
          <w:tcPr>
            <w:tcW w:w="960" w:type="dxa"/>
            <w:noWrap/>
            <w:hideMark/>
          </w:tcPr>
          <w:p w:rsidR="00AE199D" w:rsidRPr="00AE199D" w:rsidDel="001255CF" w:rsidRDefault="00AE199D">
            <w:pPr>
              <w:ind w:firstLine="0"/>
              <w:rPr>
                <w:ins w:id="8931" w:author="Nick.Tolimieri" w:date="2022-09-07T13:17:00Z"/>
                <w:del w:id="8932" w:author="Nick.Tolimieri [2]" w:date="2022-09-09T12:38:00Z"/>
                <w:rFonts w:asciiTheme="minorHAnsi" w:eastAsiaTheme="minorHAnsi" w:hAnsiTheme="minorHAnsi" w:cstheme="minorBidi"/>
                <w:sz w:val="22"/>
                <w:szCs w:val="22"/>
                <w:rPrChange w:id="8933" w:author="Nick.Tolimieri" w:date="2022-09-07T13:17:00Z">
                  <w:rPr>
                    <w:ins w:id="8934" w:author="Nick.Tolimieri" w:date="2022-09-07T13:17:00Z"/>
                    <w:del w:id="8935" w:author="Nick.Tolimieri [2]" w:date="2022-09-09T12:38:00Z"/>
                    <w:rFonts w:ascii="Calibri" w:hAnsi="Calibri" w:cs="Calibri"/>
                    <w:color w:val="000000"/>
                    <w:sz w:val="22"/>
                    <w:szCs w:val="22"/>
                  </w:rPr>
                </w:rPrChange>
              </w:rPr>
              <w:pPrChange w:id="8936" w:author="Nick.Tolimieri" w:date="2022-09-07T13:17:00Z">
                <w:pPr>
                  <w:jc w:val="right"/>
                </w:pPr>
              </w:pPrChange>
            </w:pPr>
            <w:ins w:id="8937" w:author="Nick.Tolimieri" w:date="2022-09-07T13:17:00Z">
              <w:del w:id="8938" w:author="Nick.Tolimieri [2]" w:date="2022-09-09T12:38:00Z">
                <w:r w:rsidRPr="00AE199D" w:rsidDel="001255CF">
                  <w:rPr>
                    <w:rFonts w:asciiTheme="minorHAnsi" w:eastAsiaTheme="minorHAnsi" w:hAnsiTheme="minorHAnsi" w:cstheme="minorBidi"/>
                    <w:sz w:val="22"/>
                    <w:szCs w:val="22"/>
                    <w:rPrChange w:id="8939" w:author="Nick.Tolimieri" w:date="2022-09-07T13:17:00Z">
                      <w:rPr>
                        <w:rFonts w:ascii="Calibri" w:hAnsi="Calibri" w:cs="Calibri"/>
                        <w:color w:val="000000"/>
                        <w:sz w:val="22"/>
                        <w:szCs w:val="22"/>
                      </w:rPr>
                    </w:rPrChange>
                  </w:rPr>
                  <w:delText>59</w:delText>
                </w:r>
              </w:del>
            </w:ins>
          </w:p>
        </w:tc>
        <w:tc>
          <w:tcPr>
            <w:tcW w:w="960" w:type="dxa"/>
            <w:noWrap/>
            <w:hideMark/>
          </w:tcPr>
          <w:p w:rsidR="00AE199D" w:rsidRPr="00AE199D" w:rsidDel="001255CF" w:rsidRDefault="00AE199D">
            <w:pPr>
              <w:ind w:firstLine="0"/>
              <w:rPr>
                <w:ins w:id="8940" w:author="Nick.Tolimieri" w:date="2022-09-07T13:17:00Z"/>
                <w:del w:id="8941" w:author="Nick.Tolimieri [2]" w:date="2022-09-09T12:38:00Z"/>
                <w:rFonts w:asciiTheme="minorHAnsi" w:eastAsiaTheme="minorHAnsi" w:hAnsiTheme="minorHAnsi" w:cstheme="minorBidi"/>
                <w:sz w:val="22"/>
                <w:szCs w:val="22"/>
                <w:rPrChange w:id="8942" w:author="Nick.Tolimieri" w:date="2022-09-07T13:17:00Z">
                  <w:rPr>
                    <w:ins w:id="8943" w:author="Nick.Tolimieri" w:date="2022-09-07T13:17:00Z"/>
                    <w:del w:id="8944" w:author="Nick.Tolimieri [2]" w:date="2022-09-09T12:38:00Z"/>
                    <w:rFonts w:ascii="Calibri" w:hAnsi="Calibri" w:cs="Calibri"/>
                    <w:color w:val="000000"/>
                    <w:sz w:val="22"/>
                    <w:szCs w:val="22"/>
                  </w:rPr>
                </w:rPrChange>
              </w:rPr>
              <w:pPrChange w:id="8945" w:author="Nick.Tolimieri" w:date="2022-09-07T13:17:00Z">
                <w:pPr>
                  <w:jc w:val="right"/>
                </w:pPr>
              </w:pPrChange>
            </w:pPr>
            <w:ins w:id="8946" w:author="Nick.Tolimieri" w:date="2022-09-07T13:17:00Z">
              <w:del w:id="8947" w:author="Nick.Tolimieri [2]" w:date="2022-09-09T12:38:00Z">
                <w:r w:rsidRPr="00AE199D" w:rsidDel="001255CF">
                  <w:rPr>
                    <w:rFonts w:asciiTheme="minorHAnsi" w:eastAsiaTheme="minorHAnsi" w:hAnsiTheme="minorHAnsi" w:cstheme="minorBidi"/>
                    <w:sz w:val="22"/>
                    <w:szCs w:val="22"/>
                    <w:rPrChange w:id="8948"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8949" w:author="Nick.Tolimieri" w:date="2022-09-07T13:17:00Z"/>
                <w:del w:id="8950" w:author="Nick.Tolimieri [2]" w:date="2022-09-09T12:38:00Z"/>
                <w:rFonts w:asciiTheme="minorHAnsi" w:eastAsiaTheme="minorHAnsi" w:hAnsiTheme="minorHAnsi" w:cstheme="minorBidi"/>
                <w:sz w:val="22"/>
                <w:szCs w:val="22"/>
                <w:rPrChange w:id="8951" w:author="Nick.Tolimieri" w:date="2022-09-07T13:17:00Z">
                  <w:rPr>
                    <w:ins w:id="8952" w:author="Nick.Tolimieri" w:date="2022-09-07T13:17:00Z"/>
                    <w:del w:id="8953" w:author="Nick.Tolimieri [2]" w:date="2022-09-09T12:38:00Z"/>
                    <w:rFonts w:ascii="Calibri" w:hAnsi="Calibri" w:cs="Calibri"/>
                    <w:color w:val="000000"/>
                    <w:sz w:val="22"/>
                    <w:szCs w:val="22"/>
                  </w:rPr>
                </w:rPrChange>
              </w:rPr>
              <w:pPrChange w:id="8954" w:author="Nick.Tolimieri" w:date="2022-09-07T13:17:00Z">
                <w:pPr>
                  <w:jc w:val="right"/>
                </w:pPr>
              </w:pPrChange>
            </w:pPr>
            <w:ins w:id="8955" w:author="Nick.Tolimieri" w:date="2022-09-07T13:17:00Z">
              <w:del w:id="8956" w:author="Nick.Tolimieri [2]" w:date="2022-09-09T12:38:00Z">
                <w:r w:rsidRPr="00AE199D" w:rsidDel="001255CF">
                  <w:rPr>
                    <w:rFonts w:asciiTheme="minorHAnsi" w:eastAsiaTheme="minorHAnsi" w:hAnsiTheme="minorHAnsi" w:cstheme="minorBidi"/>
                    <w:sz w:val="22"/>
                    <w:szCs w:val="22"/>
                    <w:rPrChange w:id="8957" w:author="Nick.Tolimieri" w:date="2022-09-07T13:17:00Z">
                      <w:rPr>
                        <w:rFonts w:ascii="Calibri" w:hAnsi="Calibri" w:cs="Calibri"/>
                        <w:color w:val="000000"/>
                        <w:sz w:val="22"/>
                        <w:szCs w:val="22"/>
                      </w:rPr>
                    </w:rPrChange>
                  </w:rPr>
                  <w:delText>46</w:delText>
                </w:r>
              </w:del>
            </w:ins>
          </w:p>
        </w:tc>
        <w:tc>
          <w:tcPr>
            <w:tcW w:w="960" w:type="dxa"/>
            <w:noWrap/>
            <w:hideMark/>
          </w:tcPr>
          <w:p w:rsidR="00AE199D" w:rsidRPr="00AE199D" w:rsidDel="001255CF" w:rsidRDefault="00AE199D">
            <w:pPr>
              <w:ind w:firstLine="0"/>
              <w:rPr>
                <w:ins w:id="8958" w:author="Nick.Tolimieri" w:date="2022-09-07T13:17:00Z"/>
                <w:del w:id="8959" w:author="Nick.Tolimieri [2]" w:date="2022-09-09T12:38:00Z"/>
                <w:rFonts w:asciiTheme="minorHAnsi" w:eastAsiaTheme="minorHAnsi" w:hAnsiTheme="minorHAnsi" w:cstheme="minorBidi"/>
                <w:sz w:val="22"/>
                <w:szCs w:val="22"/>
                <w:rPrChange w:id="8960" w:author="Nick.Tolimieri" w:date="2022-09-07T13:17:00Z">
                  <w:rPr>
                    <w:ins w:id="8961" w:author="Nick.Tolimieri" w:date="2022-09-07T13:17:00Z"/>
                    <w:del w:id="8962" w:author="Nick.Tolimieri [2]" w:date="2022-09-09T12:38:00Z"/>
                    <w:rFonts w:ascii="Calibri" w:hAnsi="Calibri" w:cs="Calibri"/>
                    <w:color w:val="000000"/>
                    <w:sz w:val="22"/>
                    <w:szCs w:val="22"/>
                  </w:rPr>
                </w:rPrChange>
              </w:rPr>
              <w:pPrChange w:id="8963" w:author="Nick.Tolimieri" w:date="2022-09-07T13:17:00Z">
                <w:pPr>
                  <w:jc w:val="right"/>
                </w:pPr>
              </w:pPrChange>
            </w:pPr>
            <w:ins w:id="8964" w:author="Nick.Tolimieri" w:date="2022-09-07T13:17:00Z">
              <w:del w:id="8965" w:author="Nick.Tolimieri [2]" w:date="2022-09-09T12:38:00Z">
                <w:r w:rsidRPr="00AE199D" w:rsidDel="001255CF">
                  <w:rPr>
                    <w:rFonts w:asciiTheme="minorHAnsi" w:eastAsiaTheme="minorHAnsi" w:hAnsiTheme="minorHAnsi" w:cstheme="minorBidi"/>
                    <w:sz w:val="22"/>
                    <w:szCs w:val="22"/>
                    <w:rPrChange w:id="8966"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8967" w:author="Nick.Tolimieri" w:date="2022-09-07T13:17:00Z"/>
                <w:del w:id="8968" w:author="Nick.Tolimieri [2]" w:date="2022-09-09T12:38:00Z"/>
                <w:rFonts w:asciiTheme="minorHAnsi" w:eastAsiaTheme="minorHAnsi" w:hAnsiTheme="minorHAnsi" w:cstheme="minorBidi"/>
                <w:sz w:val="22"/>
                <w:szCs w:val="22"/>
                <w:rPrChange w:id="8969" w:author="Nick.Tolimieri" w:date="2022-09-07T13:17:00Z">
                  <w:rPr>
                    <w:ins w:id="8970" w:author="Nick.Tolimieri" w:date="2022-09-07T13:17:00Z"/>
                    <w:del w:id="8971" w:author="Nick.Tolimieri [2]" w:date="2022-09-09T12:38:00Z"/>
                    <w:rFonts w:ascii="Calibri" w:hAnsi="Calibri" w:cs="Calibri"/>
                    <w:color w:val="000000"/>
                    <w:sz w:val="22"/>
                    <w:szCs w:val="22"/>
                  </w:rPr>
                </w:rPrChange>
              </w:rPr>
              <w:pPrChange w:id="8972" w:author="Nick.Tolimieri" w:date="2022-09-07T13:17:00Z">
                <w:pPr>
                  <w:jc w:val="right"/>
                </w:pPr>
              </w:pPrChange>
            </w:pPr>
            <w:ins w:id="8973" w:author="Nick.Tolimieri" w:date="2022-09-07T13:17:00Z">
              <w:del w:id="8974" w:author="Nick.Tolimieri [2]" w:date="2022-09-09T12:38:00Z">
                <w:r w:rsidRPr="00AE199D" w:rsidDel="001255CF">
                  <w:rPr>
                    <w:rFonts w:asciiTheme="minorHAnsi" w:eastAsiaTheme="minorHAnsi" w:hAnsiTheme="minorHAnsi" w:cstheme="minorBidi"/>
                    <w:sz w:val="22"/>
                    <w:szCs w:val="22"/>
                    <w:rPrChange w:id="8975" w:author="Nick.Tolimieri" w:date="2022-09-07T13:17:00Z">
                      <w:rPr>
                        <w:rFonts w:ascii="Calibri" w:hAnsi="Calibri" w:cs="Calibri"/>
                        <w:color w:val="000000"/>
                        <w:sz w:val="22"/>
                        <w:szCs w:val="22"/>
                      </w:rPr>
                    </w:rPrChange>
                  </w:rPr>
                  <w:delText>14</w:delText>
                </w:r>
              </w:del>
            </w:ins>
          </w:p>
        </w:tc>
        <w:tc>
          <w:tcPr>
            <w:tcW w:w="960" w:type="dxa"/>
            <w:noWrap/>
            <w:hideMark/>
          </w:tcPr>
          <w:p w:rsidR="00AE199D" w:rsidRPr="00AE199D" w:rsidDel="001255CF" w:rsidRDefault="00AE199D">
            <w:pPr>
              <w:ind w:firstLine="0"/>
              <w:rPr>
                <w:ins w:id="8976" w:author="Nick.Tolimieri" w:date="2022-09-07T13:17:00Z"/>
                <w:del w:id="8977" w:author="Nick.Tolimieri [2]" w:date="2022-09-09T12:38:00Z"/>
                <w:rFonts w:asciiTheme="minorHAnsi" w:eastAsiaTheme="minorHAnsi" w:hAnsiTheme="minorHAnsi" w:cstheme="minorBidi"/>
                <w:sz w:val="22"/>
                <w:szCs w:val="22"/>
                <w:rPrChange w:id="8978" w:author="Nick.Tolimieri" w:date="2022-09-07T13:17:00Z">
                  <w:rPr>
                    <w:ins w:id="8979" w:author="Nick.Tolimieri" w:date="2022-09-07T13:17:00Z"/>
                    <w:del w:id="8980" w:author="Nick.Tolimieri [2]" w:date="2022-09-09T12:38:00Z"/>
                    <w:rFonts w:ascii="Calibri" w:hAnsi="Calibri" w:cs="Calibri"/>
                    <w:color w:val="000000"/>
                    <w:sz w:val="22"/>
                    <w:szCs w:val="22"/>
                  </w:rPr>
                </w:rPrChange>
              </w:rPr>
              <w:pPrChange w:id="8981" w:author="Nick.Tolimieri" w:date="2022-09-07T13:17:00Z">
                <w:pPr>
                  <w:jc w:val="right"/>
                </w:pPr>
              </w:pPrChange>
            </w:pPr>
            <w:ins w:id="8982" w:author="Nick.Tolimieri" w:date="2022-09-07T13:17:00Z">
              <w:del w:id="8983" w:author="Nick.Tolimieri [2]" w:date="2022-09-09T12:38:00Z">
                <w:r w:rsidRPr="00AE199D" w:rsidDel="001255CF">
                  <w:rPr>
                    <w:rFonts w:asciiTheme="minorHAnsi" w:eastAsiaTheme="minorHAnsi" w:hAnsiTheme="minorHAnsi" w:cstheme="minorBidi"/>
                    <w:sz w:val="22"/>
                    <w:szCs w:val="22"/>
                    <w:rPrChange w:id="8984" w:author="Nick.Tolimieri" w:date="2022-09-07T13:17:00Z">
                      <w:rPr>
                        <w:rFonts w:ascii="Calibri" w:hAnsi="Calibri" w:cs="Calibri"/>
                        <w:color w:val="000000"/>
                        <w:sz w:val="22"/>
                        <w:szCs w:val="22"/>
                      </w:rPr>
                    </w:rPrChange>
                  </w:rPr>
                  <w:delText>2.14</w:delText>
                </w:r>
              </w:del>
            </w:ins>
          </w:p>
        </w:tc>
        <w:tc>
          <w:tcPr>
            <w:tcW w:w="960" w:type="dxa"/>
            <w:noWrap/>
            <w:hideMark/>
          </w:tcPr>
          <w:p w:rsidR="00AE199D" w:rsidRPr="00AE199D" w:rsidDel="001255CF" w:rsidRDefault="00AE199D">
            <w:pPr>
              <w:ind w:firstLine="0"/>
              <w:rPr>
                <w:ins w:id="8985" w:author="Nick.Tolimieri" w:date="2022-09-07T13:17:00Z"/>
                <w:del w:id="8986" w:author="Nick.Tolimieri [2]" w:date="2022-09-09T12:38:00Z"/>
                <w:rFonts w:asciiTheme="minorHAnsi" w:eastAsiaTheme="minorHAnsi" w:hAnsiTheme="minorHAnsi" w:cstheme="minorBidi"/>
                <w:sz w:val="22"/>
                <w:szCs w:val="22"/>
                <w:rPrChange w:id="8987" w:author="Nick.Tolimieri" w:date="2022-09-07T13:17:00Z">
                  <w:rPr>
                    <w:ins w:id="8988" w:author="Nick.Tolimieri" w:date="2022-09-07T13:17:00Z"/>
                    <w:del w:id="8989" w:author="Nick.Tolimieri [2]" w:date="2022-09-09T12:38:00Z"/>
                    <w:rFonts w:ascii="Calibri" w:hAnsi="Calibri" w:cs="Calibri"/>
                    <w:color w:val="000000"/>
                    <w:sz w:val="22"/>
                    <w:szCs w:val="22"/>
                  </w:rPr>
                </w:rPrChange>
              </w:rPr>
              <w:pPrChange w:id="8990" w:author="Nick.Tolimieri" w:date="2022-09-07T13:17:00Z">
                <w:pPr>
                  <w:jc w:val="right"/>
                </w:pPr>
              </w:pPrChange>
            </w:pPr>
            <w:ins w:id="8991" w:author="Nick.Tolimieri" w:date="2022-09-07T13:17:00Z">
              <w:del w:id="8992" w:author="Nick.Tolimieri [2]" w:date="2022-09-09T12:38:00Z">
                <w:r w:rsidRPr="00AE199D" w:rsidDel="001255CF">
                  <w:rPr>
                    <w:rFonts w:asciiTheme="minorHAnsi" w:eastAsiaTheme="minorHAnsi" w:hAnsiTheme="minorHAnsi" w:cstheme="minorBidi"/>
                    <w:sz w:val="22"/>
                    <w:szCs w:val="22"/>
                    <w:rPrChange w:id="8993" w:author="Nick.Tolimieri" w:date="2022-09-07T13:17:00Z">
                      <w:rPr>
                        <w:rFonts w:ascii="Calibri" w:hAnsi="Calibri" w:cs="Calibri"/>
                        <w:color w:val="000000"/>
                        <w:sz w:val="22"/>
                        <w:szCs w:val="22"/>
                      </w:rPr>
                    </w:rPrChange>
                  </w:rPr>
                  <w:delText>0.47</w:delText>
                </w:r>
              </w:del>
            </w:ins>
          </w:p>
        </w:tc>
      </w:tr>
      <w:tr w:rsidR="00AE199D" w:rsidRPr="00AE199D" w:rsidDel="001255CF" w:rsidTr="00AE199D">
        <w:trPr>
          <w:trHeight w:val="300"/>
          <w:ins w:id="8994" w:author="Nick.Tolimieri" w:date="2022-09-07T13:17:00Z"/>
          <w:del w:id="8995" w:author="Nick.Tolimieri [2]" w:date="2022-09-09T12:38:00Z"/>
        </w:trPr>
        <w:tc>
          <w:tcPr>
            <w:tcW w:w="960" w:type="dxa"/>
            <w:noWrap/>
            <w:hideMark/>
          </w:tcPr>
          <w:p w:rsidR="00AE199D" w:rsidRPr="00AE199D" w:rsidDel="001255CF" w:rsidRDefault="00AE199D">
            <w:pPr>
              <w:ind w:firstLine="0"/>
              <w:rPr>
                <w:ins w:id="8996" w:author="Nick.Tolimieri" w:date="2022-09-07T13:17:00Z"/>
                <w:del w:id="8997" w:author="Nick.Tolimieri [2]" w:date="2022-09-09T12:38:00Z"/>
                <w:rFonts w:asciiTheme="minorHAnsi" w:eastAsiaTheme="minorHAnsi" w:hAnsiTheme="minorHAnsi" w:cstheme="minorBidi"/>
                <w:sz w:val="22"/>
                <w:szCs w:val="22"/>
                <w:rPrChange w:id="8998" w:author="Nick.Tolimieri" w:date="2022-09-07T13:17:00Z">
                  <w:rPr>
                    <w:ins w:id="8999" w:author="Nick.Tolimieri" w:date="2022-09-07T13:17:00Z"/>
                    <w:del w:id="9000" w:author="Nick.Tolimieri [2]" w:date="2022-09-09T12:38:00Z"/>
                    <w:rFonts w:ascii="Calibri" w:hAnsi="Calibri" w:cs="Calibri"/>
                    <w:color w:val="000000"/>
                    <w:sz w:val="22"/>
                    <w:szCs w:val="22"/>
                  </w:rPr>
                </w:rPrChange>
              </w:rPr>
              <w:pPrChange w:id="9001" w:author="Nick.Tolimieri" w:date="2022-09-07T13:17:00Z">
                <w:pPr/>
              </w:pPrChange>
            </w:pPr>
            <w:ins w:id="9002" w:author="Nick.Tolimieri" w:date="2022-09-07T13:17:00Z">
              <w:del w:id="9003" w:author="Nick.Tolimieri [2]" w:date="2022-09-09T12:38:00Z">
                <w:r w:rsidRPr="00AE199D" w:rsidDel="001255CF">
                  <w:rPr>
                    <w:rFonts w:asciiTheme="minorHAnsi" w:eastAsiaTheme="minorHAnsi" w:hAnsiTheme="minorHAnsi" w:cstheme="minorBidi"/>
                    <w:sz w:val="22"/>
                    <w:szCs w:val="22"/>
                    <w:rPrChange w:id="9004"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005" w:author="Nick.Tolimieri" w:date="2022-09-07T13:17:00Z"/>
                <w:del w:id="9006" w:author="Nick.Tolimieri [2]" w:date="2022-09-09T12:38:00Z"/>
                <w:rFonts w:asciiTheme="minorHAnsi" w:eastAsiaTheme="minorHAnsi" w:hAnsiTheme="minorHAnsi" w:cstheme="minorBidi"/>
                <w:sz w:val="22"/>
                <w:szCs w:val="22"/>
                <w:rPrChange w:id="9007" w:author="Nick.Tolimieri" w:date="2022-09-07T13:17:00Z">
                  <w:rPr>
                    <w:ins w:id="9008" w:author="Nick.Tolimieri" w:date="2022-09-07T13:17:00Z"/>
                    <w:del w:id="9009" w:author="Nick.Tolimieri [2]" w:date="2022-09-09T12:38:00Z"/>
                    <w:rFonts w:ascii="Calibri" w:hAnsi="Calibri" w:cs="Calibri"/>
                    <w:color w:val="000000"/>
                    <w:sz w:val="22"/>
                    <w:szCs w:val="22"/>
                  </w:rPr>
                </w:rPrChange>
              </w:rPr>
              <w:pPrChange w:id="9010" w:author="Nick.Tolimieri" w:date="2022-09-07T13:17:00Z">
                <w:pPr>
                  <w:jc w:val="right"/>
                </w:pPr>
              </w:pPrChange>
            </w:pPr>
            <w:ins w:id="9011" w:author="Nick.Tolimieri" w:date="2022-09-07T13:17:00Z">
              <w:del w:id="9012" w:author="Nick.Tolimieri [2]" w:date="2022-09-09T12:38:00Z">
                <w:r w:rsidRPr="00AE199D" w:rsidDel="001255CF">
                  <w:rPr>
                    <w:rFonts w:asciiTheme="minorHAnsi" w:eastAsiaTheme="minorHAnsi" w:hAnsiTheme="minorHAnsi" w:cstheme="minorBidi"/>
                    <w:sz w:val="22"/>
                    <w:szCs w:val="22"/>
                    <w:rPrChange w:id="9013" w:author="Nick.Tolimieri" w:date="2022-09-07T13:17:00Z">
                      <w:rPr>
                        <w:rFonts w:ascii="Calibri" w:hAnsi="Calibri" w:cs="Calibri"/>
                        <w:color w:val="000000"/>
                        <w:sz w:val="22"/>
                        <w:szCs w:val="22"/>
                      </w:rPr>
                    </w:rPrChange>
                  </w:rPr>
                  <w:delText>1996</w:delText>
                </w:r>
              </w:del>
            </w:ins>
          </w:p>
        </w:tc>
        <w:tc>
          <w:tcPr>
            <w:tcW w:w="960" w:type="dxa"/>
            <w:noWrap/>
            <w:hideMark/>
          </w:tcPr>
          <w:p w:rsidR="00AE199D" w:rsidRPr="00AE199D" w:rsidDel="001255CF" w:rsidRDefault="00AE199D">
            <w:pPr>
              <w:ind w:firstLine="0"/>
              <w:rPr>
                <w:ins w:id="9014" w:author="Nick.Tolimieri" w:date="2022-09-07T13:17:00Z"/>
                <w:del w:id="9015" w:author="Nick.Tolimieri [2]" w:date="2022-09-09T12:38:00Z"/>
                <w:rFonts w:asciiTheme="minorHAnsi" w:eastAsiaTheme="minorHAnsi" w:hAnsiTheme="minorHAnsi" w:cstheme="minorBidi"/>
                <w:sz w:val="22"/>
                <w:szCs w:val="22"/>
                <w:rPrChange w:id="9016" w:author="Nick.Tolimieri" w:date="2022-09-07T13:17:00Z">
                  <w:rPr>
                    <w:ins w:id="9017" w:author="Nick.Tolimieri" w:date="2022-09-07T13:17:00Z"/>
                    <w:del w:id="9018" w:author="Nick.Tolimieri [2]" w:date="2022-09-09T12:38:00Z"/>
                    <w:rFonts w:ascii="Calibri" w:hAnsi="Calibri" w:cs="Calibri"/>
                    <w:color w:val="000000"/>
                    <w:sz w:val="22"/>
                    <w:szCs w:val="22"/>
                  </w:rPr>
                </w:rPrChange>
              </w:rPr>
              <w:pPrChange w:id="9019" w:author="Nick.Tolimieri" w:date="2022-09-07T13:17:00Z">
                <w:pPr>
                  <w:jc w:val="right"/>
                </w:pPr>
              </w:pPrChange>
            </w:pPr>
            <w:ins w:id="9020" w:author="Nick.Tolimieri" w:date="2022-09-07T13:17:00Z">
              <w:del w:id="9021" w:author="Nick.Tolimieri [2]" w:date="2022-09-09T12:38:00Z">
                <w:r w:rsidRPr="00AE199D" w:rsidDel="001255CF">
                  <w:rPr>
                    <w:rFonts w:asciiTheme="minorHAnsi" w:eastAsiaTheme="minorHAnsi" w:hAnsiTheme="minorHAnsi" w:cstheme="minorBidi"/>
                    <w:sz w:val="22"/>
                    <w:szCs w:val="22"/>
                    <w:rPrChange w:id="902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023" w:author="Nick.Tolimieri" w:date="2022-09-07T13:17:00Z"/>
                <w:del w:id="9024" w:author="Nick.Tolimieri [2]" w:date="2022-09-09T12:38:00Z"/>
                <w:rFonts w:asciiTheme="minorHAnsi" w:eastAsiaTheme="minorHAnsi" w:hAnsiTheme="minorHAnsi" w:cstheme="minorBidi"/>
                <w:sz w:val="22"/>
                <w:szCs w:val="22"/>
                <w:rPrChange w:id="9025" w:author="Nick.Tolimieri" w:date="2022-09-07T13:17:00Z">
                  <w:rPr>
                    <w:ins w:id="9026" w:author="Nick.Tolimieri" w:date="2022-09-07T13:17:00Z"/>
                    <w:del w:id="9027" w:author="Nick.Tolimieri [2]" w:date="2022-09-09T12:38:00Z"/>
                    <w:rFonts w:ascii="Calibri" w:hAnsi="Calibri" w:cs="Calibri"/>
                    <w:color w:val="000000"/>
                    <w:sz w:val="22"/>
                    <w:szCs w:val="22"/>
                  </w:rPr>
                </w:rPrChange>
              </w:rPr>
              <w:pPrChange w:id="9028" w:author="Nick.Tolimieri" w:date="2022-09-07T13:17:00Z">
                <w:pPr>
                  <w:jc w:val="right"/>
                </w:pPr>
              </w:pPrChange>
            </w:pPr>
            <w:ins w:id="9029" w:author="Nick.Tolimieri" w:date="2022-09-07T13:17:00Z">
              <w:del w:id="9030" w:author="Nick.Tolimieri [2]" w:date="2022-09-09T12:38:00Z">
                <w:r w:rsidRPr="00AE199D" w:rsidDel="001255CF">
                  <w:rPr>
                    <w:rFonts w:asciiTheme="minorHAnsi" w:eastAsiaTheme="minorHAnsi" w:hAnsiTheme="minorHAnsi" w:cstheme="minorBidi"/>
                    <w:sz w:val="22"/>
                    <w:szCs w:val="22"/>
                    <w:rPrChange w:id="9031" w:author="Nick.Tolimieri" w:date="2022-09-07T13:17:00Z">
                      <w:rPr>
                        <w:rFonts w:ascii="Calibri" w:hAnsi="Calibri" w:cs="Calibri"/>
                        <w:color w:val="000000"/>
                        <w:sz w:val="22"/>
                        <w:szCs w:val="22"/>
                      </w:rPr>
                    </w:rPrChange>
                  </w:rPr>
                  <w:delText>18</w:delText>
                </w:r>
              </w:del>
            </w:ins>
          </w:p>
        </w:tc>
        <w:tc>
          <w:tcPr>
            <w:tcW w:w="960" w:type="dxa"/>
            <w:noWrap/>
            <w:hideMark/>
          </w:tcPr>
          <w:p w:rsidR="00AE199D" w:rsidRPr="00AE199D" w:rsidDel="001255CF" w:rsidRDefault="00AE199D">
            <w:pPr>
              <w:ind w:firstLine="0"/>
              <w:rPr>
                <w:ins w:id="9032" w:author="Nick.Tolimieri" w:date="2022-09-07T13:17:00Z"/>
                <w:del w:id="9033" w:author="Nick.Tolimieri [2]" w:date="2022-09-09T12:38:00Z"/>
                <w:rFonts w:asciiTheme="minorHAnsi" w:eastAsiaTheme="minorHAnsi" w:hAnsiTheme="minorHAnsi" w:cstheme="minorBidi"/>
                <w:sz w:val="22"/>
                <w:szCs w:val="22"/>
                <w:rPrChange w:id="9034" w:author="Nick.Tolimieri" w:date="2022-09-07T13:17:00Z">
                  <w:rPr>
                    <w:ins w:id="9035" w:author="Nick.Tolimieri" w:date="2022-09-07T13:17:00Z"/>
                    <w:del w:id="9036" w:author="Nick.Tolimieri [2]" w:date="2022-09-09T12:38:00Z"/>
                    <w:rFonts w:ascii="Calibri" w:hAnsi="Calibri" w:cs="Calibri"/>
                    <w:color w:val="000000"/>
                    <w:sz w:val="22"/>
                    <w:szCs w:val="22"/>
                  </w:rPr>
                </w:rPrChange>
              </w:rPr>
              <w:pPrChange w:id="9037" w:author="Nick.Tolimieri" w:date="2022-09-07T13:17:00Z">
                <w:pPr>
                  <w:jc w:val="right"/>
                </w:pPr>
              </w:pPrChange>
            </w:pPr>
            <w:ins w:id="9038" w:author="Nick.Tolimieri" w:date="2022-09-07T13:17:00Z">
              <w:del w:id="9039" w:author="Nick.Tolimieri [2]" w:date="2022-09-09T12:38:00Z">
                <w:r w:rsidRPr="00AE199D" w:rsidDel="001255CF">
                  <w:rPr>
                    <w:rFonts w:asciiTheme="minorHAnsi" w:eastAsiaTheme="minorHAnsi" w:hAnsiTheme="minorHAnsi" w:cstheme="minorBidi"/>
                    <w:sz w:val="22"/>
                    <w:szCs w:val="22"/>
                    <w:rPrChange w:id="9040"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9041" w:author="Nick.Tolimieri" w:date="2022-09-07T13:17:00Z"/>
                <w:del w:id="9042" w:author="Nick.Tolimieri [2]" w:date="2022-09-09T12:38:00Z"/>
                <w:rFonts w:asciiTheme="minorHAnsi" w:eastAsiaTheme="minorHAnsi" w:hAnsiTheme="minorHAnsi" w:cstheme="minorBidi"/>
                <w:sz w:val="22"/>
                <w:szCs w:val="22"/>
                <w:rPrChange w:id="9043" w:author="Nick.Tolimieri" w:date="2022-09-07T13:17:00Z">
                  <w:rPr>
                    <w:ins w:id="9044" w:author="Nick.Tolimieri" w:date="2022-09-07T13:17:00Z"/>
                    <w:del w:id="9045" w:author="Nick.Tolimieri [2]" w:date="2022-09-09T12:38:00Z"/>
                    <w:rFonts w:ascii="Calibri" w:hAnsi="Calibri" w:cs="Calibri"/>
                    <w:color w:val="000000"/>
                    <w:sz w:val="22"/>
                    <w:szCs w:val="22"/>
                  </w:rPr>
                </w:rPrChange>
              </w:rPr>
              <w:pPrChange w:id="9046" w:author="Nick.Tolimieri" w:date="2022-09-07T13:17:00Z">
                <w:pPr>
                  <w:jc w:val="right"/>
                </w:pPr>
              </w:pPrChange>
            </w:pPr>
            <w:ins w:id="9047" w:author="Nick.Tolimieri" w:date="2022-09-07T13:17:00Z">
              <w:del w:id="9048" w:author="Nick.Tolimieri [2]" w:date="2022-09-09T12:38:00Z">
                <w:r w:rsidRPr="00AE199D" w:rsidDel="001255CF">
                  <w:rPr>
                    <w:rFonts w:asciiTheme="minorHAnsi" w:eastAsiaTheme="minorHAnsi" w:hAnsiTheme="minorHAnsi" w:cstheme="minorBidi"/>
                    <w:sz w:val="22"/>
                    <w:szCs w:val="22"/>
                    <w:rPrChange w:id="9049" w:author="Nick.Tolimieri" w:date="2022-09-07T13:17:00Z">
                      <w:rPr>
                        <w:rFonts w:ascii="Calibri" w:hAnsi="Calibri" w:cs="Calibri"/>
                        <w:color w:val="000000"/>
                        <w:sz w:val="22"/>
                        <w:szCs w:val="22"/>
                      </w:rPr>
                    </w:rPrChange>
                  </w:rPr>
                  <w:delText>9</w:delText>
                </w:r>
              </w:del>
            </w:ins>
          </w:p>
        </w:tc>
        <w:tc>
          <w:tcPr>
            <w:tcW w:w="960" w:type="dxa"/>
            <w:noWrap/>
            <w:hideMark/>
          </w:tcPr>
          <w:p w:rsidR="00AE199D" w:rsidRPr="00AE199D" w:rsidDel="001255CF" w:rsidRDefault="00AE199D">
            <w:pPr>
              <w:ind w:firstLine="0"/>
              <w:rPr>
                <w:ins w:id="9050" w:author="Nick.Tolimieri" w:date="2022-09-07T13:17:00Z"/>
                <w:del w:id="9051" w:author="Nick.Tolimieri [2]" w:date="2022-09-09T12:38:00Z"/>
                <w:rFonts w:asciiTheme="minorHAnsi" w:eastAsiaTheme="minorHAnsi" w:hAnsiTheme="minorHAnsi" w:cstheme="minorBidi"/>
                <w:sz w:val="22"/>
                <w:szCs w:val="22"/>
                <w:rPrChange w:id="9052" w:author="Nick.Tolimieri" w:date="2022-09-07T13:17:00Z">
                  <w:rPr>
                    <w:ins w:id="9053" w:author="Nick.Tolimieri" w:date="2022-09-07T13:17:00Z"/>
                    <w:del w:id="9054" w:author="Nick.Tolimieri [2]" w:date="2022-09-09T12:38:00Z"/>
                    <w:rFonts w:ascii="Calibri" w:hAnsi="Calibri" w:cs="Calibri"/>
                    <w:color w:val="000000"/>
                    <w:sz w:val="22"/>
                    <w:szCs w:val="22"/>
                  </w:rPr>
                </w:rPrChange>
              </w:rPr>
              <w:pPrChange w:id="9055" w:author="Nick.Tolimieri" w:date="2022-09-07T13:17:00Z">
                <w:pPr>
                  <w:jc w:val="right"/>
                </w:pPr>
              </w:pPrChange>
            </w:pPr>
            <w:ins w:id="9056" w:author="Nick.Tolimieri" w:date="2022-09-07T13:17:00Z">
              <w:del w:id="9057" w:author="Nick.Tolimieri [2]" w:date="2022-09-09T12:38:00Z">
                <w:r w:rsidRPr="00AE199D" w:rsidDel="001255CF">
                  <w:rPr>
                    <w:rFonts w:asciiTheme="minorHAnsi" w:eastAsiaTheme="minorHAnsi" w:hAnsiTheme="minorHAnsi" w:cstheme="minorBidi"/>
                    <w:sz w:val="22"/>
                    <w:szCs w:val="22"/>
                    <w:rPrChange w:id="9058" w:author="Nick.Tolimieri" w:date="2022-09-07T13:17:00Z">
                      <w:rPr>
                        <w:rFonts w:ascii="Calibri" w:hAnsi="Calibri" w:cs="Calibri"/>
                        <w:color w:val="000000"/>
                        <w:sz w:val="22"/>
                        <w:szCs w:val="22"/>
                      </w:rPr>
                    </w:rPrChange>
                  </w:rPr>
                  <w:delText>9</w:delText>
                </w:r>
              </w:del>
            </w:ins>
          </w:p>
        </w:tc>
        <w:tc>
          <w:tcPr>
            <w:tcW w:w="960" w:type="dxa"/>
            <w:noWrap/>
            <w:hideMark/>
          </w:tcPr>
          <w:p w:rsidR="00AE199D" w:rsidRPr="00AE199D" w:rsidDel="001255CF" w:rsidRDefault="00AE199D">
            <w:pPr>
              <w:ind w:firstLine="0"/>
              <w:rPr>
                <w:ins w:id="9059" w:author="Nick.Tolimieri" w:date="2022-09-07T13:17:00Z"/>
                <w:del w:id="9060" w:author="Nick.Tolimieri [2]" w:date="2022-09-09T12:38:00Z"/>
                <w:rFonts w:asciiTheme="minorHAnsi" w:eastAsiaTheme="minorHAnsi" w:hAnsiTheme="minorHAnsi" w:cstheme="minorBidi"/>
                <w:sz w:val="22"/>
                <w:szCs w:val="22"/>
                <w:rPrChange w:id="9061" w:author="Nick.Tolimieri" w:date="2022-09-07T13:17:00Z">
                  <w:rPr>
                    <w:ins w:id="9062" w:author="Nick.Tolimieri" w:date="2022-09-07T13:17:00Z"/>
                    <w:del w:id="9063" w:author="Nick.Tolimieri [2]" w:date="2022-09-09T12:38:00Z"/>
                    <w:rFonts w:ascii="Calibri" w:hAnsi="Calibri" w:cs="Calibri"/>
                    <w:color w:val="000000"/>
                    <w:sz w:val="22"/>
                    <w:szCs w:val="22"/>
                  </w:rPr>
                </w:rPrChange>
              </w:rPr>
              <w:pPrChange w:id="9064" w:author="Nick.Tolimieri" w:date="2022-09-07T13:17:00Z">
                <w:pPr>
                  <w:jc w:val="right"/>
                </w:pPr>
              </w:pPrChange>
            </w:pPr>
            <w:ins w:id="9065" w:author="Nick.Tolimieri" w:date="2022-09-07T13:17:00Z">
              <w:del w:id="9066" w:author="Nick.Tolimieri [2]" w:date="2022-09-09T12:38:00Z">
                <w:r w:rsidRPr="00AE199D" w:rsidDel="001255CF">
                  <w:rPr>
                    <w:rFonts w:asciiTheme="minorHAnsi" w:eastAsiaTheme="minorHAnsi" w:hAnsiTheme="minorHAnsi" w:cstheme="minorBidi"/>
                    <w:sz w:val="22"/>
                    <w:szCs w:val="22"/>
                    <w:rPrChange w:id="9067" w:author="Nick.Tolimieri" w:date="2022-09-07T13:17:00Z">
                      <w:rPr>
                        <w:rFonts w:ascii="Calibri" w:hAnsi="Calibri" w:cs="Calibri"/>
                        <w:color w:val="000000"/>
                        <w:sz w:val="22"/>
                        <w:szCs w:val="22"/>
                      </w:rPr>
                    </w:rPrChange>
                  </w:rPr>
                  <w:delText>9</w:delText>
                </w:r>
              </w:del>
            </w:ins>
          </w:p>
        </w:tc>
        <w:tc>
          <w:tcPr>
            <w:tcW w:w="960" w:type="dxa"/>
            <w:noWrap/>
            <w:hideMark/>
          </w:tcPr>
          <w:p w:rsidR="00AE199D" w:rsidRPr="00AE199D" w:rsidDel="001255CF" w:rsidRDefault="00AE199D">
            <w:pPr>
              <w:ind w:firstLine="0"/>
              <w:rPr>
                <w:ins w:id="9068" w:author="Nick.Tolimieri" w:date="2022-09-07T13:17:00Z"/>
                <w:del w:id="9069" w:author="Nick.Tolimieri [2]" w:date="2022-09-09T12:38:00Z"/>
                <w:rFonts w:asciiTheme="minorHAnsi" w:eastAsiaTheme="minorHAnsi" w:hAnsiTheme="minorHAnsi" w:cstheme="minorBidi"/>
                <w:sz w:val="22"/>
                <w:szCs w:val="22"/>
                <w:rPrChange w:id="9070" w:author="Nick.Tolimieri" w:date="2022-09-07T13:17:00Z">
                  <w:rPr>
                    <w:ins w:id="9071" w:author="Nick.Tolimieri" w:date="2022-09-07T13:17:00Z"/>
                    <w:del w:id="9072" w:author="Nick.Tolimieri [2]" w:date="2022-09-09T12:38:00Z"/>
                    <w:rFonts w:ascii="Calibri" w:hAnsi="Calibri" w:cs="Calibri"/>
                    <w:color w:val="000000"/>
                    <w:sz w:val="22"/>
                    <w:szCs w:val="22"/>
                  </w:rPr>
                </w:rPrChange>
              </w:rPr>
              <w:pPrChange w:id="9073" w:author="Nick.Tolimieri" w:date="2022-09-07T13:17:00Z">
                <w:pPr>
                  <w:jc w:val="right"/>
                </w:pPr>
              </w:pPrChange>
            </w:pPr>
            <w:ins w:id="9074" w:author="Nick.Tolimieri" w:date="2022-09-07T13:17:00Z">
              <w:del w:id="9075" w:author="Nick.Tolimieri [2]" w:date="2022-09-09T12:38:00Z">
                <w:r w:rsidRPr="00AE199D" w:rsidDel="001255CF">
                  <w:rPr>
                    <w:rFonts w:asciiTheme="minorHAnsi" w:eastAsiaTheme="minorHAnsi" w:hAnsiTheme="minorHAnsi" w:cstheme="minorBidi"/>
                    <w:sz w:val="22"/>
                    <w:szCs w:val="22"/>
                    <w:rPrChange w:id="9076" w:author="Nick.Tolimieri" w:date="2022-09-07T13:17:00Z">
                      <w:rPr>
                        <w:rFonts w:ascii="Calibri" w:hAnsi="Calibri" w:cs="Calibri"/>
                        <w:color w:val="000000"/>
                        <w:sz w:val="22"/>
                        <w:szCs w:val="22"/>
                      </w:rPr>
                    </w:rPrChange>
                  </w:rPr>
                  <w:delText>1.78</w:delText>
                </w:r>
              </w:del>
            </w:ins>
          </w:p>
        </w:tc>
        <w:tc>
          <w:tcPr>
            <w:tcW w:w="960" w:type="dxa"/>
            <w:noWrap/>
            <w:hideMark/>
          </w:tcPr>
          <w:p w:rsidR="00AE199D" w:rsidRPr="00AE199D" w:rsidDel="001255CF" w:rsidRDefault="00AE199D">
            <w:pPr>
              <w:ind w:firstLine="0"/>
              <w:rPr>
                <w:ins w:id="9077" w:author="Nick.Tolimieri" w:date="2022-09-07T13:17:00Z"/>
                <w:del w:id="9078" w:author="Nick.Tolimieri [2]" w:date="2022-09-09T12:38:00Z"/>
                <w:rFonts w:asciiTheme="minorHAnsi" w:eastAsiaTheme="minorHAnsi" w:hAnsiTheme="minorHAnsi" w:cstheme="minorBidi"/>
                <w:sz w:val="22"/>
                <w:szCs w:val="22"/>
                <w:rPrChange w:id="9079" w:author="Nick.Tolimieri" w:date="2022-09-07T13:17:00Z">
                  <w:rPr>
                    <w:ins w:id="9080" w:author="Nick.Tolimieri" w:date="2022-09-07T13:17:00Z"/>
                    <w:del w:id="9081" w:author="Nick.Tolimieri [2]" w:date="2022-09-09T12:38:00Z"/>
                    <w:rFonts w:ascii="Calibri" w:hAnsi="Calibri" w:cs="Calibri"/>
                    <w:color w:val="000000"/>
                    <w:sz w:val="22"/>
                    <w:szCs w:val="22"/>
                  </w:rPr>
                </w:rPrChange>
              </w:rPr>
              <w:pPrChange w:id="9082" w:author="Nick.Tolimieri" w:date="2022-09-07T13:17:00Z">
                <w:pPr>
                  <w:jc w:val="right"/>
                </w:pPr>
              </w:pPrChange>
            </w:pPr>
            <w:ins w:id="9083" w:author="Nick.Tolimieri" w:date="2022-09-07T13:17:00Z">
              <w:del w:id="9084" w:author="Nick.Tolimieri [2]" w:date="2022-09-09T12:38:00Z">
                <w:r w:rsidRPr="00AE199D" w:rsidDel="001255CF">
                  <w:rPr>
                    <w:rFonts w:asciiTheme="minorHAnsi" w:eastAsiaTheme="minorHAnsi" w:hAnsiTheme="minorHAnsi" w:cstheme="minorBidi"/>
                    <w:sz w:val="22"/>
                    <w:szCs w:val="22"/>
                    <w:rPrChange w:id="9085" w:author="Nick.Tolimieri" w:date="2022-09-07T13:17:00Z">
                      <w:rPr>
                        <w:rFonts w:ascii="Calibri" w:hAnsi="Calibri" w:cs="Calibri"/>
                        <w:color w:val="000000"/>
                        <w:sz w:val="22"/>
                        <w:szCs w:val="22"/>
                      </w:rPr>
                    </w:rPrChange>
                  </w:rPr>
                  <w:delText>0.16</w:delText>
                </w:r>
              </w:del>
            </w:ins>
          </w:p>
        </w:tc>
      </w:tr>
      <w:tr w:rsidR="00AE199D" w:rsidRPr="00AE199D" w:rsidDel="001255CF" w:rsidTr="00AE199D">
        <w:trPr>
          <w:trHeight w:val="300"/>
          <w:ins w:id="9086" w:author="Nick.Tolimieri" w:date="2022-09-07T13:17:00Z"/>
          <w:del w:id="9087" w:author="Nick.Tolimieri [2]" w:date="2022-09-09T12:38:00Z"/>
        </w:trPr>
        <w:tc>
          <w:tcPr>
            <w:tcW w:w="960" w:type="dxa"/>
            <w:noWrap/>
            <w:hideMark/>
          </w:tcPr>
          <w:p w:rsidR="00AE199D" w:rsidRPr="00AE199D" w:rsidDel="001255CF" w:rsidRDefault="00AE199D">
            <w:pPr>
              <w:ind w:firstLine="0"/>
              <w:rPr>
                <w:ins w:id="9088" w:author="Nick.Tolimieri" w:date="2022-09-07T13:17:00Z"/>
                <w:del w:id="9089" w:author="Nick.Tolimieri [2]" w:date="2022-09-09T12:38:00Z"/>
                <w:rFonts w:asciiTheme="minorHAnsi" w:eastAsiaTheme="minorHAnsi" w:hAnsiTheme="minorHAnsi" w:cstheme="minorBidi"/>
                <w:sz w:val="22"/>
                <w:szCs w:val="22"/>
                <w:rPrChange w:id="9090" w:author="Nick.Tolimieri" w:date="2022-09-07T13:17:00Z">
                  <w:rPr>
                    <w:ins w:id="9091" w:author="Nick.Tolimieri" w:date="2022-09-07T13:17:00Z"/>
                    <w:del w:id="9092" w:author="Nick.Tolimieri [2]" w:date="2022-09-09T12:38:00Z"/>
                    <w:rFonts w:ascii="Calibri" w:hAnsi="Calibri" w:cs="Calibri"/>
                    <w:color w:val="000000"/>
                    <w:sz w:val="22"/>
                    <w:szCs w:val="22"/>
                  </w:rPr>
                </w:rPrChange>
              </w:rPr>
              <w:pPrChange w:id="9093" w:author="Nick.Tolimieri" w:date="2022-09-07T13:17:00Z">
                <w:pPr/>
              </w:pPrChange>
            </w:pPr>
            <w:ins w:id="9094" w:author="Nick.Tolimieri" w:date="2022-09-07T13:17:00Z">
              <w:del w:id="9095" w:author="Nick.Tolimieri [2]" w:date="2022-09-09T12:38:00Z">
                <w:r w:rsidRPr="00AE199D" w:rsidDel="001255CF">
                  <w:rPr>
                    <w:rFonts w:asciiTheme="minorHAnsi" w:eastAsiaTheme="minorHAnsi" w:hAnsiTheme="minorHAnsi" w:cstheme="minorBidi"/>
                    <w:sz w:val="22"/>
                    <w:szCs w:val="22"/>
                    <w:rPrChange w:id="9096"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097" w:author="Nick.Tolimieri" w:date="2022-09-07T13:17:00Z"/>
                <w:del w:id="9098" w:author="Nick.Tolimieri [2]" w:date="2022-09-09T12:38:00Z"/>
                <w:rFonts w:asciiTheme="minorHAnsi" w:eastAsiaTheme="minorHAnsi" w:hAnsiTheme="minorHAnsi" w:cstheme="minorBidi"/>
                <w:sz w:val="22"/>
                <w:szCs w:val="22"/>
                <w:rPrChange w:id="9099" w:author="Nick.Tolimieri" w:date="2022-09-07T13:17:00Z">
                  <w:rPr>
                    <w:ins w:id="9100" w:author="Nick.Tolimieri" w:date="2022-09-07T13:17:00Z"/>
                    <w:del w:id="9101" w:author="Nick.Tolimieri [2]" w:date="2022-09-09T12:38:00Z"/>
                    <w:rFonts w:ascii="Calibri" w:hAnsi="Calibri" w:cs="Calibri"/>
                    <w:color w:val="000000"/>
                    <w:sz w:val="22"/>
                    <w:szCs w:val="22"/>
                  </w:rPr>
                </w:rPrChange>
              </w:rPr>
              <w:pPrChange w:id="9102" w:author="Nick.Tolimieri" w:date="2022-09-07T13:17:00Z">
                <w:pPr>
                  <w:jc w:val="right"/>
                </w:pPr>
              </w:pPrChange>
            </w:pPr>
            <w:ins w:id="9103" w:author="Nick.Tolimieri" w:date="2022-09-07T13:17:00Z">
              <w:del w:id="9104" w:author="Nick.Tolimieri [2]" w:date="2022-09-09T12:38:00Z">
                <w:r w:rsidRPr="00AE199D" w:rsidDel="001255CF">
                  <w:rPr>
                    <w:rFonts w:asciiTheme="minorHAnsi" w:eastAsiaTheme="minorHAnsi" w:hAnsiTheme="minorHAnsi" w:cstheme="minorBidi"/>
                    <w:sz w:val="22"/>
                    <w:szCs w:val="22"/>
                    <w:rPrChange w:id="9105" w:author="Nick.Tolimieri" w:date="2022-09-07T13:17:00Z">
                      <w:rPr>
                        <w:rFonts w:ascii="Calibri" w:hAnsi="Calibri" w:cs="Calibri"/>
                        <w:color w:val="000000"/>
                        <w:sz w:val="22"/>
                        <w:szCs w:val="22"/>
                      </w:rPr>
                    </w:rPrChange>
                  </w:rPr>
                  <w:delText>1997</w:delText>
                </w:r>
              </w:del>
            </w:ins>
          </w:p>
        </w:tc>
        <w:tc>
          <w:tcPr>
            <w:tcW w:w="960" w:type="dxa"/>
            <w:noWrap/>
            <w:hideMark/>
          </w:tcPr>
          <w:p w:rsidR="00AE199D" w:rsidRPr="00AE199D" w:rsidDel="001255CF" w:rsidRDefault="00AE199D">
            <w:pPr>
              <w:ind w:firstLine="0"/>
              <w:rPr>
                <w:ins w:id="9106" w:author="Nick.Tolimieri" w:date="2022-09-07T13:17:00Z"/>
                <w:del w:id="9107" w:author="Nick.Tolimieri [2]" w:date="2022-09-09T12:38:00Z"/>
                <w:rFonts w:asciiTheme="minorHAnsi" w:eastAsiaTheme="minorHAnsi" w:hAnsiTheme="minorHAnsi" w:cstheme="minorBidi"/>
                <w:sz w:val="22"/>
                <w:szCs w:val="22"/>
                <w:rPrChange w:id="9108" w:author="Nick.Tolimieri" w:date="2022-09-07T13:17:00Z">
                  <w:rPr>
                    <w:ins w:id="9109" w:author="Nick.Tolimieri" w:date="2022-09-07T13:17:00Z"/>
                    <w:del w:id="9110" w:author="Nick.Tolimieri [2]" w:date="2022-09-09T12:38:00Z"/>
                    <w:rFonts w:ascii="Calibri" w:hAnsi="Calibri" w:cs="Calibri"/>
                    <w:color w:val="000000"/>
                    <w:sz w:val="22"/>
                    <w:szCs w:val="22"/>
                  </w:rPr>
                </w:rPrChange>
              </w:rPr>
              <w:pPrChange w:id="9111" w:author="Nick.Tolimieri" w:date="2022-09-07T13:17:00Z">
                <w:pPr>
                  <w:jc w:val="right"/>
                </w:pPr>
              </w:pPrChange>
            </w:pPr>
            <w:ins w:id="9112" w:author="Nick.Tolimieri" w:date="2022-09-07T13:17:00Z">
              <w:del w:id="9113" w:author="Nick.Tolimieri [2]" w:date="2022-09-09T12:38:00Z">
                <w:r w:rsidRPr="00AE199D" w:rsidDel="001255CF">
                  <w:rPr>
                    <w:rFonts w:asciiTheme="minorHAnsi" w:eastAsiaTheme="minorHAnsi" w:hAnsiTheme="minorHAnsi" w:cstheme="minorBidi"/>
                    <w:sz w:val="22"/>
                    <w:szCs w:val="22"/>
                    <w:rPrChange w:id="9114" w:author="Nick.Tolimieri" w:date="2022-09-07T13:17:00Z">
                      <w:rPr>
                        <w:rFonts w:ascii="Calibri" w:hAnsi="Calibri" w:cs="Calibri"/>
                        <w:color w:val="000000"/>
                        <w:sz w:val="22"/>
                        <w:szCs w:val="22"/>
                      </w:rPr>
                    </w:rPrChange>
                  </w:rPr>
                  <w:delText>30</w:delText>
                </w:r>
              </w:del>
            </w:ins>
          </w:p>
        </w:tc>
        <w:tc>
          <w:tcPr>
            <w:tcW w:w="960" w:type="dxa"/>
            <w:noWrap/>
            <w:hideMark/>
          </w:tcPr>
          <w:p w:rsidR="00AE199D" w:rsidRPr="00AE199D" w:rsidDel="001255CF" w:rsidRDefault="00AE199D">
            <w:pPr>
              <w:ind w:firstLine="0"/>
              <w:rPr>
                <w:ins w:id="9115" w:author="Nick.Tolimieri" w:date="2022-09-07T13:17:00Z"/>
                <w:del w:id="9116" w:author="Nick.Tolimieri [2]" w:date="2022-09-09T12:38:00Z"/>
                <w:rFonts w:asciiTheme="minorHAnsi" w:eastAsiaTheme="minorHAnsi" w:hAnsiTheme="minorHAnsi" w:cstheme="minorBidi"/>
                <w:sz w:val="22"/>
                <w:szCs w:val="22"/>
                <w:rPrChange w:id="9117" w:author="Nick.Tolimieri" w:date="2022-09-07T13:17:00Z">
                  <w:rPr>
                    <w:ins w:id="9118" w:author="Nick.Tolimieri" w:date="2022-09-07T13:17:00Z"/>
                    <w:del w:id="9119" w:author="Nick.Tolimieri [2]" w:date="2022-09-09T12:38:00Z"/>
                    <w:rFonts w:ascii="Calibri" w:hAnsi="Calibri" w:cs="Calibri"/>
                    <w:color w:val="000000"/>
                    <w:sz w:val="22"/>
                    <w:szCs w:val="22"/>
                  </w:rPr>
                </w:rPrChange>
              </w:rPr>
              <w:pPrChange w:id="9120" w:author="Nick.Tolimieri" w:date="2022-09-07T13:17:00Z">
                <w:pPr>
                  <w:jc w:val="right"/>
                </w:pPr>
              </w:pPrChange>
            </w:pPr>
            <w:ins w:id="9121" w:author="Nick.Tolimieri" w:date="2022-09-07T13:17:00Z">
              <w:del w:id="9122" w:author="Nick.Tolimieri [2]" w:date="2022-09-09T12:38:00Z">
                <w:r w:rsidRPr="00AE199D" w:rsidDel="001255CF">
                  <w:rPr>
                    <w:rFonts w:asciiTheme="minorHAnsi" w:eastAsiaTheme="minorHAnsi" w:hAnsiTheme="minorHAnsi" w:cstheme="minorBidi"/>
                    <w:sz w:val="22"/>
                    <w:szCs w:val="22"/>
                    <w:rPrChange w:id="9123" w:author="Nick.Tolimieri" w:date="2022-09-07T13:17:00Z">
                      <w:rPr>
                        <w:rFonts w:ascii="Calibri" w:hAnsi="Calibri" w:cs="Calibri"/>
                        <w:color w:val="000000"/>
                        <w:sz w:val="22"/>
                        <w:szCs w:val="22"/>
                      </w:rPr>
                    </w:rPrChange>
                  </w:rPr>
                  <w:delText>128</w:delText>
                </w:r>
              </w:del>
            </w:ins>
          </w:p>
        </w:tc>
        <w:tc>
          <w:tcPr>
            <w:tcW w:w="960" w:type="dxa"/>
            <w:noWrap/>
            <w:hideMark/>
          </w:tcPr>
          <w:p w:rsidR="00AE199D" w:rsidRPr="00AE199D" w:rsidDel="001255CF" w:rsidRDefault="00AE199D">
            <w:pPr>
              <w:ind w:firstLine="0"/>
              <w:rPr>
                <w:ins w:id="9124" w:author="Nick.Tolimieri" w:date="2022-09-07T13:17:00Z"/>
                <w:del w:id="9125" w:author="Nick.Tolimieri [2]" w:date="2022-09-09T12:38:00Z"/>
                <w:rFonts w:asciiTheme="minorHAnsi" w:eastAsiaTheme="minorHAnsi" w:hAnsiTheme="minorHAnsi" w:cstheme="minorBidi"/>
                <w:sz w:val="22"/>
                <w:szCs w:val="22"/>
                <w:rPrChange w:id="9126" w:author="Nick.Tolimieri" w:date="2022-09-07T13:17:00Z">
                  <w:rPr>
                    <w:ins w:id="9127" w:author="Nick.Tolimieri" w:date="2022-09-07T13:17:00Z"/>
                    <w:del w:id="9128" w:author="Nick.Tolimieri [2]" w:date="2022-09-09T12:38:00Z"/>
                    <w:rFonts w:ascii="Calibri" w:hAnsi="Calibri" w:cs="Calibri"/>
                    <w:color w:val="000000"/>
                    <w:sz w:val="22"/>
                    <w:szCs w:val="22"/>
                  </w:rPr>
                </w:rPrChange>
              </w:rPr>
              <w:pPrChange w:id="9129" w:author="Nick.Tolimieri" w:date="2022-09-07T13:17:00Z">
                <w:pPr>
                  <w:jc w:val="right"/>
                </w:pPr>
              </w:pPrChange>
            </w:pPr>
            <w:ins w:id="9130" w:author="Nick.Tolimieri" w:date="2022-09-07T13:17:00Z">
              <w:del w:id="9131" w:author="Nick.Tolimieri [2]" w:date="2022-09-09T12:38:00Z">
                <w:r w:rsidRPr="00AE199D" w:rsidDel="001255CF">
                  <w:rPr>
                    <w:rFonts w:asciiTheme="minorHAnsi" w:eastAsiaTheme="minorHAnsi" w:hAnsiTheme="minorHAnsi" w:cstheme="minorBidi"/>
                    <w:sz w:val="22"/>
                    <w:szCs w:val="22"/>
                    <w:rPrChange w:id="9132" w:author="Nick.Tolimieri" w:date="2022-09-07T13:17:00Z">
                      <w:rPr>
                        <w:rFonts w:ascii="Calibri" w:hAnsi="Calibri" w:cs="Calibri"/>
                        <w:color w:val="000000"/>
                        <w:sz w:val="22"/>
                        <w:szCs w:val="22"/>
                      </w:rPr>
                    </w:rPrChange>
                  </w:rPr>
                  <w:delText>4</w:delText>
                </w:r>
              </w:del>
            </w:ins>
          </w:p>
        </w:tc>
        <w:tc>
          <w:tcPr>
            <w:tcW w:w="960" w:type="dxa"/>
            <w:noWrap/>
            <w:hideMark/>
          </w:tcPr>
          <w:p w:rsidR="00AE199D" w:rsidRPr="00AE199D" w:rsidDel="001255CF" w:rsidRDefault="00AE199D">
            <w:pPr>
              <w:ind w:firstLine="0"/>
              <w:rPr>
                <w:ins w:id="9133" w:author="Nick.Tolimieri" w:date="2022-09-07T13:17:00Z"/>
                <w:del w:id="9134" w:author="Nick.Tolimieri [2]" w:date="2022-09-09T12:38:00Z"/>
                <w:rFonts w:asciiTheme="minorHAnsi" w:eastAsiaTheme="minorHAnsi" w:hAnsiTheme="minorHAnsi" w:cstheme="minorBidi"/>
                <w:sz w:val="22"/>
                <w:szCs w:val="22"/>
                <w:rPrChange w:id="9135" w:author="Nick.Tolimieri" w:date="2022-09-07T13:17:00Z">
                  <w:rPr>
                    <w:ins w:id="9136" w:author="Nick.Tolimieri" w:date="2022-09-07T13:17:00Z"/>
                    <w:del w:id="9137" w:author="Nick.Tolimieri [2]" w:date="2022-09-09T12:38:00Z"/>
                    <w:rFonts w:ascii="Calibri" w:hAnsi="Calibri" w:cs="Calibri"/>
                    <w:color w:val="000000"/>
                    <w:sz w:val="22"/>
                    <w:szCs w:val="22"/>
                  </w:rPr>
                </w:rPrChange>
              </w:rPr>
              <w:pPrChange w:id="9138" w:author="Nick.Tolimieri" w:date="2022-09-07T13:17:00Z">
                <w:pPr>
                  <w:jc w:val="right"/>
                </w:pPr>
              </w:pPrChange>
            </w:pPr>
            <w:ins w:id="9139" w:author="Nick.Tolimieri" w:date="2022-09-07T13:17:00Z">
              <w:del w:id="9140" w:author="Nick.Tolimieri [2]" w:date="2022-09-09T12:38:00Z">
                <w:r w:rsidRPr="00AE199D" w:rsidDel="001255CF">
                  <w:rPr>
                    <w:rFonts w:asciiTheme="minorHAnsi" w:eastAsiaTheme="minorHAnsi" w:hAnsiTheme="minorHAnsi" w:cstheme="minorBidi"/>
                    <w:sz w:val="22"/>
                    <w:szCs w:val="22"/>
                    <w:rPrChange w:id="9141" w:author="Nick.Tolimieri" w:date="2022-09-07T13:17:00Z">
                      <w:rPr>
                        <w:rFonts w:ascii="Calibri" w:hAnsi="Calibri" w:cs="Calibri"/>
                        <w:color w:val="000000"/>
                        <w:sz w:val="22"/>
                        <w:szCs w:val="22"/>
                      </w:rPr>
                    </w:rPrChange>
                  </w:rPr>
                  <w:delText>114</w:delText>
                </w:r>
              </w:del>
            </w:ins>
          </w:p>
        </w:tc>
        <w:tc>
          <w:tcPr>
            <w:tcW w:w="960" w:type="dxa"/>
            <w:noWrap/>
            <w:hideMark/>
          </w:tcPr>
          <w:p w:rsidR="00AE199D" w:rsidRPr="00AE199D" w:rsidDel="001255CF" w:rsidRDefault="00AE199D">
            <w:pPr>
              <w:ind w:firstLine="0"/>
              <w:rPr>
                <w:ins w:id="9142" w:author="Nick.Tolimieri" w:date="2022-09-07T13:17:00Z"/>
                <w:del w:id="9143" w:author="Nick.Tolimieri [2]" w:date="2022-09-09T12:38:00Z"/>
                <w:rFonts w:asciiTheme="minorHAnsi" w:eastAsiaTheme="minorHAnsi" w:hAnsiTheme="minorHAnsi" w:cstheme="minorBidi"/>
                <w:sz w:val="22"/>
                <w:szCs w:val="22"/>
                <w:rPrChange w:id="9144" w:author="Nick.Tolimieri" w:date="2022-09-07T13:17:00Z">
                  <w:rPr>
                    <w:ins w:id="9145" w:author="Nick.Tolimieri" w:date="2022-09-07T13:17:00Z"/>
                    <w:del w:id="9146" w:author="Nick.Tolimieri [2]" w:date="2022-09-09T12:38:00Z"/>
                    <w:rFonts w:ascii="Calibri" w:hAnsi="Calibri" w:cs="Calibri"/>
                    <w:color w:val="000000"/>
                    <w:sz w:val="22"/>
                    <w:szCs w:val="22"/>
                  </w:rPr>
                </w:rPrChange>
              </w:rPr>
              <w:pPrChange w:id="9147" w:author="Nick.Tolimieri" w:date="2022-09-07T13:17:00Z">
                <w:pPr>
                  <w:jc w:val="right"/>
                </w:pPr>
              </w:pPrChange>
            </w:pPr>
            <w:ins w:id="9148" w:author="Nick.Tolimieri" w:date="2022-09-07T13:17:00Z">
              <w:del w:id="9149" w:author="Nick.Tolimieri [2]" w:date="2022-09-09T12:38:00Z">
                <w:r w:rsidRPr="00AE199D" w:rsidDel="001255CF">
                  <w:rPr>
                    <w:rFonts w:asciiTheme="minorHAnsi" w:eastAsiaTheme="minorHAnsi" w:hAnsiTheme="minorHAnsi" w:cstheme="minorBidi"/>
                    <w:sz w:val="22"/>
                    <w:szCs w:val="22"/>
                    <w:rPrChange w:id="9150" w:author="Nick.Tolimieri" w:date="2022-09-07T13:17:00Z">
                      <w:rPr>
                        <w:rFonts w:ascii="Calibri" w:hAnsi="Calibri" w:cs="Calibri"/>
                        <w:color w:val="000000"/>
                        <w:sz w:val="22"/>
                        <w:szCs w:val="22"/>
                      </w:rPr>
                    </w:rPrChange>
                  </w:rPr>
                  <w:delText>11</w:delText>
                </w:r>
              </w:del>
            </w:ins>
          </w:p>
        </w:tc>
        <w:tc>
          <w:tcPr>
            <w:tcW w:w="960" w:type="dxa"/>
            <w:noWrap/>
            <w:hideMark/>
          </w:tcPr>
          <w:p w:rsidR="00AE199D" w:rsidRPr="00AE199D" w:rsidDel="001255CF" w:rsidRDefault="00AE199D">
            <w:pPr>
              <w:ind w:firstLine="0"/>
              <w:rPr>
                <w:ins w:id="9151" w:author="Nick.Tolimieri" w:date="2022-09-07T13:17:00Z"/>
                <w:del w:id="9152" w:author="Nick.Tolimieri [2]" w:date="2022-09-09T12:38:00Z"/>
                <w:rFonts w:asciiTheme="minorHAnsi" w:eastAsiaTheme="minorHAnsi" w:hAnsiTheme="minorHAnsi" w:cstheme="minorBidi"/>
                <w:sz w:val="22"/>
                <w:szCs w:val="22"/>
                <w:rPrChange w:id="9153" w:author="Nick.Tolimieri" w:date="2022-09-07T13:17:00Z">
                  <w:rPr>
                    <w:ins w:id="9154" w:author="Nick.Tolimieri" w:date="2022-09-07T13:17:00Z"/>
                    <w:del w:id="9155" w:author="Nick.Tolimieri [2]" w:date="2022-09-09T12:38:00Z"/>
                    <w:rFonts w:ascii="Calibri" w:hAnsi="Calibri" w:cs="Calibri"/>
                    <w:color w:val="000000"/>
                    <w:sz w:val="22"/>
                    <w:szCs w:val="22"/>
                  </w:rPr>
                </w:rPrChange>
              </w:rPr>
              <w:pPrChange w:id="9156" w:author="Nick.Tolimieri" w:date="2022-09-07T13:17:00Z">
                <w:pPr>
                  <w:jc w:val="right"/>
                </w:pPr>
              </w:pPrChange>
            </w:pPr>
            <w:ins w:id="9157" w:author="Nick.Tolimieri" w:date="2022-09-07T13:17:00Z">
              <w:del w:id="9158" w:author="Nick.Tolimieri [2]" w:date="2022-09-09T12:38:00Z">
                <w:r w:rsidRPr="00AE199D" w:rsidDel="001255CF">
                  <w:rPr>
                    <w:rFonts w:asciiTheme="minorHAnsi" w:eastAsiaTheme="minorHAnsi" w:hAnsiTheme="minorHAnsi" w:cstheme="minorBidi"/>
                    <w:sz w:val="22"/>
                    <w:szCs w:val="22"/>
                    <w:rPrChange w:id="9159" w:author="Nick.Tolimieri" w:date="2022-09-07T13:17:00Z">
                      <w:rPr>
                        <w:rFonts w:ascii="Calibri" w:hAnsi="Calibri" w:cs="Calibri"/>
                        <w:color w:val="000000"/>
                        <w:sz w:val="22"/>
                        <w:szCs w:val="22"/>
                      </w:rPr>
                    </w:rPrChange>
                  </w:rPr>
                  <w:delText>50</w:delText>
                </w:r>
              </w:del>
            </w:ins>
          </w:p>
        </w:tc>
        <w:tc>
          <w:tcPr>
            <w:tcW w:w="960" w:type="dxa"/>
            <w:noWrap/>
            <w:hideMark/>
          </w:tcPr>
          <w:p w:rsidR="00AE199D" w:rsidRPr="00AE199D" w:rsidDel="001255CF" w:rsidRDefault="00AE199D">
            <w:pPr>
              <w:ind w:firstLine="0"/>
              <w:rPr>
                <w:ins w:id="9160" w:author="Nick.Tolimieri" w:date="2022-09-07T13:17:00Z"/>
                <w:del w:id="9161" w:author="Nick.Tolimieri [2]" w:date="2022-09-09T12:38:00Z"/>
                <w:rFonts w:asciiTheme="minorHAnsi" w:eastAsiaTheme="minorHAnsi" w:hAnsiTheme="minorHAnsi" w:cstheme="minorBidi"/>
                <w:sz w:val="22"/>
                <w:szCs w:val="22"/>
                <w:rPrChange w:id="9162" w:author="Nick.Tolimieri" w:date="2022-09-07T13:17:00Z">
                  <w:rPr>
                    <w:ins w:id="9163" w:author="Nick.Tolimieri" w:date="2022-09-07T13:17:00Z"/>
                    <w:del w:id="9164" w:author="Nick.Tolimieri [2]" w:date="2022-09-09T12:38:00Z"/>
                    <w:rFonts w:ascii="Calibri" w:hAnsi="Calibri" w:cs="Calibri"/>
                    <w:color w:val="000000"/>
                    <w:sz w:val="22"/>
                    <w:szCs w:val="22"/>
                  </w:rPr>
                </w:rPrChange>
              </w:rPr>
              <w:pPrChange w:id="9165" w:author="Nick.Tolimieri" w:date="2022-09-07T13:17:00Z">
                <w:pPr>
                  <w:jc w:val="right"/>
                </w:pPr>
              </w:pPrChange>
            </w:pPr>
            <w:ins w:id="9166" w:author="Nick.Tolimieri" w:date="2022-09-07T13:17:00Z">
              <w:del w:id="9167" w:author="Nick.Tolimieri [2]" w:date="2022-09-09T12:38:00Z">
                <w:r w:rsidRPr="00AE199D" w:rsidDel="001255CF">
                  <w:rPr>
                    <w:rFonts w:asciiTheme="minorHAnsi" w:eastAsiaTheme="minorHAnsi" w:hAnsiTheme="minorHAnsi" w:cstheme="minorBidi"/>
                    <w:sz w:val="22"/>
                    <w:szCs w:val="22"/>
                    <w:rPrChange w:id="9168" w:author="Nick.Tolimieri" w:date="2022-09-07T13:17:00Z">
                      <w:rPr>
                        <w:rFonts w:ascii="Calibri" w:hAnsi="Calibri" w:cs="Calibri"/>
                        <w:color w:val="000000"/>
                        <w:sz w:val="22"/>
                        <w:szCs w:val="22"/>
                      </w:rPr>
                    </w:rPrChange>
                  </w:rPr>
                  <w:delText>2.21</w:delText>
                </w:r>
              </w:del>
            </w:ins>
          </w:p>
        </w:tc>
        <w:tc>
          <w:tcPr>
            <w:tcW w:w="960" w:type="dxa"/>
            <w:noWrap/>
            <w:hideMark/>
          </w:tcPr>
          <w:p w:rsidR="00AE199D" w:rsidRPr="00AE199D" w:rsidDel="001255CF" w:rsidRDefault="00AE199D">
            <w:pPr>
              <w:ind w:firstLine="0"/>
              <w:rPr>
                <w:ins w:id="9169" w:author="Nick.Tolimieri" w:date="2022-09-07T13:17:00Z"/>
                <w:del w:id="9170" w:author="Nick.Tolimieri [2]" w:date="2022-09-09T12:38:00Z"/>
                <w:rFonts w:asciiTheme="minorHAnsi" w:eastAsiaTheme="minorHAnsi" w:hAnsiTheme="minorHAnsi" w:cstheme="minorBidi"/>
                <w:sz w:val="22"/>
                <w:szCs w:val="22"/>
                <w:rPrChange w:id="9171" w:author="Nick.Tolimieri" w:date="2022-09-07T13:17:00Z">
                  <w:rPr>
                    <w:ins w:id="9172" w:author="Nick.Tolimieri" w:date="2022-09-07T13:17:00Z"/>
                    <w:del w:id="9173" w:author="Nick.Tolimieri [2]" w:date="2022-09-09T12:38:00Z"/>
                    <w:rFonts w:ascii="Calibri" w:hAnsi="Calibri" w:cs="Calibri"/>
                    <w:color w:val="000000"/>
                    <w:sz w:val="22"/>
                    <w:szCs w:val="22"/>
                  </w:rPr>
                </w:rPrChange>
              </w:rPr>
              <w:pPrChange w:id="9174" w:author="Nick.Tolimieri" w:date="2022-09-07T13:17:00Z">
                <w:pPr>
                  <w:jc w:val="right"/>
                </w:pPr>
              </w:pPrChange>
            </w:pPr>
            <w:ins w:id="9175" w:author="Nick.Tolimieri" w:date="2022-09-07T13:17:00Z">
              <w:del w:id="9176" w:author="Nick.Tolimieri [2]" w:date="2022-09-09T12:38:00Z">
                <w:r w:rsidRPr="00AE199D" w:rsidDel="001255CF">
                  <w:rPr>
                    <w:rFonts w:asciiTheme="minorHAnsi" w:eastAsiaTheme="minorHAnsi" w:hAnsiTheme="minorHAnsi" w:cstheme="minorBidi"/>
                    <w:sz w:val="22"/>
                    <w:szCs w:val="22"/>
                    <w:rPrChange w:id="9177" w:author="Nick.Tolimieri" w:date="2022-09-07T13:17:00Z">
                      <w:rPr>
                        <w:rFonts w:ascii="Calibri" w:hAnsi="Calibri" w:cs="Calibri"/>
                        <w:color w:val="000000"/>
                        <w:sz w:val="22"/>
                        <w:szCs w:val="22"/>
                      </w:rPr>
                    </w:rPrChange>
                  </w:rPr>
                  <w:delText>0.48</w:delText>
                </w:r>
              </w:del>
            </w:ins>
          </w:p>
        </w:tc>
      </w:tr>
      <w:tr w:rsidR="00AE199D" w:rsidRPr="00AE199D" w:rsidDel="001255CF" w:rsidTr="00AE199D">
        <w:trPr>
          <w:trHeight w:val="300"/>
          <w:ins w:id="9178" w:author="Nick.Tolimieri" w:date="2022-09-07T13:17:00Z"/>
          <w:del w:id="9179" w:author="Nick.Tolimieri [2]" w:date="2022-09-09T12:38:00Z"/>
        </w:trPr>
        <w:tc>
          <w:tcPr>
            <w:tcW w:w="960" w:type="dxa"/>
            <w:noWrap/>
            <w:hideMark/>
          </w:tcPr>
          <w:p w:rsidR="00AE199D" w:rsidRPr="00AE199D" w:rsidDel="001255CF" w:rsidRDefault="00AE199D">
            <w:pPr>
              <w:ind w:firstLine="0"/>
              <w:rPr>
                <w:ins w:id="9180" w:author="Nick.Tolimieri" w:date="2022-09-07T13:17:00Z"/>
                <w:del w:id="9181" w:author="Nick.Tolimieri [2]" w:date="2022-09-09T12:38:00Z"/>
                <w:rFonts w:asciiTheme="minorHAnsi" w:eastAsiaTheme="minorHAnsi" w:hAnsiTheme="minorHAnsi" w:cstheme="minorBidi"/>
                <w:sz w:val="22"/>
                <w:szCs w:val="22"/>
                <w:rPrChange w:id="9182" w:author="Nick.Tolimieri" w:date="2022-09-07T13:17:00Z">
                  <w:rPr>
                    <w:ins w:id="9183" w:author="Nick.Tolimieri" w:date="2022-09-07T13:17:00Z"/>
                    <w:del w:id="9184" w:author="Nick.Tolimieri [2]" w:date="2022-09-09T12:38:00Z"/>
                    <w:rFonts w:ascii="Calibri" w:hAnsi="Calibri" w:cs="Calibri"/>
                    <w:color w:val="000000"/>
                    <w:sz w:val="22"/>
                    <w:szCs w:val="22"/>
                  </w:rPr>
                </w:rPrChange>
              </w:rPr>
              <w:pPrChange w:id="9185" w:author="Nick.Tolimieri" w:date="2022-09-07T13:17:00Z">
                <w:pPr/>
              </w:pPrChange>
            </w:pPr>
            <w:ins w:id="9186" w:author="Nick.Tolimieri" w:date="2022-09-07T13:17:00Z">
              <w:del w:id="9187" w:author="Nick.Tolimieri [2]" w:date="2022-09-09T12:38:00Z">
                <w:r w:rsidRPr="00AE199D" w:rsidDel="001255CF">
                  <w:rPr>
                    <w:rFonts w:asciiTheme="minorHAnsi" w:eastAsiaTheme="minorHAnsi" w:hAnsiTheme="minorHAnsi" w:cstheme="minorBidi"/>
                    <w:sz w:val="22"/>
                    <w:szCs w:val="22"/>
                    <w:rPrChange w:id="9188"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189" w:author="Nick.Tolimieri" w:date="2022-09-07T13:17:00Z"/>
                <w:del w:id="9190" w:author="Nick.Tolimieri [2]" w:date="2022-09-09T12:38:00Z"/>
                <w:rFonts w:asciiTheme="minorHAnsi" w:eastAsiaTheme="minorHAnsi" w:hAnsiTheme="minorHAnsi" w:cstheme="minorBidi"/>
                <w:sz w:val="22"/>
                <w:szCs w:val="22"/>
                <w:rPrChange w:id="9191" w:author="Nick.Tolimieri" w:date="2022-09-07T13:17:00Z">
                  <w:rPr>
                    <w:ins w:id="9192" w:author="Nick.Tolimieri" w:date="2022-09-07T13:17:00Z"/>
                    <w:del w:id="9193" w:author="Nick.Tolimieri [2]" w:date="2022-09-09T12:38:00Z"/>
                    <w:rFonts w:ascii="Calibri" w:hAnsi="Calibri" w:cs="Calibri"/>
                    <w:color w:val="000000"/>
                    <w:sz w:val="22"/>
                    <w:szCs w:val="22"/>
                  </w:rPr>
                </w:rPrChange>
              </w:rPr>
              <w:pPrChange w:id="9194" w:author="Nick.Tolimieri" w:date="2022-09-07T13:17:00Z">
                <w:pPr>
                  <w:jc w:val="right"/>
                </w:pPr>
              </w:pPrChange>
            </w:pPr>
            <w:ins w:id="9195" w:author="Nick.Tolimieri" w:date="2022-09-07T13:17:00Z">
              <w:del w:id="9196" w:author="Nick.Tolimieri [2]" w:date="2022-09-09T12:38:00Z">
                <w:r w:rsidRPr="00AE199D" w:rsidDel="001255CF">
                  <w:rPr>
                    <w:rFonts w:asciiTheme="minorHAnsi" w:eastAsiaTheme="minorHAnsi" w:hAnsiTheme="minorHAnsi" w:cstheme="minorBidi"/>
                    <w:sz w:val="22"/>
                    <w:szCs w:val="22"/>
                    <w:rPrChange w:id="9197" w:author="Nick.Tolimieri" w:date="2022-09-07T13:17:00Z">
                      <w:rPr>
                        <w:rFonts w:ascii="Calibri" w:hAnsi="Calibri" w:cs="Calibri"/>
                        <w:color w:val="000000"/>
                        <w:sz w:val="22"/>
                        <w:szCs w:val="22"/>
                      </w:rPr>
                    </w:rPrChange>
                  </w:rPr>
                  <w:delText>1998</w:delText>
                </w:r>
              </w:del>
            </w:ins>
          </w:p>
        </w:tc>
        <w:tc>
          <w:tcPr>
            <w:tcW w:w="960" w:type="dxa"/>
            <w:noWrap/>
            <w:hideMark/>
          </w:tcPr>
          <w:p w:rsidR="00AE199D" w:rsidRPr="00AE199D" w:rsidDel="001255CF" w:rsidRDefault="00AE199D">
            <w:pPr>
              <w:ind w:firstLine="0"/>
              <w:rPr>
                <w:ins w:id="9198" w:author="Nick.Tolimieri" w:date="2022-09-07T13:17:00Z"/>
                <w:del w:id="9199" w:author="Nick.Tolimieri [2]" w:date="2022-09-09T12:38:00Z"/>
                <w:rFonts w:asciiTheme="minorHAnsi" w:eastAsiaTheme="minorHAnsi" w:hAnsiTheme="minorHAnsi" w:cstheme="minorBidi"/>
                <w:sz w:val="22"/>
                <w:szCs w:val="22"/>
                <w:rPrChange w:id="9200" w:author="Nick.Tolimieri" w:date="2022-09-07T13:17:00Z">
                  <w:rPr>
                    <w:ins w:id="9201" w:author="Nick.Tolimieri" w:date="2022-09-07T13:17:00Z"/>
                    <w:del w:id="9202" w:author="Nick.Tolimieri [2]" w:date="2022-09-09T12:38:00Z"/>
                    <w:rFonts w:ascii="Calibri" w:hAnsi="Calibri" w:cs="Calibri"/>
                    <w:color w:val="000000"/>
                    <w:sz w:val="22"/>
                    <w:szCs w:val="22"/>
                  </w:rPr>
                </w:rPrChange>
              </w:rPr>
              <w:pPrChange w:id="9203" w:author="Nick.Tolimieri" w:date="2022-09-07T13:17:00Z">
                <w:pPr>
                  <w:jc w:val="right"/>
                </w:pPr>
              </w:pPrChange>
            </w:pPr>
            <w:ins w:id="9204" w:author="Nick.Tolimieri" w:date="2022-09-07T13:17:00Z">
              <w:del w:id="9205" w:author="Nick.Tolimieri [2]" w:date="2022-09-09T12:38:00Z">
                <w:r w:rsidRPr="00AE199D" w:rsidDel="001255CF">
                  <w:rPr>
                    <w:rFonts w:asciiTheme="minorHAnsi" w:eastAsiaTheme="minorHAnsi" w:hAnsiTheme="minorHAnsi" w:cstheme="minorBidi"/>
                    <w:sz w:val="22"/>
                    <w:szCs w:val="22"/>
                    <w:rPrChange w:id="9206" w:author="Nick.Tolimieri" w:date="2022-09-07T13:17:00Z">
                      <w:rPr>
                        <w:rFonts w:ascii="Calibri" w:hAnsi="Calibri" w:cs="Calibri"/>
                        <w:color w:val="000000"/>
                        <w:sz w:val="22"/>
                        <w:szCs w:val="22"/>
                      </w:rPr>
                    </w:rPrChange>
                  </w:rPr>
                  <w:delText>14</w:delText>
                </w:r>
              </w:del>
            </w:ins>
          </w:p>
        </w:tc>
        <w:tc>
          <w:tcPr>
            <w:tcW w:w="960" w:type="dxa"/>
            <w:noWrap/>
            <w:hideMark/>
          </w:tcPr>
          <w:p w:rsidR="00AE199D" w:rsidRPr="00AE199D" w:rsidDel="001255CF" w:rsidRDefault="00AE199D">
            <w:pPr>
              <w:ind w:firstLine="0"/>
              <w:rPr>
                <w:ins w:id="9207" w:author="Nick.Tolimieri" w:date="2022-09-07T13:17:00Z"/>
                <w:del w:id="9208" w:author="Nick.Tolimieri [2]" w:date="2022-09-09T12:38:00Z"/>
                <w:rFonts w:asciiTheme="minorHAnsi" w:eastAsiaTheme="minorHAnsi" w:hAnsiTheme="minorHAnsi" w:cstheme="minorBidi"/>
                <w:sz w:val="22"/>
                <w:szCs w:val="22"/>
                <w:rPrChange w:id="9209" w:author="Nick.Tolimieri" w:date="2022-09-07T13:17:00Z">
                  <w:rPr>
                    <w:ins w:id="9210" w:author="Nick.Tolimieri" w:date="2022-09-07T13:17:00Z"/>
                    <w:del w:id="9211" w:author="Nick.Tolimieri [2]" w:date="2022-09-09T12:38:00Z"/>
                    <w:rFonts w:ascii="Calibri" w:hAnsi="Calibri" w:cs="Calibri"/>
                    <w:color w:val="000000"/>
                    <w:sz w:val="22"/>
                    <w:szCs w:val="22"/>
                  </w:rPr>
                </w:rPrChange>
              </w:rPr>
              <w:pPrChange w:id="9212" w:author="Nick.Tolimieri" w:date="2022-09-07T13:17:00Z">
                <w:pPr>
                  <w:jc w:val="right"/>
                </w:pPr>
              </w:pPrChange>
            </w:pPr>
            <w:ins w:id="9213" w:author="Nick.Tolimieri" w:date="2022-09-07T13:17:00Z">
              <w:del w:id="9214" w:author="Nick.Tolimieri [2]" w:date="2022-09-09T12:38:00Z">
                <w:r w:rsidRPr="00AE199D" w:rsidDel="001255CF">
                  <w:rPr>
                    <w:rFonts w:asciiTheme="minorHAnsi" w:eastAsiaTheme="minorHAnsi" w:hAnsiTheme="minorHAnsi" w:cstheme="minorBidi"/>
                    <w:sz w:val="22"/>
                    <w:szCs w:val="22"/>
                    <w:rPrChange w:id="9215" w:author="Nick.Tolimieri" w:date="2022-09-07T13:17:00Z">
                      <w:rPr>
                        <w:rFonts w:ascii="Calibri" w:hAnsi="Calibri" w:cs="Calibri"/>
                        <w:color w:val="000000"/>
                        <w:sz w:val="22"/>
                        <w:szCs w:val="22"/>
                      </w:rPr>
                    </w:rPrChange>
                  </w:rPr>
                  <w:delText>144</w:delText>
                </w:r>
              </w:del>
            </w:ins>
          </w:p>
        </w:tc>
        <w:tc>
          <w:tcPr>
            <w:tcW w:w="960" w:type="dxa"/>
            <w:noWrap/>
            <w:hideMark/>
          </w:tcPr>
          <w:p w:rsidR="00AE199D" w:rsidRPr="00AE199D" w:rsidDel="001255CF" w:rsidRDefault="00AE199D">
            <w:pPr>
              <w:ind w:firstLine="0"/>
              <w:rPr>
                <w:ins w:id="9216" w:author="Nick.Tolimieri" w:date="2022-09-07T13:17:00Z"/>
                <w:del w:id="9217" w:author="Nick.Tolimieri [2]" w:date="2022-09-09T12:38:00Z"/>
                <w:rFonts w:asciiTheme="minorHAnsi" w:eastAsiaTheme="minorHAnsi" w:hAnsiTheme="minorHAnsi" w:cstheme="minorBidi"/>
                <w:sz w:val="22"/>
                <w:szCs w:val="22"/>
                <w:rPrChange w:id="9218" w:author="Nick.Tolimieri" w:date="2022-09-07T13:17:00Z">
                  <w:rPr>
                    <w:ins w:id="9219" w:author="Nick.Tolimieri" w:date="2022-09-07T13:17:00Z"/>
                    <w:del w:id="9220" w:author="Nick.Tolimieri [2]" w:date="2022-09-09T12:38:00Z"/>
                    <w:rFonts w:ascii="Calibri" w:hAnsi="Calibri" w:cs="Calibri"/>
                    <w:color w:val="000000"/>
                    <w:sz w:val="22"/>
                    <w:szCs w:val="22"/>
                  </w:rPr>
                </w:rPrChange>
              </w:rPr>
              <w:pPrChange w:id="9221" w:author="Nick.Tolimieri" w:date="2022-09-07T13:17:00Z">
                <w:pPr>
                  <w:jc w:val="right"/>
                </w:pPr>
              </w:pPrChange>
            </w:pPr>
            <w:ins w:id="9222" w:author="Nick.Tolimieri" w:date="2022-09-07T13:17:00Z">
              <w:del w:id="9223" w:author="Nick.Tolimieri [2]" w:date="2022-09-09T12:38:00Z">
                <w:r w:rsidRPr="00AE199D" w:rsidDel="001255CF">
                  <w:rPr>
                    <w:rFonts w:asciiTheme="minorHAnsi" w:eastAsiaTheme="minorHAnsi" w:hAnsiTheme="minorHAnsi" w:cstheme="minorBidi"/>
                    <w:sz w:val="22"/>
                    <w:szCs w:val="22"/>
                    <w:rPrChange w:id="9224"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9225" w:author="Nick.Tolimieri" w:date="2022-09-07T13:17:00Z"/>
                <w:del w:id="9226" w:author="Nick.Tolimieri [2]" w:date="2022-09-09T12:38:00Z"/>
                <w:rFonts w:asciiTheme="minorHAnsi" w:eastAsiaTheme="minorHAnsi" w:hAnsiTheme="minorHAnsi" w:cstheme="minorBidi"/>
                <w:sz w:val="22"/>
                <w:szCs w:val="22"/>
                <w:rPrChange w:id="9227" w:author="Nick.Tolimieri" w:date="2022-09-07T13:17:00Z">
                  <w:rPr>
                    <w:ins w:id="9228" w:author="Nick.Tolimieri" w:date="2022-09-07T13:17:00Z"/>
                    <w:del w:id="9229" w:author="Nick.Tolimieri [2]" w:date="2022-09-09T12:38:00Z"/>
                    <w:rFonts w:ascii="Calibri" w:hAnsi="Calibri" w:cs="Calibri"/>
                    <w:color w:val="000000"/>
                    <w:sz w:val="22"/>
                    <w:szCs w:val="22"/>
                  </w:rPr>
                </w:rPrChange>
              </w:rPr>
              <w:pPrChange w:id="9230" w:author="Nick.Tolimieri" w:date="2022-09-07T13:17:00Z">
                <w:pPr>
                  <w:jc w:val="right"/>
                </w:pPr>
              </w:pPrChange>
            </w:pPr>
            <w:ins w:id="9231" w:author="Nick.Tolimieri" w:date="2022-09-07T13:17:00Z">
              <w:del w:id="9232" w:author="Nick.Tolimieri [2]" w:date="2022-09-09T12:38:00Z">
                <w:r w:rsidRPr="00AE199D" w:rsidDel="001255CF">
                  <w:rPr>
                    <w:rFonts w:asciiTheme="minorHAnsi" w:eastAsiaTheme="minorHAnsi" w:hAnsiTheme="minorHAnsi" w:cstheme="minorBidi"/>
                    <w:sz w:val="22"/>
                    <w:szCs w:val="22"/>
                    <w:rPrChange w:id="9233" w:author="Nick.Tolimieri" w:date="2022-09-07T13:17:00Z">
                      <w:rPr>
                        <w:rFonts w:ascii="Calibri" w:hAnsi="Calibri" w:cs="Calibri"/>
                        <w:color w:val="000000"/>
                        <w:sz w:val="22"/>
                        <w:szCs w:val="22"/>
                      </w:rPr>
                    </w:rPrChange>
                  </w:rPr>
                  <w:delText>135</w:delText>
                </w:r>
              </w:del>
            </w:ins>
          </w:p>
        </w:tc>
        <w:tc>
          <w:tcPr>
            <w:tcW w:w="960" w:type="dxa"/>
            <w:noWrap/>
            <w:hideMark/>
          </w:tcPr>
          <w:p w:rsidR="00AE199D" w:rsidRPr="00AE199D" w:rsidDel="001255CF" w:rsidRDefault="00AE199D">
            <w:pPr>
              <w:ind w:firstLine="0"/>
              <w:rPr>
                <w:ins w:id="9234" w:author="Nick.Tolimieri" w:date="2022-09-07T13:17:00Z"/>
                <w:del w:id="9235" w:author="Nick.Tolimieri [2]" w:date="2022-09-09T12:38:00Z"/>
                <w:rFonts w:asciiTheme="minorHAnsi" w:eastAsiaTheme="minorHAnsi" w:hAnsiTheme="minorHAnsi" w:cstheme="minorBidi"/>
                <w:sz w:val="22"/>
                <w:szCs w:val="22"/>
                <w:rPrChange w:id="9236" w:author="Nick.Tolimieri" w:date="2022-09-07T13:17:00Z">
                  <w:rPr>
                    <w:ins w:id="9237" w:author="Nick.Tolimieri" w:date="2022-09-07T13:17:00Z"/>
                    <w:del w:id="9238" w:author="Nick.Tolimieri [2]" w:date="2022-09-09T12:38:00Z"/>
                    <w:rFonts w:ascii="Calibri" w:hAnsi="Calibri" w:cs="Calibri"/>
                    <w:color w:val="000000"/>
                    <w:sz w:val="22"/>
                    <w:szCs w:val="22"/>
                  </w:rPr>
                </w:rPrChange>
              </w:rPr>
              <w:pPrChange w:id="9239" w:author="Nick.Tolimieri" w:date="2022-09-07T13:17:00Z">
                <w:pPr>
                  <w:jc w:val="right"/>
                </w:pPr>
              </w:pPrChange>
            </w:pPr>
            <w:ins w:id="9240" w:author="Nick.Tolimieri" w:date="2022-09-07T13:17:00Z">
              <w:del w:id="9241" w:author="Nick.Tolimieri [2]" w:date="2022-09-09T12:38:00Z">
                <w:r w:rsidRPr="00AE199D" w:rsidDel="001255CF">
                  <w:rPr>
                    <w:rFonts w:asciiTheme="minorHAnsi" w:eastAsiaTheme="minorHAnsi" w:hAnsiTheme="minorHAnsi" w:cstheme="minorBidi"/>
                    <w:sz w:val="22"/>
                    <w:szCs w:val="22"/>
                    <w:rPrChange w:id="9242"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9243" w:author="Nick.Tolimieri" w:date="2022-09-07T13:17:00Z"/>
                <w:del w:id="9244" w:author="Nick.Tolimieri [2]" w:date="2022-09-09T12:38:00Z"/>
                <w:rFonts w:asciiTheme="minorHAnsi" w:eastAsiaTheme="minorHAnsi" w:hAnsiTheme="minorHAnsi" w:cstheme="minorBidi"/>
                <w:sz w:val="22"/>
                <w:szCs w:val="22"/>
                <w:rPrChange w:id="9245" w:author="Nick.Tolimieri" w:date="2022-09-07T13:17:00Z">
                  <w:rPr>
                    <w:ins w:id="9246" w:author="Nick.Tolimieri" w:date="2022-09-07T13:17:00Z"/>
                    <w:del w:id="9247" w:author="Nick.Tolimieri [2]" w:date="2022-09-09T12:38:00Z"/>
                    <w:rFonts w:ascii="Calibri" w:hAnsi="Calibri" w:cs="Calibri"/>
                    <w:color w:val="000000"/>
                    <w:sz w:val="22"/>
                    <w:szCs w:val="22"/>
                  </w:rPr>
                </w:rPrChange>
              </w:rPr>
              <w:pPrChange w:id="9248" w:author="Nick.Tolimieri" w:date="2022-09-07T13:17:00Z">
                <w:pPr>
                  <w:jc w:val="right"/>
                </w:pPr>
              </w:pPrChange>
            </w:pPr>
            <w:ins w:id="9249" w:author="Nick.Tolimieri" w:date="2022-09-07T13:17:00Z">
              <w:del w:id="9250" w:author="Nick.Tolimieri [2]" w:date="2022-09-09T12:38:00Z">
                <w:r w:rsidRPr="00AE199D" w:rsidDel="001255CF">
                  <w:rPr>
                    <w:rFonts w:asciiTheme="minorHAnsi" w:eastAsiaTheme="minorHAnsi" w:hAnsiTheme="minorHAnsi" w:cstheme="minorBidi"/>
                    <w:sz w:val="22"/>
                    <w:szCs w:val="22"/>
                    <w:rPrChange w:id="9251" w:author="Nick.Tolimieri" w:date="2022-09-07T13:17:00Z">
                      <w:rPr>
                        <w:rFonts w:ascii="Calibri" w:hAnsi="Calibri" w:cs="Calibri"/>
                        <w:color w:val="000000"/>
                        <w:sz w:val="22"/>
                        <w:szCs w:val="22"/>
                      </w:rPr>
                    </w:rPrChange>
                  </w:rPr>
                  <w:delText>40</w:delText>
                </w:r>
              </w:del>
            </w:ins>
          </w:p>
        </w:tc>
        <w:tc>
          <w:tcPr>
            <w:tcW w:w="960" w:type="dxa"/>
            <w:noWrap/>
            <w:hideMark/>
          </w:tcPr>
          <w:p w:rsidR="00AE199D" w:rsidRPr="00AE199D" w:rsidDel="001255CF" w:rsidRDefault="00AE199D">
            <w:pPr>
              <w:ind w:firstLine="0"/>
              <w:rPr>
                <w:ins w:id="9252" w:author="Nick.Tolimieri" w:date="2022-09-07T13:17:00Z"/>
                <w:del w:id="9253" w:author="Nick.Tolimieri [2]" w:date="2022-09-09T12:38:00Z"/>
                <w:rFonts w:asciiTheme="minorHAnsi" w:eastAsiaTheme="minorHAnsi" w:hAnsiTheme="minorHAnsi" w:cstheme="minorBidi"/>
                <w:sz w:val="22"/>
                <w:szCs w:val="22"/>
                <w:rPrChange w:id="9254" w:author="Nick.Tolimieri" w:date="2022-09-07T13:17:00Z">
                  <w:rPr>
                    <w:ins w:id="9255" w:author="Nick.Tolimieri" w:date="2022-09-07T13:17:00Z"/>
                    <w:del w:id="9256" w:author="Nick.Tolimieri [2]" w:date="2022-09-09T12:38:00Z"/>
                    <w:rFonts w:ascii="Calibri" w:hAnsi="Calibri" w:cs="Calibri"/>
                    <w:color w:val="000000"/>
                    <w:sz w:val="22"/>
                    <w:szCs w:val="22"/>
                  </w:rPr>
                </w:rPrChange>
              </w:rPr>
              <w:pPrChange w:id="9257" w:author="Nick.Tolimieri" w:date="2022-09-07T13:17:00Z">
                <w:pPr>
                  <w:jc w:val="right"/>
                </w:pPr>
              </w:pPrChange>
            </w:pPr>
            <w:ins w:id="9258" w:author="Nick.Tolimieri" w:date="2022-09-07T13:17:00Z">
              <w:del w:id="9259" w:author="Nick.Tolimieri [2]" w:date="2022-09-09T12:38:00Z">
                <w:r w:rsidRPr="00AE199D" w:rsidDel="001255CF">
                  <w:rPr>
                    <w:rFonts w:asciiTheme="minorHAnsi" w:eastAsiaTheme="minorHAnsi" w:hAnsiTheme="minorHAnsi" w:cstheme="minorBidi"/>
                    <w:sz w:val="22"/>
                    <w:szCs w:val="22"/>
                    <w:rPrChange w:id="9260" w:author="Nick.Tolimieri" w:date="2022-09-07T13:17:00Z">
                      <w:rPr>
                        <w:rFonts w:ascii="Calibri" w:hAnsi="Calibri" w:cs="Calibri"/>
                        <w:color w:val="000000"/>
                        <w:sz w:val="22"/>
                        <w:szCs w:val="22"/>
                      </w:rPr>
                    </w:rPrChange>
                  </w:rPr>
                  <w:delText>1.98</w:delText>
                </w:r>
              </w:del>
            </w:ins>
          </w:p>
        </w:tc>
        <w:tc>
          <w:tcPr>
            <w:tcW w:w="960" w:type="dxa"/>
            <w:noWrap/>
            <w:hideMark/>
          </w:tcPr>
          <w:p w:rsidR="00AE199D" w:rsidRPr="00AE199D" w:rsidDel="001255CF" w:rsidRDefault="00AE199D">
            <w:pPr>
              <w:ind w:firstLine="0"/>
              <w:rPr>
                <w:ins w:id="9261" w:author="Nick.Tolimieri" w:date="2022-09-07T13:17:00Z"/>
                <w:del w:id="9262" w:author="Nick.Tolimieri [2]" w:date="2022-09-09T12:38:00Z"/>
                <w:rFonts w:asciiTheme="minorHAnsi" w:eastAsiaTheme="minorHAnsi" w:hAnsiTheme="minorHAnsi" w:cstheme="minorBidi"/>
                <w:sz w:val="22"/>
                <w:szCs w:val="22"/>
                <w:rPrChange w:id="9263" w:author="Nick.Tolimieri" w:date="2022-09-07T13:17:00Z">
                  <w:rPr>
                    <w:ins w:id="9264" w:author="Nick.Tolimieri" w:date="2022-09-07T13:17:00Z"/>
                    <w:del w:id="9265" w:author="Nick.Tolimieri [2]" w:date="2022-09-09T12:38:00Z"/>
                    <w:rFonts w:ascii="Calibri" w:hAnsi="Calibri" w:cs="Calibri"/>
                    <w:color w:val="000000"/>
                    <w:sz w:val="22"/>
                    <w:szCs w:val="22"/>
                  </w:rPr>
                </w:rPrChange>
              </w:rPr>
              <w:pPrChange w:id="9266" w:author="Nick.Tolimieri" w:date="2022-09-07T13:17:00Z">
                <w:pPr>
                  <w:jc w:val="right"/>
                </w:pPr>
              </w:pPrChange>
            </w:pPr>
            <w:ins w:id="9267" w:author="Nick.Tolimieri" w:date="2022-09-07T13:17:00Z">
              <w:del w:id="9268" w:author="Nick.Tolimieri [2]" w:date="2022-09-09T12:38:00Z">
                <w:r w:rsidRPr="00AE199D" w:rsidDel="001255CF">
                  <w:rPr>
                    <w:rFonts w:asciiTheme="minorHAnsi" w:eastAsiaTheme="minorHAnsi" w:hAnsiTheme="minorHAnsi" w:cstheme="minorBidi"/>
                    <w:sz w:val="22"/>
                    <w:szCs w:val="22"/>
                    <w:rPrChange w:id="9269" w:author="Nick.Tolimieri" w:date="2022-09-07T13:17:00Z">
                      <w:rPr>
                        <w:rFonts w:ascii="Calibri" w:hAnsi="Calibri" w:cs="Calibri"/>
                        <w:color w:val="000000"/>
                        <w:sz w:val="22"/>
                        <w:szCs w:val="22"/>
                      </w:rPr>
                    </w:rPrChange>
                  </w:rPr>
                  <w:delText>0.39</w:delText>
                </w:r>
              </w:del>
            </w:ins>
          </w:p>
        </w:tc>
      </w:tr>
      <w:tr w:rsidR="00AE199D" w:rsidRPr="00AE199D" w:rsidDel="001255CF" w:rsidTr="00AE199D">
        <w:trPr>
          <w:trHeight w:val="300"/>
          <w:ins w:id="9270" w:author="Nick.Tolimieri" w:date="2022-09-07T13:17:00Z"/>
          <w:del w:id="9271" w:author="Nick.Tolimieri [2]" w:date="2022-09-09T12:38:00Z"/>
        </w:trPr>
        <w:tc>
          <w:tcPr>
            <w:tcW w:w="960" w:type="dxa"/>
            <w:noWrap/>
            <w:hideMark/>
          </w:tcPr>
          <w:p w:rsidR="00AE199D" w:rsidRPr="00AE199D" w:rsidDel="001255CF" w:rsidRDefault="00AE199D">
            <w:pPr>
              <w:ind w:firstLine="0"/>
              <w:rPr>
                <w:ins w:id="9272" w:author="Nick.Tolimieri" w:date="2022-09-07T13:17:00Z"/>
                <w:del w:id="9273" w:author="Nick.Tolimieri [2]" w:date="2022-09-09T12:38:00Z"/>
                <w:rFonts w:asciiTheme="minorHAnsi" w:eastAsiaTheme="minorHAnsi" w:hAnsiTheme="minorHAnsi" w:cstheme="minorBidi"/>
                <w:sz w:val="22"/>
                <w:szCs w:val="22"/>
                <w:rPrChange w:id="9274" w:author="Nick.Tolimieri" w:date="2022-09-07T13:17:00Z">
                  <w:rPr>
                    <w:ins w:id="9275" w:author="Nick.Tolimieri" w:date="2022-09-07T13:17:00Z"/>
                    <w:del w:id="9276" w:author="Nick.Tolimieri [2]" w:date="2022-09-09T12:38:00Z"/>
                    <w:rFonts w:ascii="Calibri" w:hAnsi="Calibri" w:cs="Calibri"/>
                    <w:color w:val="000000"/>
                    <w:sz w:val="22"/>
                    <w:szCs w:val="22"/>
                  </w:rPr>
                </w:rPrChange>
              </w:rPr>
              <w:pPrChange w:id="9277" w:author="Nick.Tolimieri" w:date="2022-09-07T13:17:00Z">
                <w:pPr/>
              </w:pPrChange>
            </w:pPr>
            <w:ins w:id="9278" w:author="Nick.Tolimieri" w:date="2022-09-07T13:17:00Z">
              <w:del w:id="9279" w:author="Nick.Tolimieri [2]" w:date="2022-09-09T12:38:00Z">
                <w:r w:rsidRPr="00AE199D" w:rsidDel="001255CF">
                  <w:rPr>
                    <w:rFonts w:asciiTheme="minorHAnsi" w:eastAsiaTheme="minorHAnsi" w:hAnsiTheme="minorHAnsi" w:cstheme="minorBidi"/>
                    <w:sz w:val="22"/>
                    <w:szCs w:val="22"/>
                    <w:rPrChange w:id="9280"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281" w:author="Nick.Tolimieri" w:date="2022-09-07T13:17:00Z"/>
                <w:del w:id="9282" w:author="Nick.Tolimieri [2]" w:date="2022-09-09T12:38:00Z"/>
                <w:rFonts w:asciiTheme="minorHAnsi" w:eastAsiaTheme="minorHAnsi" w:hAnsiTheme="minorHAnsi" w:cstheme="minorBidi"/>
                <w:sz w:val="22"/>
                <w:szCs w:val="22"/>
                <w:rPrChange w:id="9283" w:author="Nick.Tolimieri" w:date="2022-09-07T13:17:00Z">
                  <w:rPr>
                    <w:ins w:id="9284" w:author="Nick.Tolimieri" w:date="2022-09-07T13:17:00Z"/>
                    <w:del w:id="9285" w:author="Nick.Tolimieri [2]" w:date="2022-09-09T12:38:00Z"/>
                    <w:rFonts w:ascii="Calibri" w:hAnsi="Calibri" w:cs="Calibri"/>
                    <w:color w:val="000000"/>
                    <w:sz w:val="22"/>
                    <w:szCs w:val="22"/>
                  </w:rPr>
                </w:rPrChange>
              </w:rPr>
              <w:pPrChange w:id="9286" w:author="Nick.Tolimieri" w:date="2022-09-07T13:17:00Z">
                <w:pPr>
                  <w:jc w:val="right"/>
                </w:pPr>
              </w:pPrChange>
            </w:pPr>
            <w:ins w:id="9287" w:author="Nick.Tolimieri" w:date="2022-09-07T13:17:00Z">
              <w:del w:id="9288" w:author="Nick.Tolimieri [2]" w:date="2022-09-09T12:38:00Z">
                <w:r w:rsidRPr="00AE199D" w:rsidDel="001255CF">
                  <w:rPr>
                    <w:rFonts w:asciiTheme="minorHAnsi" w:eastAsiaTheme="minorHAnsi" w:hAnsiTheme="minorHAnsi" w:cstheme="minorBidi"/>
                    <w:sz w:val="22"/>
                    <w:szCs w:val="22"/>
                    <w:rPrChange w:id="9289" w:author="Nick.Tolimieri" w:date="2022-09-07T13:17:00Z">
                      <w:rPr>
                        <w:rFonts w:ascii="Calibri" w:hAnsi="Calibri" w:cs="Calibri"/>
                        <w:color w:val="000000"/>
                        <w:sz w:val="22"/>
                        <w:szCs w:val="22"/>
                      </w:rPr>
                    </w:rPrChange>
                  </w:rPr>
                  <w:delText>1999</w:delText>
                </w:r>
              </w:del>
            </w:ins>
          </w:p>
        </w:tc>
        <w:tc>
          <w:tcPr>
            <w:tcW w:w="960" w:type="dxa"/>
            <w:noWrap/>
            <w:hideMark/>
          </w:tcPr>
          <w:p w:rsidR="00AE199D" w:rsidRPr="00AE199D" w:rsidDel="001255CF" w:rsidRDefault="00AE199D">
            <w:pPr>
              <w:ind w:firstLine="0"/>
              <w:rPr>
                <w:ins w:id="9290" w:author="Nick.Tolimieri" w:date="2022-09-07T13:17:00Z"/>
                <w:del w:id="9291" w:author="Nick.Tolimieri [2]" w:date="2022-09-09T12:38:00Z"/>
                <w:rFonts w:asciiTheme="minorHAnsi" w:eastAsiaTheme="minorHAnsi" w:hAnsiTheme="minorHAnsi" w:cstheme="minorBidi"/>
                <w:sz w:val="22"/>
                <w:szCs w:val="22"/>
                <w:rPrChange w:id="9292" w:author="Nick.Tolimieri" w:date="2022-09-07T13:17:00Z">
                  <w:rPr>
                    <w:ins w:id="9293" w:author="Nick.Tolimieri" w:date="2022-09-07T13:17:00Z"/>
                    <w:del w:id="9294" w:author="Nick.Tolimieri [2]" w:date="2022-09-09T12:38:00Z"/>
                    <w:rFonts w:ascii="Calibri" w:hAnsi="Calibri" w:cs="Calibri"/>
                    <w:color w:val="000000"/>
                    <w:sz w:val="22"/>
                    <w:szCs w:val="22"/>
                  </w:rPr>
                </w:rPrChange>
              </w:rPr>
              <w:pPrChange w:id="9295" w:author="Nick.Tolimieri" w:date="2022-09-07T13:17:00Z">
                <w:pPr>
                  <w:jc w:val="right"/>
                </w:pPr>
              </w:pPrChange>
            </w:pPr>
            <w:ins w:id="9296" w:author="Nick.Tolimieri" w:date="2022-09-07T13:17:00Z">
              <w:del w:id="9297" w:author="Nick.Tolimieri [2]" w:date="2022-09-09T12:38:00Z">
                <w:r w:rsidRPr="00AE199D" w:rsidDel="001255CF">
                  <w:rPr>
                    <w:rFonts w:asciiTheme="minorHAnsi" w:eastAsiaTheme="minorHAnsi" w:hAnsiTheme="minorHAnsi" w:cstheme="minorBidi"/>
                    <w:sz w:val="22"/>
                    <w:szCs w:val="22"/>
                    <w:rPrChange w:id="9298"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299" w:author="Nick.Tolimieri" w:date="2022-09-07T13:17:00Z"/>
                <w:del w:id="9300" w:author="Nick.Tolimieri [2]" w:date="2022-09-09T12:38:00Z"/>
                <w:rFonts w:asciiTheme="minorHAnsi" w:eastAsiaTheme="minorHAnsi" w:hAnsiTheme="minorHAnsi" w:cstheme="minorBidi"/>
                <w:sz w:val="22"/>
                <w:szCs w:val="22"/>
                <w:rPrChange w:id="9301" w:author="Nick.Tolimieri" w:date="2022-09-07T13:17:00Z">
                  <w:rPr>
                    <w:ins w:id="9302" w:author="Nick.Tolimieri" w:date="2022-09-07T13:17:00Z"/>
                    <w:del w:id="9303" w:author="Nick.Tolimieri [2]" w:date="2022-09-09T12:38:00Z"/>
                    <w:rFonts w:ascii="Calibri" w:hAnsi="Calibri" w:cs="Calibri"/>
                    <w:color w:val="000000"/>
                    <w:sz w:val="22"/>
                    <w:szCs w:val="22"/>
                  </w:rPr>
                </w:rPrChange>
              </w:rPr>
              <w:pPrChange w:id="9304" w:author="Nick.Tolimieri" w:date="2022-09-07T13:17:00Z">
                <w:pPr>
                  <w:jc w:val="right"/>
                </w:pPr>
              </w:pPrChange>
            </w:pPr>
            <w:ins w:id="9305" w:author="Nick.Tolimieri" w:date="2022-09-07T13:17:00Z">
              <w:del w:id="9306" w:author="Nick.Tolimieri [2]" w:date="2022-09-09T12:38:00Z">
                <w:r w:rsidRPr="00AE199D" w:rsidDel="001255CF">
                  <w:rPr>
                    <w:rFonts w:asciiTheme="minorHAnsi" w:eastAsiaTheme="minorHAnsi" w:hAnsiTheme="minorHAnsi" w:cstheme="minorBidi"/>
                    <w:sz w:val="22"/>
                    <w:szCs w:val="22"/>
                    <w:rPrChange w:id="9307"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308" w:author="Nick.Tolimieri" w:date="2022-09-07T13:17:00Z"/>
                <w:del w:id="9309" w:author="Nick.Tolimieri [2]" w:date="2022-09-09T12:38:00Z"/>
                <w:rFonts w:asciiTheme="minorHAnsi" w:eastAsiaTheme="minorHAnsi" w:hAnsiTheme="minorHAnsi" w:cstheme="minorBidi"/>
                <w:sz w:val="22"/>
                <w:szCs w:val="22"/>
                <w:rPrChange w:id="9310" w:author="Nick.Tolimieri" w:date="2022-09-07T13:17:00Z">
                  <w:rPr>
                    <w:ins w:id="9311" w:author="Nick.Tolimieri" w:date="2022-09-07T13:17:00Z"/>
                    <w:del w:id="9312" w:author="Nick.Tolimieri [2]" w:date="2022-09-09T12:38:00Z"/>
                    <w:rFonts w:ascii="Calibri" w:hAnsi="Calibri" w:cs="Calibri"/>
                    <w:color w:val="000000"/>
                    <w:sz w:val="22"/>
                    <w:szCs w:val="22"/>
                  </w:rPr>
                </w:rPrChange>
              </w:rPr>
              <w:pPrChange w:id="9313" w:author="Nick.Tolimieri" w:date="2022-09-07T13:17:00Z">
                <w:pPr>
                  <w:jc w:val="right"/>
                </w:pPr>
              </w:pPrChange>
            </w:pPr>
            <w:ins w:id="9314" w:author="Nick.Tolimieri" w:date="2022-09-07T13:17:00Z">
              <w:del w:id="9315" w:author="Nick.Tolimieri [2]" w:date="2022-09-09T12:38:00Z">
                <w:r w:rsidRPr="00AE199D" w:rsidDel="001255CF">
                  <w:rPr>
                    <w:rFonts w:asciiTheme="minorHAnsi" w:eastAsiaTheme="minorHAnsi" w:hAnsiTheme="minorHAnsi" w:cstheme="minorBidi"/>
                    <w:sz w:val="22"/>
                    <w:szCs w:val="22"/>
                    <w:rPrChange w:id="9316"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317" w:author="Nick.Tolimieri" w:date="2022-09-07T13:17:00Z"/>
                <w:del w:id="9318" w:author="Nick.Tolimieri [2]" w:date="2022-09-09T12:38:00Z"/>
                <w:rFonts w:asciiTheme="minorHAnsi" w:eastAsiaTheme="minorHAnsi" w:hAnsiTheme="minorHAnsi" w:cstheme="minorBidi"/>
                <w:sz w:val="22"/>
                <w:szCs w:val="22"/>
                <w:rPrChange w:id="9319" w:author="Nick.Tolimieri" w:date="2022-09-07T13:17:00Z">
                  <w:rPr>
                    <w:ins w:id="9320" w:author="Nick.Tolimieri" w:date="2022-09-07T13:17:00Z"/>
                    <w:del w:id="9321" w:author="Nick.Tolimieri [2]" w:date="2022-09-09T12:38:00Z"/>
                    <w:rFonts w:ascii="Calibri" w:hAnsi="Calibri" w:cs="Calibri"/>
                    <w:color w:val="000000"/>
                    <w:sz w:val="22"/>
                    <w:szCs w:val="22"/>
                  </w:rPr>
                </w:rPrChange>
              </w:rPr>
              <w:pPrChange w:id="9322" w:author="Nick.Tolimieri" w:date="2022-09-07T13:17:00Z">
                <w:pPr>
                  <w:jc w:val="right"/>
                </w:pPr>
              </w:pPrChange>
            </w:pPr>
            <w:ins w:id="9323" w:author="Nick.Tolimieri" w:date="2022-09-07T13:17:00Z">
              <w:del w:id="9324" w:author="Nick.Tolimieri [2]" w:date="2022-09-09T12:38:00Z">
                <w:r w:rsidRPr="00AE199D" w:rsidDel="001255CF">
                  <w:rPr>
                    <w:rFonts w:asciiTheme="minorHAnsi" w:eastAsiaTheme="minorHAnsi" w:hAnsiTheme="minorHAnsi" w:cstheme="minorBidi"/>
                    <w:sz w:val="22"/>
                    <w:szCs w:val="22"/>
                    <w:rPrChange w:id="9325"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326" w:author="Nick.Tolimieri" w:date="2022-09-07T13:17:00Z"/>
                <w:del w:id="9327" w:author="Nick.Tolimieri [2]" w:date="2022-09-09T12:38:00Z"/>
                <w:rFonts w:asciiTheme="minorHAnsi" w:eastAsiaTheme="minorHAnsi" w:hAnsiTheme="minorHAnsi" w:cstheme="minorBidi"/>
                <w:sz w:val="22"/>
                <w:szCs w:val="22"/>
                <w:rPrChange w:id="9328" w:author="Nick.Tolimieri" w:date="2022-09-07T13:17:00Z">
                  <w:rPr>
                    <w:ins w:id="9329" w:author="Nick.Tolimieri" w:date="2022-09-07T13:17:00Z"/>
                    <w:del w:id="9330" w:author="Nick.Tolimieri [2]" w:date="2022-09-09T12:38:00Z"/>
                    <w:rFonts w:ascii="Calibri" w:hAnsi="Calibri" w:cs="Calibri"/>
                    <w:color w:val="000000"/>
                    <w:sz w:val="22"/>
                    <w:szCs w:val="22"/>
                  </w:rPr>
                </w:rPrChange>
              </w:rPr>
              <w:pPrChange w:id="9331" w:author="Nick.Tolimieri" w:date="2022-09-07T13:17:00Z">
                <w:pPr/>
              </w:pPrChange>
            </w:pPr>
            <w:ins w:id="9332" w:author="Nick.Tolimieri" w:date="2022-09-07T13:17:00Z">
              <w:del w:id="9333" w:author="Nick.Tolimieri [2]" w:date="2022-09-09T12:38:00Z">
                <w:r w:rsidRPr="00AE199D" w:rsidDel="001255CF">
                  <w:rPr>
                    <w:rFonts w:asciiTheme="minorHAnsi" w:eastAsiaTheme="minorHAnsi" w:hAnsiTheme="minorHAnsi" w:cstheme="minorBidi"/>
                    <w:sz w:val="22"/>
                    <w:szCs w:val="22"/>
                    <w:rPrChange w:id="9334"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335" w:author="Nick.Tolimieri" w:date="2022-09-07T13:17:00Z"/>
                <w:del w:id="9336" w:author="Nick.Tolimieri [2]" w:date="2022-09-09T12:38:00Z"/>
                <w:rFonts w:asciiTheme="minorHAnsi" w:eastAsiaTheme="minorHAnsi" w:hAnsiTheme="minorHAnsi" w:cstheme="minorBidi"/>
                <w:sz w:val="22"/>
                <w:szCs w:val="22"/>
                <w:rPrChange w:id="9337" w:author="Nick.Tolimieri" w:date="2022-09-07T13:17:00Z">
                  <w:rPr>
                    <w:ins w:id="9338" w:author="Nick.Tolimieri" w:date="2022-09-07T13:17:00Z"/>
                    <w:del w:id="9339" w:author="Nick.Tolimieri [2]" w:date="2022-09-09T12:38:00Z"/>
                    <w:rFonts w:ascii="Calibri" w:hAnsi="Calibri" w:cs="Calibri"/>
                    <w:color w:val="000000"/>
                    <w:sz w:val="22"/>
                    <w:szCs w:val="22"/>
                  </w:rPr>
                </w:rPrChange>
              </w:rPr>
              <w:pPrChange w:id="9340" w:author="Nick.Tolimieri" w:date="2022-09-07T13:17:00Z">
                <w:pPr/>
              </w:pPrChange>
            </w:pPr>
            <w:ins w:id="9341" w:author="Nick.Tolimieri" w:date="2022-09-07T13:17:00Z">
              <w:del w:id="9342" w:author="Nick.Tolimieri [2]" w:date="2022-09-09T12:38:00Z">
                <w:r w:rsidRPr="00AE199D" w:rsidDel="001255CF">
                  <w:rPr>
                    <w:rFonts w:asciiTheme="minorHAnsi" w:eastAsiaTheme="minorHAnsi" w:hAnsiTheme="minorHAnsi" w:cstheme="minorBidi"/>
                    <w:sz w:val="22"/>
                    <w:szCs w:val="22"/>
                    <w:rPrChange w:id="9343"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344" w:author="Nick.Tolimieri" w:date="2022-09-07T13:17:00Z"/>
                <w:del w:id="9345" w:author="Nick.Tolimieri [2]" w:date="2022-09-09T12:38:00Z"/>
                <w:rFonts w:asciiTheme="minorHAnsi" w:eastAsiaTheme="minorHAnsi" w:hAnsiTheme="minorHAnsi" w:cstheme="minorBidi"/>
                <w:sz w:val="22"/>
                <w:szCs w:val="22"/>
                <w:rPrChange w:id="9346" w:author="Nick.Tolimieri" w:date="2022-09-07T13:17:00Z">
                  <w:rPr>
                    <w:ins w:id="9347" w:author="Nick.Tolimieri" w:date="2022-09-07T13:17:00Z"/>
                    <w:del w:id="9348" w:author="Nick.Tolimieri [2]" w:date="2022-09-09T12:38:00Z"/>
                    <w:rFonts w:ascii="Calibri" w:hAnsi="Calibri" w:cs="Calibri"/>
                    <w:color w:val="000000"/>
                    <w:sz w:val="22"/>
                    <w:szCs w:val="22"/>
                  </w:rPr>
                </w:rPrChange>
              </w:rPr>
              <w:pPrChange w:id="9349" w:author="Nick.Tolimieri" w:date="2022-09-07T13:17:00Z">
                <w:pPr/>
              </w:pPrChange>
            </w:pPr>
            <w:ins w:id="9350" w:author="Nick.Tolimieri" w:date="2022-09-07T13:17:00Z">
              <w:del w:id="9351" w:author="Nick.Tolimieri [2]" w:date="2022-09-09T12:38:00Z">
                <w:r w:rsidRPr="00AE199D" w:rsidDel="001255CF">
                  <w:rPr>
                    <w:rFonts w:asciiTheme="minorHAnsi" w:eastAsiaTheme="minorHAnsi" w:hAnsiTheme="minorHAnsi" w:cstheme="minorBidi"/>
                    <w:sz w:val="22"/>
                    <w:szCs w:val="22"/>
                    <w:rPrChange w:id="9352"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353" w:author="Nick.Tolimieri" w:date="2022-09-07T13:17:00Z"/>
                <w:del w:id="9354" w:author="Nick.Tolimieri [2]" w:date="2022-09-09T12:38:00Z"/>
                <w:rFonts w:asciiTheme="minorHAnsi" w:eastAsiaTheme="minorHAnsi" w:hAnsiTheme="minorHAnsi" w:cstheme="minorBidi"/>
                <w:sz w:val="22"/>
                <w:szCs w:val="22"/>
                <w:rPrChange w:id="9355" w:author="Nick.Tolimieri" w:date="2022-09-07T13:17:00Z">
                  <w:rPr>
                    <w:ins w:id="9356" w:author="Nick.Tolimieri" w:date="2022-09-07T13:17:00Z"/>
                    <w:del w:id="9357" w:author="Nick.Tolimieri [2]" w:date="2022-09-09T12:38:00Z"/>
                    <w:rFonts w:ascii="Calibri" w:hAnsi="Calibri" w:cs="Calibri"/>
                    <w:color w:val="000000"/>
                    <w:sz w:val="22"/>
                    <w:szCs w:val="22"/>
                  </w:rPr>
                </w:rPrChange>
              </w:rPr>
              <w:pPrChange w:id="9358" w:author="Nick.Tolimieri" w:date="2022-09-07T13:17:00Z">
                <w:pPr/>
              </w:pPrChange>
            </w:pPr>
            <w:ins w:id="9359" w:author="Nick.Tolimieri" w:date="2022-09-07T13:17:00Z">
              <w:del w:id="9360" w:author="Nick.Tolimieri [2]" w:date="2022-09-09T12:38:00Z">
                <w:r w:rsidRPr="00AE199D" w:rsidDel="001255CF">
                  <w:rPr>
                    <w:rFonts w:asciiTheme="minorHAnsi" w:eastAsiaTheme="minorHAnsi" w:hAnsiTheme="minorHAnsi" w:cstheme="minorBidi"/>
                    <w:sz w:val="22"/>
                    <w:szCs w:val="22"/>
                    <w:rPrChange w:id="9361"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9362" w:author="Nick.Tolimieri" w:date="2022-09-07T13:17:00Z"/>
          <w:del w:id="9363" w:author="Nick.Tolimieri [2]" w:date="2022-09-09T12:38:00Z"/>
        </w:trPr>
        <w:tc>
          <w:tcPr>
            <w:tcW w:w="960" w:type="dxa"/>
            <w:noWrap/>
            <w:hideMark/>
          </w:tcPr>
          <w:p w:rsidR="00AE199D" w:rsidRPr="00AE199D" w:rsidDel="001255CF" w:rsidRDefault="00AE199D">
            <w:pPr>
              <w:ind w:firstLine="0"/>
              <w:rPr>
                <w:ins w:id="9364" w:author="Nick.Tolimieri" w:date="2022-09-07T13:17:00Z"/>
                <w:del w:id="9365" w:author="Nick.Tolimieri [2]" w:date="2022-09-09T12:38:00Z"/>
                <w:rFonts w:asciiTheme="minorHAnsi" w:eastAsiaTheme="minorHAnsi" w:hAnsiTheme="minorHAnsi" w:cstheme="minorBidi"/>
                <w:sz w:val="22"/>
                <w:szCs w:val="22"/>
                <w:rPrChange w:id="9366" w:author="Nick.Tolimieri" w:date="2022-09-07T13:17:00Z">
                  <w:rPr>
                    <w:ins w:id="9367" w:author="Nick.Tolimieri" w:date="2022-09-07T13:17:00Z"/>
                    <w:del w:id="9368" w:author="Nick.Tolimieri [2]" w:date="2022-09-09T12:38:00Z"/>
                    <w:rFonts w:ascii="Calibri" w:hAnsi="Calibri" w:cs="Calibri"/>
                    <w:color w:val="000000"/>
                    <w:sz w:val="22"/>
                    <w:szCs w:val="22"/>
                  </w:rPr>
                </w:rPrChange>
              </w:rPr>
              <w:pPrChange w:id="9369" w:author="Nick.Tolimieri" w:date="2022-09-07T13:17:00Z">
                <w:pPr/>
              </w:pPrChange>
            </w:pPr>
            <w:ins w:id="9370" w:author="Nick.Tolimieri" w:date="2022-09-07T13:17:00Z">
              <w:del w:id="9371" w:author="Nick.Tolimieri [2]" w:date="2022-09-09T12:38:00Z">
                <w:r w:rsidRPr="00AE199D" w:rsidDel="001255CF">
                  <w:rPr>
                    <w:rFonts w:asciiTheme="minorHAnsi" w:eastAsiaTheme="minorHAnsi" w:hAnsiTheme="minorHAnsi" w:cstheme="minorBidi"/>
                    <w:sz w:val="22"/>
                    <w:szCs w:val="22"/>
                    <w:rPrChange w:id="9372"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373" w:author="Nick.Tolimieri" w:date="2022-09-07T13:17:00Z"/>
                <w:del w:id="9374" w:author="Nick.Tolimieri [2]" w:date="2022-09-09T12:38:00Z"/>
                <w:rFonts w:asciiTheme="minorHAnsi" w:eastAsiaTheme="minorHAnsi" w:hAnsiTheme="minorHAnsi" w:cstheme="minorBidi"/>
                <w:sz w:val="22"/>
                <w:szCs w:val="22"/>
                <w:rPrChange w:id="9375" w:author="Nick.Tolimieri" w:date="2022-09-07T13:17:00Z">
                  <w:rPr>
                    <w:ins w:id="9376" w:author="Nick.Tolimieri" w:date="2022-09-07T13:17:00Z"/>
                    <w:del w:id="9377" w:author="Nick.Tolimieri [2]" w:date="2022-09-09T12:38:00Z"/>
                    <w:rFonts w:ascii="Calibri" w:hAnsi="Calibri" w:cs="Calibri"/>
                    <w:color w:val="000000"/>
                    <w:sz w:val="22"/>
                    <w:szCs w:val="22"/>
                  </w:rPr>
                </w:rPrChange>
              </w:rPr>
              <w:pPrChange w:id="9378" w:author="Nick.Tolimieri" w:date="2022-09-07T13:17:00Z">
                <w:pPr>
                  <w:jc w:val="right"/>
                </w:pPr>
              </w:pPrChange>
            </w:pPr>
            <w:ins w:id="9379" w:author="Nick.Tolimieri" w:date="2022-09-07T13:17:00Z">
              <w:del w:id="9380" w:author="Nick.Tolimieri [2]" w:date="2022-09-09T12:38:00Z">
                <w:r w:rsidRPr="00AE199D" w:rsidDel="001255CF">
                  <w:rPr>
                    <w:rFonts w:asciiTheme="minorHAnsi" w:eastAsiaTheme="minorHAnsi" w:hAnsiTheme="minorHAnsi" w:cstheme="minorBidi"/>
                    <w:sz w:val="22"/>
                    <w:szCs w:val="22"/>
                    <w:rPrChange w:id="9381" w:author="Nick.Tolimieri" w:date="2022-09-07T13:17:00Z">
                      <w:rPr>
                        <w:rFonts w:ascii="Calibri" w:hAnsi="Calibri" w:cs="Calibri"/>
                        <w:color w:val="000000"/>
                        <w:sz w:val="22"/>
                        <w:szCs w:val="22"/>
                      </w:rPr>
                    </w:rPrChange>
                  </w:rPr>
                  <w:delText>2000</w:delText>
                </w:r>
              </w:del>
            </w:ins>
          </w:p>
        </w:tc>
        <w:tc>
          <w:tcPr>
            <w:tcW w:w="960" w:type="dxa"/>
            <w:noWrap/>
            <w:hideMark/>
          </w:tcPr>
          <w:p w:rsidR="00AE199D" w:rsidRPr="00AE199D" w:rsidDel="001255CF" w:rsidRDefault="00AE199D">
            <w:pPr>
              <w:ind w:firstLine="0"/>
              <w:rPr>
                <w:ins w:id="9382" w:author="Nick.Tolimieri" w:date="2022-09-07T13:17:00Z"/>
                <w:del w:id="9383" w:author="Nick.Tolimieri [2]" w:date="2022-09-09T12:38:00Z"/>
                <w:rFonts w:asciiTheme="minorHAnsi" w:eastAsiaTheme="minorHAnsi" w:hAnsiTheme="minorHAnsi" w:cstheme="minorBidi"/>
                <w:sz w:val="22"/>
                <w:szCs w:val="22"/>
                <w:rPrChange w:id="9384" w:author="Nick.Tolimieri" w:date="2022-09-07T13:17:00Z">
                  <w:rPr>
                    <w:ins w:id="9385" w:author="Nick.Tolimieri" w:date="2022-09-07T13:17:00Z"/>
                    <w:del w:id="9386" w:author="Nick.Tolimieri [2]" w:date="2022-09-09T12:38:00Z"/>
                    <w:rFonts w:ascii="Calibri" w:hAnsi="Calibri" w:cs="Calibri"/>
                    <w:color w:val="000000"/>
                    <w:sz w:val="22"/>
                    <w:szCs w:val="22"/>
                  </w:rPr>
                </w:rPrChange>
              </w:rPr>
              <w:pPrChange w:id="9387" w:author="Nick.Tolimieri" w:date="2022-09-07T13:17:00Z">
                <w:pPr>
                  <w:jc w:val="right"/>
                </w:pPr>
              </w:pPrChange>
            </w:pPr>
            <w:ins w:id="9388" w:author="Nick.Tolimieri" w:date="2022-09-07T13:17:00Z">
              <w:del w:id="9389" w:author="Nick.Tolimieri [2]" w:date="2022-09-09T12:38:00Z">
                <w:r w:rsidRPr="00AE199D" w:rsidDel="001255CF">
                  <w:rPr>
                    <w:rFonts w:asciiTheme="minorHAnsi" w:eastAsiaTheme="minorHAnsi" w:hAnsiTheme="minorHAnsi" w:cstheme="minorBidi"/>
                    <w:sz w:val="22"/>
                    <w:szCs w:val="22"/>
                    <w:rPrChange w:id="939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391" w:author="Nick.Tolimieri" w:date="2022-09-07T13:17:00Z"/>
                <w:del w:id="9392" w:author="Nick.Tolimieri [2]" w:date="2022-09-09T12:38:00Z"/>
                <w:rFonts w:asciiTheme="minorHAnsi" w:eastAsiaTheme="minorHAnsi" w:hAnsiTheme="minorHAnsi" w:cstheme="minorBidi"/>
                <w:sz w:val="22"/>
                <w:szCs w:val="22"/>
                <w:rPrChange w:id="9393" w:author="Nick.Tolimieri" w:date="2022-09-07T13:17:00Z">
                  <w:rPr>
                    <w:ins w:id="9394" w:author="Nick.Tolimieri" w:date="2022-09-07T13:17:00Z"/>
                    <w:del w:id="9395" w:author="Nick.Tolimieri [2]" w:date="2022-09-09T12:38:00Z"/>
                    <w:rFonts w:ascii="Calibri" w:hAnsi="Calibri" w:cs="Calibri"/>
                    <w:color w:val="000000"/>
                    <w:sz w:val="22"/>
                    <w:szCs w:val="22"/>
                  </w:rPr>
                </w:rPrChange>
              </w:rPr>
              <w:pPrChange w:id="9396" w:author="Nick.Tolimieri" w:date="2022-09-07T13:17:00Z">
                <w:pPr>
                  <w:jc w:val="right"/>
                </w:pPr>
              </w:pPrChange>
            </w:pPr>
            <w:ins w:id="9397" w:author="Nick.Tolimieri" w:date="2022-09-07T13:17:00Z">
              <w:del w:id="9398" w:author="Nick.Tolimieri [2]" w:date="2022-09-09T12:38:00Z">
                <w:r w:rsidRPr="00AE199D" w:rsidDel="001255CF">
                  <w:rPr>
                    <w:rFonts w:asciiTheme="minorHAnsi" w:eastAsiaTheme="minorHAnsi" w:hAnsiTheme="minorHAnsi" w:cstheme="minorBidi"/>
                    <w:sz w:val="22"/>
                    <w:szCs w:val="22"/>
                    <w:rPrChange w:id="9399"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400" w:author="Nick.Tolimieri" w:date="2022-09-07T13:17:00Z"/>
                <w:del w:id="9401" w:author="Nick.Tolimieri [2]" w:date="2022-09-09T12:38:00Z"/>
                <w:rFonts w:asciiTheme="minorHAnsi" w:eastAsiaTheme="minorHAnsi" w:hAnsiTheme="minorHAnsi" w:cstheme="minorBidi"/>
                <w:sz w:val="22"/>
                <w:szCs w:val="22"/>
                <w:rPrChange w:id="9402" w:author="Nick.Tolimieri" w:date="2022-09-07T13:17:00Z">
                  <w:rPr>
                    <w:ins w:id="9403" w:author="Nick.Tolimieri" w:date="2022-09-07T13:17:00Z"/>
                    <w:del w:id="9404" w:author="Nick.Tolimieri [2]" w:date="2022-09-09T12:38:00Z"/>
                    <w:rFonts w:ascii="Calibri" w:hAnsi="Calibri" w:cs="Calibri"/>
                    <w:color w:val="000000"/>
                    <w:sz w:val="22"/>
                    <w:szCs w:val="22"/>
                  </w:rPr>
                </w:rPrChange>
              </w:rPr>
              <w:pPrChange w:id="9405" w:author="Nick.Tolimieri" w:date="2022-09-07T13:17:00Z">
                <w:pPr>
                  <w:jc w:val="right"/>
                </w:pPr>
              </w:pPrChange>
            </w:pPr>
            <w:ins w:id="9406" w:author="Nick.Tolimieri" w:date="2022-09-07T13:17:00Z">
              <w:del w:id="9407" w:author="Nick.Tolimieri [2]" w:date="2022-09-09T12:38:00Z">
                <w:r w:rsidRPr="00AE199D" w:rsidDel="001255CF">
                  <w:rPr>
                    <w:rFonts w:asciiTheme="minorHAnsi" w:eastAsiaTheme="minorHAnsi" w:hAnsiTheme="minorHAnsi" w:cstheme="minorBidi"/>
                    <w:sz w:val="22"/>
                    <w:szCs w:val="22"/>
                    <w:rPrChange w:id="9408"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409" w:author="Nick.Tolimieri" w:date="2022-09-07T13:17:00Z"/>
                <w:del w:id="9410" w:author="Nick.Tolimieri [2]" w:date="2022-09-09T12:38:00Z"/>
                <w:rFonts w:asciiTheme="minorHAnsi" w:eastAsiaTheme="minorHAnsi" w:hAnsiTheme="minorHAnsi" w:cstheme="minorBidi"/>
                <w:sz w:val="22"/>
                <w:szCs w:val="22"/>
                <w:rPrChange w:id="9411" w:author="Nick.Tolimieri" w:date="2022-09-07T13:17:00Z">
                  <w:rPr>
                    <w:ins w:id="9412" w:author="Nick.Tolimieri" w:date="2022-09-07T13:17:00Z"/>
                    <w:del w:id="9413" w:author="Nick.Tolimieri [2]" w:date="2022-09-09T12:38:00Z"/>
                    <w:rFonts w:ascii="Calibri" w:hAnsi="Calibri" w:cs="Calibri"/>
                    <w:color w:val="000000"/>
                    <w:sz w:val="22"/>
                    <w:szCs w:val="22"/>
                  </w:rPr>
                </w:rPrChange>
              </w:rPr>
              <w:pPrChange w:id="9414" w:author="Nick.Tolimieri" w:date="2022-09-07T13:17:00Z">
                <w:pPr>
                  <w:jc w:val="right"/>
                </w:pPr>
              </w:pPrChange>
            </w:pPr>
            <w:ins w:id="9415" w:author="Nick.Tolimieri" w:date="2022-09-07T13:17:00Z">
              <w:del w:id="9416" w:author="Nick.Tolimieri [2]" w:date="2022-09-09T12:38:00Z">
                <w:r w:rsidRPr="00AE199D" w:rsidDel="001255CF">
                  <w:rPr>
                    <w:rFonts w:asciiTheme="minorHAnsi" w:eastAsiaTheme="minorHAnsi" w:hAnsiTheme="minorHAnsi" w:cstheme="minorBidi"/>
                    <w:sz w:val="22"/>
                    <w:szCs w:val="22"/>
                    <w:rPrChange w:id="9417"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418" w:author="Nick.Tolimieri" w:date="2022-09-07T13:17:00Z"/>
                <w:del w:id="9419" w:author="Nick.Tolimieri [2]" w:date="2022-09-09T12:38:00Z"/>
                <w:rFonts w:asciiTheme="minorHAnsi" w:eastAsiaTheme="minorHAnsi" w:hAnsiTheme="minorHAnsi" w:cstheme="minorBidi"/>
                <w:sz w:val="22"/>
                <w:szCs w:val="22"/>
                <w:rPrChange w:id="9420" w:author="Nick.Tolimieri" w:date="2022-09-07T13:17:00Z">
                  <w:rPr>
                    <w:ins w:id="9421" w:author="Nick.Tolimieri" w:date="2022-09-07T13:17:00Z"/>
                    <w:del w:id="9422" w:author="Nick.Tolimieri [2]" w:date="2022-09-09T12:38:00Z"/>
                    <w:rFonts w:ascii="Calibri" w:hAnsi="Calibri" w:cs="Calibri"/>
                    <w:color w:val="000000"/>
                    <w:sz w:val="22"/>
                    <w:szCs w:val="22"/>
                  </w:rPr>
                </w:rPrChange>
              </w:rPr>
              <w:pPrChange w:id="9423" w:author="Nick.Tolimieri" w:date="2022-09-07T13:17:00Z">
                <w:pPr/>
              </w:pPrChange>
            </w:pPr>
            <w:ins w:id="9424" w:author="Nick.Tolimieri" w:date="2022-09-07T13:17:00Z">
              <w:del w:id="9425" w:author="Nick.Tolimieri [2]" w:date="2022-09-09T12:38:00Z">
                <w:r w:rsidRPr="00AE199D" w:rsidDel="001255CF">
                  <w:rPr>
                    <w:rFonts w:asciiTheme="minorHAnsi" w:eastAsiaTheme="minorHAnsi" w:hAnsiTheme="minorHAnsi" w:cstheme="minorBidi"/>
                    <w:sz w:val="22"/>
                    <w:szCs w:val="22"/>
                    <w:rPrChange w:id="9426"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427" w:author="Nick.Tolimieri" w:date="2022-09-07T13:17:00Z"/>
                <w:del w:id="9428" w:author="Nick.Tolimieri [2]" w:date="2022-09-09T12:38:00Z"/>
                <w:rFonts w:asciiTheme="minorHAnsi" w:eastAsiaTheme="minorHAnsi" w:hAnsiTheme="minorHAnsi" w:cstheme="minorBidi"/>
                <w:sz w:val="22"/>
                <w:szCs w:val="22"/>
                <w:rPrChange w:id="9429" w:author="Nick.Tolimieri" w:date="2022-09-07T13:17:00Z">
                  <w:rPr>
                    <w:ins w:id="9430" w:author="Nick.Tolimieri" w:date="2022-09-07T13:17:00Z"/>
                    <w:del w:id="9431" w:author="Nick.Tolimieri [2]" w:date="2022-09-09T12:38:00Z"/>
                    <w:rFonts w:ascii="Calibri" w:hAnsi="Calibri" w:cs="Calibri"/>
                    <w:color w:val="000000"/>
                    <w:sz w:val="22"/>
                    <w:szCs w:val="22"/>
                  </w:rPr>
                </w:rPrChange>
              </w:rPr>
              <w:pPrChange w:id="9432" w:author="Nick.Tolimieri" w:date="2022-09-07T13:17:00Z">
                <w:pPr/>
              </w:pPrChange>
            </w:pPr>
            <w:ins w:id="9433" w:author="Nick.Tolimieri" w:date="2022-09-07T13:17:00Z">
              <w:del w:id="9434" w:author="Nick.Tolimieri [2]" w:date="2022-09-09T12:38:00Z">
                <w:r w:rsidRPr="00AE199D" w:rsidDel="001255CF">
                  <w:rPr>
                    <w:rFonts w:asciiTheme="minorHAnsi" w:eastAsiaTheme="minorHAnsi" w:hAnsiTheme="minorHAnsi" w:cstheme="minorBidi"/>
                    <w:sz w:val="22"/>
                    <w:szCs w:val="22"/>
                    <w:rPrChange w:id="9435"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436" w:author="Nick.Tolimieri" w:date="2022-09-07T13:17:00Z"/>
                <w:del w:id="9437" w:author="Nick.Tolimieri [2]" w:date="2022-09-09T12:38:00Z"/>
                <w:rFonts w:asciiTheme="minorHAnsi" w:eastAsiaTheme="minorHAnsi" w:hAnsiTheme="minorHAnsi" w:cstheme="minorBidi"/>
                <w:sz w:val="22"/>
                <w:szCs w:val="22"/>
                <w:rPrChange w:id="9438" w:author="Nick.Tolimieri" w:date="2022-09-07T13:17:00Z">
                  <w:rPr>
                    <w:ins w:id="9439" w:author="Nick.Tolimieri" w:date="2022-09-07T13:17:00Z"/>
                    <w:del w:id="9440" w:author="Nick.Tolimieri [2]" w:date="2022-09-09T12:38:00Z"/>
                    <w:rFonts w:ascii="Calibri" w:hAnsi="Calibri" w:cs="Calibri"/>
                    <w:color w:val="000000"/>
                    <w:sz w:val="22"/>
                    <w:szCs w:val="22"/>
                  </w:rPr>
                </w:rPrChange>
              </w:rPr>
              <w:pPrChange w:id="9441" w:author="Nick.Tolimieri" w:date="2022-09-07T13:17:00Z">
                <w:pPr/>
              </w:pPrChange>
            </w:pPr>
            <w:ins w:id="9442" w:author="Nick.Tolimieri" w:date="2022-09-07T13:17:00Z">
              <w:del w:id="9443" w:author="Nick.Tolimieri [2]" w:date="2022-09-09T12:38:00Z">
                <w:r w:rsidRPr="00AE199D" w:rsidDel="001255CF">
                  <w:rPr>
                    <w:rFonts w:asciiTheme="minorHAnsi" w:eastAsiaTheme="minorHAnsi" w:hAnsiTheme="minorHAnsi" w:cstheme="minorBidi"/>
                    <w:sz w:val="22"/>
                    <w:szCs w:val="22"/>
                    <w:rPrChange w:id="9444"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445" w:author="Nick.Tolimieri" w:date="2022-09-07T13:17:00Z"/>
                <w:del w:id="9446" w:author="Nick.Tolimieri [2]" w:date="2022-09-09T12:38:00Z"/>
                <w:rFonts w:asciiTheme="minorHAnsi" w:eastAsiaTheme="minorHAnsi" w:hAnsiTheme="minorHAnsi" w:cstheme="minorBidi"/>
                <w:sz w:val="22"/>
                <w:szCs w:val="22"/>
                <w:rPrChange w:id="9447" w:author="Nick.Tolimieri" w:date="2022-09-07T13:17:00Z">
                  <w:rPr>
                    <w:ins w:id="9448" w:author="Nick.Tolimieri" w:date="2022-09-07T13:17:00Z"/>
                    <w:del w:id="9449" w:author="Nick.Tolimieri [2]" w:date="2022-09-09T12:38:00Z"/>
                    <w:rFonts w:ascii="Calibri" w:hAnsi="Calibri" w:cs="Calibri"/>
                    <w:color w:val="000000"/>
                    <w:sz w:val="22"/>
                    <w:szCs w:val="22"/>
                  </w:rPr>
                </w:rPrChange>
              </w:rPr>
              <w:pPrChange w:id="9450" w:author="Nick.Tolimieri" w:date="2022-09-07T13:17:00Z">
                <w:pPr/>
              </w:pPrChange>
            </w:pPr>
            <w:ins w:id="9451" w:author="Nick.Tolimieri" w:date="2022-09-07T13:17:00Z">
              <w:del w:id="9452" w:author="Nick.Tolimieri [2]" w:date="2022-09-09T12:38:00Z">
                <w:r w:rsidRPr="00AE199D" w:rsidDel="001255CF">
                  <w:rPr>
                    <w:rFonts w:asciiTheme="minorHAnsi" w:eastAsiaTheme="minorHAnsi" w:hAnsiTheme="minorHAnsi" w:cstheme="minorBidi"/>
                    <w:sz w:val="22"/>
                    <w:szCs w:val="22"/>
                    <w:rPrChange w:id="9453"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9454" w:author="Nick.Tolimieri" w:date="2022-09-07T13:17:00Z"/>
          <w:del w:id="9455" w:author="Nick.Tolimieri [2]" w:date="2022-09-09T12:38:00Z"/>
        </w:trPr>
        <w:tc>
          <w:tcPr>
            <w:tcW w:w="960" w:type="dxa"/>
            <w:noWrap/>
            <w:hideMark/>
          </w:tcPr>
          <w:p w:rsidR="00AE199D" w:rsidRPr="00AE199D" w:rsidDel="001255CF" w:rsidRDefault="00AE199D">
            <w:pPr>
              <w:ind w:firstLine="0"/>
              <w:rPr>
                <w:ins w:id="9456" w:author="Nick.Tolimieri" w:date="2022-09-07T13:17:00Z"/>
                <w:del w:id="9457" w:author="Nick.Tolimieri [2]" w:date="2022-09-09T12:38:00Z"/>
                <w:rFonts w:asciiTheme="minorHAnsi" w:eastAsiaTheme="minorHAnsi" w:hAnsiTheme="minorHAnsi" w:cstheme="minorBidi"/>
                <w:sz w:val="22"/>
                <w:szCs w:val="22"/>
                <w:rPrChange w:id="9458" w:author="Nick.Tolimieri" w:date="2022-09-07T13:17:00Z">
                  <w:rPr>
                    <w:ins w:id="9459" w:author="Nick.Tolimieri" w:date="2022-09-07T13:17:00Z"/>
                    <w:del w:id="9460" w:author="Nick.Tolimieri [2]" w:date="2022-09-09T12:38:00Z"/>
                    <w:rFonts w:ascii="Calibri" w:hAnsi="Calibri" w:cs="Calibri"/>
                    <w:color w:val="000000"/>
                    <w:sz w:val="22"/>
                    <w:szCs w:val="22"/>
                  </w:rPr>
                </w:rPrChange>
              </w:rPr>
              <w:pPrChange w:id="9461" w:author="Nick.Tolimieri" w:date="2022-09-07T13:17:00Z">
                <w:pPr/>
              </w:pPrChange>
            </w:pPr>
            <w:ins w:id="9462" w:author="Nick.Tolimieri" w:date="2022-09-07T13:17:00Z">
              <w:del w:id="9463" w:author="Nick.Tolimieri [2]" w:date="2022-09-09T12:38:00Z">
                <w:r w:rsidRPr="00AE199D" w:rsidDel="001255CF">
                  <w:rPr>
                    <w:rFonts w:asciiTheme="minorHAnsi" w:eastAsiaTheme="minorHAnsi" w:hAnsiTheme="minorHAnsi" w:cstheme="minorBidi"/>
                    <w:sz w:val="22"/>
                    <w:szCs w:val="22"/>
                    <w:rPrChange w:id="9464"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465" w:author="Nick.Tolimieri" w:date="2022-09-07T13:17:00Z"/>
                <w:del w:id="9466" w:author="Nick.Tolimieri [2]" w:date="2022-09-09T12:38:00Z"/>
                <w:rFonts w:asciiTheme="minorHAnsi" w:eastAsiaTheme="minorHAnsi" w:hAnsiTheme="minorHAnsi" w:cstheme="minorBidi"/>
                <w:sz w:val="22"/>
                <w:szCs w:val="22"/>
                <w:rPrChange w:id="9467" w:author="Nick.Tolimieri" w:date="2022-09-07T13:17:00Z">
                  <w:rPr>
                    <w:ins w:id="9468" w:author="Nick.Tolimieri" w:date="2022-09-07T13:17:00Z"/>
                    <w:del w:id="9469" w:author="Nick.Tolimieri [2]" w:date="2022-09-09T12:38:00Z"/>
                    <w:rFonts w:ascii="Calibri" w:hAnsi="Calibri" w:cs="Calibri"/>
                    <w:color w:val="000000"/>
                    <w:sz w:val="22"/>
                    <w:szCs w:val="22"/>
                  </w:rPr>
                </w:rPrChange>
              </w:rPr>
              <w:pPrChange w:id="9470" w:author="Nick.Tolimieri" w:date="2022-09-07T13:17:00Z">
                <w:pPr>
                  <w:jc w:val="right"/>
                </w:pPr>
              </w:pPrChange>
            </w:pPr>
            <w:ins w:id="9471" w:author="Nick.Tolimieri" w:date="2022-09-07T13:17:00Z">
              <w:del w:id="9472" w:author="Nick.Tolimieri [2]" w:date="2022-09-09T12:38:00Z">
                <w:r w:rsidRPr="00AE199D" w:rsidDel="001255CF">
                  <w:rPr>
                    <w:rFonts w:asciiTheme="minorHAnsi" w:eastAsiaTheme="minorHAnsi" w:hAnsiTheme="minorHAnsi" w:cstheme="minorBidi"/>
                    <w:sz w:val="22"/>
                    <w:szCs w:val="22"/>
                    <w:rPrChange w:id="9473" w:author="Nick.Tolimieri" w:date="2022-09-07T13:17:00Z">
                      <w:rPr>
                        <w:rFonts w:ascii="Calibri" w:hAnsi="Calibri" w:cs="Calibri"/>
                        <w:color w:val="000000"/>
                        <w:sz w:val="22"/>
                        <w:szCs w:val="22"/>
                      </w:rPr>
                    </w:rPrChange>
                  </w:rPr>
                  <w:delText>2001</w:delText>
                </w:r>
              </w:del>
            </w:ins>
          </w:p>
        </w:tc>
        <w:tc>
          <w:tcPr>
            <w:tcW w:w="960" w:type="dxa"/>
            <w:noWrap/>
            <w:hideMark/>
          </w:tcPr>
          <w:p w:rsidR="00AE199D" w:rsidRPr="00AE199D" w:rsidDel="001255CF" w:rsidRDefault="00AE199D">
            <w:pPr>
              <w:ind w:firstLine="0"/>
              <w:rPr>
                <w:ins w:id="9474" w:author="Nick.Tolimieri" w:date="2022-09-07T13:17:00Z"/>
                <w:del w:id="9475" w:author="Nick.Tolimieri [2]" w:date="2022-09-09T12:38:00Z"/>
                <w:rFonts w:asciiTheme="minorHAnsi" w:eastAsiaTheme="minorHAnsi" w:hAnsiTheme="minorHAnsi" w:cstheme="minorBidi"/>
                <w:sz w:val="22"/>
                <w:szCs w:val="22"/>
                <w:rPrChange w:id="9476" w:author="Nick.Tolimieri" w:date="2022-09-07T13:17:00Z">
                  <w:rPr>
                    <w:ins w:id="9477" w:author="Nick.Tolimieri" w:date="2022-09-07T13:17:00Z"/>
                    <w:del w:id="9478" w:author="Nick.Tolimieri [2]" w:date="2022-09-09T12:38:00Z"/>
                    <w:rFonts w:ascii="Calibri" w:hAnsi="Calibri" w:cs="Calibri"/>
                    <w:color w:val="000000"/>
                    <w:sz w:val="22"/>
                    <w:szCs w:val="22"/>
                  </w:rPr>
                </w:rPrChange>
              </w:rPr>
              <w:pPrChange w:id="9479" w:author="Nick.Tolimieri" w:date="2022-09-07T13:17:00Z">
                <w:pPr>
                  <w:jc w:val="right"/>
                </w:pPr>
              </w:pPrChange>
            </w:pPr>
            <w:ins w:id="9480" w:author="Nick.Tolimieri" w:date="2022-09-07T13:17:00Z">
              <w:del w:id="9481" w:author="Nick.Tolimieri [2]" w:date="2022-09-09T12:38:00Z">
                <w:r w:rsidRPr="00AE199D" w:rsidDel="001255CF">
                  <w:rPr>
                    <w:rFonts w:asciiTheme="minorHAnsi" w:eastAsiaTheme="minorHAnsi" w:hAnsiTheme="minorHAnsi" w:cstheme="minorBidi"/>
                    <w:sz w:val="22"/>
                    <w:szCs w:val="22"/>
                    <w:rPrChange w:id="948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483" w:author="Nick.Tolimieri" w:date="2022-09-07T13:17:00Z"/>
                <w:del w:id="9484" w:author="Nick.Tolimieri [2]" w:date="2022-09-09T12:38:00Z"/>
                <w:rFonts w:asciiTheme="minorHAnsi" w:eastAsiaTheme="minorHAnsi" w:hAnsiTheme="minorHAnsi" w:cstheme="minorBidi"/>
                <w:sz w:val="22"/>
                <w:szCs w:val="22"/>
                <w:rPrChange w:id="9485" w:author="Nick.Tolimieri" w:date="2022-09-07T13:17:00Z">
                  <w:rPr>
                    <w:ins w:id="9486" w:author="Nick.Tolimieri" w:date="2022-09-07T13:17:00Z"/>
                    <w:del w:id="9487" w:author="Nick.Tolimieri [2]" w:date="2022-09-09T12:38:00Z"/>
                    <w:rFonts w:ascii="Calibri" w:hAnsi="Calibri" w:cs="Calibri"/>
                    <w:color w:val="000000"/>
                    <w:sz w:val="22"/>
                    <w:szCs w:val="22"/>
                  </w:rPr>
                </w:rPrChange>
              </w:rPr>
              <w:pPrChange w:id="9488" w:author="Nick.Tolimieri" w:date="2022-09-07T13:17:00Z">
                <w:pPr>
                  <w:jc w:val="right"/>
                </w:pPr>
              </w:pPrChange>
            </w:pPr>
            <w:ins w:id="9489" w:author="Nick.Tolimieri" w:date="2022-09-07T13:17:00Z">
              <w:del w:id="9490" w:author="Nick.Tolimieri [2]" w:date="2022-09-09T12:38:00Z">
                <w:r w:rsidRPr="00AE199D" w:rsidDel="001255CF">
                  <w:rPr>
                    <w:rFonts w:asciiTheme="minorHAnsi" w:eastAsiaTheme="minorHAnsi" w:hAnsiTheme="minorHAnsi" w:cstheme="minorBidi"/>
                    <w:sz w:val="22"/>
                    <w:szCs w:val="22"/>
                    <w:rPrChange w:id="9491"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492" w:author="Nick.Tolimieri" w:date="2022-09-07T13:17:00Z"/>
                <w:del w:id="9493" w:author="Nick.Tolimieri [2]" w:date="2022-09-09T12:38:00Z"/>
                <w:rFonts w:asciiTheme="minorHAnsi" w:eastAsiaTheme="minorHAnsi" w:hAnsiTheme="minorHAnsi" w:cstheme="minorBidi"/>
                <w:sz w:val="22"/>
                <w:szCs w:val="22"/>
                <w:rPrChange w:id="9494" w:author="Nick.Tolimieri" w:date="2022-09-07T13:17:00Z">
                  <w:rPr>
                    <w:ins w:id="9495" w:author="Nick.Tolimieri" w:date="2022-09-07T13:17:00Z"/>
                    <w:del w:id="9496" w:author="Nick.Tolimieri [2]" w:date="2022-09-09T12:38:00Z"/>
                    <w:rFonts w:ascii="Calibri" w:hAnsi="Calibri" w:cs="Calibri"/>
                    <w:color w:val="000000"/>
                    <w:sz w:val="22"/>
                    <w:szCs w:val="22"/>
                  </w:rPr>
                </w:rPrChange>
              </w:rPr>
              <w:pPrChange w:id="9497" w:author="Nick.Tolimieri" w:date="2022-09-07T13:17:00Z">
                <w:pPr>
                  <w:jc w:val="right"/>
                </w:pPr>
              </w:pPrChange>
            </w:pPr>
            <w:ins w:id="9498" w:author="Nick.Tolimieri" w:date="2022-09-07T13:17:00Z">
              <w:del w:id="9499" w:author="Nick.Tolimieri [2]" w:date="2022-09-09T12:38:00Z">
                <w:r w:rsidRPr="00AE199D" w:rsidDel="001255CF">
                  <w:rPr>
                    <w:rFonts w:asciiTheme="minorHAnsi" w:eastAsiaTheme="minorHAnsi" w:hAnsiTheme="minorHAnsi" w:cstheme="minorBidi"/>
                    <w:sz w:val="22"/>
                    <w:szCs w:val="22"/>
                    <w:rPrChange w:id="950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501" w:author="Nick.Tolimieri" w:date="2022-09-07T13:17:00Z"/>
                <w:del w:id="9502" w:author="Nick.Tolimieri [2]" w:date="2022-09-09T12:38:00Z"/>
                <w:rFonts w:asciiTheme="minorHAnsi" w:eastAsiaTheme="minorHAnsi" w:hAnsiTheme="minorHAnsi" w:cstheme="minorBidi"/>
                <w:sz w:val="22"/>
                <w:szCs w:val="22"/>
                <w:rPrChange w:id="9503" w:author="Nick.Tolimieri" w:date="2022-09-07T13:17:00Z">
                  <w:rPr>
                    <w:ins w:id="9504" w:author="Nick.Tolimieri" w:date="2022-09-07T13:17:00Z"/>
                    <w:del w:id="9505" w:author="Nick.Tolimieri [2]" w:date="2022-09-09T12:38:00Z"/>
                    <w:rFonts w:ascii="Calibri" w:hAnsi="Calibri" w:cs="Calibri"/>
                    <w:color w:val="000000"/>
                    <w:sz w:val="22"/>
                    <w:szCs w:val="22"/>
                  </w:rPr>
                </w:rPrChange>
              </w:rPr>
              <w:pPrChange w:id="9506" w:author="Nick.Tolimieri" w:date="2022-09-07T13:17:00Z">
                <w:pPr>
                  <w:jc w:val="right"/>
                </w:pPr>
              </w:pPrChange>
            </w:pPr>
            <w:ins w:id="9507" w:author="Nick.Tolimieri" w:date="2022-09-07T13:17:00Z">
              <w:del w:id="9508" w:author="Nick.Tolimieri [2]" w:date="2022-09-09T12:38:00Z">
                <w:r w:rsidRPr="00AE199D" w:rsidDel="001255CF">
                  <w:rPr>
                    <w:rFonts w:asciiTheme="minorHAnsi" w:eastAsiaTheme="minorHAnsi" w:hAnsiTheme="minorHAnsi" w:cstheme="minorBidi"/>
                    <w:sz w:val="22"/>
                    <w:szCs w:val="22"/>
                    <w:rPrChange w:id="9509"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510" w:author="Nick.Tolimieri" w:date="2022-09-07T13:17:00Z"/>
                <w:del w:id="9511" w:author="Nick.Tolimieri [2]" w:date="2022-09-09T12:38:00Z"/>
                <w:rFonts w:asciiTheme="minorHAnsi" w:eastAsiaTheme="minorHAnsi" w:hAnsiTheme="minorHAnsi" w:cstheme="minorBidi"/>
                <w:sz w:val="22"/>
                <w:szCs w:val="22"/>
                <w:rPrChange w:id="9512" w:author="Nick.Tolimieri" w:date="2022-09-07T13:17:00Z">
                  <w:rPr>
                    <w:ins w:id="9513" w:author="Nick.Tolimieri" w:date="2022-09-07T13:17:00Z"/>
                    <w:del w:id="9514" w:author="Nick.Tolimieri [2]" w:date="2022-09-09T12:38:00Z"/>
                    <w:rFonts w:ascii="Calibri" w:hAnsi="Calibri" w:cs="Calibri"/>
                    <w:color w:val="000000"/>
                    <w:sz w:val="22"/>
                    <w:szCs w:val="22"/>
                  </w:rPr>
                </w:rPrChange>
              </w:rPr>
              <w:pPrChange w:id="9515" w:author="Nick.Tolimieri" w:date="2022-09-07T13:17:00Z">
                <w:pPr/>
              </w:pPrChange>
            </w:pPr>
            <w:ins w:id="9516" w:author="Nick.Tolimieri" w:date="2022-09-07T13:17:00Z">
              <w:del w:id="9517" w:author="Nick.Tolimieri [2]" w:date="2022-09-09T12:38:00Z">
                <w:r w:rsidRPr="00AE199D" w:rsidDel="001255CF">
                  <w:rPr>
                    <w:rFonts w:asciiTheme="minorHAnsi" w:eastAsiaTheme="minorHAnsi" w:hAnsiTheme="minorHAnsi" w:cstheme="minorBidi"/>
                    <w:sz w:val="22"/>
                    <w:szCs w:val="22"/>
                    <w:rPrChange w:id="9518"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519" w:author="Nick.Tolimieri" w:date="2022-09-07T13:17:00Z"/>
                <w:del w:id="9520" w:author="Nick.Tolimieri [2]" w:date="2022-09-09T12:38:00Z"/>
                <w:rFonts w:asciiTheme="minorHAnsi" w:eastAsiaTheme="minorHAnsi" w:hAnsiTheme="minorHAnsi" w:cstheme="minorBidi"/>
                <w:sz w:val="22"/>
                <w:szCs w:val="22"/>
                <w:rPrChange w:id="9521" w:author="Nick.Tolimieri" w:date="2022-09-07T13:17:00Z">
                  <w:rPr>
                    <w:ins w:id="9522" w:author="Nick.Tolimieri" w:date="2022-09-07T13:17:00Z"/>
                    <w:del w:id="9523" w:author="Nick.Tolimieri [2]" w:date="2022-09-09T12:38:00Z"/>
                    <w:rFonts w:ascii="Calibri" w:hAnsi="Calibri" w:cs="Calibri"/>
                    <w:color w:val="000000"/>
                    <w:sz w:val="22"/>
                    <w:szCs w:val="22"/>
                  </w:rPr>
                </w:rPrChange>
              </w:rPr>
              <w:pPrChange w:id="9524" w:author="Nick.Tolimieri" w:date="2022-09-07T13:17:00Z">
                <w:pPr/>
              </w:pPrChange>
            </w:pPr>
            <w:ins w:id="9525" w:author="Nick.Tolimieri" w:date="2022-09-07T13:17:00Z">
              <w:del w:id="9526" w:author="Nick.Tolimieri [2]" w:date="2022-09-09T12:38:00Z">
                <w:r w:rsidRPr="00AE199D" w:rsidDel="001255CF">
                  <w:rPr>
                    <w:rFonts w:asciiTheme="minorHAnsi" w:eastAsiaTheme="minorHAnsi" w:hAnsiTheme="minorHAnsi" w:cstheme="minorBidi"/>
                    <w:sz w:val="22"/>
                    <w:szCs w:val="22"/>
                    <w:rPrChange w:id="9527"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528" w:author="Nick.Tolimieri" w:date="2022-09-07T13:17:00Z"/>
                <w:del w:id="9529" w:author="Nick.Tolimieri [2]" w:date="2022-09-09T12:38:00Z"/>
                <w:rFonts w:asciiTheme="minorHAnsi" w:eastAsiaTheme="minorHAnsi" w:hAnsiTheme="minorHAnsi" w:cstheme="minorBidi"/>
                <w:sz w:val="22"/>
                <w:szCs w:val="22"/>
                <w:rPrChange w:id="9530" w:author="Nick.Tolimieri" w:date="2022-09-07T13:17:00Z">
                  <w:rPr>
                    <w:ins w:id="9531" w:author="Nick.Tolimieri" w:date="2022-09-07T13:17:00Z"/>
                    <w:del w:id="9532" w:author="Nick.Tolimieri [2]" w:date="2022-09-09T12:38:00Z"/>
                    <w:rFonts w:ascii="Calibri" w:hAnsi="Calibri" w:cs="Calibri"/>
                    <w:color w:val="000000"/>
                    <w:sz w:val="22"/>
                    <w:szCs w:val="22"/>
                  </w:rPr>
                </w:rPrChange>
              </w:rPr>
              <w:pPrChange w:id="9533" w:author="Nick.Tolimieri" w:date="2022-09-07T13:17:00Z">
                <w:pPr/>
              </w:pPrChange>
            </w:pPr>
            <w:ins w:id="9534" w:author="Nick.Tolimieri" w:date="2022-09-07T13:17:00Z">
              <w:del w:id="9535" w:author="Nick.Tolimieri [2]" w:date="2022-09-09T12:38:00Z">
                <w:r w:rsidRPr="00AE199D" w:rsidDel="001255CF">
                  <w:rPr>
                    <w:rFonts w:asciiTheme="minorHAnsi" w:eastAsiaTheme="minorHAnsi" w:hAnsiTheme="minorHAnsi" w:cstheme="minorBidi"/>
                    <w:sz w:val="22"/>
                    <w:szCs w:val="22"/>
                    <w:rPrChange w:id="9536"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537" w:author="Nick.Tolimieri" w:date="2022-09-07T13:17:00Z"/>
                <w:del w:id="9538" w:author="Nick.Tolimieri [2]" w:date="2022-09-09T12:38:00Z"/>
                <w:rFonts w:asciiTheme="minorHAnsi" w:eastAsiaTheme="minorHAnsi" w:hAnsiTheme="minorHAnsi" w:cstheme="minorBidi"/>
                <w:sz w:val="22"/>
                <w:szCs w:val="22"/>
                <w:rPrChange w:id="9539" w:author="Nick.Tolimieri" w:date="2022-09-07T13:17:00Z">
                  <w:rPr>
                    <w:ins w:id="9540" w:author="Nick.Tolimieri" w:date="2022-09-07T13:17:00Z"/>
                    <w:del w:id="9541" w:author="Nick.Tolimieri [2]" w:date="2022-09-09T12:38:00Z"/>
                    <w:rFonts w:ascii="Calibri" w:hAnsi="Calibri" w:cs="Calibri"/>
                    <w:color w:val="000000"/>
                    <w:sz w:val="22"/>
                    <w:szCs w:val="22"/>
                  </w:rPr>
                </w:rPrChange>
              </w:rPr>
              <w:pPrChange w:id="9542" w:author="Nick.Tolimieri" w:date="2022-09-07T13:17:00Z">
                <w:pPr/>
              </w:pPrChange>
            </w:pPr>
            <w:ins w:id="9543" w:author="Nick.Tolimieri" w:date="2022-09-07T13:17:00Z">
              <w:del w:id="9544" w:author="Nick.Tolimieri [2]" w:date="2022-09-09T12:38:00Z">
                <w:r w:rsidRPr="00AE199D" w:rsidDel="001255CF">
                  <w:rPr>
                    <w:rFonts w:asciiTheme="minorHAnsi" w:eastAsiaTheme="minorHAnsi" w:hAnsiTheme="minorHAnsi" w:cstheme="minorBidi"/>
                    <w:sz w:val="22"/>
                    <w:szCs w:val="22"/>
                    <w:rPrChange w:id="9545"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9546" w:author="Nick.Tolimieri" w:date="2022-09-07T13:17:00Z"/>
          <w:del w:id="9547" w:author="Nick.Tolimieri [2]" w:date="2022-09-09T12:38:00Z"/>
        </w:trPr>
        <w:tc>
          <w:tcPr>
            <w:tcW w:w="960" w:type="dxa"/>
            <w:noWrap/>
            <w:hideMark/>
          </w:tcPr>
          <w:p w:rsidR="00AE199D" w:rsidRPr="00AE199D" w:rsidDel="001255CF" w:rsidRDefault="00AE199D">
            <w:pPr>
              <w:ind w:firstLine="0"/>
              <w:rPr>
                <w:ins w:id="9548" w:author="Nick.Tolimieri" w:date="2022-09-07T13:17:00Z"/>
                <w:del w:id="9549" w:author="Nick.Tolimieri [2]" w:date="2022-09-09T12:38:00Z"/>
                <w:rFonts w:asciiTheme="minorHAnsi" w:eastAsiaTheme="minorHAnsi" w:hAnsiTheme="minorHAnsi" w:cstheme="minorBidi"/>
                <w:sz w:val="22"/>
                <w:szCs w:val="22"/>
                <w:rPrChange w:id="9550" w:author="Nick.Tolimieri" w:date="2022-09-07T13:17:00Z">
                  <w:rPr>
                    <w:ins w:id="9551" w:author="Nick.Tolimieri" w:date="2022-09-07T13:17:00Z"/>
                    <w:del w:id="9552" w:author="Nick.Tolimieri [2]" w:date="2022-09-09T12:38:00Z"/>
                    <w:rFonts w:ascii="Calibri" w:hAnsi="Calibri" w:cs="Calibri"/>
                    <w:color w:val="000000"/>
                    <w:sz w:val="22"/>
                    <w:szCs w:val="22"/>
                  </w:rPr>
                </w:rPrChange>
              </w:rPr>
              <w:pPrChange w:id="9553" w:author="Nick.Tolimieri" w:date="2022-09-07T13:17:00Z">
                <w:pPr/>
              </w:pPrChange>
            </w:pPr>
            <w:ins w:id="9554" w:author="Nick.Tolimieri" w:date="2022-09-07T13:17:00Z">
              <w:del w:id="9555" w:author="Nick.Tolimieri [2]" w:date="2022-09-09T12:38:00Z">
                <w:r w:rsidRPr="00AE199D" w:rsidDel="001255CF">
                  <w:rPr>
                    <w:rFonts w:asciiTheme="minorHAnsi" w:eastAsiaTheme="minorHAnsi" w:hAnsiTheme="minorHAnsi" w:cstheme="minorBidi"/>
                    <w:sz w:val="22"/>
                    <w:szCs w:val="22"/>
                    <w:rPrChange w:id="9556"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557" w:author="Nick.Tolimieri" w:date="2022-09-07T13:17:00Z"/>
                <w:del w:id="9558" w:author="Nick.Tolimieri [2]" w:date="2022-09-09T12:38:00Z"/>
                <w:rFonts w:asciiTheme="minorHAnsi" w:eastAsiaTheme="minorHAnsi" w:hAnsiTheme="minorHAnsi" w:cstheme="minorBidi"/>
                <w:sz w:val="22"/>
                <w:szCs w:val="22"/>
                <w:rPrChange w:id="9559" w:author="Nick.Tolimieri" w:date="2022-09-07T13:17:00Z">
                  <w:rPr>
                    <w:ins w:id="9560" w:author="Nick.Tolimieri" w:date="2022-09-07T13:17:00Z"/>
                    <w:del w:id="9561" w:author="Nick.Tolimieri [2]" w:date="2022-09-09T12:38:00Z"/>
                    <w:rFonts w:ascii="Calibri" w:hAnsi="Calibri" w:cs="Calibri"/>
                    <w:color w:val="000000"/>
                    <w:sz w:val="22"/>
                    <w:szCs w:val="22"/>
                  </w:rPr>
                </w:rPrChange>
              </w:rPr>
              <w:pPrChange w:id="9562" w:author="Nick.Tolimieri" w:date="2022-09-07T13:17:00Z">
                <w:pPr>
                  <w:jc w:val="right"/>
                </w:pPr>
              </w:pPrChange>
            </w:pPr>
            <w:ins w:id="9563" w:author="Nick.Tolimieri" w:date="2022-09-07T13:17:00Z">
              <w:del w:id="9564" w:author="Nick.Tolimieri [2]" w:date="2022-09-09T12:38:00Z">
                <w:r w:rsidRPr="00AE199D" w:rsidDel="001255CF">
                  <w:rPr>
                    <w:rFonts w:asciiTheme="minorHAnsi" w:eastAsiaTheme="minorHAnsi" w:hAnsiTheme="minorHAnsi" w:cstheme="minorBidi"/>
                    <w:sz w:val="22"/>
                    <w:szCs w:val="22"/>
                    <w:rPrChange w:id="9565" w:author="Nick.Tolimieri" w:date="2022-09-07T13:17:00Z">
                      <w:rPr>
                        <w:rFonts w:ascii="Calibri" w:hAnsi="Calibri" w:cs="Calibri"/>
                        <w:color w:val="000000"/>
                        <w:sz w:val="22"/>
                        <w:szCs w:val="22"/>
                      </w:rPr>
                    </w:rPrChange>
                  </w:rPr>
                  <w:delText>2002</w:delText>
                </w:r>
              </w:del>
            </w:ins>
          </w:p>
        </w:tc>
        <w:tc>
          <w:tcPr>
            <w:tcW w:w="960" w:type="dxa"/>
            <w:noWrap/>
            <w:hideMark/>
          </w:tcPr>
          <w:p w:rsidR="00AE199D" w:rsidRPr="00AE199D" w:rsidDel="001255CF" w:rsidRDefault="00AE199D">
            <w:pPr>
              <w:ind w:firstLine="0"/>
              <w:rPr>
                <w:ins w:id="9566" w:author="Nick.Tolimieri" w:date="2022-09-07T13:17:00Z"/>
                <w:del w:id="9567" w:author="Nick.Tolimieri [2]" w:date="2022-09-09T12:38:00Z"/>
                <w:rFonts w:asciiTheme="minorHAnsi" w:eastAsiaTheme="minorHAnsi" w:hAnsiTheme="minorHAnsi" w:cstheme="minorBidi"/>
                <w:sz w:val="22"/>
                <w:szCs w:val="22"/>
                <w:rPrChange w:id="9568" w:author="Nick.Tolimieri" w:date="2022-09-07T13:17:00Z">
                  <w:rPr>
                    <w:ins w:id="9569" w:author="Nick.Tolimieri" w:date="2022-09-07T13:17:00Z"/>
                    <w:del w:id="9570" w:author="Nick.Tolimieri [2]" w:date="2022-09-09T12:38:00Z"/>
                    <w:rFonts w:ascii="Calibri" w:hAnsi="Calibri" w:cs="Calibri"/>
                    <w:color w:val="000000"/>
                    <w:sz w:val="22"/>
                    <w:szCs w:val="22"/>
                  </w:rPr>
                </w:rPrChange>
              </w:rPr>
              <w:pPrChange w:id="9571" w:author="Nick.Tolimieri" w:date="2022-09-07T13:17:00Z">
                <w:pPr>
                  <w:jc w:val="right"/>
                </w:pPr>
              </w:pPrChange>
            </w:pPr>
            <w:ins w:id="9572" w:author="Nick.Tolimieri" w:date="2022-09-07T13:17:00Z">
              <w:del w:id="9573" w:author="Nick.Tolimieri [2]" w:date="2022-09-09T12:38:00Z">
                <w:r w:rsidRPr="00AE199D" w:rsidDel="001255CF">
                  <w:rPr>
                    <w:rFonts w:asciiTheme="minorHAnsi" w:eastAsiaTheme="minorHAnsi" w:hAnsiTheme="minorHAnsi" w:cstheme="minorBidi"/>
                    <w:sz w:val="22"/>
                    <w:szCs w:val="22"/>
                    <w:rPrChange w:id="9574"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575" w:author="Nick.Tolimieri" w:date="2022-09-07T13:17:00Z"/>
                <w:del w:id="9576" w:author="Nick.Tolimieri [2]" w:date="2022-09-09T12:38:00Z"/>
                <w:rFonts w:asciiTheme="minorHAnsi" w:eastAsiaTheme="minorHAnsi" w:hAnsiTheme="minorHAnsi" w:cstheme="minorBidi"/>
                <w:sz w:val="22"/>
                <w:szCs w:val="22"/>
                <w:rPrChange w:id="9577" w:author="Nick.Tolimieri" w:date="2022-09-07T13:17:00Z">
                  <w:rPr>
                    <w:ins w:id="9578" w:author="Nick.Tolimieri" w:date="2022-09-07T13:17:00Z"/>
                    <w:del w:id="9579" w:author="Nick.Tolimieri [2]" w:date="2022-09-09T12:38:00Z"/>
                    <w:rFonts w:ascii="Calibri" w:hAnsi="Calibri" w:cs="Calibri"/>
                    <w:color w:val="000000"/>
                    <w:sz w:val="22"/>
                    <w:szCs w:val="22"/>
                  </w:rPr>
                </w:rPrChange>
              </w:rPr>
              <w:pPrChange w:id="9580" w:author="Nick.Tolimieri" w:date="2022-09-07T13:17:00Z">
                <w:pPr>
                  <w:jc w:val="right"/>
                </w:pPr>
              </w:pPrChange>
            </w:pPr>
            <w:ins w:id="9581" w:author="Nick.Tolimieri" w:date="2022-09-07T13:17:00Z">
              <w:del w:id="9582" w:author="Nick.Tolimieri [2]" w:date="2022-09-09T12:38:00Z">
                <w:r w:rsidRPr="00AE199D" w:rsidDel="001255CF">
                  <w:rPr>
                    <w:rFonts w:asciiTheme="minorHAnsi" w:eastAsiaTheme="minorHAnsi" w:hAnsiTheme="minorHAnsi" w:cstheme="minorBidi"/>
                    <w:sz w:val="22"/>
                    <w:szCs w:val="22"/>
                    <w:rPrChange w:id="9583" w:author="Nick.Tolimieri" w:date="2022-09-07T13:17:00Z">
                      <w:rPr>
                        <w:rFonts w:ascii="Calibri" w:hAnsi="Calibri" w:cs="Calibri"/>
                        <w:color w:val="000000"/>
                        <w:sz w:val="22"/>
                        <w:szCs w:val="22"/>
                      </w:rPr>
                    </w:rPrChange>
                  </w:rPr>
                  <w:delText>12</w:delText>
                </w:r>
              </w:del>
            </w:ins>
          </w:p>
        </w:tc>
        <w:tc>
          <w:tcPr>
            <w:tcW w:w="960" w:type="dxa"/>
            <w:noWrap/>
            <w:hideMark/>
          </w:tcPr>
          <w:p w:rsidR="00AE199D" w:rsidRPr="00AE199D" w:rsidDel="001255CF" w:rsidRDefault="00AE199D">
            <w:pPr>
              <w:ind w:firstLine="0"/>
              <w:rPr>
                <w:ins w:id="9584" w:author="Nick.Tolimieri" w:date="2022-09-07T13:17:00Z"/>
                <w:del w:id="9585" w:author="Nick.Tolimieri [2]" w:date="2022-09-09T12:38:00Z"/>
                <w:rFonts w:asciiTheme="minorHAnsi" w:eastAsiaTheme="minorHAnsi" w:hAnsiTheme="minorHAnsi" w:cstheme="minorBidi"/>
                <w:sz w:val="22"/>
                <w:szCs w:val="22"/>
                <w:rPrChange w:id="9586" w:author="Nick.Tolimieri" w:date="2022-09-07T13:17:00Z">
                  <w:rPr>
                    <w:ins w:id="9587" w:author="Nick.Tolimieri" w:date="2022-09-07T13:17:00Z"/>
                    <w:del w:id="9588" w:author="Nick.Tolimieri [2]" w:date="2022-09-09T12:38:00Z"/>
                    <w:rFonts w:ascii="Calibri" w:hAnsi="Calibri" w:cs="Calibri"/>
                    <w:color w:val="000000"/>
                    <w:sz w:val="22"/>
                    <w:szCs w:val="22"/>
                  </w:rPr>
                </w:rPrChange>
              </w:rPr>
              <w:pPrChange w:id="9589" w:author="Nick.Tolimieri" w:date="2022-09-07T13:17:00Z">
                <w:pPr>
                  <w:jc w:val="right"/>
                </w:pPr>
              </w:pPrChange>
            </w:pPr>
            <w:ins w:id="9590" w:author="Nick.Tolimieri" w:date="2022-09-07T13:17:00Z">
              <w:del w:id="9591" w:author="Nick.Tolimieri [2]" w:date="2022-09-09T12:38:00Z">
                <w:r w:rsidRPr="00AE199D" w:rsidDel="001255CF">
                  <w:rPr>
                    <w:rFonts w:asciiTheme="minorHAnsi" w:eastAsiaTheme="minorHAnsi" w:hAnsiTheme="minorHAnsi" w:cstheme="minorBidi"/>
                    <w:sz w:val="22"/>
                    <w:szCs w:val="22"/>
                    <w:rPrChange w:id="9592"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9593" w:author="Nick.Tolimieri" w:date="2022-09-07T13:17:00Z"/>
                <w:del w:id="9594" w:author="Nick.Tolimieri [2]" w:date="2022-09-09T12:38:00Z"/>
                <w:rFonts w:asciiTheme="minorHAnsi" w:eastAsiaTheme="minorHAnsi" w:hAnsiTheme="minorHAnsi" w:cstheme="minorBidi"/>
                <w:sz w:val="22"/>
                <w:szCs w:val="22"/>
                <w:rPrChange w:id="9595" w:author="Nick.Tolimieri" w:date="2022-09-07T13:17:00Z">
                  <w:rPr>
                    <w:ins w:id="9596" w:author="Nick.Tolimieri" w:date="2022-09-07T13:17:00Z"/>
                    <w:del w:id="9597" w:author="Nick.Tolimieri [2]" w:date="2022-09-09T12:38:00Z"/>
                    <w:rFonts w:ascii="Calibri" w:hAnsi="Calibri" w:cs="Calibri"/>
                    <w:color w:val="000000"/>
                    <w:sz w:val="22"/>
                    <w:szCs w:val="22"/>
                  </w:rPr>
                </w:rPrChange>
              </w:rPr>
              <w:pPrChange w:id="9598" w:author="Nick.Tolimieri" w:date="2022-09-07T13:17:00Z">
                <w:pPr>
                  <w:jc w:val="right"/>
                </w:pPr>
              </w:pPrChange>
            </w:pPr>
            <w:ins w:id="9599" w:author="Nick.Tolimieri" w:date="2022-09-07T13:17:00Z">
              <w:del w:id="9600" w:author="Nick.Tolimieri [2]" w:date="2022-09-09T12:38:00Z">
                <w:r w:rsidRPr="00AE199D" w:rsidDel="001255CF">
                  <w:rPr>
                    <w:rFonts w:asciiTheme="minorHAnsi" w:eastAsiaTheme="minorHAnsi" w:hAnsiTheme="minorHAnsi" w:cstheme="minorBidi"/>
                    <w:sz w:val="22"/>
                    <w:szCs w:val="22"/>
                    <w:rPrChange w:id="9601" w:author="Nick.Tolimieri" w:date="2022-09-07T13:17:00Z">
                      <w:rPr>
                        <w:rFonts w:ascii="Calibri" w:hAnsi="Calibri" w:cs="Calibri"/>
                        <w:color w:val="000000"/>
                        <w:sz w:val="22"/>
                        <w:szCs w:val="22"/>
                      </w:rPr>
                    </w:rPrChange>
                  </w:rPr>
                  <w:delText>13</w:delText>
                </w:r>
              </w:del>
            </w:ins>
          </w:p>
        </w:tc>
        <w:tc>
          <w:tcPr>
            <w:tcW w:w="960" w:type="dxa"/>
            <w:noWrap/>
            <w:hideMark/>
          </w:tcPr>
          <w:p w:rsidR="00AE199D" w:rsidRPr="00AE199D" w:rsidDel="001255CF" w:rsidRDefault="00AE199D">
            <w:pPr>
              <w:ind w:firstLine="0"/>
              <w:rPr>
                <w:ins w:id="9602" w:author="Nick.Tolimieri" w:date="2022-09-07T13:17:00Z"/>
                <w:del w:id="9603" w:author="Nick.Tolimieri [2]" w:date="2022-09-09T12:38:00Z"/>
                <w:rFonts w:asciiTheme="minorHAnsi" w:eastAsiaTheme="minorHAnsi" w:hAnsiTheme="minorHAnsi" w:cstheme="minorBidi"/>
                <w:sz w:val="22"/>
                <w:szCs w:val="22"/>
                <w:rPrChange w:id="9604" w:author="Nick.Tolimieri" w:date="2022-09-07T13:17:00Z">
                  <w:rPr>
                    <w:ins w:id="9605" w:author="Nick.Tolimieri" w:date="2022-09-07T13:17:00Z"/>
                    <w:del w:id="9606" w:author="Nick.Tolimieri [2]" w:date="2022-09-09T12:38:00Z"/>
                    <w:rFonts w:ascii="Calibri" w:hAnsi="Calibri" w:cs="Calibri"/>
                    <w:color w:val="000000"/>
                    <w:sz w:val="22"/>
                    <w:szCs w:val="22"/>
                  </w:rPr>
                </w:rPrChange>
              </w:rPr>
              <w:pPrChange w:id="9607" w:author="Nick.Tolimieri" w:date="2022-09-07T13:17:00Z">
                <w:pPr>
                  <w:jc w:val="right"/>
                </w:pPr>
              </w:pPrChange>
            </w:pPr>
            <w:ins w:id="9608" w:author="Nick.Tolimieri" w:date="2022-09-07T13:17:00Z">
              <w:del w:id="9609" w:author="Nick.Tolimieri [2]" w:date="2022-09-09T12:38:00Z">
                <w:r w:rsidRPr="00AE199D" w:rsidDel="001255CF">
                  <w:rPr>
                    <w:rFonts w:asciiTheme="minorHAnsi" w:eastAsiaTheme="minorHAnsi" w:hAnsiTheme="minorHAnsi" w:cstheme="minorBidi"/>
                    <w:sz w:val="22"/>
                    <w:szCs w:val="22"/>
                    <w:rPrChange w:id="9610" w:author="Nick.Tolimieri" w:date="2022-09-07T13:17:00Z">
                      <w:rPr>
                        <w:rFonts w:ascii="Calibri" w:hAnsi="Calibri" w:cs="Calibri"/>
                        <w:color w:val="000000"/>
                        <w:sz w:val="22"/>
                        <w:szCs w:val="22"/>
                      </w:rPr>
                    </w:rPrChange>
                  </w:rPr>
                  <w:delText>13</w:delText>
                </w:r>
              </w:del>
            </w:ins>
          </w:p>
        </w:tc>
        <w:tc>
          <w:tcPr>
            <w:tcW w:w="960" w:type="dxa"/>
            <w:noWrap/>
            <w:hideMark/>
          </w:tcPr>
          <w:p w:rsidR="00AE199D" w:rsidRPr="00AE199D" w:rsidDel="001255CF" w:rsidRDefault="00AE199D">
            <w:pPr>
              <w:ind w:firstLine="0"/>
              <w:rPr>
                <w:ins w:id="9611" w:author="Nick.Tolimieri" w:date="2022-09-07T13:17:00Z"/>
                <w:del w:id="9612" w:author="Nick.Tolimieri [2]" w:date="2022-09-09T12:38:00Z"/>
                <w:rFonts w:asciiTheme="minorHAnsi" w:eastAsiaTheme="minorHAnsi" w:hAnsiTheme="minorHAnsi" w:cstheme="minorBidi"/>
                <w:sz w:val="22"/>
                <w:szCs w:val="22"/>
                <w:rPrChange w:id="9613" w:author="Nick.Tolimieri" w:date="2022-09-07T13:17:00Z">
                  <w:rPr>
                    <w:ins w:id="9614" w:author="Nick.Tolimieri" w:date="2022-09-07T13:17:00Z"/>
                    <w:del w:id="9615" w:author="Nick.Tolimieri [2]" w:date="2022-09-09T12:38:00Z"/>
                    <w:rFonts w:ascii="Calibri" w:hAnsi="Calibri" w:cs="Calibri"/>
                    <w:color w:val="000000"/>
                    <w:sz w:val="22"/>
                    <w:szCs w:val="22"/>
                  </w:rPr>
                </w:rPrChange>
              </w:rPr>
              <w:pPrChange w:id="9616" w:author="Nick.Tolimieri" w:date="2022-09-07T13:17:00Z">
                <w:pPr>
                  <w:jc w:val="right"/>
                </w:pPr>
              </w:pPrChange>
            </w:pPr>
            <w:ins w:id="9617" w:author="Nick.Tolimieri" w:date="2022-09-07T13:17:00Z">
              <w:del w:id="9618" w:author="Nick.Tolimieri [2]" w:date="2022-09-09T12:38:00Z">
                <w:r w:rsidRPr="00AE199D" w:rsidDel="001255CF">
                  <w:rPr>
                    <w:rFonts w:asciiTheme="minorHAnsi" w:eastAsiaTheme="minorHAnsi" w:hAnsiTheme="minorHAnsi" w:cstheme="minorBidi"/>
                    <w:sz w:val="22"/>
                    <w:szCs w:val="22"/>
                    <w:rPrChange w:id="9619" w:author="Nick.Tolimieri" w:date="2022-09-07T13:17:00Z">
                      <w:rPr>
                        <w:rFonts w:ascii="Calibri" w:hAnsi="Calibri" w:cs="Calibri"/>
                        <w:color w:val="000000"/>
                        <w:sz w:val="22"/>
                        <w:szCs w:val="22"/>
                      </w:rPr>
                    </w:rPrChange>
                  </w:rPr>
                  <w:delText>13</w:delText>
                </w:r>
              </w:del>
            </w:ins>
          </w:p>
        </w:tc>
        <w:tc>
          <w:tcPr>
            <w:tcW w:w="960" w:type="dxa"/>
            <w:noWrap/>
            <w:hideMark/>
          </w:tcPr>
          <w:p w:rsidR="00AE199D" w:rsidRPr="00AE199D" w:rsidDel="001255CF" w:rsidRDefault="00AE199D">
            <w:pPr>
              <w:ind w:firstLine="0"/>
              <w:rPr>
                <w:ins w:id="9620" w:author="Nick.Tolimieri" w:date="2022-09-07T13:17:00Z"/>
                <w:del w:id="9621" w:author="Nick.Tolimieri [2]" w:date="2022-09-09T12:38:00Z"/>
                <w:rFonts w:asciiTheme="minorHAnsi" w:eastAsiaTheme="minorHAnsi" w:hAnsiTheme="minorHAnsi" w:cstheme="minorBidi"/>
                <w:sz w:val="22"/>
                <w:szCs w:val="22"/>
                <w:rPrChange w:id="9622" w:author="Nick.Tolimieri" w:date="2022-09-07T13:17:00Z">
                  <w:rPr>
                    <w:ins w:id="9623" w:author="Nick.Tolimieri" w:date="2022-09-07T13:17:00Z"/>
                    <w:del w:id="9624" w:author="Nick.Tolimieri [2]" w:date="2022-09-09T12:38:00Z"/>
                    <w:rFonts w:ascii="Calibri" w:hAnsi="Calibri" w:cs="Calibri"/>
                    <w:color w:val="000000"/>
                    <w:sz w:val="22"/>
                    <w:szCs w:val="22"/>
                  </w:rPr>
                </w:rPrChange>
              </w:rPr>
              <w:pPrChange w:id="9625" w:author="Nick.Tolimieri" w:date="2022-09-07T13:17:00Z">
                <w:pPr>
                  <w:jc w:val="right"/>
                </w:pPr>
              </w:pPrChange>
            </w:pPr>
            <w:ins w:id="9626" w:author="Nick.Tolimieri" w:date="2022-09-07T13:17:00Z">
              <w:del w:id="9627" w:author="Nick.Tolimieri [2]" w:date="2022-09-09T12:38:00Z">
                <w:r w:rsidRPr="00AE199D" w:rsidDel="001255CF">
                  <w:rPr>
                    <w:rFonts w:asciiTheme="minorHAnsi" w:eastAsiaTheme="minorHAnsi" w:hAnsiTheme="minorHAnsi" w:cstheme="minorBidi"/>
                    <w:sz w:val="22"/>
                    <w:szCs w:val="22"/>
                    <w:rPrChange w:id="9628" w:author="Nick.Tolimieri" w:date="2022-09-07T13:17:00Z">
                      <w:rPr>
                        <w:rFonts w:ascii="Calibri" w:hAnsi="Calibri" w:cs="Calibri"/>
                        <w:color w:val="000000"/>
                        <w:sz w:val="22"/>
                        <w:szCs w:val="22"/>
                      </w:rPr>
                    </w:rPrChange>
                  </w:rPr>
                  <w:delText>1.55</w:delText>
                </w:r>
              </w:del>
            </w:ins>
          </w:p>
        </w:tc>
        <w:tc>
          <w:tcPr>
            <w:tcW w:w="960" w:type="dxa"/>
            <w:noWrap/>
            <w:hideMark/>
          </w:tcPr>
          <w:p w:rsidR="00AE199D" w:rsidRPr="00AE199D" w:rsidDel="001255CF" w:rsidRDefault="00AE199D">
            <w:pPr>
              <w:ind w:firstLine="0"/>
              <w:rPr>
                <w:ins w:id="9629" w:author="Nick.Tolimieri" w:date="2022-09-07T13:17:00Z"/>
                <w:del w:id="9630" w:author="Nick.Tolimieri [2]" w:date="2022-09-09T12:38:00Z"/>
                <w:rFonts w:asciiTheme="minorHAnsi" w:eastAsiaTheme="minorHAnsi" w:hAnsiTheme="minorHAnsi" w:cstheme="minorBidi"/>
                <w:sz w:val="22"/>
                <w:szCs w:val="22"/>
                <w:rPrChange w:id="9631" w:author="Nick.Tolimieri" w:date="2022-09-07T13:17:00Z">
                  <w:rPr>
                    <w:ins w:id="9632" w:author="Nick.Tolimieri" w:date="2022-09-07T13:17:00Z"/>
                    <w:del w:id="9633" w:author="Nick.Tolimieri [2]" w:date="2022-09-09T12:38:00Z"/>
                    <w:rFonts w:ascii="Calibri" w:hAnsi="Calibri" w:cs="Calibri"/>
                    <w:color w:val="000000"/>
                    <w:sz w:val="22"/>
                    <w:szCs w:val="22"/>
                  </w:rPr>
                </w:rPrChange>
              </w:rPr>
              <w:pPrChange w:id="9634" w:author="Nick.Tolimieri" w:date="2022-09-07T13:17:00Z">
                <w:pPr>
                  <w:jc w:val="right"/>
                </w:pPr>
              </w:pPrChange>
            </w:pPr>
            <w:ins w:id="9635" w:author="Nick.Tolimieri" w:date="2022-09-07T13:17:00Z">
              <w:del w:id="9636" w:author="Nick.Tolimieri [2]" w:date="2022-09-09T12:38:00Z">
                <w:r w:rsidRPr="00AE199D" w:rsidDel="001255CF">
                  <w:rPr>
                    <w:rFonts w:asciiTheme="minorHAnsi" w:eastAsiaTheme="minorHAnsi" w:hAnsiTheme="minorHAnsi" w:cstheme="minorBidi"/>
                    <w:sz w:val="22"/>
                    <w:szCs w:val="22"/>
                    <w:rPrChange w:id="9637" w:author="Nick.Tolimieri" w:date="2022-09-07T13:17:00Z">
                      <w:rPr>
                        <w:rFonts w:ascii="Calibri" w:hAnsi="Calibri" w:cs="Calibri"/>
                        <w:color w:val="000000"/>
                        <w:sz w:val="22"/>
                        <w:szCs w:val="22"/>
                      </w:rPr>
                    </w:rPrChange>
                  </w:rPr>
                  <w:delText>0.24</w:delText>
                </w:r>
              </w:del>
            </w:ins>
          </w:p>
        </w:tc>
      </w:tr>
      <w:tr w:rsidR="00AE199D" w:rsidRPr="00AE199D" w:rsidDel="001255CF" w:rsidTr="00AE199D">
        <w:trPr>
          <w:trHeight w:val="300"/>
          <w:ins w:id="9638" w:author="Nick.Tolimieri" w:date="2022-09-07T13:17:00Z"/>
          <w:del w:id="9639" w:author="Nick.Tolimieri [2]" w:date="2022-09-09T12:38:00Z"/>
        </w:trPr>
        <w:tc>
          <w:tcPr>
            <w:tcW w:w="960" w:type="dxa"/>
            <w:noWrap/>
            <w:hideMark/>
          </w:tcPr>
          <w:p w:rsidR="00AE199D" w:rsidRPr="00AE199D" w:rsidDel="001255CF" w:rsidRDefault="00AE199D">
            <w:pPr>
              <w:ind w:firstLine="0"/>
              <w:rPr>
                <w:ins w:id="9640" w:author="Nick.Tolimieri" w:date="2022-09-07T13:17:00Z"/>
                <w:del w:id="9641" w:author="Nick.Tolimieri [2]" w:date="2022-09-09T12:38:00Z"/>
                <w:rFonts w:asciiTheme="minorHAnsi" w:eastAsiaTheme="minorHAnsi" w:hAnsiTheme="minorHAnsi" w:cstheme="minorBidi"/>
                <w:sz w:val="22"/>
                <w:szCs w:val="22"/>
                <w:rPrChange w:id="9642" w:author="Nick.Tolimieri" w:date="2022-09-07T13:17:00Z">
                  <w:rPr>
                    <w:ins w:id="9643" w:author="Nick.Tolimieri" w:date="2022-09-07T13:17:00Z"/>
                    <w:del w:id="9644" w:author="Nick.Tolimieri [2]" w:date="2022-09-09T12:38:00Z"/>
                    <w:rFonts w:ascii="Calibri" w:hAnsi="Calibri" w:cs="Calibri"/>
                    <w:color w:val="000000"/>
                    <w:sz w:val="22"/>
                    <w:szCs w:val="22"/>
                  </w:rPr>
                </w:rPrChange>
              </w:rPr>
              <w:pPrChange w:id="9645" w:author="Nick.Tolimieri" w:date="2022-09-07T13:17:00Z">
                <w:pPr/>
              </w:pPrChange>
            </w:pPr>
            <w:ins w:id="9646" w:author="Nick.Tolimieri" w:date="2022-09-07T13:17:00Z">
              <w:del w:id="9647" w:author="Nick.Tolimieri [2]" w:date="2022-09-09T12:38:00Z">
                <w:r w:rsidRPr="00AE199D" w:rsidDel="001255CF">
                  <w:rPr>
                    <w:rFonts w:asciiTheme="minorHAnsi" w:eastAsiaTheme="minorHAnsi" w:hAnsiTheme="minorHAnsi" w:cstheme="minorBidi"/>
                    <w:sz w:val="22"/>
                    <w:szCs w:val="22"/>
                    <w:rPrChange w:id="9648"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649" w:author="Nick.Tolimieri" w:date="2022-09-07T13:17:00Z"/>
                <w:del w:id="9650" w:author="Nick.Tolimieri [2]" w:date="2022-09-09T12:38:00Z"/>
                <w:rFonts w:asciiTheme="minorHAnsi" w:eastAsiaTheme="minorHAnsi" w:hAnsiTheme="minorHAnsi" w:cstheme="minorBidi"/>
                <w:sz w:val="22"/>
                <w:szCs w:val="22"/>
                <w:rPrChange w:id="9651" w:author="Nick.Tolimieri" w:date="2022-09-07T13:17:00Z">
                  <w:rPr>
                    <w:ins w:id="9652" w:author="Nick.Tolimieri" w:date="2022-09-07T13:17:00Z"/>
                    <w:del w:id="9653" w:author="Nick.Tolimieri [2]" w:date="2022-09-09T12:38:00Z"/>
                    <w:rFonts w:ascii="Calibri" w:hAnsi="Calibri" w:cs="Calibri"/>
                    <w:color w:val="000000"/>
                    <w:sz w:val="22"/>
                    <w:szCs w:val="22"/>
                  </w:rPr>
                </w:rPrChange>
              </w:rPr>
              <w:pPrChange w:id="9654" w:author="Nick.Tolimieri" w:date="2022-09-07T13:17:00Z">
                <w:pPr>
                  <w:jc w:val="right"/>
                </w:pPr>
              </w:pPrChange>
            </w:pPr>
            <w:ins w:id="9655" w:author="Nick.Tolimieri" w:date="2022-09-07T13:17:00Z">
              <w:del w:id="9656" w:author="Nick.Tolimieri [2]" w:date="2022-09-09T12:38:00Z">
                <w:r w:rsidRPr="00AE199D" w:rsidDel="001255CF">
                  <w:rPr>
                    <w:rFonts w:asciiTheme="minorHAnsi" w:eastAsiaTheme="minorHAnsi" w:hAnsiTheme="minorHAnsi" w:cstheme="minorBidi"/>
                    <w:sz w:val="22"/>
                    <w:szCs w:val="22"/>
                    <w:rPrChange w:id="9657" w:author="Nick.Tolimieri" w:date="2022-09-07T13:17:00Z">
                      <w:rPr>
                        <w:rFonts w:ascii="Calibri" w:hAnsi="Calibri" w:cs="Calibri"/>
                        <w:color w:val="000000"/>
                        <w:sz w:val="22"/>
                        <w:szCs w:val="22"/>
                      </w:rPr>
                    </w:rPrChange>
                  </w:rPr>
                  <w:delText>2003</w:delText>
                </w:r>
              </w:del>
            </w:ins>
          </w:p>
        </w:tc>
        <w:tc>
          <w:tcPr>
            <w:tcW w:w="960" w:type="dxa"/>
            <w:noWrap/>
            <w:hideMark/>
          </w:tcPr>
          <w:p w:rsidR="00AE199D" w:rsidRPr="00AE199D" w:rsidDel="001255CF" w:rsidRDefault="00AE199D">
            <w:pPr>
              <w:ind w:firstLine="0"/>
              <w:rPr>
                <w:ins w:id="9658" w:author="Nick.Tolimieri" w:date="2022-09-07T13:17:00Z"/>
                <w:del w:id="9659" w:author="Nick.Tolimieri [2]" w:date="2022-09-09T12:38:00Z"/>
                <w:rFonts w:asciiTheme="minorHAnsi" w:eastAsiaTheme="minorHAnsi" w:hAnsiTheme="minorHAnsi" w:cstheme="minorBidi"/>
                <w:sz w:val="22"/>
                <w:szCs w:val="22"/>
                <w:rPrChange w:id="9660" w:author="Nick.Tolimieri" w:date="2022-09-07T13:17:00Z">
                  <w:rPr>
                    <w:ins w:id="9661" w:author="Nick.Tolimieri" w:date="2022-09-07T13:17:00Z"/>
                    <w:del w:id="9662" w:author="Nick.Tolimieri [2]" w:date="2022-09-09T12:38:00Z"/>
                    <w:rFonts w:ascii="Calibri" w:hAnsi="Calibri" w:cs="Calibri"/>
                    <w:color w:val="000000"/>
                    <w:sz w:val="22"/>
                    <w:szCs w:val="22"/>
                  </w:rPr>
                </w:rPrChange>
              </w:rPr>
              <w:pPrChange w:id="9663" w:author="Nick.Tolimieri" w:date="2022-09-07T13:17:00Z">
                <w:pPr>
                  <w:jc w:val="right"/>
                </w:pPr>
              </w:pPrChange>
            </w:pPr>
            <w:ins w:id="9664" w:author="Nick.Tolimieri" w:date="2022-09-07T13:17:00Z">
              <w:del w:id="9665" w:author="Nick.Tolimieri [2]" w:date="2022-09-09T12:38:00Z">
                <w:r w:rsidRPr="00AE199D" w:rsidDel="001255CF">
                  <w:rPr>
                    <w:rFonts w:asciiTheme="minorHAnsi" w:eastAsiaTheme="minorHAnsi" w:hAnsiTheme="minorHAnsi" w:cstheme="minorBidi"/>
                    <w:sz w:val="22"/>
                    <w:szCs w:val="22"/>
                    <w:rPrChange w:id="9666"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667" w:author="Nick.Tolimieri" w:date="2022-09-07T13:17:00Z"/>
                <w:del w:id="9668" w:author="Nick.Tolimieri [2]" w:date="2022-09-09T12:38:00Z"/>
                <w:rFonts w:asciiTheme="minorHAnsi" w:eastAsiaTheme="minorHAnsi" w:hAnsiTheme="minorHAnsi" w:cstheme="minorBidi"/>
                <w:sz w:val="22"/>
                <w:szCs w:val="22"/>
                <w:rPrChange w:id="9669" w:author="Nick.Tolimieri" w:date="2022-09-07T13:17:00Z">
                  <w:rPr>
                    <w:ins w:id="9670" w:author="Nick.Tolimieri" w:date="2022-09-07T13:17:00Z"/>
                    <w:del w:id="9671" w:author="Nick.Tolimieri [2]" w:date="2022-09-09T12:38:00Z"/>
                    <w:rFonts w:ascii="Calibri" w:hAnsi="Calibri" w:cs="Calibri"/>
                    <w:color w:val="000000"/>
                    <w:sz w:val="22"/>
                    <w:szCs w:val="22"/>
                  </w:rPr>
                </w:rPrChange>
              </w:rPr>
              <w:pPrChange w:id="9672" w:author="Nick.Tolimieri" w:date="2022-09-07T13:17:00Z">
                <w:pPr>
                  <w:jc w:val="right"/>
                </w:pPr>
              </w:pPrChange>
            </w:pPr>
            <w:ins w:id="9673" w:author="Nick.Tolimieri" w:date="2022-09-07T13:17:00Z">
              <w:del w:id="9674" w:author="Nick.Tolimieri [2]" w:date="2022-09-09T12:38:00Z">
                <w:r w:rsidRPr="00AE199D" w:rsidDel="001255CF">
                  <w:rPr>
                    <w:rFonts w:asciiTheme="minorHAnsi" w:eastAsiaTheme="minorHAnsi" w:hAnsiTheme="minorHAnsi" w:cstheme="minorBidi"/>
                    <w:sz w:val="22"/>
                    <w:szCs w:val="22"/>
                    <w:rPrChange w:id="9675" w:author="Nick.Tolimieri" w:date="2022-09-07T13:17:00Z">
                      <w:rPr>
                        <w:rFonts w:ascii="Calibri" w:hAnsi="Calibri" w:cs="Calibri"/>
                        <w:color w:val="000000"/>
                        <w:sz w:val="22"/>
                        <w:szCs w:val="22"/>
                      </w:rPr>
                    </w:rPrChange>
                  </w:rPr>
                  <w:delText>31</w:delText>
                </w:r>
              </w:del>
            </w:ins>
          </w:p>
        </w:tc>
        <w:tc>
          <w:tcPr>
            <w:tcW w:w="960" w:type="dxa"/>
            <w:noWrap/>
            <w:hideMark/>
          </w:tcPr>
          <w:p w:rsidR="00AE199D" w:rsidRPr="00AE199D" w:rsidDel="001255CF" w:rsidRDefault="00AE199D">
            <w:pPr>
              <w:ind w:firstLine="0"/>
              <w:rPr>
                <w:ins w:id="9676" w:author="Nick.Tolimieri" w:date="2022-09-07T13:17:00Z"/>
                <w:del w:id="9677" w:author="Nick.Tolimieri [2]" w:date="2022-09-09T12:38:00Z"/>
                <w:rFonts w:asciiTheme="minorHAnsi" w:eastAsiaTheme="minorHAnsi" w:hAnsiTheme="minorHAnsi" w:cstheme="minorBidi"/>
                <w:sz w:val="22"/>
                <w:szCs w:val="22"/>
                <w:rPrChange w:id="9678" w:author="Nick.Tolimieri" w:date="2022-09-07T13:17:00Z">
                  <w:rPr>
                    <w:ins w:id="9679" w:author="Nick.Tolimieri" w:date="2022-09-07T13:17:00Z"/>
                    <w:del w:id="9680" w:author="Nick.Tolimieri [2]" w:date="2022-09-09T12:38:00Z"/>
                    <w:rFonts w:ascii="Calibri" w:hAnsi="Calibri" w:cs="Calibri"/>
                    <w:color w:val="000000"/>
                    <w:sz w:val="22"/>
                    <w:szCs w:val="22"/>
                  </w:rPr>
                </w:rPrChange>
              </w:rPr>
              <w:pPrChange w:id="9681" w:author="Nick.Tolimieri" w:date="2022-09-07T13:17:00Z">
                <w:pPr>
                  <w:jc w:val="right"/>
                </w:pPr>
              </w:pPrChange>
            </w:pPr>
            <w:ins w:id="9682" w:author="Nick.Tolimieri" w:date="2022-09-07T13:17:00Z">
              <w:del w:id="9683" w:author="Nick.Tolimieri [2]" w:date="2022-09-09T12:38:00Z">
                <w:r w:rsidRPr="00AE199D" w:rsidDel="001255CF">
                  <w:rPr>
                    <w:rFonts w:asciiTheme="minorHAnsi" w:eastAsiaTheme="minorHAnsi" w:hAnsiTheme="minorHAnsi" w:cstheme="minorBidi"/>
                    <w:sz w:val="22"/>
                    <w:szCs w:val="22"/>
                    <w:rPrChange w:id="9684" w:author="Nick.Tolimieri" w:date="2022-09-07T13:17:00Z">
                      <w:rPr>
                        <w:rFonts w:ascii="Calibri" w:hAnsi="Calibri" w:cs="Calibri"/>
                        <w:color w:val="000000"/>
                        <w:sz w:val="22"/>
                        <w:szCs w:val="22"/>
                      </w:rPr>
                    </w:rPrChange>
                  </w:rPr>
                  <w:delText>3</w:delText>
                </w:r>
              </w:del>
            </w:ins>
          </w:p>
        </w:tc>
        <w:tc>
          <w:tcPr>
            <w:tcW w:w="960" w:type="dxa"/>
            <w:noWrap/>
            <w:hideMark/>
          </w:tcPr>
          <w:p w:rsidR="00AE199D" w:rsidRPr="00AE199D" w:rsidDel="001255CF" w:rsidRDefault="00AE199D">
            <w:pPr>
              <w:ind w:firstLine="0"/>
              <w:rPr>
                <w:ins w:id="9685" w:author="Nick.Tolimieri" w:date="2022-09-07T13:17:00Z"/>
                <w:del w:id="9686" w:author="Nick.Tolimieri [2]" w:date="2022-09-09T12:38:00Z"/>
                <w:rFonts w:asciiTheme="minorHAnsi" w:eastAsiaTheme="minorHAnsi" w:hAnsiTheme="minorHAnsi" w:cstheme="minorBidi"/>
                <w:sz w:val="22"/>
                <w:szCs w:val="22"/>
                <w:rPrChange w:id="9687" w:author="Nick.Tolimieri" w:date="2022-09-07T13:17:00Z">
                  <w:rPr>
                    <w:ins w:id="9688" w:author="Nick.Tolimieri" w:date="2022-09-07T13:17:00Z"/>
                    <w:del w:id="9689" w:author="Nick.Tolimieri [2]" w:date="2022-09-09T12:38:00Z"/>
                    <w:rFonts w:ascii="Calibri" w:hAnsi="Calibri" w:cs="Calibri"/>
                    <w:color w:val="000000"/>
                    <w:sz w:val="22"/>
                    <w:szCs w:val="22"/>
                  </w:rPr>
                </w:rPrChange>
              </w:rPr>
              <w:pPrChange w:id="9690" w:author="Nick.Tolimieri" w:date="2022-09-07T13:17:00Z">
                <w:pPr>
                  <w:jc w:val="right"/>
                </w:pPr>
              </w:pPrChange>
            </w:pPr>
            <w:ins w:id="9691" w:author="Nick.Tolimieri" w:date="2022-09-07T13:17:00Z">
              <w:del w:id="9692" w:author="Nick.Tolimieri [2]" w:date="2022-09-09T12:38:00Z">
                <w:r w:rsidRPr="00AE199D" w:rsidDel="001255CF">
                  <w:rPr>
                    <w:rFonts w:asciiTheme="minorHAnsi" w:eastAsiaTheme="minorHAnsi" w:hAnsiTheme="minorHAnsi" w:cstheme="minorBidi"/>
                    <w:sz w:val="22"/>
                    <w:szCs w:val="22"/>
                    <w:rPrChange w:id="9693" w:author="Nick.Tolimieri" w:date="2022-09-07T13:17:00Z">
                      <w:rPr>
                        <w:rFonts w:ascii="Calibri" w:hAnsi="Calibri" w:cs="Calibri"/>
                        <w:color w:val="000000"/>
                        <w:sz w:val="22"/>
                        <w:szCs w:val="22"/>
                      </w:rPr>
                    </w:rPrChange>
                  </w:rPr>
                  <w:delText>23</w:delText>
                </w:r>
              </w:del>
            </w:ins>
          </w:p>
        </w:tc>
        <w:tc>
          <w:tcPr>
            <w:tcW w:w="960" w:type="dxa"/>
            <w:noWrap/>
            <w:hideMark/>
          </w:tcPr>
          <w:p w:rsidR="00AE199D" w:rsidRPr="00AE199D" w:rsidDel="001255CF" w:rsidRDefault="00AE199D">
            <w:pPr>
              <w:ind w:firstLine="0"/>
              <w:rPr>
                <w:ins w:id="9694" w:author="Nick.Tolimieri" w:date="2022-09-07T13:17:00Z"/>
                <w:del w:id="9695" w:author="Nick.Tolimieri [2]" w:date="2022-09-09T12:38:00Z"/>
                <w:rFonts w:asciiTheme="minorHAnsi" w:eastAsiaTheme="minorHAnsi" w:hAnsiTheme="minorHAnsi" w:cstheme="minorBidi"/>
                <w:sz w:val="22"/>
                <w:szCs w:val="22"/>
                <w:rPrChange w:id="9696" w:author="Nick.Tolimieri" w:date="2022-09-07T13:17:00Z">
                  <w:rPr>
                    <w:ins w:id="9697" w:author="Nick.Tolimieri" w:date="2022-09-07T13:17:00Z"/>
                    <w:del w:id="9698" w:author="Nick.Tolimieri [2]" w:date="2022-09-09T12:38:00Z"/>
                    <w:rFonts w:ascii="Calibri" w:hAnsi="Calibri" w:cs="Calibri"/>
                    <w:color w:val="000000"/>
                    <w:sz w:val="22"/>
                    <w:szCs w:val="22"/>
                  </w:rPr>
                </w:rPrChange>
              </w:rPr>
              <w:pPrChange w:id="9699" w:author="Nick.Tolimieri" w:date="2022-09-07T13:17:00Z">
                <w:pPr>
                  <w:jc w:val="right"/>
                </w:pPr>
              </w:pPrChange>
            </w:pPr>
            <w:ins w:id="9700" w:author="Nick.Tolimieri" w:date="2022-09-07T13:17:00Z">
              <w:del w:id="9701" w:author="Nick.Tolimieri [2]" w:date="2022-09-09T12:38:00Z">
                <w:r w:rsidRPr="00AE199D" w:rsidDel="001255CF">
                  <w:rPr>
                    <w:rFonts w:asciiTheme="minorHAnsi" w:eastAsiaTheme="minorHAnsi" w:hAnsiTheme="minorHAnsi" w:cstheme="minorBidi"/>
                    <w:sz w:val="22"/>
                    <w:szCs w:val="22"/>
                    <w:rPrChange w:id="9702"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9703" w:author="Nick.Tolimieri" w:date="2022-09-07T13:17:00Z"/>
                <w:del w:id="9704" w:author="Nick.Tolimieri [2]" w:date="2022-09-09T12:38:00Z"/>
                <w:rFonts w:asciiTheme="minorHAnsi" w:eastAsiaTheme="minorHAnsi" w:hAnsiTheme="minorHAnsi" w:cstheme="minorBidi"/>
                <w:sz w:val="22"/>
                <w:szCs w:val="22"/>
                <w:rPrChange w:id="9705" w:author="Nick.Tolimieri" w:date="2022-09-07T13:17:00Z">
                  <w:rPr>
                    <w:ins w:id="9706" w:author="Nick.Tolimieri" w:date="2022-09-07T13:17:00Z"/>
                    <w:del w:id="9707" w:author="Nick.Tolimieri [2]" w:date="2022-09-09T12:38:00Z"/>
                    <w:rFonts w:ascii="Calibri" w:hAnsi="Calibri" w:cs="Calibri"/>
                    <w:color w:val="000000"/>
                    <w:sz w:val="22"/>
                    <w:szCs w:val="22"/>
                  </w:rPr>
                </w:rPrChange>
              </w:rPr>
              <w:pPrChange w:id="9708" w:author="Nick.Tolimieri" w:date="2022-09-07T13:17:00Z">
                <w:pPr>
                  <w:jc w:val="right"/>
                </w:pPr>
              </w:pPrChange>
            </w:pPr>
            <w:ins w:id="9709" w:author="Nick.Tolimieri" w:date="2022-09-07T13:17:00Z">
              <w:del w:id="9710" w:author="Nick.Tolimieri [2]" w:date="2022-09-09T12:38:00Z">
                <w:r w:rsidRPr="00AE199D" w:rsidDel="001255CF">
                  <w:rPr>
                    <w:rFonts w:asciiTheme="minorHAnsi" w:eastAsiaTheme="minorHAnsi" w:hAnsiTheme="minorHAnsi" w:cstheme="minorBidi"/>
                    <w:sz w:val="22"/>
                    <w:szCs w:val="22"/>
                    <w:rPrChange w:id="9711" w:author="Nick.Tolimieri" w:date="2022-09-07T13:17:00Z">
                      <w:rPr>
                        <w:rFonts w:ascii="Calibri" w:hAnsi="Calibri" w:cs="Calibri"/>
                        <w:color w:val="000000"/>
                        <w:sz w:val="22"/>
                        <w:szCs w:val="22"/>
                      </w:rPr>
                    </w:rPrChange>
                  </w:rPr>
                  <w:delText>10</w:delText>
                </w:r>
              </w:del>
            </w:ins>
          </w:p>
        </w:tc>
        <w:tc>
          <w:tcPr>
            <w:tcW w:w="960" w:type="dxa"/>
            <w:noWrap/>
            <w:hideMark/>
          </w:tcPr>
          <w:p w:rsidR="00AE199D" w:rsidRPr="00AE199D" w:rsidDel="001255CF" w:rsidRDefault="00AE199D">
            <w:pPr>
              <w:ind w:firstLine="0"/>
              <w:rPr>
                <w:ins w:id="9712" w:author="Nick.Tolimieri" w:date="2022-09-07T13:17:00Z"/>
                <w:del w:id="9713" w:author="Nick.Tolimieri [2]" w:date="2022-09-09T12:38:00Z"/>
                <w:rFonts w:asciiTheme="minorHAnsi" w:eastAsiaTheme="minorHAnsi" w:hAnsiTheme="minorHAnsi" w:cstheme="minorBidi"/>
                <w:sz w:val="22"/>
                <w:szCs w:val="22"/>
                <w:rPrChange w:id="9714" w:author="Nick.Tolimieri" w:date="2022-09-07T13:17:00Z">
                  <w:rPr>
                    <w:ins w:id="9715" w:author="Nick.Tolimieri" w:date="2022-09-07T13:17:00Z"/>
                    <w:del w:id="9716" w:author="Nick.Tolimieri [2]" w:date="2022-09-09T12:38:00Z"/>
                    <w:rFonts w:ascii="Calibri" w:hAnsi="Calibri" w:cs="Calibri"/>
                    <w:color w:val="000000"/>
                    <w:sz w:val="22"/>
                    <w:szCs w:val="22"/>
                  </w:rPr>
                </w:rPrChange>
              </w:rPr>
              <w:pPrChange w:id="9717" w:author="Nick.Tolimieri" w:date="2022-09-07T13:17:00Z">
                <w:pPr>
                  <w:jc w:val="right"/>
                </w:pPr>
              </w:pPrChange>
            </w:pPr>
            <w:ins w:id="9718" w:author="Nick.Tolimieri" w:date="2022-09-07T13:17:00Z">
              <w:del w:id="9719" w:author="Nick.Tolimieri [2]" w:date="2022-09-09T12:38:00Z">
                <w:r w:rsidRPr="00AE199D" w:rsidDel="001255CF">
                  <w:rPr>
                    <w:rFonts w:asciiTheme="minorHAnsi" w:eastAsiaTheme="minorHAnsi" w:hAnsiTheme="minorHAnsi" w:cstheme="minorBidi"/>
                    <w:sz w:val="22"/>
                    <w:szCs w:val="22"/>
                    <w:rPrChange w:id="9720" w:author="Nick.Tolimieri" w:date="2022-09-07T13:17:00Z">
                      <w:rPr>
                        <w:rFonts w:ascii="Calibri" w:hAnsi="Calibri" w:cs="Calibri"/>
                        <w:color w:val="000000"/>
                        <w:sz w:val="22"/>
                        <w:szCs w:val="22"/>
                      </w:rPr>
                    </w:rPrChange>
                  </w:rPr>
                  <w:delText>1.67</w:delText>
                </w:r>
              </w:del>
            </w:ins>
          </w:p>
        </w:tc>
        <w:tc>
          <w:tcPr>
            <w:tcW w:w="960" w:type="dxa"/>
            <w:noWrap/>
            <w:hideMark/>
          </w:tcPr>
          <w:p w:rsidR="00AE199D" w:rsidRPr="00AE199D" w:rsidDel="001255CF" w:rsidRDefault="00AE199D">
            <w:pPr>
              <w:ind w:firstLine="0"/>
              <w:rPr>
                <w:ins w:id="9721" w:author="Nick.Tolimieri" w:date="2022-09-07T13:17:00Z"/>
                <w:del w:id="9722" w:author="Nick.Tolimieri [2]" w:date="2022-09-09T12:38:00Z"/>
                <w:rFonts w:asciiTheme="minorHAnsi" w:eastAsiaTheme="minorHAnsi" w:hAnsiTheme="minorHAnsi" w:cstheme="minorBidi"/>
                <w:sz w:val="22"/>
                <w:szCs w:val="22"/>
                <w:rPrChange w:id="9723" w:author="Nick.Tolimieri" w:date="2022-09-07T13:17:00Z">
                  <w:rPr>
                    <w:ins w:id="9724" w:author="Nick.Tolimieri" w:date="2022-09-07T13:17:00Z"/>
                    <w:del w:id="9725" w:author="Nick.Tolimieri [2]" w:date="2022-09-09T12:38:00Z"/>
                    <w:rFonts w:ascii="Calibri" w:hAnsi="Calibri" w:cs="Calibri"/>
                    <w:color w:val="000000"/>
                    <w:sz w:val="22"/>
                    <w:szCs w:val="22"/>
                  </w:rPr>
                </w:rPrChange>
              </w:rPr>
              <w:pPrChange w:id="9726" w:author="Nick.Tolimieri" w:date="2022-09-07T13:17:00Z">
                <w:pPr>
                  <w:jc w:val="right"/>
                </w:pPr>
              </w:pPrChange>
            </w:pPr>
            <w:ins w:id="9727" w:author="Nick.Tolimieri" w:date="2022-09-07T13:17:00Z">
              <w:del w:id="9728" w:author="Nick.Tolimieri [2]" w:date="2022-09-09T12:38:00Z">
                <w:r w:rsidRPr="00AE199D" w:rsidDel="001255CF">
                  <w:rPr>
                    <w:rFonts w:asciiTheme="minorHAnsi" w:eastAsiaTheme="minorHAnsi" w:hAnsiTheme="minorHAnsi" w:cstheme="minorBidi"/>
                    <w:sz w:val="22"/>
                    <w:szCs w:val="22"/>
                    <w:rPrChange w:id="9729" w:author="Nick.Tolimieri" w:date="2022-09-07T13:17:00Z">
                      <w:rPr>
                        <w:rFonts w:ascii="Calibri" w:hAnsi="Calibri" w:cs="Calibri"/>
                        <w:color w:val="000000"/>
                        <w:sz w:val="22"/>
                        <w:szCs w:val="22"/>
                      </w:rPr>
                    </w:rPrChange>
                  </w:rPr>
                  <w:delText>0.27</w:delText>
                </w:r>
              </w:del>
            </w:ins>
          </w:p>
        </w:tc>
      </w:tr>
      <w:tr w:rsidR="00AE199D" w:rsidRPr="00AE199D" w:rsidDel="001255CF" w:rsidTr="00AE199D">
        <w:trPr>
          <w:trHeight w:val="300"/>
          <w:ins w:id="9730" w:author="Nick.Tolimieri" w:date="2022-09-07T13:17:00Z"/>
          <w:del w:id="9731" w:author="Nick.Tolimieri [2]" w:date="2022-09-09T12:38:00Z"/>
        </w:trPr>
        <w:tc>
          <w:tcPr>
            <w:tcW w:w="960" w:type="dxa"/>
            <w:noWrap/>
            <w:hideMark/>
          </w:tcPr>
          <w:p w:rsidR="00AE199D" w:rsidRPr="00AE199D" w:rsidDel="001255CF" w:rsidRDefault="00AE199D">
            <w:pPr>
              <w:ind w:firstLine="0"/>
              <w:rPr>
                <w:ins w:id="9732" w:author="Nick.Tolimieri" w:date="2022-09-07T13:17:00Z"/>
                <w:del w:id="9733" w:author="Nick.Tolimieri [2]" w:date="2022-09-09T12:38:00Z"/>
                <w:rFonts w:asciiTheme="minorHAnsi" w:eastAsiaTheme="minorHAnsi" w:hAnsiTheme="minorHAnsi" w:cstheme="minorBidi"/>
                <w:sz w:val="22"/>
                <w:szCs w:val="22"/>
                <w:rPrChange w:id="9734" w:author="Nick.Tolimieri" w:date="2022-09-07T13:17:00Z">
                  <w:rPr>
                    <w:ins w:id="9735" w:author="Nick.Tolimieri" w:date="2022-09-07T13:17:00Z"/>
                    <w:del w:id="9736" w:author="Nick.Tolimieri [2]" w:date="2022-09-09T12:38:00Z"/>
                    <w:rFonts w:ascii="Calibri" w:hAnsi="Calibri" w:cs="Calibri"/>
                    <w:color w:val="000000"/>
                    <w:sz w:val="22"/>
                    <w:szCs w:val="22"/>
                  </w:rPr>
                </w:rPrChange>
              </w:rPr>
              <w:pPrChange w:id="9737" w:author="Nick.Tolimieri" w:date="2022-09-07T13:17:00Z">
                <w:pPr/>
              </w:pPrChange>
            </w:pPr>
            <w:ins w:id="9738" w:author="Nick.Tolimieri" w:date="2022-09-07T13:17:00Z">
              <w:del w:id="9739" w:author="Nick.Tolimieri [2]" w:date="2022-09-09T12:38:00Z">
                <w:r w:rsidRPr="00AE199D" w:rsidDel="001255CF">
                  <w:rPr>
                    <w:rFonts w:asciiTheme="minorHAnsi" w:eastAsiaTheme="minorHAnsi" w:hAnsiTheme="minorHAnsi" w:cstheme="minorBidi"/>
                    <w:sz w:val="22"/>
                    <w:szCs w:val="22"/>
                    <w:rPrChange w:id="9740"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741" w:author="Nick.Tolimieri" w:date="2022-09-07T13:17:00Z"/>
                <w:del w:id="9742" w:author="Nick.Tolimieri [2]" w:date="2022-09-09T12:38:00Z"/>
                <w:rFonts w:asciiTheme="minorHAnsi" w:eastAsiaTheme="minorHAnsi" w:hAnsiTheme="minorHAnsi" w:cstheme="minorBidi"/>
                <w:sz w:val="22"/>
                <w:szCs w:val="22"/>
                <w:rPrChange w:id="9743" w:author="Nick.Tolimieri" w:date="2022-09-07T13:17:00Z">
                  <w:rPr>
                    <w:ins w:id="9744" w:author="Nick.Tolimieri" w:date="2022-09-07T13:17:00Z"/>
                    <w:del w:id="9745" w:author="Nick.Tolimieri [2]" w:date="2022-09-09T12:38:00Z"/>
                    <w:rFonts w:ascii="Calibri" w:hAnsi="Calibri" w:cs="Calibri"/>
                    <w:color w:val="000000"/>
                    <w:sz w:val="22"/>
                    <w:szCs w:val="22"/>
                  </w:rPr>
                </w:rPrChange>
              </w:rPr>
              <w:pPrChange w:id="9746" w:author="Nick.Tolimieri" w:date="2022-09-07T13:17:00Z">
                <w:pPr>
                  <w:jc w:val="right"/>
                </w:pPr>
              </w:pPrChange>
            </w:pPr>
            <w:ins w:id="9747" w:author="Nick.Tolimieri" w:date="2022-09-07T13:17:00Z">
              <w:del w:id="9748" w:author="Nick.Tolimieri [2]" w:date="2022-09-09T12:38:00Z">
                <w:r w:rsidRPr="00AE199D" w:rsidDel="001255CF">
                  <w:rPr>
                    <w:rFonts w:asciiTheme="minorHAnsi" w:eastAsiaTheme="minorHAnsi" w:hAnsiTheme="minorHAnsi" w:cstheme="minorBidi"/>
                    <w:sz w:val="22"/>
                    <w:szCs w:val="22"/>
                    <w:rPrChange w:id="9749" w:author="Nick.Tolimieri" w:date="2022-09-07T13:17:00Z">
                      <w:rPr>
                        <w:rFonts w:ascii="Calibri" w:hAnsi="Calibri" w:cs="Calibri"/>
                        <w:color w:val="000000"/>
                        <w:sz w:val="22"/>
                        <w:szCs w:val="22"/>
                      </w:rPr>
                    </w:rPrChange>
                  </w:rPr>
                  <w:delText>2004</w:delText>
                </w:r>
              </w:del>
            </w:ins>
          </w:p>
        </w:tc>
        <w:tc>
          <w:tcPr>
            <w:tcW w:w="960" w:type="dxa"/>
            <w:noWrap/>
            <w:hideMark/>
          </w:tcPr>
          <w:p w:rsidR="00AE199D" w:rsidRPr="00AE199D" w:rsidDel="001255CF" w:rsidRDefault="00AE199D">
            <w:pPr>
              <w:ind w:firstLine="0"/>
              <w:rPr>
                <w:ins w:id="9750" w:author="Nick.Tolimieri" w:date="2022-09-07T13:17:00Z"/>
                <w:del w:id="9751" w:author="Nick.Tolimieri [2]" w:date="2022-09-09T12:38:00Z"/>
                <w:rFonts w:asciiTheme="minorHAnsi" w:eastAsiaTheme="minorHAnsi" w:hAnsiTheme="minorHAnsi" w:cstheme="minorBidi"/>
                <w:sz w:val="22"/>
                <w:szCs w:val="22"/>
                <w:rPrChange w:id="9752" w:author="Nick.Tolimieri" w:date="2022-09-07T13:17:00Z">
                  <w:rPr>
                    <w:ins w:id="9753" w:author="Nick.Tolimieri" w:date="2022-09-07T13:17:00Z"/>
                    <w:del w:id="9754" w:author="Nick.Tolimieri [2]" w:date="2022-09-09T12:38:00Z"/>
                    <w:rFonts w:ascii="Calibri" w:hAnsi="Calibri" w:cs="Calibri"/>
                    <w:color w:val="000000"/>
                    <w:sz w:val="22"/>
                    <w:szCs w:val="22"/>
                  </w:rPr>
                </w:rPrChange>
              </w:rPr>
              <w:pPrChange w:id="9755" w:author="Nick.Tolimieri" w:date="2022-09-07T13:17:00Z">
                <w:pPr>
                  <w:jc w:val="right"/>
                </w:pPr>
              </w:pPrChange>
            </w:pPr>
            <w:ins w:id="9756" w:author="Nick.Tolimieri" w:date="2022-09-07T13:17:00Z">
              <w:del w:id="9757" w:author="Nick.Tolimieri [2]" w:date="2022-09-09T12:38:00Z">
                <w:r w:rsidRPr="00AE199D" w:rsidDel="001255CF">
                  <w:rPr>
                    <w:rFonts w:asciiTheme="minorHAnsi" w:eastAsiaTheme="minorHAnsi" w:hAnsiTheme="minorHAnsi" w:cstheme="minorBidi"/>
                    <w:sz w:val="22"/>
                    <w:szCs w:val="22"/>
                    <w:rPrChange w:id="9758"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759" w:author="Nick.Tolimieri" w:date="2022-09-07T13:17:00Z"/>
                <w:del w:id="9760" w:author="Nick.Tolimieri [2]" w:date="2022-09-09T12:38:00Z"/>
                <w:rFonts w:asciiTheme="minorHAnsi" w:eastAsiaTheme="minorHAnsi" w:hAnsiTheme="minorHAnsi" w:cstheme="minorBidi"/>
                <w:sz w:val="22"/>
                <w:szCs w:val="22"/>
                <w:rPrChange w:id="9761" w:author="Nick.Tolimieri" w:date="2022-09-07T13:17:00Z">
                  <w:rPr>
                    <w:ins w:id="9762" w:author="Nick.Tolimieri" w:date="2022-09-07T13:17:00Z"/>
                    <w:del w:id="9763" w:author="Nick.Tolimieri [2]" w:date="2022-09-09T12:38:00Z"/>
                    <w:rFonts w:ascii="Calibri" w:hAnsi="Calibri" w:cs="Calibri"/>
                    <w:color w:val="000000"/>
                    <w:sz w:val="22"/>
                    <w:szCs w:val="22"/>
                  </w:rPr>
                </w:rPrChange>
              </w:rPr>
              <w:pPrChange w:id="9764" w:author="Nick.Tolimieri" w:date="2022-09-07T13:17:00Z">
                <w:pPr>
                  <w:jc w:val="right"/>
                </w:pPr>
              </w:pPrChange>
            </w:pPr>
            <w:ins w:id="9765" w:author="Nick.Tolimieri" w:date="2022-09-07T13:17:00Z">
              <w:del w:id="9766" w:author="Nick.Tolimieri [2]" w:date="2022-09-09T12:38:00Z">
                <w:r w:rsidRPr="00AE199D" w:rsidDel="001255CF">
                  <w:rPr>
                    <w:rFonts w:asciiTheme="minorHAnsi" w:eastAsiaTheme="minorHAnsi" w:hAnsiTheme="minorHAnsi" w:cstheme="minorBidi"/>
                    <w:sz w:val="22"/>
                    <w:szCs w:val="22"/>
                    <w:rPrChange w:id="9767"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768" w:author="Nick.Tolimieri" w:date="2022-09-07T13:17:00Z"/>
                <w:del w:id="9769" w:author="Nick.Tolimieri [2]" w:date="2022-09-09T12:38:00Z"/>
                <w:rFonts w:asciiTheme="minorHAnsi" w:eastAsiaTheme="minorHAnsi" w:hAnsiTheme="minorHAnsi" w:cstheme="minorBidi"/>
                <w:sz w:val="22"/>
                <w:szCs w:val="22"/>
                <w:rPrChange w:id="9770" w:author="Nick.Tolimieri" w:date="2022-09-07T13:17:00Z">
                  <w:rPr>
                    <w:ins w:id="9771" w:author="Nick.Tolimieri" w:date="2022-09-07T13:17:00Z"/>
                    <w:del w:id="9772" w:author="Nick.Tolimieri [2]" w:date="2022-09-09T12:38:00Z"/>
                    <w:rFonts w:ascii="Calibri" w:hAnsi="Calibri" w:cs="Calibri"/>
                    <w:color w:val="000000"/>
                    <w:sz w:val="22"/>
                    <w:szCs w:val="22"/>
                  </w:rPr>
                </w:rPrChange>
              </w:rPr>
              <w:pPrChange w:id="9773" w:author="Nick.Tolimieri" w:date="2022-09-07T13:17:00Z">
                <w:pPr>
                  <w:jc w:val="right"/>
                </w:pPr>
              </w:pPrChange>
            </w:pPr>
            <w:ins w:id="9774" w:author="Nick.Tolimieri" w:date="2022-09-07T13:17:00Z">
              <w:del w:id="9775" w:author="Nick.Tolimieri [2]" w:date="2022-09-09T12:38:00Z">
                <w:r w:rsidRPr="00AE199D" w:rsidDel="001255CF">
                  <w:rPr>
                    <w:rFonts w:asciiTheme="minorHAnsi" w:eastAsiaTheme="minorHAnsi" w:hAnsiTheme="minorHAnsi" w:cstheme="minorBidi"/>
                    <w:sz w:val="22"/>
                    <w:szCs w:val="22"/>
                    <w:rPrChange w:id="9776"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777" w:author="Nick.Tolimieri" w:date="2022-09-07T13:17:00Z"/>
                <w:del w:id="9778" w:author="Nick.Tolimieri [2]" w:date="2022-09-09T12:38:00Z"/>
                <w:rFonts w:asciiTheme="minorHAnsi" w:eastAsiaTheme="minorHAnsi" w:hAnsiTheme="minorHAnsi" w:cstheme="minorBidi"/>
                <w:sz w:val="22"/>
                <w:szCs w:val="22"/>
                <w:rPrChange w:id="9779" w:author="Nick.Tolimieri" w:date="2022-09-07T13:17:00Z">
                  <w:rPr>
                    <w:ins w:id="9780" w:author="Nick.Tolimieri" w:date="2022-09-07T13:17:00Z"/>
                    <w:del w:id="9781" w:author="Nick.Tolimieri [2]" w:date="2022-09-09T12:38:00Z"/>
                    <w:rFonts w:ascii="Calibri" w:hAnsi="Calibri" w:cs="Calibri"/>
                    <w:color w:val="000000"/>
                    <w:sz w:val="22"/>
                    <w:szCs w:val="22"/>
                  </w:rPr>
                </w:rPrChange>
              </w:rPr>
              <w:pPrChange w:id="9782" w:author="Nick.Tolimieri" w:date="2022-09-07T13:17:00Z">
                <w:pPr>
                  <w:jc w:val="right"/>
                </w:pPr>
              </w:pPrChange>
            </w:pPr>
            <w:ins w:id="9783" w:author="Nick.Tolimieri" w:date="2022-09-07T13:17:00Z">
              <w:del w:id="9784" w:author="Nick.Tolimieri [2]" w:date="2022-09-09T12:38:00Z">
                <w:r w:rsidRPr="00AE199D" w:rsidDel="001255CF">
                  <w:rPr>
                    <w:rFonts w:asciiTheme="minorHAnsi" w:eastAsiaTheme="minorHAnsi" w:hAnsiTheme="minorHAnsi" w:cstheme="minorBidi"/>
                    <w:sz w:val="22"/>
                    <w:szCs w:val="22"/>
                    <w:rPrChange w:id="9785"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786" w:author="Nick.Tolimieri" w:date="2022-09-07T13:17:00Z"/>
                <w:del w:id="9787" w:author="Nick.Tolimieri [2]" w:date="2022-09-09T12:38:00Z"/>
                <w:rFonts w:asciiTheme="minorHAnsi" w:eastAsiaTheme="minorHAnsi" w:hAnsiTheme="minorHAnsi" w:cstheme="minorBidi"/>
                <w:sz w:val="22"/>
                <w:szCs w:val="22"/>
                <w:rPrChange w:id="9788" w:author="Nick.Tolimieri" w:date="2022-09-07T13:17:00Z">
                  <w:rPr>
                    <w:ins w:id="9789" w:author="Nick.Tolimieri" w:date="2022-09-07T13:17:00Z"/>
                    <w:del w:id="9790" w:author="Nick.Tolimieri [2]" w:date="2022-09-09T12:38:00Z"/>
                    <w:rFonts w:ascii="Calibri" w:hAnsi="Calibri" w:cs="Calibri"/>
                    <w:color w:val="000000"/>
                    <w:sz w:val="22"/>
                    <w:szCs w:val="22"/>
                  </w:rPr>
                </w:rPrChange>
              </w:rPr>
              <w:pPrChange w:id="9791" w:author="Nick.Tolimieri" w:date="2022-09-07T13:17:00Z">
                <w:pPr/>
              </w:pPrChange>
            </w:pPr>
            <w:ins w:id="9792" w:author="Nick.Tolimieri" w:date="2022-09-07T13:17:00Z">
              <w:del w:id="9793" w:author="Nick.Tolimieri [2]" w:date="2022-09-09T12:38:00Z">
                <w:r w:rsidRPr="00AE199D" w:rsidDel="001255CF">
                  <w:rPr>
                    <w:rFonts w:asciiTheme="minorHAnsi" w:eastAsiaTheme="minorHAnsi" w:hAnsiTheme="minorHAnsi" w:cstheme="minorBidi"/>
                    <w:sz w:val="22"/>
                    <w:szCs w:val="22"/>
                    <w:rPrChange w:id="9794"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795" w:author="Nick.Tolimieri" w:date="2022-09-07T13:17:00Z"/>
                <w:del w:id="9796" w:author="Nick.Tolimieri [2]" w:date="2022-09-09T12:38:00Z"/>
                <w:rFonts w:asciiTheme="minorHAnsi" w:eastAsiaTheme="minorHAnsi" w:hAnsiTheme="minorHAnsi" w:cstheme="minorBidi"/>
                <w:sz w:val="22"/>
                <w:szCs w:val="22"/>
                <w:rPrChange w:id="9797" w:author="Nick.Tolimieri" w:date="2022-09-07T13:17:00Z">
                  <w:rPr>
                    <w:ins w:id="9798" w:author="Nick.Tolimieri" w:date="2022-09-07T13:17:00Z"/>
                    <w:del w:id="9799" w:author="Nick.Tolimieri [2]" w:date="2022-09-09T12:38:00Z"/>
                    <w:rFonts w:ascii="Calibri" w:hAnsi="Calibri" w:cs="Calibri"/>
                    <w:color w:val="000000"/>
                    <w:sz w:val="22"/>
                    <w:szCs w:val="22"/>
                  </w:rPr>
                </w:rPrChange>
              </w:rPr>
              <w:pPrChange w:id="9800" w:author="Nick.Tolimieri" w:date="2022-09-07T13:17:00Z">
                <w:pPr/>
              </w:pPrChange>
            </w:pPr>
            <w:ins w:id="9801" w:author="Nick.Tolimieri" w:date="2022-09-07T13:17:00Z">
              <w:del w:id="9802" w:author="Nick.Tolimieri [2]" w:date="2022-09-09T12:38:00Z">
                <w:r w:rsidRPr="00AE199D" w:rsidDel="001255CF">
                  <w:rPr>
                    <w:rFonts w:asciiTheme="minorHAnsi" w:eastAsiaTheme="minorHAnsi" w:hAnsiTheme="minorHAnsi" w:cstheme="minorBidi"/>
                    <w:sz w:val="22"/>
                    <w:szCs w:val="22"/>
                    <w:rPrChange w:id="9803"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804" w:author="Nick.Tolimieri" w:date="2022-09-07T13:17:00Z"/>
                <w:del w:id="9805" w:author="Nick.Tolimieri [2]" w:date="2022-09-09T12:38:00Z"/>
                <w:rFonts w:asciiTheme="minorHAnsi" w:eastAsiaTheme="minorHAnsi" w:hAnsiTheme="minorHAnsi" w:cstheme="minorBidi"/>
                <w:sz w:val="22"/>
                <w:szCs w:val="22"/>
                <w:rPrChange w:id="9806" w:author="Nick.Tolimieri" w:date="2022-09-07T13:17:00Z">
                  <w:rPr>
                    <w:ins w:id="9807" w:author="Nick.Tolimieri" w:date="2022-09-07T13:17:00Z"/>
                    <w:del w:id="9808" w:author="Nick.Tolimieri [2]" w:date="2022-09-09T12:38:00Z"/>
                    <w:rFonts w:ascii="Calibri" w:hAnsi="Calibri" w:cs="Calibri"/>
                    <w:color w:val="000000"/>
                    <w:sz w:val="22"/>
                    <w:szCs w:val="22"/>
                  </w:rPr>
                </w:rPrChange>
              </w:rPr>
              <w:pPrChange w:id="9809" w:author="Nick.Tolimieri" w:date="2022-09-07T13:17:00Z">
                <w:pPr/>
              </w:pPrChange>
            </w:pPr>
            <w:ins w:id="9810" w:author="Nick.Tolimieri" w:date="2022-09-07T13:17:00Z">
              <w:del w:id="9811" w:author="Nick.Tolimieri [2]" w:date="2022-09-09T12:38:00Z">
                <w:r w:rsidRPr="00AE199D" w:rsidDel="001255CF">
                  <w:rPr>
                    <w:rFonts w:asciiTheme="minorHAnsi" w:eastAsiaTheme="minorHAnsi" w:hAnsiTheme="minorHAnsi" w:cstheme="minorBidi"/>
                    <w:sz w:val="22"/>
                    <w:szCs w:val="22"/>
                    <w:rPrChange w:id="9812"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9813" w:author="Nick.Tolimieri" w:date="2022-09-07T13:17:00Z"/>
                <w:del w:id="9814" w:author="Nick.Tolimieri [2]" w:date="2022-09-09T12:38:00Z"/>
                <w:rFonts w:asciiTheme="minorHAnsi" w:eastAsiaTheme="minorHAnsi" w:hAnsiTheme="minorHAnsi" w:cstheme="minorBidi"/>
                <w:sz w:val="22"/>
                <w:szCs w:val="22"/>
                <w:rPrChange w:id="9815" w:author="Nick.Tolimieri" w:date="2022-09-07T13:17:00Z">
                  <w:rPr>
                    <w:ins w:id="9816" w:author="Nick.Tolimieri" w:date="2022-09-07T13:17:00Z"/>
                    <w:del w:id="9817" w:author="Nick.Tolimieri [2]" w:date="2022-09-09T12:38:00Z"/>
                    <w:rFonts w:ascii="Calibri" w:hAnsi="Calibri" w:cs="Calibri"/>
                    <w:color w:val="000000"/>
                    <w:sz w:val="22"/>
                    <w:szCs w:val="22"/>
                  </w:rPr>
                </w:rPrChange>
              </w:rPr>
              <w:pPrChange w:id="9818" w:author="Nick.Tolimieri" w:date="2022-09-07T13:17:00Z">
                <w:pPr/>
              </w:pPrChange>
            </w:pPr>
            <w:ins w:id="9819" w:author="Nick.Tolimieri" w:date="2022-09-07T13:17:00Z">
              <w:del w:id="9820" w:author="Nick.Tolimieri [2]" w:date="2022-09-09T12:38:00Z">
                <w:r w:rsidRPr="00AE199D" w:rsidDel="001255CF">
                  <w:rPr>
                    <w:rFonts w:asciiTheme="minorHAnsi" w:eastAsiaTheme="minorHAnsi" w:hAnsiTheme="minorHAnsi" w:cstheme="minorBidi"/>
                    <w:sz w:val="22"/>
                    <w:szCs w:val="22"/>
                    <w:rPrChange w:id="9821"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9822" w:author="Nick.Tolimieri" w:date="2022-09-07T13:17:00Z"/>
          <w:del w:id="9823" w:author="Nick.Tolimieri [2]" w:date="2022-09-09T12:38:00Z"/>
        </w:trPr>
        <w:tc>
          <w:tcPr>
            <w:tcW w:w="960" w:type="dxa"/>
            <w:noWrap/>
            <w:hideMark/>
          </w:tcPr>
          <w:p w:rsidR="00AE199D" w:rsidRPr="00AE199D" w:rsidDel="001255CF" w:rsidRDefault="00AE199D">
            <w:pPr>
              <w:ind w:firstLine="0"/>
              <w:rPr>
                <w:ins w:id="9824" w:author="Nick.Tolimieri" w:date="2022-09-07T13:17:00Z"/>
                <w:del w:id="9825" w:author="Nick.Tolimieri [2]" w:date="2022-09-09T12:38:00Z"/>
                <w:rFonts w:asciiTheme="minorHAnsi" w:eastAsiaTheme="minorHAnsi" w:hAnsiTheme="minorHAnsi" w:cstheme="minorBidi"/>
                <w:sz w:val="22"/>
                <w:szCs w:val="22"/>
                <w:rPrChange w:id="9826" w:author="Nick.Tolimieri" w:date="2022-09-07T13:17:00Z">
                  <w:rPr>
                    <w:ins w:id="9827" w:author="Nick.Tolimieri" w:date="2022-09-07T13:17:00Z"/>
                    <w:del w:id="9828" w:author="Nick.Tolimieri [2]" w:date="2022-09-09T12:38:00Z"/>
                    <w:rFonts w:ascii="Calibri" w:hAnsi="Calibri" w:cs="Calibri"/>
                    <w:color w:val="000000"/>
                    <w:sz w:val="22"/>
                    <w:szCs w:val="22"/>
                  </w:rPr>
                </w:rPrChange>
              </w:rPr>
              <w:pPrChange w:id="9829" w:author="Nick.Tolimieri" w:date="2022-09-07T13:17:00Z">
                <w:pPr/>
              </w:pPrChange>
            </w:pPr>
            <w:ins w:id="9830" w:author="Nick.Tolimieri" w:date="2022-09-07T13:17:00Z">
              <w:del w:id="9831" w:author="Nick.Tolimieri [2]" w:date="2022-09-09T12:38:00Z">
                <w:r w:rsidRPr="00AE199D" w:rsidDel="001255CF">
                  <w:rPr>
                    <w:rFonts w:asciiTheme="minorHAnsi" w:eastAsiaTheme="minorHAnsi" w:hAnsiTheme="minorHAnsi" w:cstheme="minorBidi"/>
                    <w:sz w:val="22"/>
                    <w:szCs w:val="22"/>
                    <w:rPrChange w:id="9832"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833" w:author="Nick.Tolimieri" w:date="2022-09-07T13:17:00Z"/>
                <w:del w:id="9834" w:author="Nick.Tolimieri [2]" w:date="2022-09-09T12:38:00Z"/>
                <w:rFonts w:asciiTheme="minorHAnsi" w:eastAsiaTheme="minorHAnsi" w:hAnsiTheme="minorHAnsi" w:cstheme="minorBidi"/>
                <w:sz w:val="22"/>
                <w:szCs w:val="22"/>
                <w:rPrChange w:id="9835" w:author="Nick.Tolimieri" w:date="2022-09-07T13:17:00Z">
                  <w:rPr>
                    <w:ins w:id="9836" w:author="Nick.Tolimieri" w:date="2022-09-07T13:17:00Z"/>
                    <w:del w:id="9837" w:author="Nick.Tolimieri [2]" w:date="2022-09-09T12:38:00Z"/>
                    <w:rFonts w:ascii="Calibri" w:hAnsi="Calibri" w:cs="Calibri"/>
                    <w:color w:val="000000"/>
                    <w:sz w:val="22"/>
                    <w:szCs w:val="22"/>
                  </w:rPr>
                </w:rPrChange>
              </w:rPr>
              <w:pPrChange w:id="9838" w:author="Nick.Tolimieri" w:date="2022-09-07T13:17:00Z">
                <w:pPr>
                  <w:jc w:val="right"/>
                </w:pPr>
              </w:pPrChange>
            </w:pPr>
            <w:ins w:id="9839" w:author="Nick.Tolimieri" w:date="2022-09-07T13:17:00Z">
              <w:del w:id="9840" w:author="Nick.Tolimieri [2]" w:date="2022-09-09T12:38:00Z">
                <w:r w:rsidRPr="00AE199D" w:rsidDel="001255CF">
                  <w:rPr>
                    <w:rFonts w:asciiTheme="minorHAnsi" w:eastAsiaTheme="minorHAnsi" w:hAnsiTheme="minorHAnsi" w:cstheme="minorBidi"/>
                    <w:sz w:val="22"/>
                    <w:szCs w:val="22"/>
                    <w:rPrChange w:id="9841" w:author="Nick.Tolimieri" w:date="2022-09-07T13:17:00Z">
                      <w:rPr>
                        <w:rFonts w:ascii="Calibri" w:hAnsi="Calibri" w:cs="Calibri"/>
                        <w:color w:val="000000"/>
                        <w:sz w:val="22"/>
                        <w:szCs w:val="22"/>
                      </w:rPr>
                    </w:rPrChange>
                  </w:rPr>
                  <w:delText>2005</w:delText>
                </w:r>
              </w:del>
            </w:ins>
          </w:p>
        </w:tc>
        <w:tc>
          <w:tcPr>
            <w:tcW w:w="960" w:type="dxa"/>
            <w:noWrap/>
            <w:hideMark/>
          </w:tcPr>
          <w:p w:rsidR="00AE199D" w:rsidRPr="00AE199D" w:rsidDel="001255CF" w:rsidRDefault="00AE199D">
            <w:pPr>
              <w:ind w:firstLine="0"/>
              <w:rPr>
                <w:ins w:id="9842" w:author="Nick.Tolimieri" w:date="2022-09-07T13:17:00Z"/>
                <w:del w:id="9843" w:author="Nick.Tolimieri [2]" w:date="2022-09-09T12:38:00Z"/>
                <w:rFonts w:asciiTheme="minorHAnsi" w:eastAsiaTheme="minorHAnsi" w:hAnsiTheme="minorHAnsi" w:cstheme="minorBidi"/>
                <w:sz w:val="22"/>
                <w:szCs w:val="22"/>
                <w:rPrChange w:id="9844" w:author="Nick.Tolimieri" w:date="2022-09-07T13:17:00Z">
                  <w:rPr>
                    <w:ins w:id="9845" w:author="Nick.Tolimieri" w:date="2022-09-07T13:17:00Z"/>
                    <w:del w:id="9846" w:author="Nick.Tolimieri [2]" w:date="2022-09-09T12:38:00Z"/>
                    <w:rFonts w:ascii="Calibri" w:hAnsi="Calibri" w:cs="Calibri"/>
                    <w:color w:val="000000"/>
                    <w:sz w:val="22"/>
                    <w:szCs w:val="22"/>
                  </w:rPr>
                </w:rPrChange>
              </w:rPr>
              <w:pPrChange w:id="9847" w:author="Nick.Tolimieri" w:date="2022-09-07T13:17:00Z">
                <w:pPr>
                  <w:jc w:val="right"/>
                </w:pPr>
              </w:pPrChange>
            </w:pPr>
            <w:ins w:id="9848" w:author="Nick.Tolimieri" w:date="2022-09-07T13:17:00Z">
              <w:del w:id="9849" w:author="Nick.Tolimieri [2]" w:date="2022-09-09T12:38:00Z">
                <w:r w:rsidRPr="00AE199D" w:rsidDel="001255CF">
                  <w:rPr>
                    <w:rFonts w:asciiTheme="minorHAnsi" w:eastAsiaTheme="minorHAnsi" w:hAnsiTheme="minorHAnsi" w:cstheme="minorBidi"/>
                    <w:sz w:val="22"/>
                    <w:szCs w:val="22"/>
                    <w:rPrChange w:id="985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851" w:author="Nick.Tolimieri" w:date="2022-09-07T13:17:00Z"/>
                <w:del w:id="9852" w:author="Nick.Tolimieri [2]" w:date="2022-09-09T12:38:00Z"/>
                <w:rFonts w:asciiTheme="minorHAnsi" w:eastAsiaTheme="minorHAnsi" w:hAnsiTheme="minorHAnsi" w:cstheme="minorBidi"/>
                <w:sz w:val="22"/>
                <w:szCs w:val="22"/>
                <w:rPrChange w:id="9853" w:author="Nick.Tolimieri" w:date="2022-09-07T13:17:00Z">
                  <w:rPr>
                    <w:ins w:id="9854" w:author="Nick.Tolimieri" w:date="2022-09-07T13:17:00Z"/>
                    <w:del w:id="9855" w:author="Nick.Tolimieri [2]" w:date="2022-09-09T12:38:00Z"/>
                    <w:rFonts w:ascii="Calibri" w:hAnsi="Calibri" w:cs="Calibri"/>
                    <w:color w:val="000000"/>
                    <w:sz w:val="22"/>
                    <w:szCs w:val="22"/>
                  </w:rPr>
                </w:rPrChange>
              </w:rPr>
              <w:pPrChange w:id="9856" w:author="Nick.Tolimieri" w:date="2022-09-07T13:17:00Z">
                <w:pPr>
                  <w:jc w:val="right"/>
                </w:pPr>
              </w:pPrChange>
            </w:pPr>
            <w:ins w:id="9857" w:author="Nick.Tolimieri" w:date="2022-09-07T13:17:00Z">
              <w:del w:id="9858" w:author="Nick.Tolimieri [2]" w:date="2022-09-09T12:38:00Z">
                <w:r w:rsidRPr="00AE199D" w:rsidDel="001255CF">
                  <w:rPr>
                    <w:rFonts w:asciiTheme="minorHAnsi" w:eastAsiaTheme="minorHAnsi" w:hAnsiTheme="minorHAnsi" w:cstheme="minorBidi"/>
                    <w:sz w:val="22"/>
                    <w:szCs w:val="22"/>
                    <w:rPrChange w:id="9859" w:author="Nick.Tolimieri" w:date="2022-09-07T13:17:00Z">
                      <w:rPr>
                        <w:rFonts w:ascii="Calibri" w:hAnsi="Calibri" w:cs="Calibri"/>
                        <w:color w:val="000000"/>
                        <w:sz w:val="22"/>
                        <w:szCs w:val="22"/>
                      </w:rPr>
                    </w:rPrChange>
                  </w:rPr>
                  <w:delText>39</w:delText>
                </w:r>
              </w:del>
            </w:ins>
          </w:p>
        </w:tc>
        <w:tc>
          <w:tcPr>
            <w:tcW w:w="960" w:type="dxa"/>
            <w:noWrap/>
            <w:hideMark/>
          </w:tcPr>
          <w:p w:rsidR="00AE199D" w:rsidRPr="00AE199D" w:rsidDel="001255CF" w:rsidRDefault="00AE199D">
            <w:pPr>
              <w:ind w:firstLine="0"/>
              <w:rPr>
                <w:ins w:id="9860" w:author="Nick.Tolimieri" w:date="2022-09-07T13:17:00Z"/>
                <w:del w:id="9861" w:author="Nick.Tolimieri [2]" w:date="2022-09-09T12:38:00Z"/>
                <w:rFonts w:asciiTheme="minorHAnsi" w:eastAsiaTheme="minorHAnsi" w:hAnsiTheme="minorHAnsi" w:cstheme="minorBidi"/>
                <w:sz w:val="22"/>
                <w:szCs w:val="22"/>
                <w:rPrChange w:id="9862" w:author="Nick.Tolimieri" w:date="2022-09-07T13:17:00Z">
                  <w:rPr>
                    <w:ins w:id="9863" w:author="Nick.Tolimieri" w:date="2022-09-07T13:17:00Z"/>
                    <w:del w:id="9864" w:author="Nick.Tolimieri [2]" w:date="2022-09-09T12:38:00Z"/>
                    <w:rFonts w:ascii="Calibri" w:hAnsi="Calibri" w:cs="Calibri"/>
                    <w:color w:val="000000"/>
                    <w:sz w:val="22"/>
                    <w:szCs w:val="22"/>
                  </w:rPr>
                </w:rPrChange>
              </w:rPr>
              <w:pPrChange w:id="9865" w:author="Nick.Tolimieri" w:date="2022-09-07T13:17:00Z">
                <w:pPr>
                  <w:jc w:val="right"/>
                </w:pPr>
              </w:pPrChange>
            </w:pPr>
            <w:ins w:id="9866" w:author="Nick.Tolimieri" w:date="2022-09-07T13:17:00Z">
              <w:del w:id="9867" w:author="Nick.Tolimieri [2]" w:date="2022-09-09T12:38:00Z">
                <w:r w:rsidRPr="00AE199D" w:rsidDel="001255CF">
                  <w:rPr>
                    <w:rFonts w:asciiTheme="minorHAnsi" w:eastAsiaTheme="minorHAnsi" w:hAnsiTheme="minorHAnsi" w:cstheme="minorBidi"/>
                    <w:sz w:val="22"/>
                    <w:szCs w:val="22"/>
                    <w:rPrChange w:id="9868"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9869" w:author="Nick.Tolimieri" w:date="2022-09-07T13:17:00Z"/>
                <w:del w:id="9870" w:author="Nick.Tolimieri [2]" w:date="2022-09-09T12:38:00Z"/>
                <w:rFonts w:asciiTheme="minorHAnsi" w:eastAsiaTheme="minorHAnsi" w:hAnsiTheme="minorHAnsi" w:cstheme="minorBidi"/>
                <w:sz w:val="22"/>
                <w:szCs w:val="22"/>
                <w:rPrChange w:id="9871" w:author="Nick.Tolimieri" w:date="2022-09-07T13:17:00Z">
                  <w:rPr>
                    <w:ins w:id="9872" w:author="Nick.Tolimieri" w:date="2022-09-07T13:17:00Z"/>
                    <w:del w:id="9873" w:author="Nick.Tolimieri [2]" w:date="2022-09-09T12:38:00Z"/>
                    <w:rFonts w:ascii="Calibri" w:hAnsi="Calibri" w:cs="Calibri"/>
                    <w:color w:val="000000"/>
                    <w:sz w:val="22"/>
                    <w:szCs w:val="22"/>
                  </w:rPr>
                </w:rPrChange>
              </w:rPr>
              <w:pPrChange w:id="9874" w:author="Nick.Tolimieri" w:date="2022-09-07T13:17:00Z">
                <w:pPr>
                  <w:jc w:val="right"/>
                </w:pPr>
              </w:pPrChange>
            </w:pPr>
            <w:ins w:id="9875" w:author="Nick.Tolimieri" w:date="2022-09-07T13:17:00Z">
              <w:del w:id="9876" w:author="Nick.Tolimieri [2]" w:date="2022-09-09T12:38:00Z">
                <w:r w:rsidRPr="00AE199D" w:rsidDel="001255CF">
                  <w:rPr>
                    <w:rFonts w:asciiTheme="minorHAnsi" w:eastAsiaTheme="minorHAnsi" w:hAnsiTheme="minorHAnsi" w:cstheme="minorBidi"/>
                    <w:sz w:val="22"/>
                    <w:szCs w:val="22"/>
                    <w:rPrChange w:id="9877" w:author="Nick.Tolimieri" w:date="2022-09-07T13:17:00Z">
                      <w:rPr>
                        <w:rFonts w:ascii="Calibri" w:hAnsi="Calibri" w:cs="Calibri"/>
                        <w:color w:val="000000"/>
                        <w:sz w:val="22"/>
                        <w:szCs w:val="22"/>
                      </w:rPr>
                    </w:rPrChange>
                  </w:rPr>
                  <w:delText>15</w:delText>
                </w:r>
              </w:del>
            </w:ins>
          </w:p>
        </w:tc>
        <w:tc>
          <w:tcPr>
            <w:tcW w:w="960" w:type="dxa"/>
            <w:noWrap/>
            <w:hideMark/>
          </w:tcPr>
          <w:p w:rsidR="00AE199D" w:rsidRPr="00AE199D" w:rsidDel="001255CF" w:rsidRDefault="00AE199D">
            <w:pPr>
              <w:ind w:firstLine="0"/>
              <w:rPr>
                <w:ins w:id="9878" w:author="Nick.Tolimieri" w:date="2022-09-07T13:17:00Z"/>
                <w:del w:id="9879" w:author="Nick.Tolimieri [2]" w:date="2022-09-09T12:38:00Z"/>
                <w:rFonts w:asciiTheme="minorHAnsi" w:eastAsiaTheme="minorHAnsi" w:hAnsiTheme="minorHAnsi" w:cstheme="minorBidi"/>
                <w:sz w:val="22"/>
                <w:szCs w:val="22"/>
                <w:rPrChange w:id="9880" w:author="Nick.Tolimieri" w:date="2022-09-07T13:17:00Z">
                  <w:rPr>
                    <w:ins w:id="9881" w:author="Nick.Tolimieri" w:date="2022-09-07T13:17:00Z"/>
                    <w:del w:id="9882" w:author="Nick.Tolimieri [2]" w:date="2022-09-09T12:38:00Z"/>
                    <w:rFonts w:ascii="Calibri" w:hAnsi="Calibri" w:cs="Calibri"/>
                    <w:color w:val="000000"/>
                    <w:sz w:val="22"/>
                    <w:szCs w:val="22"/>
                  </w:rPr>
                </w:rPrChange>
              </w:rPr>
              <w:pPrChange w:id="9883" w:author="Nick.Tolimieri" w:date="2022-09-07T13:17:00Z">
                <w:pPr>
                  <w:jc w:val="right"/>
                </w:pPr>
              </w:pPrChange>
            </w:pPr>
            <w:ins w:id="9884" w:author="Nick.Tolimieri" w:date="2022-09-07T13:17:00Z">
              <w:del w:id="9885" w:author="Nick.Tolimieri [2]" w:date="2022-09-09T12:38:00Z">
                <w:r w:rsidRPr="00AE199D" w:rsidDel="001255CF">
                  <w:rPr>
                    <w:rFonts w:asciiTheme="minorHAnsi" w:eastAsiaTheme="minorHAnsi" w:hAnsiTheme="minorHAnsi" w:cstheme="minorBidi"/>
                    <w:sz w:val="22"/>
                    <w:szCs w:val="22"/>
                    <w:rPrChange w:id="9886" w:author="Nick.Tolimieri" w:date="2022-09-07T13:17:00Z">
                      <w:rPr>
                        <w:rFonts w:ascii="Calibri" w:hAnsi="Calibri" w:cs="Calibri"/>
                        <w:color w:val="000000"/>
                        <w:sz w:val="22"/>
                        <w:szCs w:val="22"/>
                      </w:rPr>
                    </w:rPrChange>
                  </w:rPr>
                  <w:delText>15</w:delText>
                </w:r>
              </w:del>
            </w:ins>
          </w:p>
        </w:tc>
        <w:tc>
          <w:tcPr>
            <w:tcW w:w="960" w:type="dxa"/>
            <w:noWrap/>
            <w:hideMark/>
          </w:tcPr>
          <w:p w:rsidR="00AE199D" w:rsidRPr="00AE199D" w:rsidDel="001255CF" w:rsidRDefault="00AE199D">
            <w:pPr>
              <w:ind w:firstLine="0"/>
              <w:rPr>
                <w:ins w:id="9887" w:author="Nick.Tolimieri" w:date="2022-09-07T13:17:00Z"/>
                <w:del w:id="9888" w:author="Nick.Tolimieri [2]" w:date="2022-09-09T12:38:00Z"/>
                <w:rFonts w:asciiTheme="minorHAnsi" w:eastAsiaTheme="minorHAnsi" w:hAnsiTheme="minorHAnsi" w:cstheme="minorBidi"/>
                <w:sz w:val="22"/>
                <w:szCs w:val="22"/>
                <w:rPrChange w:id="9889" w:author="Nick.Tolimieri" w:date="2022-09-07T13:17:00Z">
                  <w:rPr>
                    <w:ins w:id="9890" w:author="Nick.Tolimieri" w:date="2022-09-07T13:17:00Z"/>
                    <w:del w:id="9891" w:author="Nick.Tolimieri [2]" w:date="2022-09-09T12:38:00Z"/>
                    <w:rFonts w:ascii="Calibri" w:hAnsi="Calibri" w:cs="Calibri"/>
                    <w:color w:val="000000"/>
                    <w:sz w:val="22"/>
                    <w:szCs w:val="22"/>
                  </w:rPr>
                </w:rPrChange>
              </w:rPr>
              <w:pPrChange w:id="9892" w:author="Nick.Tolimieri" w:date="2022-09-07T13:17:00Z">
                <w:pPr>
                  <w:jc w:val="right"/>
                </w:pPr>
              </w:pPrChange>
            </w:pPr>
            <w:ins w:id="9893" w:author="Nick.Tolimieri" w:date="2022-09-07T13:17:00Z">
              <w:del w:id="9894" w:author="Nick.Tolimieri [2]" w:date="2022-09-09T12:38:00Z">
                <w:r w:rsidRPr="00AE199D" w:rsidDel="001255CF">
                  <w:rPr>
                    <w:rFonts w:asciiTheme="minorHAnsi" w:eastAsiaTheme="minorHAnsi" w:hAnsiTheme="minorHAnsi" w:cstheme="minorBidi"/>
                    <w:sz w:val="22"/>
                    <w:szCs w:val="22"/>
                    <w:rPrChange w:id="9895" w:author="Nick.Tolimieri" w:date="2022-09-07T13:17:00Z">
                      <w:rPr>
                        <w:rFonts w:ascii="Calibri" w:hAnsi="Calibri" w:cs="Calibri"/>
                        <w:color w:val="000000"/>
                        <w:sz w:val="22"/>
                        <w:szCs w:val="22"/>
                      </w:rPr>
                    </w:rPrChange>
                  </w:rPr>
                  <w:delText>15</w:delText>
                </w:r>
              </w:del>
            </w:ins>
          </w:p>
        </w:tc>
        <w:tc>
          <w:tcPr>
            <w:tcW w:w="960" w:type="dxa"/>
            <w:noWrap/>
            <w:hideMark/>
          </w:tcPr>
          <w:p w:rsidR="00AE199D" w:rsidRPr="00AE199D" w:rsidDel="001255CF" w:rsidRDefault="00AE199D">
            <w:pPr>
              <w:ind w:firstLine="0"/>
              <w:rPr>
                <w:ins w:id="9896" w:author="Nick.Tolimieri" w:date="2022-09-07T13:17:00Z"/>
                <w:del w:id="9897" w:author="Nick.Tolimieri [2]" w:date="2022-09-09T12:38:00Z"/>
                <w:rFonts w:asciiTheme="minorHAnsi" w:eastAsiaTheme="minorHAnsi" w:hAnsiTheme="minorHAnsi" w:cstheme="minorBidi"/>
                <w:sz w:val="22"/>
                <w:szCs w:val="22"/>
                <w:rPrChange w:id="9898" w:author="Nick.Tolimieri" w:date="2022-09-07T13:17:00Z">
                  <w:rPr>
                    <w:ins w:id="9899" w:author="Nick.Tolimieri" w:date="2022-09-07T13:17:00Z"/>
                    <w:del w:id="9900" w:author="Nick.Tolimieri [2]" w:date="2022-09-09T12:38:00Z"/>
                    <w:rFonts w:ascii="Calibri" w:hAnsi="Calibri" w:cs="Calibri"/>
                    <w:color w:val="000000"/>
                    <w:sz w:val="22"/>
                    <w:szCs w:val="22"/>
                  </w:rPr>
                </w:rPrChange>
              </w:rPr>
              <w:pPrChange w:id="9901" w:author="Nick.Tolimieri" w:date="2022-09-07T13:17:00Z">
                <w:pPr>
                  <w:jc w:val="right"/>
                </w:pPr>
              </w:pPrChange>
            </w:pPr>
            <w:ins w:id="9902" w:author="Nick.Tolimieri" w:date="2022-09-07T13:17:00Z">
              <w:del w:id="9903" w:author="Nick.Tolimieri [2]" w:date="2022-09-09T12:38:00Z">
                <w:r w:rsidRPr="00AE199D" w:rsidDel="001255CF">
                  <w:rPr>
                    <w:rFonts w:asciiTheme="minorHAnsi" w:eastAsiaTheme="minorHAnsi" w:hAnsiTheme="minorHAnsi" w:cstheme="minorBidi"/>
                    <w:sz w:val="22"/>
                    <w:szCs w:val="22"/>
                    <w:rPrChange w:id="9904" w:author="Nick.Tolimieri" w:date="2022-09-07T13:17:00Z">
                      <w:rPr>
                        <w:rFonts w:ascii="Calibri" w:hAnsi="Calibri" w:cs="Calibri"/>
                        <w:color w:val="000000"/>
                        <w:sz w:val="22"/>
                        <w:szCs w:val="22"/>
                      </w:rPr>
                    </w:rPrChange>
                  </w:rPr>
                  <w:delText>1.96</w:delText>
                </w:r>
              </w:del>
            </w:ins>
          </w:p>
        </w:tc>
        <w:tc>
          <w:tcPr>
            <w:tcW w:w="960" w:type="dxa"/>
            <w:noWrap/>
            <w:hideMark/>
          </w:tcPr>
          <w:p w:rsidR="00AE199D" w:rsidRPr="00AE199D" w:rsidDel="001255CF" w:rsidRDefault="00AE199D">
            <w:pPr>
              <w:ind w:firstLine="0"/>
              <w:rPr>
                <w:ins w:id="9905" w:author="Nick.Tolimieri" w:date="2022-09-07T13:17:00Z"/>
                <w:del w:id="9906" w:author="Nick.Tolimieri [2]" w:date="2022-09-09T12:38:00Z"/>
                <w:rFonts w:asciiTheme="minorHAnsi" w:eastAsiaTheme="minorHAnsi" w:hAnsiTheme="minorHAnsi" w:cstheme="minorBidi"/>
                <w:sz w:val="22"/>
                <w:szCs w:val="22"/>
                <w:rPrChange w:id="9907" w:author="Nick.Tolimieri" w:date="2022-09-07T13:17:00Z">
                  <w:rPr>
                    <w:ins w:id="9908" w:author="Nick.Tolimieri" w:date="2022-09-07T13:17:00Z"/>
                    <w:del w:id="9909" w:author="Nick.Tolimieri [2]" w:date="2022-09-09T12:38:00Z"/>
                    <w:rFonts w:ascii="Calibri" w:hAnsi="Calibri" w:cs="Calibri"/>
                    <w:color w:val="000000"/>
                    <w:sz w:val="22"/>
                    <w:szCs w:val="22"/>
                  </w:rPr>
                </w:rPrChange>
              </w:rPr>
              <w:pPrChange w:id="9910" w:author="Nick.Tolimieri" w:date="2022-09-07T13:17:00Z">
                <w:pPr>
                  <w:jc w:val="right"/>
                </w:pPr>
              </w:pPrChange>
            </w:pPr>
            <w:ins w:id="9911" w:author="Nick.Tolimieri" w:date="2022-09-07T13:17:00Z">
              <w:del w:id="9912" w:author="Nick.Tolimieri [2]" w:date="2022-09-09T12:38:00Z">
                <w:r w:rsidRPr="00AE199D" w:rsidDel="001255CF">
                  <w:rPr>
                    <w:rFonts w:asciiTheme="minorHAnsi" w:eastAsiaTheme="minorHAnsi" w:hAnsiTheme="minorHAnsi" w:cstheme="minorBidi"/>
                    <w:sz w:val="22"/>
                    <w:szCs w:val="22"/>
                    <w:rPrChange w:id="9913" w:author="Nick.Tolimieri" w:date="2022-09-07T13:17:00Z">
                      <w:rPr>
                        <w:rFonts w:ascii="Calibri" w:hAnsi="Calibri" w:cs="Calibri"/>
                        <w:color w:val="000000"/>
                        <w:sz w:val="22"/>
                        <w:szCs w:val="22"/>
                      </w:rPr>
                    </w:rPrChange>
                  </w:rPr>
                  <w:delText>0.32</w:delText>
                </w:r>
              </w:del>
            </w:ins>
          </w:p>
        </w:tc>
      </w:tr>
      <w:tr w:rsidR="00AE199D" w:rsidRPr="00AE199D" w:rsidDel="001255CF" w:rsidTr="00AE199D">
        <w:trPr>
          <w:trHeight w:val="300"/>
          <w:ins w:id="9914" w:author="Nick.Tolimieri" w:date="2022-09-07T13:17:00Z"/>
          <w:del w:id="9915" w:author="Nick.Tolimieri [2]" w:date="2022-09-09T12:38:00Z"/>
        </w:trPr>
        <w:tc>
          <w:tcPr>
            <w:tcW w:w="960" w:type="dxa"/>
            <w:noWrap/>
            <w:hideMark/>
          </w:tcPr>
          <w:p w:rsidR="00AE199D" w:rsidRPr="00AE199D" w:rsidDel="001255CF" w:rsidRDefault="00AE199D">
            <w:pPr>
              <w:ind w:firstLine="0"/>
              <w:rPr>
                <w:ins w:id="9916" w:author="Nick.Tolimieri" w:date="2022-09-07T13:17:00Z"/>
                <w:del w:id="9917" w:author="Nick.Tolimieri [2]" w:date="2022-09-09T12:38:00Z"/>
                <w:rFonts w:asciiTheme="minorHAnsi" w:eastAsiaTheme="minorHAnsi" w:hAnsiTheme="minorHAnsi" w:cstheme="minorBidi"/>
                <w:sz w:val="22"/>
                <w:szCs w:val="22"/>
                <w:rPrChange w:id="9918" w:author="Nick.Tolimieri" w:date="2022-09-07T13:17:00Z">
                  <w:rPr>
                    <w:ins w:id="9919" w:author="Nick.Tolimieri" w:date="2022-09-07T13:17:00Z"/>
                    <w:del w:id="9920" w:author="Nick.Tolimieri [2]" w:date="2022-09-09T12:38:00Z"/>
                    <w:rFonts w:ascii="Calibri" w:hAnsi="Calibri" w:cs="Calibri"/>
                    <w:color w:val="000000"/>
                    <w:sz w:val="22"/>
                    <w:szCs w:val="22"/>
                  </w:rPr>
                </w:rPrChange>
              </w:rPr>
              <w:pPrChange w:id="9921" w:author="Nick.Tolimieri" w:date="2022-09-07T13:17:00Z">
                <w:pPr/>
              </w:pPrChange>
            </w:pPr>
            <w:ins w:id="9922" w:author="Nick.Tolimieri" w:date="2022-09-07T13:17:00Z">
              <w:del w:id="9923" w:author="Nick.Tolimieri [2]" w:date="2022-09-09T12:38:00Z">
                <w:r w:rsidRPr="00AE199D" w:rsidDel="001255CF">
                  <w:rPr>
                    <w:rFonts w:asciiTheme="minorHAnsi" w:eastAsiaTheme="minorHAnsi" w:hAnsiTheme="minorHAnsi" w:cstheme="minorBidi"/>
                    <w:sz w:val="22"/>
                    <w:szCs w:val="22"/>
                    <w:rPrChange w:id="9924"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9925" w:author="Nick.Tolimieri" w:date="2022-09-07T13:17:00Z"/>
                <w:del w:id="9926" w:author="Nick.Tolimieri [2]" w:date="2022-09-09T12:38:00Z"/>
                <w:rFonts w:asciiTheme="minorHAnsi" w:eastAsiaTheme="minorHAnsi" w:hAnsiTheme="minorHAnsi" w:cstheme="minorBidi"/>
                <w:sz w:val="22"/>
                <w:szCs w:val="22"/>
                <w:rPrChange w:id="9927" w:author="Nick.Tolimieri" w:date="2022-09-07T13:17:00Z">
                  <w:rPr>
                    <w:ins w:id="9928" w:author="Nick.Tolimieri" w:date="2022-09-07T13:17:00Z"/>
                    <w:del w:id="9929" w:author="Nick.Tolimieri [2]" w:date="2022-09-09T12:38:00Z"/>
                    <w:rFonts w:ascii="Calibri" w:hAnsi="Calibri" w:cs="Calibri"/>
                    <w:color w:val="000000"/>
                    <w:sz w:val="22"/>
                    <w:szCs w:val="22"/>
                  </w:rPr>
                </w:rPrChange>
              </w:rPr>
              <w:pPrChange w:id="9930" w:author="Nick.Tolimieri" w:date="2022-09-07T13:17:00Z">
                <w:pPr>
                  <w:jc w:val="right"/>
                </w:pPr>
              </w:pPrChange>
            </w:pPr>
            <w:ins w:id="9931" w:author="Nick.Tolimieri" w:date="2022-09-07T13:17:00Z">
              <w:del w:id="9932" w:author="Nick.Tolimieri [2]" w:date="2022-09-09T12:38:00Z">
                <w:r w:rsidRPr="00AE199D" w:rsidDel="001255CF">
                  <w:rPr>
                    <w:rFonts w:asciiTheme="minorHAnsi" w:eastAsiaTheme="minorHAnsi" w:hAnsiTheme="minorHAnsi" w:cstheme="minorBidi"/>
                    <w:sz w:val="22"/>
                    <w:szCs w:val="22"/>
                    <w:rPrChange w:id="9933" w:author="Nick.Tolimieri" w:date="2022-09-07T13:17:00Z">
                      <w:rPr>
                        <w:rFonts w:ascii="Calibri" w:hAnsi="Calibri" w:cs="Calibri"/>
                        <w:color w:val="000000"/>
                        <w:sz w:val="22"/>
                        <w:szCs w:val="22"/>
                      </w:rPr>
                    </w:rPrChange>
                  </w:rPr>
                  <w:delText>2006</w:delText>
                </w:r>
              </w:del>
            </w:ins>
          </w:p>
        </w:tc>
        <w:tc>
          <w:tcPr>
            <w:tcW w:w="960" w:type="dxa"/>
            <w:noWrap/>
            <w:hideMark/>
          </w:tcPr>
          <w:p w:rsidR="00AE199D" w:rsidRPr="00AE199D" w:rsidDel="001255CF" w:rsidRDefault="00AE199D">
            <w:pPr>
              <w:ind w:firstLine="0"/>
              <w:rPr>
                <w:ins w:id="9934" w:author="Nick.Tolimieri" w:date="2022-09-07T13:17:00Z"/>
                <w:del w:id="9935" w:author="Nick.Tolimieri [2]" w:date="2022-09-09T12:38:00Z"/>
                <w:rFonts w:asciiTheme="minorHAnsi" w:eastAsiaTheme="minorHAnsi" w:hAnsiTheme="minorHAnsi" w:cstheme="minorBidi"/>
                <w:sz w:val="22"/>
                <w:szCs w:val="22"/>
                <w:rPrChange w:id="9936" w:author="Nick.Tolimieri" w:date="2022-09-07T13:17:00Z">
                  <w:rPr>
                    <w:ins w:id="9937" w:author="Nick.Tolimieri" w:date="2022-09-07T13:17:00Z"/>
                    <w:del w:id="9938" w:author="Nick.Tolimieri [2]" w:date="2022-09-09T12:38:00Z"/>
                    <w:rFonts w:ascii="Calibri" w:hAnsi="Calibri" w:cs="Calibri"/>
                    <w:color w:val="000000"/>
                    <w:sz w:val="22"/>
                    <w:szCs w:val="22"/>
                  </w:rPr>
                </w:rPrChange>
              </w:rPr>
              <w:pPrChange w:id="9939" w:author="Nick.Tolimieri" w:date="2022-09-07T13:17:00Z">
                <w:pPr>
                  <w:jc w:val="right"/>
                </w:pPr>
              </w:pPrChange>
            </w:pPr>
            <w:ins w:id="9940" w:author="Nick.Tolimieri" w:date="2022-09-07T13:17:00Z">
              <w:del w:id="9941" w:author="Nick.Tolimieri [2]" w:date="2022-09-09T12:38:00Z">
                <w:r w:rsidRPr="00AE199D" w:rsidDel="001255CF">
                  <w:rPr>
                    <w:rFonts w:asciiTheme="minorHAnsi" w:eastAsiaTheme="minorHAnsi" w:hAnsiTheme="minorHAnsi" w:cstheme="minorBidi"/>
                    <w:sz w:val="22"/>
                    <w:szCs w:val="22"/>
                    <w:rPrChange w:id="994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9943" w:author="Nick.Tolimieri" w:date="2022-09-07T13:17:00Z"/>
                <w:del w:id="9944" w:author="Nick.Tolimieri [2]" w:date="2022-09-09T12:38:00Z"/>
                <w:rFonts w:asciiTheme="minorHAnsi" w:eastAsiaTheme="minorHAnsi" w:hAnsiTheme="minorHAnsi" w:cstheme="minorBidi"/>
                <w:sz w:val="22"/>
                <w:szCs w:val="22"/>
                <w:rPrChange w:id="9945" w:author="Nick.Tolimieri" w:date="2022-09-07T13:17:00Z">
                  <w:rPr>
                    <w:ins w:id="9946" w:author="Nick.Tolimieri" w:date="2022-09-07T13:17:00Z"/>
                    <w:del w:id="9947" w:author="Nick.Tolimieri [2]" w:date="2022-09-09T12:38:00Z"/>
                    <w:rFonts w:ascii="Calibri" w:hAnsi="Calibri" w:cs="Calibri"/>
                    <w:color w:val="000000"/>
                    <w:sz w:val="22"/>
                    <w:szCs w:val="22"/>
                  </w:rPr>
                </w:rPrChange>
              </w:rPr>
              <w:pPrChange w:id="9948" w:author="Nick.Tolimieri" w:date="2022-09-07T13:17:00Z">
                <w:pPr>
                  <w:jc w:val="right"/>
                </w:pPr>
              </w:pPrChange>
            </w:pPr>
            <w:ins w:id="9949" w:author="Nick.Tolimieri" w:date="2022-09-07T13:17:00Z">
              <w:del w:id="9950" w:author="Nick.Tolimieri [2]" w:date="2022-09-09T12:38:00Z">
                <w:r w:rsidRPr="00AE199D" w:rsidDel="001255CF">
                  <w:rPr>
                    <w:rFonts w:asciiTheme="minorHAnsi" w:eastAsiaTheme="minorHAnsi" w:hAnsiTheme="minorHAnsi" w:cstheme="minorBidi"/>
                    <w:sz w:val="22"/>
                    <w:szCs w:val="22"/>
                    <w:rPrChange w:id="9951" w:author="Nick.Tolimieri" w:date="2022-09-07T13:17:00Z">
                      <w:rPr>
                        <w:rFonts w:ascii="Calibri" w:hAnsi="Calibri" w:cs="Calibri"/>
                        <w:color w:val="000000"/>
                        <w:sz w:val="22"/>
                        <w:szCs w:val="22"/>
                      </w:rPr>
                    </w:rPrChange>
                  </w:rPr>
                  <w:delText>22</w:delText>
                </w:r>
              </w:del>
            </w:ins>
          </w:p>
        </w:tc>
        <w:tc>
          <w:tcPr>
            <w:tcW w:w="960" w:type="dxa"/>
            <w:noWrap/>
            <w:hideMark/>
          </w:tcPr>
          <w:p w:rsidR="00AE199D" w:rsidRPr="00AE199D" w:rsidDel="001255CF" w:rsidRDefault="00AE199D">
            <w:pPr>
              <w:ind w:firstLine="0"/>
              <w:rPr>
                <w:ins w:id="9952" w:author="Nick.Tolimieri" w:date="2022-09-07T13:17:00Z"/>
                <w:del w:id="9953" w:author="Nick.Tolimieri [2]" w:date="2022-09-09T12:38:00Z"/>
                <w:rFonts w:asciiTheme="minorHAnsi" w:eastAsiaTheme="minorHAnsi" w:hAnsiTheme="minorHAnsi" w:cstheme="minorBidi"/>
                <w:sz w:val="22"/>
                <w:szCs w:val="22"/>
                <w:rPrChange w:id="9954" w:author="Nick.Tolimieri" w:date="2022-09-07T13:17:00Z">
                  <w:rPr>
                    <w:ins w:id="9955" w:author="Nick.Tolimieri" w:date="2022-09-07T13:17:00Z"/>
                    <w:del w:id="9956" w:author="Nick.Tolimieri [2]" w:date="2022-09-09T12:38:00Z"/>
                    <w:rFonts w:ascii="Calibri" w:hAnsi="Calibri" w:cs="Calibri"/>
                    <w:color w:val="000000"/>
                    <w:sz w:val="22"/>
                    <w:szCs w:val="22"/>
                  </w:rPr>
                </w:rPrChange>
              </w:rPr>
              <w:pPrChange w:id="9957" w:author="Nick.Tolimieri" w:date="2022-09-07T13:17:00Z">
                <w:pPr>
                  <w:jc w:val="right"/>
                </w:pPr>
              </w:pPrChange>
            </w:pPr>
            <w:ins w:id="9958" w:author="Nick.Tolimieri" w:date="2022-09-07T13:17:00Z">
              <w:del w:id="9959" w:author="Nick.Tolimieri [2]" w:date="2022-09-09T12:38:00Z">
                <w:r w:rsidRPr="00AE199D" w:rsidDel="001255CF">
                  <w:rPr>
                    <w:rFonts w:asciiTheme="minorHAnsi" w:eastAsiaTheme="minorHAnsi" w:hAnsiTheme="minorHAnsi" w:cstheme="minorBidi"/>
                    <w:sz w:val="22"/>
                    <w:szCs w:val="22"/>
                    <w:rPrChange w:id="9960"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9961" w:author="Nick.Tolimieri" w:date="2022-09-07T13:17:00Z"/>
                <w:del w:id="9962" w:author="Nick.Tolimieri [2]" w:date="2022-09-09T12:38:00Z"/>
                <w:rFonts w:asciiTheme="minorHAnsi" w:eastAsiaTheme="minorHAnsi" w:hAnsiTheme="minorHAnsi" w:cstheme="minorBidi"/>
                <w:sz w:val="22"/>
                <w:szCs w:val="22"/>
                <w:rPrChange w:id="9963" w:author="Nick.Tolimieri" w:date="2022-09-07T13:17:00Z">
                  <w:rPr>
                    <w:ins w:id="9964" w:author="Nick.Tolimieri" w:date="2022-09-07T13:17:00Z"/>
                    <w:del w:id="9965" w:author="Nick.Tolimieri [2]" w:date="2022-09-09T12:38:00Z"/>
                    <w:rFonts w:ascii="Calibri" w:hAnsi="Calibri" w:cs="Calibri"/>
                    <w:color w:val="000000"/>
                    <w:sz w:val="22"/>
                    <w:szCs w:val="22"/>
                  </w:rPr>
                </w:rPrChange>
              </w:rPr>
              <w:pPrChange w:id="9966" w:author="Nick.Tolimieri" w:date="2022-09-07T13:17:00Z">
                <w:pPr>
                  <w:jc w:val="right"/>
                </w:pPr>
              </w:pPrChange>
            </w:pPr>
            <w:ins w:id="9967" w:author="Nick.Tolimieri" w:date="2022-09-07T13:17:00Z">
              <w:del w:id="9968" w:author="Nick.Tolimieri [2]" w:date="2022-09-09T12:38:00Z">
                <w:r w:rsidRPr="00AE199D" w:rsidDel="001255CF">
                  <w:rPr>
                    <w:rFonts w:asciiTheme="minorHAnsi" w:eastAsiaTheme="minorHAnsi" w:hAnsiTheme="minorHAnsi" w:cstheme="minorBidi"/>
                    <w:sz w:val="22"/>
                    <w:szCs w:val="22"/>
                    <w:rPrChange w:id="9969"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9970" w:author="Nick.Tolimieri" w:date="2022-09-07T13:17:00Z"/>
                <w:del w:id="9971" w:author="Nick.Tolimieri [2]" w:date="2022-09-09T12:38:00Z"/>
                <w:rFonts w:asciiTheme="minorHAnsi" w:eastAsiaTheme="minorHAnsi" w:hAnsiTheme="minorHAnsi" w:cstheme="minorBidi"/>
                <w:sz w:val="22"/>
                <w:szCs w:val="22"/>
                <w:rPrChange w:id="9972" w:author="Nick.Tolimieri" w:date="2022-09-07T13:17:00Z">
                  <w:rPr>
                    <w:ins w:id="9973" w:author="Nick.Tolimieri" w:date="2022-09-07T13:17:00Z"/>
                    <w:del w:id="9974" w:author="Nick.Tolimieri [2]" w:date="2022-09-09T12:38:00Z"/>
                    <w:rFonts w:ascii="Calibri" w:hAnsi="Calibri" w:cs="Calibri"/>
                    <w:color w:val="000000"/>
                    <w:sz w:val="22"/>
                    <w:szCs w:val="22"/>
                  </w:rPr>
                </w:rPrChange>
              </w:rPr>
              <w:pPrChange w:id="9975" w:author="Nick.Tolimieri" w:date="2022-09-07T13:17:00Z">
                <w:pPr>
                  <w:jc w:val="right"/>
                </w:pPr>
              </w:pPrChange>
            </w:pPr>
            <w:ins w:id="9976" w:author="Nick.Tolimieri" w:date="2022-09-07T13:17:00Z">
              <w:del w:id="9977" w:author="Nick.Tolimieri [2]" w:date="2022-09-09T12:38:00Z">
                <w:r w:rsidRPr="00AE199D" w:rsidDel="001255CF">
                  <w:rPr>
                    <w:rFonts w:asciiTheme="minorHAnsi" w:eastAsiaTheme="minorHAnsi" w:hAnsiTheme="minorHAnsi" w:cstheme="minorBidi"/>
                    <w:sz w:val="22"/>
                    <w:szCs w:val="22"/>
                    <w:rPrChange w:id="9978"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9979" w:author="Nick.Tolimieri" w:date="2022-09-07T13:17:00Z"/>
                <w:del w:id="9980" w:author="Nick.Tolimieri [2]" w:date="2022-09-09T12:38:00Z"/>
                <w:rFonts w:asciiTheme="minorHAnsi" w:eastAsiaTheme="minorHAnsi" w:hAnsiTheme="minorHAnsi" w:cstheme="minorBidi"/>
                <w:sz w:val="22"/>
                <w:szCs w:val="22"/>
                <w:rPrChange w:id="9981" w:author="Nick.Tolimieri" w:date="2022-09-07T13:17:00Z">
                  <w:rPr>
                    <w:ins w:id="9982" w:author="Nick.Tolimieri" w:date="2022-09-07T13:17:00Z"/>
                    <w:del w:id="9983" w:author="Nick.Tolimieri [2]" w:date="2022-09-09T12:38:00Z"/>
                    <w:rFonts w:ascii="Calibri" w:hAnsi="Calibri" w:cs="Calibri"/>
                    <w:color w:val="000000"/>
                    <w:sz w:val="22"/>
                    <w:szCs w:val="22"/>
                  </w:rPr>
                </w:rPrChange>
              </w:rPr>
              <w:pPrChange w:id="9984" w:author="Nick.Tolimieri" w:date="2022-09-07T13:17:00Z">
                <w:pPr>
                  <w:jc w:val="right"/>
                </w:pPr>
              </w:pPrChange>
            </w:pPr>
            <w:ins w:id="9985" w:author="Nick.Tolimieri" w:date="2022-09-07T13:17:00Z">
              <w:del w:id="9986" w:author="Nick.Tolimieri [2]" w:date="2022-09-09T12:38:00Z">
                <w:r w:rsidRPr="00AE199D" w:rsidDel="001255CF">
                  <w:rPr>
                    <w:rFonts w:asciiTheme="minorHAnsi" w:eastAsiaTheme="minorHAnsi" w:hAnsiTheme="minorHAnsi" w:cstheme="minorBidi"/>
                    <w:sz w:val="22"/>
                    <w:szCs w:val="22"/>
                    <w:rPrChange w:id="9987"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9988" w:author="Nick.Tolimieri" w:date="2022-09-07T13:17:00Z"/>
                <w:del w:id="9989" w:author="Nick.Tolimieri [2]" w:date="2022-09-09T12:38:00Z"/>
                <w:rFonts w:asciiTheme="minorHAnsi" w:eastAsiaTheme="minorHAnsi" w:hAnsiTheme="minorHAnsi" w:cstheme="minorBidi"/>
                <w:sz w:val="22"/>
                <w:szCs w:val="22"/>
                <w:rPrChange w:id="9990" w:author="Nick.Tolimieri" w:date="2022-09-07T13:17:00Z">
                  <w:rPr>
                    <w:ins w:id="9991" w:author="Nick.Tolimieri" w:date="2022-09-07T13:17:00Z"/>
                    <w:del w:id="9992" w:author="Nick.Tolimieri [2]" w:date="2022-09-09T12:38:00Z"/>
                    <w:rFonts w:ascii="Calibri" w:hAnsi="Calibri" w:cs="Calibri"/>
                    <w:color w:val="000000"/>
                    <w:sz w:val="22"/>
                    <w:szCs w:val="22"/>
                  </w:rPr>
                </w:rPrChange>
              </w:rPr>
              <w:pPrChange w:id="9993" w:author="Nick.Tolimieri" w:date="2022-09-07T13:17:00Z">
                <w:pPr>
                  <w:jc w:val="right"/>
                </w:pPr>
              </w:pPrChange>
            </w:pPr>
            <w:ins w:id="9994" w:author="Nick.Tolimieri" w:date="2022-09-07T13:17:00Z">
              <w:del w:id="9995" w:author="Nick.Tolimieri [2]" w:date="2022-09-09T12:38:00Z">
                <w:r w:rsidRPr="00AE199D" w:rsidDel="001255CF">
                  <w:rPr>
                    <w:rFonts w:asciiTheme="minorHAnsi" w:eastAsiaTheme="minorHAnsi" w:hAnsiTheme="minorHAnsi" w:cstheme="minorBidi"/>
                    <w:sz w:val="22"/>
                    <w:szCs w:val="22"/>
                    <w:rPrChange w:id="9996" w:author="Nick.Tolimieri" w:date="2022-09-07T13:17:00Z">
                      <w:rPr>
                        <w:rFonts w:ascii="Calibri" w:hAnsi="Calibri" w:cs="Calibri"/>
                        <w:color w:val="000000"/>
                        <w:sz w:val="22"/>
                        <w:szCs w:val="22"/>
                      </w:rPr>
                    </w:rPrChange>
                  </w:rPr>
                  <w:delText>1.9</w:delText>
                </w:r>
              </w:del>
            </w:ins>
          </w:p>
        </w:tc>
        <w:tc>
          <w:tcPr>
            <w:tcW w:w="960" w:type="dxa"/>
            <w:noWrap/>
            <w:hideMark/>
          </w:tcPr>
          <w:p w:rsidR="00AE199D" w:rsidRPr="00AE199D" w:rsidDel="001255CF" w:rsidRDefault="00AE199D">
            <w:pPr>
              <w:ind w:firstLine="0"/>
              <w:rPr>
                <w:ins w:id="9997" w:author="Nick.Tolimieri" w:date="2022-09-07T13:17:00Z"/>
                <w:del w:id="9998" w:author="Nick.Tolimieri [2]" w:date="2022-09-09T12:38:00Z"/>
                <w:rFonts w:asciiTheme="minorHAnsi" w:eastAsiaTheme="minorHAnsi" w:hAnsiTheme="minorHAnsi" w:cstheme="minorBidi"/>
                <w:sz w:val="22"/>
                <w:szCs w:val="22"/>
                <w:rPrChange w:id="9999" w:author="Nick.Tolimieri" w:date="2022-09-07T13:17:00Z">
                  <w:rPr>
                    <w:ins w:id="10000" w:author="Nick.Tolimieri" w:date="2022-09-07T13:17:00Z"/>
                    <w:del w:id="10001" w:author="Nick.Tolimieri [2]" w:date="2022-09-09T12:38:00Z"/>
                    <w:rFonts w:ascii="Calibri" w:hAnsi="Calibri" w:cs="Calibri"/>
                    <w:color w:val="000000"/>
                    <w:sz w:val="22"/>
                    <w:szCs w:val="22"/>
                  </w:rPr>
                </w:rPrChange>
              </w:rPr>
              <w:pPrChange w:id="10002" w:author="Nick.Tolimieri" w:date="2022-09-07T13:17:00Z">
                <w:pPr>
                  <w:jc w:val="right"/>
                </w:pPr>
              </w:pPrChange>
            </w:pPr>
            <w:ins w:id="10003" w:author="Nick.Tolimieri" w:date="2022-09-07T13:17:00Z">
              <w:del w:id="10004" w:author="Nick.Tolimieri [2]" w:date="2022-09-09T12:38:00Z">
                <w:r w:rsidRPr="00AE199D" w:rsidDel="001255CF">
                  <w:rPr>
                    <w:rFonts w:asciiTheme="minorHAnsi" w:eastAsiaTheme="minorHAnsi" w:hAnsiTheme="minorHAnsi" w:cstheme="minorBidi"/>
                    <w:sz w:val="22"/>
                    <w:szCs w:val="22"/>
                    <w:rPrChange w:id="10005" w:author="Nick.Tolimieri" w:date="2022-09-07T13:17:00Z">
                      <w:rPr>
                        <w:rFonts w:ascii="Calibri" w:hAnsi="Calibri" w:cs="Calibri"/>
                        <w:color w:val="000000"/>
                        <w:sz w:val="22"/>
                        <w:szCs w:val="22"/>
                      </w:rPr>
                    </w:rPrChange>
                  </w:rPr>
                  <w:delText>0.29</w:delText>
                </w:r>
              </w:del>
            </w:ins>
          </w:p>
        </w:tc>
      </w:tr>
      <w:tr w:rsidR="00AE199D" w:rsidRPr="00AE199D" w:rsidDel="001255CF" w:rsidTr="00AE199D">
        <w:trPr>
          <w:trHeight w:val="300"/>
          <w:ins w:id="10006" w:author="Nick.Tolimieri" w:date="2022-09-07T13:17:00Z"/>
          <w:del w:id="10007" w:author="Nick.Tolimieri [2]" w:date="2022-09-09T12:38:00Z"/>
        </w:trPr>
        <w:tc>
          <w:tcPr>
            <w:tcW w:w="960" w:type="dxa"/>
            <w:noWrap/>
            <w:hideMark/>
          </w:tcPr>
          <w:p w:rsidR="00AE199D" w:rsidRPr="00AE199D" w:rsidDel="001255CF" w:rsidRDefault="00AE199D">
            <w:pPr>
              <w:ind w:firstLine="0"/>
              <w:rPr>
                <w:ins w:id="10008" w:author="Nick.Tolimieri" w:date="2022-09-07T13:17:00Z"/>
                <w:del w:id="10009" w:author="Nick.Tolimieri [2]" w:date="2022-09-09T12:38:00Z"/>
                <w:rFonts w:asciiTheme="minorHAnsi" w:eastAsiaTheme="minorHAnsi" w:hAnsiTheme="minorHAnsi" w:cstheme="minorBidi"/>
                <w:sz w:val="22"/>
                <w:szCs w:val="22"/>
                <w:rPrChange w:id="10010" w:author="Nick.Tolimieri" w:date="2022-09-07T13:17:00Z">
                  <w:rPr>
                    <w:ins w:id="10011" w:author="Nick.Tolimieri" w:date="2022-09-07T13:17:00Z"/>
                    <w:del w:id="10012" w:author="Nick.Tolimieri [2]" w:date="2022-09-09T12:38:00Z"/>
                    <w:rFonts w:ascii="Calibri" w:hAnsi="Calibri" w:cs="Calibri"/>
                    <w:color w:val="000000"/>
                    <w:sz w:val="22"/>
                    <w:szCs w:val="22"/>
                  </w:rPr>
                </w:rPrChange>
              </w:rPr>
              <w:pPrChange w:id="10013" w:author="Nick.Tolimieri" w:date="2022-09-07T13:17:00Z">
                <w:pPr/>
              </w:pPrChange>
            </w:pPr>
            <w:ins w:id="10014" w:author="Nick.Tolimieri" w:date="2022-09-07T13:17:00Z">
              <w:del w:id="10015" w:author="Nick.Tolimieri [2]" w:date="2022-09-09T12:38:00Z">
                <w:r w:rsidRPr="00AE199D" w:rsidDel="001255CF">
                  <w:rPr>
                    <w:rFonts w:asciiTheme="minorHAnsi" w:eastAsiaTheme="minorHAnsi" w:hAnsiTheme="minorHAnsi" w:cstheme="minorBidi"/>
                    <w:sz w:val="22"/>
                    <w:szCs w:val="22"/>
                    <w:rPrChange w:id="10016"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017" w:author="Nick.Tolimieri" w:date="2022-09-07T13:17:00Z"/>
                <w:del w:id="10018" w:author="Nick.Tolimieri [2]" w:date="2022-09-09T12:38:00Z"/>
                <w:rFonts w:asciiTheme="minorHAnsi" w:eastAsiaTheme="minorHAnsi" w:hAnsiTheme="minorHAnsi" w:cstheme="minorBidi"/>
                <w:sz w:val="22"/>
                <w:szCs w:val="22"/>
                <w:rPrChange w:id="10019" w:author="Nick.Tolimieri" w:date="2022-09-07T13:17:00Z">
                  <w:rPr>
                    <w:ins w:id="10020" w:author="Nick.Tolimieri" w:date="2022-09-07T13:17:00Z"/>
                    <w:del w:id="10021" w:author="Nick.Tolimieri [2]" w:date="2022-09-09T12:38:00Z"/>
                    <w:rFonts w:ascii="Calibri" w:hAnsi="Calibri" w:cs="Calibri"/>
                    <w:color w:val="000000"/>
                    <w:sz w:val="22"/>
                    <w:szCs w:val="22"/>
                  </w:rPr>
                </w:rPrChange>
              </w:rPr>
              <w:pPrChange w:id="10022" w:author="Nick.Tolimieri" w:date="2022-09-07T13:17:00Z">
                <w:pPr>
                  <w:jc w:val="right"/>
                </w:pPr>
              </w:pPrChange>
            </w:pPr>
            <w:ins w:id="10023" w:author="Nick.Tolimieri" w:date="2022-09-07T13:17:00Z">
              <w:del w:id="10024" w:author="Nick.Tolimieri [2]" w:date="2022-09-09T12:38:00Z">
                <w:r w:rsidRPr="00AE199D" w:rsidDel="001255CF">
                  <w:rPr>
                    <w:rFonts w:asciiTheme="minorHAnsi" w:eastAsiaTheme="minorHAnsi" w:hAnsiTheme="minorHAnsi" w:cstheme="minorBidi"/>
                    <w:sz w:val="22"/>
                    <w:szCs w:val="22"/>
                    <w:rPrChange w:id="10025" w:author="Nick.Tolimieri" w:date="2022-09-07T13:17:00Z">
                      <w:rPr>
                        <w:rFonts w:ascii="Calibri" w:hAnsi="Calibri" w:cs="Calibri"/>
                        <w:color w:val="000000"/>
                        <w:sz w:val="22"/>
                        <w:szCs w:val="22"/>
                      </w:rPr>
                    </w:rPrChange>
                  </w:rPr>
                  <w:delText>2007</w:delText>
                </w:r>
              </w:del>
            </w:ins>
          </w:p>
        </w:tc>
        <w:tc>
          <w:tcPr>
            <w:tcW w:w="960" w:type="dxa"/>
            <w:noWrap/>
            <w:hideMark/>
          </w:tcPr>
          <w:p w:rsidR="00AE199D" w:rsidRPr="00AE199D" w:rsidDel="001255CF" w:rsidRDefault="00AE199D">
            <w:pPr>
              <w:ind w:firstLine="0"/>
              <w:rPr>
                <w:ins w:id="10026" w:author="Nick.Tolimieri" w:date="2022-09-07T13:17:00Z"/>
                <w:del w:id="10027" w:author="Nick.Tolimieri [2]" w:date="2022-09-09T12:38:00Z"/>
                <w:rFonts w:asciiTheme="minorHAnsi" w:eastAsiaTheme="minorHAnsi" w:hAnsiTheme="minorHAnsi" w:cstheme="minorBidi"/>
                <w:sz w:val="22"/>
                <w:szCs w:val="22"/>
                <w:rPrChange w:id="10028" w:author="Nick.Tolimieri" w:date="2022-09-07T13:17:00Z">
                  <w:rPr>
                    <w:ins w:id="10029" w:author="Nick.Tolimieri" w:date="2022-09-07T13:17:00Z"/>
                    <w:del w:id="10030" w:author="Nick.Tolimieri [2]" w:date="2022-09-09T12:38:00Z"/>
                    <w:rFonts w:ascii="Calibri" w:hAnsi="Calibri" w:cs="Calibri"/>
                    <w:color w:val="000000"/>
                    <w:sz w:val="22"/>
                    <w:szCs w:val="22"/>
                  </w:rPr>
                </w:rPrChange>
              </w:rPr>
              <w:pPrChange w:id="10031" w:author="Nick.Tolimieri" w:date="2022-09-07T13:17:00Z">
                <w:pPr>
                  <w:jc w:val="right"/>
                </w:pPr>
              </w:pPrChange>
            </w:pPr>
            <w:ins w:id="10032" w:author="Nick.Tolimieri" w:date="2022-09-07T13:17:00Z">
              <w:del w:id="10033" w:author="Nick.Tolimieri [2]" w:date="2022-09-09T12:38:00Z">
                <w:r w:rsidRPr="00AE199D" w:rsidDel="001255CF">
                  <w:rPr>
                    <w:rFonts w:asciiTheme="minorHAnsi" w:eastAsiaTheme="minorHAnsi" w:hAnsiTheme="minorHAnsi" w:cstheme="minorBidi"/>
                    <w:sz w:val="22"/>
                    <w:szCs w:val="22"/>
                    <w:rPrChange w:id="10034"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0035" w:author="Nick.Tolimieri" w:date="2022-09-07T13:17:00Z"/>
                <w:del w:id="10036" w:author="Nick.Tolimieri [2]" w:date="2022-09-09T12:38:00Z"/>
                <w:rFonts w:asciiTheme="minorHAnsi" w:eastAsiaTheme="minorHAnsi" w:hAnsiTheme="minorHAnsi" w:cstheme="minorBidi"/>
                <w:sz w:val="22"/>
                <w:szCs w:val="22"/>
                <w:rPrChange w:id="10037" w:author="Nick.Tolimieri" w:date="2022-09-07T13:17:00Z">
                  <w:rPr>
                    <w:ins w:id="10038" w:author="Nick.Tolimieri" w:date="2022-09-07T13:17:00Z"/>
                    <w:del w:id="10039" w:author="Nick.Tolimieri [2]" w:date="2022-09-09T12:38:00Z"/>
                    <w:rFonts w:ascii="Calibri" w:hAnsi="Calibri" w:cs="Calibri"/>
                    <w:color w:val="000000"/>
                    <w:sz w:val="22"/>
                    <w:szCs w:val="22"/>
                  </w:rPr>
                </w:rPrChange>
              </w:rPr>
              <w:pPrChange w:id="10040" w:author="Nick.Tolimieri" w:date="2022-09-07T13:17:00Z">
                <w:pPr>
                  <w:jc w:val="right"/>
                </w:pPr>
              </w:pPrChange>
            </w:pPr>
            <w:ins w:id="10041" w:author="Nick.Tolimieri" w:date="2022-09-07T13:17:00Z">
              <w:del w:id="10042" w:author="Nick.Tolimieri [2]" w:date="2022-09-09T12:38:00Z">
                <w:r w:rsidRPr="00AE199D" w:rsidDel="001255CF">
                  <w:rPr>
                    <w:rFonts w:asciiTheme="minorHAnsi" w:eastAsiaTheme="minorHAnsi" w:hAnsiTheme="minorHAnsi" w:cstheme="minorBidi"/>
                    <w:sz w:val="22"/>
                    <w:szCs w:val="22"/>
                    <w:rPrChange w:id="10043" w:author="Nick.Tolimieri" w:date="2022-09-07T13:17:00Z">
                      <w:rPr>
                        <w:rFonts w:ascii="Calibri" w:hAnsi="Calibri" w:cs="Calibri"/>
                        <w:color w:val="000000"/>
                        <w:sz w:val="22"/>
                        <w:szCs w:val="22"/>
                      </w:rPr>
                    </w:rPrChange>
                  </w:rPr>
                  <w:delText>8</w:delText>
                </w:r>
              </w:del>
            </w:ins>
          </w:p>
        </w:tc>
        <w:tc>
          <w:tcPr>
            <w:tcW w:w="960" w:type="dxa"/>
            <w:noWrap/>
            <w:hideMark/>
          </w:tcPr>
          <w:p w:rsidR="00AE199D" w:rsidRPr="00AE199D" w:rsidDel="001255CF" w:rsidRDefault="00AE199D">
            <w:pPr>
              <w:ind w:firstLine="0"/>
              <w:rPr>
                <w:ins w:id="10044" w:author="Nick.Tolimieri" w:date="2022-09-07T13:17:00Z"/>
                <w:del w:id="10045" w:author="Nick.Tolimieri [2]" w:date="2022-09-09T12:38:00Z"/>
                <w:rFonts w:asciiTheme="minorHAnsi" w:eastAsiaTheme="minorHAnsi" w:hAnsiTheme="minorHAnsi" w:cstheme="minorBidi"/>
                <w:sz w:val="22"/>
                <w:szCs w:val="22"/>
                <w:rPrChange w:id="10046" w:author="Nick.Tolimieri" w:date="2022-09-07T13:17:00Z">
                  <w:rPr>
                    <w:ins w:id="10047" w:author="Nick.Tolimieri" w:date="2022-09-07T13:17:00Z"/>
                    <w:del w:id="10048" w:author="Nick.Tolimieri [2]" w:date="2022-09-09T12:38:00Z"/>
                    <w:rFonts w:ascii="Calibri" w:hAnsi="Calibri" w:cs="Calibri"/>
                    <w:color w:val="000000"/>
                    <w:sz w:val="22"/>
                    <w:szCs w:val="22"/>
                  </w:rPr>
                </w:rPrChange>
              </w:rPr>
              <w:pPrChange w:id="10049" w:author="Nick.Tolimieri" w:date="2022-09-07T13:17:00Z">
                <w:pPr>
                  <w:jc w:val="right"/>
                </w:pPr>
              </w:pPrChange>
            </w:pPr>
            <w:ins w:id="10050" w:author="Nick.Tolimieri" w:date="2022-09-07T13:17:00Z">
              <w:del w:id="10051" w:author="Nick.Tolimieri [2]" w:date="2022-09-09T12:38:00Z">
                <w:r w:rsidRPr="00AE199D" w:rsidDel="001255CF">
                  <w:rPr>
                    <w:rFonts w:asciiTheme="minorHAnsi" w:eastAsiaTheme="minorHAnsi" w:hAnsiTheme="minorHAnsi" w:cstheme="minorBidi"/>
                    <w:sz w:val="22"/>
                    <w:szCs w:val="22"/>
                    <w:rPrChange w:id="10052"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0053" w:author="Nick.Tolimieri" w:date="2022-09-07T13:17:00Z"/>
                <w:del w:id="10054" w:author="Nick.Tolimieri [2]" w:date="2022-09-09T12:38:00Z"/>
                <w:rFonts w:asciiTheme="minorHAnsi" w:eastAsiaTheme="minorHAnsi" w:hAnsiTheme="minorHAnsi" w:cstheme="minorBidi"/>
                <w:sz w:val="22"/>
                <w:szCs w:val="22"/>
                <w:rPrChange w:id="10055" w:author="Nick.Tolimieri" w:date="2022-09-07T13:17:00Z">
                  <w:rPr>
                    <w:ins w:id="10056" w:author="Nick.Tolimieri" w:date="2022-09-07T13:17:00Z"/>
                    <w:del w:id="10057" w:author="Nick.Tolimieri [2]" w:date="2022-09-09T12:38:00Z"/>
                    <w:rFonts w:ascii="Calibri" w:hAnsi="Calibri" w:cs="Calibri"/>
                    <w:color w:val="000000"/>
                    <w:sz w:val="22"/>
                    <w:szCs w:val="22"/>
                  </w:rPr>
                </w:rPrChange>
              </w:rPr>
              <w:pPrChange w:id="10058" w:author="Nick.Tolimieri" w:date="2022-09-07T13:17:00Z">
                <w:pPr>
                  <w:jc w:val="right"/>
                </w:pPr>
              </w:pPrChange>
            </w:pPr>
            <w:ins w:id="10059" w:author="Nick.Tolimieri" w:date="2022-09-07T13:17:00Z">
              <w:del w:id="10060" w:author="Nick.Tolimieri [2]" w:date="2022-09-09T12:38:00Z">
                <w:r w:rsidRPr="00AE199D" w:rsidDel="001255CF">
                  <w:rPr>
                    <w:rFonts w:asciiTheme="minorHAnsi" w:eastAsiaTheme="minorHAnsi" w:hAnsiTheme="minorHAnsi" w:cstheme="minorBidi"/>
                    <w:sz w:val="22"/>
                    <w:szCs w:val="22"/>
                    <w:rPrChange w:id="10061" w:author="Nick.Tolimieri" w:date="2022-09-07T13:17:00Z">
                      <w:rPr>
                        <w:rFonts w:ascii="Calibri" w:hAnsi="Calibri" w:cs="Calibri"/>
                        <w:color w:val="000000"/>
                        <w:sz w:val="22"/>
                        <w:szCs w:val="22"/>
                      </w:rPr>
                    </w:rPrChange>
                  </w:rPr>
                  <w:delText>8</w:delText>
                </w:r>
              </w:del>
            </w:ins>
          </w:p>
        </w:tc>
        <w:tc>
          <w:tcPr>
            <w:tcW w:w="960" w:type="dxa"/>
            <w:noWrap/>
            <w:hideMark/>
          </w:tcPr>
          <w:p w:rsidR="00AE199D" w:rsidRPr="00AE199D" w:rsidDel="001255CF" w:rsidRDefault="00AE199D">
            <w:pPr>
              <w:ind w:firstLine="0"/>
              <w:rPr>
                <w:ins w:id="10062" w:author="Nick.Tolimieri" w:date="2022-09-07T13:17:00Z"/>
                <w:del w:id="10063" w:author="Nick.Tolimieri [2]" w:date="2022-09-09T12:38:00Z"/>
                <w:rFonts w:asciiTheme="minorHAnsi" w:eastAsiaTheme="minorHAnsi" w:hAnsiTheme="minorHAnsi" w:cstheme="minorBidi"/>
                <w:sz w:val="22"/>
                <w:szCs w:val="22"/>
                <w:rPrChange w:id="10064" w:author="Nick.Tolimieri" w:date="2022-09-07T13:17:00Z">
                  <w:rPr>
                    <w:ins w:id="10065" w:author="Nick.Tolimieri" w:date="2022-09-07T13:17:00Z"/>
                    <w:del w:id="10066" w:author="Nick.Tolimieri [2]" w:date="2022-09-09T12:38:00Z"/>
                    <w:rFonts w:ascii="Calibri" w:hAnsi="Calibri" w:cs="Calibri"/>
                    <w:color w:val="000000"/>
                    <w:sz w:val="22"/>
                    <w:szCs w:val="22"/>
                  </w:rPr>
                </w:rPrChange>
              </w:rPr>
              <w:pPrChange w:id="10067" w:author="Nick.Tolimieri" w:date="2022-09-07T13:17:00Z">
                <w:pPr>
                  <w:jc w:val="right"/>
                </w:pPr>
              </w:pPrChange>
            </w:pPr>
            <w:ins w:id="10068" w:author="Nick.Tolimieri" w:date="2022-09-07T13:17:00Z">
              <w:del w:id="10069" w:author="Nick.Tolimieri [2]" w:date="2022-09-09T12:38:00Z">
                <w:r w:rsidRPr="00AE199D" w:rsidDel="001255CF">
                  <w:rPr>
                    <w:rFonts w:asciiTheme="minorHAnsi" w:eastAsiaTheme="minorHAnsi" w:hAnsiTheme="minorHAnsi" w:cstheme="minorBidi"/>
                    <w:sz w:val="22"/>
                    <w:szCs w:val="22"/>
                    <w:rPrChange w:id="10070" w:author="Nick.Tolimieri" w:date="2022-09-07T13:17:00Z">
                      <w:rPr>
                        <w:rFonts w:ascii="Calibri" w:hAnsi="Calibri" w:cs="Calibri"/>
                        <w:color w:val="000000"/>
                        <w:sz w:val="22"/>
                        <w:szCs w:val="22"/>
                      </w:rPr>
                    </w:rPrChange>
                  </w:rPr>
                  <w:delText>8</w:delText>
                </w:r>
              </w:del>
            </w:ins>
          </w:p>
        </w:tc>
        <w:tc>
          <w:tcPr>
            <w:tcW w:w="960" w:type="dxa"/>
            <w:noWrap/>
            <w:hideMark/>
          </w:tcPr>
          <w:p w:rsidR="00AE199D" w:rsidRPr="00AE199D" w:rsidDel="001255CF" w:rsidRDefault="00AE199D">
            <w:pPr>
              <w:ind w:firstLine="0"/>
              <w:rPr>
                <w:ins w:id="10071" w:author="Nick.Tolimieri" w:date="2022-09-07T13:17:00Z"/>
                <w:del w:id="10072" w:author="Nick.Tolimieri [2]" w:date="2022-09-09T12:38:00Z"/>
                <w:rFonts w:asciiTheme="minorHAnsi" w:eastAsiaTheme="minorHAnsi" w:hAnsiTheme="minorHAnsi" w:cstheme="minorBidi"/>
                <w:sz w:val="22"/>
                <w:szCs w:val="22"/>
                <w:rPrChange w:id="10073" w:author="Nick.Tolimieri" w:date="2022-09-07T13:17:00Z">
                  <w:rPr>
                    <w:ins w:id="10074" w:author="Nick.Tolimieri" w:date="2022-09-07T13:17:00Z"/>
                    <w:del w:id="10075" w:author="Nick.Tolimieri [2]" w:date="2022-09-09T12:38:00Z"/>
                    <w:rFonts w:ascii="Calibri" w:hAnsi="Calibri" w:cs="Calibri"/>
                    <w:color w:val="000000"/>
                    <w:sz w:val="22"/>
                    <w:szCs w:val="22"/>
                  </w:rPr>
                </w:rPrChange>
              </w:rPr>
              <w:pPrChange w:id="10076" w:author="Nick.Tolimieri" w:date="2022-09-07T13:17:00Z">
                <w:pPr>
                  <w:jc w:val="right"/>
                </w:pPr>
              </w:pPrChange>
            </w:pPr>
            <w:ins w:id="10077" w:author="Nick.Tolimieri" w:date="2022-09-07T13:17:00Z">
              <w:del w:id="10078" w:author="Nick.Tolimieri [2]" w:date="2022-09-09T12:38:00Z">
                <w:r w:rsidRPr="00AE199D" w:rsidDel="001255CF">
                  <w:rPr>
                    <w:rFonts w:asciiTheme="minorHAnsi" w:eastAsiaTheme="minorHAnsi" w:hAnsiTheme="minorHAnsi" w:cstheme="minorBidi"/>
                    <w:sz w:val="22"/>
                    <w:szCs w:val="22"/>
                    <w:rPrChange w:id="10079" w:author="Nick.Tolimieri" w:date="2022-09-07T13:17:00Z">
                      <w:rPr>
                        <w:rFonts w:ascii="Calibri" w:hAnsi="Calibri" w:cs="Calibri"/>
                        <w:color w:val="000000"/>
                        <w:sz w:val="22"/>
                        <w:szCs w:val="22"/>
                      </w:rPr>
                    </w:rPrChange>
                  </w:rPr>
                  <w:delText>8</w:delText>
                </w:r>
              </w:del>
            </w:ins>
          </w:p>
        </w:tc>
        <w:tc>
          <w:tcPr>
            <w:tcW w:w="960" w:type="dxa"/>
            <w:noWrap/>
            <w:hideMark/>
          </w:tcPr>
          <w:p w:rsidR="00AE199D" w:rsidRPr="00AE199D" w:rsidDel="001255CF" w:rsidRDefault="00AE199D">
            <w:pPr>
              <w:ind w:firstLine="0"/>
              <w:rPr>
                <w:ins w:id="10080" w:author="Nick.Tolimieri" w:date="2022-09-07T13:17:00Z"/>
                <w:del w:id="10081" w:author="Nick.Tolimieri [2]" w:date="2022-09-09T12:38:00Z"/>
                <w:rFonts w:asciiTheme="minorHAnsi" w:eastAsiaTheme="minorHAnsi" w:hAnsiTheme="minorHAnsi" w:cstheme="minorBidi"/>
                <w:sz w:val="22"/>
                <w:szCs w:val="22"/>
                <w:rPrChange w:id="10082" w:author="Nick.Tolimieri" w:date="2022-09-07T13:17:00Z">
                  <w:rPr>
                    <w:ins w:id="10083" w:author="Nick.Tolimieri" w:date="2022-09-07T13:17:00Z"/>
                    <w:del w:id="10084" w:author="Nick.Tolimieri [2]" w:date="2022-09-09T12:38:00Z"/>
                    <w:rFonts w:ascii="Calibri" w:hAnsi="Calibri" w:cs="Calibri"/>
                    <w:color w:val="000000"/>
                    <w:sz w:val="22"/>
                    <w:szCs w:val="22"/>
                  </w:rPr>
                </w:rPrChange>
              </w:rPr>
              <w:pPrChange w:id="10085" w:author="Nick.Tolimieri" w:date="2022-09-07T13:17:00Z">
                <w:pPr>
                  <w:jc w:val="right"/>
                </w:pPr>
              </w:pPrChange>
            </w:pPr>
            <w:ins w:id="10086" w:author="Nick.Tolimieri" w:date="2022-09-07T13:17:00Z">
              <w:del w:id="10087" w:author="Nick.Tolimieri [2]" w:date="2022-09-09T12:38:00Z">
                <w:r w:rsidRPr="00AE199D" w:rsidDel="001255CF">
                  <w:rPr>
                    <w:rFonts w:asciiTheme="minorHAnsi" w:eastAsiaTheme="minorHAnsi" w:hAnsiTheme="minorHAnsi" w:cstheme="minorBidi"/>
                    <w:sz w:val="22"/>
                    <w:szCs w:val="22"/>
                    <w:rPrChange w:id="10088" w:author="Nick.Tolimieri" w:date="2022-09-07T13:17:00Z">
                      <w:rPr>
                        <w:rFonts w:ascii="Calibri" w:hAnsi="Calibri" w:cs="Calibri"/>
                        <w:color w:val="000000"/>
                        <w:sz w:val="22"/>
                        <w:szCs w:val="22"/>
                      </w:rPr>
                    </w:rPrChange>
                  </w:rPr>
                  <w:delText>2.58</w:delText>
                </w:r>
              </w:del>
            </w:ins>
          </w:p>
        </w:tc>
        <w:tc>
          <w:tcPr>
            <w:tcW w:w="960" w:type="dxa"/>
            <w:noWrap/>
            <w:hideMark/>
          </w:tcPr>
          <w:p w:rsidR="00AE199D" w:rsidRPr="00AE199D" w:rsidDel="001255CF" w:rsidRDefault="00AE199D">
            <w:pPr>
              <w:ind w:firstLine="0"/>
              <w:rPr>
                <w:ins w:id="10089" w:author="Nick.Tolimieri" w:date="2022-09-07T13:17:00Z"/>
                <w:del w:id="10090" w:author="Nick.Tolimieri [2]" w:date="2022-09-09T12:38:00Z"/>
                <w:rFonts w:asciiTheme="minorHAnsi" w:eastAsiaTheme="minorHAnsi" w:hAnsiTheme="minorHAnsi" w:cstheme="minorBidi"/>
                <w:sz w:val="22"/>
                <w:szCs w:val="22"/>
                <w:rPrChange w:id="10091" w:author="Nick.Tolimieri" w:date="2022-09-07T13:17:00Z">
                  <w:rPr>
                    <w:ins w:id="10092" w:author="Nick.Tolimieri" w:date="2022-09-07T13:17:00Z"/>
                    <w:del w:id="10093" w:author="Nick.Tolimieri [2]" w:date="2022-09-09T12:38:00Z"/>
                    <w:rFonts w:ascii="Calibri" w:hAnsi="Calibri" w:cs="Calibri"/>
                    <w:color w:val="000000"/>
                    <w:sz w:val="22"/>
                    <w:szCs w:val="22"/>
                  </w:rPr>
                </w:rPrChange>
              </w:rPr>
              <w:pPrChange w:id="10094" w:author="Nick.Tolimieri" w:date="2022-09-07T13:17:00Z">
                <w:pPr>
                  <w:jc w:val="right"/>
                </w:pPr>
              </w:pPrChange>
            </w:pPr>
            <w:ins w:id="10095" w:author="Nick.Tolimieri" w:date="2022-09-07T13:17:00Z">
              <w:del w:id="10096" w:author="Nick.Tolimieri [2]" w:date="2022-09-09T12:38:00Z">
                <w:r w:rsidRPr="00AE199D" w:rsidDel="001255CF">
                  <w:rPr>
                    <w:rFonts w:asciiTheme="minorHAnsi" w:eastAsiaTheme="minorHAnsi" w:hAnsiTheme="minorHAnsi" w:cstheme="minorBidi"/>
                    <w:sz w:val="22"/>
                    <w:szCs w:val="22"/>
                    <w:rPrChange w:id="10097" w:author="Nick.Tolimieri" w:date="2022-09-07T13:17:00Z">
                      <w:rPr>
                        <w:rFonts w:ascii="Calibri" w:hAnsi="Calibri" w:cs="Calibri"/>
                        <w:color w:val="000000"/>
                        <w:sz w:val="22"/>
                        <w:szCs w:val="22"/>
                      </w:rPr>
                    </w:rPrChange>
                  </w:rPr>
                  <w:delText>0.67</w:delText>
                </w:r>
              </w:del>
            </w:ins>
          </w:p>
        </w:tc>
      </w:tr>
      <w:tr w:rsidR="00AE199D" w:rsidRPr="00AE199D" w:rsidDel="001255CF" w:rsidTr="00AE199D">
        <w:trPr>
          <w:trHeight w:val="300"/>
          <w:ins w:id="10098" w:author="Nick.Tolimieri" w:date="2022-09-07T13:17:00Z"/>
          <w:del w:id="10099" w:author="Nick.Tolimieri [2]" w:date="2022-09-09T12:38:00Z"/>
        </w:trPr>
        <w:tc>
          <w:tcPr>
            <w:tcW w:w="960" w:type="dxa"/>
            <w:noWrap/>
            <w:hideMark/>
          </w:tcPr>
          <w:p w:rsidR="00AE199D" w:rsidRPr="00AE199D" w:rsidDel="001255CF" w:rsidRDefault="00AE199D">
            <w:pPr>
              <w:ind w:firstLine="0"/>
              <w:rPr>
                <w:ins w:id="10100" w:author="Nick.Tolimieri" w:date="2022-09-07T13:17:00Z"/>
                <w:del w:id="10101" w:author="Nick.Tolimieri [2]" w:date="2022-09-09T12:38:00Z"/>
                <w:rFonts w:asciiTheme="minorHAnsi" w:eastAsiaTheme="minorHAnsi" w:hAnsiTheme="minorHAnsi" w:cstheme="minorBidi"/>
                <w:sz w:val="22"/>
                <w:szCs w:val="22"/>
                <w:rPrChange w:id="10102" w:author="Nick.Tolimieri" w:date="2022-09-07T13:17:00Z">
                  <w:rPr>
                    <w:ins w:id="10103" w:author="Nick.Tolimieri" w:date="2022-09-07T13:17:00Z"/>
                    <w:del w:id="10104" w:author="Nick.Tolimieri [2]" w:date="2022-09-09T12:38:00Z"/>
                    <w:rFonts w:ascii="Calibri" w:hAnsi="Calibri" w:cs="Calibri"/>
                    <w:color w:val="000000"/>
                    <w:sz w:val="22"/>
                    <w:szCs w:val="22"/>
                  </w:rPr>
                </w:rPrChange>
              </w:rPr>
              <w:pPrChange w:id="10105" w:author="Nick.Tolimieri" w:date="2022-09-07T13:17:00Z">
                <w:pPr/>
              </w:pPrChange>
            </w:pPr>
            <w:ins w:id="10106" w:author="Nick.Tolimieri" w:date="2022-09-07T13:17:00Z">
              <w:del w:id="10107" w:author="Nick.Tolimieri [2]" w:date="2022-09-09T12:38:00Z">
                <w:r w:rsidRPr="00AE199D" w:rsidDel="001255CF">
                  <w:rPr>
                    <w:rFonts w:asciiTheme="minorHAnsi" w:eastAsiaTheme="minorHAnsi" w:hAnsiTheme="minorHAnsi" w:cstheme="minorBidi"/>
                    <w:sz w:val="22"/>
                    <w:szCs w:val="22"/>
                    <w:rPrChange w:id="10108"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109" w:author="Nick.Tolimieri" w:date="2022-09-07T13:17:00Z"/>
                <w:del w:id="10110" w:author="Nick.Tolimieri [2]" w:date="2022-09-09T12:38:00Z"/>
                <w:rFonts w:asciiTheme="minorHAnsi" w:eastAsiaTheme="minorHAnsi" w:hAnsiTheme="minorHAnsi" w:cstheme="minorBidi"/>
                <w:sz w:val="22"/>
                <w:szCs w:val="22"/>
                <w:rPrChange w:id="10111" w:author="Nick.Tolimieri" w:date="2022-09-07T13:17:00Z">
                  <w:rPr>
                    <w:ins w:id="10112" w:author="Nick.Tolimieri" w:date="2022-09-07T13:17:00Z"/>
                    <w:del w:id="10113" w:author="Nick.Tolimieri [2]" w:date="2022-09-09T12:38:00Z"/>
                    <w:rFonts w:ascii="Calibri" w:hAnsi="Calibri" w:cs="Calibri"/>
                    <w:color w:val="000000"/>
                    <w:sz w:val="22"/>
                    <w:szCs w:val="22"/>
                  </w:rPr>
                </w:rPrChange>
              </w:rPr>
              <w:pPrChange w:id="10114" w:author="Nick.Tolimieri" w:date="2022-09-07T13:17:00Z">
                <w:pPr>
                  <w:jc w:val="right"/>
                </w:pPr>
              </w:pPrChange>
            </w:pPr>
            <w:ins w:id="10115" w:author="Nick.Tolimieri" w:date="2022-09-07T13:17:00Z">
              <w:del w:id="10116" w:author="Nick.Tolimieri [2]" w:date="2022-09-09T12:38:00Z">
                <w:r w:rsidRPr="00AE199D" w:rsidDel="001255CF">
                  <w:rPr>
                    <w:rFonts w:asciiTheme="minorHAnsi" w:eastAsiaTheme="minorHAnsi" w:hAnsiTheme="minorHAnsi" w:cstheme="minorBidi"/>
                    <w:sz w:val="22"/>
                    <w:szCs w:val="22"/>
                    <w:rPrChange w:id="10117" w:author="Nick.Tolimieri" w:date="2022-09-07T13:17:00Z">
                      <w:rPr>
                        <w:rFonts w:ascii="Calibri" w:hAnsi="Calibri" w:cs="Calibri"/>
                        <w:color w:val="000000"/>
                        <w:sz w:val="22"/>
                        <w:szCs w:val="22"/>
                      </w:rPr>
                    </w:rPrChange>
                  </w:rPr>
                  <w:delText>2008</w:delText>
                </w:r>
              </w:del>
            </w:ins>
          </w:p>
        </w:tc>
        <w:tc>
          <w:tcPr>
            <w:tcW w:w="960" w:type="dxa"/>
            <w:noWrap/>
            <w:hideMark/>
          </w:tcPr>
          <w:p w:rsidR="00AE199D" w:rsidRPr="00AE199D" w:rsidDel="001255CF" w:rsidRDefault="00AE199D">
            <w:pPr>
              <w:ind w:firstLine="0"/>
              <w:rPr>
                <w:ins w:id="10118" w:author="Nick.Tolimieri" w:date="2022-09-07T13:17:00Z"/>
                <w:del w:id="10119" w:author="Nick.Tolimieri [2]" w:date="2022-09-09T12:38:00Z"/>
                <w:rFonts w:asciiTheme="minorHAnsi" w:eastAsiaTheme="minorHAnsi" w:hAnsiTheme="minorHAnsi" w:cstheme="minorBidi"/>
                <w:sz w:val="22"/>
                <w:szCs w:val="22"/>
                <w:rPrChange w:id="10120" w:author="Nick.Tolimieri" w:date="2022-09-07T13:17:00Z">
                  <w:rPr>
                    <w:ins w:id="10121" w:author="Nick.Tolimieri" w:date="2022-09-07T13:17:00Z"/>
                    <w:del w:id="10122" w:author="Nick.Tolimieri [2]" w:date="2022-09-09T12:38:00Z"/>
                    <w:rFonts w:ascii="Calibri" w:hAnsi="Calibri" w:cs="Calibri"/>
                    <w:color w:val="000000"/>
                    <w:sz w:val="22"/>
                    <w:szCs w:val="22"/>
                  </w:rPr>
                </w:rPrChange>
              </w:rPr>
              <w:pPrChange w:id="10123" w:author="Nick.Tolimieri" w:date="2022-09-07T13:17:00Z">
                <w:pPr>
                  <w:jc w:val="right"/>
                </w:pPr>
              </w:pPrChange>
            </w:pPr>
            <w:ins w:id="10124" w:author="Nick.Tolimieri" w:date="2022-09-07T13:17:00Z">
              <w:del w:id="10125" w:author="Nick.Tolimieri [2]" w:date="2022-09-09T12:38:00Z">
                <w:r w:rsidRPr="00AE199D" w:rsidDel="001255CF">
                  <w:rPr>
                    <w:rFonts w:asciiTheme="minorHAnsi" w:eastAsiaTheme="minorHAnsi" w:hAnsiTheme="minorHAnsi" w:cstheme="minorBidi"/>
                    <w:sz w:val="22"/>
                    <w:szCs w:val="22"/>
                    <w:rPrChange w:id="10126"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127" w:author="Nick.Tolimieri" w:date="2022-09-07T13:17:00Z"/>
                <w:del w:id="10128" w:author="Nick.Tolimieri [2]" w:date="2022-09-09T12:38:00Z"/>
                <w:rFonts w:asciiTheme="minorHAnsi" w:eastAsiaTheme="minorHAnsi" w:hAnsiTheme="minorHAnsi" w:cstheme="minorBidi"/>
                <w:sz w:val="22"/>
                <w:szCs w:val="22"/>
                <w:rPrChange w:id="10129" w:author="Nick.Tolimieri" w:date="2022-09-07T13:17:00Z">
                  <w:rPr>
                    <w:ins w:id="10130" w:author="Nick.Tolimieri" w:date="2022-09-07T13:17:00Z"/>
                    <w:del w:id="10131" w:author="Nick.Tolimieri [2]" w:date="2022-09-09T12:38:00Z"/>
                    <w:rFonts w:ascii="Calibri" w:hAnsi="Calibri" w:cs="Calibri"/>
                    <w:color w:val="000000"/>
                    <w:sz w:val="22"/>
                    <w:szCs w:val="22"/>
                  </w:rPr>
                </w:rPrChange>
              </w:rPr>
              <w:pPrChange w:id="10132" w:author="Nick.Tolimieri" w:date="2022-09-07T13:17:00Z">
                <w:pPr>
                  <w:jc w:val="right"/>
                </w:pPr>
              </w:pPrChange>
            </w:pPr>
            <w:ins w:id="10133" w:author="Nick.Tolimieri" w:date="2022-09-07T13:17:00Z">
              <w:del w:id="10134" w:author="Nick.Tolimieri [2]" w:date="2022-09-09T12:38:00Z">
                <w:r w:rsidRPr="00AE199D" w:rsidDel="001255CF">
                  <w:rPr>
                    <w:rFonts w:asciiTheme="minorHAnsi" w:eastAsiaTheme="minorHAnsi" w:hAnsiTheme="minorHAnsi" w:cstheme="minorBidi"/>
                    <w:sz w:val="22"/>
                    <w:szCs w:val="22"/>
                    <w:rPrChange w:id="10135"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136" w:author="Nick.Tolimieri" w:date="2022-09-07T13:17:00Z"/>
                <w:del w:id="10137" w:author="Nick.Tolimieri [2]" w:date="2022-09-09T12:38:00Z"/>
                <w:rFonts w:asciiTheme="minorHAnsi" w:eastAsiaTheme="minorHAnsi" w:hAnsiTheme="minorHAnsi" w:cstheme="minorBidi"/>
                <w:sz w:val="22"/>
                <w:szCs w:val="22"/>
                <w:rPrChange w:id="10138" w:author="Nick.Tolimieri" w:date="2022-09-07T13:17:00Z">
                  <w:rPr>
                    <w:ins w:id="10139" w:author="Nick.Tolimieri" w:date="2022-09-07T13:17:00Z"/>
                    <w:del w:id="10140" w:author="Nick.Tolimieri [2]" w:date="2022-09-09T12:38:00Z"/>
                    <w:rFonts w:ascii="Calibri" w:hAnsi="Calibri" w:cs="Calibri"/>
                    <w:color w:val="000000"/>
                    <w:sz w:val="22"/>
                    <w:szCs w:val="22"/>
                  </w:rPr>
                </w:rPrChange>
              </w:rPr>
              <w:pPrChange w:id="10141" w:author="Nick.Tolimieri" w:date="2022-09-07T13:17:00Z">
                <w:pPr>
                  <w:jc w:val="right"/>
                </w:pPr>
              </w:pPrChange>
            </w:pPr>
            <w:ins w:id="10142" w:author="Nick.Tolimieri" w:date="2022-09-07T13:17:00Z">
              <w:del w:id="10143" w:author="Nick.Tolimieri [2]" w:date="2022-09-09T12:38:00Z">
                <w:r w:rsidRPr="00AE199D" w:rsidDel="001255CF">
                  <w:rPr>
                    <w:rFonts w:asciiTheme="minorHAnsi" w:eastAsiaTheme="minorHAnsi" w:hAnsiTheme="minorHAnsi" w:cstheme="minorBidi"/>
                    <w:sz w:val="22"/>
                    <w:szCs w:val="22"/>
                    <w:rPrChange w:id="10144"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145" w:author="Nick.Tolimieri" w:date="2022-09-07T13:17:00Z"/>
                <w:del w:id="10146" w:author="Nick.Tolimieri [2]" w:date="2022-09-09T12:38:00Z"/>
                <w:rFonts w:asciiTheme="minorHAnsi" w:eastAsiaTheme="minorHAnsi" w:hAnsiTheme="minorHAnsi" w:cstheme="minorBidi"/>
                <w:sz w:val="22"/>
                <w:szCs w:val="22"/>
                <w:rPrChange w:id="10147" w:author="Nick.Tolimieri" w:date="2022-09-07T13:17:00Z">
                  <w:rPr>
                    <w:ins w:id="10148" w:author="Nick.Tolimieri" w:date="2022-09-07T13:17:00Z"/>
                    <w:del w:id="10149" w:author="Nick.Tolimieri [2]" w:date="2022-09-09T12:38:00Z"/>
                    <w:rFonts w:ascii="Calibri" w:hAnsi="Calibri" w:cs="Calibri"/>
                    <w:color w:val="000000"/>
                    <w:sz w:val="22"/>
                    <w:szCs w:val="22"/>
                  </w:rPr>
                </w:rPrChange>
              </w:rPr>
              <w:pPrChange w:id="10150" w:author="Nick.Tolimieri" w:date="2022-09-07T13:17:00Z">
                <w:pPr>
                  <w:jc w:val="right"/>
                </w:pPr>
              </w:pPrChange>
            </w:pPr>
            <w:ins w:id="10151" w:author="Nick.Tolimieri" w:date="2022-09-07T13:17:00Z">
              <w:del w:id="10152" w:author="Nick.Tolimieri [2]" w:date="2022-09-09T12:38:00Z">
                <w:r w:rsidRPr="00AE199D" w:rsidDel="001255CF">
                  <w:rPr>
                    <w:rFonts w:asciiTheme="minorHAnsi" w:eastAsiaTheme="minorHAnsi" w:hAnsiTheme="minorHAnsi" w:cstheme="minorBidi"/>
                    <w:sz w:val="22"/>
                    <w:szCs w:val="22"/>
                    <w:rPrChange w:id="10153"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154" w:author="Nick.Tolimieri" w:date="2022-09-07T13:17:00Z"/>
                <w:del w:id="10155" w:author="Nick.Tolimieri [2]" w:date="2022-09-09T12:38:00Z"/>
                <w:rFonts w:asciiTheme="minorHAnsi" w:eastAsiaTheme="minorHAnsi" w:hAnsiTheme="minorHAnsi" w:cstheme="minorBidi"/>
                <w:sz w:val="22"/>
                <w:szCs w:val="22"/>
                <w:rPrChange w:id="10156" w:author="Nick.Tolimieri" w:date="2022-09-07T13:17:00Z">
                  <w:rPr>
                    <w:ins w:id="10157" w:author="Nick.Tolimieri" w:date="2022-09-07T13:17:00Z"/>
                    <w:del w:id="10158" w:author="Nick.Tolimieri [2]" w:date="2022-09-09T12:38:00Z"/>
                    <w:rFonts w:ascii="Calibri" w:hAnsi="Calibri" w:cs="Calibri"/>
                    <w:color w:val="000000"/>
                    <w:sz w:val="22"/>
                    <w:szCs w:val="22"/>
                  </w:rPr>
                </w:rPrChange>
              </w:rPr>
              <w:pPrChange w:id="10159" w:author="Nick.Tolimieri" w:date="2022-09-07T13:17:00Z">
                <w:pPr/>
              </w:pPrChange>
            </w:pPr>
            <w:ins w:id="10160" w:author="Nick.Tolimieri" w:date="2022-09-07T13:17:00Z">
              <w:del w:id="10161" w:author="Nick.Tolimieri [2]" w:date="2022-09-09T12:38:00Z">
                <w:r w:rsidRPr="00AE199D" w:rsidDel="001255CF">
                  <w:rPr>
                    <w:rFonts w:asciiTheme="minorHAnsi" w:eastAsiaTheme="minorHAnsi" w:hAnsiTheme="minorHAnsi" w:cstheme="minorBidi"/>
                    <w:sz w:val="22"/>
                    <w:szCs w:val="22"/>
                    <w:rPrChange w:id="10162"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0163" w:author="Nick.Tolimieri" w:date="2022-09-07T13:17:00Z"/>
                <w:del w:id="10164" w:author="Nick.Tolimieri [2]" w:date="2022-09-09T12:38:00Z"/>
                <w:rFonts w:asciiTheme="minorHAnsi" w:eastAsiaTheme="minorHAnsi" w:hAnsiTheme="minorHAnsi" w:cstheme="minorBidi"/>
                <w:sz w:val="22"/>
                <w:szCs w:val="22"/>
                <w:rPrChange w:id="10165" w:author="Nick.Tolimieri" w:date="2022-09-07T13:17:00Z">
                  <w:rPr>
                    <w:ins w:id="10166" w:author="Nick.Tolimieri" w:date="2022-09-07T13:17:00Z"/>
                    <w:del w:id="10167" w:author="Nick.Tolimieri [2]" w:date="2022-09-09T12:38:00Z"/>
                    <w:rFonts w:ascii="Calibri" w:hAnsi="Calibri" w:cs="Calibri"/>
                    <w:color w:val="000000"/>
                    <w:sz w:val="22"/>
                    <w:szCs w:val="22"/>
                  </w:rPr>
                </w:rPrChange>
              </w:rPr>
              <w:pPrChange w:id="10168" w:author="Nick.Tolimieri" w:date="2022-09-07T13:17:00Z">
                <w:pPr/>
              </w:pPrChange>
            </w:pPr>
            <w:ins w:id="10169" w:author="Nick.Tolimieri" w:date="2022-09-07T13:17:00Z">
              <w:del w:id="10170" w:author="Nick.Tolimieri [2]" w:date="2022-09-09T12:38:00Z">
                <w:r w:rsidRPr="00AE199D" w:rsidDel="001255CF">
                  <w:rPr>
                    <w:rFonts w:asciiTheme="minorHAnsi" w:eastAsiaTheme="minorHAnsi" w:hAnsiTheme="minorHAnsi" w:cstheme="minorBidi"/>
                    <w:sz w:val="22"/>
                    <w:szCs w:val="22"/>
                    <w:rPrChange w:id="10171"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0172" w:author="Nick.Tolimieri" w:date="2022-09-07T13:17:00Z"/>
                <w:del w:id="10173" w:author="Nick.Tolimieri [2]" w:date="2022-09-09T12:38:00Z"/>
                <w:rFonts w:asciiTheme="minorHAnsi" w:eastAsiaTheme="minorHAnsi" w:hAnsiTheme="minorHAnsi" w:cstheme="minorBidi"/>
                <w:sz w:val="22"/>
                <w:szCs w:val="22"/>
                <w:rPrChange w:id="10174" w:author="Nick.Tolimieri" w:date="2022-09-07T13:17:00Z">
                  <w:rPr>
                    <w:ins w:id="10175" w:author="Nick.Tolimieri" w:date="2022-09-07T13:17:00Z"/>
                    <w:del w:id="10176" w:author="Nick.Tolimieri [2]" w:date="2022-09-09T12:38:00Z"/>
                    <w:rFonts w:ascii="Calibri" w:hAnsi="Calibri" w:cs="Calibri"/>
                    <w:color w:val="000000"/>
                    <w:sz w:val="22"/>
                    <w:szCs w:val="22"/>
                  </w:rPr>
                </w:rPrChange>
              </w:rPr>
              <w:pPrChange w:id="10177" w:author="Nick.Tolimieri" w:date="2022-09-07T13:17:00Z">
                <w:pPr/>
              </w:pPrChange>
            </w:pPr>
            <w:ins w:id="10178" w:author="Nick.Tolimieri" w:date="2022-09-07T13:17:00Z">
              <w:del w:id="10179" w:author="Nick.Tolimieri [2]" w:date="2022-09-09T12:38:00Z">
                <w:r w:rsidRPr="00AE199D" w:rsidDel="001255CF">
                  <w:rPr>
                    <w:rFonts w:asciiTheme="minorHAnsi" w:eastAsiaTheme="minorHAnsi" w:hAnsiTheme="minorHAnsi" w:cstheme="minorBidi"/>
                    <w:sz w:val="22"/>
                    <w:szCs w:val="22"/>
                    <w:rPrChange w:id="10180"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0181" w:author="Nick.Tolimieri" w:date="2022-09-07T13:17:00Z"/>
                <w:del w:id="10182" w:author="Nick.Tolimieri [2]" w:date="2022-09-09T12:38:00Z"/>
                <w:rFonts w:asciiTheme="minorHAnsi" w:eastAsiaTheme="minorHAnsi" w:hAnsiTheme="minorHAnsi" w:cstheme="minorBidi"/>
                <w:sz w:val="22"/>
                <w:szCs w:val="22"/>
                <w:rPrChange w:id="10183" w:author="Nick.Tolimieri" w:date="2022-09-07T13:17:00Z">
                  <w:rPr>
                    <w:ins w:id="10184" w:author="Nick.Tolimieri" w:date="2022-09-07T13:17:00Z"/>
                    <w:del w:id="10185" w:author="Nick.Tolimieri [2]" w:date="2022-09-09T12:38:00Z"/>
                    <w:rFonts w:ascii="Calibri" w:hAnsi="Calibri" w:cs="Calibri"/>
                    <w:color w:val="000000"/>
                    <w:sz w:val="22"/>
                    <w:szCs w:val="22"/>
                  </w:rPr>
                </w:rPrChange>
              </w:rPr>
              <w:pPrChange w:id="10186" w:author="Nick.Tolimieri" w:date="2022-09-07T13:17:00Z">
                <w:pPr/>
              </w:pPrChange>
            </w:pPr>
            <w:ins w:id="10187" w:author="Nick.Tolimieri" w:date="2022-09-07T13:17:00Z">
              <w:del w:id="10188" w:author="Nick.Tolimieri [2]" w:date="2022-09-09T12:38:00Z">
                <w:r w:rsidRPr="00AE199D" w:rsidDel="001255CF">
                  <w:rPr>
                    <w:rFonts w:asciiTheme="minorHAnsi" w:eastAsiaTheme="minorHAnsi" w:hAnsiTheme="minorHAnsi" w:cstheme="minorBidi"/>
                    <w:sz w:val="22"/>
                    <w:szCs w:val="22"/>
                    <w:rPrChange w:id="10189"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0190" w:author="Nick.Tolimieri" w:date="2022-09-07T13:17:00Z"/>
          <w:del w:id="10191" w:author="Nick.Tolimieri [2]" w:date="2022-09-09T12:38:00Z"/>
        </w:trPr>
        <w:tc>
          <w:tcPr>
            <w:tcW w:w="960" w:type="dxa"/>
            <w:noWrap/>
            <w:hideMark/>
          </w:tcPr>
          <w:p w:rsidR="00AE199D" w:rsidRPr="00AE199D" w:rsidDel="001255CF" w:rsidRDefault="00AE199D">
            <w:pPr>
              <w:ind w:firstLine="0"/>
              <w:rPr>
                <w:ins w:id="10192" w:author="Nick.Tolimieri" w:date="2022-09-07T13:17:00Z"/>
                <w:del w:id="10193" w:author="Nick.Tolimieri [2]" w:date="2022-09-09T12:38:00Z"/>
                <w:rFonts w:asciiTheme="minorHAnsi" w:eastAsiaTheme="minorHAnsi" w:hAnsiTheme="minorHAnsi" w:cstheme="minorBidi"/>
                <w:sz w:val="22"/>
                <w:szCs w:val="22"/>
                <w:rPrChange w:id="10194" w:author="Nick.Tolimieri" w:date="2022-09-07T13:17:00Z">
                  <w:rPr>
                    <w:ins w:id="10195" w:author="Nick.Tolimieri" w:date="2022-09-07T13:17:00Z"/>
                    <w:del w:id="10196" w:author="Nick.Tolimieri [2]" w:date="2022-09-09T12:38:00Z"/>
                    <w:rFonts w:ascii="Calibri" w:hAnsi="Calibri" w:cs="Calibri"/>
                    <w:color w:val="000000"/>
                    <w:sz w:val="22"/>
                    <w:szCs w:val="22"/>
                  </w:rPr>
                </w:rPrChange>
              </w:rPr>
              <w:pPrChange w:id="10197" w:author="Nick.Tolimieri" w:date="2022-09-07T13:17:00Z">
                <w:pPr/>
              </w:pPrChange>
            </w:pPr>
            <w:ins w:id="10198" w:author="Nick.Tolimieri" w:date="2022-09-07T13:17:00Z">
              <w:del w:id="10199" w:author="Nick.Tolimieri [2]" w:date="2022-09-09T12:38:00Z">
                <w:r w:rsidRPr="00AE199D" w:rsidDel="001255CF">
                  <w:rPr>
                    <w:rFonts w:asciiTheme="minorHAnsi" w:eastAsiaTheme="minorHAnsi" w:hAnsiTheme="minorHAnsi" w:cstheme="minorBidi"/>
                    <w:sz w:val="22"/>
                    <w:szCs w:val="22"/>
                    <w:rPrChange w:id="10200"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201" w:author="Nick.Tolimieri" w:date="2022-09-07T13:17:00Z"/>
                <w:del w:id="10202" w:author="Nick.Tolimieri [2]" w:date="2022-09-09T12:38:00Z"/>
                <w:rFonts w:asciiTheme="minorHAnsi" w:eastAsiaTheme="minorHAnsi" w:hAnsiTheme="minorHAnsi" w:cstheme="minorBidi"/>
                <w:sz w:val="22"/>
                <w:szCs w:val="22"/>
                <w:rPrChange w:id="10203" w:author="Nick.Tolimieri" w:date="2022-09-07T13:17:00Z">
                  <w:rPr>
                    <w:ins w:id="10204" w:author="Nick.Tolimieri" w:date="2022-09-07T13:17:00Z"/>
                    <w:del w:id="10205" w:author="Nick.Tolimieri [2]" w:date="2022-09-09T12:38:00Z"/>
                    <w:rFonts w:ascii="Calibri" w:hAnsi="Calibri" w:cs="Calibri"/>
                    <w:color w:val="000000"/>
                    <w:sz w:val="22"/>
                    <w:szCs w:val="22"/>
                  </w:rPr>
                </w:rPrChange>
              </w:rPr>
              <w:pPrChange w:id="10206" w:author="Nick.Tolimieri" w:date="2022-09-07T13:17:00Z">
                <w:pPr>
                  <w:jc w:val="right"/>
                </w:pPr>
              </w:pPrChange>
            </w:pPr>
            <w:ins w:id="10207" w:author="Nick.Tolimieri" w:date="2022-09-07T13:17:00Z">
              <w:del w:id="10208" w:author="Nick.Tolimieri [2]" w:date="2022-09-09T12:38:00Z">
                <w:r w:rsidRPr="00AE199D" w:rsidDel="001255CF">
                  <w:rPr>
                    <w:rFonts w:asciiTheme="minorHAnsi" w:eastAsiaTheme="minorHAnsi" w:hAnsiTheme="minorHAnsi" w:cstheme="minorBidi"/>
                    <w:sz w:val="22"/>
                    <w:szCs w:val="22"/>
                    <w:rPrChange w:id="10209" w:author="Nick.Tolimieri" w:date="2022-09-07T13:17:00Z">
                      <w:rPr>
                        <w:rFonts w:ascii="Calibri" w:hAnsi="Calibri" w:cs="Calibri"/>
                        <w:color w:val="000000"/>
                        <w:sz w:val="22"/>
                        <w:szCs w:val="22"/>
                      </w:rPr>
                    </w:rPrChange>
                  </w:rPr>
                  <w:delText>2009</w:delText>
                </w:r>
              </w:del>
            </w:ins>
          </w:p>
        </w:tc>
        <w:tc>
          <w:tcPr>
            <w:tcW w:w="960" w:type="dxa"/>
            <w:noWrap/>
            <w:hideMark/>
          </w:tcPr>
          <w:p w:rsidR="00AE199D" w:rsidRPr="00AE199D" w:rsidDel="001255CF" w:rsidRDefault="00AE199D">
            <w:pPr>
              <w:ind w:firstLine="0"/>
              <w:rPr>
                <w:ins w:id="10210" w:author="Nick.Tolimieri" w:date="2022-09-07T13:17:00Z"/>
                <w:del w:id="10211" w:author="Nick.Tolimieri [2]" w:date="2022-09-09T12:38:00Z"/>
                <w:rFonts w:asciiTheme="minorHAnsi" w:eastAsiaTheme="minorHAnsi" w:hAnsiTheme="minorHAnsi" w:cstheme="minorBidi"/>
                <w:sz w:val="22"/>
                <w:szCs w:val="22"/>
                <w:rPrChange w:id="10212" w:author="Nick.Tolimieri" w:date="2022-09-07T13:17:00Z">
                  <w:rPr>
                    <w:ins w:id="10213" w:author="Nick.Tolimieri" w:date="2022-09-07T13:17:00Z"/>
                    <w:del w:id="10214" w:author="Nick.Tolimieri [2]" w:date="2022-09-09T12:38:00Z"/>
                    <w:rFonts w:ascii="Calibri" w:hAnsi="Calibri" w:cs="Calibri"/>
                    <w:color w:val="000000"/>
                    <w:sz w:val="22"/>
                    <w:szCs w:val="22"/>
                  </w:rPr>
                </w:rPrChange>
              </w:rPr>
              <w:pPrChange w:id="10215" w:author="Nick.Tolimieri" w:date="2022-09-07T13:17:00Z">
                <w:pPr>
                  <w:jc w:val="right"/>
                </w:pPr>
              </w:pPrChange>
            </w:pPr>
            <w:ins w:id="10216" w:author="Nick.Tolimieri" w:date="2022-09-07T13:17:00Z">
              <w:del w:id="10217" w:author="Nick.Tolimieri [2]" w:date="2022-09-09T12:38:00Z">
                <w:r w:rsidRPr="00AE199D" w:rsidDel="001255CF">
                  <w:rPr>
                    <w:rFonts w:asciiTheme="minorHAnsi" w:eastAsiaTheme="minorHAnsi" w:hAnsiTheme="minorHAnsi" w:cstheme="minorBidi"/>
                    <w:sz w:val="22"/>
                    <w:szCs w:val="22"/>
                    <w:rPrChange w:id="10218"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219" w:author="Nick.Tolimieri" w:date="2022-09-07T13:17:00Z"/>
                <w:del w:id="10220" w:author="Nick.Tolimieri [2]" w:date="2022-09-09T12:38:00Z"/>
                <w:rFonts w:asciiTheme="minorHAnsi" w:eastAsiaTheme="minorHAnsi" w:hAnsiTheme="minorHAnsi" w:cstheme="minorBidi"/>
                <w:sz w:val="22"/>
                <w:szCs w:val="22"/>
                <w:rPrChange w:id="10221" w:author="Nick.Tolimieri" w:date="2022-09-07T13:17:00Z">
                  <w:rPr>
                    <w:ins w:id="10222" w:author="Nick.Tolimieri" w:date="2022-09-07T13:17:00Z"/>
                    <w:del w:id="10223" w:author="Nick.Tolimieri [2]" w:date="2022-09-09T12:38:00Z"/>
                    <w:rFonts w:ascii="Calibri" w:hAnsi="Calibri" w:cs="Calibri"/>
                    <w:color w:val="000000"/>
                    <w:sz w:val="22"/>
                    <w:szCs w:val="22"/>
                  </w:rPr>
                </w:rPrChange>
              </w:rPr>
              <w:pPrChange w:id="10224" w:author="Nick.Tolimieri" w:date="2022-09-07T13:17:00Z">
                <w:pPr>
                  <w:jc w:val="right"/>
                </w:pPr>
              </w:pPrChange>
            </w:pPr>
            <w:ins w:id="10225" w:author="Nick.Tolimieri" w:date="2022-09-07T13:17:00Z">
              <w:del w:id="10226" w:author="Nick.Tolimieri [2]" w:date="2022-09-09T12:38:00Z">
                <w:r w:rsidRPr="00AE199D" w:rsidDel="001255CF">
                  <w:rPr>
                    <w:rFonts w:asciiTheme="minorHAnsi" w:eastAsiaTheme="minorHAnsi" w:hAnsiTheme="minorHAnsi" w:cstheme="minorBidi"/>
                    <w:sz w:val="22"/>
                    <w:szCs w:val="22"/>
                    <w:rPrChange w:id="10227"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228" w:author="Nick.Tolimieri" w:date="2022-09-07T13:17:00Z"/>
                <w:del w:id="10229" w:author="Nick.Tolimieri [2]" w:date="2022-09-09T12:38:00Z"/>
                <w:rFonts w:asciiTheme="minorHAnsi" w:eastAsiaTheme="minorHAnsi" w:hAnsiTheme="minorHAnsi" w:cstheme="minorBidi"/>
                <w:sz w:val="22"/>
                <w:szCs w:val="22"/>
                <w:rPrChange w:id="10230" w:author="Nick.Tolimieri" w:date="2022-09-07T13:17:00Z">
                  <w:rPr>
                    <w:ins w:id="10231" w:author="Nick.Tolimieri" w:date="2022-09-07T13:17:00Z"/>
                    <w:del w:id="10232" w:author="Nick.Tolimieri [2]" w:date="2022-09-09T12:38:00Z"/>
                    <w:rFonts w:ascii="Calibri" w:hAnsi="Calibri" w:cs="Calibri"/>
                    <w:color w:val="000000"/>
                    <w:sz w:val="22"/>
                    <w:szCs w:val="22"/>
                  </w:rPr>
                </w:rPrChange>
              </w:rPr>
              <w:pPrChange w:id="10233" w:author="Nick.Tolimieri" w:date="2022-09-07T13:17:00Z">
                <w:pPr>
                  <w:jc w:val="right"/>
                </w:pPr>
              </w:pPrChange>
            </w:pPr>
            <w:ins w:id="10234" w:author="Nick.Tolimieri" w:date="2022-09-07T13:17:00Z">
              <w:del w:id="10235" w:author="Nick.Tolimieri [2]" w:date="2022-09-09T12:38:00Z">
                <w:r w:rsidRPr="00AE199D" w:rsidDel="001255CF">
                  <w:rPr>
                    <w:rFonts w:asciiTheme="minorHAnsi" w:eastAsiaTheme="minorHAnsi" w:hAnsiTheme="minorHAnsi" w:cstheme="minorBidi"/>
                    <w:sz w:val="22"/>
                    <w:szCs w:val="22"/>
                    <w:rPrChange w:id="10236"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237" w:author="Nick.Tolimieri" w:date="2022-09-07T13:17:00Z"/>
                <w:del w:id="10238" w:author="Nick.Tolimieri [2]" w:date="2022-09-09T12:38:00Z"/>
                <w:rFonts w:asciiTheme="minorHAnsi" w:eastAsiaTheme="minorHAnsi" w:hAnsiTheme="minorHAnsi" w:cstheme="minorBidi"/>
                <w:sz w:val="22"/>
                <w:szCs w:val="22"/>
                <w:rPrChange w:id="10239" w:author="Nick.Tolimieri" w:date="2022-09-07T13:17:00Z">
                  <w:rPr>
                    <w:ins w:id="10240" w:author="Nick.Tolimieri" w:date="2022-09-07T13:17:00Z"/>
                    <w:del w:id="10241" w:author="Nick.Tolimieri [2]" w:date="2022-09-09T12:38:00Z"/>
                    <w:rFonts w:ascii="Calibri" w:hAnsi="Calibri" w:cs="Calibri"/>
                    <w:color w:val="000000"/>
                    <w:sz w:val="22"/>
                    <w:szCs w:val="22"/>
                  </w:rPr>
                </w:rPrChange>
              </w:rPr>
              <w:pPrChange w:id="10242" w:author="Nick.Tolimieri" w:date="2022-09-07T13:17:00Z">
                <w:pPr>
                  <w:jc w:val="right"/>
                </w:pPr>
              </w:pPrChange>
            </w:pPr>
            <w:ins w:id="10243" w:author="Nick.Tolimieri" w:date="2022-09-07T13:17:00Z">
              <w:del w:id="10244" w:author="Nick.Tolimieri [2]" w:date="2022-09-09T12:38:00Z">
                <w:r w:rsidRPr="00AE199D" w:rsidDel="001255CF">
                  <w:rPr>
                    <w:rFonts w:asciiTheme="minorHAnsi" w:eastAsiaTheme="minorHAnsi" w:hAnsiTheme="minorHAnsi" w:cstheme="minorBidi"/>
                    <w:sz w:val="22"/>
                    <w:szCs w:val="22"/>
                    <w:rPrChange w:id="10245"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246" w:author="Nick.Tolimieri" w:date="2022-09-07T13:17:00Z"/>
                <w:del w:id="10247" w:author="Nick.Tolimieri [2]" w:date="2022-09-09T12:38:00Z"/>
                <w:rFonts w:asciiTheme="minorHAnsi" w:eastAsiaTheme="minorHAnsi" w:hAnsiTheme="minorHAnsi" w:cstheme="minorBidi"/>
                <w:sz w:val="22"/>
                <w:szCs w:val="22"/>
                <w:rPrChange w:id="10248" w:author="Nick.Tolimieri" w:date="2022-09-07T13:17:00Z">
                  <w:rPr>
                    <w:ins w:id="10249" w:author="Nick.Tolimieri" w:date="2022-09-07T13:17:00Z"/>
                    <w:del w:id="10250" w:author="Nick.Tolimieri [2]" w:date="2022-09-09T12:38:00Z"/>
                    <w:rFonts w:ascii="Calibri" w:hAnsi="Calibri" w:cs="Calibri"/>
                    <w:color w:val="000000"/>
                    <w:sz w:val="22"/>
                    <w:szCs w:val="22"/>
                  </w:rPr>
                </w:rPrChange>
              </w:rPr>
              <w:pPrChange w:id="10251" w:author="Nick.Tolimieri" w:date="2022-09-07T13:17:00Z">
                <w:pPr/>
              </w:pPrChange>
            </w:pPr>
            <w:ins w:id="10252" w:author="Nick.Tolimieri" w:date="2022-09-07T13:17:00Z">
              <w:del w:id="10253" w:author="Nick.Tolimieri [2]" w:date="2022-09-09T12:38:00Z">
                <w:r w:rsidRPr="00AE199D" w:rsidDel="001255CF">
                  <w:rPr>
                    <w:rFonts w:asciiTheme="minorHAnsi" w:eastAsiaTheme="minorHAnsi" w:hAnsiTheme="minorHAnsi" w:cstheme="minorBidi"/>
                    <w:sz w:val="22"/>
                    <w:szCs w:val="22"/>
                    <w:rPrChange w:id="10254"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0255" w:author="Nick.Tolimieri" w:date="2022-09-07T13:17:00Z"/>
                <w:del w:id="10256" w:author="Nick.Tolimieri [2]" w:date="2022-09-09T12:38:00Z"/>
                <w:rFonts w:asciiTheme="minorHAnsi" w:eastAsiaTheme="minorHAnsi" w:hAnsiTheme="minorHAnsi" w:cstheme="minorBidi"/>
                <w:sz w:val="22"/>
                <w:szCs w:val="22"/>
                <w:rPrChange w:id="10257" w:author="Nick.Tolimieri" w:date="2022-09-07T13:17:00Z">
                  <w:rPr>
                    <w:ins w:id="10258" w:author="Nick.Tolimieri" w:date="2022-09-07T13:17:00Z"/>
                    <w:del w:id="10259" w:author="Nick.Tolimieri [2]" w:date="2022-09-09T12:38:00Z"/>
                    <w:rFonts w:ascii="Calibri" w:hAnsi="Calibri" w:cs="Calibri"/>
                    <w:color w:val="000000"/>
                    <w:sz w:val="22"/>
                    <w:szCs w:val="22"/>
                  </w:rPr>
                </w:rPrChange>
              </w:rPr>
              <w:pPrChange w:id="10260" w:author="Nick.Tolimieri" w:date="2022-09-07T13:17:00Z">
                <w:pPr/>
              </w:pPrChange>
            </w:pPr>
            <w:ins w:id="10261" w:author="Nick.Tolimieri" w:date="2022-09-07T13:17:00Z">
              <w:del w:id="10262" w:author="Nick.Tolimieri [2]" w:date="2022-09-09T12:38:00Z">
                <w:r w:rsidRPr="00AE199D" w:rsidDel="001255CF">
                  <w:rPr>
                    <w:rFonts w:asciiTheme="minorHAnsi" w:eastAsiaTheme="minorHAnsi" w:hAnsiTheme="minorHAnsi" w:cstheme="minorBidi"/>
                    <w:sz w:val="22"/>
                    <w:szCs w:val="22"/>
                    <w:rPrChange w:id="10263"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0264" w:author="Nick.Tolimieri" w:date="2022-09-07T13:17:00Z"/>
                <w:del w:id="10265" w:author="Nick.Tolimieri [2]" w:date="2022-09-09T12:38:00Z"/>
                <w:rFonts w:asciiTheme="minorHAnsi" w:eastAsiaTheme="minorHAnsi" w:hAnsiTheme="minorHAnsi" w:cstheme="minorBidi"/>
                <w:sz w:val="22"/>
                <w:szCs w:val="22"/>
                <w:rPrChange w:id="10266" w:author="Nick.Tolimieri" w:date="2022-09-07T13:17:00Z">
                  <w:rPr>
                    <w:ins w:id="10267" w:author="Nick.Tolimieri" w:date="2022-09-07T13:17:00Z"/>
                    <w:del w:id="10268" w:author="Nick.Tolimieri [2]" w:date="2022-09-09T12:38:00Z"/>
                    <w:rFonts w:ascii="Calibri" w:hAnsi="Calibri" w:cs="Calibri"/>
                    <w:color w:val="000000"/>
                    <w:sz w:val="22"/>
                    <w:szCs w:val="22"/>
                  </w:rPr>
                </w:rPrChange>
              </w:rPr>
              <w:pPrChange w:id="10269" w:author="Nick.Tolimieri" w:date="2022-09-07T13:17:00Z">
                <w:pPr/>
              </w:pPrChange>
            </w:pPr>
            <w:ins w:id="10270" w:author="Nick.Tolimieri" w:date="2022-09-07T13:17:00Z">
              <w:del w:id="10271" w:author="Nick.Tolimieri [2]" w:date="2022-09-09T12:38:00Z">
                <w:r w:rsidRPr="00AE199D" w:rsidDel="001255CF">
                  <w:rPr>
                    <w:rFonts w:asciiTheme="minorHAnsi" w:eastAsiaTheme="minorHAnsi" w:hAnsiTheme="minorHAnsi" w:cstheme="minorBidi"/>
                    <w:sz w:val="22"/>
                    <w:szCs w:val="22"/>
                    <w:rPrChange w:id="10272"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0273" w:author="Nick.Tolimieri" w:date="2022-09-07T13:17:00Z"/>
                <w:del w:id="10274" w:author="Nick.Tolimieri [2]" w:date="2022-09-09T12:38:00Z"/>
                <w:rFonts w:asciiTheme="minorHAnsi" w:eastAsiaTheme="minorHAnsi" w:hAnsiTheme="minorHAnsi" w:cstheme="minorBidi"/>
                <w:sz w:val="22"/>
                <w:szCs w:val="22"/>
                <w:rPrChange w:id="10275" w:author="Nick.Tolimieri" w:date="2022-09-07T13:17:00Z">
                  <w:rPr>
                    <w:ins w:id="10276" w:author="Nick.Tolimieri" w:date="2022-09-07T13:17:00Z"/>
                    <w:del w:id="10277" w:author="Nick.Tolimieri [2]" w:date="2022-09-09T12:38:00Z"/>
                    <w:rFonts w:ascii="Calibri" w:hAnsi="Calibri" w:cs="Calibri"/>
                    <w:color w:val="000000"/>
                    <w:sz w:val="22"/>
                    <w:szCs w:val="22"/>
                  </w:rPr>
                </w:rPrChange>
              </w:rPr>
              <w:pPrChange w:id="10278" w:author="Nick.Tolimieri" w:date="2022-09-07T13:17:00Z">
                <w:pPr/>
              </w:pPrChange>
            </w:pPr>
            <w:ins w:id="10279" w:author="Nick.Tolimieri" w:date="2022-09-07T13:17:00Z">
              <w:del w:id="10280" w:author="Nick.Tolimieri [2]" w:date="2022-09-09T12:38:00Z">
                <w:r w:rsidRPr="00AE199D" w:rsidDel="001255CF">
                  <w:rPr>
                    <w:rFonts w:asciiTheme="minorHAnsi" w:eastAsiaTheme="minorHAnsi" w:hAnsiTheme="minorHAnsi" w:cstheme="minorBidi"/>
                    <w:sz w:val="22"/>
                    <w:szCs w:val="22"/>
                    <w:rPrChange w:id="10281"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0282" w:author="Nick.Tolimieri" w:date="2022-09-07T13:17:00Z"/>
          <w:del w:id="10283" w:author="Nick.Tolimieri [2]" w:date="2022-09-09T12:38:00Z"/>
        </w:trPr>
        <w:tc>
          <w:tcPr>
            <w:tcW w:w="960" w:type="dxa"/>
            <w:noWrap/>
            <w:hideMark/>
          </w:tcPr>
          <w:p w:rsidR="00AE199D" w:rsidRPr="00AE199D" w:rsidDel="001255CF" w:rsidRDefault="00AE199D">
            <w:pPr>
              <w:ind w:firstLine="0"/>
              <w:rPr>
                <w:ins w:id="10284" w:author="Nick.Tolimieri" w:date="2022-09-07T13:17:00Z"/>
                <w:del w:id="10285" w:author="Nick.Tolimieri [2]" w:date="2022-09-09T12:38:00Z"/>
                <w:rFonts w:asciiTheme="minorHAnsi" w:eastAsiaTheme="minorHAnsi" w:hAnsiTheme="minorHAnsi" w:cstheme="minorBidi"/>
                <w:sz w:val="22"/>
                <w:szCs w:val="22"/>
                <w:rPrChange w:id="10286" w:author="Nick.Tolimieri" w:date="2022-09-07T13:17:00Z">
                  <w:rPr>
                    <w:ins w:id="10287" w:author="Nick.Tolimieri" w:date="2022-09-07T13:17:00Z"/>
                    <w:del w:id="10288" w:author="Nick.Tolimieri [2]" w:date="2022-09-09T12:38:00Z"/>
                    <w:rFonts w:ascii="Calibri" w:hAnsi="Calibri" w:cs="Calibri"/>
                    <w:color w:val="000000"/>
                    <w:sz w:val="22"/>
                    <w:szCs w:val="22"/>
                  </w:rPr>
                </w:rPrChange>
              </w:rPr>
              <w:pPrChange w:id="10289" w:author="Nick.Tolimieri" w:date="2022-09-07T13:17:00Z">
                <w:pPr/>
              </w:pPrChange>
            </w:pPr>
            <w:ins w:id="10290" w:author="Nick.Tolimieri" w:date="2022-09-07T13:17:00Z">
              <w:del w:id="10291" w:author="Nick.Tolimieri [2]" w:date="2022-09-09T12:38:00Z">
                <w:r w:rsidRPr="00AE199D" w:rsidDel="001255CF">
                  <w:rPr>
                    <w:rFonts w:asciiTheme="minorHAnsi" w:eastAsiaTheme="minorHAnsi" w:hAnsiTheme="minorHAnsi" w:cstheme="minorBidi"/>
                    <w:sz w:val="22"/>
                    <w:szCs w:val="22"/>
                    <w:rPrChange w:id="10292"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293" w:author="Nick.Tolimieri" w:date="2022-09-07T13:17:00Z"/>
                <w:del w:id="10294" w:author="Nick.Tolimieri [2]" w:date="2022-09-09T12:38:00Z"/>
                <w:rFonts w:asciiTheme="minorHAnsi" w:eastAsiaTheme="minorHAnsi" w:hAnsiTheme="minorHAnsi" w:cstheme="minorBidi"/>
                <w:sz w:val="22"/>
                <w:szCs w:val="22"/>
                <w:rPrChange w:id="10295" w:author="Nick.Tolimieri" w:date="2022-09-07T13:17:00Z">
                  <w:rPr>
                    <w:ins w:id="10296" w:author="Nick.Tolimieri" w:date="2022-09-07T13:17:00Z"/>
                    <w:del w:id="10297" w:author="Nick.Tolimieri [2]" w:date="2022-09-09T12:38:00Z"/>
                    <w:rFonts w:ascii="Calibri" w:hAnsi="Calibri" w:cs="Calibri"/>
                    <w:color w:val="000000"/>
                    <w:sz w:val="22"/>
                    <w:szCs w:val="22"/>
                  </w:rPr>
                </w:rPrChange>
              </w:rPr>
              <w:pPrChange w:id="10298" w:author="Nick.Tolimieri" w:date="2022-09-07T13:17:00Z">
                <w:pPr>
                  <w:jc w:val="right"/>
                </w:pPr>
              </w:pPrChange>
            </w:pPr>
            <w:ins w:id="10299" w:author="Nick.Tolimieri" w:date="2022-09-07T13:17:00Z">
              <w:del w:id="10300" w:author="Nick.Tolimieri [2]" w:date="2022-09-09T12:38:00Z">
                <w:r w:rsidRPr="00AE199D" w:rsidDel="001255CF">
                  <w:rPr>
                    <w:rFonts w:asciiTheme="minorHAnsi" w:eastAsiaTheme="minorHAnsi" w:hAnsiTheme="minorHAnsi" w:cstheme="minorBidi"/>
                    <w:sz w:val="22"/>
                    <w:szCs w:val="22"/>
                    <w:rPrChange w:id="10301" w:author="Nick.Tolimieri" w:date="2022-09-07T13:17:00Z">
                      <w:rPr>
                        <w:rFonts w:ascii="Calibri" w:hAnsi="Calibri" w:cs="Calibri"/>
                        <w:color w:val="000000"/>
                        <w:sz w:val="22"/>
                        <w:szCs w:val="22"/>
                      </w:rPr>
                    </w:rPrChange>
                  </w:rPr>
                  <w:delText>2010</w:delText>
                </w:r>
              </w:del>
            </w:ins>
          </w:p>
        </w:tc>
        <w:tc>
          <w:tcPr>
            <w:tcW w:w="960" w:type="dxa"/>
            <w:noWrap/>
            <w:hideMark/>
          </w:tcPr>
          <w:p w:rsidR="00AE199D" w:rsidRPr="00AE199D" w:rsidDel="001255CF" w:rsidRDefault="00AE199D">
            <w:pPr>
              <w:ind w:firstLine="0"/>
              <w:rPr>
                <w:ins w:id="10302" w:author="Nick.Tolimieri" w:date="2022-09-07T13:17:00Z"/>
                <w:del w:id="10303" w:author="Nick.Tolimieri [2]" w:date="2022-09-09T12:38:00Z"/>
                <w:rFonts w:asciiTheme="minorHAnsi" w:eastAsiaTheme="minorHAnsi" w:hAnsiTheme="minorHAnsi" w:cstheme="minorBidi"/>
                <w:sz w:val="22"/>
                <w:szCs w:val="22"/>
                <w:rPrChange w:id="10304" w:author="Nick.Tolimieri" w:date="2022-09-07T13:17:00Z">
                  <w:rPr>
                    <w:ins w:id="10305" w:author="Nick.Tolimieri" w:date="2022-09-07T13:17:00Z"/>
                    <w:del w:id="10306" w:author="Nick.Tolimieri [2]" w:date="2022-09-09T12:38:00Z"/>
                    <w:rFonts w:ascii="Calibri" w:hAnsi="Calibri" w:cs="Calibri"/>
                    <w:color w:val="000000"/>
                    <w:sz w:val="22"/>
                    <w:szCs w:val="22"/>
                  </w:rPr>
                </w:rPrChange>
              </w:rPr>
              <w:pPrChange w:id="10307" w:author="Nick.Tolimieri" w:date="2022-09-07T13:17:00Z">
                <w:pPr>
                  <w:jc w:val="right"/>
                </w:pPr>
              </w:pPrChange>
            </w:pPr>
            <w:ins w:id="10308" w:author="Nick.Tolimieri" w:date="2022-09-07T13:17:00Z">
              <w:del w:id="10309" w:author="Nick.Tolimieri [2]" w:date="2022-09-09T12:38:00Z">
                <w:r w:rsidRPr="00AE199D" w:rsidDel="001255CF">
                  <w:rPr>
                    <w:rFonts w:asciiTheme="minorHAnsi" w:eastAsiaTheme="minorHAnsi" w:hAnsiTheme="minorHAnsi" w:cstheme="minorBidi"/>
                    <w:sz w:val="22"/>
                    <w:szCs w:val="22"/>
                    <w:rPrChange w:id="1031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311" w:author="Nick.Tolimieri" w:date="2022-09-07T13:17:00Z"/>
                <w:del w:id="10312" w:author="Nick.Tolimieri [2]" w:date="2022-09-09T12:38:00Z"/>
                <w:rFonts w:asciiTheme="minorHAnsi" w:eastAsiaTheme="minorHAnsi" w:hAnsiTheme="minorHAnsi" w:cstheme="minorBidi"/>
                <w:sz w:val="22"/>
                <w:szCs w:val="22"/>
                <w:rPrChange w:id="10313" w:author="Nick.Tolimieri" w:date="2022-09-07T13:17:00Z">
                  <w:rPr>
                    <w:ins w:id="10314" w:author="Nick.Tolimieri" w:date="2022-09-07T13:17:00Z"/>
                    <w:del w:id="10315" w:author="Nick.Tolimieri [2]" w:date="2022-09-09T12:38:00Z"/>
                    <w:rFonts w:ascii="Calibri" w:hAnsi="Calibri" w:cs="Calibri"/>
                    <w:color w:val="000000"/>
                    <w:sz w:val="22"/>
                    <w:szCs w:val="22"/>
                  </w:rPr>
                </w:rPrChange>
              </w:rPr>
              <w:pPrChange w:id="10316" w:author="Nick.Tolimieri" w:date="2022-09-07T13:17:00Z">
                <w:pPr>
                  <w:jc w:val="right"/>
                </w:pPr>
              </w:pPrChange>
            </w:pPr>
            <w:ins w:id="10317" w:author="Nick.Tolimieri" w:date="2022-09-07T13:17:00Z">
              <w:del w:id="10318" w:author="Nick.Tolimieri [2]" w:date="2022-09-09T12:38:00Z">
                <w:r w:rsidRPr="00AE199D" w:rsidDel="001255CF">
                  <w:rPr>
                    <w:rFonts w:asciiTheme="minorHAnsi" w:eastAsiaTheme="minorHAnsi" w:hAnsiTheme="minorHAnsi" w:cstheme="minorBidi"/>
                    <w:sz w:val="22"/>
                    <w:szCs w:val="22"/>
                    <w:rPrChange w:id="10319" w:author="Nick.Tolimieri" w:date="2022-09-07T13:17:00Z">
                      <w:rPr>
                        <w:rFonts w:ascii="Calibri" w:hAnsi="Calibri" w:cs="Calibri"/>
                        <w:color w:val="000000"/>
                        <w:sz w:val="22"/>
                        <w:szCs w:val="22"/>
                      </w:rPr>
                    </w:rPrChange>
                  </w:rPr>
                  <w:delText>29</w:delText>
                </w:r>
              </w:del>
            </w:ins>
          </w:p>
        </w:tc>
        <w:tc>
          <w:tcPr>
            <w:tcW w:w="960" w:type="dxa"/>
            <w:noWrap/>
            <w:hideMark/>
          </w:tcPr>
          <w:p w:rsidR="00AE199D" w:rsidRPr="00AE199D" w:rsidDel="001255CF" w:rsidRDefault="00AE199D">
            <w:pPr>
              <w:ind w:firstLine="0"/>
              <w:rPr>
                <w:ins w:id="10320" w:author="Nick.Tolimieri" w:date="2022-09-07T13:17:00Z"/>
                <w:del w:id="10321" w:author="Nick.Tolimieri [2]" w:date="2022-09-09T12:38:00Z"/>
                <w:rFonts w:asciiTheme="minorHAnsi" w:eastAsiaTheme="minorHAnsi" w:hAnsiTheme="minorHAnsi" w:cstheme="minorBidi"/>
                <w:sz w:val="22"/>
                <w:szCs w:val="22"/>
                <w:rPrChange w:id="10322" w:author="Nick.Tolimieri" w:date="2022-09-07T13:17:00Z">
                  <w:rPr>
                    <w:ins w:id="10323" w:author="Nick.Tolimieri" w:date="2022-09-07T13:17:00Z"/>
                    <w:del w:id="10324" w:author="Nick.Tolimieri [2]" w:date="2022-09-09T12:38:00Z"/>
                    <w:rFonts w:ascii="Calibri" w:hAnsi="Calibri" w:cs="Calibri"/>
                    <w:color w:val="000000"/>
                    <w:sz w:val="22"/>
                    <w:szCs w:val="22"/>
                  </w:rPr>
                </w:rPrChange>
              </w:rPr>
              <w:pPrChange w:id="10325" w:author="Nick.Tolimieri" w:date="2022-09-07T13:17:00Z">
                <w:pPr>
                  <w:jc w:val="right"/>
                </w:pPr>
              </w:pPrChange>
            </w:pPr>
            <w:ins w:id="10326" w:author="Nick.Tolimieri" w:date="2022-09-07T13:17:00Z">
              <w:del w:id="10327" w:author="Nick.Tolimieri [2]" w:date="2022-09-09T12:38:00Z">
                <w:r w:rsidRPr="00AE199D" w:rsidDel="001255CF">
                  <w:rPr>
                    <w:rFonts w:asciiTheme="minorHAnsi" w:eastAsiaTheme="minorHAnsi" w:hAnsiTheme="minorHAnsi" w:cstheme="minorBidi"/>
                    <w:sz w:val="22"/>
                    <w:szCs w:val="22"/>
                    <w:rPrChange w:id="10328" w:author="Nick.Tolimieri" w:date="2022-09-07T13:17:00Z">
                      <w:rPr>
                        <w:rFonts w:ascii="Calibri" w:hAnsi="Calibri" w:cs="Calibri"/>
                        <w:color w:val="000000"/>
                        <w:sz w:val="22"/>
                        <w:szCs w:val="22"/>
                      </w:rPr>
                    </w:rPrChange>
                  </w:rPr>
                  <w:delText>2</w:delText>
                </w:r>
              </w:del>
            </w:ins>
          </w:p>
        </w:tc>
        <w:tc>
          <w:tcPr>
            <w:tcW w:w="960" w:type="dxa"/>
            <w:noWrap/>
            <w:hideMark/>
          </w:tcPr>
          <w:p w:rsidR="00AE199D" w:rsidRPr="00AE199D" w:rsidDel="001255CF" w:rsidRDefault="00AE199D">
            <w:pPr>
              <w:ind w:firstLine="0"/>
              <w:rPr>
                <w:ins w:id="10329" w:author="Nick.Tolimieri" w:date="2022-09-07T13:17:00Z"/>
                <w:del w:id="10330" w:author="Nick.Tolimieri [2]" w:date="2022-09-09T12:38:00Z"/>
                <w:rFonts w:asciiTheme="minorHAnsi" w:eastAsiaTheme="minorHAnsi" w:hAnsiTheme="minorHAnsi" w:cstheme="minorBidi"/>
                <w:sz w:val="22"/>
                <w:szCs w:val="22"/>
                <w:rPrChange w:id="10331" w:author="Nick.Tolimieri" w:date="2022-09-07T13:17:00Z">
                  <w:rPr>
                    <w:ins w:id="10332" w:author="Nick.Tolimieri" w:date="2022-09-07T13:17:00Z"/>
                    <w:del w:id="10333" w:author="Nick.Tolimieri [2]" w:date="2022-09-09T12:38:00Z"/>
                    <w:rFonts w:ascii="Calibri" w:hAnsi="Calibri" w:cs="Calibri"/>
                    <w:color w:val="000000"/>
                    <w:sz w:val="22"/>
                    <w:szCs w:val="22"/>
                  </w:rPr>
                </w:rPrChange>
              </w:rPr>
              <w:pPrChange w:id="10334" w:author="Nick.Tolimieri" w:date="2022-09-07T13:17:00Z">
                <w:pPr>
                  <w:jc w:val="right"/>
                </w:pPr>
              </w:pPrChange>
            </w:pPr>
            <w:ins w:id="10335" w:author="Nick.Tolimieri" w:date="2022-09-07T13:17:00Z">
              <w:del w:id="10336" w:author="Nick.Tolimieri [2]" w:date="2022-09-09T12:38:00Z">
                <w:r w:rsidRPr="00AE199D" w:rsidDel="001255CF">
                  <w:rPr>
                    <w:rFonts w:asciiTheme="minorHAnsi" w:eastAsiaTheme="minorHAnsi" w:hAnsiTheme="minorHAnsi" w:cstheme="minorBidi"/>
                    <w:sz w:val="22"/>
                    <w:szCs w:val="22"/>
                    <w:rPrChange w:id="10337" w:author="Nick.Tolimieri" w:date="2022-09-07T13:17:00Z">
                      <w:rPr>
                        <w:rFonts w:ascii="Calibri" w:hAnsi="Calibri" w:cs="Calibri"/>
                        <w:color w:val="000000"/>
                        <w:sz w:val="22"/>
                        <w:szCs w:val="22"/>
                      </w:rPr>
                    </w:rPrChange>
                  </w:rPr>
                  <w:delText>15</w:delText>
                </w:r>
              </w:del>
            </w:ins>
          </w:p>
        </w:tc>
        <w:tc>
          <w:tcPr>
            <w:tcW w:w="960" w:type="dxa"/>
            <w:noWrap/>
            <w:hideMark/>
          </w:tcPr>
          <w:p w:rsidR="00AE199D" w:rsidRPr="00AE199D" w:rsidDel="001255CF" w:rsidRDefault="00AE199D">
            <w:pPr>
              <w:ind w:firstLine="0"/>
              <w:rPr>
                <w:ins w:id="10338" w:author="Nick.Tolimieri" w:date="2022-09-07T13:17:00Z"/>
                <w:del w:id="10339" w:author="Nick.Tolimieri [2]" w:date="2022-09-09T12:38:00Z"/>
                <w:rFonts w:asciiTheme="minorHAnsi" w:eastAsiaTheme="minorHAnsi" w:hAnsiTheme="minorHAnsi" w:cstheme="minorBidi"/>
                <w:sz w:val="22"/>
                <w:szCs w:val="22"/>
                <w:rPrChange w:id="10340" w:author="Nick.Tolimieri" w:date="2022-09-07T13:17:00Z">
                  <w:rPr>
                    <w:ins w:id="10341" w:author="Nick.Tolimieri" w:date="2022-09-07T13:17:00Z"/>
                    <w:del w:id="10342" w:author="Nick.Tolimieri [2]" w:date="2022-09-09T12:38:00Z"/>
                    <w:rFonts w:ascii="Calibri" w:hAnsi="Calibri" w:cs="Calibri"/>
                    <w:color w:val="000000"/>
                    <w:sz w:val="22"/>
                    <w:szCs w:val="22"/>
                  </w:rPr>
                </w:rPrChange>
              </w:rPr>
              <w:pPrChange w:id="10343" w:author="Nick.Tolimieri" w:date="2022-09-07T13:17:00Z">
                <w:pPr>
                  <w:jc w:val="right"/>
                </w:pPr>
              </w:pPrChange>
            </w:pPr>
            <w:ins w:id="10344" w:author="Nick.Tolimieri" w:date="2022-09-07T13:17:00Z">
              <w:del w:id="10345" w:author="Nick.Tolimieri [2]" w:date="2022-09-09T12:38:00Z">
                <w:r w:rsidRPr="00AE199D" w:rsidDel="001255CF">
                  <w:rPr>
                    <w:rFonts w:asciiTheme="minorHAnsi" w:eastAsiaTheme="minorHAnsi" w:hAnsiTheme="minorHAnsi" w:cstheme="minorBidi"/>
                    <w:sz w:val="22"/>
                    <w:szCs w:val="22"/>
                    <w:rPrChange w:id="10346"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10347" w:author="Nick.Tolimieri" w:date="2022-09-07T13:17:00Z"/>
                <w:del w:id="10348" w:author="Nick.Tolimieri [2]" w:date="2022-09-09T12:38:00Z"/>
                <w:rFonts w:asciiTheme="minorHAnsi" w:eastAsiaTheme="minorHAnsi" w:hAnsiTheme="minorHAnsi" w:cstheme="minorBidi"/>
                <w:sz w:val="22"/>
                <w:szCs w:val="22"/>
                <w:rPrChange w:id="10349" w:author="Nick.Tolimieri" w:date="2022-09-07T13:17:00Z">
                  <w:rPr>
                    <w:ins w:id="10350" w:author="Nick.Tolimieri" w:date="2022-09-07T13:17:00Z"/>
                    <w:del w:id="10351" w:author="Nick.Tolimieri [2]" w:date="2022-09-09T12:38:00Z"/>
                    <w:rFonts w:ascii="Calibri" w:hAnsi="Calibri" w:cs="Calibri"/>
                    <w:color w:val="000000"/>
                    <w:sz w:val="22"/>
                    <w:szCs w:val="22"/>
                  </w:rPr>
                </w:rPrChange>
              </w:rPr>
              <w:pPrChange w:id="10352" w:author="Nick.Tolimieri" w:date="2022-09-07T13:17:00Z">
                <w:pPr>
                  <w:jc w:val="right"/>
                </w:pPr>
              </w:pPrChange>
            </w:pPr>
            <w:ins w:id="10353" w:author="Nick.Tolimieri" w:date="2022-09-07T13:17:00Z">
              <w:del w:id="10354" w:author="Nick.Tolimieri [2]" w:date="2022-09-09T12:38:00Z">
                <w:r w:rsidRPr="00AE199D" w:rsidDel="001255CF">
                  <w:rPr>
                    <w:rFonts w:asciiTheme="minorHAnsi" w:eastAsiaTheme="minorHAnsi" w:hAnsiTheme="minorHAnsi" w:cstheme="minorBidi"/>
                    <w:sz w:val="22"/>
                    <w:szCs w:val="22"/>
                    <w:rPrChange w:id="10355" w:author="Nick.Tolimieri" w:date="2022-09-07T13:17:00Z">
                      <w:rPr>
                        <w:rFonts w:ascii="Calibri" w:hAnsi="Calibri" w:cs="Calibri"/>
                        <w:color w:val="000000"/>
                        <w:sz w:val="22"/>
                        <w:szCs w:val="22"/>
                      </w:rPr>
                    </w:rPrChange>
                  </w:rPr>
                  <w:delText>8</w:delText>
                </w:r>
              </w:del>
            </w:ins>
          </w:p>
        </w:tc>
        <w:tc>
          <w:tcPr>
            <w:tcW w:w="960" w:type="dxa"/>
            <w:noWrap/>
            <w:hideMark/>
          </w:tcPr>
          <w:p w:rsidR="00AE199D" w:rsidRPr="00AE199D" w:rsidDel="001255CF" w:rsidRDefault="00AE199D">
            <w:pPr>
              <w:ind w:firstLine="0"/>
              <w:rPr>
                <w:ins w:id="10356" w:author="Nick.Tolimieri" w:date="2022-09-07T13:17:00Z"/>
                <w:del w:id="10357" w:author="Nick.Tolimieri [2]" w:date="2022-09-09T12:38:00Z"/>
                <w:rFonts w:asciiTheme="minorHAnsi" w:eastAsiaTheme="minorHAnsi" w:hAnsiTheme="minorHAnsi" w:cstheme="minorBidi"/>
                <w:sz w:val="22"/>
                <w:szCs w:val="22"/>
                <w:rPrChange w:id="10358" w:author="Nick.Tolimieri" w:date="2022-09-07T13:17:00Z">
                  <w:rPr>
                    <w:ins w:id="10359" w:author="Nick.Tolimieri" w:date="2022-09-07T13:17:00Z"/>
                    <w:del w:id="10360" w:author="Nick.Tolimieri [2]" w:date="2022-09-09T12:38:00Z"/>
                    <w:rFonts w:ascii="Calibri" w:hAnsi="Calibri" w:cs="Calibri"/>
                    <w:color w:val="000000"/>
                    <w:sz w:val="22"/>
                    <w:szCs w:val="22"/>
                  </w:rPr>
                </w:rPrChange>
              </w:rPr>
              <w:pPrChange w:id="10361" w:author="Nick.Tolimieri" w:date="2022-09-07T13:17:00Z">
                <w:pPr>
                  <w:jc w:val="right"/>
                </w:pPr>
              </w:pPrChange>
            </w:pPr>
            <w:ins w:id="10362" w:author="Nick.Tolimieri" w:date="2022-09-07T13:17:00Z">
              <w:del w:id="10363" w:author="Nick.Tolimieri [2]" w:date="2022-09-09T12:38:00Z">
                <w:r w:rsidRPr="00AE199D" w:rsidDel="001255CF">
                  <w:rPr>
                    <w:rFonts w:asciiTheme="minorHAnsi" w:eastAsiaTheme="minorHAnsi" w:hAnsiTheme="minorHAnsi" w:cstheme="minorBidi"/>
                    <w:sz w:val="22"/>
                    <w:szCs w:val="22"/>
                    <w:rPrChange w:id="10364" w:author="Nick.Tolimieri" w:date="2022-09-07T13:17:00Z">
                      <w:rPr>
                        <w:rFonts w:ascii="Calibri" w:hAnsi="Calibri" w:cs="Calibri"/>
                        <w:color w:val="000000"/>
                        <w:sz w:val="22"/>
                        <w:szCs w:val="22"/>
                      </w:rPr>
                    </w:rPrChange>
                  </w:rPr>
                  <w:delText>1.51</w:delText>
                </w:r>
              </w:del>
            </w:ins>
          </w:p>
        </w:tc>
        <w:tc>
          <w:tcPr>
            <w:tcW w:w="960" w:type="dxa"/>
            <w:noWrap/>
            <w:hideMark/>
          </w:tcPr>
          <w:p w:rsidR="00AE199D" w:rsidRPr="00AE199D" w:rsidDel="001255CF" w:rsidRDefault="00AE199D">
            <w:pPr>
              <w:ind w:firstLine="0"/>
              <w:rPr>
                <w:ins w:id="10365" w:author="Nick.Tolimieri" w:date="2022-09-07T13:17:00Z"/>
                <w:del w:id="10366" w:author="Nick.Tolimieri [2]" w:date="2022-09-09T12:38:00Z"/>
                <w:rFonts w:asciiTheme="minorHAnsi" w:eastAsiaTheme="minorHAnsi" w:hAnsiTheme="minorHAnsi" w:cstheme="minorBidi"/>
                <w:sz w:val="22"/>
                <w:szCs w:val="22"/>
                <w:rPrChange w:id="10367" w:author="Nick.Tolimieri" w:date="2022-09-07T13:17:00Z">
                  <w:rPr>
                    <w:ins w:id="10368" w:author="Nick.Tolimieri" w:date="2022-09-07T13:17:00Z"/>
                    <w:del w:id="10369" w:author="Nick.Tolimieri [2]" w:date="2022-09-09T12:38:00Z"/>
                    <w:rFonts w:ascii="Calibri" w:hAnsi="Calibri" w:cs="Calibri"/>
                    <w:color w:val="000000"/>
                    <w:sz w:val="22"/>
                    <w:szCs w:val="22"/>
                  </w:rPr>
                </w:rPrChange>
              </w:rPr>
              <w:pPrChange w:id="10370" w:author="Nick.Tolimieri" w:date="2022-09-07T13:17:00Z">
                <w:pPr>
                  <w:jc w:val="right"/>
                </w:pPr>
              </w:pPrChange>
            </w:pPr>
            <w:ins w:id="10371" w:author="Nick.Tolimieri" w:date="2022-09-07T13:17:00Z">
              <w:del w:id="10372" w:author="Nick.Tolimieri [2]" w:date="2022-09-09T12:38:00Z">
                <w:r w:rsidRPr="00AE199D" w:rsidDel="001255CF">
                  <w:rPr>
                    <w:rFonts w:asciiTheme="minorHAnsi" w:eastAsiaTheme="minorHAnsi" w:hAnsiTheme="minorHAnsi" w:cstheme="minorBidi"/>
                    <w:sz w:val="22"/>
                    <w:szCs w:val="22"/>
                    <w:rPrChange w:id="10373" w:author="Nick.Tolimieri" w:date="2022-09-07T13:17:00Z">
                      <w:rPr>
                        <w:rFonts w:ascii="Calibri" w:hAnsi="Calibri" w:cs="Calibri"/>
                        <w:color w:val="000000"/>
                        <w:sz w:val="22"/>
                        <w:szCs w:val="22"/>
                      </w:rPr>
                    </w:rPrChange>
                  </w:rPr>
                  <w:delText>0.09</w:delText>
                </w:r>
              </w:del>
            </w:ins>
          </w:p>
        </w:tc>
      </w:tr>
      <w:tr w:rsidR="00AE199D" w:rsidRPr="00AE199D" w:rsidDel="001255CF" w:rsidTr="00AE199D">
        <w:trPr>
          <w:trHeight w:val="300"/>
          <w:ins w:id="10374" w:author="Nick.Tolimieri" w:date="2022-09-07T13:17:00Z"/>
          <w:del w:id="10375" w:author="Nick.Tolimieri [2]" w:date="2022-09-09T12:38:00Z"/>
        </w:trPr>
        <w:tc>
          <w:tcPr>
            <w:tcW w:w="960" w:type="dxa"/>
            <w:noWrap/>
            <w:hideMark/>
          </w:tcPr>
          <w:p w:rsidR="00AE199D" w:rsidRPr="00AE199D" w:rsidDel="001255CF" w:rsidRDefault="00AE199D">
            <w:pPr>
              <w:ind w:firstLine="0"/>
              <w:rPr>
                <w:ins w:id="10376" w:author="Nick.Tolimieri" w:date="2022-09-07T13:17:00Z"/>
                <w:del w:id="10377" w:author="Nick.Tolimieri [2]" w:date="2022-09-09T12:38:00Z"/>
                <w:rFonts w:asciiTheme="minorHAnsi" w:eastAsiaTheme="minorHAnsi" w:hAnsiTheme="minorHAnsi" w:cstheme="minorBidi"/>
                <w:sz w:val="22"/>
                <w:szCs w:val="22"/>
                <w:rPrChange w:id="10378" w:author="Nick.Tolimieri" w:date="2022-09-07T13:17:00Z">
                  <w:rPr>
                    <w:ins w:id="10379" w:author="Nick.Tolimieri" w:date="2022-09-07T13:17:00Z"/>
                    <w:del w:id="10380" w:author="Nick.Tolimieri [2]" w:date="2022-09-09T12:38:00Z"/>
                    <w:rFonts w:ascii="Calibri" w:hAnsi="Calibri" w:cs="Calibri"/>
                    <w:color w:val="000000"/>
                    <w:sz w:val="22"/>
                    <w:szCs w:val="22"/>
                  </w:rPr>
                </w:rPrChange>
              </w:rPr>
              <w:pPrChange w:id="10381" w:author="Nick.Tolimieri" w:date="2022-09-07T13:17:00Z">
                <w:pPr/>
              </w:pPrChange>
            </w:pPr>
            <w:ins w:id="10382" w:author="Nick.Tolimieri" w:date="2022-09-07T13:17:00Z">
              <w:del w:id="10383" w:author="Nick.Tolimieri [2]" w:date="2022-09-09T12:38:00Z">
                <w:r w:rsidRPr="00AE199D" w:rsidDel="001255CF">
                  <w:rPr>
                    <w:rFonts w:asciiTheme="minorHAnsi" w:eastAsiaTheme="minorHAnsi" w:hAnsiTheme="minorHAnsi" w:cstheme="minorBidi"/>
                    <w:sz w:val="22"/>
                    <w:szCs w:val="22"/>
                    <w:rPrChange w:id="10384"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385" w:author="Nick.Tolimieri" w:date="2022-09-07T13:17:00Z"/>
                <w:del w:id="10386" w:author="Nick.Tolimieri [2]" w:date="2022-09-09T12:38:00Z"/>
                <w:rFonts w:asciiTheme="minorHAnsi" w:eastAsiaTheme="minorHAnsi" w:hAnsiTheme="minorHAnsi" w:cstheme="minorBidi"/>
                <w:sz w:val="22"/>
                <w:szCs w:val="22"/>
                <w:rPrChange w:id="10387" w:author="Nick.Tolimieri" w:date="2022-09-07T13:17:00Z">
                  <w:rPr>
                    <w:ins w:id="10388" w:author="Nick.Tolimieri" w:date="2022-09-07T13:17:00Z"/>
                    <w:del w:id="10389" w:author="Nick.Tolimieri [2]" w:date="2022-09-09T12:38:00Z"/>
                    <w:rFonts w:ascii="Calibri" w:hAnsi="Calibri" w:cs="Calibri"/>
                    <w:color w:val="000000"/>
                    <w:sz w:val="22"/>
                    <w:szCs w:val="22"/>
                  </w:rPr>
                </w:rPrChange>
              </w:rPr>
              <w:pPrChange w:id="10390" w:author="Nick.Tolimieri" w:date="2022-09-07T13:17:00Z">
                <w:pPr>
                  <w:jc w:val="right"/>
                </w:pPr>
              </w:pPrChange>
            </w:pPr>
            <w:ins w:id="10391" w:author="Nick.Tolimieri" w:date="2022-09-07T13:17:00Z">
              <w:del w:id="10392" w:author="Nick.Tolimieri [2]" w:date="2022-09-09T12:38:00Z">
                <w:r w:rsidRPr="00AE199D" w:rsidDel="001255CF">
                  <w:rPr>
                    <w:rFonts w:asciiTheme="minorHAnsi" w:eastAsiaTheme="minorHAnsi" w:hAnsiTheme="minorHAnsi" w:cstheme="minorBidi"/>
                    <w:sz w:val="22"/>
                    <w:szCs w:val="22"/>
                    <w:rPrChange w:id="10393" w:author="Nick.Tolimieri" w:date="2022-09-07T13:17:00Z">
                      <w:rPr>
                        <w:rFonts w:ascii="Calibri" w:hAnsi="Calibri" w:cs="Calibri"/>
                        <w:color w:val="000000"/>
                        <w:sz w:val="22"/>
                        <w:szCs w:val="22"/>
                      </w:rPr>
                    </w:rPrChange>
                  </w:rPr>
                  <w:delText>2011</w:delText>
                </w:r>
              </w:del>
            </w:ins>
          </w:p>
        </w:tc>
        <w:tc>
          <w:tcPr>
            <w:tcW w:w="960" w:type="dxa"/>
            <w:noWrap/>
            <w:hideMark/>
          </w:tcPr>
          <w:p w:rsidR="00AE199D" w:rsidRPr="00AE199D" w:rsidDel="001255CF" w:rsidRDefault="00AE199D">
            <w:pPr>
              <w:ind w:firstLine="0"/>
              <w:rPr>
                <w:ins w:id="10394" w:author="Nick.Tolimieri" w:date="2022-09-07T13:17:00Z"/>
                <w:del w:id="10395" w:author="Nick.Tolimieri [2]" w:date="2022-09-09T12:38:00Z"/>
                <w:rFonts w:asciiTheme="minorHAnsi" w:eastAsiaTheme="minorHAnsi" w:hAnsiTheme="minorHAnsi" w:cstheme="minorBidi"/>
                <w:sz w:val="22"/>
                <w:szCs w:val="22"/>
                <w:rPrChange w:id="10396" w:author="Nick.Tolimieri" w:date="2022-09-07T13:17:00Z">
                  <w:rPr>
                    <w:ins w:id="10397" w:author="Nick.Tolimieri" w:date="2022-09-07T13:17:00Z"/>
                    <w:del w:id="10398" w:author="Nick.Tolimieri [2]" w:date="2022-09-09T12:38:00Z"/>
                    <w:rFonts w:ascii="Calibri" w:hAnsi="Calibri" w:cs="Calibri"/>
                    <w:color w:val="000000"/>
                    <w:sz w:val="22"/>
                    <w:szCs w:val="22"/>
                  </w:rPr>
                </w:rPrChange>
              </w:rPr>
              <w:pPrChange w:id="10399" w:author="Nick.Tolimieri" w:date="2022-09-07T13:17:00Z">
                <w:pPr>
                  <w:jc w:val="right"/>
                </w:pPr>
              </w:pPrChange>
            </w:pPr>
            <w:ins w:id="10400" w:author="Nick.Tolimieri" w:date="2022-09-07T13:17:00Z">
              <w:del w:id="10401" w:author="Nick.Tolimieri [2]" w:date="2022-09-09T12:38:00Z">
                <w:r w:rsidRPr="00AE199D" w:rsidDel="001255CF">
                  <w:rPr>
                    <w:rFonts w:asciiTheme="minorHAnsi" w:eastAsiaTheme="minorHAnsi" w:hAnsiTheme="minorHAnsi" w:cstheme="minorBidi"/>
                    <w:sz w:val="22"/>
                    <w:szCs w:val="22"/>
                    <w:rPrChange w:id="1040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403" w:author="Nick.Tolimieri" w:date="2022-09-07T13:17:00Z"/>
                <w:del w:id="10404" w:author="Nick.Tolimieri [2]" w:date="2022-09-09T12:38:00Z"/>
                <w:rFonts w:asciiTheme="minorHAnsi" w:eastAsiaTheme="minorHAnsi" w:hAnsiTheme="minorHAnsi" w:cstheme="minorBidi"/>
                <w:sz w:val="22"/>
                <w:szCs w:val="22"/>
                <w:rPrChange w:id="10405" w:author="Nick.Tolimieri" w:date="2022-09-07T13:17:00Z">
                  <w:rPr>
                    <w:ins w:id="10406" w:author="Nick.Tolimieri" w:date="2022-09-07T13:17:00Z"/>
                    <w:del w:id="10407" w:author="Nick.Tolimieri [2]" w:date="2022-09-09T12:38:00Z"/>
                    <w:rFonts w:ascii="Calibri" w:hAnsi="Calibri" w:cs="Calibri"/>
                    <w:color w:val="000000"/>
                    <w:sz w:val="22"/>
                    <w:szCs w:val="22"/>
                  </w:rPr>
                </w:rPrChange>
              </w:rPr>
              <w:pPrChange w:id="10408" w:author="Nick.Tolimieri" w:date="2022-09-07T13:17:00Z">
                <w:pPr>
                  <w:jc w:val="right"/>
                </w:pPr>
              </w:pPrChange>
            </w:pPr>
            <w:ins w:id="10409" w:author="Nick.Tolimieri" w:date="2022-09-07T13:17:00Z">
              <w:del w:id="10410" w:author="Nick.Tolimieri [2]" w:date="2022-09-09T12:38:00Z">
                <w:r w:rsidRPr="00AE199D" w:rsidDel="001255CF">
                  <w:rPr>
                    <w:rFonts w:asciiTheme="minorHAnsi" w:eastAsiaTheme="minorHAnsi" w:hAnsiTheme="minorHAnsi" w:cstheme="minorBidi"/>
                    <w:sz w:val="22"/>
                    <w:szCs w:val="22"/>
                    <w:rPrChange w:id="10411"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10412" w:author="Nick.Tolimieri" w:date="2022-09-07T13:17:00Z"/>
                <w:del w:id="10413" w:author="Nick.Tolimieri [2]" w:date="2022-09-09T12:38:00Z"/>
                <w:rFonts w:asciiTheme="minorHAnsi" w:eastAsiaTheme="minorHAnsi" w:hAnsiTheme="minorHAnsi" w:cstheme="minorBidi"/>
                <w:sz w:val="22"/>
                <w:szCs w:val="22"/>
                <w:rPrChange w:id="10414" w:author="Nick.Tolimieri" w:date="2022-09-07T13:17:00Z">
                  <w:rPr>
                    <w:ins w:id="10415" w:author="Nick.Tolimieri" w:date="2022-09-07T13:17:00Z"/>
                    <w:del w:id="10416" w:author="Nick.Tolimieri [2]" w:date="2022-09-09T12:38:00Z"/>
                    <w:rFonts w:ascii="Calibri" w:hAnsi="Calibri" w:cs="Calibri"/>
                    <w:color w:val="000000"/>
                    <w:sz w:val="22"/>
                    <w:szCs w:val="22"/>
                  </w:rPr>
                </w:rPrChange>
              </w:rPr>
              <w:pPrChange w:id="10417" w:author="Nick.Tolimieri" w:date="2022-09-07T13:17:00Z">
                <w:pPr>
                  <w:jc w:val="right"/>
                </w:pPr>
              </w:pPrChange>
            </w:pPr>
            <w:ins w:id="10418" w:author="Nick.Tolimieri" w:date="2022-09-07T13:17:00Z">
              <w:del w:id="10419" w:author="Nick.Tolimieri [2]" w:date="2022-09-09T12:38:00Z">
                <w:r w:rsidRPr="00AE199D" w:rsidDel="001255CF">
                  <w:rPr>
                    <w:rFonts w:asciiTheme="minorHAnsi" w:eastAsiaTheme="minorHAnsi" w:hAnsiTheme="minorHAnsi" w:cstheme="minorBidi"/>
                    <w:sz w:val="22"/>
                    <w:szCs w:val="22"/>
                    <w:rPrChange w:id="10420"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0421" w:author="Nick.Tolimieri" w:date="2022-09-07T13:17:00Z"/>
                <w:del w:id="10422" w:author="Nick.Tolimieri [2]" w:date="2022-09-09T12:38:00Z"/>
                <w:rFonts w:asciiTheme="minorHAnsi" w:eastAsiaTheme="minorHAnsi" w:hAnsiTheme="minorHAnsi" w:cstheme="minorBidi"/>
                <w:sz w:val="22"/>
                <w:szCs w:val="22"/>
                <w:rPrChange w:id="10423" w:author="Nick.Tolimieri" w:date="2022-09-07T13:17:00Z">
                  <w:rPr>
                    <w:ins w:id="10424" w:author="Nick.Tolimieri" w:date="2022-09-07T13:17:00Z"/>
                    <w:del w:id="10425" w:author="Nick.Tolimieri [2]" w:date="2022-09-09T12:38:00Z"/>
                    <w:rFonts w:ascii="Calibri" w:hAnsi="Calibri" w:cs="Calibri"/>
                    <w:color w:val="000000"/>
                    <w:sz w:val="22"/>
                    <w:szCs w:val="22"/>
                  </w:rPr>
                </w:rPrChange>
              </w:rPr>
              <w:pPrChange w:id="10426" w:author="Nick.Tolimieri" w:date="2022-09-07T13:17:00Z">
                <w:pPr>
                  <w:jc w:val="right"/>
                </w:pPr>
              </w:pPrChange>
            </w:pPr>
            <w:ins w:id="10427" w:author="Nick.Tolimieri" w:date="2022-09-07T13:17:00Z">
              <w:del w:id="10428" w:author="Nick.Tolimieri [2]" w:date="2022-09-09T12:38:00Z">
                <w:r w:rsidRPr="00AE199D" w:rsidDel="001255CF">
                  <w:rPr>
                    <w:rFonts w:asciiTheme="minorHAnsi" w:eastAsiaTheme="minorHAnsi" w:hAnsiTheme="minorHAnsi" w:cstheme="minorBidi"/>
                    <w:sz w:val="22"/>
                    <w:szCs w:val="22"/>
                    <w:rPrChange w:id="10429"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10430" w:author="Nick.Tolimieri" w:date="2022-09-07T13:17:00Z"/>
                <w:del w:id="10431" w:author="Nick.Tolimieri [2]" w:date="2022-09-09T12:38:00Z"/>
                <w:rFonts w:asciiTheme="minorHAnsi" w:eastAsiaTheme="minorHAnsi" w:hAnsiTheme="minorHAnsi" w:cstheme="minorBidi"/>
                <w:sz w:val="22"/>
                <w:szCs w:val="22"/>
                <w:rPrChange w:id="10432" w:author="Nick.Tolimieri" w:date="2022-09-07T13:17:00Z">
                  <w:rPr>
                    <w:ins w:id="10433" w:author="Nick.Tolimieri" w:date="2022-09-07T13:17:00Z"/>
                    <w:del w:id="10434" w:author="Nick.Tolimieri [2]" w:date="2022-09-09T12:38:00Z"/>
                    <w:rFonts w:ascii="Calibri" w:hAnsi="Calibri" w:cs="Calibri"/>
                    <w:color w:val="000000"/>
                    <w:sz w:val="22"/>
                    <w:szCs w:val="22"/>
                  </w:rPr>
                </w:rPrChange>
              </w:rPr>
              <w:pPrChange w:id="10435" w:author="Nick.Tolimieri" w:date="2022-09-07T13:17:00Z">
                <w:pPr>
                  <w:jc w:val="right"/>
                </w:pPr>
              </w:pPrChange>
            </w:pPr>
            <w:ins w:id="10436" w:author="Nick.Tolimieri" w:date="2022-09-07T13:17:00Z">
              <w:del w:id="10437" w:author="Nick.Tolimieri [2]" w:date="2022-09-09T12:38:00Z">
                <w:r w:rsidRPr="00AE199D" w:rsidDel="001255CF">
                  <w:rPr>
                    <w:rFonts w:asciiTheme="minorHAnsi" w:eastAsiaTheme="minorHAnsi" w:hAnsiTheme="minorHAnsi" w:cstheme="minorBidi"/>
                    <w:sz w:val="22"/>
                    <w:szCs w:val="22"/>
                    <w:rPrChange w:id="10438"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10439" w:author="Nick.Tolimieri" w:date="2022-09-07T13:17:00Z"/>
                <w:del w:id="10440" w:author="Nick.Tolimieri [2]" w:date="2022-09-09T12:38:00Z"/>
                <w:rFonts w:asciiTheme="minorHAnsi" w:eastAsiaTheme="minorHAnsi" w:hAnsiTheme="minorHAnsi" w:cstheme="minorBidi"/>
                <w:sz w:val="22"/>
                <w:szCs w:val="22"/>
                <w:rPrChange w:id="10441" w:author="Nick.Tolimieri" w:date="2022-09-07T13:17:00Z">
                  <w:rPr>
                    <w:ins w:id="10442" w:author="Nick.Tolimieri" w:date="2022-09-07T13:17:00Z"/>
                    <w:del w:id="10443" w:author="Nick.Tolimieri [2]" w:date="2022-09-09T12:38:00Z"/>
                    <w:rFonts w:ascii="Calibri" w:hAnsi="Calibri" w:cs="Calibri"/>
                    <w:color w:val="000000"/>
                    <w:sz w:val="22"/>
                    <w:szCs w:val="22"/>
                  </w:rPr>
                </w:rPrChange>
              </w:rPr>
              <w:pPrChange w:id="10444" w:author="Nick.Tolimieri" w:date="2022-09-07T13:17:00Z">
                <w:pPr>
                  <w:jc w:val="right"/>
                </w:pPr>
              </w:pPrChange>
            </w:pPr>
            <w:ins w:id="10445" w:author="Nick.Tolimieri" w:date="2022-09-07T13:17:00Z">
              <w:del w:id="10446" w:author="Nick.Tolimieri [2]" w:date="2022-09-09T12:38:00Z">
                <w:r w:rsidRPr="00AE199D" w:rsidDel="001255CF">
                  <w:rPr>
                    <w:rFonts w:asciiTheme="minorHAnsi" w:eastAsiaTheme="minorHAnsi" w:hAnsiTheme="minorHAnsi" w:cstheme="minorBidi"/>
                    <w:sz w:val="22"/>
                    <w:szCs w:val="22"/>
                    <w:rPrChange w:id="10447"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10448" w:author="Nick.Tolimieri" w:date="2022-09-07T13:17:00Z"/>
                <w:del w:id="10449" w:author="Nick.Tolimieri [2]" w:date="2022-09-09T12:38:00Z"/>
                <w:rFonts w:asciiTheme="minorHAnsi" w:eastAsiaTheme="minorHAnsi" w:hAnsiTheme="minorHAnsi" w:cstheme="minorBidi"/>
                <w:sz w:val="22"/>
                <w:szCs w:val="22"/>
                <w:rPrChange w:id="10450" w:author="Nick.Tolimieri" w:date="2022-09-07T13:17:00Z">
                  <w:rPr>
                    <w:ins w:id="10451" w:author="Nick.Tolimieri" w:date="2022-09-07T13:17:00Z"/>
                    <w:del w:id="10452" w:author="Nick.Tolimieri [2]" w:date="2022-09-09T12:38:00Z"/>
                    <w:rFonts w:ascii="Calibri" w:hAnsi="Calibri" w:cs="Calibri"/>
                    <w:color w:val="000000"/>
                    <w:sz w:val="22"/>
                    <w:szCs w:val="22"/>
                  </w:rPr>
                </w:rPrChange>
              </w:rPr>
              <w:pPrChange w:id="10453" w:author="Nick.Tolimieri" w:date="2022-09-07T13:17:00Z">
                <w:pPr>
                  <w:jc w:val="right"/>
                </w:pPr>
              </w:pPrChange>
            </w:pPr>
            <w:ins w:id="10454" w:author="Nick.Tolimieri" w:date="2022-09-07T13:17:00Z">
              <w:del w:id="10455" w:author="Nick.Tolimieri [2]" w:date="2022-09-09T12:38:00Z">
                <w:r w:rsidRPr="00AE199D" w:rsidDel="001255CF">
                  <w:rPr>
                    <w:rFonts w:asciiTheme="minorHAnsi" w:eastAsiaTheme="minorHAnsi" w:hAnsiTheme="minorHAnsi" w:cstheme="minorBidi"/>
                    <w:sz w:val="22"/>
                    <w:szCs w:val="22"/>
                    <w:rPrChange w:id="10456" w:author="Nick.Tolimieri" w:date="2022-09-07T13:17:00Z">
                      <w:rPr>
                        <w:rFonts w:ascii="Calibri" w:hAnsi="Calibri" w:cs="Calibri"/>
                        <w:color w:val="000000"/>
                        <w:sz w:val="22"/>
                        <w:szCs w:val="22"/>
                      </w:rPr>
                    </w:rPrChange>
                  </w:rPr>
                  <w:delText>1.9</w:delText>
                </w:r>
              </w:del>
            </w:ins>
          </w:p>
        </w:tc>
        <w:tc>
          <w:tcPr>
            <w:tcW w:w="960" w:type="dxa"/>
            <w:noWrap/>
            <w:hideMark/>
          </w:tcPr>
          <w:p w:rsidR="00AE199D" w:rsidRPr="00AE199D" w:rsidDel="001255CF" w:rsidRDefault="00AE199D">
            <w:pPr>
              <w:ind w:firstLine="0"/>
              <w:rPr>
                <w:ins w:id="10457" w:author="Nick.Tolimieri" w:date="2022-09-07T13:17:00Z"/>
                <w:del w:id="10458" w:author="Nick.Tolimieri [2]" w:date="2022-09-09T12:38:00Z"/>
                <w:rFonts w:asciiTheme="minorHAnsi" w:eastAsiaTheme="minorHAnsi" w:hAnsiTheme="minorHAnsi" w:cstheme="minorBidi"/>
                <w:sz w:val="22"/>
                <w:szCs w:val="22"/>
                <w:rPrChange w:id="10459" w:author="Nick.Tolimieri" w:date="2022-09-07T13:17:00Z">
                  <w:rPr>
                    <w:ins w:id="10460" w:author="Nick.Tolimieri" w:date="2022-09-07T13:17:00Z"/>
                    <w:del w:id="10461" w:author="Nick.Tolimieri [2]" w:date="2022-09-09T12:38:00Z"/>
                    <w:rFonts w:ascii="Calibri" w:hAnsi="Calibri" w:cs="Calibri"/>
                    <w:color w:val="000000"/>
                    <w:sz w:val="22"/>
                    <w:szCs w:val="22"/>
                  </w:rPr>
                </w:rPrChange>
              </w:rPr>
              <w:pPrChange w:id="10462" w:author="Nick.Tolimieri" w:date="2022-09-07T13:17:00Z">
                <w:pPr>
                  <w:jc w:val="right"/>
                </w:pPr>
              </w:pPrChange>
            </w:pPr>
            <w:ins w:id="10463" w:author="Nick.Tolimieri" w:date="2022-09-07T13:17:00Z">
              <w:del w:id="10464" w:author="Nick.Tolimieri [2]" w:date="2022-09-09T12:38:00Z">
                <w:r w:rsidRPr="00AE199D" w:rsidDel="001255CF">
                  <w:rPr>
                    <w:rFonts w:asciiTheme="minorHAnsi" w:eastAsiaTheme="minorHAnsi" w:hAnsiTheme="minorHAnsi" w:cstheme="minorBidi"/>
                    <w:sz w:val="22"/>
                    <w:szCs w:val="22"/>
                    <w:rPrChange w:id="10465" w:author="Nick.Tolimieri" w:date="2022-09-07T13:17:00Z">
                      <w:rPr>
                        <w:rFonts w:ascii="Calibri" w:hAnsi="Calibri" w:cs="Calibri"/>
                        <w:color w:val="000000"/>
                        <w:sz w:val="22"/>
                        <w:szCs w:val="22"/>
                      </w:rPr>
                    </w:rPrChange>
                  </w:rPr>
                  <w:delText>0.13</w:delText>
                </w:r>
              </w:del>
            </w:ins>
          </w:p>
        </w:tc>
      </w:tr>
      <w:tr w:rsidR="00AE199D" w:rsidRPr="00AE199D" w:rsidDel="001255CF" w:rsidTr="00AE199D">
        <w:trPr>
          <w:trHeight w:val="300"/>
          <w:ins w:id="10466" w:author="Nick.Tolimieri" w:date="2022-09-07T13:17:00Z"/>
          <w:del w:id="10467" w:author="Nick.Tolimieri [2]" w:date="2022-09-09T12:38:00Z"/>
        </w:trPr>
        <w:tc>
          <w:tcPr>
            <w:tcW w:w="960" w:type="dxa"/>
            <w:noWrap/>
            <w:hideMark/>
          </w:tcPr>
          <w:p w:rsidR="00AE199D" w:rsidRPr="00AE199D" w:rsidDel="001255CF" w:rsidRDefault="00AE199D">
            <w:pPr>
              <w:ind w:firstLine="0"/>
              <w:rPr>
                <w:ins w:id="10468" w:author="Nick.Tolimieri" w:date="2022-09-07T13:17:00Z"/>
                <w:del w:id="10469" w:author="Nick.Tolimieri [2]" w:date="2022-09-09T12:38:00Z"/>
                <w:rFonts w:asciiTheme="minorHAnsi" w:eastAsiaTheme="minorHAnsi" w:hAnsiTheme="minorHAnsi" w:cstheme="minorBidi"/>
                <w:sz w:val="22"/>
                <w:szCs w:val="22"/>
                <w:rPrChange w:id="10470" w:author="Nick.Tolimieri" w:date="2022-09-07T13:17:00Z">
                  <w:rPr>
                    <w:ins w:id="10471" w:author="Nick.Tolimieri" w:date="2022-09-07T13:17:00Z"/>
                    <w:del w:id="10472" w:author="Nick.Tolimieri [2]" w:date="2022-09-09T12:38:00Z"/>
                    <w:rFonts w:ascii="Calibri" w:hAnsi="Calibri" w:cs="Calibri"/>
                    <w:color w:val="000000"/>
                    <w:sz w:val="22"/>
                    <w:szCs w:val="22"/>
                  </w:rPr>
                </w:rPrChange>
              </w:rPr>
              <w:pPrChange w:id="10473" w:author="Nick.Tolimieri" w:date="2022-09-07T13:17:00Z">
                <w:pPr/>
              </w:pPrChange>
            </w:pPr>
            <w:ins w:id="10474" w:author="Nick.Tolimieri" w:date="2022-09-07T13:17:00Z">
              <w:del w:id="10475" w:author="Nick.Tolimieri [2]" w:date="2022-09-09T12:38:00Z">
                <w:r w:rsidRPr="00AE199D" w:rsidDel="001255CF">
                  <w:rPr>
                    <w:rFonts w:asciiTheme="minorHAnsi" w:eastAsiaTheme="minorHAnsi" w:hAnsiTheme="minorHAnsi" w:cstheme="minorBidi"/>
                    <w:sz w:val="22"/>
                    <w:szCs w:val="22"/>
                    <w:rPrChange w:id="10476"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477" w:author="Nick.Tolimieri" w:date="2022-09-07T13:17:00Z"/>
                <w:del w:id="10478" w:author="Nick.Tolimieri [2]" w:date="2022-09-09T12:38:00Z"/>
                <w:rFonts w:asciiTheme="minorHAnsi" w:eastAsiaTheme="minorHAnsi" w:hAnsiTheme="minorHAnsi" w:cstheme="minorBidi"/>
                <w:sz w:val="22"/>
                <w:szCs w:val="22"/>
                <w:rPrChange w:id="10479" w:author="Nick.Tolimieri" w:date="2022-09-07T13:17:00Z">
                  <w:rPr>
                    <w:ins w:id="10480" w:author="Nick.Tolimieri" w:date="2022-09-07T13:17:00Z"/>
                    <w:del w:id="10481" w:author="Nick.Tolimieri [2]" w:date="2022-09-09T12:38:00Z"/>
                    <w:rFonts w:ascii="Calibri" w:hAnsi="Calibri" w:cs="Calibri"/>
                    <w:color w:val="000000"/>
                    <w:sz w:val="22"/>
                    <w:szCs w:val="22"/>
                  </w:rPr>
                </w:rPrChange>
              </w:rPr>
              <w:pPrChange w:id="10482" w:author="Nick.Tolimieri" w:date="2022-09-07T13:17:00Z">
                <w:pPr>
                  <w:jc w:val="right"/>
                </w:pPr>
              </w:pPrChange>
            </w:pPr>
            <w:ins w:id="10483" w:author="Nick.Tolimieri" w:date="2022-09-07T13:17:00Z">
              <w:del w:id="10484" w:author="Nick.Tolimieri [2]" w:date="2022-09-09T12:38:00Z">
                <w:r w:rsidRPr="00AE199D" w:rsidDel="001255CF">
                  <w:rPr>
                    <w:rFonts w:asciiTheme="minorHAnsi" w:eastAsiaTheme="minorHAnsi" w:hAnsiTheme="minorHAnsi" w:cstheme="minorBidi"/>
                    <w:sz w:val="22"/>
                    <w:szCs w:val="22"/>
                    <w:rPrChange w:id="10485" w:author="Nick.Tolimieri" w:date="2022-09-07T13:17:00Z">
                      <w:rPr>
                        <w:rFonts w:ascii="Calibri" w:hAnsi="Calibri" w:cs="Calibri"/>
                        <w:color w:val="000000"/>
                        <w:sz w:val="22"/>
                        <w:szCs w:val="22"/>
                      </w:rPr>
                    </w:rPrChange>
                  </w:rPr>
                  <w:delText>2012</w:delText>
                </w:r>
              </w:del>
            </w:ins>
          </w:p>
        </w:tc>
        <w:tc>
          <w:tcPr>
            <w:tcW w:w="960" w:type="dxa"/>
            <w:noWrap/>
            <w:hideMark/>
          </w:tcPr>
          <w:p w:rsidR="00AE199D" w:rsidRPr="00AE199D" w:rsidDel="001255CF" w:rsidRDefault="00AE199D">
            <w:pPr>
              <w:ind w:firstLine="0"/>
              <w:rPr>
                <w:ins w:id="10486" w:author="Nick.Tolimieri" w:date="2022-09-07T13:17:00Z"/>
                <w:del w:id="10487" w:author="Nick.Tolimieri [2]" w:date="2022-09-09T12:38:00Z"/>
                <w:rFonts w:asciiTheme="minorHAnsi" w:eastAsiaTheme="minorHAnsi" w:hAnsiTheme="minorHAnsi" w:cstheme="minorBidi"/>
                <w:sz w:val="22"/>
                <w:szCs w:val="22"/>
                <w:rPrChange w:id="10488" w:author="Nick.Tolimieri" w:date="2022-09-07T13:17:00Z">
                  <w:rPr>
                    <w:ins w:id="10489" w:author="Nick.Tolimieri" w:date="2022-09-07T13:17:00Z"/>
                    <w:del w:id="10490" w:author="Nick.Tolimieri [2]" w:date="2022-09-09T12:38:00Z"/>
                    <w:rFonts w:ascii="Calibri" w:hAnsi="Calibri" w:cs="Calibri"/>
                    <w:color w:val="000000"/>
                    <w:sz w:val="22"/>
                    <w:szCs w:val="22"/>
                  </w:rPr>
                </w:rPrChange>
              </w:rPr>
              <w:pPrChange w:id="10491" w:author="Nick.Tolimieri" w:date="2022-09-07T13:17:00Z">
                <w:pPr>
                  <w:jc w:val="right"/>
                </w:pPr>
              </w:pPrChange>
            </w:pPr>
            <w:ins w:id="10492" w:author="Nick.Tolimieri" w:date="2022-09-07T13:17:00Z">
              <w:del w:id="10493" w:author="Nick.Tolimieri [2]" w:date="2022-09-09T12:38:00Z">
                <w:r w:rsidRPr="00AE199D" w:rsidDel="001255CF">
                  <w:rPr>
                    <w:rFonts w:asciiTheme="minorHAnsi" w:eastAsiaTheme="minorHAnsi" w:hAnsiTheme="minorHAnsi" w:cstheme="minorBidi"/>
                    <w:sz w:val="22"/>
                    <w:szCs w:val="22"/>
                    <w:rPrChange w:id="10494"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495" w:author="Nick.Tolimieri" w:date="2022-09-07T13:17:00Z"/>
                <w:del w:id="10496" w:author="Nick.Tolimieri [2]" w:date="2022-09-09T12:38:00Z"/>
                <w:rFonts w:asciiTheme="minorHAnsi" w:eastAsiaTheme="minorHAnsi" w:hAnsiTheme="minorHAnsi" w:cstheme="minorBidi"/>
                <w:sz w:val="22"/>
                <w:szCs w:val="22"/>
                <w:rPrChange w:id="10497" w:author="Nick.Tolimieri" w:date="2022-09-07T13:17:00Z">
                  <w:rPr>
                    <w:ins w:id="10498" w:author="Nick.Tolimieri" w:date="2022-09-07T13:17:00Z"/>
                    <w:del w:id="10499" w:author="Nick.Tolimieri [2]" w:date="2022-09-09T12:38:00Z"/>
                    <w:rFonts w:ascii="Calibri" w:hAnsi="Calibri" w:cs="Calibri"/>
                    <w:color w:val="000000"/>
                    <w:sz w:val="22"/>
                    <w:szCs w:val="22"/>
                  </w:rPr>
                </w:rPrChange>
              </w:rPr>
              <w:pPrChange w:id="10500" w:author="Nick.Tolimieri" w:date="2022-09-07T13:17:00Z">
                <w:pPr>
                  <w:jc w:val="right"/>
                </w:pPr>
              </w:pPrChange>
            </w:pPr>
            <w:ins w:id="10501" w:author="Nick.Tolimieri" w:date="2022-09-07T13:17:00Z">
              <w:del w:id="10502" w:author="Nick.Tolimieri [2]" w:date="2022-09-09T12:38:00Z">
                <w:r w:rsidRPr="00AE199D" w:rsidDel="001255CF">
                  <w:rPr>
                    <w:rFonts w:asciiTheme="minorHAnsi" w:eastAsiaTheme="minorHAnsi" w:hAnsiTheme="minorHAnsi" w:cstheme="minorBidi"/>
                    <w:sz w:val="22"/>
                    <w:szCs w:val="22"/>
                    <w:rPrChange w:id="10503"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504" w:author="Nick.Tolimieri" w:date="2022-09-07T13:17:00Z"/>
                <w:del w:id="10505" w:author="Nick.Tolimieri [2]" w:date="2022-09-09T12:38:00Z"/>
                <w:rFonts w:asciiTheme="minorHAnsi" w:eastAsiaTheme="minorHAnsi" w:hAnsiTheme="minorHAnsi" w:cstheme="minorBidi"/>
                <w:sz w:val="22"/>
                <w:szCs w:val="22"/>
                <w:rPrChange w:id="10506" w:author="Nick.Tolimieri" w:date="2022-09-07T13:17:00Z">
                  <w:rPr>
                    <w:ins w:id="10507" w:author="Nick.Tolimieri" w:date="2022-09-07T13:17:00Z"/>
                    <w:del w:id="10508" w:author="Nick.Tolimieri [2]" w:date="2022-09-09T12:38:00Z"/>
                    <w:rFonts w:ascii="Calibri" w:hAnsi="Calibri" w:cs="Calibri"/>
                    <w:color w:val="000000"/>
                    <w:sz w:val="22"/>
                    <w:szCs w:val="22"/>
                  </w:rPr>
                </w:rPrChange>
              </w:rPr>
              <w:pPrChange w:id="10509" w:author="Nick.Tolimieri" w:date="2022-09-07T13:17:00Z">
                <w:pPr>
                  <w:jc w:val="right"/>
                </w:pPr>
              </w:pPrChange>
            </w:pPr>
            <w:ins w:id="10510" w:author="Nick.Tolimieri" w:date="2022-09-07T13:17:00Z">
              <w:del w:id="10511" w:author="Nick.Tolimieri [2]" w:date="2022-09-09T12:38:00Z">
                <w:r w:rsidRPr="00AE199D" w:rsidDel="001255CF">
                  <w:rPr>
                    <w:rFonts w:asciiTheme="minorHAnsi" w:eastAsiaTheme="minorHAnsi" w:hAnsiTheme="minorHAnsi" w:cstheme="minorBidi"/>
                    <w:sz w:val="22"/>
                    <w:szCs w:val="22"/>
                    <w:rPrChange w:id="1051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513" w:author="Nick.Tolimieri" w:date="2022-09-07T13:17:00Z"/>
                <w:del w:id="10514" w:author="Nick.Tolimieri [2]" w:date="2022-09-09T12:38:00Z"/>
                <w:rFonts w:asciiTheme="minorHAnsi" w:eastAsiaTheme="minorHAnsi" w:hAnsiTheme="minorHAnsi" w:cstheme="minorBidi"/>
                <w:sz w:val="22"/>
                <w:szCs w:val="22"/>
                <w:rPrChange w:id="10515" w:author="Nick.Tolimieri" w:date="2022-09-07T13:17:00Z">
                  <w:rPr>
                    <w:ins w:id="10516" w:author="Nick.Tolimieri" w:date="2022-09-07T13:17:00Z"/>
                    <w:del w:id="10517" w:author="Nick.Tolimieri [2]" w:date="2022-09-09T12:38:00Z"/>
                    <w:rFonts w:ascii="Calibri" w:hAnsi="Calibri" w:cs="Calibri"/>
                    <w:color w:val="000000"/>
                    <w:sz w:val="22"/>
                    <w:szCs w:val="22"/>
                  </w:rPr>
                </w:rPrChange>
              </w:rPr>
              <w:pPrChange w:id="10518" w:author="Nick.Tolimieri" w:date="2022-09-07T13:17:00Z">
                <w:pPr>
                  <w:jc w:val="right"/>
                </w:pPr>
              </w:pPrChange>
            </w:pPr>
            <w:ins w:id="10519" w:author="Nick.Tolimieri" w:date="2022-09-07T13:17:00Z">
              <w:del w:id="10520" w:author="Nick.Tolimieri [2]" w:date="2022-09-09T12:38:00Z">
                <w:r w:rsidRPr="00AE199D" w:rsidDel="001255CF">
                  <w:rPr>
                    <w:rFonts w:asciiTheme="minorHAnsi" w:eastAsiaTheme="minorHAnsi" w:hAnsiTheme="minorHAnsi" w:cstheme="minorBidi"/>
                    <w:sz w:val="22"/>
                    <w:szCs w:val="22"/>
                    <w:rPrChange w:id="10521"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522" w:author="Nick.Tolimieri" w:date="2022-09-07T13:17:00Z"/>
                <w:del w:id="10523" w:author="Nick.Tolimieri [2]" w:date="2022-09-09T12:38:00Z"/>
                <w:rFonts w:asciiTheme="minorHAnsi" w:eastAsiaTheme="minorHAnsi" w:hAnsiTheme="minorHAnsi" w:cstheme="minorBidi"/>
                <w:sz w:val="22"/>
                <w:szCs w:val="22"/>
                <w:rPrChange w:id="10524" w:author="Nick.Tolimieri" w:date="2022-09-07T13:17:00Z">
                  <w:rPr>
                    <w:ins w:id="10525" w:author="Nick.Tolimieri" w:date="2022-09-07T13:17:00Z"/>
                    <w:del w:id="10526" w:author="Nick.Tolimieri [2]" w:date="2022-09-09T12:38:00Z"/>
                    <w:rFonts w:ascii="Calibri" w:hAnsi="Calibri" w:cs="Calibri"/>
                    <w:color w:val="000000"/>
                    <w:sz w:val="22"/>
                    <w:szCs w:val="22"/>
                  </w:rPr>
                </w:rPrChange>
              </w:rPr>
              <w:pPrChange w:id="10527" w:author="Nick.Tolimieri" w:date="2022-09-07T13:17:00Z">
                <w:pPr/>
              </w:pPrChange>
            </w:pPr>
            <w:ins w:id="10528" w:author="Nick.Tolimieri" w:date="2022-09-07T13:17:00Z">
              <w:del w:id="10529" w:author="Nick.Tolimieri [2]" w:date="2022-09-09T12:38:00Z">
                <w:r w:rsidRPr="00AE199D" w:rsidDel="001255CF">
                  <w:rPr>
                    <w:rFonts w:asciiTheme="minorHAnsi" w:eastAsiaTheme="minorHAnsi" w:hAnsiTheme="minorHAnsi" w:cstheme="minorBidi"/>
                    <w:sz w:val="22"/>
                    <w:szCs w:val="22"/>
                    <w:rPrChange w:id="10530"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0531" w:author="Nick.Tolimieri" w:date="2022-09-07T13:17:00Z"/>
                <w:del w:id="10532" w:author="Nick.Tolimieri [2]" w:date="2022-09-09T12:38:00Z"/>
                <w:rFonts w:asciiTheme="minorHAnsi" w:eastAsiaTheme="minorHAnsi" w:hAnsiTheme="minorHAnsi" w:cstheme="minorBidi"/>
                <w:sz w:val="22"/>
                <w:szCs w:val="22"/>
                <w:rPrChange w:id="10533" w:author="Nick.Tolimieri" w:date="2022-09-07T13:17:00Z">
                  <w:rPr>
                    <w:ins w:id="10534" w:author="Nick.Tolimieri" w:date="2022-09-07T13:17:00Z"/>
                    <w:del w:id="10535" w:author="Nick.Tolimieri [2]" w:date="2022-09-09T12:38:00Z"/>
                    <w:rFonts w:ascii="Calibri" w:hAnsi="Calibri" w:cs="Calibri"/>
                    <w:color w:val="000000"/>
                    <w:sz w:val="22"/>
                    <w:szCs w:val="22"/>
                  </w:rPr>
                </w:rPrChange>
              </w:rPr>
              <w:pPrChange w:id="10536" w:author="Nick.Tolimieri" w:date="2022-09-07T13:17:00Z">
                <w:pPr/>
              </w:pPrChange>
            </w:pPr>
            <w:ins w:id="10537" w:author="Nick.Tolimieri" w:date="2022-09-07T13:17:00Z">
              <w:del w:id="10538" w:author="Nick.Tolimieri [2]" w:date="2022-09-09T12:38:00Z">
                <w:r w:rsidRPr="00AE199D" w:rsidDel="001255CF">
                  <w:rPr>
                    <w:rFonts w:asciiTheme="minorHAnsi" w:eastAsiaTheme="minorHAnsi" w:hAnsiTheme="minorHAnsi" w:cstheme="minorBidi"/>
                    <w:sz w:val="22"/>
                    <w:szCs w:val="22"/>
                    <w:rPrChange w:id="10539"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0540" w:author="Nick.Tolimieri" w:date="2022-09-07T13:17:00Z"/>
                <w:del w:id="10541" w:author="Nick.Tolimieri [2]" w:date="2022-09-09T12:38:00Z"/>
                <w:rFonts w:asciiTheme="minorHAnsi" w:eastAsiaTheme="minorHAnsi" w:hAnsiTheme="minorHAnsi" w:cstheme="minorBidi"/>
                <w:sz w:val="22"/>
                <w:szCs w:val="22"/>
                <w:rPrChange w:id="10542" w:author="Nick.Tolimieri" w:date="2022-09-07T13:17:00Z">
                  <w:rPr>
                    <w:ins w:id="10543" w:author="Nick.Tolimieri" w:date="2022-09-07T13:17:00Z"/>
                    <w:del w:id="10544" w:author="Nick.Tolimieri [2]" w:date="2022-09-09T12:38:00Z"/>
                    <w:rFonts w:ascii="Calibri" w:hAnsi="Calibri" w:cs="Calibri"/>
                    <w:color w:val="000000"/>
                    <w:sz w:val="22"/>
                    <w:szCs w:val="22"/>
                  </w:rPr>
                </w:rPrChange>
              </w:rPr>
              <w:pPrChange w:id="10545" w:author="Nick.Tolimieri" w:date="2022-09-07T13:17:00Z">
                <w:pPr/>
              </w:pPrChange>
            </w:pPr>
            <w:ins w:id="10546" w:author="Nick.Tolimieri" w:date="2022-09-07T13:17:00Z">
              <w:del w:id="10547" w:author="Nick.Tolimieri [2]" w:date="2022-09-09T12:38:00Z">
                <w:r w:rsidRPr="00AE199D" w:rsidDel="001255CF">
                  <w:rPr>
                    <w:rFonts w:asciiTheme="minorHAnsi" w:eastAsiaTheme="minorHAnsi" w:hAnsiTheme="minorHAnsi" w:cstheme="minorBidi"/>
                    <w:sz w:val="22"/>
                    <w:szCs w:val="22"/>
                    <w:rPrChange w:id="10548"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0549" w:author="Nick.Tolimieri" w:date="2022-09-07T13:17:00Z"/>
                <w:del w:id="10550" w:author="Nick.Tolimieri [2]" w:date="2022-09-09T12:38:00Z"/>
                <w:rFonts w:asciiTheme="minorHAnsi" w:eastAsiaTheme="minorHAnsi" w:hAnsiTheme="minorHAnsi" w:cstheme="minorBidi"/>
                <w:sz w:val="22"/>
                <w:szCs w:val="22"/>
                <w:rPrChange w:id="10551" w:author="Nick.Tolimieri" w:date="2022-09-07T13:17:00Z">
                  <w:rPr>
                    <w:ins w:id="10552" w:author="Nick.Tolimieri" w:date="2022-09-07T13:17:00Z"/>
                    <w:del w:id="10553" w:author="Nick.Tolimieri [2]" w:date="2022-09-09T12:38:00Z"/>
                    <w:rFonts w:ascii="Calibri" w:hAnsi="Calibri" w:cs="Calibri"/>
                    <w:color w:val="000000"/>
                    <w:sz w:val="22"/>
                    <w:szCs w:val="22"/>
                  </w:rPr>
                </w:rPrChange>
              </w:rPr>
              <w:pPrChange w:id="10554" w:author="Nick.Tolimieri" w:date="2022-09-07T13:17:00Z">
                <w:pPr/>
              </w:pPrChange>
            </w:pPr>
            <w:ins w:id="10555" w:author="Nick.Tolimieri" w:date="2022-09-07T13:17:00Z">
              <w:del w:id="10556" w:author="Nick.Tolimieri [2]" w:date="2022-09-09T12:38:00Z">
                <w:r w:rsidRPr="00AE199D" w:rsidDel="001255CF">
                  <w:rPr>
                    <w:rFonts w:asciiTheme="minorHAnsi" w:eastAsiaTheme="minorHAnsi" w:hAnsiTheme="minorHAnsi" w:cstheme="minorBidi"/>
                    <w:sz w:val="22"/>
                    <w:szCs w:val="22"/>
                    <w:rPrChange w:id="10557"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0558" w:author="Nick.Tolimieri" w:date="2022-09-07T13:17:00Z"/>
          <w:del w:id="10559" w:author="Nick.Tolimieri [2]" w:date="2022-09-09T12:38:00Z"/>
        </w:trPr>
        <w:tc>
          <w:tcPr>
            <w:tcW w:w="960" w:type="dxa"/>
            <w:noWrap/>
            <w:hideMark/>
          </w:tcPr>
          <w:p w:rsidR="00AE199D" w:rsidRPr="00AE199D" w:rsidDel="001255CF" w:rsidRDefault="00AE199D">
            <w:pPr>
              <w:ind w:firstLine="0"/>
              <w:rPr>
                <w:ins w:id="10560" w:author="Nick.Tolimieri" w:date="2022-09-07T13:17:00Z"/>
                <w:del w:id="10561" w:author="Nick.Tolimieri [2]" w:date="2022-09-09T12:38:00Z"/>
                <w:rFonts w:asciiTheme="minorHAnsi" w:eastAsiaTheme="minorHAnsi" w:hAnsiTheme="minorHAnsi" w:cstheme="minorBidi"/>
                <w:sz w:val="22"/>
                <w:szCs w:val="22"/>
                <w:rPrChange w:id="10562" w:author="Nick.Tolimieri" w:date="2022-09-07T13:17:00Z">
                  <w:rPr>
                    <w:ins w:id="10563" w:author="Nick.Tolimieri" w:date="2022-09-07T13:17:00Z"/>
                    <w:del w:id="10564" w:author="Nick.Tolimieri [2]" w:date="2022-09-09T12:38:00Z"/>
                    <w:rFonts w:ascii="Calibri" w:hAnsi="Calibri" w:cs="Calibri"/>
                    <w:color w:val="000000"/>
                    <w:sz w:val="22"/>
                    <w:szCs w:val="22"/>
                  </w:rPr>
                </w:rPrChange>
              </w:rPr>
              <w:pPrChange w:id="10565" w:author="Nick.Tolimieri" w:date="2022-09-07T13:17:00Z">
                <w:pPr/>
              </w:pPrChange>
            </w:pPr>
            <w:ins w:id="10566" w:author="Nick.Tolimieri" w:date="2022-09-07T13:17:00Z">
              <w:del w:id="10567" w:author="Nick.Tolimieri [2]" w:date="2022-09-09T12:38:00Z">
                <w:r w:rsidRPr="00AE199D" w:rsidDel="001255CF">
                  <w:rPr>
                    <w:rFonts w:asciiTheme="minorHAnsi" w:eastAsiaTheme="minorHAnsi" w:hAnsiTheme="minorHAnsi" w:cstheme="minorBidi"/>
                    <w:sz w:val="22"/>
                    <w:szCs w:val="22"/>
                    <w:rPrChange w:id="10568"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569" w:author="Nick.Tolimieri" w:date="2022-09-07T13:17:00Z"/>
                <w:del w:id="10570" w:author="Nick.Tolimieri [2]" w:date="2022-09-09T12:38:00Z"/>
                <w:rFonts w:asciiTheme="minorHAnsi" w:eastAsiaTheme="minorHAnsi" w:hAnsiTheme="minorHAnsi" w:cstheme="minorBidi"/>
                <w:sz w:val="22"/>
                <w:szCs w:val="22"/>
                <w:rPrChange w:id="10571" w:author="Nick.Tolimieri" w:date="2022-09-07T13:17:00Z">
                  <w:rPr>
                    <w:ins w:id="10572" w:author="Nick.Tolimieri" w:date="2022-09-07T13:17:00Z"/>
                    <w:del w:id="10573" w:author="Nick.Tolimieri [2]" w:date="2022-09-09T12:38:00Z"/>
                    <w:rFonts w:ascii="Calibri" w:hAnsi="Calibri" w:cs="Calibri"/>
                    <w:color w:val="000000"/>
                    <w:sz w:val="22"/>
                    <w:szCs w:val="22"/>
                  </w:rPr>
                </w:rPrChange>
              </w:rPr>
              <w:pPrChange w:id="10574" w:author="Nick.Tolimieri" w:date="2022-09-07T13:17:00Z">
                <w:pPr>
                  <w:jc w:val="right"/>
                </w:pPr>
              </w:pPrChange>
            </w:pPr>
            <w:ins w:id="10575" w:author="Nick.Tolimieri" w:date="2022-09-07T13:17:00Z">
              <w:del w:id="10576" w:author="Nick.Tolimieri [2]" w:date="2022-09-09T12:38:00Z">
                <w:r w:rsidRPr="00AE199D" w:rsidDel="001255CF">
                  <w:rPr>
                    <w:rFonts w:asciiTheme="minorHAnsi" w:eastAsiaTheme="minorHAnsi" w:hAnsiTheme="minorHAnsi" w:cstheme="minorBidi"/>
                    <w:sz w:val="22"/>
                    <w:szCs w:val="22"/>
                    <w:rPrChange w:id="10577" w:author="Nick.Tolimieri" w:date="2022-09-07T13:17:00Z">
                      <w:rPr>
                        <w:rFonts w:ascii="Calibri" w:hAnsi="Calibri" w:cs="Calibri"/>
                        <w:color w:val="000000"/>
                        <w:sz w:val="22"/>
                        <w:szCs w:val="22"/>
                      </w:rPr>
                    </w:rPrChange>
                  </w:rPr>
                  <w:delText>2013</w:delText>
                </w:r>
              </w:del>
            </w:ins>
          </w:p>
        </w:tc>
        <w:tc>
          <w:tcPr>
            <w:tcW w:w="960" w:type="dxa"/>
            <w:noWrap/>
            <w:hideMark/>
          </w:tcPr>
          <w:p w:rsidR="00AE199D" w:rsidRPr="00AE199D" w:rsidDel="001255CF" w:rsidRDefault="00AE199D">
            <w:pPr>
              <w:ind w:firstLine="0"/>
              <w:rPr>
                <w:ins w:id="10578" w:author="Nick.Tolimieri" w:date="2022-09-07T13:17:00Z"/>
                <w:del w:id="10579" w:author="Nick.Tolimieri [2]" w:date="2022-09-09T12:38:00Z"/>
                <w:rFonts w:asciiTheme="minorHAnsi" w:eastAsiaTheme="minorHAnsi" w:hAnsiTheme="minorHAnsi" w:cstheme="minorBidi"/>
                <w:sz w:val="22"/>
                <w:szCs w:val="22"/>
                <w:rPrChange w:id="10580" w:author="Nick.Tolimieri" w:date="2022-09-07T13:17:00Z">
                  <w:rPr>
                    <w:ins w:id="10581" w:author="Nick.Tolimieri" w:date="2022-09-07T13:17:00Z"/>
                    <w:del w:id="10582" w:author="Nick.Tolimieri [2]" w:date="2022-09-09T12:38:00Z"/>
                    <w:rFonts w:ascii="Calibri" w:hAnsi="Calibri" w:cs="Calibri"/>
                    <w:color w:val="000000"/>
                    <w:sz w:val="22"/>
                    <w:szCs w:val="22"/>
                  </w:rPr>
                </w:rPrChange>
              </w:rPr>
              <w:pPrChange w:id="10583" w:author="Nick.Tolimieri" w:date="2022-09-07T13:17:00Z">
                <w:pPr>
                  <w:jc w:val="right"/>
                </w:pPr>
              </w:pPrChange>
            </w:pPr>
            <w:ins w:id="10584" w:author="Nick.Tolimieri" w:date="2022-09-07T13:17:00Z">
              <w:del w:id="10585" w:author="Nick.Tolimieri [2]" w:date="2022-09-09T12:38:00Z">
                <w:r w:rsidRPr="00AE199D" w:rsidDel="001255CF">
                  <w:rPr>
                    <w:rFonts w:asciiTheme="minorHAnsi" w:eastAsiaTheme="minorHAnsi" w:hAnsiTheme="minorHAnsi" w:cstheme="minorBidi"/>
                    <w:sz w:val="22"/>
                    <w:szCs w:val="22"/>
                    <w:rPrChange w:id="10586"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0587" w:author="Nick.Tolimieri" w:date="2022-09-07T13:17:00Z"/>
                <w:del w:id="10588" w:author="Nick.Tolimieri [2]" w:date="2022-09-09T12:38:00Z"/>
                <w:rFonts w:asciiTheme="minorHAnsi" w:eastAsiaTheme="minorHAnsi" w:hAnsiTheme="minorHAnsi" w:cstheme="minorBidi"/>
                <w:sz w:val="22"/>
                <w:szCs w:val="22"/>
                <w:rPrChange w:id="10589" w:author="Nick.Tolimieri" w:date="2022-09-07T13:17:00Z">
                  <w:rPr>
                    <w:ins w:id="10590" w:author="Nick.Tolimieri" w:date="2022-09-07T13:17:00Z"/>
                    <w:del w:id="10591" w:author="Nick.Tolimieri [2]" w:date="2022-09-09T12:38:00Z"/>
                    <w:rFonts w:ascii="Calibri" w:hAnsi="Calibri" w:cs="Calibri"/>
                    <w:color w:val="000000"/>
                    <w:sz w:val="22"/>
                    <w:szCs w:val="22"/>
                  </w:rPr>
                </w:rPrChange>
              </w:rPr>
              <w:pPrChange w:id="10592" w:author="Nick.Tolimieri" w:date="2022-09-07T13:17:00Z">
                <w:pPr>
                  <w:jc w:val="right"/>
                </w:pPr>
              </w:pPrChange>
            </w:pPr>
            <w:ins w:id="10593" w:author="Nick.Tolimieri" w:date="2022-09-07T13:17:00Z">
              <w:del w:id="10594" w:author="Nick.Tolimieri [2]" w:date="2022-09-09T12:38:00Z">
                <w:r w:rsidRPr="00AE199D" w:rsidDel="001255CF">
                  <w:rPr>
                    <w:rFonts w:asciiTheme="minorHAnsi" w:eastAsiaTheme="minorHAnsi" w:hAnsiTheme="minorHAnsi" w:cstheme="minorBidi"/>
                    <w:sz w:val="22"/>
                    <w:szCs w:val="22"/>
                    <w:rPrChange w:id="10595" w:author="Nick.Tolimieri" w:date="2022-09-07T13:17:00Z">
                      <w:rPr>
                        <w:rFonts w:ascii="Calibri" w:hAnsi="Calibri" w:cs="Calibri"/>
                        <w:color w:val="000000"/>
                        <w:sz w:val="22"/>
                        <w:szCs w:val="22"/>
                      </w:rPr>
                    </w:rPrChange>
                  </w:rPr>
                  <w:delText>26</w:delText>
                </w:r>
              </w:del>
            </w:ins>
          </w:p>
        </w:tc>
        <w:tc>
          <w:tcPr>
            <w:tcW w:w="960" w:type="dxa"/>
            <w:noWrap/>
            <w:hideMark/>
          </w:tcPr>
          <w:p w:rsidR="00AE199D" w:rsidRPr="00AE199D" w:rsidDel="001255CF" w:rsidRDefault="00AE199D">
            <w:pPr>
              <w:ind w:firstLine="0"/>
              <w:rPr>
                <w:ins w:id="10596" w:author="Nick.Tolimieri" w:date="2022-09-07T13:17:00Z"/>
                <w:del w:id="10597" w:author="Nick.Tolimieri [2]" w:date="2022-09-09T12:38:00Z"/>
                <w:rFonts w:asciiTheme="minorHAnsi" w:eastAsiaTheme="minorHAnsi" w:hAnsiTheme="minorHAnsi" w:cstheme="minorBidi"/>
                <w:sz w:val="22"/>
                <w:szCs w:val="22"/>
                <w:rPrChange w:id="10598" w:author="Nick.Tolimieri" w:date="2022-09-07T13:17:00Z">
                  <w:rPr>
                    <w:ins w:id="10599" w:author="Nick.Tolimieri" w:date="2022-09-07T13:17:00Z"/>
                    <w:del w:id="10600" w:author="Nick.Tolimieri [2]" w:date="2022-09-09T12:38:00Z"/>
                    <w:rFonts w:ascii="Calibri" w:hAnsi="Calibri" w:cs="Calibri"/>
                    <w:color w:val="000000"/>
                    <w:sz w:val="22"/>
                    <w:szCs w:val="22"/>
                  </w:rPr>
                </w:rPrChange>
              </w:rPr>
              <w:pPrChange w:id="10601" w:author="Nick.Tolimieri" w:date="2022-09-07T13:17:00Z">
                <w:pPr>
                  <w:jc w:val="right"/>
                </w:pPr>
              </w:pPrChange>
            </w:pPr>
            <w:ins w:id="10602" w:author="Nick.Tolimieri" w:date="2022-09-07T13:17:00Z">
              <w:del w:id="10603" w:author="Nick.Tolimieri [2]" w:date="2022-09-09T12:38:00Z">
                <w:r w:rsidRPr="00AE199D" w:rsidDel="001255CF">
                  <w:rPr>
                    <w:rFonts w:asciiTheme="minorHAnsi" w:eastAsiaTheme="minorHAnsi" w:hAnsiTheme="minorHAnsi" w:cstheme="minorBidi"/>
                    <w:sz w:val="22"/>
                    <w:szCs w:val="22"/>
                    <w:rPrChange w:id="10604" w:author="Nick.Tolimieri" w:date="2022-09-07T13:17:00Z">
                      <w:rPr>
                        <w:rFonts w:ascii="Calibri" w:hAnsi="Calibri" w:cs="Calibri"/>
                        <w:color w:val="000000"/>
                        <w:sz w:val="22"/>
                        <w:szCs w:val="22"/>
                      </w:rPr>
                    </w:rPrChange>
                  </w:rPr>
                  <w:delText>3</w:delText>
                </w:r>
              </w:del>
            </w:ins>
          </w:p>
        </w:tc>
        <w:tc>
          <w:tcPr>
            <w:tcW w:w="960" w:type="dxa"/>
            <w:noWrap/>
            <w:hideMark/>
          </w:tcPr>
          <w:p w:rsidR="00AE199D" w:rsidRPr="00AE199D" w:rsidDel="001255CF" w:rsidRDefault="00AE199D">
            <w:pPr>
              <w:ind w:firstLine="0"/>
              <w:rPr>
                <w:ins w:id="10605" w:author="Nick.Tolimieri" w:date="2022-09-07T13:17:00Z"/>
                <w:del w:id="10606" w:author="Nick.Tolimieri [2]" w:date="2022-09-09T12:38:00Z"/>
                <w:rFonts w:asciiTheme="minorHAnsi" w:eastAsiaTheme="minorHAnsi" w:hAnsiTheme="minorHAnsi" w:cstheme="minorBidi"/>
                <w:sz w:val="22"/>
                <w:szCs w:val="22"/>
                <w:rPrChange w:id="10607" w:author="Nick.Tolimieri" w:date="2022-09-07T13:17:00Z">
                  <w:rPr>
                    <w:ins w:id="10608" w:author="Nick.Tolimieri" w:date="2022-09-07T13:17:00Z"/>
                    <w:del w:id="10609" w:author="Nick.Tolimieri [2]" w:date="2022-09-09T12:38:00Z"/>
                    <w:rFonts w:ascii="Calibri" w:hAnsi="Calibri" w:cs="Calibri"/>
                    <w:color w:val="000000"/>
                    <w:sz w:val="22"/>
                    <w:szCs w:val="22"/>
                  </w:rPr>
                </w:rPrChange>
              </w:rPr>
              <w:pPrChange w:id="10610" w:author="Nick.Tolimieri" w:date="2022-09-07T13:17:00Z">
                <w:pPr>
                  <w:jc w:val="right"/>
                </w:pPr>
              </w:pPrChange>
            </w:pPr>
            <w:ins w:id="10611" w:author="Nick.Tolimieri" w:date="2022-09-07T13:17:00Z">
              <w:del w:id="10612" w:author="Nick.Tolimieri [2]" w:date="2022-09-09T12:38:00Z">
                <w:r w:rsidRPr="00AE199D" w:rsidDel="001255CF">
                  <w:rPr>
                    <w:rFonts w:asciiTheme="minorHAnsi" w:eastAsiaTheme="minorHAnsi" w:hAnsiTheme="minorHAnsi" w:cstheme="minorBidi"/>
                    <w:sz w:val="22"/>
                    <w:szCs w:val="22"/>
                    <w:rPrChange w:id="10613" w:author="Nick.Tolimieri" w:date="2022-09-07T13:17:00Z">
                      <w:rPr>
                        <w:rFonts w:ascii="Calibri" w:hAnsi="Calibri" w:cs="Calibri"/>
                        <w:color w:val="000000"/>
                        <w:sz w:val="22"/>
                        <w:szCs w:val="22"/>
                      </w:rPr>
                    </w:rPrChange>
                  </w:rPr>
                  <w:delText>19</w:delText>
                </w:r>
              </w:del>
            </w:ins>
          </w:p>
        </w:tc>
        <w:tc>
          <w:tcPr>
            <w:tcW w:w="960" w:type="dxa"/>
            <w:noWrap/>
            <w:hideMark/>
          </w:tcPr>
          <w:p w:rsidR="00AE199D" w:rsidRPr="00AE199D" w:rsidDel="001255CF" w:rsidRDefault="00AE199D">
            <w:pPr>
              <w:ind w:firstLine="0"/>
              <w:rPr>
                <w:ins w:id="10614" w:author="Nick.Tolimieri" w:date="2022-09-07T13:17:00Z"/>
                <w:del w:id="10615" w:author="Nick.Tolimieri [2]" w:date="2022-09-09T12:38:00Z"/>
                <w:rFonts w:asciiTheme="minorHAnsi" w:eastAsiaTheme="minorHAnsi" w:hAnsiTheme="minorHAnsi" w:cstheme="minorBidi"/>
                <w:sz w:val="22"/>
                <w:szCs w:val="22"/>
                <w:rPrChange w:id="10616" w:author="Nick.Tolimieri" w:date="2022-09-07T13:17:00Z">
                  <w:rPr>
                    <w:ins w:id="10617" w:author="Nick.Tolimieri" w:date="2022-09-07T13:17:00Z"/>
                    <w:del w:id="10618" w:author="Nick.Tolimieri [2]" w:date="2022-09-09T12:38:00Z"/>
                    <w:rFonts w:ascii="Calibri" w:hAnsi="Calibri" w:cs="Calibri"/>
                    <w:color w:val="000000"/>
                    <w:sz w:val="22"/>
                    <w:szCs w:val="22"/>
                  </w:rPr>
                </w:rPrChange>
              </w:rPr>
              <w:pPrChange w:id="10619" w:author="Nick.Tolimieri" w:date="2022-09-07T13:17:00Z">
                <w:pPr>
                  <w:jc w:val="right"/>
                </w:pPr>
              </w:pPrChange>
            </w:pPr>
            <w:ins w:id="10620" w:author="Nick.Tolimieri" w:date="2022-09-07T13:17:00Z">
              <w:del w:id="10621" w:author="Nick.Tolimieri [2]" w:date="2022-09-09T12:38:00Z">
                <w:r w:rsidRPr="00AE199D" w:rsidDel="001255CF">
                  <w:rPr>
                    <w:rFonts w:asciiTheme="minorHAnsi" w:eastAsiaTheme="minorHAnsi" w:hAnsiTheme="minorHAnsi" w:cstheme="minorBidi"/>
                    <w:sz w:val="22"/>
                    <w:szCs w:val="22"/>
                    <w:rPrChange w:id="10622"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0623" w:author="Nick.Tolimieri" w:date="2022-09-07T13:17:00Z"/>
                <w:del w:id="10624" w:author="Nick.Tolimieri [2]" w:date="2022-09-09T12:38:00Z"/>
                <w:rFonts w:asciiTheme="minorHAnsi" w:eastAsiaTheme="minorHAnsi" w:hAnsiTheme="minorHAnsi" w:cstheme="minorBidi"/>
                <w:sz w:val="22"/>
                <w:szCs w:val="22"/>
                <w:rPrChange w:id="10625" w:author="Nick.Tolimieri" w:date="2022-09-07T13:17:00Z">
                  <w:rPr>
                    <w:ins w:id="10626" w:author="Nick.Tolimieri" w:date="2022-09-07T13:17:00Z"/>
                    <w:del w:id="10627" w:author="Nick.Tolimieri [2]" w:date="2022-09-09T12:38:00Z"/>
                    <w:rFonts w:ascii="Calibri" w:hAnsi="Calibri" w:cs="Calibri"/>
                    <w:color w:val="000000"/>
                    <w:sz w:val="22"/>
                    <w:szCs w:val="22"/>
                  </w:rPr>
                </w:rPrChange>
              </w:rPr>
              <w:pPrChange w:id="10628" w:author="Nick.Tolimieri" w:date="2022-09-07T13:17:00Z">
                <w:pPr>
                  <w:jc w:val="right"/>
                </w:pPr>
              </w:pPrChange>
            </w:pPr>
            <w:ins w:id="10629" w:author="Nick.Tolimieri" w:date="2022-09-07T13:17:00Z">
              <w:del w:id="10630" w:author="Nick.Tolimieri [2]" w:date="2022-09-09T12:38:00Z">
                <w:r w:rsidRPr="00AE199D" w:rsidDel="001255CF">
                  <w:rPr>
                    <w:rFonts w:asciiTheme="minorHAnsi" w:eastAsiaTheme="minorHAnsi" w:hAnsiTheme="minorHAnsi" w:cstheme="minorBidi"/>
                    <w:sz w:val="22"/>
                    <w:szCs w:val="22"/>
                    <w:rPrChange w:id="10631" w:author="Nick.Tolimieri" w:date="2022-09-07T13:17:00Z">
                      <w:rPr>
                        <w:rFonts w:ascii="Calibri" w:hAnsi="Calibri" w:cs="Calibri"/>
                        <w:color w:val="000000"/>
                        <w:sz w:val="22"/>
                        <w:szCs w:val="22"/>
                      </w:rPr>
                    </w:rPrChange>
                  </w:rPr>
                  <w:delText>8</w:delText>
                </w:r>
              </w:del>
            </w:ins>
          </w:p>
        </w:tc>
        <w:tc>
          <w:tcPr>
            <w:tcW w:w="960" w:type="dxa"/>
            <w:noWrap/>
            <w:hideMark/>
          </w:tcPr>
          <w:p w:rsidR="00AE199D" w:rsidRPr="00AE199D" w:rsidDel="001255CF" w:rsidRDefault="00AE199D">
            <w:pPr>
              <w:ind w:firstLine="0"/>
              <w:rPr>
                <w:ins w:id="10632" w:author="Nick.Tolimieri" w:date="2022-09-07T13:17:00Z"/>
                <w:del w:id="10633" w:author="Nick.Tolimieri [2]" w:date="2022-09-09T12:38:00Z"/>
                <w:rFonts w:asciiTheme="minorHAnsi" w:eastAsiaTheme="minorHAnsi" w:hAnsiTheme="minorHAnsi" w:cstheme="minorBidi"/>
                <w:sz w:val="22"/>
                <w:szCs w:val="22"/>
                <w:rPrChange w:id="10634" w:author="Nick.Tolimieri" w:date="2022-09-07T13:17:00Z">
                  <w:rPr>
                    <w:ins w:id="10635" w:author="Nick.Tolimieri" w:date="2022-09-07T13:17:00Z"/>
                    <w:del w:id="10636" w:author="Nick.Tolimieri [2]" w:date="2022-09-09T12:38:00Z"/>
                    <w:rFonts w:ascii="Calibri" w:hAnsi="Calibri" w:cs="Calibri"/>
                    <w:color w:val="000000"/>
                    <w:sz w:val="22"/>
                    <w:szCs w:val="22"/>
                  </w:rPr>
                </w:rPrChange>
              </w:rPr>
              <w:pPrChange w:id="10637" w:author="Nick.Tolimieri" w:date="2022-09-07T13:17:00Z">
                <w:pPr>
                  <w:jc w:val="right"/>
                </w:pPr>
              </w:pPrChange>
            </w:pPr>
            <w:ins w:id="10638" w:author="Nick.Tolimieri" w:date="2022-09-07T13:17:00Z">
              <w:del w:id="10639" w:author="Nick.Tolimieri [2]" w:date="2022-09-09T12:38:00Z">
                <w:r w:rsidRPr="00AE199D" w:rsidDel="001255CF">
                  <w:rPr>
                    <w:rFonts w:asciiTheme="minorHAnsi" w:eastAsiaTheme="minorHAnsi" w:hAnsiTheme="minorHAnsi" w:cstheme="minorBidi"/>
                    <w:sz w:val="22"/>
                    <w:szCs w:val="22"/>
                    <w:rPrChange w:id="10640" w:author="Nick.Tolimieri" w:date="2022-09-07T13:17:00Z">
                      <w:rPr>
                        <w:rFonts w:ascii="Calibri" w:hAnsi="Calibri" w:cs="Calibri"/>
                        <w:color w:val="000000"/>
                        <w:sz w:val="22"/>
                        <w:szCs w:val="22"/>
                      </w:rPr>
                    </w:rPrChange>
                  </w:rPr>
                  <w:delText>2.49</w:delText>
                </w:r>
              </w:del>
            </w:ins>
          </w:p>
        </w:tc>
        <w:tc>
          <w:tcPr>
            <w:tcW w:w="960" w:type="dxa"/>
            <w:noWrap/>
            <w:hideMark/>
          </w:tcPr>
          <w:p w:rsidR="00AE199D" w:rsidRPr="00AE199D" w:rsidDel="001255CF" w:rsidRDefault="00AE199D">
            <w:pPr>
              <w:ind w:firstLine="0"/>
              <w:rPr>
                <w:ins w:id="10641" w:author="Nick.Tolimieri" w:date="2022-09-07T13:17:00Z"/>
                <w:del w:id="10642" w:author="Nick.Tolimieri [2]" w:date="2022-09-09T12:38:00Z"/>
                <w:rFonts w:asciiTheme="minorHAnsi" w:eastAsiaTheme="minorHAnsi" w:hAnsiTheme="minorHAnsi" w:cstheme="minorBidi"/>
                <w:sz w:val="22"/>
                <w:szCs w:val="22"/>
                <w:rPrChange w:id="10643" w:author="Nick.Tolimieri" w:date="2022-09-07T13:17:00Z">
                  <w:rPr>
                    <w:ins w:id="10644" w:author="Nick.Tolimieri" w:date="2022-09-07T13:17:00Z"/>
                    <w:del w:id="10645" w:author="Nick.Tolimieri [2]" w:date="2022-09-09T12:38:00Z"/>
                    <w:rFonts w:ascii="Calibri" w:hAnsi="Calibri" w:cs="Calibri"/>
                    <w:color w:val="000000"/>
                    <w:sz w:val="22"/>
                    <w:szCs w:val="22"/>
                  </w:rPr>
                </w:rPrChange>
              </w:rPr>
              <w:pPrChange w:id="10646" w:author="Nick.Tolimieri" w:date="2022-09-07T13:17:00Z">
                <w:pPr>
                  <w:jc w:val="right"/>
                </w:pPr>
              </w:pPrChange>
            </w:pPr>
            <w:ins w:id="10647" w:author="Nick.Tolimieri" w:date="2022-09-07T13:17:00Z">
              <w:del w:id="10648" w:author="Nick.Tolimieri [2]" w:date="2022-09-09T12:38:00Z">
                <w:r w:rsidRPr="00AE199D" w:rsidDel="001255CF">
                  <w:rPr>
                    <w:rFonts w:asciiTheme="minorHAnsi" w:eastAsiaTheme="minorHAnsi" w:hAnsiTheme="minorHAnsi" w:cstheme="minorBidi"/>
                    <w:sz w:val="22"/>
                    <w:szCs w:val="22"/>
                    <w:rPrChange w:id="10649" w:author="Nick.Tolimieri" w:date="2022-09-07T13:17:00Z">
                      <w:rPr>
                        <w:rFonts w:ascii="Calibri" w:hAnsi="Calibri" w:cs="Calibri"/>
                        <w:color w:val="000000"/>
                        <w:sz w:val="22"/>
                        <w:szCs w:val="22"/>
                      </w:rPr>
                    </w:rPrChange>
                  </w:rPr>
                  <w:delText>0.64</w:delText>
                </w:r>
              </w:del>
            </w:ins>
          </w:p>
        </w:tc>
      </w:tr>
      <w:tr w:rsidR="00AE199D" w:rsidRPr="00AE199D" w:rsidDel="001255CF" w:rsidTr="00AE199D">
        <w:trPr>
          <w:trHeight w:val="300"/>
          <w:ins w:id="10650" w:author="Nick.Tolimieri" w:date="2022-09-07T13:17:00Z"/>
          <w:del w:id="10651" w:author="Nick.Tolimieri [2]" w:date="2022-09-09T12:38:00Z"/>
        </w:trPr>
        <w:tc>
          <w:tcPr>
            <w:tcW w:w="960" w:type="dxa"/>
            <w:noWrap/>
            <w:hideMark/>
          </w:tcPr>
          <w:p w:rsidR="00AE199D" w:rsidRPr="00AE199D" w:rsidDel="001255CF" w:rsidRDefault="00AE199D">
            <w:pPr>
              <w:ind w:firstLine="0"/>
              <w:rPr>
                <w:ins w:id="10652" w:author="Nick.Tolimieri" w:date="2022-09-07T13:17:00Z"/>
                <w:del w:id="10653" w:author="Nick.Tolimieri [2]" w:date="2022-09-09T12:38:00Z"/>
                <w:rFonts w:asciiTheme="minorHAnsi" w:eastAsiaTheme="minorHAnsi" w:hAnsiTheme="minorHAnsi" w:cstheme="minorBidi"/>
                <w:sz w:val="22"/>
                <w:szCs w:val="22"/>
                <w:rPrChange w:id="10654" w:author="Nick.Tolimieri" w:date="2022-09-07T13:17:00Z">
                  <w:rPr>
                    <w:ins w:id="10655" w:author="Nick.Tolimieri" w:date="2022-09-07T13:17:00Z"/>
                    <w:del w:id="10656" w:author="Nick.Tolimieri [2]" w:date="2022-09-09T12:38:00Z"/>
                    <w:rFonts w:ascii="Calibri" w:hAnsi="Calibri" w:cs="Calibri"/>
                    <w:color w:val="000000"/>
                    <w:sz w:val="22"/>
                    <w:szCs w:val="22"/>
                  </w:rPr>
                </w:rPrChange>
              </w:rPr>
              <w:pPrChange w:id="10657" w:author="Nick.Tolimieri" w:date="2022-09-07T13:17:00Z">
                <w:pPr/>
              </w:pPrChange>
            </w:pPr>
            <w:ins w:id="10658" w:author="Nick.Tolimieri" w:date="2022-09-07T13:17:00Z">
              <w:del w:id="10659" w:author="Nick.Tolimieri [2]" w:date="2022-09-09T12:38:00Z">
                <w:r w:rsidRPr="00AE199D" w:rsidDel="001255CF">
                  <w:rPr>
                    <w:rFonts w:asciiTheme="minorHAnsi" w:eastAsiaTheme="minorHAnsi" w:hAnsiTheme="minorHAnsi" w:cstheme="minorBidi"/>
                    <w:sz w:val="22"/>
                    <w:szCs w:val="22"/>
                    <w:rPrChange w:id="10660"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661" w:author="Nick.Tolimieri" w:date="2022-09-07T13:17:00Z"/>
                <w:del w:id="10662" w:author="Nick.Tolimieri [2]" w:date="2022-09-09T12:38:00Z"/>
                <w:rFonts w:asciiTheme="minorHAnsi" w:eastAsiaTheme="minorHAnsi" w:hAnsiTheme="minorHAnsi" w:cstheme="minorBidi"/>
                <w:sz w:val="22"/>
                <w:szCs w:val="22"/>
                <w:rPrChange w:id="10663" w:author="Nick.Tolimieri" w:date="2022-09-07T13:17:00Z">
                  <w:rPr>
                    <w:ins w:id="10664" w:author="Nick.Tolimieri" w:date="2022-09-07T13:17:00Z"/>
                    <w:del w:id="10665" w:author="Nick.Tolimieri [2]" w:date="2022-09-09T12:38:00Z"/>
                    <w:rFonts w:ascii="Calibri" w:hAnsi="Calibri" w:cs="Calibri"/>
                    <w:color w:val="000000"/>
                    <w:sz w:val="22"/>
                    <w:szCs w:val="22"/>
                  </w:rPr>
                </w:rPrChange>
              </w:rPr>
              <w:pPrChange w:id="10666" w:author="Nick.Tolimieri" w:date="2022-09-07T13:17:00Z">
                <w:pPr>
                  <w:jc w:val="right"/>
                </w:pPr>
              </w:pPrChange>
            </w:pPr>
            <w:ins w:id="10667" w:author="Nick.Tolimieri" w:date="2022-09-07T13:17:00Z">
              <w:del w:id="10668" w:author="Nick.Tolimieri [2]" w:date="2022-09-09T12:38:00Z">
                <w:r w:rsidRPr="00AE199D" w:rsidDel="001255CF">
                  <w:rPr>
                    <w:rFonts w:asciiTheme="minorHAnsi" w:eastAsiaTheme="minorHAnsi" w:hAnsiTheme="minorHAnsi" w:cstheme="minorBidi"/>
                    <w:sz w:val="22"/>
                    <w:szCs w:val="22"/>
                    <w:rPrChange w:id="10669" w:author="Nick.Tolimieri" w:date="2022-09-07T13:17:00Z">
                      <w:rPr>
                        <w:rFonts w:ascii="Calibri" w:hAnsi="Calibri" w:cs="Calibri"/>
                        <w:color w:val="000000"/>
                        <w:sz w:val="22"/>
                        <w:szCs w:val="22"/>
                      </w:rPr>
                    </w:rPrChange>
                  </w:rPr>
                  <w:delText>2014</w:delText>
                </w:r>
              </w:del>
            </w:ins>
          </w:p>
        </w:tc>
        <w:tc>
          <w:tcPr>
            <w:tcW w:w="960" w:type="dxa"/>
            <w:noWrap/>
            <w:hideMark/>
          </w:tcPr>
          <w:p w:rsidR="00AE199D" w:rsidRPr="00AE199D" w:rsidDel="001255CF" w:rsidRDefault="00AE199D">
            <w:pPr>
              <w:ind w:firstLine="0"/>
              <w:rPr>
                <w:ins w:id="10670" w:author="Nick.Tolimieri" w:date="2022-09-07T13:17:00Z"/>
                <w:del w:id="10671" w:author="Nick.Tolimieri [2]" w:date="2022-09-09T12:38:00Z"/>
                <w:rFonts w:asciiTheme="minorHAnsi" w:eastAsiaTheme="minorHAnsi" w:hAnsiTheme="minorHAnsi" w:cstheme="minorBidi"/>
                <w:sz w:val="22"/>
                <w:szCs w:val="22"/>
                <w:rPrChange w:id="10672" w:author="Nick.Tolimieri" w:date="2022-09-07T13:17:00Z">
                  <w:rPr>
                    <w:ins w:id="10673" w:author="Nick.Tolimieri" w:date="2022-09-07T13:17:00Z"/>
                    <w:del w:id="10674" w:author="Nick.Tolimieri [2]" w:date="2022-09-09T12:38:00Z"/>
                    <w:rFonts w:ascii="Calibri" w:hAnsi="Calibri" w:cs="Calibri"/>
                    <w:color w:val="000000"/>
                    <w:sz w:val="22"/>
                    <w:szCs w:val="22"/>
                  </w:rPr>
                </w:rPrChange>
              </w:rPr>
              <w:pPrChange w:id="10675" w:author="Nick.Tolimieri" w:date="2022-09-07T13:17:00Z">
                <w:pPr>
                  <w:jc w:val="right"/>
                </w:pPr>
              </w:pPrChange>
            </w:pPr>
            <w:ins w:id="10676" w:author="Nick.Tolimieri" w:date="2022-09-07T13:17:00Z">
              <w:del w:id="10677" w:author="Nick.Tolimieri [2]" w:date="2022-09-09T12:38:00Z">
                <w:r w:rsidRPr="00AE199D" w:rsidDel="001255CF">
                  <w:rPr>
                    <w:rFonts w:asciiTheme="minorHAnsi" w:eastAsiaTheme="minorHAnsi" w:hAnsiTheme="minorHAnsi" w:cstheme="minorBidi"/>
                    <w:sz w:val="22"/>
                    <w:szCs w:val="22"/>
                    <w:rPrChange w:id="10678" w:author="Nick.Tolimieri" w:date="2022-09-07T13:17:00Z">
                      <w:rPr>
                        <w:rFonts w:ascii="Calibri" w:hAnsi="Calibri" w:cs="Calibri"/>
                        <w:color w:val="000000"/>
                        <w:sz w:val="22"/>
                        <w:szCs w:val="22"/>
                      </w:rPr>
                    </w:rPrChange>
                  </w:rPr>
                  <w:delText>2</w:delText>
                </w:r>
              </w:del>
            </w:ins>
          </w:p>
        </w:tc>
        <w:tc>
          <w:tcPr>
            <w:tcW w:w="960" w:type="dxa"/>
            <w:noWrap/>
            <w:hideMark/>
          </w:tcPr>
          <w:p w:rsidR="00AE199D" w:rsidRPr="00AE199D" w:rsidDel="001255CF" w:rsidRDefault="00AE199D">
            <w:pPr>
              <w:ind w:firstLine="0"/>
              <w:rPr>
                <w:ins w:id="10679" w:author="Nick.Tolimieri" w:date="2022-09-07T13:17:00Z"/>
                <w:del w:id="10680" w:author="Nick.Tolimieri [2]" w:date="2022-09-09T12:38:00Z"/>
                <w:rFonts w:asciiTheme="minorHAnsi" w:eastAsiaTheme="minorHAnsi" w:hAnsiTheme="minorHAnsi" w:cstheme="minorBidi"/>
                <w:sz w:val="22"/>
                <w:szCs w:val="22"/>
                <w:rPrChange w:id="10681" w:author="Nick.Tolimieri" w:date="2022-09-07T13:17:00Z">
                  <w:rPr>
                    <w:ins w:id="10682" w:author="Nick.Tolimieri" w:date="2022-09-07T13:17:00Z"/>
                    <w:del w:id="10683" w:author="Nick.Tolimieri [2]" w:date="2022-09-09T12:38:00Z"/>
                    <w:rFonts w:ascii="Calibri" w:hAnsi="Calibri" w:cs="Calibri"/>
                    <w:color w:val="000000"/>
                    <w:sz w:val="22"/>
                    <w:szCs w:val="22"/>
                  </w:rPr>
                </w:rPrChange>
              </w:rPr>
              <w:pPrChange w:id="10684" w:author="Nick.Tolimieri" w:date="2022-09-07T13:17:00Z">
                <w:pPr>
                  <w:jc w:val="right"/>
                </w:pPr>
              </w:pPrChange>
            </w:pPr>
            <w:ins w:id="10685" w:author="Nick.Tolimieri" w:date="2022-09-07T13:17:00Z">
              <w:del w:id="10686" w:author="Nick.Tolimieri [2]" w:date="2022-09-09T12:38:00Z">
                <w:r w:rsidRPr="00AE199D" w:rsidDel="001255CF">
                  <w:rPr>
                    <w:rFonts w:asciiTheme="minorHAnsi" w:eastAsiaTheme="minorHAnsi" w:hAnsiTheme="minorHAnsi" w:cstheme="minorBidi"/>
                    <w:sz w:val="22"/>
                    <w:szCs w:val="22"/>
                    <w:rPrChange w:id="10687" w:author="Nick.Tolimieri" w:date="2022-09-07T13:17:00Z">
                      <w:rPr>
                        <w:rFonts w:ascii="Calibri" w:hAnsi="Calibri" w:cs="Calibri"/>
                        <w:color w:val="000000"/>
                        <w:sz w:val="22"/>
                        <w:szCs w:val="22"/>
                      </w:rPr>
                    </w:rPrChange>
                  </w:rPr>
                  <w:delText>83</w:delText>
                </w:r>
              </w:del>
            </w:ins>
          </w:p>
        </w:tc>
        <w:tc>
          <w:tcPr>
            <w:tcW w:w="960" w:type="dxa"/>
            <w:noWrap/>
            <w:hideMark/>
          </w:tcPr>
          <w:p w:rsidR="00AE199D" w:rsidRPr="00AE199D" w:rsidDel="001255CF" w:rsidRDefault="00AE199D">
            <w:pPr>
              <w:ind w:firstLine="0"/>
              <w:rPr>
                <w:ins w:id="10688" w:author="Nick.Tolimieri" w:date="2022-09-07T13:17:00Z"/>
                <w:del w:id="10689" w:author="Nick.Tolimieri [2]" w:date="2022-09-09T12:38:00Z"/>
                <w:rFonts w:asciiTheme="minorHAnsi" w:eastAsiaTheme="minorHAnsi" w:hAnsiTheme="minorHAnsi" w:cstheme="minorBidi"/>
                <w:sz w:val="22"/>
                <w:szCs w:val="22"/>
                <w:rPrChange w:id="10690" w:author="Nick.Tolimieri" w:date="2022-09-07T13:17:00Z">
                  <w:rPr>
                    <w:ins w:id="10691" w:author="Nick.Tolimieri" w:date="2022-09-07T13:17:00Z"/>
                    <w:del w:id="10692" w:author="Nick.Tolimieri [2]" w:date="2022-09-09T12:38:00Z"/>
                    <w:rFonts w:ascii="Calibri" w:hAnsi="Calibri" w:cs="Calibri"/>
                    <w:color w:val="000000"/>
                    <w:sz w:val="22"/>
                    <w:szCs w:val="22"/>
                  </w:rPr>
                </w:rPrChange>
              </w:rPr>
              <w:pPrChange w:id="10693" w:author="Nick.Tolimieri" w:date="2022-09-07T13:17:00Z">
                <w:pPr>
                  <w:jc w:val="right"/>
                </w:pPr>
              </w:pPrChange>
            </w:pPr>
            <w:ins w:id="10694" w:author="Nick.Tolimieri" w:date="2022-09-07T13:17:00Z">
              <w:del w:id="10695" w:author="Nick.Tolimieri [2]" w:date="2022-09-09T12:38:00Z">
                <w:r w:rsidRPr="00AE199D" w:rsidDel="001255CF">
                  <w:rPr>
                    <w:rFonts w:asciiTheme="minorHAnsi" w:eastAsiaTheme="minorHAnsi" w:hAnsiTheme="minorHAnsi" w:cstheme="minorBidi"/>
                    <w:sz w:val="22"/>
                    <w:szCs w:val="22"/>
                    <w:rPrChange w:id="10696" w:author="Nick.Tolimieri" w:date="2022-09-07T13:17:00Z">
                      <w:rPr>
                        <w:rFonts w:ascii="Calibri" w:hAnsi="Calibri" w:cs="Calibri"/>
                        <w:color w:val="000000"/>
                        <w:sz w:val="22"/>
                        <w:szCs w:val="22"/>
                      </w:rPr>
                    </w:rPrChange>
                  </w:rPr>
                  <w:delText>4</w:delText>
                </w:r>
              </w:del>
            </w:ins>
          </w:p>
        </w:tc>
        <w:tc>
          <w:tcPr>
            <w:tcW w:w="960" w:type="dxa"/>
            <w:noWrap/>
            <w:hideMark/>
          </w:tcPr>
          <w:p w:rsidR="00AE199D" w:rsidRPr="00AE199D" w:rsidDel="001255CF" w:rsidRDefault="00AE199D">
            <w:pPr>
              <w:ind w:firstLine="0"/>
              <w:rPr>
                <w:ins w:id="10697" w:author="Nick.Tolimieri" w:date="2022-09-07T13:17:00Z"/>
                <w:del w:id="10698" w:author="Nick.Tolimieri [2]" w:date="2022-09-09T12:38:00Z"/>
                <w:rFonts w:asciiTheme="minorHAnsi" w:eastAsiaTheme="minorHAnsi" w:hAnsiTheme="minorHAnsi" w:cstheme="minorBidi"/>
                <w:sz w:val="22"/>
                <w:szCs w:val="22"/>
                <w:rPrChange w:id="10699" w:author="Nick.Tolimieri" w:date="2022-09-07T13:17:00Z">
                  <w:rPr>
                    <w:ins w:id="10700" w:author="Nick.Tolimieri" w:date="2022-09-07T13:17:00Z"/>
                    <w:del w:id="10701" w:author="Nick.Tolimieri [2]" w:date="2022-09-09T12:38:00Z"/>
                    <w:rFonts w:ascii="Calibri" w:hAnsi="Calibri" w:cs="Calibri"/>
                    <w:color w:val="000000"/>
                    <w:sz w:val="22"/>
                    <w:szCs w:val="22"/>
                  </w:rPr>
                </w:rPrChange>
              </w:rPr>
              <w:pPrChange w:id="10702" w:author="Nick.Tolimieri" w:date="2022-09-07T13:17:00Z">
                <w:pPr>
                  <w:jc w:val="right"/>
                </w:pPr>
              </w:pPrChange>
            </w:pPr>
            <w:ins w:id="10703" w:author="Nick.Tolimieri" w:date="2022-09-07T13:17:00Z">
              <w:del w:id="10704" w:author="Nick.Tolimieri [2]" w:date="2022-09-09T12:38:00Z">
                <w:r w:rsidRPr="00AE199D" w:rsidDel="001255CF">
                  <w:rPr>
                    <w:rFonts w:asciiTheme="minorHAnsi" w:eastAsiaTheme="minorHAnsi" w:hAnsiTheme="minorHAnsi" w:cstheme="minorBidi"/>
                    <w:sz w:val="22"/>
                    <w:szCs w:val="22"/>
                    <w:rPrChange w:id="10705" w:author="Nick.Tolimieri" w:date="2022-09-07T13:17:00Z">
                      <w:rPr>
                        <w:rFonts w:ascii="Calibri" w:hAnsi="Calibri" w:cs="Calibri"/>
                        <w:color w:val="000000"/>
                        <w:sz w:val="22"/>
                        <w:szCs w:val="22"/>
                      </w:rPr>
                    </w:rPrChange>
                  </w:rPr>
                  <w:delText>77</w:delText>
                </w:r>
              </w:del>
            </w:ins>
          </w:p>
        </w:tc>
        <w:tc>
          <w:tcPr>
            <w:tcW w:w="960" w:type="dxa"/>
            <w:noWrap/>
            <w:hideMark/>
          </w:tcPr>
          <w:p w:rsidR="00AE199D" w:rsidRPr="00AE199D" w:rsidDel="001255CF" w:rsidRDefault="00AE199D">
            <w:pPr>
              <w:ind w:firstLine="0"/>
              <w:rPr>
                <w:ins w:id="10706" w:author="Nick.Tolimieri" w:date="2022-09-07T13:17:00Z"/>
                <w:del w:id="10707" w:author="Nick.Tolimieri [2]" w:date="2022-09-09T12:38:00Z"/>
                <w:rFonts w:asciiTheme="minorHAnsi" w:eastAsiaTheme="minorHAnsi" w:hAnsiTheme="minorHAnsi" w:cstheme="minorBidi"/>
                <w:sz w:val="22"/>
                <w:szCs w:val="22"/>
                <w:rPrChange w:id="10708" w:author="Nick.Tolimieri" w:date="2022-09-07T13:17:00Z">
                  <w:rPr>
                    <w:ins w:id="10709" w:author="Nick.Tolimieri" w:date="2022-09-07T13:17:00Z"/>
                    <w:del w:id="10710" w:author="Nick.Tolimieri [2]" w:date="2022-09-09T12:38:00Z"/>
                    <w:rFonts w:ascii="Calibri" w:hAnsi="Calibri" w:cs="Calibri"/>
                    <w:color w:val="000000"/>
                    <w:sz w:val="22"/>
                    <w:szCs w:val="22"/>
                  </w:rPr>
                </w:rPrChange>
              </w:rPr>
              <w:pPrChange w:id="10711" w:author="Nick.Tolimieri" w:date="2022-09-07T13:17:00Z">
                <w:pPr>
                  <w:jc w:val="right"/>
                </w:pPr>
              </w:pPrChange>
            </w:pPr>
            <w:ins w:id="10712" w:author="Nick.Tolimieri" w:date="2022-09-07T13:17:00Z">
              <w:del w:id="10713" w:author="Nick.Tolimieri [2]" w:date="2022-09-09T12:38:00Z">
                <w:r w:rsidRPr="00AE199D" w:rsidDel="001255CF">
                  <w:rPr>
                    <w:rFonts w:asciiTheme="minorHAnsi" w:eastAsiaTheme="minorHAnsi" w:hAnsiTheme="minorHAnsi" w:cstheme="minorBidi"/>
                    <w:sz w:val="22"/>
                    <w:szCs w:val="22"/>
                    <w:rPrChange w:id="10714"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10715" w:author="Nick.Tolimieri" w:date="2022-09-07T13:17:00Z"/>
                <w:del w:id="10716" w:author="Nick.Tolimieri [2]" w:date="2022-09-09T12:38:00Z"/>
                <w:rFonts w:asciiTheme="minorHAnsi" w:eastAsiaTheme="minorHAnsi" w:hAnsiTheme="minorHAnsi" w:cstheme="minorBidi"/>
                <w:sz w:val="22"/>
                <w:szCs w:val="22"/>
                <w:rPrChange w:id="10717" w:author="Nick.Tolimieri" w:date="2022-09-07T13:17:00Z">
                  <w:rPr>
                    <w:ins w:id="10718" w:author="Nick.Tolimieri" w:date="2022-09-07T13:17:00Z"/>
                    <w:del w:id="10719" w:author="Nick.Tolimieri [2]" w:date="2022-09-09T12:38:00Z"/>
                    <w:rFonts w:ascii="Calibri" w:hAnsi="Calibri" w:cs="Calibri"/>
                    <w:color w:val="000000"/>
                    <w:sz w:val="22"/>
                    <w:szCs w:val="22"/>
                  </w:rPr>
                </w:rPrChange>
              </w:rPr>
              <w:pPrChange w:id="10720" w:author="Nick.Tolimieri" w:date="2022-09-07T13:17:00Z">
                <w:pPr>
                  <w:jc w:val="right"/>
                </w:pPr>
              </w:pPrChange>
            </w:pPr>
            <w:ins w:id="10721" w:author="Nick.Tolimieri" w:date="2022-09-07T13:17:00Z">
              <w:del w:id="10722" w:author="Nick.Tolimieri [2]" w:date="2022-09-09T12:38:00Z">
                <w:r w:rsidRPr="00AE199D" w:rsidDel="001255CF">
                  <w:rPr>
                    <w:rFonts w:asciiTheme="minorHAnsi" w:eastAsiaTheme="minorHAnsi" w:hAnsiTheme="minorHAnsi" w:cstheme="minorBidi"/>
                    <w:sz w:val="22"/>
                    <w:szCs w:val="22"/>
                    <w:rPrChange w:id="10723" w:author="Nick.Tolimieri" w:date="2022-09-07T13:17:00Z">
                      <w:rPr>
                        <w:rFonts w:ascii="Calibri" w:hAnsi="Calibri" w:cs="Calibri"/>
                        <w:color w:val="000000"/>
                        <w:sz w:val="22"/>
                        <w:szCs w:val="22"/>
                      </w:rPr>
                    </w:rPrChange>
                  </w:rPr>
                  <w:delText>29</w:delText>
                </w:r>
              </w:del>
            </w:ins>
          </w:p>
        </w:tc>
        <w:tc>
          <w:tcPr>
            <w:tcW w:w="960" w:type="dxa"/>
            <w:noWrap/>
            <w:hideMark/>
          </w:tcPr>
          <w:p w:rsidR="00AE199D" w:rsidRPr="00AE199D" w:rsidDel="001255CF" w:rsidRDefault="00AE199D">
            <w:pPr>
              <w:ind w:firstLine="0"/>
              <w:rPr>
                <w:ins w:id="10724" w:author="Nick.Tolimieri" w:date="2022-09-07T13:17:00Z"/>
                <w:del w:id="10725" w:author="Nick.Tolimieri [2]" w:date="2022-09-09T12:38:00Z"/>
                <w:rFonts w:asciiTheme="minorHAnsi" w:eastAsiaTheme="minorHAnsi" w:hAnsiTheme="minorHAnsi" w:cstheme="minorBidi"/>
                <w:sz w:val="22"/>
                <w:szCs w:val="22"/>
                <w:rPrChange w:id="10726" w:author="Nick.Tolimieri" w:date="2022-09-07T13:17:00Z">
                  <w:rPr>
                    <w:ins w:id="10727" w:author="Nick.Tolimieri" w:date="2022-09-07T13:17:00Z"/>
                    <w:del w:id="10728" w:author="Nick.Tolimieri [2]" w:date="2022-09-09T12:38:00Z"/>
                    <w:rFonts w:ascii="Calibri" w:hAnsi="Calibri" w:cs="Calibri"/>
                    <w:color w:val="000000"/>
                    <w:sz w:val="22"/>
                    <w:szCs w:val="22"/>
                  </w:rPr>
                </w:rPrChange>
              </w:rPr>
              <w:pPrChange w:id="10729" w:author="Nick.Tolimieri" w:date="2022-09-07T13:17:00Z">
                <w:pPr>
                  <w:jc w:val="right"/>
                </w:pPr>
              </w:pPrChange>
            </w:pPr>
            <w:ins w:id="10730" w:author="Nick.Tolimieri" w:date="2022-09-07T13:17:00Z">
              <w:del w:id="10731" w:author="Nick.Tolimieri [2]" w:date="2022-09-09T12:38:00Z">
                <w:r w:rsidRPr="00AE199D" w:rsidDel="001255CF">
                  <w:rPr>
                    <w:rFonts w:asciiTheme="minorHAnsi" w:eastAsiaTheme="minorHAnsi" w:hAnsiTheme="minorHAnsi" w:cstheme="minorBidi"/>
                    <w:sz w:val="22"/>
                    <w:szCs w:val="22"/>
                    <w:rPrChange w:id="10732" w:author="Nick.Tolimieri" w:date="2022-09-07T13:17:00Z">
                      <w:rPr>
                        <w:rFonts w:ascii="Calibri" w:hAnsi="Calibri" w:cs="Calibri"/>
                        <w:color w:val="000000"/>
                        <w:sz w:val="22"/>
                        <w:szCs w:val="22"/>
                      </w:rPr>
                    </w:rPrChange>
                  </w:rPr>
                  <w:delText>2.59</w:delText>
                </w:r>
              </w:del>
            </w:ins>
          </w:p>
        </w:tc>
        <w:tc>
          <w:tcPr>
            <w:tcW w:w="960" w:type="dxa"/>
            <w:noWrap/>
            <w:hideMark/>
          </w:tcPr>
          <w:p w:rsidR="00AE199D" w:rsidRPr="00AE199D" w:rsidDel="001255CF" w:rsidRDefault="00AE199D">
            <w:pPr>
              <w:ind w:firstLine="0"/>
              <w:rPr>
                <w:ins w:id="10733" w:author="Nick.Tolimieri" w:date="2022-09-07T13:17:00Z"/>
                <w:del w:id="10734" w:author="Nick.Tolimieri [2]" w:date="2022-09-09T12:38:00Z"/>
                <w:rFonts w:asciiTheme="minorHAnsi" w:eastAsiaTheme="minorHAnsi" w:hAnsiTheme="minorHAnsi" w:cstheme="minorBidi"/>
                <w:sz w:val="22"/>
                <w:szCs w:val="22"/>
                <w:rPrChange w:id="10735" w:author="Nick.Tolimieri" w:date="2022-09-07T13:17:00Z">
                  <w:rPr>
                    <w:ins w:id="10736" w:author="Nick.Tolimieri" w:date="2022-09-07T13:17:00Z"/>
                    <w:del w:id="10737" w:author="Nick.Tolimieri [2]" w:date="2022-09-09T12:38:00Z"/>
                    <w:rFonts w:ascii="Calibri" w:hAnsi="Calibri" w:cs="Calibri"/>
                    <w:color w:val="000000"/>
                    <w:sz w:val="22"/>
                    <w:szCs w:val="22"/>
                  </w:rPr>
                </w:rPrChange>
              </w:rPr>
              <w:pPrChange w:id="10738" w:author="Nick.Tolimieri" w:date="2022-09-07T13:17:00Z">
                <w:pPr>
                  <w:jc w:val="right"/>
                </w:pPr>
              </w:pPrChange>
            </w:pPr>
            <w:ins w:id="10739" w:author="Nick.Tolimieri" w:date="2022-09-07T13:17:00Z">
              <w:del w:id="10740" w:author="Nick.Tolimieri [2]" w:date="2022-09-09T12:38:00Z">
                <w:r w:rsidRPr="00AE199D" w:rsidDel="001255CF">
                  <w:rPr>
                    <w:rFonts w:asciiTheme="minorHAnsi" w:eastAsiaTheme="minorHAnsi" w:hAnsiTheme="minorHAnsi" w:cstheme="minorBidi"/>
                    <w:sz w:val="22"/>
                    <w:szCs w:val="22"/>
                    <w:rPrChange w:id="10741" w:author="Nick.Tolimieri" w:date="2022-09-07T13:17:00Z">
                      <w:rPr>
                        <w:rFonts w:ascii="Calibri" w:hAnsi="Calibri" w:cs="Calibri"/>
                        <w:color w:val="000000"/>
                        <w:sz w:val="22"/>
                        <w:szCs w:val="22"/>
                      </w:rPr>
                    </w:rPrChange>
                  </w:rPr>
                  <w:delText>0.5</w:delText>
                </w:r>
              </w:del>
            </w:ins>
          </w:p>
        </w:tc>
      </w:tr>
      <w:tr w:rsidR="00AE199D" w:rsidRPr="00AE199D" w:rsidDel="001255CF" w:rsidTr="00AE199D">
        <w:trPr>
          <w:trHeight w:val="300"/>
          <w:ins w:id="10742" w:author="Nick.Tolimieri" w:date="2022-09-07T13:17:00Z"/>
          <w:del w:id="10743" w:author="Nick.Tolimieri [2]" w:date="2022-09-09T12:38:00Z"/>
        </w:trPr>
        <w:tc>
          <w:tcPr>
            <w:tcW w:w="960" w:type="dxa"/>
            <w:noWrap/>
            <w:hideMark/>
          </w:tcPr>
          <w:p w:rsidR="00AE199D" w:rsidRPr="00AE199D" w:rsidDel="001255CF" w:rsidRDefault="00AE199D">
            <w:pPr>
              <w:ind w:firstLine="0"/>
              <w:rPr>
                <w:ins w:id="10744" w:author="Nick.Tolimieri" w:date="2022-09-07T13:17:00Z"/>
                <w:del w:id="10745" w:author="Nick.Tolimieri [2]" w:date="2022-09-09T12:38:00Z"/>
                <w:rFonts w:asciiTheme="minorHAnsi" w:eastAsiaTheme="minorHAnsi" w:hAnsiTheme="minorHAnsi" w:cstheme="minorBidi"/>
                <w:sz w:val="22"/>
                <w:szCs w:val="22"/>
                <w:rPrChange w:id="10746" w:author="Nick.Tolimieri" w:date="2022-09-07T13:17:00Z">
                  <w:rPr>
                    <w:ins w:id="10747" w:author="Nick.Tolimieri" w:date="2022-09-07T13:17:00Z"/>
                    <w:del w:id="10748" w:author="Nick.Tolimieri [2]" w:date="2022-09-09T12:38:00Z"/>
                    <w:rFonts w:ascii="Calibri" w:hAnsi="Calibri" w:cs="Calibri"/>
                    <w:color w:val="000000"/>
                    <w:sz w:val="22"/>
                    <w:szCs w:val="22"/>
                  </w:rPr>
                </w:rPrChange>
              </w:rPr>
              <w:pPrChange w:id="10749" w:author="Nick.Tolimieri" w:date="2022-09-07T13:17:00Z">
                <w:pPr/>
              </w:pPrChange>
            </w:pPr>
            <w:ins w:id="10750" w:author="Nick.Tolimieri" w:date="2022-09-07T13:17:00Z">
              <w:del w:id="10751" w:author="Nick.Tolimieri [2]" w:date="2022-09-09T12:38:00Z">
                <w:r w:rsidRPr="00AE199D" w:rsidDel="001255CF">
                  <w:rPr>
                    <w:rFonts w:asciiTheme="minorHAnsi" w:eastAsiaTheme="minorHAnsi" w:hAnsiTheme="minorHAnsi" w:cstheme="minorBidi"/>
                    <w:sz w:val="22"/>
                    <w:szCs w:val="22"/>
                    <w:rPrChange w:id="10752"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753" w:author="Nick.Tolimieri" w:date="2022-09-07T13:17:00Z"/>
                <w:del w:id="10754" w:author="Nick.Tolimieri [2]" w:date="2022-09-09T12:38:00Z"/>
                <w:rFonts w:asciiTheme="minorHAnsi" w:eastAsiaTheme="minorHAnsi" w:hAnsiTheme="minorHAnsi" w:cstheme="minorBidi"/>
                <w:sz w:val="22"/>
                <w:szCs w:val="22"/>
                <w:rPrChange w:id="10755" w:author="Nick.Tolimieri" w:date="2022-09-07T13:17:00Z">
                  <w:rPr>
                    <w:ins w:id="10756" w:author="Nick.Tolimieri" w:date="2022-09-07T13:17:00Z"/>
                    <w:del w:id="10757" w:author="Nick.Tolimieri [2]" w:date="2022-09-09T12:38:00Z"/>
                    <w:rFonts w:ascii="Calibri" w:hAnsi="Calibri" w:cs="Calibri"/>
                    <w:color w:val="000000"/>
                    <w:sz w:val="22"/>
                    <w:szCs w:val="22"/>
                  </w:rPr>
                </w:rPrChange>
              </w:rPr>
              <w:pPrChange w:id="10758" w:author="Nick.Tolimieri" w:date="2022-09-07T13:17:00Z">
                <w:pPr>
                  <w:jc w:val="right"/>
                </w:pPr>
              </w:pPrChange>
            </w:pPr>
            <w:ins w:id="10759" w:author="Nick.Tolimieri" w:date="2022-09-07T13:17:00Z">
              <w:del w:id="10760" w:author="Nick.Tolimieri [2]" w:date="2022-09-09T12:38:00Z">
                <w:r w:rsidRPr="00AE199D" w:rsidDel="001255CF">
                  <w:rPr>
                    <w:rFonts w:asciiTheme="minorHAnsi" w:eastAsiaTheme="minorHAnsi" w:hAnsiTheme="minorHAnsi" w:cstheme="minorBidi"/>
                    <w:sz w:val="22"/>
                    <w:szCs w:val="22"/>
                    <w:rPrChange w:id="10761" w:author="Nick.Tolimieri" w:date="2022-09-07T13:17:00Z">
                      <w:rPr>
                        <w:rFonts w:ascii="Calibri" w:hAnsi="Calibri" w:cs="Calibri"/>
                        <w:color w:val="000000"/>
                        <w:sz w:val="22"/>
                        <w:szCs w:val="22"/>
                      </w:rPr>
                    </w:rPrChange>
                  </w:rPr>
                  <w:delText>2015</w:delText>
                </w:r>
              </w:del>
            </w:ins>
          </w:p>
        </w:tc>
        <w:tc>
          <w:tcPr>
            <w:tcW w:w="960" w:type="dxa"/>
            <w:noWrap/>
            <w:hideMark/>
          </w:tcPr>
          <w:p w:rsidR="00AE199D" w:rsidRPr="00AE199D" w:rsidDel="001255CF" w:rsidRDefault="00AE199D">
            <w:pPr>
              <w:ind w:firstLine="0"/>
              <w:rPr>
                <w:ins w:id="10762" w:author="Nick.Tolimieri" w:date="2022-09-07T13:17:00Z"/>
                <w:del w:id="10763" w:author="Nick.Tolimieri [2]" w:date="2022-09-09T12:38:00Z"/>
                <w:rFonts w:asciiTheme="minorHAnsi" w:eastAsiaTheme="minorHAnsi" w:hAnsiTheme="minorHAnsi" w:cstheme="minorBidi"/>
                <w:sz w:val="22"/>
                <w:szCs w:val="22"/>
                <w:rPrChange w:id="10764" w:author="Nick.Tolimieri" w:date="2022-09-07T13:17:00Z">
                  <w:rPr>
                    <w:ins w:id="10765" w:author="Nick.Tolimieri" w:date="2022-09-07T13:17:00Z"/>
                    <w:del w:id="10766" w:author="Nick.Tolimieri [2]" w:date="2022-09-09T12:38:00Z"/>
                    <w:rFonts w:ascii="Calibri" w:hAnsi="Calibri" w:cs="Calibri"/>
                    <w:color w:val="000000"/>
                    <w:sz w:val="22"/>
                    <w:szCs w:val="22"/>
                  </w:rPr>
                </w:rPrChange>
              </w:rPr>
              <w:pPrChange w:id="10767" w:author="Nick.Tolimieri" w:date="2022-09-07T13:17:00Z">
                <w:pPr>
                  <w:jc w:val="right"/>
                </w:pPr>
              </w:pPrChange>
            </w:pPr>
            <w:ins w:id="10768" w:author="Nick.Tolimieri" w:date="2022-09-07T13:17:00Z">
              <w:del w:id="10769" w:author="Nick.Tolimieri [2]" w:date="2022-09-09T12:38:00Z">
                <w:r w:rsidRPr="00AE199D" w:rsidDel="001255CF">
                  <w:rPr>
                    <w:rFonts w:asciiTheme="minorHAnsi" w:eastAsiaTheme="minorHAnsi" w:hAnsiTheme="minorHAnsi" w:cstheme="minorBidi"/>
                    <w:sz w:val="22"/>
                    <w:szCs w:val="22"/>
                    <w:rPrChange w:id="1077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771" w:author="Nick.Tolimieri" w:date="2022-09-07T13:17:00Z"/>
                <w:del w:id="10772" w:author="Nick.Tolimieri [2]" w:date="2022-09-09T12:38:00Z"/>
                <w:rFonts w:asciiTheme="minorHAnsi" w:eastAsiaTheme="minorHAnsi" w:hAnsiTheme="minorHAnsi" w:cstheme="minorBidi"/>
                <w:sz w:val="22"/>
                <w:szCs w:val="22"/>
                <w:rPrChange w:id="10773" w:author="Nick.Tolimieri" w:date="2022-09-07T13:17:00Z">
                  <w:rPr>
                    <w:ins w:id="10774" w:author="Nick.Tolimieri" w:date="2022-09-07T13:17:00Z"/>
                    <w:del w:id="10775" w:author="Nick.Tolimieri [2]" w:date="2022-09-09T12:38:00Z"/>
                    <w:rFonts w:ascii="Calibri" w:hAnsi="Calibri" w:cs="Calibri"/>
                    <w:color w:val="000000"/>
                    <w:sz w:val="22"/>
                    <w:szCs w:val="22"/>
                  </w:rPr>
                </w:rPrChange>
              </w:rPr>
              <w:pPrChange w:id="10776" w:author="Nick.Tolimieri" w:date="2022-09-07T13:17:00Z">
                <w:pPr>
                  <w:jc w:val="right"/>
                </w:pPr>
              </w:pPrChange>
            </w:pPr>
            <w:ins w:id="10777" w:author="Nick.Tolimieri" w:date="2022-09-07T13:17:00Z">
              <w:del w:id="10778" w:author="Nick.Tolimieri [2]" w:date="2022-09-09T12:38:00Z">
                <w:r w:rsidRPr="00AE199D" w:rsidDel="001255CF">
                  <w:rPr>
                    <w:rFonts w:asciiTheme="minorHAnsi" w:eastAsiaTheme="minorHAnsi" w:hAnsiTheme="minorHAnsi" w:cstheme="minorBidi"/>
                    <w:sz w:val="22"/>
                    <w:szCs w:val="22"/>
                    <w:rPrChange w:id="10779" w:author="Nick.Tolimieri" w:date="2022-09-07T13:17:00Z">
                      <w:rPr>
                        <w:rFonts w:ascii="Calibri" w:hAnsi="Calibri" w:cs="Calibri"/>
                        <w:color w:val="000000"/>
                        <w:sz w:val="22"/>
                        <w:szCs w:val="22"/>
                      </w:rPr>
                    </w:rPrChange>
                  </w:rPr>
                  <w:delText>98</w:delText>
                </w:r>
              </w:del>
            </w:ins>
          </w:p>
        </w:tc>
        <w:tc>
          <w:tcPr>
            <w:tcW w:w="960" w:type="dxa"/>
            <w:noWrap/>
            <w:hideMark/>
          </w:tcPr>
          <w:p w:rsidR="00AE199D" w:rsidRPr="00AE199D" w:rsidDel="001255CF" w:rsidRDefault="00AE199D">
            <w:pPr>
              <w:ind w:firstLine="0"/>
              <w:rPr>
                <w:ins w:id="10780" w:author="Nick.Tolimieri" w:date="2022-09-07T13:17:00Z"/>
                <w:del w:id="10781" w:author="Nick.Tolimieri [2]" w:date="2022-09-09T12:38:00Z"/>
                <w:rFonts w:asciiTheme="minorHAnsi" w:eastAsiaTheme="minorHAnsi" w:hAnsiTheme="minorHAnsi" w:cstheme="minorBidi"/>
                <w:sz w:val="22"/>
                <w:szCs w:val="22"/>
                <w:rPrChange w:id="10782" w:author="Nick.Tolimieri" w:date="2022-09-07T13:17:00Z">
                  <w:rPr>
                    <w:ins w:id="10783" w:author="Nick.Tolimieri" w:date="2022-09-07T13:17:00Z"/>
                    <w:del w:id="10784" w:author="Nick.Tolimieri [2]" w:date="2022-09-09T12:38:00Z"/>
                    <w:rFonts w:ascii="Calibri" w:hAnsi="Calibri" w:cs="Calibri"/>
                    <w:color w:val="000000"/>
                    <w:sz w:val="22"/>
                    <w:szCs w:val="22"/>
                  </w:rPr>
                </w:rPrChange>
              </w:rPr>
              <w:pPrChange w:id="10785" w:author="Nick.Tolimieri" w:date="2022-09-07T13:17:00Z">
                <w:pPr>
                  <w:jc w:val="right"/>
                </w:pPr>
              </w:pPrChange>
            </w:pPr>
            <w:ins w:id="10786" w:author="Nick.Tolimieri" w:date="2022-09-07T13:17:00Z">
              <w:del w:id="10787" w:author="Nick.Tolimieri [2]" w:date="2022-09-09T12:38:00Z">
                <w:r w:rsidRPr="00AE199D" w:rsidDel="001255CF">
                  <w:rPr>
                    <w:rFonts w:asciiTheme="minorHAnsi" w:eastAsiaTheme="minorHAnsi" w:hAnsiTheme="minorHAnsi" w:cstheme="minorBidi"/>
                    <w:sz w:val="22"/>
                    <w:szCs w:val="22"/>
                    <w:rPrChange w:id="10788"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10789" w:author="Nick.Tolimieri" w:date="2022-09-07T13:17:00Z"/>
                <w:del w:id="10790" w:author="Nick.Tolimieri [2]" w:date="2022-09-09T12:38:00Z"/>
                <w:rFonts w:asciiTheme="minorHAnsi" w:eastAsiaTheme="minorHAnsi" w:hAnsiTheme="minorHAnsi" w:cstheme="minorBidi"/>
                <w:sz w:val="22"/>
                <w:szCs w:val="22"/>
                <w:rPrChange w:id="10791" w:author="Nick.Tolimieri" w:date="2022-09-07T13:17:00Z">
                  <w:rPr>
                    <w:ins w:id="10792" w:author="Nick.Tolimieri" w:date="2022-09-07T13:17:00Z"/>
                    <w:del w:id="10793" w:author="Nick.Tolimieri [2]" w:date="2022-09-09T12:38:00Z"/>
                    <w:rFonts w:ascii="Calibri" w:hAnsi="Calibri" w:cs="Calibri"/>
                    <w:color w:val="000000"/>
                    <w:sz w:val="22"/>
                    <w:szCs w:val="22"/>
                  </w:rPr>
                </w:rPrChange>
              </w:rPr>
              <w:pPrChange w:id="10794" w:author="Nick.Tolimieri" w:date="2022-09-07T13:17:00Z">
                <w:pPr>
                  <w:jc w:val="right"/>
                </w:pPr>
              </w:pPrChange>
            </w:pPr>
            <w:ins w:id="10795" w:author="Nick.Tolimieri" w:date="2022-09-07T13:17:00Z">
              <w:del w:id="10796" w:author="Nick.Tolimieri [2]" w:date="2022-09-09T12:38:00Z">
                <w:r w:rsidRPr="00AE199D" w:rsidDel="001255CF">
                  <w:rPr>
                    <w:rFonts w:asciiTheme="minorHAnsi" w:eastAsiaTheme="minorHAnsi" w:hAnsiTheme="minorHAnsi" w:cstheme="minorBidi"/>
                    <w:sz w:val="22"/>
                    <w:szCs w:val="22"/>
                    <w:rPrChange w:id="10797" w:author="Nick.Tolimieri" w:date="2022-09-07T13:17:00Z">
                      <w:rPr>
                        <w:rFonts w:ascii="Calibri" w:hAnsi="Calibri" w:cs="Calibri"/>
                        <w:color w:val="000000"/>
                        <w:sz w:val="22"/>
                        <w:szCs w:val="22"/>
                      </w:rPr>
                    </w:rPrChange>
                  </w:rPr>
                  <w:delText>77</w:delText>
                </w:r>
              </w:del>
            </w:ins>
          </w:p>
        </w:tc>
        <w:tc>
          <w:tcPr>
            <w:tcW w:w="960" w:type="dxa"/>
            <w:noWrap/>
            <w:hideMark/>
          </w:tcPr>
          <w:p w:rsidR="00AE199D" w:rsidRPr="00AE199D" w:rsidDel="001255CF" w:rsidRDefault="00AE199D">
            <w:pPr>
              <w:ind w:firstLine="0"/>
              <w:rPr>
                <w:ins w:id="10798" w:author="Nick.Tolimieri" w:date="2022-09-07T13:17:00Z"/>
                <w:del w:id="10799" w:author="Nick.Tolimieri [2]" w:date="2022-09-09T12:38:00Z"/>
                <w:rFonts w:asciiTheme="minorHAnsi" w:eastAsiaTheme="minorHAnsi" w:hAnsiTheme="minorHAnsi" w:cstheme="minorBidi"/>
                <w:sz w:val="22"/>
                <w:szCs w:val="22"/>
                <w:rPrChange w:id="10800" w:author="Nick.Tolimieri" w:date="2022-09-07T13:17:00Z">
                  <w:rPr>
                    <w:ins w:id="10801" w:author="Nick.Tolimieri" w:date="2022-09-07T13:17:00Z"/>
                    <w:del w:id="10802" w:author="Nick.Tolimieri [2]" w:date="2022-09-09T12:38:00Z"/>
                    <w:rFonts w:ascii="Calibri" w:hAnsi="Calibri" w:cs="Calibri"/>
                    <w:color w:val="000000"/>
                    <w:sz w:val="22"/>
                    <w:szCs w:val="22"/>
                  </w:rPr>
                </w:rPrChange>
              </w:rPr>
              <w:pPrChange w:id="10803" w:author="Nick.Tolimieri" w:date="2022-09-07T13:17:00Z">
                <w:pPr>
                  <w:jc w:val="right"/>
                </w:pPr>
              </w:pPrChange>
            </w:pPr>
            <w:ins w:id="10804" w:author="Nick.Tolimieri" w:date="2022-09-07T13:17:00Z">
              <w:del w:id="10805" w:author="Nick.Tolimieri [2]" w:date="2022-09-09T12:38:00Z">
                <w:r w:rsidRPr="00AE199D" w:rsidDel="001255CF">
                  <w:rPr>
                    <w:rFonts w:asciiTheme="minorHAnsi" w:eastAsiaTheme="minorHAnsi" w:hAnsiTheme="minorHAnsi" w:cstheme="minorBidi"/>
                    <w:sz w:val="22"/>
                    <w:szCs w:val="22"/>
                    <w:rPrChange w:id="10806"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0807" w:author="Nick.Tolimieri" w:date="2022-09-07T13:17:00Z"/>
                <w:del w:id="10808" w:author="Nick.Tolimieri [2]" w:date="2022-09-09T12:38:00Z"/>
                <w:rFonts w:asciiTheme="minorHAnsi" w:eastAsiaTheme="minorHAnsi" w:hAnsiTheme="minorHAnsi" w:cstheme="minorBidi"/>
                <w:sz w:val="22"/>
                <w:szCs w:val="22"/>
                <w:rPrChange w:id="10809" w:author="Nick.Tolimieri" w:date="2022-09-07T13:17:00Z">
                  <w:rPr>
                    <w:ins w:id="10810" w:author="Nick.Tolimieri" w:date="2022-09-07T13:17:00Z"/>
                    <w:del w:id="10811" w:author="Nick.Tolimieri [2]" w:date="2022-09-09T12:38:00Z"/>
                    <w:rFonts w:ascii="Calibri" w:hAnsi="Calibri" w:cs="Calibri"/>
                    <w:color w:val="000000"/>
                    <w:sz w:val="22"/>
                    <w:szCs w:val="22"/>
                  </w:rPr>
                </w:rPrChange>
              </w:rPr>
              <w:pPrChange w:id="10812" w:author="Nick.Tolimieri" w:date="2022-09-07T13:17:00Z">
                <w:pPr>
                  <w:jc w:val="right"/>
                </w:pPr>
              </w:pPrChange>
            </w:pPr>
            <w:ins w:id="10813" w:author="Nick.Tolimieri" w:date="2022-09-07T13:17:00Z">
              <w:del w:id="10814" w:author="Nick.Tolimieri [2]" w:date="2022-09-09T12:38:00Z">
                <w:r w:rsidRPr="00AE199D" w:rsidDel="001255CF">
                  <w:rPr>
                    <w:rFonts w:asciiTheme="minorHAnsi" w:eastAsiaTheme="minorHAnsi" w:hAnsiTheme="minorHAnsi" w:cstheme="minorBidi"/>
                    <w:sz w:val="22"/>
                    <w:szCs w:val="22"/>
                    <w:rPrChange w:id="10815" w:author="Nick.Tolimieri" w:date="2022-09-07T13:17:00Z">
                      <w:rPr>
                        <w:rFonts w:ascii="Calibri" w:hAnsi="Calibri" w:cs="Calibri"/>
                        <w:color w:val="000000"/>
                        <w:sz w:val="22"/>
                        <w:szCs w:val="22"/>
                      </w:rPr>
                    </w:rPrChange>
                  </w:rPr>
                  <w:delText>22</w:delText>
                </w:r>
              </w:del>
            </w:ins>
          </w:p>
        </w:tc>
        <w:tc>
          <w:tcPr>
            <w:tcW w:w="960" w:type="dxa"/>
            <w:noWrap/>
            <w:hideMark/>
          </w:tcPr>
          <w:p w:rsidR="00AE199D" w:rsidRPr="00AE199D" w:rsidDel="001255CF" w:rsidRDefault="00AE199D">
            <w:pPr>
              <w:ind w:firstLine="0"/>
              <w:rPr>
                <w:ins w:id="10816" w:author="Nick.Tolimieri" w:date="2022-09-07T13:17:00Z"/>
                <w:del w:id="10817" w:author="Nick.Tolimieri [2]" w:date="2022-09-09T12:38:00Z"/>
                <w:rFonts w:asciiTheme="minorHAnsi" w:eastAsiaTheme="minorHAnsi" w:hAnsiTheme="minorHAnsi" w:cstheme="minorBidi"/>
                <w:sz w:val="22"/>
                <w:szCs w:val="22"/>
                <w:rPrChange w:id="10818" w:author="Nick.Tolimieri" w:date="2022-09-07T13:17:00Z">
                  <w:rPr>
                    <w:ins w:id="10819" w:author="Nick.Tolimieri" w:date="2022-09-07T13:17:00Z"/>
                    <w:del w:id="10820" w:author="Nick.Tolimieri [2]" w:date="2022-09-09T12:38:00Z"/>
                    <w:rFonts w:ascii="Calibri" w:hAnsi="Calibri" w:cs="Calibri"/>
                    <w:color w:val="000000"/>
                    <w:sz w:val="22"/>
                    <w:szCs w:val="22"/>
                  </w:rPr>
                </w:rPrChange>
              </w:rPr>
              <w:pPrChange w:id="10821" w:author="Nick.Tolimieri" w:date="2022-09-07T13:17:00Z">
                <w:pPr>
                  <w:jc w:val="right"/>
                </w:pPr>
              </w:pPrChange>
            </w:pPr>
            <w:ins w:id="10822" w:author="Nick.Tolimieri" w:date="2022-09-07T13:17:00Z">
              <w:del w:id="10823" w:author="Nick.Tolimieri [2]" w:date="2022-09-09T12:38:00Z">
                <w:r w:rsidRPr="00AE199D" w:rsidDel="001255CF">
                  <w:rPr>
                    <w:rFonts w:asciiTheme="minorHAnsi" w:eastAsiaTheme="minorHAnsi" w:hAnsiTheme="minorHAnsi" w:cstheme="minorBidi"/>
                    <w:sz w:val="22"/>
                    <w:szCs w:val="22"/>
                    <w:rPrChange w:id="10824" w:author="Nick.Tolimieri" w:date="2022-09-07T13:17:00Z">
                      <w:rPr>
                        <w:rFonts w:ascii="Calibri" w:hAnsi="Calibri" w:cs="Calibri"/>
                        <w:color w:val="000000"/>
                        <w:sz w:val="22"/>
                        <w:szCs w:val="22"/>
                      </w:rPr>
                    </w:rPrChange>
                  </w:rPr>
                  <w:delText>1.73</w:delText>
                </w:r>
              </w:del>
            </w:ins>
          </w:p>
        </w:tc>
        <w:tc>
          <w:tcPr>
            <w:tcW w:w="960" w:type="dxa"/>
            <w:noWrap/>
            <w:hideMark/>
          </w:tcPr>
          <w:p w:rsidR="00AE199D" w:rsidRPr="00AE199D" w:rsidDel="001255CF" w:rsidRDefault="00AE199D">
            <w:pPr>
              <w:ind w:firstLine="0"/>
              <w:rPr>
                <w:ins w:id="10825" w:author="Nick.Tolimieri" w:date="2022-09-07T13:17:00Z"/>
                <w:del w:id="10826" w:author="Nick.Tolimieri [2]" w:date="2022-09-09T12:38:00Z"/>
                <w:rFonts w:asciiTheme="minorHAnsi" w:eastAsiaTheme="minorHAnsi" w:hAnsiTheme="minorHAnsi" w:cstheme="minorBidi"/>
                <w:sz w:val="22"/>
                <w:szCs w:val="22"/>
                <w:rPrChange w:id="10827" w:author="Nick.Tolimieri" w:date="2022-09-07T13:17:00Z">
                  <w:rPr>
                    <w:ins w:id="10828" w:author="Nick.Tolimieri" w:date="2022-09-07T13:17:00Z"/>
                    <w:del w:id="10829" w:author="Nick.Tolimieri [2]" w:date="2022-09-09T12:38:00Z"/>
                    <w:rFonts w:ascii="Calibri" w:hAnsi="Calibri" w:cs="Calibri"/>
                    <w:color w:val="000000"/>
                    <w:sz w:val="22"/>
                    <w:szCs w:val="22"/>
                  </w:rPr>
                </w:rPrChange>
              </w:rPr>
              <w:pPrChange w:id="10830" w:author="Nick.Tolimieri" w:date="2022-09-07T13:17:00Z">
                <w:pPr>
                  <w:jc w:val="right"/>
                </w:pPr>
              </w:pPrChange>
            </w:pPr>
            <w:ins w:id="10831" w:author="Nick.Tolimieri" w:date="2022-09-07T13:17:00Z">
              <w:del w:id="10832" w:author="Nick.Tolimieri [2]" w:date="2022-09-09T12:38:00Z">
                <w:r w:rsidRPr="00AE199D" w:rsidDel="001255CF">
                  <w:rPr>
                    <w:rFonts w:asciiTheme="minorHAnsi" w:eastAsiaTheme="minorHAnsi" w:hAnsiTheme="minorHAnsi" w:cstheme="minorBidi"/>
                    <w:sz w:val="22"/>
                    <w:szCs w:val="22"/>
                    <w:rPrChange w:id="10833" w:author="Nick.Tolimieri" w:date="2022-09-07T13:17:00Z">
                      <w:rPr>
                        <w:rFonts w:ascii="Calibri" w:hAnsi="Calibri" w:cs="Calibri"/>
                        <w:color w:val="000000"/>
                        <w:sz w:val="22"/>
                        <w:szCs w:val="22"/>
                      </w:rPr>
                    </w:rPrChange>
                  </w:rPr>
                  <w:delText>0.26</w:delText>
                </w:r>
              </w:del>
            </w:ins>
          </w:p>
        </w:tc>
      </w:tr>
      <w:tr w:rsidR="00AE199D" w:rsidRPr="00AE199D" w:rsidDel="001255CF" w:rsidTr="00AE199D">
        <w:trPr>
          <w:trHeight w:val="300"/>
          <w:ins w:id="10834" w:author="Nick.Tolimieri" w:date="2022-09-07T13:17:00Z"/>
          <w:del w:id="10835" w:author="Nick.Tolimieri [2]" w:date="2022-09-09T12:38:00Z"/>
        </w:trPr>
        <w:tc>
          <w:tcPr>
            <w:tcW w:w="960" w:type="dxa"/>
            <w:noWrap/>
            <w:hideMark/>
          </w:tcPr>
          <w:p w:rsidR="00AE199D" w:rsidRPr="00AE199D" w:rsidDel="001255CF" w:rsidRDefault="00AE199D">
            <w:pPr>
              <w:ind w:firstLine="0"/>
              <w:rPr>
                <w:ins w:id="10836" w:author="Nick.Tolimieri" w:date="2022-09-07T13:17:00Z"/>
                <w:del w:id="10837" w:author="Nick.Tolimieri [2]" w:date="2022-09-09T12:38:00Z"/>
                <w:rFonts w:asciiTheme="minorHAnsi" w:eastAsiaTheme="minorHAnsi" w:hAnsiTheme="minorHAnsi" w:cstheme="minorBidi"/>
                <w:sz w:val="22"/>
                <w:szCs w:val="22"/>
                <w:rPrChange w:id="10838" w:author="Nick.Tolimieri" w:date="2022-09-07T13:17:00Z">
                  <w:rPr>
                    <w:ins w:id="10839" w:author="Nick.Tolimieri" w:date="2022-09-07T13:17:00Z"/>
                    <w:del w:id="10840" w:author="Nick.Tolimieri [2]" w:date="2022-09-09T12:38:00Z"/>
                    <w:rFonts w:ascii="Calibri" w:hAnsi="Calibri" w:cs="Calibri"/>
                    <w:color w:val="000000"/>
                    <w:sz w:val="22"/>
                    <w:szCs w:val="22"/>
                  </w:rPr>
                </w:rPrChange>
              </w:rPr>
              <w:pPrChange w:id="10841" w:author="Nick.Tolimieri" w:date="2022-09-07T13:17:00Z">
                <w:pPr/>
              </w:pPrChange>
            </w:pPr>
            <w:ins w:id="10842" w:author="Nick.Tolimieri" w:date="2022-09-07T13:17:00Z">
              <w:del w:id="10843" w:author="Nick.Tolimieri [2]" w:date="2022-09-09T12:38:00Z">
                <w:r w:rsidRPr="00AE199D" w:rsidDel="001255CF">
                  <w:rPr>
                    <w:rFonts w:asciiTheme="minorHAnsi" w:eastAsiaTheme="minorHAnsi" w:hAnsiTheme="minorHAnsi" w:cstheme="minorBidi"/>
                    <w:sz w:val="22"/>
                    <w:szCs w:val="22"/>
                    <w:rPrChange w:id="10844"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845" w:author="Nick.Tolimieri" w:date="2022-09-07T13:17:00Z"/>
                <w:del w:id="10846" w:author="Nick.Tolimieri [2]" w:date="2022-09-09T12:38:00Z"/>
                <w:rFonts w:asciiTheme="minorHAnsi" w:eastAsiaTheme="minorHAnsi" w:hAnsiTheme="minorHAnsi" w:cstheme="minorBidi"/>
                <w:sz w:val="22"/>
                <w:szCs w:val="22"/>
                <w:rPrChange w:id="10847" w:author="Nick.Tolimieri" w:date="2022-09-07T13:17:00Z">
                  <w:rPr>
                    <w:ins w:id="10848" w:author="Nick.Tolimieri" w:date="2022-09-07T13:17:00Z"/>
                    <w:del w:id="10849" w:author="Nick.Tolimieri [2]" w:date="2022-09-09T12:38:00Z"/>
                    <w:rFonts w:ascii="Calibri" w:hAnsi="Calibri" w:cs="Calibri"/>
                    <w:color w:val="000000"/>
                    <w:sz w:val="22"/>
                    <w:szCs w:val="22"/>
                  </w:rPr>
                </w:rPrChange>
              </w:rPr>
              <w:pPrChange w:id="10850" w:author="Nick.Tolimieri" w:date="2022-09-07T13:17:00Z">
                <w:pPr>
                  <w:jc w:val="right"/>
                </w:pPr>
              </w:pPrChange>
            </w:pPr>
            <w:ins w:id="10851" w:author="Nick.Tolimieri" w:date="2022-09-07T13:17:00Z">
              <w:del w:id="10852" w:author="Nick.Tolimieri [2]" w:date="2022-09-09T12:38:00Z">
                <w:r w:rsidRPr="00AE199D" w:rsidDel="001255CF">
                  <w:rPr>
                    <w:rFonts w:asciiTheme="minorHAnsi" w:eastAsiaTheme="minorHAnsi" w:hAnsiTheme="minorHAnsi" w:cstheme="minorBidi"/>
                    <w:sz w:val="22"/>
                    <w:szCs w:val="22"/>
                    <w:rPrChange w:id="10853" w:author="Nick.Tolimieri" w:date="2022-09-07T13:17:00Z">
                      <w:rPr>
                        <w:rFonts w:ascii="Calibri" w:hAnsi="Calibri" w:cs="Calibri"/>
                        <w:color w:val="000000"/>
                        <w:sz w:val="22"/>
                        <w:szCs w:val="22"/>
                      </w:rPr>
                    </w:rPrChange>
                  </w:rPr>
                  <w:delText>2016</w:delText>
                </w:r>
              </w:del>
            </w:ins>
          </w:p>
        </w:tc>
        <w:tc>
          <w:tcPr>
            <w:tcW w:w="960" w:type="dxa"/>
            <w:noWrap/>
            <w:hideMark/>
          </w:tcPr>
          <w:p w:rsidR="00AE199D" w:rsidRPr="00AE199D" w:rsidDel="001255CF" w:rsidRDefault="00AE199D">
            <w:pPr>
              <w:ind w:firstLine="0"/>
              <w:rPr>
                <w:ins w:id="10854" w:author="Nick.Tolimieri" w:date="2022-09-07T13:17:00Z"/>
                <w:del w:id="10855" w:author="Nick.Tolimieri [2]" w:date="2022-09-09T12:38:00Z"/>
                <w:rFonts w:asciiTheme="minorHAnsi" w:eastAsiaTheme="minorHAnsi" w:hAnsiTheme="minorHAnsi" w:cstheme="minorBidi"/>
                <w:sz w:val="22"/>
                <w:szCs w:val="22"/>
                <w:rPrChange w:id="10856" w:author="Nick.Tolimieri" w:date="2022-09-07T13:17:00Z">
                  <w:rPr>
                    <w:ins w:id="10857" w:author="Nick.Tolimieri" w:date="2022-09-07T13:17:00Z"/>
                    <w:del w:id="10858" w:author="Nick.Tolimieri [2]" w:date="2022-09-09T12:38:00Z"/>
                    <w:rFonts w:ascii="Calibri" w:hAnsi="Calibri" w:cs="Calibri"/>
                    <w:color w:val="000000"/>
                    <w:sz w:val="22"/>
                    <w:szCs w:val="22"/>
                  </w:rPr>
                </w:rPrChange>
              </w:rPr>
              <w:pPrChange w:id="10859" w:author="Nick.Tolimieri" w:date="2022-09-07T13:17:00Z">
                <w:pPr>
                  <w:jc w:val="right"/>
                </w:pPr>
              </w:pPrChange>
            </w:pPr>
            <w:ins w:id="10860" w:author="Nick.Tolimieri" w:date="2022-09-07T13:17:00Z">
              <w:del w:id="10861" w:author="Nick.Tolimieri [2]" w:date="2022-09-09T12:38:00Z">
                <w:r w:rsidRPr="00AE199D" w:rsidDel="001255CF">
                  <w:rPr>
                    <w:rFonts w:asciiTheme="minorHAnsi" w:eastAsiaTheme="minorHAnsi" w:hAnsiTheme="minorHAnsi" w:cstheme="minorBidi"/>
                    <w:sz w:val="22"/>
                    <w:szCs w:val="22"/>
                    <w:rPrChange w:id="1086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863" w:author="Nick.Tolimieri" w:date="2022-09-07T13:17:00Z"/>
                <w:del w:id="10864" w:author="Nick.Tolimieri [2]" w:date="2022-09-09T12:38:00Z"/>
                <w:rFonts w:asciiTheme="minorHAnsi" w:eastAsiaTheme="minorHAnsi" w:hAnsiTheme="minorHAnsi" w:cstheme="minorBidi"/>
                <w:sz w:val="22"/>
                <w:szCs w:val="22"/>
                <w:rPrChange w:id="10865" w:author="Nick.Tolimieri" w:date="2022-09-07T13:17:00Z">
                  <w:rPr>
                    <w:ins w:id="10866" w:author="Nick.Tolimieri" w:date="2022-09-07T13:17:00Z"/>
                    <w:del w:id="10867" w:author="Nick.Tolimieri [2]" w:date="2022-09-09T12:38:00Z"/>
                    <w:rFonts w:ascii="Calibri" w:hAnsi="Calibri" w:cs="Calibri"/>
                    <w:color w:val="000000"/>
                    <w:sz w:val="22"/>
                    <w:szCs w:val="22"/>
                  </w:rPr>
                </w:rPrChange>
              </w:rPr>
              <w:pPrChange w:id="10868" w:author="Nick.Tolimieri" w:date="2022-09-07T13:17:00Z">
                <w:pPr>
                  <w:jc w:val="right"/>
                </w:pPr>
              </w:pPrChange>
            </w:pPr>
            <w:ins w:id="10869" w:author="Nick.Tolimieri" w:date="2022-09-07T13:17:00Z">
              <w:del w:id="10870" w:author="Nick.Tolimieri [2]" w:date="2022-09-09T12:38:00Z">
                <w:r w:rsidRPr="00AE199D" w:rsidDel="001255CF">
                  <w:rPr>
                    <w:rFonts w:asciiTheme="minorHAnsi" w:eastAsiaTheme="minorHAnsi" w:hAnsiTheme="minorHAnsi" w:cstheme="minorBidi"/>
                    <w:sz w:val="22"/>
                    <w:szCs w:val="22"/>
                    <w:rPrChange w:id="10871" w:author="Nick.Tolimieri" w:date="2022-09-07T13:17:00Z">
                      <w:rPr>
                        <w:rFonts w:ascii="Calibri" w:hAnsi="Calibri" w:cs="Calibri"/>
                        <w:color w:val="000000"/>
                        <w:sz w:val="22"/>
                        <w:szCs w:val="22"/>
                      </w:rPr>
                    </w:rPrChange>
                  </w:rPr>
                  <w:delText>116</w:delText>
                </w:r>
              </w:del>
            </w:ins>
          </w:p>
        </w:tc>
        <w:tc>
          <w:tcPr>
            <w:tcW w:w="960" w:type="dxa"/>
            <w:noWrap/>
            <w:hideMark/>
          </w:tcPr>
          <w:p w:rsidR="00AE199D" w:rsidRPr="00AE199D" w:rsidDel="001255CF" w:rsidRDefault="00AE199D">
            <w:pPr>
              <w:ind w:firstLine="0"/>
              <w:rPr>
                <w:ins w:id="10872" w:author="Nick.Tolimieri" w:date="2022-09-07T13:17:00Z"/>
                <w:del w:id="10873" w:author="Nick.Tolimieri [2]" w:date="2022-09-09T12:38:00Z"/>
                <w:rFonts w:asciiTheme="minorHAnsi" w:eastAsiaTheme="minorHAnsi" w:hAnsiTheme="minorHAnsi" w:cstheme="minorBidi"/>
                <w:sz w:val="22"/>
                <w:szCs w:val="22"/>
                <w:rPrChange w:id="10874" w:author="Nick.Tolimieri" w:date="2022-09-07T13:17:00Z">
                  <w:rPr>
                    <w:ins w:id="10875" w:author="Nick.Tolimieri" w:date="2022-09-07T13:17:00Z"/>
                    <w:del w:id="10876" w:author="Nick.Tolimieri [2]" w:date="2022-09-09T12:38:00Z"/>
                    <w:rFonts w:ascii="Calibri" w:hAnsi="Calibri" w:cs="Calibri"/>
                    <w:color w:val="000000"/>
                    <w:sz w:val="22"/>
                    <w:szCs w:val="22"/>
                  </w:rPr>
                </w:rPrChange>
              </w:rPr>
              <w:pPrChange w:id="10877" w:author="Nick.Tolimieri" w:date="2022-09-07T13:17:00Z">
                <w:pPr>
                  <w:jc w:val="right"/>
                </w:pPr>
              </w:pPrChange>
            </w:pPr>
            <w:ins w:id="10878" w:author="Nick.Tolimieri" w:date="2022-09-07T13:17:00Z">
              <w:del w:id="10879" w:author="Nick.Tolimieri [2]" w:date="2022-09-09T12:38:00Z">
                <w:r w:rsidRPr="00AE199D" w:rsidDel="001255CF">
                  <w:rPr>
                    <w:rFonts w:asciiTheme="minorHAnsi" w:eastAsiaTheme="minorHAnsi" w:hAnsiTheme="minorHAnsi" w:cstheme="minorBidi"/>
                    <w:sz w:val="22"/>
                    <w:szCs w:val="22"/>
                    <w:rPrChange w:id="10880"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0881" w:author="Nick.Tolimieri" w:date="2022-09-07T13:17:00Z"/>
                <w:del w:id="10882" w:author="Nick.Tolimieri [2]" w:date="2022-09-09T12:38:00Z"/>
                <w:rFonts w:asciiTheme="minorHAnsi" w:eastAsiaTheme="minorHAnsi" w:hAnsiTheme="minorHAnsi" w:cstheme="minorBidi"/>
                <w:sz w:val="22"/>
                <w:szCs w:val="22"/>
                <w:rPrChange w:id="10883" w:author="Nick.Tolimieri" w:date="2022-09-07T13:17:00Z">
                  <w:rPr>
                    <w:ins w:id="10884" w:author="Nick.Tolimieri" w:date="2022-09-07T13:17:00Z"/>
                    <w:del w:id="10885" w:author="Nick.Tolimieri [2]" w:date="2022-09-09T12:38:00Z"/>
                    <w:rFonts w:ascii="Calibri" w:hAnsi="Calibri" w:cs="Calibri"/>
                    <w:color w:val="000000"/>
                    <w:sz w:val="22"/>
                    <w:szCs w:val="22"/>
                  </w:rPr>
                </w:rPrChange>
              </w:rPr>
              <w:pPrChange w:id="10886" w:author="Nick.Tolimieri" w:date="2022-09-07T13:17:00Z">
                <w:pPr>
                  <w:jc w:val="right"/>
                </w:pPr>
              </w:pPrChange>
            </w:pPr>
            <w:ins w:id="10887" w:author="Nick.Tolimieri" w:date="2022-09-07T13:17:00Z">
              <w:del w:id="10888" w:author="Nick.Tolimieri [2]" w:date="2022-09-09T12:38:00Z">
                <w:r w:rsidRPr="00AE199D" w:rsidDel="001255CF">
                  <w:rPr>
                    <w:rFonts w:asciiTheme="minorHAnsi" w:eastAsiaTheme="minorHAnsi" w:hAnsiTheme="minorHAnsi" w:cstheme="minorBidi"/>
                    <w:sz w:val="22"/>
                    <w:szCs w:val="22"/>
                    <w:rPrChange w:id="10889" w:author="Nick.Tolimieri" w:date="2022-09-07T13:17:00Z">
                      <w:rPr>
                        <w:rFonts w:ascii="Calibri" w:hAnsi="Calibri" w:cs="Calibri"/>
                        <w:color w:val="000000"/>
                        <w:sz w:val="22"/>
                        <w:szCs w:val="22"/>
                      </w:rPr>
                    </w:rPrChange>
                  </w:rPr>
                  <w:delText>108</w:delText>
                </w:r>
              </w:del>
            </w:ins>
          </w:p>
        </w:tc>
        <w:tc>
          <w:tcPr>
            <w:tcW w:w="960" w:type="dxa"/>
            <w:noWrap/>
            <w:hideMark/>
          </w:tcPr>
          <w:p w:rsidR="00AE199D" w:rsidRPr="00AE199D" w:rsidDel="001255CF" w:rsidRDefault="00AE199D">
            <w:pPr>
              <w:ind w:firstLine="0"/>
              <w:rPr>
                <w:ins w:id="10890" w:author="Nick.Tolimieri" w:date="2022-09-07T13:17:00Z"/>
                <w:del w:id="10891" w:author="Nick.Tolimieri [2]" w:date="2022-09-09T12:38:00Z"/>
                <w:rFonts w:asciiTheme="minorHAnsi" w:eastAsiaTheme="minorHAnsi" w:hAnsiTheme="minorHAnsi" w:cstheme="minorBidi"/>
                <w:sz w:val="22"/>
                <w:szCs w:val="22"/>
                <w:rPrChange w:id="10892" w:author="Nick.Tolimieri" w:date="2022-09-07T13:17:00Z">
                  <w:rPr>
                    <w:ins w:id="10893" w:author="Nick.Tolimieri" w:date="2022-09-07T13:17:00Z"/>
                    <w:del w:id="10894" w:author="Nick.Tolimieri [2]" w:date="2022-09-09T12:38:00Z"/>
                    <w:rFonts w:ascii="Calibri" w:hAnsi="Calibri" w:cs="Calibri"/>
                    <w:color w:val="000000"/>
                    <w:sz w:val="22"/>
                    <w:szCs w:val="22"/>
                  </w:rPr>
                </w:rPrChange>
              </w:rPr>
              <w:pPrChange w:id="10895" w:author="Nick.Tolimieri" w:date="2022-09-07T13:17:00Z">
                <w:pPr>
                  <w:jc w:val="right"/>
                </w:pPr>
              </w:pPrChange>
            </w:pPr>
            <w:ins w:id="10896" w:author="Nick.Tolimieri" w:date="2022-09-07T13:17:00Z">
              <w:del w:id="10897" w:author="Nick.Tolimieri [2]" w:date="2022-09-09T12:38:00Z">
                <w:r w:rsidRPr="00AE199D" w:rsidDel="001255CF">
                  <w:rPr>
                    <w:rFonts w:asciiTheme="minorHAnsi" w:eastAsiaTheme="minorHAnsi" w:hAnsiTheme="minorHAnsi" w:cstheme="minorBidi"/>
                    <w:sz w:val="22"/>
                    <w:szCs w:val="22"/>
                    <w:rPrChange w:id="10898"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0899" w:author="Nick.Tolimieri" w:date="2022-09-07T13:17:00Z"/>
                <w:del w:id="10900" w:author="Nick.Tolimieri [2]" w:date="2022-09-09T12:38:00Z"/>
                <w:rFonts w:asciiTheme="minorHAnsi" w:eastAsiaTheme="minorHAnsi" w:hAnsiTheme="minorHAnsi" w:cstheme="minorBidi"/>
                <w:sz w:val="22"/>
                <w:szCs w:val="22"/>
                <w:rPrChange w:id="10901" w:author="Nick.Tolimieri" w:date="2022-09-07T13:17:00Z">
                  <w:rPr>
                    <w:ins w:id="10902" w:author="Nick.Tolimieri" w:date="2022-09-07T13:17:00Z"/>
                    <w:del w:id="10903" w:author="Nick.Tolimieri [2]" w:date="2022-09-09T12:38:00Z"/>
                    <w:rFonts w:ascii="Calibri" w:hAnsi="Calibri" w:cs="Calibri"/>
                    <w:color w:val="000000"/>
                    <w:sz w:val="22"/>
                    <w:szCs w:val="22"/>
                  </w:rPr>
                </w:rPrChange>
              </w:rPr>
              <w:pPrChange w:id="10904" w:author="Nick.Tolimieri" w:date="2022-09-07T13:17:00Z">
                <w:pPr>
                  <w:jc w:val="right"/>
                </w:pPr>
              </w:pPrChange>
            </w:pPr>
            <w:ins w:id="10905" w:author="Nick.Tolimieri" w:date="2022-09-07T13:17:00Z">
              <w:del w:id="10906" w:author="Nick.Tolimieri [2]" w:date="2022-09-09T12:38:00Z">
                <w:r w:rsidRPr="00AE199D" w:rsidDel="001255CF">
                  <w:rPr>
                    <w:rFonts w:asciiTheme="minorHAnsi" w:eastAsiaTheme="minorHAnsi" w:hAnsiTheme="minorHAnsi" w:cstheme="minorBidi"/>
                    <w:sz w:val="22"/>
                    <w:szCs w:val="22"/>
                    <w:rPrChange w:id="10907" w:author="Nick.Tolimieri" w:date="2022-09-07T13:17:00Z">
                      <w:rPr>
                        <w:rFonts w:ascii="Calibri" w:hAnsi="Calibri" w:cs="Calibri"/>
                        <w:color w:val="000000"/>
                        <w:sz w:val="22"/>
                        <w:szCs w:val="22"/>
                      </w:rPr>
                    </w:rPrChange>
                  </w:rPr>
                  <w:delText>38</w:delText>
                </w:r>
              </w:del>
            </w:ins>
          </w:p>
        </w:tc>
        <w:tc>
          <w:tcPr>
            <w:tcW w:w="960" w:type="dxa"/>
            <w:noWrap/>
            <w:hideMark/>
          </w:tcPr>
          <w:p w:rsidR="00AE199D" w:rsidRPr="00AE199D" w:rsidDel="001255CF" w:rsidRDefault="00AE199D">
            <w:pPr>
              <w:ind w:firstLine="0"/>
              <w:rPr>
                <w:ins w:id="10908" w:author="Nick.Tolimieri" w:date="2022-09-07T13:17:00Z"/>
                <w:del w:id="10909" w:author="Nick.Tolimieri [2]" w:date="2022-09-09T12:38:00Z"/>
                <w:rFonts w:asciiTheme="minorHAnsi" w:eastAsiaTheme="minorHAnsi" w:hAnsiTheme="minorHAnsi" w:cstheme="minorBidi"/>
                <w:sz w:val="22"/>
                <w:szCs w:val="22"/>
                <w:rPrChange w:id="10910" w:author="Nick.Tolimieri" w:date="2022-09-07T13:17:00Z">
                  <w:rPr>
                    <w:ins w:id="10911" w:author="Nick.Tolimieri" w:date="2022-09-07T13:17:00Z"/>
                    <w:del w:id="10912" w:author="Nick.Tolimieri [2]" w:date="2022-09-09T12:38:00Z"/>
                    <w:rFonts w:ascii="Calibri" w:hAnsi="Calibri" w:cs="Calibri"/>
                    <w:color w:val="000000"/>
                    <w:sz w:val="22"/>
                    <w:szCs w:val="22"/>
                  </w:rPr>
                </w:rPrChange>
              </w:rPr>
              <w:pPrChange w:id="10913" w:author="Nick.Tolimieri" w:date="2022-09-07T13:17:00Z">
                <w:pPr>
                  <w:jc w:val="right"/>
                </w:pPr>
              </w:pPrChange>
            </w:pPr>
            <w:ins w:id="10914" w:author="Nick.Tolimieri" w:date="2022-09-07T13:17:00Z">
              <w:del w:id="10915" w:author="Nick.Tolimieri [2]" w:date="2022-09-09T12:38:00Z">
                <w:r w:rsidRPr="00AE199D" w:rsidDel="001255CF">
                  <w:rPr>
                    <w:rFonts w:asciiTheme="minorHAnsi" w:eastAsiaTheme="minorHAnsi" w:hAnsiTheme="minorHAnsi" w:cstheme="minorBidi"/>
                    <w:sz w:val="22"/>
                    <w:szCs w:val="22"/>
                    <w:rPrChange w:id="10916" w:author="Nick.Tolimieri" w:date="2022-09-07T13:17:00Z">
                      <w:rPr>
                        <w:rFonts w:ascii="Calibri" w:hAnsi="Calibri" w:cs="Calibri"/>
                        <w:color w:val="000000"/>
                        <w:sz w:val="22"/>
                        <w:szCs w:val="22"/>
                      </w:rPr>
                    </w:rPrChange>
                  </w:rPr>
                  <w:delText>1.72</w:delText>
                </w:r>
              </w:del>
            </w:ins>
          </w:p>
        </w:tc>
        <w:tc>
          <w:tcPr>
            <w:tcW w:w="960" w:type="dxa"/>
            <w:noWrap/>
            <w:hideMark/>
          </w:tcPr>
          <w:p w:rsidR="00AE199D" w:rsidRPr="00AE199D" w:rsidDel="001255CF" w:rsidRDefault="00AE199D">
            <w:pPr>
              <w:ind w:firstLine="0"/>
              <w:rPr>
                <w:ins w:id="10917" w:author="Nick.Tolimieri" w:date="2022-09-07T13:17:00Z"/>
                <w:del w:id="10918" w:author="Nick.Tolimieri [2]" w:date="2022-09-09T12:38:00Z"/>
                <w:rFonts w:asciiTheme="minorHAnsi" w:eastAsiaTheme="minorHAnsi" w:hAnsiTheme="minorHAnsi" w:cstheme="minorBidi"/>
                <w:sz w:val="22"/>
                <w:szCs w:val="22"/>
                <w:rPrChange w:id="10919" w:author="Nick.Tolimieri" w:date="2022-09-07T13:17:00Z">
                  <w:rPr>
                    <w:ins w:id="10920" w:author="Nick.Tolimieri" w:date="2022-09-07T13:17:00Z"/>
                    <w:del w:id="10921" w:author="Nick.Tolimieri [2]" w:date="2022-09-09T12:38:00Z"/>
                    <w:rFonts w:ascii="Calibri" w:hAnsi="Calibri" w:cs="Calibri"/>
                    <w:color w:val="000000"/>
                    <w:sz w:val="22"/>
                    <w:szCs w:val="22"/>
                  </w:rPr>
                </w:rPrChange>
              </w:rPr>
              <w:pPrChange w:id="10922" w:author="Nick.Tolimieri" w:date="2022-09-07T13:17:00Z">
                <w:pPr>
                  <w:jc w:val="right"/>
                </w:pPr>
              </w:pPrChange>
            </w:pPr>
            <w:ins w:id="10923" w:author="Nick.Tolimieri" w:date="2022-09-07T13:17:00Z">
              <w:del w:id="10924" w:author="Nick.Tolimieri [2]" w:date="2022-09-09T12:38:00Z">
                <w:r w:rsidRPr="00AE199D" w:rsidDel="001255CF">
                  <w:rPr>
                    <w:rFonts w:asciiTheme="minorHAnsi" w:eastAsiaTheme="minorHAnsi" w:hAnsiTheme="minorHAnsi" w:cstheme="minorBidi"/>
                    <w:sz w:val="22"/>
                    <w:szCs w:val="22"/>
                    <w:rPrChange w:id="10925" w:author="Nick.Tolimieri" w:date="2022-09-07T13:17:00Z">
                      <w:rPr>
                        <w:rFonts w:ascii="Calibri" w:hAnsi="Calibri" w:cs="Calibri"/>
                        <w:color w:val="000000"/>
                        <w:sz w:val="22"/>
                        <w:szCs w:val="22"/>
                      </w:rPr>
                    </w:rPrChange>
                  </w:rPr>
                  <w:delText>0.27</w:delText>
                </w:r>
              </w:del>
            </w:ins>
          </w:p>
        </w:tc>
      </w:tr>
      <w:tr w:rsidR="00AE199D" w:rsidRPr="00AE199D" w:rsidDel="001255CF" w:rsidTr="00AE199D">
        <w:trPr>
          <w:trHeight w:val="300"/>
          <w:ins w:id="10926" w:author="Nick.Tolimieri" w:date="2022-09-07T13:17:00Z"/>
          <w:del w:id="10927" w:author="Nick.Tolimieri [2]" w:date="2022-09-09T12:38:00Z"/>
        </w:trPr>
        <w:tc>
          <w:tcPr>
            <w:tcW w:w="960" w:type="dxa"/>
            <w:noWrap/>
            <w:hideMark/>
          </w:tcPr>
          <w:p w:rsidR="00AE199D" w:rsidRPr="00AE199D" w:rsidDel="001255CF" w:rsidRDefault="00AE199D">
            <w:pPr>
              <w:ind w:firstLine="0"/>
              <w:rPr>
                <w:ins w:id="10928" w:author="Nick.Tolimieri" w:date="2022-09-07T13:17:00Z"/>
                <w:del w:id="10929" w:author="Nick.Tolimieri [2]" w:date="2022-09-09T12:38:00Z"/>
                <w:rFonts w:asciiTheme="minorHAnsi" w:eastAsiaTheme="minorHAnsi" w:hAnsiTheme="minorHAnsi" w:cstheme="minorBidi"/>
                <w:sz w:val="22"/>
                <w:szCs w:val="22"/>
                <w:rPrChange w:id="10930" w:author="Nick.Tolimieri" w:date="2022-09-07T13:17:00Z">
                  <w:rPr>
                    <w:ins w:id="10931" w:author="Nick.Tolimieri" w:date="2022-09-07T13:17:00Z"/>
                    <w:del w:id="10932" w:author="Nick.Tolimieri [2]" w:date="2022-09-09T12:38:00Z"/>
                    <w:rFonts w:ascii="Calibri" w:hAnsi="Calibri" w:cs="Calibri"/>
                    <w:color w:val="000000"/>
                    <w:sz w:val="22"/>
                    <w:szCs w:val="22"/>
                  </w:rPr>
                </w:rPrChange>
              </w:rPr>
              <w:pPrChange w:id="10933" w:author="Nick.Tolimieri" w:date="2022-09-07T13:17:00Z">
                <w:pPr/>
              </w:pPrChange>
            </w:pPr>
            <w:ins w:id="10934" w:author="Nick.Tolimieri" w:date="2022-09-07T13:17:00Z">
              <w:del w:id="10935" w:author="Nick.Tolimieri [2]" w:date="2022-09-09T12:38:00Z">
                <w:r w:rsidRPr="00AE199D" w:rsidDel="001255CF">
                  <w:rPr>
                    <w:rFonts w:asciiTheme="minorHAnsi" w:eastAsiaTheme="minorHAnsi" w:hAnsiTheme="minorHAnsi" w:cstheme="minorBidi"/>
                    <w:sz w:val="22"/>
                    <w:szCs w:val="22"/>
                    <w:rPrChange w:id="10936"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0937" w:author="Nick.Tolimieri" w:date="2022-09-07T13:17:00Z"/>
                <w:del w:id="10938" w:author="Nick.Tolimieri [2]" w:date="2022-09-09T12:38:00Z"/>
                <w:rFonts w:asciiTheme="minorHAnsi" w:eastAsiaTheme="minorHAnsi" w:hAnsiTheme="minorHAnsi" w:cstheme="minorBidi"/>
                <w:sz w:val="22"/>
                <w:szCs w:val="22"/>
                <w:rPrChange w:id="10939" w:author="Nick.Tolimieri" w:date="2022-09-07T13:17:00Z">
                  <w:rPr>
                    <w:ins w:id="10940" w:author="Nick.Tolimieri" w:date="2022-09-07T13:17:00Z"/>
                    <w:del w:id="10941" w:author="Nick.Tolimieri [2]" w:date="2022-09-09T12:38:00Z"/>
                    <w:rFonts w:ascii="Calibri" w:hAnsi="Calibri" w:cs="Calibri"/>
                    <w:color w:val="000000"/>
                    <w:sz w:val="22"/>
                    <w:szCs w:val="22"/>
                  </w:rPr>
                </w:rPrChange>
              </w:rPr>
              <w:pPrChange w:id="10942" w:author="Nick.Tolimieri" w:date="2022-09-07T13:17:00Z">
                <w:pPr>
                  <w:jc w:val="right"/>
                </w:pPr>
              </w:pPrChange>
            </w:pPr>
            <w:ins w:id="10943" w:author="Nick.Tolimieri" w:date="2022-09-07T13:17:00Z">
              <w:del w:id="10944" w:author="Nick.Tolimieri [2]" w:date="2022-09-09T12:38:00Z">
                <w:r w:rsidRPr="00AE199D" w:rsidDel="001255CF">
                  <w:rPr>
                    <w:rFonts w:asciiTheme="minorHAnsi" w:eastAsiaTheme="minorHAnsi" w:hAnsiTheme="minorHAnsi" w:cstheme="minorBidi"/>
                    <w:sz w:val="22"/>
                    <w:szCs w:val="22"/>
                    <w:rPrChange w:id="10945" w:author="Nick.Tolimieri" w:date="2022-09-07T13:17:00Z">
                      <w:rPr>
                        <w:rFonts w:ascii="Calibri" w:hAnsi="Calibri" w:cs="Calibri"/>
                        <w:color w:val="000000"/>
                        <w:sz w:val="22"/>
                        <w:szCs w:val="22"/>
                      </w:rPr>
                    </w:rPrChange>
                  </w:rPr>
                  <w:delText>2017</w:delText>
                </w:r>
              </w:del>
            </w:ins>
          </w:p>
        </w:tc>
        <w:tc>
          <w:tcPr>
            <w:tcW w:w="960" w:type="dxa"/>
            <w:noWrap/>
            <w:hideMark/>
          </w:tcPr>
          <w:p w:rsidR="00AE199D" w:rsidRPr="00AE199D" w:rsidDel="001255CF" w:rsidRDefault="00AE199D">
            <w:pPr>
              <w:ind w:firstLine="0"/>
              <w:rPr>
                <w:ins w:id="10946" w:author="Nick.Tolimieri" w:date="2022-09-07T13:17:00Z"/>
                <w:del w:id="10947" w:author="Nick.Tolimieri [2]" w:date="2022-09-09T12:38:00Z"/>
                <w:rFonts w:asciiTheme="minorHAnsi" w:eastAsiaTheme="minorHAnsi" w:hAnsiTheme="minorHAnsi" w:cstheme="minorBidi"/>
                <w:sz w:val="22"/>
                <w:szCs w:val="22"/>
                <w:rPrChange w:id="10948" w:author="Nick.Tolimieri" w:date="2022-09-07T13:17:00Z">
                  <w:rPr>
                    <w:ins w:id="10949" w:author="Nick.Tolimieri" w:date="2022-09-07T13:17:00Z"/>
                    <w:del w:id="10950" w:author="Nick.Tolimieri [2]" w:date="2022-09-09T12:38:00Z"/>
                    <w:rFonts w:ascii="Calibri" w:hAnsi="Calibri" w:cs="Calibri"/>
                    <w:color w:val="000000"/>
                    <w:sz w:val="22"/>
                    <w:szCs w:val="22"/>
                  </w:rPr>
                </w:rPrChange>
              </w:rPr>
              <w:pPrChange w:id="10951" w:author="Nick.Tolimieri" w:date="2022-09-07T13:17:00Z">
                <w:pPr>
                  <w:jc w:val="right"/>
                </w:pPr>
              </w:pPrChange>
            </w:pPr>
            <w:ins w:id="10952" w:author="Nick.Tolimieri" w:date="2022-09-07T13:17:00Z">
              <w:del w:id="10953" w:author="Nick.Tolimieri [2]" w:date="2022-09-09T12:38:00Z">
                <w:r w:rsidRPr="00AE199D" w:rsidDel="001255CF">
                  <w:rPr>
                    <w:rFonts w:asciiTheme="minorHAnsi" w:eastAsiaTheme="minorHAnsi" w:hAnsiTheme="minorHAnsi" w:cstheme="minorBidi"/>
                    <w:sz w:val="22"/>
                    <w:szCs w:val="22"/>
                    <w:rPrChange w:id="10954"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955" w:author="Nick.Tolimieri" w:date="2022-09-07T13:17:00Z"/>
                <w:del w:id="10956" w:author="Nick.Tolimieri [2]" w:date="2022-09-09T12:38:00Z"/>
                <w:rFonts w:asciiTheme="minorHAnsi" w:eastAsiaTheme="minorHAnsi" w:hAnsiTheme="minorHAnsi" w:cstheme="minorBidi"/>
                <w:sz w:val="22"/>
                <w:szCs w:val="22"/>
                <w:rPrChange w:id="10957" w:author="Nick.Tolimieri" w:date="2022-09-07T13:17:00Z">
                  <w:rPr>
                    <w:ins w:id="10958" w:author="Nick.Tolimieri" w:date="2022-09-07T13:17:00Z"/>
                    <w:del w:id="10959" w:author="Nick.Tolimieri [2]" w:date="2022-09-09T12:38:00Z"/>
                    <w:rFonts w:ascii="Calibri" w:hAnsi="Calibri" w:cs="Calibri"/>
                    <w:color w:val="000000"/>
                    <w:sz w:val="22"/>
                    <w:szCs w:val="22"/>
                  </w:rPr>
                </w:rPrChange>
              </w:rPr>
              <w:pPrChange w:id="10960" w:author="Nick.Tolimieri" w:date="2022-09-07T13:17:00Z">
                <w:pPr>
                  <w:jc w:val="right"/>
                </w:pPr>
              </w:pPrChange>
            </w:pPr>
            <w:ins w:id="10961" w:author="Nick.Tolimieri" w:date="2022-09-07T13:17:00Z">
              <w:del w:id="10962" w:author="Nick.Tolimieri [2]" w:date="2022-09-09T12:38:00Z">
                <w:r w:rsidRPr="00AE199D" w:rsidDel="001255CF">
                  <w:rPr>
                    <w:rFonts w:asciiTheme="minorHAnsi" w:eastAsiaTheme="minorHAnsi" w:hAnsiTheme="minorHAnsi" w:cstheme="minorBidi"/>
                    <w:sz w:val="22"/>
                    <w:szCs w:val="22"/>
                    <w:rPrChange w:id="10963"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964" w:author="Nick.Tolimieri" w:date="2022-09-07T13:17:00Z"/>
                <w:del w:id="10965" w:author="Nick.Tolimieri [2]" w:date="2022-09-09T12:38:00Z"/>
                <w:rFonts w:asciiTheme="minorHAnsi" w:eastAsiaTheme="minorHAnsi" w:hAnsiTheme="minorHAnsi" w:cstheme="minorBidi"/>
                <w:sz w:val="22"/>
                <w:szCs w:val="22"/>
                <w:rPrChange w:id="10966" w:author="Nick.Tolimieri" w:date="2022-09-07T13:17:00Z">
                  <w:rPr>
                    <w:ins w:id="10967" w:author="Nick.Tolimieri" w:date="2022-09-07T13:17:00Z"/>
                    <w:del w:id="10968" w:author="Nick.Tolimieri [2]" w:date="2022-09-09T12:38:00Z"/>
                    <w:rFonts w:ascii="Calibri" w:hAnsi="Calibri" w:cs="Calibri"/>
                    <w:color w:val="000000"/>
                    <w:sz w:val="22"/>
                    <w:szCs w:val="22"/>
                  </w:rPr>
                </w:rPrChange>
              </w:rPr>
              <w:pPrChange w:id="10969" w:author="Nick.Tolimieri" w:date="2022-09-07T13:17:00Z">
                <w:pPr>
                  <w:jc w:val="right"/>
                </w:pPr>
              </w:pPrChange>
            </w:pPr>
            <w:ins w:id="10970" w:author="Nick.Tolimieri" w:date="2022-09-07T13:17:00Z">
              <w:del w:id="10971" w:author="Nick.Tolimieri [2]" w:date="2022-09-09T12:38:00Z">
                <w:r w:rsidRPr="00AE199D" w:rsidDel="001255CF">
                  <w:rPr>
                    <w:rFonts w:asciiTheme="minorHAnsi" w:eastAsiaTheme="minorHAnsi" w:hAnsiTheme="minorHAnsi" w:cstheme="minorBidi"/>
                    <w:sz w:val="22"/>
                    <w:szCs w:val="22"/>
                    <w:rPrChange w:id="1097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973" w:author="Nick.Tolimieri" w:date="2022-09-07T13:17:00Z"/>
                <w:del w:id="10974" w:author="Nick.Tolimieri [2]" w:date="2022-09-09T12:38:00Z"/>
                <w:rFonts w:asciiTheme="minorHAnsi" w:eastAsiaTheme="minorHAnsi" w:hAnsiTheme="minorHAnsi" w:cstheme="minorBidi"/>
                <w:sz w:val="22"/>
                <w:szCs w:val="22"/>
                <w:rPrChange w:id="10975" w:author="Nick.Tolimieri" w:date="2022-09-07T13:17:00Z">
                  <w:rPr>
                    <w:ins w:id="10976" w:author="Nick.Tolimieri" w:date="2022-09-07T13:17:00Z"/>
                    <w:del w:id="10977" w:author="Nick.Tolimieri [2]" w:date="2022-09-09T12:38:00Z"/>
                    <w:rFonts w:ascii="Calibri" w:hAnsi="Calibri" w:cs="Calibri"/>
                    <w:color w:val="000000"/>
                    <w:sz w:val="22"/>
                    <w:szCs w:val="22"/>
                  </w:rPr>
                </w:rPrChange>
              </w:rPr>
              <w:pPrChange w:id="10978" w:author="Nick.Tolimieri" w:date="2022-09-07T13:17:00Z">
                <w:pPr>
                  <w:jc w:val="right"/>
                </w:pPr>
              </w:pPrChange>
            </w:pPr>
            <w:ins w:id="10979" w:author="Nick.Tolimieri" w:date="2022-09-07T13:17:00Z">
              <w:del w:id="10980" w:author="Nick.Tolimieri [2]" w:date="2022-09-09T12:38:00Z">
                <w:r w:rsidRPr="00AE199D" w:rsidDel="001255CF">
                  <w:rPr>
                    <w:rFonts w:asciiTheme="minorHAnsi" w:eastAsiaTheme="minorHAnsi" w:hAnsiTheme="minorHAnsi" w:cstheme="minorBidi"/>
                    <w:sz w:val="22"/>
                    <w:szCs w:val="22"/>
                    <w:rPrChange w:id="10981"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0982" w:author="Nick.Tolimieri" w:date="2022-09-07T13:17:00Z"/>
                <w:del w:id="10983" w:author="Nick.Tolimieri [2]" w:date="2022-09-09T12:38:00Z"/>
                <w:rFonts w:asciiTheme="minorHAnsi" w:eastAsiaTheme="minorHAnsi" w:hAnsiTheme="minorHAnsi" w:cstheme="minorBidi"/>
                <w:sz w:val="22"/>
                <w:szCs w:val="22"/>
                <w:rPrChange w:id="10984" w:author="Nick.Tolimieri" w:date="2022-09-07T13:17:00Z">
                  <w:rPr>
                    <w:ins w:id="10985" w:author="Nick.Tolimieri" w:date="2022-09-07T13:17:00Z"/>
                    <w:del w:id="10986" w:author="Nick.Tolimieri [2]" w:date="2022-09-09T12:38:00Z"/>
                    <w:rFonts w:ascii="Calibri" w:hAnsi="Calibri" w:cs="Calibri"/>
                    <w:color w:val="000000"/>
                    <w:sz w:val="22"/>
                    <w:szCs w:val="22"/>
                  </w:rPr>
                </w:rPrChange>
              </w:rPr>
              <w:pPrChange w:id="10987" w:author="Nick.Tolimieri" w:date="2022-09-07T13:17:00Z">
                <w:pPr/>
              </w:pPrChange>
            </w:pPr>
            <w:ins w:id="10988" w:author="Nick.Tolimieri" w:date="2022-09-07T13:17:00Z">
              <w:del w:id="10989" w:author="Nick.Tolimieri [2]" w:date="2022-09-09T12:38:00Z">
                <w:r w:rsidRPr="00AE199D" w:rsidDel="001255CF">
                  <w:rPr>
                    <w:rFonts w:asciiTheme="minorHAnsi" w:eastAsiaTheme="minorHAnsi" w:hAnsiTheme="minorHAnsi" w:cstheme="minorBidi"/>
                    <w:sz w:val="22"/>
                    <w:szCs w:val="22"/>
                    <w:rPrChange w:id="10990"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0991" w:author="Nick.Tolimieri" w:date="2022-09-07T13:17:00Z"/>
                <w:del w:id="10992" w:author="Nick.Tolimieri [2]" w:date="2022-09-09T12:38:00Z"/>
                <w:rFonts w:asciiTheme="minorHAnsi" w:eastAsiaTheme="minorHAnsi" w:hAnsiTheme="minorHAnsi" w:cstheme="minorBidi"/>
                <w:sz w:val="22"/>
                <w:szCs w:val="22"/>
                <w:rPrChange w:id="10993" w:author="Nick.Tolimieri" w:date="2022-09-07T13:17:00Z">
                  <w:rPr>
                    <w:ins w:id="10994" w:author="Nick.Tolimieri" w:date="2022-09-07T13:17:00Z"/>
                    <w:del w:id="10995" w:author="Nick.Tolimieri [2]" w:date="2022-09-09T12:38:00Z"/>
                    <w:rFonts w:ascii="Calibri" w:hAnsi="Calibri" w:cs="Calibri"/>
                    <w:color w:val="000000"/>
                    <w:sz w:val="22"/>
                    <w:szCs w:val="22"/>
                  </w:rPr>
                </w:rPrChange>
              </w:rPr>
              <w:pPrChange w:id="10996" w:author="Nick.Tolimieri" w:date="2022-09-07T13:17:00Z">
                <w:pPr/>
              </w:pPrChange>
            </w:pPr>
            <w:ins w:id="10997" w:author="Nick.Tolimieri" w:date="2022-09-07T13:17:00Z">
              <w:del w:id="10998" w:author="Nick.Tolimieri [2]" w:date="2022-09-09T12:38:00Z">
                <w:r w:rsidRPr="00AE199D" w:rsidDel="001255CF">
                  <w:rPr>
                    <w:rFonts w:asciiTheme="minorHAnsi" w:eastAsiaTheme="minorHAnsi" w:hAnsiTheme="minorHAnsi" w:cstheme="minorBidi"/>
                    <w:sz w:val="22"/>
                    <w:szCs w:val="22"/>
                    <w:rPrChange w:id="10999"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1000" w:author="Nick.Tolimieri" w:date="2022-09-07T13:17:00Z"/>
                <w:del w:id="11001" w:author="Nick.Tolimieri [2]" w:date="2022-09-09T12:38:00Z"/>
                <w:rFonts w:asciiTheme="minorHAnsi" w:eastAsiaTheme="minorHAnsi" w:hAnsiTheme="minorHAnsi" w:cstheme="minorBidi"/>
                <w:sz w:val="22"/>
                <w:szCs w:val="22"/>
                <w:rPrChange w:id="11002" w:author="Nick.Tolimieri" w:date="2022-09-07T13:17:00Z">
                  <w:rPr>
                    <w:ins w:id="11003" w:author="Nick.Tolimieri" w:date="2022-09-07T13:17:00Z"/>
                    <w:del w:id="11004" w:author="Nick.Tolimieri [2]" w:date="2022-09-09T12:38:00Z"/>
                    <w:rFonts w:ascii="Calibri" w:hAnsi="Calibri" w:cs="Calibri"/>
                    <w:color w:val="000000"/>
                    <w:sz w:val="22"/>
                    <w:szCs w:val="22"/>
                  </w:rPr>
                </w:rPrChange>
              </w:rPr>
              <w:pPrChange w:id="11005" w:author="Nick.Tolimieri" w:date="2022-09-07T13:17:00Z">
                <w:pPr/>
              </w:pPrChange>
            </w:pPr>
            <w:ins w:id="11006" w:author="Nick.Tolimieri" w:date="2022-09-07T13:17:00Z">
              <w:del w:id="11007" w:author="Nick.Tolimieri [2]" w:date="2022-09-09T12:38:00Z">
                <w:r w:rsidRPr="00AE199D" w:rsidDel="001255CF">
                  <w:rPr>
                    <w:rFonts w:asciiTheme="minorHAnsi" w:eastAsiaTheme="minorHAnsi" w:hAnsiTheme="minorHAnsi" w:cstheme="minorBidi"/>
                    <w:sz w:val="22"/>
                    <w:szCs w:val="22"/>
                    <w:rPrChange w:id="11008"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1009" w:author="Nick.Tolimieri" w:date="2022-09-07T13:17:00Z"/>
                <w:del w:id="11010" w:author="Nick.Tolimieri [2]" w:date="2022-09-09T12:38:00Z"/>
                <w:rFonts w:asciiTheme="minorHAnsi" w:eastAsiaTheme="minorHAnsi" w:hAnsiTheme="minorHAnsi" w:cstheme="minorBidi"/>
                <w:sz w:val="22"/>
                <w:szCs w:val="22"/>
                <w:rPrChange w:id="11011" w:author="Nick.Tolimieri" w:date="2022-09-07T13:17:00Z">
                  <w:rPr>
                    <w:ins w:id="11012" w:author="Nick.Tolimieri" w:date="2022-09-07T13:17:00Z"/>
                    <w:del w:id="11013" w:author="Nick.Tolimieri [2]" w:date="2022-09-09T12:38:00Z"/>
                    <w:rFonts w:ascii="Calibri" w:hAnsi="Calibri" w:cs="Calibri"/>
                    <w:color w:val="000000"/>
                    <w:sz w:val="22"/>
                    <w:szCs w:val="22"/>
                  </w:rPr>
                </w:rPrChange>
              </w:rPr>
              <w:pPrChange w:id="11014" w:author="Nick.Tolimieri" w:date="2022-09-07T13:17:00Z">
                <w:pPr/>
              </w:pPrChange>
            </w:pPr>
            <w:ins w:id="11015" w:author="Nick.Tolimieri" w:date="2022-09-07T13:17:00Z">
              <w:del w:id="11016" w:author="Nick.Tolimieri [2]" w:date="2022-09-09T12:38:00Z">
                <w:r w:rsidRPr="00AE199D" w:rsidDel="001255CF">
                  <w:rPr>
                    <w:rFonts w:asciiTheme="minorHAnsi" w:eastAsiaTheme="minorHAnsi" w:hAnsiTheme="minorHAnsi" w:cstheme="minorBidi"/>
                    <w:sz w:val="22"/>
                    <w:szCs w:val="22"/>
                    <w:rPrChange w:id="11017"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1018" w:author="Nick.Tolimieri" w:date="2022-09-07T13:17:00Z"/>
          <w:del w:id="11019" w:author="Nick.Tolimieri [2]" w:date="2022-09-09T12:38:00Z"/>
        </w:trPr>
        <w:tc>
          <w:tcPr>
            <w:tcW w:w="960" w:type="dxa"/>
            <w:noWrap/>
            <w:hideMark/>
          </w:tcPr>
          <w:p w:rsidR="00AE199D" w:rsidRPr="00AE199D" w:rsidDel="001255CF" w:rsidRDefault="00AE199D">
            <w:pPr>
              <w:ind w:firstLine="0"/>
              <w:rPr>
                <w:ins w:id="11020" w:author="Nick.Tolimieri" w:date="2022-09-07T13:17:00Z"/>
                <w:del w:id="11021" w:author="Nick.Tolimieri [2]" w:date="2022-09-09T12:38:00Z"/>
                <w:rFonts w:asciiTheme="minorHAnsi" w:eastAsiaTheme="minorHAnsi" w:hAnsiTheme="minorHAnsi" w:cstheme="minorBidi"/>
                <w:sz w:val="22"/>
                <w:szCs w:val="22"/>
                <w:rPrChange w:id="11022" w:author="Nick.Tolimieri" w:date="2022-09-07T13:17:00Z">
                  <w:rPr>
                    <w:ins w:id="11023" w:author="Nick.Tolimieri" w:date="2022-09-07T13:17:00Z"/>
                    <w:del w:id="11024" w:author="Nick.Tolimieri [2]" w:date="2022-09-09T12:38:00Z"/>
                    <w:rFonts w:ascii="Calibri" w:hAnsi="Calibri" w:cs="Calibri"/>
                    <w:color w:val="000000"/>
                    <w:sz w:val="22"/>
                    <w:szCs w:val="22"/>
                  </w:rPr>
                </w:rPrChange>
              </w:rPr>
              <w:pPrChange w:id="11025" w:author="Nick.Tolimieri" w:date="2022-09-07T13:17:00Z">
                <w:pPr/>
              </w:pPrChange>
            </w:pPr>
            <w:ins w:id="11026" w:author="Nick.Tolimieri" w:date="2022-09-07T13:17:00Z">
              <w:del w:id="11027" w:author="Nick.Tolimieri [2]" w:date="2022-09-09T12:38:00Z">
                <w:r w:rsidRPr="00AE199D" w:rsidDel="001255CF">
                  <w:rPr>
                    <w:rFonts w:asciiTheme="minorHAnsi" w:eastAsiaTheme="minorHAnsi" w:hAnsiTheme="minorHAnsi" w:cstheme="minorBidi"/>
                    <w:sz w:val="22"/>
                    <w:szCs w:val="22"/>
                    <w:rPrChange w:id="11028"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1029" w:author="Nick.Tolimieri" w:date="2022-09-07T13:17:00Z"/>
                <w:del w:id="11030" w:author="Nick.Tolimieri [2]" w:date="2022-09-09T12:38:00Z"/>
                <w:rFonts w:asciiTheme="minorHAnsi" w:eastAsiaTheme="minorHAnsi" w:hAnsiTheme="minorHAnsi" w:cstheme="minorBidi"/>
                <w:sz w:val="22"/>
                <w:szCs w:val="22"/>
                <w:rPrChange w:id="11031" w:author="Nick.Tolimieri" w:date="2022-09-07T13:17:00Z">
                  <w:rPr>
                    <w:ins w:id="11032" w:author="Nick.Tolimieri" w:date="2022-09-07T13:17:00Z"/>
                    <w:del w:id="11033" w:author="Nick.Tolimieri [2]" w:date="2022-09-09T12:38:00Z"/>
                    <w:rFonts w:ascii="Calibri" w:hAnsi="Calibri" w:cs="Calibri"/>
                    <w:color w:val="000000"/>
                    <w:sz w:val="22"/>
                    <w:szCs w:val="22"/>
                  </w:rPr>
                </w:rPrChange>
              </w:rPr>
              <w:pPrChange w:id="11034" w:author="Nick.Tolimieri" w:date="2022-09-07T13:17:00Z">
                <w:pPr>
                  <w:jc w:val="right"/>
                </w:pPr>
              </w:pPrChange>
            </w:pPr>
            <w:ins w:id="11035" w:author="Nick.Tolimieri" w:date="2022-09-07T13:17:00Z">
              <w:del w:id="11036" w:author="Nick.Tolimieri [2]" w:date="2022-09-09T12:38:00Z">
                <w:r w:rsidRPr="00AE199D" w:rsidDel="001255CF">
                  <w:rPr>
                    <w:rFonts w:asciiTheme="minorHAnsi" w:eastAsiaTheme="minorHAnsi" w:hAnsiTheme="minorHAnsi" w:cstheme="minorBidi"/>
                    <w:sz w:val="22"/>
                    <w:szCs w:val="22"/>
                    <w:rPrChange w:id="11037" w:author="Nick.Tolimieri" w:date="2022-09-07T13:17:00Z">
                      <w:rPr>
                        <w:rFonts w:ascii="Calibri" w:hAnsi="Calibri" w:cs="Calibri"/>
                        <w:color w:val="000000"/>
                        <w:sz w:val="22"/>
                        <w:szCs w:val="22"/>
                      </w:rPr>
                    </w:rPrChange>
                  </w:rPr>
                  <w:delText>2018</w:delText>
                </w:r>
              </w:del>
            </w:ins>
          </w:p>
        </w:tc>
        <w:tc>
          <w:tcPr>
            <w:tcW w:w="960" w:type="dxa"/>
            <w:noWrap/>
            <w:hideMark/>
          </w:tcPr>
          <w:p w:rsidR="00AE199D" w:rsidRPr="00AE199D" w:rsidDel="001255CF" w:rsidRDefault="00AE199D">
            <w:pPr>
              <w:ind w:firstLine="0"/>
              <w:rPr>
                <w:ins w:id="11038" w:author="Nick.Tolimieri" w:date="2022-09-07T13:17:00Z"/>
                <w:del w:id="11039" w:author="Nick.Tolimieri [2]" w:date="2022-09-09T12:38:00Z"/>
                <w:rFonts w:asciiTheme="minorHAnsi" w:eastAsiaTheme="minorHAnsi" w:hAnsiTheme="minorHAnsi" w:cstheme="minorBidi"/>
                <w:sz w:val="22"/>
                <w:szCs w:val="22"/>
                <w:rPrChange w:id="11040" w:author="Nick.Tolimieri" w:date="2022-09-07T13:17:00Z">
                  <w:rPr>
                    <w:ins w:id="11041" w:author="Nick.Tolimieri" w:date="2022-09-07T13:17:00Z"/>
                    <w:del w:id="11042" w:author="Nick.Tolimieri [2]" w:date="2022-09-09T12:38:00Z"/>
                    <w:rFonts w:ascii="Calibri" w:hAnsi="Calibri" w:cs="Calibri"/>
                    <w:color w:val="000000"/>
                    <w:sz w:val="22"/>
                    <w:szCs w:val="22"/>
                  </w:rPr>
                </w:rPrChange>
              </w:rPr>
              <w:pPrChange w:id="11043" w:author="Nick.Tolimieri" w:date="2022-09-07T13:17:00Z">
                <w:pPr>
                  <w:jc w:val="right"/>
                </w:pPr>
              </w:pPrChange>
            </w:pPr>
            <w:ins w:id="11044" w:author="Nick.Tolimieri" w:date="2022-09-07T13:17:00Z">
              <w:del w:id="11045" w:author="Nick.Tolimieri [2]" w:date="2022-09-09T12:38:00Z">
                <w:r w:rsidRPr="00AE199D" w:rsidDel="001255CF">
                  <w:rPr>
                    <w:rFonts w:asciiTheme="minorHAnsi" w:eastAsiaTheme="minorHAnsi" w:hAnsiTheme="minorHAnsi" w:cstheme="minorBidi"/>
                    <w:sz w:val="22"/>
                    <w:szCs w:val="22"/>
                    <w:rPrChange w:id="11046"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1047" w:author="Nick.Tolimieri" w:date="2022-09-07T13:17:00Z"/>
                <w:del w:id="11048" w:author="Nick.Tolimieri [2]" w:date="2022-09-09T12:38:00Z"/>
                <w:rFonts w:asciiTheme="minorHAnsi" w:eastAsiaTheme="minorHAnsi" w:hAnsiTheme="minorHAnsi" w:cstheme="minorBidi"/>
                <w:sz w:val="22"/>
                <w:szCs w:val="22"/>
                <w:rPrChange w:id="11049" w:author="Nick.Tolimieri" w:date="2022-09-07T13:17:00Z">
                  <w:rPr>
                    <w:ins w:id="11050" w:author="Nick.Tolimieri" w:date="2022-09-07T13:17:00Z"/>
                    <w:del w:id="11051" w:author="Nick.Tolimieri [2]" w:date="2022-09-09T12:38:00Z"/>
                    <w:rFonts w:ascii="Calibri" w:hAnsi="Calibri" w:cs="Calibri"/>
                    <w:color w:val="000000"/>
                    <w:sz w:val="22"/>
                    <w:szCs w:val="22"/>
                  </w:rPr>
                </w:rPrChange>
              </w:rPr>
              <w:pPrChange w:id="11052" w:author="Nick.Tolimieri" w:date="2022-09-07T13:17:00Z">
                <w:pPr>
                  <w:jc w:val="right"/>
                </w:pPr>
              </w:pPrChange>
            </w:pPr>
            <w:ins w:id="11053" w:author="Nick.Tolimieri" w:date="2022-09-07T13:17:00Z">
              <w:del w:id="11054" w:author="Nick.Tolimieri [2]" w:date="2022-09-09T12:38:00Z">
                <w:r w:rsidRPr="00AE199D" w:rsidDel="001255CF">
                  <w:rPr>
                    <w:rFonts w:asciiTheme="minorHAnsi" w:eastAsiaTheme="minorHAnsi" w:hAnsiTheme="minorHAnsi" w:cstheme="minorBidi"/>
                    <w:sz w:val="22"/>
                    <w:szCs w:val="22"/>
                    <w:rPrChange w:id="11055"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1056" w:author="Nick.Tolimieri" w:date="2022-09-07T13:17:00Z"/>
                <w:del w:id="11057" w:author="Nick.Tolimieri [2]" w:date="2022-09-09T12:38:00Z"/>
                <w:rFonts w:asciiTheme="minorHAnsi" w:eastAsiaTheme="minorHAnsi" w:hAnsiTheme="minorHAnsi" w:cstheme="minorBidi"/>
                <w:sz w:val="22"/>
                <w:szCs w:val="22"/>
                <w:rPrChange w:id="11058" w:author="Nick.Tolimieri" w:date="2022-09-07T13:17:00Z">
                  <w:rPr>
                    <w:ins w:id="11059" w:author="Nick.Tolimieri" w:date="2022-09-07T13:17:00Z"/>
                    <w:del w:id="11060" w:author="Nick.Tolimieri [2]" w:date="2022-09-09T12:38:00Z"/>
                    <w:rFonts w:ascii="Calibri" w:hAnsi="Calibri" w:cs="Calibri"/>
                    <w:color w:val="000000"/>
                    <w:sz w:val="22"/>
                    <w:szCs w:val="22"/>
                  </w:rPr>
                </w:rPrChange>
              </w:rPr>
              <w:pPrChange w:id="11061" w:author="Nick.Tolimieri" w:date="2022-09-07T13:17:00Z">
                <w:pPr>
                  <w:jc w:val="right"/>
                </w:pPr>
              </w:pPrChange>
            </w:pPr>
            <w:ins w:id="11062" w:author="Nick.Tolimieri" w:date="2022-09-07T13:17:00Z">
              <w:del w:id="11063" w:author="Nick.Tolimieri [2]" w:date="2022-09-09T12:38:00Z">
                <w:r w:rsidRPr="00AE199D" w:rsidDel="001255CF">
                  <w:rPr>
                    <w:rFonts w:asciiTheme="minorHAnsi" w:eastAsiaTheme="minorHAnsi" w:hAnsiTheme="minorHAnsi" w:cstheme="minorBidi"/>
                    <w:sz w:val="22"/>
                    <w:szCs w:val="22"/>
                    <w:rPrChange w:id="11064"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1065" w:author="Nick.Tolimieri" w:date="2022-09-07T13:17:00Z"/>
                <w:del w:id="11066" w:author="Nick.Tolimieri [2]" w:date="2022-09-09T12:38:00Z"/>
                <w:rFonts w:asciiTheme="minorHAnsi" w:eastAsiaTheme="minorHAnsi" w:hAnsiTheme="minorHAnsi" w:cstheme="minorBidi"/>
                <w:sz w:val="22"/>
                <w:szCs w:val="22"/>
                <w:rPrChange w:id="11067" w:author="Nick.Tolimieri" w:date="2022-09-07T13:17:00Z">
                  <w:rPr>
                    <w:ins w:id="11068" w:author="Nick.Tolimieri" w:date="2022-09-07T13:17:00Z"/>
                    <w:del w:id="11069" w:author="Nick.Tolimieri [2]" w:date="2022-09-09T12:38:00Z"/>
                    <w:rFonts w:ascii="Calibri" w:hAnsi="Calibri" w:cs="Calibri"/>
                    <w:color w:val="000000"/>
                    <w:sz w:val="22"/>
                    <w:szCs w:val="22"/>
                  </w:rPr>
                </w:rPrChange>
              </w:rPr>
              <w:pPrChange w:id="11070" w:author="Nick.Tolimieri" w:date="2022-09-07T13:17:00Z">
                <w:pPr>
                  <w:jc w:val="right"/>
                </w:pPr>
              </w:pPrChange>
            </w:pPr>
            <w:ins w:id="11071" w:author="Nick.Tolimieri" w:date="2022-09-07T13:17:00Z">
              <w:del w:id="11072" w:author="Nick.Tolimieri [2]" w:date="2022-09-09T12:38:00Z">
                <w:r w:rsidRPr="00AE199D" w:rsidDel="001255CF">
                  <w:rPr>
                    <w:rFonts w:asciiTheme="minorHAnsi" w:eastAsiaTheme="minorHAnsi" w:hAnsiTheme="minorHAnsi" w:cstheme="minorBidi"/>
                    <w:sz w:val="22"/>
                    <w:szCs w:val="22"/>
                    <w:rPrChange w:id="11073"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1074" w:author="Nick.Tolimieri" w:date="2022-09-07T13:17:00Z"/>
                <w:del w:id="11075" w:author="Nick.Tolimieri [2]" w:date="2022-09-09T12:38:00Z"/>
                <w:rFonts w:asciiTheme="minorHAnsi" w:eastAsiaTheme="minorHAnsi" w:hAnsiTheme="minorHAnsi" w:cstheme="minorBidi"/>
                <w:sz w:val="22"/>
                <w:szCs w:val="22"/>
                <w:rPrChange w:id="11076" w:author="Nick.Tolimieri" w:date="2022-09-07T13:17:00Z">
                  <w:rPr>
                    <w:ins w:id="11077" w:author="Nick.Tolimieri" w:date="2022-09-07T13:17:00Z"/>
                    <w:del w:id="11078" w:author="Nick.Tolimieri [2]" w:date="2022-09-09T12:38:00Z"/>
                    <w:rFonts w:ascii="Calibri" w:hAnsi="Calibri" w:cs="Calibri"/>
                    <w:color w:val="000000"/>
                    <w:sz w:val="22"/>
                    <w:szCs w:val="22"/>
                  </w:rPr>
                </w:rPrChange>
              </w:rPr>
              <w:pPrChange w:id="11079" w:author="Nick.Tolimieri" w:date="2022-09-07T13:17:00Z">
                <w:pPr/>
              </w:pPrChange>
            </w:pPr>
            <w:ins w:id="11080" w:author="Nick.Tolimieri" w:date="2022-09-07T13:17:00Z">
              <w:del w:id="11081" w:author="Nick.Tolimieri [2]" w:date="2022-09-09T12:38:00Z">
                <w:r w:rsidRPr="00AE199D" w:rsidDel="001255CF">
                  <w:rPr>
                    <w:rFonts w:asciiTheme="minorHAnsi" w:eastAsiaTheme="minorHAnsi" w:hAnsiTheme="minorHAnsi" w:cstheme="minorBidi"/>
                    <w:sz w:val="22"/>
                    <w:szCs w:val="22"/>
                    <w:rPrChange w:id="11082"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1083" w:author="Nick.Tolimieri" w:date="2022-09-07T13:17:00Z"/>
                <w:del w:id="11084" w:author="Nick.Tolimieri [2]" w:date="2022-09-09T12:38:00Z"/>
                <w:rFonts w:asciiTheme="minorHAnsi" w:eastAsiaTheme="minorHAnsi" w:hAnsiTheme="minorHAnsi" w:cstheme="minorBidi"/>
                <w:sz w:val="22"/>
                <w:szCs w:val="22"/>
                <w:rPrChange w:id="11085" w:author="Nick.Tolimieri" w:date="2022-09-07T13:17:00Z">
                  <w:rPr>
                    <w:ins w:id="11086" w:author="Nick.Tolimieri" w:date="2022-09-07T13:17:00Z"/>
                    <w:del w:id="11087" w:author="Nick.Tolimieri [2]" w:date="2022-09-09T12:38:00Z"/>
                    <w:rFonts w:ascii="Calibri" w:hAnsi="Calibri" w:cs="Calibri"/>
                    <w:color w:val="000000"/>
                    <w:sz w:val="22"/>
                    <w:szCs w:val="22"/>
                  </w:rPr>
                </w:rPrChange>
              </w:rPr>
              <w:pPrChange w:id="11088" w:author="Nick.Tolimieri" w:date="2022-09-07T13:17:00Z">
                <w:pPr/>
              </w:pPrChange>
            </w:pPr>
            <w:ins w:id="11089" w:author="Nick.Tolimieri" w:date="2022-09-07T13:17:00Z">
              <w:del w:id="11090" w:author="Nick.Tolimieri [2]" w:date="2022-09-09T12:38:00Z">
                <w:r w:rsidRPr="00AE199D" w:rsidDel="001255CF">
                  <w:rPr>
                    <w:rFonts w:asciiTheme="minorHAnsi" w:eastAsiaTheme="minorHAnsi" w:hAnsiTheme="minorHAnsi" w:cstheme="minorBidi"/>
                    <w:sz w:val="22"/>
                    <w:szCs w:val="22"/>
                    <w:rPrChange w:id="11091"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1092" w:author="Nick.Tolimieri" w:date="2022-09-07T13:17:00Z"/>
                <w:del w:id="11093" w:author="Nick.Tolimieri [2]" w:date="2022-09-09T12:38:00Z"/>
                <w:rFonts w:asciiTheme="minorHAnsi" w:eastAsiaTheme="minorHAnsi" w:hAnsiTheme="minorHAnsi" w:cstheme="minorBidi"/>
                <w:sz w:val="22"/>
                <w:szCs w:val="22"/>
                <w:rPrChange w:id="11094" w:author="Nick.Tolimieri" w:date="2022-09-07T13:17:00Z">
                  <w:rPr>
                    <w:ins w:id="11095" w:author="Nick.Tolimieri" w:date="2022-09-07T13:17:00Z"/>
                    <w:del w:id="11096" w:author="Nick.Tolimieri [2]" w:date="2022-09-09T12:38:00Z"/>
                    <w:rFonts w:ascii="Calibri" w:hAnsi="Calibri" w:cs="Calibri"/>
                    <w:color w:val="000000"/>
                    <w:sz w:val="22"/>
                    <w:szCs w:val="22"/>
                  </w:rPr>
                </w:rPrChange>
              </w:rPr>
              <w:pPrChange w:id="11097" w:author="Nick.Tolimieri" w:date="2022-09-07T13:17:00Z">
                <w:pPr/>
              </w:pPrChange>
            </w:pPr>
            <w:ins w:id="11098" w:author="Nick.Tolimieri" w:date="2022-09-07T13:17:00Z">
              <w:del w:id="11099" w:author="Nick.Tolimieri [2]" w:date="2022-09-09T12:38:00Z">
                <w:r w:rsidRPr="00AE199D" w:rsidDel="001255CF">
                  <w:rPr>
                    <w:rFonts w:asciiTheme="minorHAnsi" w:eastAsiaTheme="minorHAnsi" w:hAnsiTheme="minorHAnsi" w:cstheme="minorBidi"/>
                    <w:sz w:val="22"/>
                    <w:szCs w:val="22"/>
                    <w:rPrChange w:id="11100"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1101" w:author="Nick.Tolimieri" w:date="2022-09-07T13:17:00Z"/>
                <w:del w:id="11102" w:author="Nick.Tolimieri [2]" w:date="2022-09-09T12:38:00Z"/>
                <w:rFonts w:asciiTheme="minorHAnsi" w:eastAsiaTheme="minorHAnsi" w:hAnsiTheme="minorHAnsi" w:cstheme="minorBidi"/>
                <w:sz w:val="22"/>
                <w:szCs w:val="22"/>
                <w:rPrChange w:id="11103" w:author="Nick.Tolimieri" w:date="2022-09-07T13:17:00Z">
                  <w:rPr>
                    <w:ins w:id="11104" w:author="Nick.Tolimieri" w:date="2022-09-07T13:17:00Z"/>
                    <w:del w:id="11105" w:author="Nick.Tolimieri [2]" w:date="2022-09-09T12:38:00Z"/>
                    <w:rFonts w:ascii="Calibri" w:hAnsi="Calibri" w:cs="Calibri"/>
                    <w:color w:val="000000"/>
                    <w:sz w:val="22"/>
                    <w:szCs w:val="22"/>
                  </w:rPr>
                </w:rPrChange>
              </w:rPr>
              <w:pPrChange w:id="11106" w:author="Nick.Tolimieri" w:date="2022-09-07T13:17:00Z">
                <w:pPr/>
              </w:pPrChange>
            </w:pPr>
            <w:ins w:id="11107" w:author="Nick.Tolimieri" w:date="2022-09-07T13:17:00Z">
              <w:del w:id="11108" w:author="Nick.Tolimieri [2]" w:date="2022-09-09T12:38:00Z">
                <w:r w:rsidRPr="00AE199D" w:rsidDel="001255CF">
                  <w:rPr>
                    <w:rFonts w:asciiTheme="minorHAnsi" w:eastAsiaTheme="minorHAnsi" w:hAnsiTheme="minorHAnsi" w:cstheme="minorBidi"/>
                    <w:sz w:val="22"/>
                    <w:szCs w:val="22"/>
                    <w:rPrChange w:id="11109"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1110" w:author="Nick.Tolimieri" w:date="2022-09-07T13:17:00Z"/>
          <w:del w:id="11111" w:author="Nick.Tolimieri [2]" w:date="2022-09-09T12:38:00Z"/>
        </w:trPr>
        <w:tc>
          <w:tcPr>
            <w:tcW w:w="960" w:type="dxa"/>
            <w:noWrap/>
            <w:hideMark/>
          </w:tcPr>
          <w:p w:rsidR="00AE199D" w:rsidRPr="00AE199D" w:rsidDel="001255CF" w:rsidRDefault="00AE199D">
            <w:pPr>
              <w:ind w:firstLine="0"/>
              <w:rPr>
                <w:ins w:id="11112" w:author="Nick.Tolimieri" w:date="2022-09-07T13:17:00Z"/>
                <w:del w:id="11113" w:author="Nick.Tolimieri [2]" w:date="2022-09-09T12:38:00Z"/>
                <w:rFonts w:asciiTheme="minorHAnsi" w:eastAsiaTheme="minorHAnsi" w:hAnsiTheme="minorHAnsi" w:cstheme="minorBidi"/>
                <w:sz w:val="22"/>
                <w:szCs w:val="22"/>
                <w:rPrChange w:id="11114" w:author="Nick.Tolimieri" w:date="2022-09-07T13:17:00Z">
                  <w:rPr>
                    <w:ins w:id="11115" w:author="Nick.Tolimieri" w:date="2022-09-07T13:17:00Z"/>
                    <w:del w:id="11116" w:author="Nick.Tolimieri [2]" w:date="2022-09-09T12:38:00Z"/>
                    <w:rFonts w:ascii="Calibri" w:hAnsi="Calibri" w:cs="Calibri"/>
                    <w:color w:val="000000"/>
                    <w:sz w:val="22"/>
                    <w:szCs w:val="22"/>
                  </w:rPr>
                </w:rPrChange>
              </w:rPr>
              <w:pPrChange w:id="11117" w:author="Nick.Tolimieri" w:date="2022-09-07T13:17:00Z">
                <w:pPr/>
              </w:pPrChange>
            </w:pPr>
            <w:ins w:id="11118" w:author="Nick.Tolimieri" w:date="2022-09-07T13:17:00Z">
              <w:del w:id="11119" w:author="Nick.Tolimieri [2]" w:date="2022-09-09T12:38:00Z">
                <w:r w:rsidRPr="00AE199D" w:rsidDel="001255CF">
                  <w:rPr>
                    <w:rFonts w:asciiTheme="minorHAnsi" w:eastAsiaTheme="minorHAnsi" w:hAnsiTheme="minorHAnsi" w:cstheme="minorBidi"/>
                    <w:sz w:val="22"/>
                    <w:szCs w:val="22"/>
                    <w:rPrChange w:id="11120"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1121" w:author="Nick.Tolimieri" w:date="2022-09-07T13:17:00Z"/>
                <w:del w:id="11122" w:author="Nick.Tolimieri [2]" w:date="2022-09-09T12:38:00Z"/>
                <w:rFonts w:asciiTheme="minorHAnsi" w:eastAsiaTheme="minorHAnsi" w:hAnsiTheme="minorHAnsi" w:cstheme="minorBidi"/>
                <w:sz w:val="22"/>
                <w:szCs w:val="22"/>
                <w:rPrChange w:id="11123" w:author="Nick.Tolimieri" w:date="2022-09-07T13:17:00Z">
                  <w:rPr>
                    <w:ins w:id="11124" w:author="Nick.Tolimieri" w:date="2022-09-07T13:17:00Z"/>
                    <w:del w:id="11125" w:author="Nick.Tolimieri [2]" w:date="2022-09-09T12:38:00Z"/>
                    <w:rFonts w:ascii="Calibri" w:hAnsi="Calibri" w:cs="Calibri"/>
                    <w:color w:val="000000"/>
                    <w:sz w:val="22"/>
                    <w:szCs w:val="22"/>
                  </w:rPr>
                </w:rPrChange>
              </w:rPr>
              <w:pPrChange w:id="11126" w:author="Nick.Tolimieri" w:date="2022-09-07T13:17:00Z">
                <w:pPr>
                  <w:jc w:val="right"/>
                </w:pPr>
              </w:pPrChange>
            </w:pPr>
            <w:ins w:id="11127" w:author="Nick.Tolimieri" w:date="2022-09-07T13:17:00Z">
              <w:del w:id="11128" w:author="Nick.Tolimieri [2]" w:date="2022-09-09T12:38:00Z">
                <w:r w:rsidRPr="00AE199D" w:rsidDel="001255CF">
                  <w:rPr>
                    <w:rFonts w:asciiTheme="minorHAnsi" w:eastAsiaTheme="minorHAnsi" w:hAnsiTheme="minorHAnsi" w:cstheme="minorBidi"/>
                    <w:sz w:val="22"/>
                    <w:szCs w:val="22"/>
                    <w:rPrChange w:id="11129" w:author="Nick.Tolimieri" w:date="2022-09-07T13:17:00Z">
                      <w:rPr>
                        <w:rFonts w:ascii="Calibri" w:hAnsi="Calibri" w:cs="Calibri"/>
                        <w:color w:val="000000"/>
                        <w:sz w:val="22"/>
                        <w:szCs w:val="22"/>
                      </w:rPr>
                    </w:rPrChange>
                  </w:rPr>
                  <w:delText>2019</w:delText>
                </w:r>
              </w:del>
            </w:ins>
          </w:p>
        </w:tc>
        <w:tc>
          <w:tcPr>
            <w:tcW w:w="960" w:type="dxa"/>
            <w:noWrap/>
            <w:hideMark/>
          </w:tcPr>
          <w:p w:rsidR="00AE199D" w:rsidRPr="00AE199D" w:rsidDel="001255CF" w:rsidRDefault="00AE199D">
            <w:pPr>
              <w:ind w:firstLine="0"/>
              <w:rPr>
                <w:ins w:id="11130" w:author="Nick.Tolimieri" w:date="2022-09-07T13:17:00Z"/>
                <w:del w:id="11131" w:author="Nick.Tolimieri [2]" w:date="2022-09-09T12:38:00Z"/>
                <w:rFonts w:asciiTheme="minorHAnsi" w:eastAsiaTheme="minorHAnsi" w:hAnsiTheme="minorHAnsi" w:cstheme="minorBidi"/>
                <w:sz w:val="22"/>
                <w:szCs w:val="22"/>
                <w:rPrChange w:id="11132" w:author="Nick.Tolimieri" w:date="2022-09-07T13:17:00Z">
                  <w:rPr>
                    <w:ins w:id="11133" w:author="Nick.Tolimieri" w:date="2022-09-07T13:17:00Z"/>
                    <w:del w:id="11134" w:author="Nick.Tolimieri [2]" w:date="2022-09-09T12:38:00Z"/>
                    <w:rFonts w:ascii="Calibri" w:hAnsi="Calibri" w:cs="Calibri"/>
                    <w:color w:val="000000"/>
                    <w:sz w:val="22"/>
                    <w:szCs w:val="22"/>
                  </w:rPr>
                </w:rPrChange>
              </w:rPr>
              <w:pPrChange w:id="11135" w:author="Nick.Tolimieri" w:date="2022-09-07T13:17:00Z">
                <w:pPr>
                  <w:jc w:val="right"/>
                </w:pPr>
              </w:pPrChange>
            </w:pPr>
            <w:ins w:id="11136" w:author="Nick.Tolimieri" w:date="2022-09-07T13:17:00Z">
              <w:del w:id="11137" w:author="Nick.Tolimieri [2]" w:date="2022-09-09T12:38:00Z">
                <w:r w:rsidRPr="00AE199D" w:rsidDel="001255CF">
                  <w:rPr>
                    <w:rFonts w:asciiTheme="minorHAnsi" w:eastAsiaTheme="minorHAnsi" w:hAnsiTheme="minorHAnsi" w:cstheme="minorBidi"/>
                    <w:sz w:val="22"/>
                    <w:szCs w:val="22"/>
                    <w:rPrChange w:id="11138" w:author="Nick.Tolimieri" w:date="2022-09-07T13:17:00Z">
                      <w:rPr>
                        <w:rFonts w:ascii="Calibri" w:hAnsi="Calibri" w:cs="Calibri"/>
                        <w:color w:val="000000"/>
                        <w:sz w:val="22"/>
                        <w:szCs w:val="22"/>
                      </w:rPr>
                    </w:rPrChange>
                  </w:rPr>
                  <w:delText>9</w:delText>
                </w:r>
              </w:del>
            </w:ins>
          </w:p>
        </w:tc>
        <w:tc>
          <w:tcPr>
            <w:tcW w:w="960" w:type="dxa"/>
            <w:noWrap/>
            <w:hideMark/>
          </w:tcPr>
          <w:p w:rsidR="00AE199D" w:rsidRPr="00AE199D" w:rsidDel="001255CF" w:rsidRDefault="00AE199D">
            <w:pPr>
              <w:ind w:firstLine="0"/>
              <w:rPr>
                <w:ins w:id="11139" w:author="Nick.Tolimieri" w:date="2022-09-07T13:17:00Z"/>
                <w:del w:id="11140" w:author="Nick.Tolimieri [2]" w:date="2022-09-09T12:38:00Z"/>
                <w:rFonts w:asciiTheme="minorHAnsi" w:eastAsiaTheme="minorHAnsi" w:hAnsiTheme="minorHAnsi" w:cstheme="minorBidi"/>
                <w:sz w:val="22"/>
                <w:szCs w:val="22"/>
                <w:rPrChange w:id="11141" w:author="Nick.Tolimieri" w:date="2022-09-07T13:17:00Z">
                  <w:rPr>
                    <w:ins w:id="11142" w:author="Nick.Tolimieri" w:date="2022-09-07T13:17:00Z"/>
                    <w:del w:id="11143" w:author="Nick.Tolimieri [2]" w:date="2022-09-09T12:38:00Z"/>
                    <w:rFonts w:ascii="Calibri" w:hAnsi="Calibri" w:cs="Calibri"/>
                    <w:color w:val="000000"/>
                    <w:sz w:val="22"/>
                    <w:szCs w:val="22"/>
                  </w:rPr>
                </w:rPrChange>
              </w:rPr>
              <w:pPrChange w:id="11144" w:author="Nick.Tolimieri" w:date="2022-09-07T13:17:00Z">
                <w:pPr>
                  <w:jc w:val="right"/>
                </w:pPr>
              </w:pPrChange>
            </w:pPr>
            <w:ins w:id="11145" w:author="Nick.Tolimieri" w:date="2022-09-07T13:17:00Z">
              <w:del w:id="11146" w:author="Nick.Tolimieri [2]" w:date="2022-09-09T12:38:00Z">
                <w:r w:rsidRPr="00AE199D" w:rsidDel="001255CF">
                  <w:rPr>
                    <w:rFonts w:asciiTheme="minorHAnsi" w:eastAsiaTheme="minorHAnsi" w:hAnsiTheme="minorHAnsi" w:cstheme="minorBidi"/>
                    <w:sz w:val="22"/>
                    <w:szCs w:val="22"/>
                    <w:rPrChange w:id="11147" w:author="Nick.Tolimieri" w:date="2022-09-07T13:17:00Z">
                      <w:rPr>
                        <w:rFonts w:ascii="Calibri" w:hAnsi="Calibri" w:cs="Calibri"/>
                        <w:color w:val="000000"/>
                        <w:sz w:val="22"/>
                        <w:szCs w:val="22"/>
                      </w:rPr>
                    </w:rPrChange>
                  </w:rPr>
                  <w:delText>43</w:delText>
                </w:r>
              </w:del>
            </w:ins>
          </w:p>
        </w:tc>
        <w:tc>
          <w:tcPr>
            <w:tcW w:w="960" w:type="dxa"/>
            <w:noWrap/>
            <w:hideMark/>
          </w:tcPr>
          <w:p w:rsidR="00AE199D" w:rsidRPr="00AE199D" w:rsidDel="001255CF" w:rsidRDefault="00AE199D">
            <w:pPr>
              <w:ind w:firstLine="0"/>
              <w:rPr>
                <w:ins w:id="11148" w:author="Nick.Tolimieri" w:date="2022-09-07T13:17:00Z"/>
                <w:del w:id="11149" w:author="Nick.Tolimieri [2]" w:date="2022-09-09T12:38:00Z"/>
                <w:rFonts w:asciiTheme="minorHAnsi" w:eastAsiaTheme="minorHAnsi" w:hAnsiTheme="minorHAnsi" w:cstheme="minorBidi"/>
                <w:sz w:val="22"/>
                <w:szCs w:val="22"/>
                <w:rPrChange w:id="11150" w:author="Nick.Tolimieri" w:date="2022-09-07T13:17:00Z">
                  <w:rPr>
                    <w:ins w:id="11151" w:author="Nick.Tolimieri" w:date="2022-09-07T13:17:00Z"/>
                    <w:del w:id="11152" w:author="Nick.Tolimieri [2]" w:date="2022-09-09T12:38:00Z"/>
                    <w:rFonts w:ascii="Calibri" w:hAnsi="Calibri" w:cs="Calibri"/>
                    <w:color w:val="000000"/>
                    <w:sz w:val="22"/>
                    <w:szCs w:val="22"/>
                  </w:rPr>
                </w:rPrChange>
              </w:rPr>
              <w:pPrChange w:id="11153" w:author="Nick.Tolimieri" w:date="2022-09-07T13:17:00Z">
                <w:pPr>
                  <w:jc w:val="right"/>
                </w:pPr>
              </w:pPrChange>
            </w:pPr>
            <w:ins w:id="11154" w:author="Nick.Tolimieri" w:date="2022-09-07T13:17:00Z">
              <w:del w:id="11155" w:author="Nick.Tolimieri [2]" w:date="2022-09-09T12:38:00Z">
                <w:r w:rsidRPr="00AE199D" w:rsidDel="001255CF">
                  <w:rPr>
                    <w:rFonts w:asciiTheme="minorHAnsi" w:eastAsiaTheme="minorHAnsi" w:hAnsiTheme="minorHAnsi" w:cstheme="minorBidi"/>
                    <w:sz w:val="22"/>
                    <w:szCs w:val="22"/>
                    <w:rPrChange w:id="11156" w:author="Nick.Tolimieri" w:date="2022-09-07T13:17:00Z">
                      <w:rPr>
                        <w:rFonts w:ascii="Calibri" w:hAnsi="Calibri" w:cs="Calibri"/>
                        <w:color w:val="000000"/>
                        <w:sz w:val="22"/>
                        <w:szCs w:val="22"/>
                      </w:rPr>
                    </w:rPrChange>
                  </w:rPr>
                  <w:delText>3</w:delText>
                </w:r>
              </w:del>
            </w:ins>
          </w:p>
        </w:tc>
        <w:tc>
          <w:tcPr>
            <w:tcW w:w="960" w:type="dxa"/>
            <w:noWrap/>
            <w:hideMark/>
          </w:tcPr>
          <w:p w:rsidR="00AE199D" w:rsidRPr="00AE199D" w:rsidDel="001255CF" w:rsidRDefault="00AE199D">
            <w:pPr>
              <w:ind w:firstLine="0"/>
              <w:rPr>
                <w:ins w:id="11157" w:author="Nick.Tolimieri" w:date="2022-09-07T13:17:00Z"/>
                <w:del w:id="11158" w:author="Nick.Tolimieri [2]" w:date="2022-09-09T12:38:00Z"/>
                <w:rFonts w:asciiTheme="minorHAnsi" w:eastAsiaTheme="minorHAnsi" w:hAnsiTheme="minorHAnsi" w:cstheme="minorBidi"/>
                <w:sz w:val="22"/>
                <w:szCs w:val="22"/>
                <w:rPrChange w:id="11159" w:author="Nick.Tolimieri" w:date="2022-09-07T13:17:00Z">
                  <w:rPr>
                    <w:ins w:id="11160" w:author="Nick.Tolimieri" w:date="2022-09-07T13:17:00Z"/>
                    <w:del w:id="11161" w:author="Nick.Tolimieri [2]" w:date="2022-09-09T12:38:00Z"/>
                    <w:rFonts w:ascii="Calibri" w:hAnsi="Calibri" w:cs="Calibri"/>
                    <w:color w:val="000000"/>
                    <w:sz w:val="22"/>
                    <w:szCs w:val="22"/>
                  </w:rPr>
                </w:rPrChange>
              </w:rPr>
              <w:pPrChange w:id="11162" w:author="Nick.Tolimieri" w:date="2022-09-07T13:17:00Z">
                <w:pPr>
                  <w:jc w:val="right"/>
                </w:pPr>
              </w:pPrChange>
            </w:pPr>
            <w:ins w:id="11163" w:author="Nick.Tolimieri" w:date="2022-09-07T13:17:00Z">
              <w:del w:id="11164" w:author="Nick.Tolimieri [2]" w:date="2022-09-09T12:38:00Z">
                <w:r w:rsidRPr="00AE199D" w:rsidDel="001255CF">
                  <w:rPr>
                    <w:rFonts w:asciiTheme="minorHAnsi" w:eastAsiaTheme="minorHAnsi" w:hAnsiTheme="minorHAnsi" w:cstheme="minorBidi"/>
                    <w:sz w:val="22"/>
                    <w:szCs w:val="22"/>
                    <w:rPrChange w:id="11165" w:author="Nick.Tolimieri" w:date="2022-09-07T13:17:00Z">
                      <w:rPr>
                        <w:rFonts w:ascii="Calibri" w:hAnsi="Calibri" w:cs="Calibri"/>
                        <w:color w:val="000000"/>
                        <w:sz w:val="22"/>
                        <w:szCs w:val="22"/>
                      </w:rPr>
                    </w:rPrChange>
                  </w:rPr>
                  <w:delText>26</w:delText>
                </w:r>
              </w:del>
            </w:ins>
          </w:p>
        </w:tc>
        <w:tc>
          <w:tcPr>
            <w:tcW w:w="960" w:type="dxa"/>
            <w:noWrap/>
            <w:hideMark/>
          </w:tcPr>
          <w:p w:rsidR="00AE199D" w:rsidRPr="00AE199D" w:rsidDel="001255CF" w:rsidRDefault="00AE199D">
            <w:pPr>
              <w:ind w:firstLine="0"/>
              <w:rPr>
                <w:ins w:id="11166" w:author="Nick.Tolimieri" w:date="2022-09-07T13:17:00Z"/>
                <w:del w:id="11167" w:author="Nick.Tolimieri [2]" w:date="2022-09-09T12:38:00Z"/>
                <w:rFonts w:asciiTheme="minorHAnsi" w:eastAsiaTheme="minorHAnsi" w:hAnsiTheme="minorHAnsi" w:cstheme="minorBidi"/>
                <w:sz w:val="22"/>
                <w:szCs w:val="22"/>
                <w:rPrChange w:id="11168" w:author="Nick.Tolimieri" w:date="2022-09-07T13:17:00Z">
                  <w:rPr>
                    <w:ins w:id="11169" w:author="Nick.Tolimieri" w:date="2022-09-07T13:17:00Z"/>
                    <w:del w:id="11170" w:author="Nick.Tolimieri [2]" w:date="2022-09-09T12:38:00Z"/>
                    <w:rFonts w:ascii="Calibri" w:hAnsi="Calibri" w:cs="Calibri"/>
                    <w:color w:val="000000"/>
                    <w:sz w:val="22"/>
                    <w:szCs w:val="22"/>
                  </w:rPr>
                </w:rPrChange>
              </w:rPr>
              <w:pPrChange w:id="11171" w:author="Nick.Tolimieri" w:date="2022-09-07T13:17:00Z">
                <w:pPr>
                  <w:jc w:val="right"/>
                </w:pPr>
              </w:pPrChange>
            </w:pPr>
            <w:ins w:id="11172" w:author="Nick.Tolimieri" w:date="2022-09-07T13:17:00Z">
              <w:del w:id="11173" w:author="Nick.Tolimieri [2]" w:date="2022-09-09T12:38:00Z">
                <w:r w:rsidRPr="00AE199D" w:rsidDel="001255CF">
                  <w:rPr>
                    <w:rFonts w:asciiTheme="minorHAnsi" w:eastAsiaTheme="minorHAnsi" w:hAnsiTheme="minorHAnsi" w:cstheme="minorBidi"/>
                    <w:sz w:val="22"/>
                    <w:szCs w:val="22"/>
                    <w:rPrChange w:id="11174"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1175" w:author="Nick.Tolimieri" w:date="2022-09-07T13:17:00Z"/>
                <w:del w:id="11176" w:author="Nick.Tolimieri [2]" w:date="2022-09-09T12:38:00Z"/>
                <w:rFonts w:asciiTheme="minorHAnsi" w:eastAsiaTheme="minorHAnsi" w:hAnsiTheme="minorHAnsi" w:cstheme="minorBidi"/>
                <w:sz w:val="22"/>
                <w:szCs w:val="22"/>
                <w:rPrChange w:id="11177" w:author="Nick.Tolimieri" w:date="2022-09-07T13:17:00Z">
                  <w:rPr>
                    <w:ins w:id="11178" w:author="Nick.Tolimieri" w:date="2022-09-07T13:17:00Z"/>
                    <w:del w:id="11179" w:author="Nick.Tolimieri [2]" w:date="2022-09-09T12:38:00Z"/>
                    <w:rFonts w:ascii="Calibri" w:hAnsi="Calibri" w:cs="Calibri"/>
                    <w:color w:val="000000"/>
                    <w:sz w:val="22"/>
                    <w:szCs w:val="22"/>
                  </w:rPr>
                </w:rPrChange>
              </w:rPr>
              <w:pPrChange w:id="11180" w:author="Nick.Tolimieri" w:date="2022-09-07T13:17:00Z">
                <w:pPr>
                  <w:jc w:val="right"/>
                </w:pPr>
              </w:pPrChange>
            </w:pPr>
            <w:ins w:id="11181" w:author="Nick.Tolimieri" w:date="2022-09-07T13:17:00Z">
              <w:del w:id="11182" w:author="Nick.Tolimieri [2]" w:date="2022-09-09T12:38:00Z">
                <w:r w:rsidRPr="00AE199D" w:rsidDel="001255CF">
                  <w:rPr>
                    <w:rFonts w:asciiTheme="minorHAnsi" w:eastAsiaTheme="minorHAnsi" w:hAnsiTheme="minorHAnsi" w:cstheme="minorBidi"/>
                    <w:sz w:val="22"/>
                    <w:szCs w:val="22"/>
                    <w:rPrChange w:id="11183" w:author="Nick.Tolimieri" w:date="2022-09-07T13:17:00Z">
                      <w:rPr>
                        <w:rFonts w:ascii="Calibri" w:hAnsi="Calibri" w:cs="Calibri"/>
                        <w:color w:val="000000"/>
                        <w:sz w:val="22"/>
                        <w:szCs w:val="22"/>
                      </w:rPr>
                    </w:rPrChange>
                  </w:rPr>
                  <w:delText>13</w:delText>
                </w:r>
              </w:del>
            </w:ins>
          </w:p>
        </w:tc>
        <w:tc>
          <w:tcPr>
            <w:tcW w:w="960" w:type="dxa"/>
            <w:noWrap/>
            <w:hideMark/>
          </w:tcPr>
          <w:p w:rsidR="00AE199D" w:rsidRPr="00AE199D" w:rsidDel="001255CF" w:rsidRDefault="00AE199D">
            <w:pPr>
              <w:ind w:firstLine="0"/>
              <w:rPr>
                <w:ins w:id="11184" w:author="Nick.Tolimieri" w:date="2022-09-07T13:17:00Z"/>
                <w:del w:id="11185" w:author="Nick.Tolimieri [2]" w:date="2022-09-09T12:38:00Z"/>
                <w:rFonts w:asciiTheme="minorHAnsi" w:eastAsiaTheme="minorHAnsi" w:hAnsiTheme="minorHAnsi" w:cstheme="minorBidi"/>
                <w:sz w:val="22"/>
                <w:szCs w:val="22"/>
                <w:rPrChange w:id="11186" w:author="Nick.Tolimieri" w:date="2022-09-07T13:17:00Z">
                  <w:rPr>
                    <w:ins w:id="11187" w:author="Nick.Tolimieri" w:date="2022-09-07T13:17:00Z"/>
                    <w:del w:id="11188" w:author="Nick.Tolimieri [2]" w:date="2022-09-09T12:38:00Z"/>
                    <w:rFonts w:ascii="Calibri" w:hAnsi="Calibri" w:cs="Calibri"/>
                    <w:color w:val="000000"/>
                    <w:sz w:val="22"/>
                    <w:szCs w:val="22"/>
                  </w:rPr>
                </w:rPrChange>
              </w:rPr>
              <w:pPrChange w:id="11189" w:author="Nick.Tolimieri" w:date="2022-09-07T13:17:00Z">
                <w:pPr>
                  <w:jc w:val="right"/>
                </w:pPr>
              </w:pPrChange>
            </w:pPr>
            <w:ins w:id="11190" w:author="Nick.Tolimieri" w:date="2022-09-07T13:17:00Z">
              <w:del w:id="11191" w:author="Nick.Tolimieri [2]" w:date="2022-09-09T12:38:00Z">
                <w:r w:rsidRPr="00AE199D" w:rsidDel="001255CF">
                  <w:rPr>
                    <w:rFonts w:asciiTheme="minorHAnsi" w:eastAsiaTheme="minorHAnsi" w:hAnsiTheme="minorHAnsi" w:cstheme="minorBidi"/>
                    <w:sz w:val="22"/>
                    <w:szCs w:val="22"/>
                    <w:rPrChange w:id="11192" w:author="Nick.Tolimieri" w:date="2022-09-07T13:17:00Z">
                      <w:rPr>
                        <w:rFonts w:ascii="Calibri" w:hAnsi="Calibri" w:cs="Calibri"/>
                        <w:color w:val="000000"/>
                        <w:sz w:val="22"/>
                        <w:szCs w:val="22"/>
                      </w:rPr>
                    </w:rPrChange>
                  </w:rPr>
                  <w:delText>1.93</w:delText>
                </w:r>
              </w:del>
            </w:ins>
          </w:p>
        </w:tc>
        <w:tc>
          <w:tcPr>
            <w:tcW w:w="960" w:type="dxa"/>
            <w:noWrap/>
            <w:hideMark/>
          </w:tcPr>
          <w:p w:rsidR="00AE199D" w:rsidRPr="00AE199D" w:rsidDel="001255CF" w:rsidRDefault="00AE199D">
            <w:pPr>
              <w:ind w:firstLine="0"/>
              <w:rPr>
                <w:ins w:id="11193" w:author="Nick.Tolimieri" w:date="2022-09-07T13:17:00Z"/>
                <w:del w:id="11194" w:author="Nick.Tolimieri [2]" w:date="2022-09-09T12:38:00Z"/>
                <w:rFonts w:asciiTheme="minorHAnsi" w:eastAsiaTheme="minorHAnsi" w:hAnsiTheme="minorHAnsi" w:cstheme="minorBidi"/>
                <w:sz w:val="22"/>
                <w:szCs w:val="22"/>
                <w:rPrChange w:id="11195" w:author="Nick.Tolimieri" w:date="2022-09-07T13:17:00Z">
                  <w:rPr>
                    <w:ins w:id="11196" w:author="Nick.Tolimieri" w:date="2022-09-07T13:17:00Z"/>
                    <w:del w:id="11197" w:author="Nick.Tolimieri [2]" w:date="2022-09-09T12:38:00Z"/>
                    <w:rFonts w:ascii="Calibri" w:hAnsi="Calibri" w:cs="Calibri"/>
                    <w:color w:val="000000"/>
                    <w:sz w:val="22"/>
                    <w:szCs w:val="22"/>
                  </w:rPr>
                </w:rPrChange>
              </w:rPr>
              <w:pPrChange w:id="11198" w:author="Nick.Tolimieri" w:date="2022-09-07T13:17:00Z">
                <w:pPr>
                  <w:jc w:val="right"/>
                </w:pPr>
              </w:pPrChange>
            </w:pPr>
            <w:ins w:id="11199" w:author="Nick.Tolimieri" w:date="2022-09-07T13:17:00Z">
              <w:del w:id="11200" w:author="Nick.Tolimieri [2]" w:date="2022-09-09T12:38:00Z">
                <w:r w:rsidRPr="00AE199D" w:rsidDel="001255CF">
                  <w:rPr>
                    <w:rFonts w:asciiTheme="minorHAnsi" w:eastAsiaTheme="minorHAnsi" w:hAnsiTheme="minorHAnsi" w:cstheme="minorBidi"/>
                    <w:sz w:val="22"/>
                    <w:szCs w:val="22"/>
                    <w:rPrChange w:id="11201" w:author="Nick.Tolimieri" w:date="2022-09-07T13:17:00Z">
                      <w:rPr>
                        <w:rFonts w:ascii="Calibri" w:hAnsi="Calibri" w:cs="Calibri"/>
                        <w:color w:val="000000"/>
                        <w:sz w:val="22"/>
                        <w:szCs w:val="22"/>
                      </w:rPr>
                    </w:rPrChange>
                  </w:rPr>
                  <w:delText>0.32</w:delText>
                </w:r>
              </w:del>
            </w:ins>
          </w:p>
        </w:tc>
      </w:tr>
      <w:tr w:rsidR="00AE199D" w:rsidRPr="00AE199D" w:rsidDel="001255CF" w:rsidTr="00AE199D">
        <w:trPr>
          <w:trHeight w:val="300"/>
          <w:ins w:id="11202" w:author="Nick.Tolimieri" w:date="2022-09-07T13:17:00Z"/>
          <w:del w:id="11203" w:author="Nick.Tolimieri [2]" w:date="2022-09-09T12:38:00Z"/>
        </w:trPr>
        <w:tc>
          <w:tcPr>
            <w:tcW w:w="960" w:type="dxa"/>
            <w:noWrap/>
            <w:hideMark/>
          </w:tcPr>
          <w:p w:rsidR="00AE199D" w:rsidRPr="00AE199D" w:rsidDel="001255CF" w:rsidRDefault="00AE199D">
            <w:pPr>
              <w:ind w:firstLine="0"/>
              <w:rPr>
                <w:ins w:id="11204" w:author="Nick.Tolimieri" w:date="2022-09-07T13:17:00Z"/>
                <w:del w:id="11205" w:author="Nick.Tolimieri [2]" w:date="2022-09-09T12:38:00Z"/>
                <w:rFonts w:asciiTheme="minorHAnsi" w:eastAsiaTheme="minorHAnsi" w:hAnsiTheme="minorHAnsi" w:cstheme="minorBidi"/>
                <w:sz w:val="22"/>
                <w:szCs w:val="22"/>
                <w:rPrChange w:id="11206" w:author="Nick.Tolimieri" w:date="2022-09-07T13:17:00Z">
                  <w:rPr>
                    <w:ins w:id="11207" w:author="Nick.Tolimieri" w:date="2022-09-07T13:17:00Z"/>
                    <w:del w:id="11208" w:author="Nick.Tolimieri [2]" w:date="2022-09-09T12:38:00Z"/>
                    <w:rFonts w:ascii="Calibri" w:hAnsi="Calibri" w:cs="Calibri"/>
                    <w:color w:val="000000"/>
                    <w:sz w:val="22"/>
                    <w:szCs w:val="22"/>
                  </w:rPr>
                </w:rPrChange>
              </w:rPr>
              <w:pPrChange w:id="11209" w:author="Nick.Tolimieri" w:date="2022-09-07T13:17:00Z">
                <w:pPr/>
              </w:pPrChange>
            </w:pPr>
            <w:ins w:id="11210" w:author="Nick.Tolimieri" w:date="2022-09-07T13:17:00Z">
              <w:del w:id="11211" w:author="Nick.Tolimieri [2]" w:date="2022-09-09T12:38:00Z">
                <w:r w:rsidRPr="00AE199D" w:rsidDel="001255CF">
                  <w:rPr>
                    <w:rFonts w:asciiTheme="minorHAnsi" w:eastAsiaTheme="minorHAnsi" w:hAnsiTheme="minorHAnsi" w:cstheme="minorBidi"/>
                    <w:sz w:val="22"/>
                    <w:szCs w:val="22"/>
                    <w:rPrChange w:id="11212"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1213" w:author="Nick.Tolimieri" w:date="2022-09-07T13:17:00Z"/>
                <w:del w:id="11214" w:author="Nick.Tolimieri [2]" w:date="2022-09-09T12:38:00Z"/>
                <w:rFonts w:asciiTheme="minorHAnsi" w:eastAsiaTheme="minorHAnsi" w:hAnsiTheme="minorHAnsi" w:cstheme="minorBidi"/>
                <w:sz w:val="22"/>
                <w:szCs w:val="22"/>
                <w:rPrChange w:id="11215" w:author="Nick.Tolimieri" w:date="2022-09-07T13:17:00Z">
                  <w:rPr>
                    <w:ins w:id="11216" w:author="Nick.Tolimieri" w:date="2022-09-07T13:17:00Z"/>
                    <w:del w:id="11217" w:author="Nick.Tolimieri [2]" w:date="2022-09-09T12:38:00Z"/>
                    <w:rFonts w:ascii="Calibri" w:hAnsi="Calibri" w:cs="Calibri"/>
                    <w:color w:val="000000"/>
                    <w:sz w:val="22"/>
                    <w:szCs w:val="22"/>
                  </w:rPr>
                </w:rPrChange>
              </w:rPr>
              <w:pPrChange w:id="11218" w:author="Nick.Tolimieri" w:date="2022-09-07T13:17:00Z">
                <w:pPr>
                  <w:jc w:val="right"/>
                </w:pPr>
              </w:pPrChange>
            </w:pPr>
            <w:ins w:id="11219" w:author="Nick.Tolimieri" w:date="2022-09-07T13:17:00Z">
              <w:del w:id="11220" w:author="Nick.Tolimieri [2]" w:date="2022-09-09T12:38:00Z">
                <w:r w:rsidRPr="00AE199D" w:rsidDel="001255CF">
                  <w:rPr>
                    <w:rFonts w:asciiTheme="minorHAnsi" w:eastAsiaTheme="minorHAnsi" w:hAnsiTheme="minorHAnsi" w:cstheme="minorBidi"/>
                    <w:sz w:val="22"/>
                    <w:szCs w:val="22"/>
                    <w:rPrChange w:id="11221" w:author="Nick.Tolimieri" w:date="2022-09-07T13:17:00Z">
                      <w:rPr>
                        <w:rFonts w:ascii="Calibri" w:hAnsi="Calibri" w:cs="Calibri"/>
                        <w:color w:val="000000"/>
                        <w:sz w:val="22"/>
                        <w:szCs w:val="22"/>
                      </w:rPr>
                    </w:rPrChange>
                  </w:rPr>
                  <w:delText>2020</w:delText>
                </w:r>
              </w:del>
            </w:ins>
          </w:p>
        </w:tc>
        <w:tc>
          <w:tcPr>
            <w:tcW w:w="960" w:type="dxa"/>
            <w:noWrap/>
            <w:hideMark/>
          </w:tcPr>
          <w:p w:rsidR="00AE199D" w:rsidRPr="00AE199D" w:rsidDel="001255CF" w:rsidRDefault="00AE199D">
            <w:pPr>
              <w:ind w:firstLine="0"/>
              <w:rPr>
                <w:ins w:id="11222" w:author="Nick.Tolimieri" w:date="2022-09-07T13:17:00Z"/>
                <w:del w:id="11223" w:author="Nick.Tolimieri [2]" w:date="2022-09-09T12:38:00Z"/>
                <w:rFonts w:asciiTheme="minorHAnsi" w:eastAsiaTheme="minorHAnsi" w:hAnsiTheme="minorHAnsi" w:cstheme="minorBidi"/>
                <w:sz w:val="22"/>
                <w:szCs w:val="22"/>
                <w:rPrChange w:id="11224" w:author="Nick.Tolimieri" w:date="2022-09-07T13:17:00Z">
                  <w:rPr>
                    <w:ins w:id="11225" w:author="Nick.Tolimieri" w:date="2022-09-07T13:17:00Z"/>
                    <w:del w:id="11226" w:author="Nick.Tolimieri [2]" w:date="2022-09-09T12:38:00Z"/>
                    <w:rFonts w:ascii="Calibri" w:hAnsi="Calibri" w:cs="Calibri"/>
                    <w:color w:val="000000"/>
                    <w:sz w:val="22"/>
                    <w:szCs w:val="22"/>
                  </w:rPr>
                </w:rPrChange>
              </w:rPr>
              <w:pPrChange w:id="11227" w:author="Nick.Tolimieri" w:date="2022-09-07T13:17:00Z">
                <w:pPr>
                  <w:jc w:val="right"/>
                </w:pPr>
              </w:pPrChange>
            </w:pPr>
            <w:ins w:id="11228" w:author="Nick.Tolimieri" w:date="2022-09-07T13:17:00Z">
              <w:del w:id="11229" w:author="Nick.Tolimieri [2]" w:date="2022-09-09T12:38:00Z">
                <w:r w:rsidRPr="00AE199D" w:rsidDel="001255CF">
                  <w:rPr>
                    <w:rFonts w:asciiTheme="minorHAnsi" w:eastAsiaTheme="minorHAnsi" w:hAnsiTheme="minorHAnsi" w:cstheme="minorBidi"/>
                    <w:sz w:val="22"/>
                    <w:szCs w:val="22"/>
                    <w:rPrChange w:id="1123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1231" w:author="Nick.Tolimieri" w:date="2022-09-07T13:17:00Z"/>
                <w:del w:id="11232" w:author="Nick.Tolimieri [2]" w:date="2022-09-09T12:38:00Z"/>
                <w:rFonts w:asciiTheme="minorHAnsi" w:eastAsiaTheme="minorHAnsi" w:hAnsiTheme="minorHAnsi" w:cstheme="minorBidi"/>
                <w:sz w:val="22"/>
                <w:szCs w:val="22"/>
                <w:rPrChange w:id="11233" w:author="Nick.Tolimieri" w:date="2022-09-07T13:17:00Z">
                  <w:rPr>
                    <w:ins w:id="11234" w:author="Nick.Tolimieri" w:date="2022-09-07T13:17:00Z"/>
                    <w:del w:id="11235" w:author="Nick.Tolimieri [2]" w:date="2022-09-09T12:38:00Z"/>
                    <w:rFonts w:ascii="Calibri" w:hAnsi="Calibri" w:cs="Calibri"/>
                    <w:color w:val="000000"/>
                    <w:sz w:val="22"/>
                    <w:szCs w:val="22"/>
                  </w:rPr>
                </w:rPrChange>
              </w:rPr>
              <w:pPrChange w:id="11236" w:author="Nick.Tolimieri" w:date="2022-09-07T13:17:00Z">
                <w:pPr>
                  <w:jc w:val="right"/>
                </w:pPr>
              </w:pPrChange>
            </w:pPr>
            <w:ins w:id="11237" w:author="Nick.Tolimieri" w:date="2022-09-07T13:17:00Z">
              <w:del w:id="11238" w:author="Nick.Tolimieri [2]" w:date="2022-09-09T12:38:00Z">
                <w:r w:rsidRPr="00AE199D" w:rsidDel="001255CF">
                  <w:rPr>
                    <w:rFonts w:asciiTheme="minorHAnsi" w:eastAsiaTheme="minorHAnsi" w:hAnsiTheme="minorHAnsi" w:cstheme="minorBidi"/>
                    <w:sz w:val="22"/>
                    <w:szCs w:val="22"/>
                    <w:rPrChange w:id="11239" w:author="Nick.Tolimieri" w:date="2022-09-07T13:17:00Z">
                      <w:rPr>
                        <w:rFonts w:ascii="Calibri" w:hAnsi="Calibri" w:cs="Calibri"/>
                        <w:color w:val="000000"/>
                        <w:sz w:val="22"/>
                        <w:szCs w:val="22"/>
                      </w:rPr>
                    </w:rPrChange>
                  </w:rPr>
                  <w:delText>27</w:delText>
                </w:r>
              </w:del>
            </w:ins>
          </w:p>
        </w:tc>
        <w:tc>
          <w:tcPr>
            <w:tcW w:w="960" w:type="dxa"/>
            <w:noWrap/>
            <w:hideMark/>
          </w:tcPr>
          <w:p w:rsidR="00AE199D" w:rsidRPr="00AE199D" w:rsidDel="001255CF" w:rsidRDefault="00AE199D">
            <w:pPr>
              <w:ind w:firstLine="0"/>
              <w:rPr>
                <w:ins w:id="11240" w:author="Nick.Tolimieri" w:date="2022-09-07T13:17:00Z"/>
                <w:del w:id="11241" w:author="Nick.Tolimieri [2]" w:date="2022-09-09T12:38:00Z"/>
                <w:rFonts w:asciiTheme="minorHAnsi" w:eastAsiaTheme="minorHAnsi" w:hAnsiTheme="minorHAnsi" w:cstheme="minorBidi"/>
                <w:sz w:val="22"/>
                <w:szCs w:val="22"/>
                <w:rPrChange w:id="11242" w:author="Nick.Tolimieri" w:date="2022-09-07T13:17:00Z">
                  <w:rPr>
                    <w:ins w:id="11243" w:author="Nick.Tolimieri" w:date="2022-09-07T13:17:00Z"/>
                    <w:del w:id="11244" w:author="Nick.Tolimieri [2]" w:date="2022-09-09T12:38:00Z"/>
                    <w:rFonts w:ascii="Calibri" w:hAnsi="Calibri" w:cs="Calibri"/>
                    <w:color w:val="000000"/>
                    <w:sz w:val="22"/>
                    <w:szCs w:val="22"/>
                  </w:rPr>
                </w:rPrChange>
              </w:rPr>
              <w:pPrChange w:id="11245" w:author="Nick.Tolimieri" w:date="2022-09-07T13:17:00Z">
                <w:pPr>
                  <w:jc w:val="right"/>
                </w:pPr>
              </w:pPrChange>
            </w:pPr>
            <w:ins w:id="11246" w:author="Nick.Tolimieri" w:date="2022-09-07T13:17:00Z">
              <w:del w:id="11247" w:author="Nick.Tolimieri [2]" w:date="2022-09-09T12:38:00Z">
                <w:r w:rsidRPr="00AE199D" w:rsidDel="001255CF">
                  <w:rPr>
                    <w:rFonts w:asciiTheme="minorHAnsi" w:eastAsiaTheme="minorHAnsi" w:hAnsiTheme="minorHAnsi" w:cstheme="minorBidi"/>
                    <w:sz w:val="22"/>
                    <w:szCs w:val="22"/>
                    <w:rPrChange w:id="11248"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1249" w:author="Nick.Tolimieri" w:date="2022-09-07T13:17:00Z"/>
                <w:del w:id="11250" w:author="Nick.Tolimieri [2]" w:date="2022-09-09T12:38:00Z"/>
                <w:rFonts w:asciiTheme="minorHAnsi" w:eastAsiaTheme="minorHAnsi" w:hAnsiTheme="minorHAnsi" w:cstheme="minorBidi"/>
                <w:sz w:val="22"/>
                <w:szCs w:val="22"/>
                <w:rPrChange w:id="11251" w:author="Nick.Tolimieri" w:date="2022-09-07T13:17:00Z">
                  <w:rPr>
                    <w:ins w:id="11252" w:author="Nick.Tolimieri" w:date="2022-09-07T13:17:00Z"/>
                    <w:del w:id="11253" w:author="Nick.Tolimieri [2]" w:date="2022-09-09T12:38:00Z"/>
                    <w:rFonts w:ascii="Calibri" w:hAnsi="Calibri" w:cs="Calibri"/>
                    <w:color w:val="000000"/>
                    <w:sz w:val="22"/>
                    <w:szCs w:val="22"/>
                  </w:rPr>
                </w:rPrChange>
              </w:rPr>
              <w:pPrChange w:id="11254" w:author="Nick.Tolimieri" w:date="2022-09-07T13:17:00Z">
                <w:pPr>
                  <w:jc w:val="right"/>
                </w:pPr>
              </w:pPrChange>
            </w:pPr>
            <w:ins w:id="11255" w:author="Nick.Tolimieri" w:date="2022-09-07T13:17:00Z">
              <w:del w:id="11256" w:author="Nick.Tolimieri [2]" w:date="2022-09-09T12:38:00Z">
                <w:r w:rsidRPr="00AE199D" w:rsidDel="001255CF">
                  <w:rPr>
                    <w:rFonts w:asciiTheme="minorHAnsi" w:eastAsiaTheme="minorHAnsi" w:hAnsiTheme="minorHAnsi" w:cstheme="minorBidi"/>
                    <w:sz w:val="22"/>
                    <w:szCs w:val="22"/>
                    <w:rPrChange w:id="11257" w:author="Nick.Tolimieri" w:date="2022-09-07T13:17:00Z">
                      <w:rPr>
                        <w:rFonts w:ascii="Calibri" w:hAnsi="Calibri" w:cs="Calibri"/>
                        <w:color w:val="000000"/>
                        <w:sz w:val="22"/>
                        <w:szCs w:val="22"/>
                      </w:rPr>
                    </w:rPrChange>
                  </w:rPr>
                  <w:delText>21</w:delText>
                </w:r>
              </w:del>
            </w:ins>
          </w:p>
        </w:tc>
        <w:tc>
          <w:tcPr>
            <w:tcW w:w="960" w:type="dxa"/>
            <w:noWrap/>
            <w:hideMark/>
          </w:tcPr>
          <w:p w:rsidR="00AE199D" w:rsidRPr="00AE199D" w:rsidDel="001255CF" w:rsidRDefault="00AE199D">
            <w:pPr>
              <w:ind w:firstLine="0"/>
              <w:rPr>
                <w:ins w:id="11258" w:author="Nick.Tolimieri" w:date="2022-09-07T13:17:00Z"/>
                <w:del w:id="11259" w:author="Nick.Tolimieri [2]" w:date="2022-09-09T12:38:00Z"/>
                <w:rFonts w:asciiTheme="minorHAnsi" w:eastAsiaTheme="minorHAnsi" w:hAnsiTheme="minorHAnsi" w:cstheme="minorBidi"/>
                <w:sz w:val="22"/>
                <w:szCs w:val="22"/>
                <w:rPrChange w:id="11260" w:author="Nick.Tolimieri" w:date="2022-09-07T13:17:00Z">
                  <w:rPr>
                    <w:ins w:id="11261" w:author="Nick.Tolimieri" w:date="2022-09-07T13:17:00Z"/>
                    <w:del w:id="11262" w:author="Nick.Tolimieri [2]" w:date="2022-09-09T12:38:00Z"/>
                    <w:rFonts w:ascii="Calibri" w:hAnsi="Calibri" w:cs="Calibri"/>
                    <w:color w:val="000000"/>
                    <w:sz w:val="22"/>
                    <w:szCs w:val="22"/>
                  </w:rPr>
                </w:rPrChange>
              </w:rPr>
              <w:pPrChange w:id="11263" w:author="Nick.Tolimieri" w:date="2022-09-07T13:17:00Z">
                <w:pPr>
                  <w:jc w:val="right"/>
                </w:pPr>
              </w:pPrChange>
            </w:pPr>
            <w:ins w:id="11264" w:author="Nick.Tolimieri" w:date="2022-09-07T13:17:00Z">
              <w:del w:id="11265" w:author="Nick.Tolimieri [2]" w:date="2022-09-09T12:38:00Z">
                <w:r w:rsidRPr="00AE199D" w:rsidDel="001255CF">
                  <w:rPr>
                    <w:rFonts w:asciiTheme="minorHAnsi" w:eastAsiaTheme="minorHAnsi" w:hAnsiTheme="minorHAnsi" w:cstheme="minorBidi"/>
                    <w:sz w:val="22"/>
                    <w:szCs w:val="22"/>
                    <w:rPrChange w:id="11266" w:author="Nick.Tolimieri" w:date="2022-09-07T13:17:00Z">
                      <w:rPr>
                        <w:rFonts w:ascii="Calibri" w:hAnsi="Calibri" w:cs="Calibri"/>
                        <w:color w:val="000000"/>
                        <w:sz w:val="22"/>
                        <w:szCs w:val="22"/>
                      </w:rPr>
                    </w:rPrChange>
                  </w:rPr>
                  <w:delText>21</w:delText>
                </w:r>
              </w:del>
            </w:ins>
          </w:p>
        </w:tc>
        <w:tc>
          <w:tcPr>
            <w:tcW w:w="960" w:type="dxa"/>
            <w:noWrap/>
            <w:hideMark/>
          </w:tcPr>
          <w:p w:rsidR="00AE199D" w:rsidRPr="00AE199D" w:rsidDel="001255CF" w:rsidRDefault="00AE199D">
            <w:pPr>
              <w:ind w:firstLine="0"/>
              <w:rPr>
                <w:ins w:id="11267" w:author="Nick.Tolimieri" w:date="2022-09-07T13:17:00Z"/>
                <w:del w:id="11268" w:author="Nick.Tolimieri [2]" w:date="2022-09-09T12:38:00Z"/>
                <w:rFonts w:asciiTheme="minorHAnsi" w:eastAsiaTheme="minorHAnsi" w:hAnsiTheme="minorHAnsi" w:cstheme="minorBidi"/>
                <w:sz w:val="22"/>
                <w:szCs w:val="22"/>
                <w:rPrChange w:id="11269" w:author="Nick.Tolimieri" w:date="2022-09-07T13:17:00Z">
                  <w:rPr>
                    <w:ins w:id="11270" w:author="Nick.Tolimieri" w:date="2022-09-07T13:17:00Z"/>
                    <w:del w:id="11271" w:author="Nick.Tolimieri [2]" w:date="2022-09-09T12:38:00Z"/>
                    <w:rFonts w:ascii="Calibri" w:hAnsi="Calibri" w:cs="Calibri"/>
                    <w:color w:val="000000"/>
                    <w:sz w:val="22"/>
                    <w:szCs w:val="22"/>
                  </w:rPr>
                </w:rPrChange>
              </w:rPr>
              <w:pPrChange w:id="11272" w:author="Nick.Tolimieri" w:date="2022-09-07T13:17:00Z">
                <w:pPr>
                  <w:jc w:val="right"/>
                </w:pPr>
              </w:pPrChange>
            </w:pPr>
            <w:ins w:id="11273" w:author="Nick.Tolimieri" w:date="2022-09-07T13:17:00Z">
              <w:del w:id="11274" w:author="Nick.Tolimieri [2]" w:date="2022-09-09T12:38:00Z">
                <w:r w:rsidRPr="00AE199D" w:rsidDel="001255CF">
                  <w:rPr>
                    <w:rFonts w:asciiTheme="minorHAnsi" w:eastAsiaTheme="minorHAnsi" w:hAnsiTheme="minorHAnsi" w:cstheme="minorBidi"/>
                    <w:sz w:val="22"/>
                    <w:szCs w:val="22"/>
                    <w:rPrChange w:id="11275" w:author="Nick.Tolimieri" w:date="2022-09-07T13:17:00Z">
                      <w:rPr>
                        <w:rFonts w:ascii="Calibri" w:hAnsi="Calibri" w:cs="Calibri"/>
                        <w:color w:val="000000"/>
                        <w:sz w:val="22"/>
                        <w:szCs w:val="22"/>
                      </w:rPr>
                    </w:rPrChange>
                  </w:rPr>
                  <w:delText>21</w:delText>
                </w:r>
              </w:del>
            </w:ins>
          </w:p>
        </w:tc>
        <w:tc>
          <w:tcPr>
            <w:tcW w:w="960" w:type="dxa"/>
            <w:noWrap/>
            <w:hideMark/>
          </w:tcPr>
          <w:p w:rsidR="00AE199D" w:rsidRPr="00AE199D" w:rsidDel="001255CF" w:rsidRDefault="00AE199D">
            <w:pPr>
              <w:ind w:firstLine="0"/>
              <w:rPr>
                <w:ins w:id="11276" w:author="Nick.Tolimieri" w:date="2022-09-07T13:17:00Z"/>
                <w:del w:id="11277" w:author="Nick.Tolimieri [2]" w:date="2022-09-09T12:38:00Z"/>
                <w:rFonts w:asciiTheme="minorHAnsi" w:eastAsiaTheme="minorHAnsi" w:hAnsiTheme="minorHAnsi" w:cstheme="minorBidi"/>
                <w:sz w:val="22"/>
                <w:szCs w:val="22"/>
                <w:rPrChange w:id="11278" w:author="Nick.Tolimieri" w:date="2022-09-07T13:17:00Z">
                  <w:rPr>
                    <w:ins w:id="11279" w:author="Nick.Tolimieri" w:date="2022-09-07T13:17:00Z"/>
                    <w:del w:id="11280" w:author="Nick.Tolimieri [2]" w:date="2022-09-09T12:38:00Z"/>
                    <w:rFonts w:ascii="Calibri" w:hAnsi="Calibri" w:cs="Calibri"/>
                    <w:color w:val="000000"/>
                    <w:sz w:val="22"/>
                    <w:szCs w:val="22"/>
                  </w:rPr>
                </w:rPrChange>
              </w:rPr>
              <w:pPrChange w:id="11281" w:author="Nick.Tolimieri" w:date="2022-09-07T13:17:00Z">
                <w:pPr>
                  <w:jc w:val="right"/>
                </w:pPr>
              </w:pPrChange>
            </w:pPr>
            <w:ins w:id="11282" w:author="Nick.Tolimieri" w:date="2022-09-07T13:17:00Z">
              <w:del w:id="11283" w:author="Nick.Tolimieri [2]" w:date="2022-09-09T12:38:00Z">
                <w:r w:rsidRPr="00AE199D" w:rsidDel="001255CF">
                  <w:rPr>
                    <w:rFonts w:asciiTheme="minorHAnsi" w:eastAsiaTheme="minorHAnsi" w:hAnsiTheme="minorHAnsi" w:cstheme="minorBidi"/>
                    <w:sz w:val="22"/>
                    <w:szCs w:val="22"/>
                    <w:rPrChange w:id="11284" w:author="Nick.Tolimieri" w:date="2022-09-07T13:17:00Z">
                      <w:rPr>
                        <w:rFonts w:ascii="Calibri" w:hAnsi="Calibri" w:cs="Calibri"/>
                        <w:color w:val="000000"/>
                        <w:sz w:val="22"/>
                        <w:szCs w:val="22"/>
                      </w:rPr>
                    </w:rPrChange>
                  </w:rPr>
                  <w:delText>1.89</w:delText>
                </w:r>
              </w:del>
            </w:ins>
          </w:p>
        </w:tc>
        <w:tc>
          <w:tcPr>
            <w:tcW w:w="960" w:type="dxa"/>
            <w:noWrap/>
            <w:hideMark/>
          </w:tcPr>
          <w:p w:rsidR="00AE199D" w:rsidRPr="00AE199D" w:rsidDel="001255CF" w:rsidRDefault="00AE199D">
            <w:pPr>
              <w:ind w:firstLine="0"/>
              <w:rPr>
                <w:ins w:id="11285" w:author="Nick.Tolimieri" w:date="2022-09-07T13:17:00Z"/>
                <w:del w:id="11286" w:author="Nick.Tolimieri [2]" w:date="2022-09-09T12:38:00Z"/>
                <w:rFonts w:asciiTheme="minorHAnsi" w:eastAsiaTheme="minorHAnsi" w:hAnsiTheme="minorHAnsi" w:cstheme="minorBidi"/>
                <w:sz w:val="22"/>
                <w:szCs w:val="22"/>
                <w:rPrChange w:id="11287" w:author="Nick.Tolimieri" w:date="2022-09-07T13:17:00Z">
                  <w:rPr>
                    <w:ins w:id="11288" w:author="Nick.Tolimieri" w:date="2022-09-07T13:17:00Z"/>
                    <w:del w:id="11289" w:author="Nick.Tolimieri [2]" w:date="2022-09-09T12:38:00Z"/>
                    <w:rFonts w:ascii="Calibri" w:hAnsi="Calibri" w:cs="Calibri"/>
                    <w:color w:val="000000"/>
                    <w:sz w:val="22"/>
                    <w:szCs w:val="22"/>
                  </w:rPr>
                </w:rPrChange>
              </w:rPr>
              <w:pPrChange w:id="11290" w:author="Nick.Tolimieri" w:date="2022-09-07T13:17:00Z">
                <w:pPr>
                  <w:jc w:val="right"/>
                </w:pPr>
              </w:pPrChange>
            </w:pPr>
            <w:ins w:id="11291" w:author="Nick.Tolimieri" w:date="2022-09-07T13:17:00Z">
              <w:del w:id="11292" w:author="Nick.Tolimieri [2]" w:date="2022-09-09T12:38:00Z">
                <w:r w:rsidRPr="00AE199D" w:rsidDel="001255CF">
                  <w:rPr>
                    <w:rFonts w:asciiTheme="minorHAnsi" w:eastAsiaTheme="minorHAnsi" w:hAnsiTheme="minorHAnsi" w:cstheme="minorBidi"/>
                    <w:sz w:val="22"/>
                    <w:szCs w:val="22"/>
                    <w:rPrChange w:id="11293" w:author="Nick.Tolimieri" w:date="2022-09-07T13:17:00Z">
                      <w:rPr>
                        <w:rFonts w:ascii="Calibri" w:hAnsi="Calibri" w:cs="Calibri"/>
                        <w:color w:val="000000"/>
                        <w:sz w:val="22"/>
                        <w:szCs w:val="22"/>
                      </w:rPr>
                    </w:rPrChange>
                  </w:rPr>
                  <w:delText>0.64</w:delText>
                </w:r>
              </w:del>
            </w:ins>
          </w:p>
        </w:tc>
      </w:tr>
      <w:tr w:rsidR="00AE199D" w:rsidRPr="00AE199D" w:rsidDel="001255CF" w:rsidTr="00AE199D">
        <w:trPr>
          <w:trHeight w:val="300"/>
          <w:ins w:id="11294" w:author="Nick.Tolimieri" w:date="2022-09-07T13:17:00Z"/>
          <w:del w:id="11295" w:author="Nick.Tolimieri [2]" w:date="2022-09-09T12:38:00Z"/>
        </w:trPr>
        <w:tc>
          <w:tcPr>
            <w:tcW w:w="960" w:type="dxa"/>
            <w:noWrap/>
            <w:hideMark/>
          </w:tcPr>
          <w:p w:rsidR="00AE199D" w:rsidRPr="00AE199D" w:rsidDel="001255CF" w:rsidRDefault="00AE199D">
            <w:pPr>
              <w:ind w:firstLine="0"/>
              <w:rPr>
                <w:ins w:id="11296" w:author="Nick.Tolimieri" w:date="2022-09-07T13:17:00Z"/>
                <w:del w:id="11297" w:author="Nick.Tolimieri [2]" w:date="2022-09-09T12:38:00Z"/>
                <w:rFonts w:asciiTheme="minorHAnsi" w:eastAsiaTheme="minorHAnsi" w:hAnsiTheme="minorHAnsi" w:cstheme="minorBidi"/>
                <w:sz w:val="22"/>
                <w:szCs w:val="22"/>
                <w:rPrChange w:id="11298" w:author="Nick.Tolimieri" w:date="2022-09-07T13:17:00Z">
                  <w:rPr>
                    <w:ins w:id="11299" w:author="Nick.Tolimieri" w:date="2022-09-07T13:17:00Z"/>
                    <w:del w:id="11300" w:author="Nick.Tolimieri [2]" w:date="2022-09-09T12:38:00Z"/>
                    <w:rFonts w:ascii="Calibri" w:hAnsi="Calibri" w:cs="Calibri"/>
                    <w:color w:val="000000"/>
                    <w:sz w:val="22"/>
                    <w:szCs w:val="22"/>
                  </w:rPr>
                </w:rPrChange>
              </w:rPr>
              <w:pPrChange w:id="11301" w:author="Nick.Tolimieri" w:date="2022-09-07T13:17:00Z">
                <w:pPr/>
              </w:pPrChange>
            </w:pPr>
            <w:ins w:id="11302" w:author="Nick.Tolimieri" w:date="2022-09-07T13:17:00Z">
              <w:del w:id="11303" w:author="Nick.Tolimieri [2]" w:date="2022-09-09T12:38:00Z">
                <w:r w:rsidRPr="00AE199D" w:rsidDel="001255CF">
                  <w:rPr>
                    <w:rFonts w:asciiTheme="minorHAnsi" w:eastAsiaTheme="minorHAnsi" w:hAnsiTheme="minorHAnsi" w:cstheme="minorBidi"/>
                    <w:sz w:val="22"/>
                    <w:szCs w:val="22"/>
                    <w:rPrChange w:id="11304" w:author="Nick.Tolimieri" w:date="2022-09-07T13:17:00Z">
                      <w:rPr>
                        <w:rFonts w:ascii="Calibri" w:hAnsi="Calibri" w:cs="Calibri"/>
                        <w:color w:val="000000"/>
                        <w:sz w:val="22"/>
                        <w:szCs w:val="22"/>
                      </w:rPr>
                    </w:rPrChange>
                  </w:rPr>
                  <w:delText>Tatoosh Is. &amp; Neah B.</w:delText>
                </w:r>
              </w:del>
            </w:ins>
          </w:p>
        </w:tc>
        <w:tc>
          <w:tcPr>
            <w:tcW w:w="960" w:type="dxa"/>
            <w:noWrap/>
            <w:hideMark/>
          </w:tcPr>
          <w:p w:rsidR="00AE199D" w:rsidRPr="00AE199D" w:rsidDel="001255CF" w:rsidRDefault="00AE199D">
            <w:pPr>
              <w:ind w:firstLine="0"/>
              <w:rPr>
                <w:ins w:id="11305" w:author="Nick.Tolimieri" w:date="2022-09-07T13:17:00Z"/>
                <w:del w:id="11306" w:author="Nick.Tolimieri [2]" w:date="2022-09-09T12:38:00Z"/>
                <w:rFonts w:asciiTheme="minorHAnsi" w:eastAsiaTheme="minorHAnsi" w:hAnsiTheme="minorHAnsi" w:cstheme="minorBidi"/>
                <w:sz w:val="22"/>
                <w:szCs w:val="22"/>
                <w:rPrChange w:id="11307" w:author="Nick.Tolimieri" w:date="2022-09-07T13:17:00Z">
                  <w:rPr>
                    <w:ins w:id="11308" w:author="Nick.Tolimieri" w:date="2022-09-07T13:17:00Z"/>
                    <w:del w:id="11309" w:author="Nick.Tolimieri [2]" w:date="2022-09-09T12:38:00Z"/>
                    <w:rFonts w:ascii="Calibri" w:hAnsi="Calibri" w:cs="Calibri"/>
                    <w:color w:val="000000"/>
                    <w:sz w:val="22"/>
                    <w:szCs w:val="22"/>
                  </w:rPr>
                </w:rPrChange>
              </w:rPr>
              <w:pPrChange w:id="11310" w:author="Nick.Tolimieri" w:date="2022-09-07T13:17:00Z">
                <w:pPr>
                  <w:jc w:val="right"/>
                </w:pPr>
              </w:pPrChange>
            </w:pPr>
            <w:ins w:id="11311" w:author="Nick.Tolimieri" w:date="2022-09-07T13:17:00Z">
              <w:del w:id="11312" w:author="Nick.Tolimieri [2]" w:date="2022-09-09T12:38:00Z">
                <w:r w:rsidRPr="00AE199D" w:rsidDel="001255CF">
                  <w:rPr>
                    <w:rFonts w:asciiTheme="minorHAnsi" w:eastAsiaTheme="minorHAnsi" w:hAnsiTheme="minorHAnsi" w:cstheme="minorBidi"/>
                    <w:sz w:val="22"/>
                    <w:szCs w:val="22"/>
                    <w:rPrChange w:id="11313" w:author="Nick.Tolimieri" w:date="2022-09-07T13:17:00Z">
                      <w:rPr>
                        <w:rFonts w:ascii="Calibri" w:hAnsi="Calibri" w:cs="Calibri"/>
                        <w:color w:val="000000"/>
                        <w:sz w:val="22"/>
                        <w:szCs w:val="22"/>
                      </w:rPr>
                    </w:rPrChange>
                  </w:rPr>
                  <w:delText>2021</w:delText>
                </w:r>
              </w:del>
            </w:ins>
          </w:p>
        </w:tc>
        <w:tc>
          <w:tcPr>
            <w:tcW w:w="960" w:type="dxa"/>
            <w:noWrap/>
            <w:hideMark/>
          </w:tcPr>
          <w:p w:rsidR="00AE199D" w:rsidRPr="00AE199D" w:rsidDel="001255CF" w:rsidRDefault="00AE199D">
            <w:pPr>
              <w:ind w:firstLine="0"/>
              <w:rPr>
                <w:ins w:id="11314" w:author="Nick.Tolimieri" w:date="2022-09-07T13:17:00Z"/>
                <w:del w:id="11315" w:author="Nick.Tolimieri [2]" w:date="2022-09-09T12:38:00Z"/>
                <w:rFonts w:asciiTheme="minorHAnsi" w:eastAsiaTheme="minorHAnsi" w:hAnsiTheme="minorHAnsi" w:cstheme="minorBidi"/>
                <w:sz w:val="22"/>
                <w:szCs w:val="22"/>
                <w:rPrChange w:id="11316" w:author="Nick.Tolimieri" w:date="2022-09-07T13:17:00Z">
                  <w:rPr>
                    <w:ins w:id="11317" w:author="Nick.Tolimieri" w:date="2022-09-07T13:17:00Z"/>
                    <w:del w:id="11318" w:author="Nick.Tolimieri [2]" w:date="2022-09-09T12:38:00Z"/>
                    <w:rFonts w:ascii="Calibri" w:hAnsi="Calibri" w:cs="Calibri"/>
                    <w:color w:val="000000"/>
                    <w:sz w:val="22"/>
                    <w:szCs w:val="22"/>
                  </w:rPr>
                </w:rPrChange>
              </w:rPr>
              <w:pPrChange w:id="11319" w:author="Nick.Tolimieri" w:date="2022-09-07T13:17:00Z">
                <w:pPr>
                  <w:jc w:val="right"/>
                </w:pPr>
              </w:pPrChange>
            </w:pPr>
            <w:ins w:id="11320" w:author="Nick.Tolimieri" w:date="2022-09-07T13:17:00Z">
              <w:del w:id="11321" w:author="Nick.Tolimieri [2]" w:date="2022-09-09T12:38:00Z">
                <w:r w:rsidRPr="00AE199D" w:rsidDel="001255CF">
                  <w:rPr>
                    <w:rFonts w:asciiTheme="minorHAnsi" w:eastAsiaTheme="minorHAnsi" w:hAnsiTheme="minorHAnsi" w:cstheme="minorBidi"/>
                    <w:sz w:val="22"/>
                    <w:szCs w:val="22"/>
                    <w:rPrChange w:id="1132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1323" w:author="Nick.Tolimieri" w:date="2022-09-07T13:17:00Z"/>
                <w:del w:id="11324" w:author="Nick.Tolimieri [2]" w:date="2022-09-09T12:38:00Z"/>
                <w:rFonts w:asciiTheme="minorHAnsi" w:eastAsiaTheme="minorHAnsi" w:hAnsiTheme="minorHAnsi" w:cstheme="minorBidi"/>
                <w:sz w:val="22"/>
                <w:szCs w:val="22"/>
                <w:rPrChange w:id="11325" w:author="Nick.Tolimieri" w:date="2022-09-07T13:17:00Z">
                  <w:rPr>
                    <w:ins w:id="11326" w:author="Nick.Tolimieri" w:date="2022-09-07T13:17:00Z"/>
                    <w:del w:id="11327" w:author="Nick.Tolimieri [2]" w:date="2022-09-09T12:38:00Z"/>
                    <w:rFonts w:ascii="Calibri" w:hAnsi="Calibri" w:cs="Calibri"/>
                    <w:color w:val="000000"/>
                    <w:sz w:val="22"/>
                    <w:szCs w:val="22"/>
                  </w:rPr>
                </w:rPrChange>
              </w:rPr>
              <w:pPrChange w:id="11328" w:author="Nick.Tolimieri" w:date="2022-09-07T13:17:00Z">
                <w:pPr>
                  <w:jc w:val="right"/>
                </w:pPr>
              </w:pPrChange>
            </w:pPr>
            <w:ins w:id="11329" w:author="Nick.Tolimieri" w:date="2022-09-07T13:17:00Z">
              <w:del w:id="11330" w:author="Nick.Tolimieri [2]" w:date="2022-09-09T12:38:00Z">
                <w:r w:rsidRPr="00AE199D" w:rsidDel="001255CF">
                  <w:rPr>
                    <w:rFonts w:asciiTheme="minorHAnsi" w:eastAsiaTheme="minorHAnsi" w:hAnsiTheme="minorHAnsi" w:cstheme="minorBidi"/>
                    <w:sz w:val="22"/>
                    <w:szCs w:val="22"/>
                    <w:rPrChange w:id="11331" w:author="Nick.Tolimieri" w:date="2022-09-07T13:17:00Z">
                      <w:rPr>
                        <w:rFonts w:ascii="Calibri" w:hAnsi="Calibri" w:cs="Calibri"/>
                        <w:color w:val="000000"/>
                        <w:sz w:val="22"/>
                        <w:szCs w:val="22"/>
                      </w:rPr>
                    </w:rPrChange>
                  </w:rPr>
                  <w:delText>28</w:delText>
                </w:r>
              </w:del>
            </w:ins>
          </w:p>
        </w:tc>
        <w:tc>
          <w:tcPr>
            <w:tcW w:w="960" w:type="dxa"/>
            <w:noWrap/>
            <w:hideMark/>
          </w:tcPr>
          <w:p w:rsidR="00AE199D" w:rsidRPr="00AE199D" w:rsidDel="001255CF" w:rsidRDefault="00AE199D">
            <w:pPr>
              <w:ind w:firstLine="0"/>
              <w:rPr>
                <w:ins w:id="11332" w:author="Nick.Tolimieri" w:date="2022-09-07T13:17:00Z"/>
                <w:del w:id="11333" w:author="Nick.Tolimieri [2]" w:date="2022-09-09T12:38:00Z"/>
                <w:rFonts w:asciiTheme="minorHAnsi" w:eastAsiaTheme="minorHAnsi" w:hAnsiTheme="minorHAnsi" w:cstheme="minorBidi"/>
                <w:sz w:val="22"/>
                <w:szCs w:val="22"/>
                <w:rPrChange w:id="11334" w:author="Nick.Tolimieri" w:date="2022-09-07T13:17:00Z">
                  <w:rPr>
                    <w:ins w:id="11335" w:author="Nick.Tolimieri" w:date="2022-09-07T13:17:00Z"/>
                    <w:del w:id="11336" w:author="Nick.Tolimieri [2]" w:date="2022-09-09T12:38:00Z"/>
                    <w:rFonts w:ascii="Calibri" w:hAnsi="Calibri" w:cs="Calibri"/>
                    <w:color w:val="000000"/>
                    <w:sz w:val="22"/>
                    <w:szCs w:val="22"/>
                  </w:rPr>
                </w:rPrChange>
              </w:rPr>
              <w:pPrChange w:id="11337" w:author="Nick.Tolimieri" w:date="2022-09-07T13:17:00Z">
                <w:pPr>
                  <w:jc w:val="right"/>
                </w:pPr>
              </w:pPrChange>
            </w:pPr>
            <w:ins w:id="11338" w:author="Nick.Tolimieri" w:date="2022-09-07T13:17:00Z">
              <w:del w:id="11339" w:author="Nick.Tolimieri [2]" w:date="2022-09-09T12:38:00Z">
                <w:r w:rsidRPr="00AE199D" w:rsidDel="001255CF">
                  <w:rPr>
                    <w:rFonts w:asciiTheme="minorHAnsi" w:eastAsiaTheme="minorHAnsi" w:hAnsiTheme="minorHAnsi" w:cstheme="minorBidi"/>
                    <w:sz w:val="22"/>
                    <w:szCs w:val="22"/>
                    <w:rPrChange w:id="11340" w:author="Nick.Tolimieri" w:date="2022-09-07T13:17:00Z">
                      <w:rPr>
                        <w:rFonts w:ascii="Calibri" w:hAnsi="Calibri" w:cs="Calibri"/>
                        <w:color w:val="000000"/>
                        <w:sz w:val="22"/>
                        <w:szCs w:val="22"/>
                      </w:rPr>
                    </w:rPrChange>
                  </w:rPr>
                  <w:delText>2</w:delText>
                </w:r>
              </w:del>
            </w:ins>
          </w:p>
        </w:tc>
        <w:tc>
          <w:tcPr>
            <w:tcW w:w="960" w:type="dxa"/>
            <w:noWrap/>
            <w:hideMark/>
          </w:tcPr>
          <w:p w:rsidR="00AE199D" w:rsidRPr="00AE199D" w:rsidDel="001255CF" w:rsidRDefault="00AE199D">
            <w:pPr>
              <w:ind w:firstLine="0"/>
              <w:rPr>
                <w:ins w:id="11341" w:author="Nick.Tolimieri" w:date="2022-09-07T13:17:00Z"/>
                <w:del w:id="11342" w:author="Nick.Tolimieri [2]" w:date="2022-09-09T12:38:00Z"/>
                <w:rFonts w:asciiTheme="minorHAnsi" w:eastAsiaTheme="minorHAnsi" w:hAnsiTheme="minorHAnsi" w:cstheme="minorBidi"/>
                <w:sz w:val="22"/>
                <w:szCs w:val="22"/>
                <w:rPrChange w:id="11343" w:author="Nick.Tolimieri" w:date="2022-09-07T13:17:00Z">
                  <w:rPr>
                    <w:ins w:id="11344" w:author="Nick.Tolimieri" w:date="2022-09-07T13:17:00Z"/>
                    <w:del w:id="11345" w:author="Nick.Tolimieri [2]" w:date="2022-09-09T12:38:00Z"/>
                    <w:rFonts w:ascii="Calibri" w:hAnsi="Calibri" w:cs="Calibri"/>
                    <w:color w:val="000000"/>
                    <w:sz w:val="22"/>
                    <w:szCs w:val="22"/>
                  </w:rPr>
                </w:rPrChange>
              </w:rPr>
              <w:pPrChange w:id="11346" w:author="Nick.Tolimieri" w:date="2022-09-07T13:17:00Z">
                <w:pPr>
                  <w:jc w:val="right"/>
                </w:pPr>
              </w:pPrChange>
            </w:pPr>
            <w:ins w:id="11347" w:author="Nick.Tolimieri" w:date="2022-09-07T13:17:00Z">
              <w:del w:id="11348" w:author="Nick.Tolimieri [2]" w:date="2022-09-09T12:38:00Z">
                <w:r w:rsidRPr="00AE199D" w:rsidDel="001255CF">
                  <w:rPr>
                    <w:rFonts w:asciiTheme="minorHAnsi" w:eastAsiaTheme="minorHAnsi" w:hAnsiTheme="minorHAnsi" w:cstheme="minorBidi"/>
                    <w:sz w:val="22"/>
                    <w:szCs w:val="22"/>
                    <w:rPrChange w:id="11349" w:author="Nick.Tolimieri" w:date="2022-09-07T13:17:00Z">
                      <w:rPr>
                        <w:rFonts w:ascii="Calibri" w:hAnsi="Calibri" w:cs="Calibri"/>
                        <w:color w:val="000000"/>
                        <w:sz w:val="22"/>
                        <w:szCs w:val="22"/>
                      </w:rPr>
                    </w:rPrChange>
                  </w:rPr>
                  <w:delText>20</w:delText>
                </w:r>
              </w:del>
            </w:ins>
          </w:p>
        </w:tc>
        <w:tc>
          <w:tcPr>
            <w:tcW w:w="960" w:type="dxa"/>
            <w:noWrap/>
            <w:hideMark/>
          </w:tcPr>
          <w:p w:rsidR="00AE199D" w:rsidRPr="00AE199D" w:rsidDel="001255CF" w:rsidRDefault="00AE199D">
            <w:pPr>
              <w:ind w:firstLine="0"/>
              <w:rPr>
                <w:ins w:id="11350" w:author="Nick.Tolimieri" w:date="2022-09-07T13:17:00Z"/>
                <w:del w:id="11351" w:author="Nick.Tolimieri [2]" w:date="2022-09-09T12:38:00Z"/>
                <w:rFonts w:asciiTheme="minorHAnsi" w:eastAsiaTheme="minorHAnsi" w:hAnsiTheme="minorHAnsi" w:cstheme="minorBidi"/>
                <w:sz w:val="22"/>
                <w:szCs w:val="22"/>
                <w:rPrChange w:id="11352" w:author="Nick.Tolimieri" w:date="2022-09-07T13:17:00Z">
                  <w:rPr>
                    <w:ins w:id="11353" w:author="Nick.Tolimieri" w:date="2022-09-07T13:17:00Z"/>
                    <w:del w:id="11354" w:author="Nick.Tolimieri [2]" w:date="2022-09-09T12:38:00Z"/>
                    <w:rFonts w:ascii="Calibri" w:hAnsi="Calibri" w:cs="Calibri"/>
                    <w:color w:val="000000"/>
                    <w:sz w:val="22"/>
                    <w:szCs w:val="22"/>
                  </w:rPr>
                </w:rPrChange>
              </w:rPr>
              <w:pPrChange w:id="11355" w:author="Nick.Tolimieri" w:date="2022-09-07T13:17:00Z">
                <w:pPr>
                  <w:jc w:val="right"/>
                </w:pPr>
              </w:pPrChange>
            </w:pPr>
            <w:ins w:id="11356" w:author="Nick.Tolimieri" w:date="2022-09-07T13:17:00Z">
              <w:del w:id="11357" w:author="Nick.Tolimieri [2]" w:date="2022-09-09T12:38:00Z">
                <w:r w:rsidRPr="00AE199D" w:rsidDel="001255CF">
                  <w:rPr>
                    <w:rFonts w:asciiTheme="minorHAnsi" w:eastAsiaTheme="minorHAnsi" w:hAnsiTheme="minorHAnsi" w:cstheme="minorBidi"/>
                    <w:sz w:val="22"/>
                    <w:szCs w:val="22"/>
                    <w:rPrChange w:id="11358"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1359" w:author="Nick.Tolimieri" w:date="2022-09-07T13:17:00Z"/>
                <w:del w:id="11360" w:author="Nick.Tolimieri [2]" w:date="2022-09-09T12:38:00Z"/>
                <w:rFonts w:asciiTheme="minorHAnsi" w:eastAsiaTheme="minorHAnsi" w:hAnsiTheme="minorHAnsi" w:cstheme="minorBidi"/>
                <w:sz w:val="22"/>
                <w:szCs w:val="22"/>
                <w:rPrChange w:id="11361" w:author="Nick.Tolimieri" w:date="2022-09-07T13:17:00Z">
                  <w:rPr>
                    <w:ins w:id="11362" w:author="Nick.Tolimieri" w:date="2022-09-07T13:17:00Z"/>
                    <w:del w:id="11363" w:author="Nick.Tolimieri [2]" w:date="2022-09-09T12:38:00Z"/>
                    <w:rFonts w:ascii="Calibri" w:hAnsi="Calibri" w:cs="Calibri"/>
                    <w:color w:val="000000"/>
                    <w:sz w:val="22"/>
                    <w:szCs w:val="22"/>
                  </w:rPr>
                </w:rPrChange>
              </w:rPr>
              <w:pPrChange w:id="11364" w:author="Nick.Tolimieri" w:date="2022-09-07T13:17:00Z">
                <w:pPr>
                  <w:jc w:val="right"/>
                </w:pPr>
              </w:pPrChange>
            </w:pPr>
            <w:ins w:id="11365" w:author="Nick.Tolimieri" w:date="2022-09-07T13:17:00Z">
              <w:del w:id="11366" w:author="Nick.Tolimieri [2]" w:date="2022-09-09T12:38:00Z">
                <w:r w:rsidRPr="00AE199D" w:rsidDel="001255CF">
                  <w:rPr>
                    <w:rFonts w:asciiTheme="minorHAnsi" w:eastAsiaTheme="minorHAnsi" w:hAnsiTheme="minorHAnsi" w:cstheme="minorBidi"/>
                    <w:sz w:val="22"/>
                    <w:szCs w:val="22"/>
                    <w:rPrChange w:id="11367" w:author="Nick.Tolimieri" w:date="2022-09-07T13:17:00Z">
                      <w:rPr>
                        <w:rFonts w:ascii="Calibri" w:hAnsi="Calibri" w:cs="Calibri"/>
                        <w:color w:val="000000"/>
                        <w:sz w:val="22"/>
                        <w:szCs w:val="22"/>
                      </w:rPr>
                    </w:rPrChange>
                  </w:rPr>
                  <w:delText>15</w:delText>
                </w:r>
              </w:del>
            </w:ins>
          </w:p>
        </w:tc>
        <w:tc>
          <w:tcPr>
            <w:tcW w:w="960" w:type="dxa"/>
            <w:noWrap/>
            <w:hideMark/>
          </w:tcPr>
          <w:p w:rsidR="00AE199D" w:rsidRPr="00AE199D" w:rsidDel="001255CF" w:rsidRDefault="00AE199D">
            <w:pPr>
              <w:ind w:firstLine="0"/>
              <w:rPr>
                <w:ins w:id="11368" w:author="Nick.Tolimieri" w:date="2022-09-07T13:17:00Z"/>
                <w:del w:id="11369" w:author="Nick.Tolimieri [2]" w:date="2022-09-09T12:38:00Z"/>
                <w:rFonts w:asciiTheme="minorHAnsi" w:eastAsiaTheme="minorHAnsi" w:hAnsiTheme="minorHAnsi" w:cstheme="minorBidi"/>
                <w:sz w:val="22"/>
                <w:szCs w:val="22"/>
                <w:rPrChange w:id="11370" w:author="Nick.Tolimieri" w:date="2022-09-07T13:17:00Z">
                  <w:rPr>
                    <w:ins w:id="11371" w:author="Nick.Tolimieri" w:date="2022-09-07T13:17:00Z"/>
                    <w:del w:id="11372" w:author="Nick.Tolimieri [2]" w:date="2022-09-09T12:38:00Z"/>
                    <w:rFonts w:ascii="Calibri" w:hAnsi="Calibri" w:cs="Calibri"/>
                    <w:color w:val="000000"/>
                    <w:sz w:val="22"/>
                    <w:szCs w:val="22"/>
                  </w:rPr>
                </w:rPrChange>
              </w:rPr>
              <w:pPrChange w:id="11373" w:author="Nick.Tolimieri" w:date="2022-09-07T13:17:00Z">
                <w:pPr>
                  <w:jc w:val="right"/>
                </w:pPr>
              </w:pPrChange>
            </w:pPr>
            <w:ins w:id="11374" w:author="Nick.Tolimieri" w:date="2022-09-07T13:17:00Z">
              <w:del w:id="11375" w:author="Nick.Tolimieri [2]" w:date="2022-09-09T12:38:00Z">
                <w:r w:rsidRPr="00AE199D" w:rsidDel="001255CF">
                  <w:rPr>
                    <w:rFonts w:asciiTheme="minorHAnsi" w:eastAsiaTheme="minorHAnsi" w:hAnsiTheme="minorHAnsi" w:cstheme="minorBidi"/>
                    <w:sz w:val="22"/>
                    <w:szCs w:val="22"/>
                    <w:rPrChange w:id="11376" w:author="Nick.Tolimieri" w:date="2022-09-07T13:17:00Z">
                      <w:rPr>
                        <w:rFonts w:ascii="Calibri" w:hAnsi="Calibri" w:cs="Calibri"/>
                        <w:color w:val="000000"/>
                        <w:sz w:val="22"/>
                        <w:szCs w:val="22"/>
                      </w:rPr>
                    </w:rPrChange>
                  </w:rPr>
                  <w:delText>1.67</w:delText>
                </w:r>
              </w:del>
            </w:ins>
          </w:p>
        </w:tc>
        <w:tc>
          <w:tcPr>
            <w:tcW w:w="960" w:type="dxa"/>
            <w:noWrap/>
            <w:hideMark/>
          </w:tcPr>
          <w:p w:rsidR="00AE199D" w:rsidRPr="00AE199D" w:rsidDel="001255CF" w:rsidRDefault="00AE199D">
            <w:pPr>
              <w:ind w:firstLine="0"/>
              <w:rPr>
                <w:ins w:id="11377" w:author="Nick.Tolimieri" w:date="2022-09-07T13:17:00Z"/>
                <w:del w:id="11378" w:author="Nick.Tolimieri [2]" w:date="2022-09-09T12:38:00Z"/>
                <w:rFonts w:asciiTheme="minorHAnsi" w:eastAsiaTheme="minorHAnsi" w:hAnsiTheme="minorHAnsi" w:cstheme="minorBidi"/>
                <w:sz w:val="22"/>
                <w:szCs w:val="22"/>
                <w:rPrChange w:id="11379" w:author="Nick.Tolimieri" w:date="2022-09-07T13:17:00Z">
                  <w:rPr>
                    <w:ins w:id="11380" w:author="Nick.Tolimieri" w:date="2022-09-07T13:17:00Z"/>
                    <w:del w:id="11381" w:author="Nick.Tolimieri [2]" w:date="2022-09-09T12:38:00Z"/>
                    <w:rFonts w:ascii="Calibri" w:hAnsi="Calibri" w:cs="Calibri"/>
                    <w:color w:val="000000"/>
                    <w:sz w:val="22"/>
                    <w:szCs w:val="22"/>
                  </w:rPr>
                </w:rPrChange>
              </w:rPr>
              <w:pPrChange w:id="11382" w:author="Nick.Tolimieri" w:date="2022-09-07T13:17:00Z">
                <w:pPr>
                  <w:jc w:val="right"/>
                </w:pPr>
              </w:pPrChange>
            </w:pPr>
            <w:ins w:id="11383" w:author="Nick.Tolimieri" w:date="2022-09-07T13:17:00Z">
              <w:del w:id="11384" w:author="Nick.Tolimieri [2]" w:date="2022-09-09T12:38:00Z">
                <w:r w:rsidRPr="00AE199D" w:rsidDel="001255CF">
                  <w:rPr>
                    <w:rFonts w:asciiTheme="minorHAnsi" w:eastAsiaTheme="minorHAnsi" w:hAnsiTheme="minorHAnsi" w:cstheme="minorBidi"/>
                    <w:sz w:val="22"/>
                    <w:szCs w:val="22"/>
                    <w:rPrChange w:id="11385" w:author="Nick.Tolimieri" w:date="2022-09-07T13:17:00Z">
                      <w:rPr>
                        <w:rFonts w:ascii="Calibri" w:hAnsi="Calibri" w:cs="Calibri"/>
                        <w:color w:val="000000"/>
                        <w:sz w:val="22"/>
                        <w:szCs w:val="22"/>
                      </w:rPr>
                    </w:rPrChange>
                  </w:rPr>
                  <w:delText>0.18</w:delText>
                </w:r>
              </w:del>
            </w:ins>
          </w:p>
        </w:tc>
      </w:tr>
      <w:tr w:rsidR="00AE199D" w:rsidRPr="00AE199D" w:rsidDel="001255CF" w:rsidTr="00AE199D">
        <w:trPr>
          <w:trHeight w:val="300"/>
          <w:ins w:id="11386" w:author="Nick.Tolimieri" w:date="2022-09-07T13:17:00Z"/>
          <w:del w:id="11387" w:author="Nick.Tolimieri [2]" w:date="2022-09-09T12:38:00Z"/>
        </w:trPr>
        <w:tc>
          <w:tcPr>
            <w:tcW w:w="960" w:type="dxa"/>
            <w:noWrap/>
            <w:hideMark/>
          </w:tcPr>
          <w:p w:rsidR="00AE199D" w:rsidRPr="00AE199D" w:rsidDel="001255CF" w:rsidRDefault="00AE199D">
            <w:pPr>
              <w:ind w:firstLine="0"/>
              <w:rPr>
                <w:ins w:id="11388" w:author="Nick.Tolimieri" w:date="2022-09-07T13:17:00Z"/>
                <w:del w:id="11389" w:author="Nick.Tolimieri [2]" w:date="2022-09-09T12:38:00Z"/>
                <w:rFonts w:asciiTheme="minorHAnsi" w:eastAsiaTheme="minorHAnsi" w:hAnsiTheme="minorHAnsi" w:cstheme="minorBidi"/>
                <w:sz w:val="22"/>
                <w:szCs w:val="22"/>
                <w:rPrChange w:id="11390" w:author="Nick.Tolimieri" w:date="2022-09-07T13:17:00Z">
                  <w:rPr>
                    <w:ins w:id="11391" w:author="Nick.Tolimieri" w:date="2022-09-07T13:17:00Z"/>
                    <w:del w:id="11392" w:author="Nick.Tolimieri [2]" w:date="2022-09-09T12:38:00Z"/>
                    <w:rFonts w:ascii="Calibri" w:hAnsi="Calibri" w:cs="Calibri"/>
                    <w:color w:val="000000"/>
                    <w:sz w:val="22"/>
                    <w:szCs w:val="22"/>
                  </w:rPr>
                </w:rPrChange>
              </w:rPr>
              <w:pPrChange w:id="11393" w:author="Nick.Tolimieri" w:date="2022-09-07T13:17:00Z">
                <w:pPr/>
              </w:pPrChange>
            </w:pPr>
            <w:ins w:id="11394" w:author="Nick.Tolimieri" w:date="2022-09-07T13:17:00Z">
              <w:del w:id="11395" w:author="Nick.Tolimieri [2]" w:date="2022-09-09T12:38:00Z">
                <w:r w:rsidRPr="00AE199D" w:rsidDel="001255CF">
                  <w:rPr>
                    <w:rFonts w:asciiTheme="minorHAnsi" w:eastAsiaTheme="minorHAnsi" w:hAnsiTheme="minorHAnsi" w:cstheme="minorBidi"/>
                    <w:sz w:val="22"/>
                    <w:szCs w:val="22"/>
                    <w:rPrChange w:id="11396"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1397" w:author="Nick.Tolimieri" w:date="2022-09-07T13:17:00Z"/>
                <w:del w:id="11398" w:author="Nick.Tolimieri [2]" w:date="2022-09-09T12:38:00Z"/>
                <w:rFonts w:asciiTheme="minorHAnsi" w:eastAsiaTheme="minorHAnsi" w:hAnsiTheme="minorHAnsi" w:cstheme="minorBidi"/>
                <w:sz w:val="22"/>
                <w:szCs w:val="22"/>
                <w:rPrChange w:id="11399" w:author="Nick.Tolimieri" w:date="2022-09-07T13:17:00Z">
                  <w:rPr>
                    <w:ins w:id="11400" w:author="Nick.Tolimieri" w:date="2022-09-07T13:17:00Z"/>
                    <w:del w:id="11401" w:author="Nick.Tolimieri [2]" w:date="2022-09-09T12:38:00Z"/>
                    <w:rFonts w:ascii="Calibri" w:hAnsi="Calibri" w:cs="Calibri"/>
                    <w:color w:val="000000"/>
                    <w:sz w:val="22"/>
                    <w:szCs w:val="22"/>
                  </w:rPr>
                </w:rPrChange>
              </w:rPr>
              <w:pPrChange w:id="11402" w:author="Nick.Tolimieri" w:date="2022-09-07T13:17:00Z">
                <w:pPr>
                  <w:jc w:val="right"/>
                </w:pPr>
              </w:pPrChange>
            </w:pPr>
            <w:ins w:id="11403" w:author="Nick.Tolimieri" w:date="2022-09-07T13:17:00Z">
              <w:del w:id="11404" w:author="Nick.Tolimieri [2]" w:date="2022-09-09T12:38:00Z">
                <w:r w:rsidRPr="00AE199D" w:rsidDel="001255CF">
                  <w:rPr>
                    <w:rFonts w:asciiTheme="minorHAnsi" w:eastAsiaTheme="minorHAnsi" w:hAnsiTheme="minorHAnsi" w:cstheme="minorBidi"/>
                    <w:sz w:val="22"/>
                    <w:szCs w:val="22"/>
                    <w:rPrChange w:id="11405" w:author="Nick.Tolimieri" w:date="2022-09-07T13:17:00Z">
                      <w:rPr>
                        <w:rFonts w:ascii="Calibri" w:hAnsi="Calibri" w:cs="Calibri"/>
                        <w:color w:val="000000"/>
                        <w:sz w:val="22"/>
                        <w:szCs w:val="22"/>
                      </w:rPr>
                    </w:rPrChange>
                  </w:rPr>
                  <w:delText>1992</w:delText>
                </w:r>
              </w:del>
            </w:ins>
          </w:p>
        </w:tc>
        <w:tc>
          <w:tcPr>
            <w:tcW w:w="960" w:type="dxa"/>
            <w:noWrap/>
            <w:hideMark/>
          </w:tcPr>
          <w:p w:rsidR="00AE199D" w:rsidRPr="00AE199D" w:rsidDel="001255CF" w:rsidRDefault="00AE199D">
            <w:pPr>
              <w:ind w:firstLine="0"/>
              <w:rPr>
                <w:ins w:id="11406" w:author="Nick.Tolimieri" w:date="2022-09-07T13:17:00Z"/>
                <w:del w:id="11407" w:author="Nick.Tolimieri [2]" w:date="2022-09-09T12:38:00Z"/>
                <w:rFonts w:asciiTheme="minorHAnsi" w:eastAsiaTheme="minorHAnsi" w:hAnsiTheme="minorHAnsi" w:cstheme="minorBidi"/>
                <w:sz w:val="22"/>
                <w:szCs w:val="22"/>
                <w:rPrChange w:id="11408" w:author="Nick.Tolimieri" w:date="2022-09-07T13:17:00Z">
                  <w:rPr>
                    <w:ins w:id="11409" w:author="Nick.Tolimieri" w:date="2022-09-07T13:17:00Z"/>
                    <w:del w:id="11410" w:author="Nick.Tolimieri [2]" w:date="2022-09-09T12:38:00Z"/>
                    <w:rFonts w:ascii="Calibri" w:hAnsi="Calibri" w:cs="Calibri"/>
                    <w:color w:val="000000"/>
                    <w:sz w:val="22"/>
                    <w:szCs w:val="22"/>
                  </w:rPr>
                </w:rPrChange>
              </w:rPr>
              <w:pPrChange w:id="11411" w:author="Nick.Tolimieri" w:date="2022-09-07T13:17:00Z">
                <w:pPr>
                  <w:jc w:val="right"/>
                </w:pPr>
              </w:pPrChange>
            </w:pPr>
            <w:ins w:id="11412" w:author="Nick.Tolimieri" w:date="2022-09-07T13:17:00Z">
              <w:del w:id="11413" w:author="Nick.Tolimieri [2]" w:date="2022-09-09T12:38:00Z">
                <w:r w:rsidRPr="00AE199D" w:rsidDel="001255CF">
                  <w:rPr>
                    <w:rFonts w:asciiTheme="minorHAnsi" w:eastAsiaTheme="minorHAnsi" w:hAnsiTheme="minorHAnsi" w:cstheme="minorBidi"/>
                    <w:sz w:val="22"/>
                    <w:szCs w:val="22"/>
                    <w:rPrChange w:id="11414" w:author="Nick.Tolimieri" w:date="2022-09-07T13:17:00Z">
                      <w:rPr>
                        <w:rFonts w:ascii="Calibri" w:hAnsi="Calibri" w:cs="Calibri"/>
                        <w:color w:val="000000"/>
                        <w:sz w:val="22"/>
                        <w:szCs w:val="22"/>
                      </w:rPr>
                    </w:rPrChange>
                  </w:rPr>
                  <w:delText>4</w:delText>
                </w:r>
              </w:del>
            </w:ins>
          </w:p>
        </w:tc>
        <w:tc>
          <w:tcPr>
            <w:tcW w:w="960" w:type="dxa"/>
            <w:noWrap/>
            <w:hideMark/>
          </w:tcPr>
          <w:p w:rsidR="00AE199D" w:rsidRPr="00AE199D" w:rsidDel="001255CF" w:rsidRDefault="00AE199D">
            <w:pPr>
              <w:ind w:firstLine="0"/>
              <w:rPr>
                <w:ins w:id="11415" w:author="Nick.Tolimieri" w:date="2022-09-07T13:17:00Z"/>
                <w:del w:id="11416" w:author="Nick.Tolimieri [2]" w:date="2022-09-09T12:38:00Z"/>
                <w:rFonts w:asciiTheme="minorHAnsi" w:eastAsiaTheme="minorHAnsi" w:hAnsiTheme="minorHAnsi" w:cstheme="minorBidi"/>
                <w:sz w:val="22"/>
                <w:szCs w:val="22"/>
                <w:rPrChange w:id="11417" w:author="Nick.Tolimieri" w:date="2022-09-07T13:17:00Z">
                  <w:rPr>
                    <w:ins w:id="11418" w:author="Nick.Tolimieri" w:date="2022-09-07T13:17:00Z"/>
                    <w:del w:id="11419" w:author="Nick.Tolimieri [2]" w:date="2022-09-09T12:38:00Z"/>
                    <w:rFonts w:ascii="Calibri" w:hAnsi="Calibri" w:cs="Calibri"/>
                    <w:color w:val="000000"/>
                    <w:sz w:val="22"/>
                    <w:szCs w:val="22"/>
                  </w:rPr>
                </w:rPrChange>
              </w:rPr>
              <w:pPrChange w:id="11420" w:author="Nick.Tolimieri" w:date="2022-09-07T13:17:00Z">
                <w:pPr>
                  <w:jc w:val="right"/>
                </w:pPr>
              </w:pPrChange>
            </w:pPr>
            <w:ins w:id="11421" w:author="Nick.Tolimieri" w:date="2022-09-07T13:17:00Z">
              <w:del w:id="11422" w:author="Nick.Tolimieri [2]" w:date="2022-09-09T12:38:00Z">
                <w:r w:rsidRPr="00AE199D" w:rsidDel="001255CF">
                  <w:rPr>
                    <w:rFonts w:asciiTheme="minorHAnsi" w:eastAsiaTheme="minorHAnsi" w:hAnsiTheme="minorHAnsi" w:cstheme="minorBidi"/>
                    <w:sz w:val="22"/>
                    <w:szCs w:val="22"/>
                    <w:rPrChange w:id="11423" w:author="Nick.Tolimieri" w:date="2022-09-07T13:17:00Z">
                      <w:rPr>
                        <w:rFonts w:ascii="Calibri" w:hAnsi="Calibri" w:cs="Calibri"/>
                        <w:color w:val="000000"/>
                        <w:sz w:val="22"/>
                        <w:szCs w:val="22"/>
                      </w:rPr>
                    </w:rPrChange>
                  </w:rPr>
                  <w:delText>49</w:delText>
                </w:r>
              </w:del>
            </w:ins>
          </w:p>
        </w:tc>
        <w:tc>
          <w:tcPr>
            <w:tcW w:w="960" w:type="dxa"/>
            <w:noWrap/>
            <w:hideMark/>
          </w:tcPr>
          <w:p w:rsidR="00AE199D" w:rsidRPr="00AE199D" w:rsidDel="001255CF" w:rsidRDefault="00AE199D">
            <w:pPr>
              <w:ind w:firstLine="0"/>
              <w:rPr>
                <w:ins w:id="11424" w:author="Nick.Tolimieri" w:date="2022-09-07T13:17:00Z"/>
                <w:del w:id="11425" w:author="Nick.Tolimieri [2]" w:date="2022-09-09T12:38:00Z"/>
                <w:rFonts w:asciiTheme="minorHAnsi" w:eastAsiaTheme="minorHAnsi" w:hAnsiTheme="minorHAnsi" w:cstheme="minorBidi"/>
                <w:sz w:val="22"/>
                <w:szCs w:val="22"/>
                <w:rPrChange w:id="11426" w:author="Nick.Tolimieri" w:date="2022-09-07T13:17:00Z">
                  <w:rPr>
                    <w:ins w:id="11427" w:author="Nick.Tolimieri" w:date="2022-09-07T13:17:00Z"/>
                    <w:del w:id="11428" w:author="Nick.Tolimieri [2]" w:date="2022-09-09T12:38:00Z"/>
                    <w:rFonts w:ascii="Calibri" w:hAnsi="Calibri" w:cs="Calibri"/>
                    <w:color w:val="000000"/>
                    <w:sz w:val="22"/>
                    <w:szCs w:val="22"/>
                  </w:rPr>
                </w:rPrChange>
              </w:rPr>
              <w:pPrChange w:id="11429" w:author="Nick.Tolimieri" w:date="2022-09-07T13:17:00Z">
                <w:pPr>
                  <w:jc w:val="right"/>
                </w:pPr>
              </w:pPrChange>
            </w:pPr>
            <w:ins w:id="11430" w:author="Nick.Tolimieri" w:date="2022-09-07T13:17:00Z">
              <w:del w:id="11431" w:author="Nick.Tolimieri [2]" w:date="2022-09-09T12:38:00Z">
                <w:r w:rsidRPr="00AE199D" w:rsidDel="001255CF">
                  <w:rPr>
                    <w:rFonts w:asciiTheme="minorHAnsi" w:eastAsiaTheme="minorHAnsi" w:hAnsiTheme="minorHAnsi" w:cstheme="minorBidi"/>
                    <w:sz w:val="22"/>
                    <w:szCs w:val="22"/>
                    <w:rPrChange w:id="11432"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1433" w:author="Nick.Tolimieri" w:date="2022-09-07T13:17:00Z"/>
                <w:del w:id="11434" w:author="Nick.Tolimieri [2]" w:date="2022-09-09T12:38:00Z"/>
                <w:rFonts w:asciiTheme="minorHAnsi" w:eastAsiaTheme="minorHAnsi" w:hAnsiTheme="minorHAnsi" w:cstheme="minorBidi"/>
                <w:sz w:val="22"/>
                <w:szCs w:val="22"/>
                <w:rPrChange w:id="11435" w:author="Nick.Tolimieri" w:date="2022-09-07T13:17:00Z">
                  <w:rPr>
                    <w:ins w:id="11436" w:author="Nick.Tolimieri" w:date="2022-09-07T13:17:00Z"/>
                    <w:del w:id="11437" w:author="Nick.Tolimieri [2]" w:date="2022-09-09T12:38:00Z"/>
                    <w:rFonts w:ascii="Calibri" w:hAnsi="Calibri" w:cs="Calibri"/>
                    <w:color w:val="000000"/>
                    <w:sz w:val="22"/>
                    <w:szCs w:val="22"/>
                  </w:rPr>
                </w:rPrChange>
              </w:rPr>
              <w:pPrChange w:id="11438" w:author="Nick.Tolimieri" w:date="2022-09-07T13:17:00Z">
                <w:pPr>
                  <w:jc w:val="right"/>
                </w:pPr>
              </w:pPrChange>
            </w:pPr>
            <w:ins w:id="11439" w:author="Nick.Tolimieri" w:date="2022-09-07T13:17:00Z">
              <w:del w:id="11440" w:author="Nick.Tolimieri [2]" w:date="2022-09-09T12:38:00Z">
                <w:r w:rsidRPr="00AE199D" w:rsidDel="001255CF">
                  <w:rPr>
                    <w:rFonts w:asciiTheme="minorHAnsi" w:eastAsiaTheme="minorHAnsi" w:hAnsiTheme="minorHAnsi" w:cstheme="minorBidi"/>
                    <w:sz w:val="22"/>
                    <w:szCs w:val="22"/>
                    <w:rPrChange w:id="11441" w:author="Nick.Tolimieri" w:date="2022-09-07T13:17:00Z">
                      <w:rPr>
                        <w:rFonts w:ascii="Calibri" w:hAnsi="Calibri" w:cs="Calibri"/>
                        <w:color w:val="000000"/>
                        <w:sz w:val="22"/>
                        <w:szCs w:val="22"/>
                      </w:rPr>
                    </w:rPrChange>
                  </w:rPr>
                  <w:delText>48</w:delText>
                </w:r>
              </w:del>
            </w:ins>
          </w:p>
        </w:tc>
        <w:tc>
          <w:tcPr>
            <w:tcW w:w="960" w:type="dxa"/>
            <w:noWrap/>
            <w:hideMark/>
          </w:tcPr>
          <w:p w:rsidR="00AE199D" w:rsidRPr="00AE199D" w:rsidDel="001255CF" w:rsidRDefault="00AE199D">
            <w:pPr>
              <w:ind w:firstLine="0"/>
              <w:rPr>
                <w:ins w:id="11442" w:author="Nick.Tolimieri" w:date="2022-09-07T13:17:00Z"/>
                <w:del w:id="11443" w:author="Nick.Tolimieri [2]" w:date="2022-09-09T12:38:00Z"/>
                <w:rFonts w:asciiTheme="minorHAnsi" w:eastAsiaTheme="minorHAnsi" w:hAnsiTheme="minorHAnsi" w:cstheme="minorBidi"/>
                <w:sz w:val="22"/>
                <w:szCs w:val="22"/>
                <w:rPrChange w:id="11444" w:author="Nick.Tolimieri" w:date="2022-09-07T13:17:00Z">
                  <w:rPr>
                    <w:ins w:id="11445" w:author="Nick.Tolimieri" w:date="2022-09-07T13:17:00Z"/>
                    <w:del w:id="11446" w:author="Nick.Tolimieri [2]" w:date="2022-09-09T12:38:00Z"/>
                    <w:rFonts w:ascii="Calibri" w:hAnsi="Calibri" w:cs="Calibri"/>
                    <w:color w:val="000000"/>
                    <w:sz w:val="22"/>
                    <w:szCs w:val="22"/>
                  </w:rPr>
                </w:rPrChange>
              </w:rPr>
              <w:pPrChange w:id="11447" w:author="Nick.Tolimieri" w:date="2022-09-07T13:17:00Z">
                <w:pPr>
                  <w:jc w:val="right"/>
                </w:pPr>
              </w:pPrChange>
            </w:pPr>
            <w:ins w:id="11448" w:author="Nick.Tolimieri" w:date="2022-09-07T13:17:00Z">
              <w:del w:id="11449" w:author="Nick.Tolimieri [2]" w:date="2022-09-09T12:38:00Z">
                <w:r w:rsidRPr="00AE199D" w:rsidDel="001255CF">
                  <w:rPr>
                    <w:rFonts w:asciiTheme="minorHAnsi" w:eastAsiaTheme="minorHAnsi" w:hAnsiTheme="minorHAnsi" w:cstheme="minorBidi"/>
                    <w:sz w:val="22"/>
                    <w:szCs w:val="22"/>
                    <w:rPrChange w:id="11450"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1451" w:author="Nick.Tolimieri" w:date="2022-09-07T13:17:00Z"/>
                <w:del w:id="11452" w:author="Nick.Tolimieri [2]" w:date="2022-09-09T12:38:00Z"/>
                <w:rFonts w:asciiTheme="minorHAnsi" w:eastAsiaTheme="minorHAnsi" w:hAnsiTheme="minorHAnsi" w:cstheme="minorBidi"/>
                <w:sz w:val="22"/>
                <w:szCs w:val="22"/>
                <w:rPrChange w:id="11453" w:author="Nick.Tolimieri" w:date="2022-09-07T13:17:00Z">
                  <w:rPr>
                    <w:ins w:id="11454" w:author="Nick.Tolimieri" w:date="2022-09-07T13:17:00Z"/>
                    <w:del w:id="11455" w:author="Nick.Tolimieri [2]" w:date="2022-09-09T12:38:00Z"/>
                    <w:rFonts w:ascii="Calibri" w:hAnsi="Calibri" w:cs="Calibri"/>
                    <w:color w:val="000000"/>
                    <w:sz w:val="22"/>
                    <w:szCs w:val="22"/>
                  </w:rPr>
                </w:rPrChange>
              </w:rPr>
              <w:pPrChange w:id="11456" w:author="Nick.Tolimieri" w:date="2022-09-07T13:17:00Z">
                <w:pPr>
                  <w:jc w:val="right"/>
                </w:pPr>
              </w:pPrChange>
            </w:pPr>
            <w:ins w:id="11457" w:author="Nick.Tolimieri" w:date="2022-09-07T13:17:00Z">
              <w:del w:id="11458" w:author="Nick.Tolimieri [2]" w:date="2022-09-09T12:38:00Z">
                <w:r w:rsidRPr="00AE199D" w:rsidDel="001255CF">
                  <w:rPr>
                    <w:rFonts w:asciiTheme="minorHAnsi" w:eastAsiaTheme="minorHAnsi" w:hAnsiTheme="minorHAnsi" w:cstheme="minorBidi"/>
                    <w:sz w:val="22"/>
                    <w:szCs w:val="22"/>
                    <w:rPrChange w:id="11459" w:author="Nick.Tolimieri" w:date="2022-09-07T13:17:00Z">
                      <w:rPr>
                        <w:rFonts w:ascii="Calibri" w:hAnsi="Calibri" w:cs="Calibri"/>
                        <w:color w:val="000000"/>
                        <w:sz w:val="22"/>
                        <w:szCs w:val="22"/>
                      </w:rPr>
                    </w:rPrChange>
                  </w:rPr>
                  <w:delText>17</w:delText>
                </w:r>
              </w:del>
            </w:ins>
          </w:p>
        </w:tc>
        <w:tc>
          <w:tcPr>
            <w:tcW w:w="960" w:type="dxa"/>
            <w:noWrap/>
            <w:hideMark/>
          </w:tcPr>
          <w:p w:rsidR="00AE199D" w:rsidRPr="00AE199D" w:rsidDel="001255CF" w:rsidRDefault="00AE199D">
            <w:pPr>
              <w:ind w:firstLine="0"/>
              <w:rPr>
                <w:ins w:id="11460" w:author="Nick.Tolimieri" w:date="2022-09-07T13:17:00Z"/>
                <w:del w:id="11461" w:author="Nick.Tolimieri [2]" w:date="2022-09-09T12:38:00Z"/>
                <w:rFonts w:asciiTheme="minorHAnsi" w:eastAsiaTheme="minorHAnsi" w:hAnsiTheme="minorHAnsi" w:cstheme="minorBidi"/>
                <w:sz w:val="22"/>
                <w:szCs w:val="22"/>
                <w:rPrChange w:id="11462" w:author="Nick.Tolimieri" w:date="2022-09-07T13:17:00Z">
                  <w:rPr>
                    <w:ins w:id="11463" w:author="Nick.Tolimieri" w:date="2022-09-07T13:17:00Z"/>
                    <w:del w:id="11464" w:author="Nick.Tolimieri [2]" w:date="2022-09-09T12:38:00Z"/>
                    <w:rFonts w:ascii="Calibri" w:hAnsi="Calibri" w:cs="Calibri"/>
                    <w:color w:val="000000"/>
                    <w:sz w:val="22"/>
                    <w:szCs w:val="22"/>
                  </w:rPr>
                </w:rPrChange>
              </w:rPr>
              <w:pPrChange w:id="11465" w:author="Nick.Tolimieri" w:date="2022-09-07T13:17:00Z">
                <w:pPr>
                  <w:jc w:val="right"/>
                </w:pPr>
              </w:pPrChange>
            </w:pPr>
            <w:ins w:id="11466" w:author="Nick.Tolimieri" w:date="2022-09-07T13:17:00Z">
              <w:del w:id="11467" w:author="Nick.Tolimieri [2]" w:date="2022-09-09T12:38:00Z">
                <w:r w:rsidRPr="00AE199D" w:rsidDel="001255CF">
                  <w:rPr>
                    <w:rFonts w:asciiTheme="minorHAnsi" w:eastAsiaTheme="minorHAnsi" w:hAnsiTheme="minorHAnsi" w:cstheme="minorBidi"/>
                    <w:sz w:val="22"/>
                    <w:szCs w:val="22"/>
                    <w:rPrChange w:id="11468" w:author="Nick.Tolimieri" w:date="2022-09-07T13:17:00Z">
                      <w:rPr>
                        <w:rFonts w:ascii="Calibri" w:hAnsi="Calibri" w:cs="Calibri"/>
                        <w:color w:val="000000"/>
                        <w:sz w:val="22"/>
                        <w:szCs w:val="22"/>
                      </w:rPr>
                    </w:rPrChange>
                  </w:rPr>
                  <w:delText>1.68</w:delText>
                </w:r>
              </w:del>
            </w:ins>
          </w:p>
        </w:tc>
        <w:tc>
          <w:tcPr>
            <w:tcW w:w="960" w:type="dxa"/>
            <w:noWrap/>
            <w:hideMark/>
          </w:tcPr>
          <w:p w:rsidR="00AE199D" w:rsidRPr="00AE199D" w:rsidDel="001255CF" w:rsidRDefault="00AE199D">
            <w:pPr>
              <w:ind w:firstLine="0"/>
              <w:rPr>
                <w:ins w:id="11469" w:author="Nick.Tolimieri" w:date="2022-09-07T13:17:00Z"/>
                <w:del w:id="11470" w:author="Nick.Tolimieri [2]" w:date="2022-09-09T12:38:00Z"/>
                <w:rFonts w:asciiTheme="minorHAnsi" w:eastAsiaTheme="minorHAnsi" w:hAnsiTheme="minorHAnsi" w:cstheme="minorBidi"/>
                <w:sz w:val="22"/>
                <w:szCs w:val="22"/>
                <w:rPrChange w:id="11471" w:author="Nick.Tolimieri" w:date="2022-09-07T13:17:00Z">
                  <w:rPr>
                    <w:ins w:id="11472" w:author="Nick.Tolimieri" w:date="2022-09-07T13:17:00Z"/>
                    <w:del w:id="11473" w:author="Nick.Tolimieri [2]" w:date="2022-09-09T12:38:00Z"/>
                    <w:rFonts w:ascii="Calibri" w:hAnsi="Calibri" w:cs="Calibri"/>
                    <w:color w:val="000000"/>
                    <w:sz w:val="22"/>
                    <w:szCs w:val="22"/>
                  </w:rPr>
                </w:rPrChange>
              </w:rPr>
              <w:pPrChange w:id="11474" w:author="Nick.Tolimieri" w:date="2022-09-07T13:17:00Z">
                <w:pPr>
                  <w:jc w:val="right"/>
                </w:pPr>
              </w:pPrChange>
            </w:pPr>
            <w:ins w:id="11475" w:author="Nick.Tolimieri" w:date="2022-09-07T13:17:00Z">
              <w:del w:id="11476" w:author="Nick.Tolimieri [2]" w:date="2022-09-09T12:38:00Z">
                <w:r w:rsidRPr="00AE199D" w:rsidDel="001255CF">
                  <w:rPr>
                    <w:rFonts w:asciiTheme="minorHAnsi" w:eastAsiaTheme="minorHAnsi" w:hAnsiTheme="minorHAnsi" w:cstheme="minorBidi"/>
                    <w:sz w:val="22"/>
                    <w:szCs w:val="22"/>
                    <w:rPrChange w:id="11477" w:author="Nick.Tolimieri" w:date="2022-09-07T13:17:00Z">
                      <w:rPr>
                        <w:rFonts w:ascii="Calibri" w:hAnsi="Calibri" w:cs="Calibri"/>
                        <w:color w:val="000000"/>
                        <w:sz w:val="22"/>
                        <w:szCs w:val="22"/>
                      </w:rPr>
                    </w:rPrChange>
                  </w:rPr>
                  <w:delText>0.31</w:delText>
                </w:r>
              </w:del>
            </w:ins>
          </w:p>
        </w:tc>
      </w:tr>
      <w:tr w:rsidR="00AE199D" w:rsidRPr="00AE199D" w:rsidDel="001255CF" w:rsidTr="00AE199D">
        <w:trPr>
          <w:trHeight w:val="300"/>
          <w:ins w:id="11478" w:author="Nick.Tolimieri" w:date="2022-09-07T13:17:00Z"/>
          <w:del w:id="11479" w:author="Nick.Tolimieri [2]" w:date="2022-09-09T12:38:00Z"/>
        </w:trPr>
        <w:tc>
          <w:tcPr>
            <w:tcW w:w="960" w:type="dxa"/>
            <w:noWrap/>
            <w:hideMark/>
          </w:tcPr>
          <w:p w:rsidR="00AE199D" w:rsidRPr="00AE199D" w:rsidDel="001255CF" w:rsidRDefault="00AE199D">
            <w:pPr>
              <w:ind w:firstLine="0"/>
              <w:rPr>
                <w:ins w:id="11480" w:author="Nick.Tolimieri" w:date="2022-09-07T13:17:00Z"/>
                <w:del w:id="11481" w:author="Nick.Tolimieri [2]" w:date="2022-09-09T12:38:00Z"/>
                <w:rFonts w:asciiTheme="minorHAnsi" w:eastAsiaTheme="minorHAnsi" w:hAnsiTheme="minorHAnsi" w:cstheme="minorBidi"/>
                <w:sz w:val="22"/>
                <w:szCs w:val="22"/>
                <w:rPrChange w:id="11482" w:author="Nick.Tolimieri" w:date="2022-09-07T13:17:00Z">
                  <w:rPr>
                    <w:ins w:id="11483" w:author="Nick.Tolimieri" w:date="2022-09-07T13:17:00Z"/>
                    <w:del w:id="11484" w:author="Nick.Tolimieri [2]" w:date="2022-09-09T12:38:00Z"/>
                    <w:rFonts w:ascii="Calibri" w:hAnsi="Calibri" w:cs="Calibri"/>
                    <w:color w:val="000000"/>
                    <w:sz w:val="22"/>
                    <w:szCs w:val="22"/>
                  </w:rPr>
                </w:rPrChange>
              </w:rPr>
              <w:pPrChange w:id="11485" w:author="Nick.Tolimieri" w:date="2022-09-07T13:17:00Z">
                <w:pPr/>
              </w:pPrChange>
            </w:pPr>
            <w:ins w:id="11486" w:author="Nick.Tolimieri" w:date="2022-09-07T13:17:00Z">
              <w:del w:id="11487" w:author="Nick.Tolimieri [2]" w:date="2022-09-09T12:38:00Z">
                <w:r w:rsidRPr="00AE199D" w:rsidDel="001255CF">
                  <w:rPr>
                    <w:rFonts w:asciiTheme="minorHAnsi" w:eastAsiaTheme="minorHAnsi" w:hAnsiTheme="minorHAnsi" w:cstheme="minorBidi"/>
                    <w:sz w:val="22"/>
                    <w:szCs w:val="22"/>
                    <w:rPrChange w:id="11488"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1489" w:author="Nick.Tolimieri" w:date="2022-09-07T13:17:00Z"/>
                <w:del w:id="11490" w:author="Nick.Tolimieri [2]" w:date="2022-09-09T12:38:00Z"/>
                <w:rFonts w:asciiTheme="minorHAnsi" w:eastAsiaTheme="minorHAnsi" w:hAnsiTheme="minorHAnsi" w:cstheme="minorBidi"/>
                <w:sz w:val="22"/>
                <w:szCs w:val="22"/>
                <w:rPrChange w:id="11491" w:author="Nick.Tolimieri" w:date="2022-09-07T13:17:00Z">
                  <w:rPr>
                    <w:ins w:id="11492" w:author="Nick.Tolimieri" w:date="2022-09-07T13:17:00Z"/>
                    <w:del w:id="11493" w:author="Nick.Tolimieri [2]" w:date="2022-09-09T12:38:00Z"/>
                    <w:rFonts w:ascii="Calibri" w:hAnsi="Calibri" w:cs="Calibri"/>
                    <w:color w:val="000000"/>
                    <w:sz w:val="22"/>
                    <w:szCs w:val="22"/>
                  </w:rPr>
                </w:rPrChange>
              </w:rPr>
              <w:pPrChange w:id="11494" w:author="Nick.Tolimieri" w:date="2022-09-07T13:17:00Z">
                <w:pPr>
                  <w:jc w:val="right"/>
                </w:pPr>
              </w:pPrChange>
            </w:pPr>
            <w:ins w:id="11495" w:author="Nick.Tolimieri" w:date="2022-09-07T13:17:00Z">
              <w:del w:id="11496" w:author="Nick.Tolimieri [2]" w:date="2022-09-09T12:38:00Z">
                <w:r w:rsidRPr="00AE199D" w:rsidDel="001255CF">
                  <w:rPr>
                    <w:rFonts w:asciiTheme="minorHAnsi" w:eastAsiaTheme="minorHAnsi" w:hAnsiTheme="minorHAnsi" w:cstheme="minorBidi"/>
                    <w:sz w:val="22"/>
                    <w:szCs w:val="22"/>
                    <w:rPrChange w:id="11497" w:author="Nick.Tolimieri" w:date="2022-09-07T13:17:00Z">
                      <w:rPr>
                        <w:rFonts w:ascii="Calibri" w:hAnsi="Calibri" w:cs="Calibri"/>
                        <w:color w:val="000000"/>
                        <w:sz w:val="22"/>
                        <w:szCs w:val="22"/>
                      </w:rPr>
                    </w:rPrChange>
                  </w:rPr>
                  <w:delText>1993</w:delText>
                </w:r>
              </w:del>
            </w:ins>
          </w:p>
        </w:tc>
        <w:tc>
          <w:tcPr>
            <w:tcW w:w="960" w:type="dxa"/>
            <w:noWrap/>
            <w:hideMark/>
          </w:tcPr>
          <w:p w:rsidR="00AE199D" w:rsidRPr="00AE199D" w:rsidDel="001255CF" w:rsidRDefault="00AE199D">
            <w:pPr>
              <w:ind w:firstLine="0"/>
              <w:rPr>
                <w:ins w:id="11498" w:author="Nick.Tolimieri" w:date="2022-09-07T13:17:00Z"/>
                <w:del w:id="11499" w:author="Nick.Tolimieri [2]" w:date="2022-09-09T12:38:00Z"/>
                <w:rFonts w:asciiTheme="minorHAnsi" w:eastAsiaTheme="minorHAnsi" w:hAnsiTheme="minorHAnsi" w:cstheme="minorBidi"/>
                <w:sz w:val="22"/>
                <w:szCs w:val="22"/>
                <w:rPrChange w:id="11500" w:author="Nick.Tolimieri" w:date="2022-09-07T13:17:00Z">
                  <w:rPr>
                    <w:ins w:id="11501" w:author="Nick.Tolimieri" w:date="2022-09-07T13:17:00Z"/>
                    <w:del w:id="11502" w:author="Nick.Tolimieri [2]" w:date="2022-09-09T12:38:00Z"/>
                    <w:rFonts w:ascii="Calibri" w:hAnsi="Calibri" w:cs="Calibri"/>
                    <w:color w:val="000000"/>
                    <w:sz w:val="22"/>
                    <w:szCs w:val="22"/>
                  </w:rPr>
                </w:rPrChange>
              </w:rPr>
              <w:pPrChange w:id="11503" w:author="Nick.Tolimieri" w:date="2022-09-07T13:17:00Z">
                <w:pPr>
                  <w:jc w:val="right"/>
                </w:pPr>
              </w:pPrChange>
            </w:pPr>
            <w:ins w:id="11504" w:author="Nick.Tolimieri" w:date="2022-09-07T13:17:00Z">
              <w:del w:id="11505" w:author="Nick.Tolimieri [2]" w:date="2022-09-09T12:38:00Z">
                <w:r w:rsidRPr="00AE199D" w:rsidDel="001255CF">
                  <w:rPr>
                    <w:rFonts w:asciiTheme="minorHAnsi" w:eastAsiaTheme="minorHAnsi" w:hAnsiTheme="minorHAnsi" w:cstheme="minorBidi"/>
                    <w:sz w:val="22"/>
                    <w:szCs w:val="22"/>
                    <w:rPrChange w:id="11506"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11507" w:author="Nick.Tolimieri" w:date="2022-09-07T13:17:00Z"/>
                <w:del w:id="11508" w:author="Nick.Tolimieri [2]" w:date="2022-09-09T12:38:00Z"/>
                <w:rFonts w:asciiTheme="minorHAnsi" w:eastAsiaTheme="minorHAnsi" w:hAnsiTheme="minorHAnsi" w:cstheme="minorBidi"/>
                <w:sz w:val="22"/>
                <w:szCs w:val="22"/>
                <w:rPrChange w:id="11509" w:author="Nick.Tolimieri" w:date="2022-09-07T13:17:00Z">
                  <w:rPr>
                    <w:ins w:id="11510" w:author="Nick.Tolimieri" w:date="2022-09-07T13:17:00Z"/>
                    <w:del w:id="11511" w:author="Nick.Tolimieri [2]" w:date="2022-09-09T12:38:00Z"/>
                    <w:rFonts w:ascii="Calibri" w:hAnsi="Calibri" w:cs="Calibri"/>
                    <w:color w:val="000000"/>
                    <w:sz w:val="22"/>
                    <w:szCs w:val="22"/>
                  </w:rPr>
                </w:rPrChange>
              </w:rPr>
              <w:pPrChange w:id="11512" w:author="Nick.Tolimieri" w:date="2022-09-07T13:17:00Z">
                <w:pPr>
                  <w:jc w:val="right"/>
                </w:pPr>
              </w:pPrChange>
            </w:pPr>
            <w:ins w:id="11513" w:author="Nick.Tolimieri" w:date="2022-09-07T13:17:00Z">
              <w:del w:id="11514" w:author="Nick.Tolimieri [2]" w:date="2022-09-09T12:38:00Z">
                <w:r w:rsidRPr="00AE199D" w:rsidDel="001255CF">
                  <w:rPr>
                    <w:rFonts w:asciiTheme="minorHAnsi" w:eastAsiaTheme="minorHAnsi" w:hAnsiTheme="minorHAnsi" w:cstheme="minorBidi"/>
                    <w:sz w:val="22"/>
                    <w:szCs w:val="22"/>
                    <w:rPrChange w:id="11515" w:author="Nick.Tolimieri" w:date="2022-09-07T13:17:00Z">
                      <w:rPr>
                        <w:rFonts w:ascii="Calibri" w:hAnsi="Calibri" w:cs="Calibri"/>
                        <w:color w:val="000000"/>
                        <w:sz w:val="22"/>
                        <w:szCs w:val="22"/>
                      </w:rPr>
                    </w:rPrChange>
                  </w:rPr>
                  <w:delText>32</w:delText>
                </w:r>
              </w:del>
            </w:ins>
          </w:p>
        </w:tc>
        <w:tc>
          <w:tcPr>
            <w:tcW w:w="960" w:type="dxa"/>
            <w:noWrap/>
            <w:hideMark/>
          </w:tcPr>
          <w:p w:rsidR="00AE199D" w:rsidRPr="00AE199D" w:rsidDel="001255CF" w:rsidRDefault="00AE199D">
            <w:pPr>
              <w:ind w:firstLine="0"/>
              <w:rPr>
                <w:ins w:id="11516" w:author="Nick.Tolimieri" w:date="2022-09-07T13:17:00Z"/>
                <w:del w:id="11517" w:author="Nick.Tolimieri [2]" w:date="2022-09-09T12:38:00Z"/>
                <w:rFonts w:asciiTheme="minorHAnsi" w:eastAsiaTheme="minorHAnsi" w:hAnsiTheme="minorHAnsi" w:cstheme="minorBidi"/>
                <w:sz w:val="22"/>
                <w:szCs w:val="22"/>
                <w:rPrChange w:id="11518" w:author="Nick.Tolimieri" w:date="2022-09-07T13:17:00Z">
                  <w:rPr>
                    <w:ins w:id="11519" w:author="Nick.Tolimieri" w:date="2022-09-07T13:17:00Z"/>
                    <w:del w:id="11520" w:author="Nick.Tolimieri [2]" w:date="2022-09-09T12:38:00Z"/>
                    <w:rFonts w:ascii="Calibri" w:hAnsi="Calibri" w:cs="Calibri"/>
                    <w:color w:val="000000"/>
                    <w:sz w:val="22"/>
                    <w:szCs w:val="22"/>
                  </w:rPr>
                </w:rPrChange>
              </w:rPr>
              <w:pPrChange w:id="11521" w:author="Nick.Tolimieri" w:date="2022-09-07T13:17:00Z">
                <w:pPr>
                  <w:jc w:val="right"/>
                </w:pPr>
              </w:pPrChange>
            </w:pPr>
            <w:ins w:id="11522" w:author="Nick.Tolimieri" w:date="2022-09-07T13:17:00Z">
              <w:del w:id="11523" w:author="Nick.Tolimieri [2]" w:date="2022-09-09T12:38:00Z">
                <w:r w:rsidRPr="00AE199D" w:rsidDel="001255CF">
                  <w:rPr>
                    <w:rFonts w:asciiTheme="minorHAnsi" w:eastAsiaTheme="minorHAnsi" w:hAnsiTheme="minorHAnsi" w:cstheme="minorBidi"/>
                    <w:sz w:val="22"/>
                    <w:szCs w:val="22"/>
                    <w:rPrChange w:id="11524"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1525" w:author="Nick.Tolimieri" w:date="2022-09-07T13:17:00Z"/>
                <w:del w:id="11526" w:author="Nick.Tolimieri [2]" w:date="2022-09-09T12:38:00Z"/>
                <w:rFonts w:asciiTheme="minorHAnsi" w:eastAsiaTheme="minorHAnsi" w:hAnsiTheme="minorHAnsi" w:cstheme="minorBidi"/>
                <w:sz w:val="22"/>
                <w:szCs w:val="22"/>
                <w:rPrChange w:id="11527" w:author="Nick.Tolimieri" w:date="2022-09-07T13:17:00Z">
                  <w:rPr>
                    <w:ins w:id="11528" w:author="Nick.Tolimieri" w:date="2022-09-07T13:17:00Z"/>
                    <w:del w:id="11529" w:author="Nick.Tolimieri [2]" w:date="2022-09-09T12:38:00Z"/>
                    <w:rFonts w:ascii="Calibri" w:hAnsi="Calibri" w:cs="Calibri"/>
                    <w:color w:val="000000"/>
                    <w:sz w:val="22"/>
                    <w:szCs w:val="22"/>
                  </w:rPr>
                </w:rPrChange>
              </w:rPr>
              <w:pPrChange w:id="11530" w:author="Nick.Tolimieri" w:date="2022-09-07T13:17:00Z">
                <w:pPr>
                  <w:jc w:val="right"/>
                </w:pPr>
              </w:pPrChange>
            </w:pPr>
            <w:ins w:id="11531" w:author="Nick.Tolimieri" w:date="2022-09-07T13:17:00Z">
              <w:del w:id="11532" w:author="Nick.Tolimieri [2]" w:date="2022-09-09T12:38:00Z">
                <w:r w:rsidRPr="00AE199D" w:rsidDel="001255CF">
                  <w:rPr>
                    <w:rFonts w:asciiTheme="minorHAnsi" w:eastAsiaTheme="minorHAnsi" w:hAnsiTheme="minorHAnsi" w:cstheme="minorBidi"/>
                    <w:sz w:val="22"/>
                    <w:szCs w:val="22"/>
                    <w:rPrChange w:id="11533" w:author="Nick.Tolimieri" w:date="2022-09-07T13:17:00Z">
                      <w:rPr>
                        <w:rFonts w:ascii="Calibri" w:hAnsi="Calibri" w:cs="Calibri"/>
                        <w:color w:val="000000"/>
                        <w:sz w:val="22"/>
                        <w:szCs w:val="22"/>
                      </w:rPr>
                    </w:rPrChange>
                  </w:rPr>
                  <w:delText>29</w:delText>
                </w:r>
              </w:del>
            </w:ins>
          </w:p>
        </w:tc>
        <w:tc>
          <w:tcPr>
            <w:tcW w:w="960" w:type="dxa"/>
            <w:noWrap/>
            <w:hideMark/>
          </w:tcPr>
          <w:p w:rsidR="00AE199D" w:rsidRPr="00AE199D" w:rsidDel="001255CF" w:rsidRDefault="00AE199D">
            <w:pPr>
              <w:ind w:firstLine="0"/>
              <w:rPr>
                <w:ins w:id="11534" w:author="Nick.Tolimieri" w:date="2022-09-07T13:17:00Z"/>
                <w:del w:id="11535" w:author="Nick.Tolimieri [2]" w:date="2022-09-09T12:38:00Z"/>
                <w:rFonts w:asciiTheme="minorHAnsi" w:eastAsiaTheme="minorHAnsi" w:hAnsiTheme="minorHAnsi" w:cstheme="minorBidi"/>
                <w:sz w:val="22"/>
                <w:szCs w:val="22"/>
                <w:rPrChange w:id="11536" w:author="Nick.Tolimieri" w:date="2022-09-07T13:17:00Z">
                  <w:rPr>
                    <w:ins w:id="11537" w:author="Nick.Tolimieri" w:date="2022-09-07T13:17:00Z"/>
                    <w:del w:id="11538" w:author="Nick.Tolimieri [2]" w:date="2022-09-09T12:38:00Z"/>
                    <w:rFonts w:ascii="Calibri" w:hAnsi="Calibri" w:cs="Calibri"/>
                    <w:color w:val="000000"/>
                    <w:sz w:val="22"/>
                    <w:szCs w:val="22"/>
                  </w:rPr>
                </w:rPrChange>
              </w:rPr>
              <w:pPrChange w:id="11539" w:author="Nick.Tolimieri" w:date="2022-09-07T13:17:00Z">
                <w:pPr>
                  <w:jc w:val="right"/>
                </w:pPr>
              </w:pPrChange>
            </w:pPr>
            <w:ins w:id="11540" w:author="Nick.Tolimieri" w:date="2022-09-07T13:17:00Z">
              <w:del w:id="11541" w:author="Nick.Tolimieri [2]" w:date="2022-09-09T12:38:00Z">
                <w:r w:rsidRPr="00AE199D" w:rsidDel="001255CF">
                  <w:rPr>
                    <w:rFonts w:asciiTheme="minorHAnsi" w:eastAsiaTheme="minorHAnsi" w:hAnsiTheme="minorHAnsi" w:cstheme="minorBidi"/>
                    <w:sz w:val="22"/>
                    <w:szCs w:val="22"/>
                    <w:rPrChange w:id="11542" w:author="Nick.Tolimieri" w:date="2022-09-07T13:17:00Z">
                      <w:rPr>
                        <w:rFonts w:ascii="Calibri" w:hAnsi="Calibri" w:cs="Calibri"/>
                        <w:color w:val="000000"/>
                        <w:sz w:val="22"/>
                        <w:szCs w:val="22"/>
                      </w:rPr>
                    </w:rPrChange>
                  </w:rPr>
                  <w:delText>29</w:delText>
                </w:r>
              </w:del>
            </w:ins>
          </w:p>
        </w:tc>
        <w:tc>
          <w:tcPr>
            <w:tcW w:w="960" w:type="dxa"/>
            <w:noWrap/>
            <w:hideMark/>
          </w:tcPr>
          <w:p w:rsidR="00AE199D" w:rsidRPr="00AE199D" w:rsidDel="001255CF" w:rsidRDefault="00AE199D">
            <w:pPr>
              <w:ind w:firstLine="0"/>
              <w:rPr>
                <w:ins w:id="11543" w:author="Nick.Tolimieri" w:date="2022-09-07T13:17:00Z"/>
                <w:del w:id="11544" w:author="Nick.Tolimieri [2]" w:date="2022-09-09T12:38:00Z"/>
                <w:rFonts w:asciiTheme="minorHAnsi" w:eastAsiaTheme="minorHAnsi" w:hAnsiTheme="minorHAnsi" w:cstheme="minorBidi"/>
                <w:sz w:val="22"/>
                <w:szCs w:val="22"/>
                <w:rPrChange w:id="11545" w:author="Nick.Tolimieri" w:date="2022-09-07T13:17:00Z">
                  <w:rPr>
                    <w:ins w:id="11546" w:author="Nick.Tolimieri" w:date="2022-09-07T13:17:00Z"/>
                    <w:del w:id="11547" w:author="Nick.Tolimieri [2]" w:date="2022-09-09T12:38:00Z"/>
                    <w:rFonts w:ascii="Calibri" w:hAnsi="Calibri" w:cs="Calibri"/>
                    <w:color w:val="000000"/>
                    <w:sz w:val="22"/>
                    <w:szCs w:val="22"/>
                  </w:rPr>
                </w:rPrChange>
              </w:rPr>
              <w:pPrChange w:id="11548" w:author="Nick.Tolimieri" w:date="2022-09-07T13:17:00Z">
                <w:pPr>
                  <w:jc w:val="right"/>
                </w:pPr>
              </w:pPrChange>
            </w:pPr>
            <w:ins w:id="11549" w:author="Nick.Tolimieri" w:date="2022-09-07T13:17:00Z">
              <w:del w:id="11550" w:author="Nick.Tolimieri [2]" w:date="2022-09-09T12:38:00Z">
                <w:r w:rsidRPr="00AE199D" w:rsidDel="001255CF">
                  <w:rPr>
                    <w:rFonts w:asciiTheme="minorHAnsi" w:eastAsiaTheme="minorHAnsi" w:hAnsiTheme="minorHAnsi" w:cstheme="minorBidi"/>
                    <w:sz w:val="22"/>
                    <w:szCs w:val="22"/>
                    <w:rPrChange w:id="11551" w:author="Nick.Tolimieri" w:date="2022-09-07T13:17:00Z">
                      <w:rPr>
                        <w:rFonts w:ascii="Calibri" w:hAnsi="Calibri" w:cs="Calibri"/>
                        <w:color w:val="000000"/>
                        <w:sz w:val="22"/>
                        <w:szCs w:val="22"/>
                      </w:rPr>
                    </w:rPrChange>
                  </w:rPr>
                  <w:delText>29</w:delText>
                </w:r>
              </w:del>
            </w:ins>
          </w:p>
        </w:tc>
        <w:tc>
          <w:tcPr>
            <w:tcW w:w="960" w:type="dxa"/>
            <w:noWrap/>
            <w:hideMark/>
          </w:tcPr>
          <w:p w:rsidR="00AE199D" w:rsidRPr="00AE199D" w:rsidDel="001255CF" w:rsidRDefault="00AE199D">
            <w:pPr>
              <w:ind w:firstLine="0"/>
              <w:rPr>
                <w:ins w:id="11552" w:author="Nick.Tolimieri" w:date="2022-09-07T13:17:00Z"/>
                <w:del w:id="11553" w:author="Nick.Tolimieri [2]" w:date="2022-09-09T12:38:00Z"/>
                <w:rFonts w:asciiTheme="minorHAnsi" w:eastAsiaTheme="minorHAnsi" w:hAnsiTheme="minorHAnsi" w:cstheme="minorBidi"/>
                <w:sz w:val="22"/>
                <w:szCs w:val="22"/>
                <w:rPrChange w:id="11554" w:author="Nick.Tolimieri" w:date="2022-09-07T13:17:00Z">
                  <w:rPr>
                    <w:ins w:id="11555" w:author="Nick.Tolimieri" w:date="2022-09-07T13:17:00Z"/>
                    <w:del w:id="11556" w:author="Nick.Tolimieri [2]" w:date="2022-09-09T12:38:00Z"/>
                    <w:rFonts w:ascii="Calibri" w:hAnsi="Calibri" w:cs="Calibri"/>
                    <w:color w:val="000000"/>
                    <w:sz w:val="22"/>
                    <w:szCs w:val="22"/>
                  </w:rPr>
                </w:rPrChange>
              </w:rPr>
              <w:pPrChange w:id="11557" w:author="Nick.Tolimieri" w:date="2022-09-07T13:17:00Z">
                <w:pPr>
                  <w:jc w:val="right"/>
                </w:pPr>
              </w:pPrChange>
            </w:pPr>
            <w:ins w:id="11558" w:author="Nick.Tolimieri" w:date="2022-09-07T13:17:00Z">
              <w:del w:id="11559" w:author="Nick.Tolimieri [2]" w:date="2022-09-09T12:38:00Z">
                <w:r w:rsidRPr="00AE199D" w:rsidDel="001255CF">
                  <w:rPr>
                    <w:rFonts w:asciiTheme="minorHAnsi" w:eastAsiaTheme="minorHAnsi" w:hAnsiTheme="minorHAnsi" w:cstheme="minorBidi"/>
                    <w:sz w:val="22"/>
                    <w:szCs w:val="22"/>
                    <w:rPrChange w:id="11560" w:author="Nick.Tolimieri" w:date="2022-09-07T13:17:00Z">
                      <w:rPr>
                        <w:rFonts w:ascii="Calibri" w:hAnsi="Calibri" w:cs="Calibri"/>
                        <w:color w:val="000000"/>
                        <w:sz w:val="22"/>
                        <w:szCs w:val="22"/>
                      </w:rPr>
                    </w:rPrChange>
                  </w:rPr>
                  <w:delText>2.57</w:delText>
                </w:r>
              </w:del>
            </w:ins>
          </w:p>
        </w:tc>
        <w:tc>
          <w:tcPr>
            <w:tcW w:w="960" w:type="dxa"/>
            <w:noWrap/>
            <w:hideMark/>
          </w:tcPr>
          <w:p w:rsidR="00AE199D" w:rsidRPr="00AE199D" w:rsidDel="001255CF" w:rsidRDefault="00AE199D">
            <w:pPr>
              <w:ind w:firstLine="0"/>
              <w:rPr>
                <w:ins w:id="11561" w:author="Nick.Tolimieri" w:date="2022-09-07T13:17:00Z"/>
                <w:del w:id="11562" w:author="Nick.Tolimieri [2]" w:date="2022-09-09T12:38:00Z"/>
                <w:rFonts w:asciiTheme="minorHAnsi" w:eastAsiaTheme="minorHAnsi" w:hAnsiTheme="minorHAnsi" w:cstheme="minorBidi"/>
                <w:sz w:val="22"/>
                <w:szCs w:val="22"/>
                <w:rPrChange w:id="11563" w:author="Nick.Tolimieri" w:date="2022-09-07T13:17:00Z">
                  <w:rPr>
                    <w:ins w:id="11564" w:author="Nick.Tolimieri" w:date="2022-09-07T13:17:00Z"/>
                    <w:del w:id="11565" w:author="Nick.Tolimieri [2]" w:date="2022-09-09T12:38:00Z"/>
                    <w:rFonts w:ascii="Calibri" w:hAnsi="Calibri" w:cs="Calibri"/>
                    <w:color w:val="000000"/>
                    <w:sz w:val="22"/>
                    <w:szCs w:val="22"/>
                  </w:rPr>
                </w:rPrChange>
              </w:rPr>
              <w:pPrChange w:id="11566" w:author="Nick.Tolimieri" w:date="2022-09-07T13:17:00Z">
                <w:pPr>
                  <w:jc w:val="right"/>
                </w:pPr>
              </w:pPrChange>
            </w:pPr>
            <w:ins w:id="11567" w:author="Nick.Tolimieri" w:date="2022-09-07T13:17:00Z">
              <w:del w:id="11568" w:author="Nick.Tolimieri [2]" w:date="2022-09-09T12:38:00Z">
                <w:r w:rsidRPr="00AE199D" w:rsidDel="001255CF">
                  <w:rPr>
                    <w:rFonts w:asciiTheme="minorHAnsi" w:eastAsiaTheme="minorHAnsi" w:hAnsiTheme="minorHAnsi" w:cstheme="minorBidi"/>
                    <w:sz w:val="22"/>
                    <w:szCs w:val="22"/>
                    <w:rPrChange w:id="11569" w:author="Nick.Tolimieri" w:date="2022-09-07T13:17:00Z">
                      <w:rPr>
                        <w:rFonts w:ascii="Calibri" w:hAnsi="Calibri" w:cs="Calibri"/>
                        <w:color w:val="000000"/>
                        <w:sz w:val="22"/>
                        <w:szCs w:val="22"/>
                      </w:rPr>
                    </w:rPrChange>
                  </w:rPr>
                  <w:delText>0.6</w:delText>
                </w:r>
              </w:del>
            </w:ins>
          </w:p>
        </w:tc>
      </w:tr>
      <w:tr w:rsidR="00AE199D" w:rsidRPr="00AE199D" w:rsidDel="001255CF" w:rsidTr="00AE199D">
        <w:trPr>
          <w:trHeight w:val="300"/>
          <w:ins w:id="11570" w:author="Nick.Tolimieri" w:date="2022-09-07T13:17:00Z"/>
          <w:del w:id="11571" w:author="Nick.Tolimieri [2]" w:date="2022-09-09T12:38:00Z"/>
        </w:trPr>
        <w:tc>
          <w:tcPr>
            <w:tcW w:w="960" w:type="dxa"/>
            <w:noWrap/>
            <w:hideMark/>
          </w:tcPr>
          <w:p w:rsidR="00AE199D" w:rsidRPr="00AE199D" w:rsidDel="001255CF" w:rsidRDefault="00AE199D">
            <w:pPr>
              <w:ind w:firstLine="0"/>
              <w:rPr>
                <w:ins w:id="11572" w:author="Nick.Tolimieri" w:date="2022-09-07T13:17:00Z"/>
                <w:del w:id="11573" w:author="Nick.Tolimieri [2]" w:date="2022-09-09T12:38:00Z"/>
                <w:rFonts w:asciiTheme="minorHAnsi" w:eastAsiaTheme="minorHAnsi" w:hAnsiTheme="minorHAnsi" w:cstheme="minorBidi"/>
                <w:sz w:val="22"/>
                <w:szCs w:val="22"/>
                <w:rPrChange w:id="11574" w:author="Nick.Tolimieri" w:date="2022-09-07T13:17:00Z">
                  <w:rPr>
                    <w:ins w:id="11575" w:author="Nick.Tolimieri" w:date="2022-09-07T13:17:00Z"/>
                    <w:del w:id="11576" w:author="Nick.Tolimieri [2]" w:date="2022-09-09T12:38:00Z"/>
                    <w:rFonts w:ascii="Calibri" w:hAnsi="Calibri" w:cs="Calibri"/>
                    <w:color w:val="000000"/>
                    <w:sz w:val="22"/>
                    <w:szCs w:val="22"/>
                  </w:rPr>
                </w:rPrChange>
              </w:rPr>
              <w:pPrChange w:id="11577" w:author="Nick.Tolimieri" w:date="2022-09-07T13:17:00Z">
                <w:pPr/>
              </w:pPrChange>
            </w:pPr>
            <w:ins w:id="11578" w:author="Nick.Tolimieri" w:date="2022-09-07T13:17:00Z">
              <w:del w:id="11579" w:author="Nick.Tolimieri [2]" w:date="2022-09-09T12:38:00Z">
                <w:r w:rsidRPr="00AE199D" w:rsidDel="001255CF">
                  <w:rPr>
                    <w:rFonts w:asciiTheme="minorHAnsi" w:eastAsiaTheme="minorHAnsi" w:hAnsiTheme="minorHAnsi" w:cstheme="minorBidi"/>
                    <w:sz w:val="22"/>
                    <w:szCs w:val="22"/>
                    <w:rPrChange w:id="11580"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1581" w:author="Nick.Tolimieri" w:date="2022-09-07T13:17:00Z"/>
                <w:del w:id="11582" w:author="Nick.Tolimieri [2]" w:date="2022-09-09T12:38:00Z"/>
                <w:rFonts w:asciiTheme="minorHAnsi" w:eastAsiaTheme="minorHAnsi" w:hAnsiTheme="minorHAnsi" w:cstheme="minorBidi"/>
                <w:sz w:val="22"/>
                <w:szCs w:val="22"/>
                <w:rPrChange w:id="11583" w:author="Nick.Tolimieri" w:date="2022-09-07T13:17:00Z">
                  <w:rPr>
                    <w:ins w:id="11584" w:author="Nick.Tolimieri" w:date="2022-09-07T13:17:00Z"/>
                    <w:del w:id="11585" w:author="Nick.Tolimieri [2]" w:date="2022-09-09T12:38:00Z"/>
                    <w:rFonts w:ascii="Calibri" w:hAnsi="Calibri" w:cs="Calibri"/>
                    <w:color w:val="000000"/>
                    <w:sz w:val="22"/>
                    <w:szCs w:val="22"/>
                  </w:rPr>
                </w:rPrChange>
              </w:rPr>
              <w:pPrChange w:id="11586" w:author="Nick.Tolimieri" w:date="2022-09-07T13:17:00Z">
                <w:pPr>
                  <w:jc w:val="right"/>
                </w:pPr>
              </w:pPrChange>
            </w:pPr>
            <w:ins w:id="11587" w:author="Nick.Tolimieri" w:date="2022-09-07T13:17:00Z">
              <w:del w:id="11588" w:author="Nick.Tolimieri [2]" w:date="2022-09-09T12:38:00Z">
                <w:r w:rsidRPr="00AE199D" w:rsidDel="001255CF">
                  <w:rPr>
                    <w:rFonts w:asciiTheme="minorHAnsi" w:eastAsiaTheme="minorHAnsi" w:hAnsiTheme="minorHAnsi" w:cstheme="minorBidi"/>
                    <w:sz w:val="22"/>
                    <w:szCs w:val="22"/>
                    <w:rPrChange w:id="11589" w:author="Nick.Tolimieri" w:date="2022-09-07T13:17:00Z">
                      <w:rPr>
                        <w:rFonts w:ascii="Calibri" w:hAnsi="Calibri" w:cs="Calibri"/>
                        <w:color w:val="000000"/>
                        <w:sz w:val="22"/>
                        <w:szCs w:val="22"/>
                      </w:rPr>
                    </w:rPrChange>
                  </w:rPr>
                  <w:delText>1994</w:delText>
                </w:r>
              </w:del>
            </w:ins>
          </w:p>
        </w:tc>
        <w:tc>
          <w:tcPr>
            <w:tcW w:w="960" w:type="dxa"/>
            <w:noWrap/>
            <w:hideMark/>
          </w:tcPr>
          <w:p w:rsidR="00AE199D" w:rsidRPr="00AE199D" w:rsidDel="001255CF" w:rsidRDefault="00AE199D">
            <w:pPr>
              <w:ind w:firstLine="0"/>
              <w:rPr>
                <w:ins w:id="11590" w:author="Nick.Tolimieri" w:date="2022-09-07T13:17:00Z"/>
                <w:del w:id="11591" w:author="Nick.Tolimieri [2]" w:date="2022-09-09T12:38:00Z"/>
                <w:rFonts w:asciiTheme="minorHAnsi" w:eastAsiaTheme="minorHAnsi" w:hAnsiTheme="minorHAnsi" w:cstheme="minorBidi"/>
                <w:sz w:val="22"/>
                <w:szCs w:val="22"/>
                <w:rPrChange w:id="11592" w:author="Nick.Tolimieri" w:date="2022-09-07T13:17:00Z">
                  <w:rPr>
                    <w:ins w:id="11593" w:author="Nick.Tolimieri" w:date="2022-09-07T13:17:00Z"/>
                    <w:del w:id="11594" w:author="Nick.Tolimieri [2]" w:date="2022-09-09T12:38:00Z"/>
                    <w:rFonts w:ascii="Calibri" w:hAnsi="Calibri" w:cs="Calibri"/>
                    <w:color w:val="000000"/>
                    <w:sz w:val="22"/>
                    <w:szCs w:val="22"/>
                  </w:rPr>
                </w:rPrChange>
              </w:rPr>
              <w:pPrChange w:id="11595" w:author="Nick.Tolimieri" w:date="2022-09-07T13:17:00Z">
                <w:pPr>
                  <w:jc w:val="right"/>
                </w:pPr>
              </w:pPrChange>
            </w:pPr>
            <w:ins w:id="11596" w:author="Nick.Tolimieri" w:date="2022-09-07T13:17:00Z">
              <w:del w:id="11597" w:author="Nick.Tolimieri [2]" w:date="2022-09-09T12:38:00Z">
                <w:r w:rsidRPr="00AE199D" w:rsidDel="001255CF">
                  <w:rPr>
                    <w:rFonts w:asciiTheme="minorHAnsi" w:eastAsiaTheme="minorHAnsi" w:hAnsiTheme="minorHAnsi" w:cstheme="minorBidi"/>
                    <w:sz w:val="22"/>
                    <w:szCs w:val="22"/>
                    <w:rPrChange w:id="11598" w:author="Nick.Tolimieri" w:date="2022-09-07T13:17:00Z">
                      <w:rPr>
                        <w:rFonts w:ascii="Calibri" w:hAnsi="Calibri" w:cs="Calibri"/>
                        <w:color w:val="000000"/>
                        <w:sz w:val="22"/>
                        <w:szCs w:val="22"/>
                      </w:rPr>
                    </w:rPrChange>
                  </w:rPr>
                  <w:delText>27</w:delText>
                </w:r>
              </w:del>
            </w:ins>
          </w:p>
        </w:tc>
        <w:tc>
          <w:tcPr>
            <w:tcW w:w="960" w:type="dxa"/>
            <w:noWrap/>
            <w:hideMark/>
          </w:tcPr>
          <w:p w:rsidR="00AE199D" w:rsidRPr="00AE199D" w:rsidDel="001255CF" w:rsidRDefault="00AE199D">
            <w:pPr>
              <w:ind w:firstLine="0"/>
              <w:rPr>
                <w:ins w:id="11599" w:author="Nick.Tolimieri" w:date="2022-09-07T13:17:00Z"/>
                <w:del w:id="11600" w:author="Nick.Tolimieri [2]" w:date="2022-09-09T12:38:00Z"/>
                <w:rFonts w:asciiTheme="minorHAnsi" w:eastAsiaTheme="minorHAnsi" w:hAnsiTheme="minorHAnsi" w:cstheme="minorBidi"/>
                <w:sz w:val="22"/>
                <w:szCs w:val="22"/>
                <w:rPrChange w:id="11601" w:author="Nick.Tolimieri" w:date="2022-09-07T13:17:00Z">
                  <w:rPr>
                    <w:ins w:id="11602" w:author="Nick.Tolimieri" w:date="2022-09-07T13:17:00Z"/>
                    <w:del w:id="11603" w:author="Nick.Tolimieri [2]" w:date="2022-09-09T12:38:00Z"/>
                    <w:rFonts w:ascii="Calibri" w:hAnsi="Calibri" w:cs="Calibri"/>
                    <w:color w:val="000000"/>
                    <w:sz w:val="22"/>
                    <w:szCs w:val="22"/>
                  </w:rPr>
                </w:rPrChange>
              </w:rPr>
              <w:pPrChange w:id="11604" w:author="Nick.Tolimieri" w:date="2022-09-07T13:17:00Z">
                <w:pPr>
                  <w:jc w:val="right"/>
                </w:pPr>
              </w:pPrChange>
            </w:pPr>
            <w:ins w:id="11605" w:author="Nick.Tolimieri" w:date="2022-09-07T13:17:00Z">
              <w:del w:id="11606" w:author="Nick.Tolimieri [2]" w:date="2022-09-09T12:38:00Z">
                <w:r w:rsidRPr="00AE199D" w:rsidDel="001255CF">
                  <w:rPr>
                    <w:rFonts w:asciiTheme="minorHAnsi" w:eastAsiaTheme="minorHAnsi" w:hAnsiTheme="minorHAnsi" w:cstheme="minorBidi"/>
                    <w:sz w:val="22"/>
                    <w:szCs w:val="22"/>
                    <w:rPrChange w:id="11607" w:author="Nick.Tolimieri" w:date="2022-09-07T13:17:00Z">
                      <w:rPr>
                        <w:rFonts w:ascii="Calibri" w:hAnsi="Calibri" w:cs="Calibri"/>
                        <w:color w:val="000000"/>
                        <w:sz w:val="22"/>
                        <w:szCs w:val="22"/>
                      </w:rPr>
                    </w:rPrChange>
                  </w:rPr>
                  <w:delText>38</w:delText>
                </w:r>
              </w:del>
            </w:ins>
          </w:p>
        </w:tc>
        <w:tc>
          <w:tcPr>
            <w:tcW w:w="960" w:type="dxa"/>
            <w:noWrap/>
            <w:hideMark/>
          </w:tcPr>
          <w:p w:rsidR="00AE199D" w:rsidRPr="00AE199D" w:rsidDel="001255CF" w:rsidRDefault="00AE199D">
            <w:pPr>
              <w:ind w:firstLine="0"/>
              <w:rPr>
                <w:ins w:id="11608" w:author="Nick.Tolimieri" w:date="2022-09-07T13:17:00Z"/>
                <w:del w:id="11609" w:author="Nick.Tolimieri [2]" w:date="2022-09-09T12:38:00Z"/>
                <w:rFonts w:asciiTheme="minorHAnsi" w:eastAsiaTheme="minorHAnsi" w:hAnsiTheme="minorHAnsi" w:cstheme="minorBidi"/>
                <w:sz w:val="22"/>
                <w:szCs w:val="22"/>
                <w:rPrChange w:id="11610" w:author="Nick.Tolimieri" w:date="2022-09-07T13:17:00Z">
                  <w:rPr>
                    <w:ins w:id="11611" w:author="Nick.Tolimieri" w:date="2022-09-07T13:17:00Z"/>
                    <w:del w:id="11612" w:author="Nick.Tolimieri [2]" w:date="2022-09-09T12:38:00Z"/>
                    <w:rFonts w:ascii="Calibri" w:hAnsi="Calibri" w:cs="Calibri"/>
                    <w:color w:val="000000"/>
                    <w:sz w:val="22"/>
                    <w:szCs w:val="22"/>
                  </w:rPr>
                </w:rPrChange>
              </w:rPr>
              <w:pPrChange w:id="11613" w:author="Nick.Tolimieri" w:date="2022-09-07T13:17:00Z">
                <w:pPr>
                  <w:jc w:val="right"/>
                </w:pPr>
              </w:pPrChange>
            </w:pPr>
            <w:ins w:id="11614" w:author="Nick.Tolimieri" w:date="2022-09-07T13:17:00Z">
              <w:del w:id="11615" w:author="Nick.Tolimieri [2]" w:date="2022-09-09T12:38:00Z">
                <w:r w:rsidRPr="00AE199D" w:rsidDel="001255CF">
                  <w:rPr>
                    <w:rFonts w:asciiTheme="minorHAnsi" w:eastAsiaTheme="minorHAnsi" w:hAnsiTheme="minorHAnsi" w:cstheme="minorBidi"/>
                    <w:sz w:val="22"/>
                    <w:szCs w:val="22"/>
                    <w:rPrChange w:id="11616"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1617" w:author="Nick.Tolimieri" w:date="2022-09-07T13:17:00Z"/>
                <w:del w:id="11618" w:author="Nick.Tolimieri [2]" w:date="2022-09-09T12:38:00Z"/>
                <w:rFonts w:asciiTheme="minorHAnsi" w:eastAsiaTheme="minorHAnsi" w:hAnsiTheme="minorHAnsi" w:cstheme="minorBidi"/>
                <w:sz w:val="22"/>
                <w:szCs w:val="22"/>
                <w:rPrChange w:id="11619" w:author="Nick.Tolimieri" w:date="2022-09-07T13:17:00Z">
                  <w:rPr>
                    <w:ins w:id="11620" w:author="Nick.Tolimieri" w:date="2022-09-07T13:17:00Z"/>
                    <w:del w:id="11621" w:author="Nick.Tolimieri [2]" w:date="2022-09-09T12:38:00Z"/>
                    <w:rFonts w:ascii="Calibri" w:hAnsi="Calibri" w:cs="Calibri"/>
                    <w:color w:val="000000"/>
                    <w:sz w:val="22"/>
                    <w:szCs w:val="22"/>
                  </w:rPr>
                </w:rPrChange>
              </w:rPr>
              <w:pPrChange w:id="11622" w:author="Nick.Tolimieri" w:date="2022-09-07T13:17:00Z">
                <w:pPr>
                  <w:jc w:val="right"/>
                </w:pPr>
              </w:pPrChange>
            </w:pPr>
            <w:ins w:id="11623" w:author="Nick.Tolimieri" w:date="2022-09-07T13:17:00Z">
              <w:del w:id="11624" w:author="Nick.Tolimieri [2]" w:date="2022-09-09T12:38:00Z">
                <w:r w:rsidRPr="00AE199D" w:rsidDel="001255CF">
                  <w:rPr>
                    <w:rFonts w:asciiTheme="minorHAnsi" w:eastAsiaTheme="minorHAnsi" w:hAnsiTheme="minorHAnsi" w:cstheme="minorBidi"/>
                    <w:sz w:val="22"/>
                    <w:szCs w:val="22"/>
                    <w:rPrChange w:id="11625" w:author="Nick.Tolimieri" w:date="2022-09-07T13:17:00Z">
                      <w:rPr>
                        <w:rFonts w:ascii="Calibri" w:hAnsi="Calibri" w:cs="Calibri"/>
                        <w:color w:val="000000"/>
                        <w:sz w:val="22"/>
                        <w:szCs w:val="22"/>
                      </w:rPr>
                    </w:rPrChange>
                  </w:rPr>
                  <w:delText>27</w:delText>
                </w:r>
              </w:del>
            </w:ins>
          </w:p>
        </w:tc>
        <w:tc>
          <w:tcPr>
            <w:tcW w:w="960" w:type="dxa"/>
            <w:noWrap/>
            <w:hideMark/>
          </w:tcPr>
          <w:p w:rsidR="00AE199D" w:rsidRPr="00AE199D" w:rsidDel="001255CF" w:rsidRDefault="00AE199D">
            <w:pPr>
              <w:ind w:firstLine="0"/>
              <w:rPr>
                <w:ins w:id="11626" w:author="Nick.Tolimieri" w:date="2022-09-07T13:17:00Z"/>
                <w:del w:id="11627" w:author="Nick.Tolimieri [2]" w:date="2022-09-09T12:38:00Z"/>
                <w:rFonts w:asciiTheme="minorHAnsi" w:eastAsiaTheme="minorHAnsi" w:hAnsiTheme="minorHAnsi" w:cstheme="minorBidi"/>
                <w:sz w:val="22"/>
                <w:szCs w:val="22"/>
                <w:rPrChange w:id="11628" w:author="Nick.Tolimieri" w:date="2022-09-07T13:17:00Z">
                  <w:rPr>
                    <w:ins w:id="11629" w:author="Nick.Tolimieri" w:date="2022-09-07T13:17:00Z"/>
                    <w:del w:id="11630" w:author="Nick.Tolimieri [2]" w:date="2022-09-09T12:38:00Z"/>
                    <w:rFonts w:ascii="Calibri" w:hAnsi="Calibri" w:cs="Calibri"/>
                    <w:color w:val="000000"/>
                    <w:sz w:val="22"/>
                    <w:szCs w:val="22"/>
                  </w:rPr>
                </w:rPrChange>
              </w:rPr>
              <w:pPrChange w:id="11631" w:author="Nick.Tolimieri" w:date="2022-09-07T13:17:00Z">
                <w:pPr>
                  <w:jc w:val="right"/>
                </w:pPr>
              </w:pPrChange>
            </w:pPr>
            <w:ins w:id="11632" w:author="Nick.Tolimieri" w:date="2022-09-07T13:17:00Z">
              <w:del w:id="11633" w:author="Nick.Tolimieri [2]" w:date="2022-09-09T12:38:00Z">
                <w:r w:rsidRPr="00AE199D" w:rsidDel="001255CF">
                  <w:rPr>
                    <w:rFonts w:asciiTheme="minorHAnsi" w:eastAsiaTheme="minorHAnsi" w:hAnsiTheme="minorHAnsi" w:cstheme="minorBidi"/>
                    <w:sz w:val="22"/>
                    <w:szCs w:val="22"/>
                    <w:rPrChange w:id="11634" w:author="Nick.Tolimieri" w:date="2022-09-07T13:17:00Z">
                      <w:rPr>
                        <w:rFonts w:ascii="Calibri" w:hAnsi="Calibri" w:cs="Calibri"/>
                        <w:color w:val="000000"/>
                        <w:sz w:val="22"/>
                        <w:szCs w:val="22"/>
                      </w:rPr>
                    </w:rPrChange>
                  </w:rPr>
                  <w:delText>27</w:delText>
                </w:r>
              </w:del>
            </w:ins>
          </w:p>
        </w:tc>
        <w:tc>
          <w:tcPr>
            <w:tcW w:w="960" w:type="dxa"/>
            <w:noWrap/>
            <w:hideMark/>
          </w:tcPr>
          <w:p w:rsidR="00AE199D" w:rsidRPr="00AE199D" w:rsidDel="001255CF" w:rsidRDefault="00AE199D">
            <w:pPr>
              <w:ind w:firstLine="0"/>
              <w:rPr>
                <w:ins w:id="11635" w:author="Nick.Tolimieri" w:date="2022-09-07T13:17:00Z"/>
                <w:del w:id="11636" w:author="Nick.Tolimieri [2]" w:date="2022-09-09T12:38:00Z"/>
                <w:rFonts w:asciiTheme="minorHAnsi" w:eastAsiaTheme="minorHAnsi" w:hAnsiTheme="minorHAnsi" w:cstheme="minorBidi"/>
                <w:sz w:val="22"/>
                <w:szCs w:val="22"/>
                <w:rPrChange w:id="11637" w:author="Nick.Tolimieri" w:date="2022-09-07T13:17:00Z">
                  <w:rPr>
                    <w:ins w:id="11638" w:author="Nick.Tolimieri" w:date="2022-09-07T13:17:00Z"/>
                    <w:del w:id="11639" w:author="Nick.Tolimieri [2]" w:date="2022-09-09T12:38:00Z"/>
                    <w:rFonts w:ascii="Calibri" w:hAnsi="Calibri" w:cs="Calibri"/>
                    <w:color w:val="000000"/>
                    <w:sz w:val="22"/>
                    <w:szCs w:val="22"/>
                  </w:rPr>
                </w:rPrChange>
              </w:rPr>
              <w:pPrChange w:id="11640" w:author="Nick.Tolimieri" w:date="2022-09-07T13:17:00Z">
                <w:pPr>
                  <w:jc w:val="right"/>
                </w:pPr>
              </w:pPrChange>
            </w:pPr>
            <w:ins w:id="11641" w:author="Nick.Tolimieri" w:date="2022-09-07T13:17:00Z">
              <w:del w:id="11642" w:author="Nick.Tolimieri [2]" w:date="2022-09-09T12:38:00Z">
                <w:r w:rsidRPr="00AE199D" w:rsidDel="001255CF">
                  <w:rPr>
                    <w:rFonts w:asciiTheme="minorHAnsi" w:eastAsiaTheme="minorHAnsi" w:hAnsiTheme="minorHAnsi" w:cstheme="minorBidi"/>
                    <w:sz w:val="22"/>
                    <w:szCs w:val="22"/>
                    <w:rPrChange w:id="11643" w:author="Nick.Tolimieri" w:date="2022-09-07T13:17:00Z">
                      <w:rPr>
                        <w:rFonts w:ascii="Calibri" w:hAnsi="Calibri" w:cs="Calibri"/>
                        <w:color w:val="000000"/>
                        <w:sz w:val="22"/>
                        <w:szCs w:val="22"/>
                      </w:rPr>
                    </w:rPrChange>
                  </w:rPr>
                  <w:delText>27</w:delText>
                </w:r>
              </w:del>
            </w:ins>
          </w:p>
        </w:tc>
        <w:tc>
          <w:tcPr>
            <w:tcW w:w="960" w:type="dxa"/>
            <w:noWrap/>
            <w:hideMark/>
          </w:tcPr>
          <w:p w:rsidR="00AE199D" w:rsidRPr="00AE199D" w:rsidDel="001255CF" w:rsidRDefault="00AE199D">
            <w:pPr>
              <w:ind w:firstLine="0"/>
              <w:rPr>
                <w:ins w:id="11644" w:author="Nick.Tolimieri" w:date="2022-09-07T13:17:00Z"/>
                <w:del w:id="11645" w:author="Nick.Tolimieri [2]" w:date="2022-09-09T12:38:00Z"/>
                <w:rFonts w:asciiTheme="minorHAnsi" w:eastAsiaTheme="minorHAnsi" w:hAnsiTheme="minorHAnsi" w:cstheme="minorBidi"/>
                <w:sz w:val="22"/>
                <w:szCs w:val="22"/>
                <w:rPrChange w:id="11646" w:author="Nick.Tolimieri" w:date="2022-09-07T13:17:00Z">
                  <w:rPr>
                    <w:ins w:id="11647" w:author="Nick.Tolimieri" w:date="2022-09-07T13:17:00Z"/>
                    <w:del w:id="11648" w:author="Nick.Tolimieri [2]" w:date="2022-09-09T12:38:00Z"/>
                    <w:rFonts w:ascii="Calibri" w:hAnsi="Calibri" w:cs="Calibri"/>
                    <w:color w:val="000000"/>
                    <w:sz w:val="22"/>
                    <w:szCs w:val="22"/>
                  </w:rPr>
                </w:rPrChange>
              </w:rPr>
              <w:pPrChange w:id="11649" w:author="Nick.Tolimieri" w:date="2022-09-07T13:17:00Z">
                <w:pPr>
                  <w:jc w:val="right"/>
                </w:pPr>
              </w:pPrChange>
            </w:pPr>
            <w:ins w:id="11650" w:author="Nick.Tolimieri" w:date="2022-09-07T13:17:00Z">
              <w:del w:id="11651" w:author="Nick.Tolimieri [2]" w:date="2022-09-09T12:38:00Z">
                <w:r w:rsidRPr="00AE199D" w:rsidDel="001255CF">
                  <w:rPr>
                    <w:rFonts w:asciiTheme="minorHAnsi" w:eastAsiaTheme="minorHAnsi" w:hAnsiTheme="minorHAnsi" w:cstheme="minorBidi"/>
                    <w:sz w:val="22"/>
                    <w:szCs w:val="22"/>
                    <w:rPrChange w:id="11652" w:author="Nick.Tolimieri" w:date="2022-09-07T13:17:00Z">
                      <w:rPr>
                        <w:rFonts w:ascii="Calibri" w:hAnsi="Calibri" w:cs="Calibri"/>
                        <w:color w:val="000000"/>
                        <w:sz w:val="22"/>
                        <w:szCs w:val="22"/>
                      </w:rPr>
                    </w:rPrChange>
                  </w:rPr>
                  <w:delText>2.66</w:delText>
                </w:r>
              </w:del>
            </w:ins>
          </w:p>
        </w:tc>
        <w:tc>
          <w:tcPr>
            <w:tcW w:w="960" w:type="dxa"/>
            <w:noWrap/>
            <w:hideMark/>
          </w:tcPr>
          <w:p w:rsidR="00AE199D" w:rsidRPr="00AE199D" w:rsidDel="001255CF" w:rsidRDefault="00AE199D">
            <w:pPr>
              <w:ind w:firstLine="0"/>
              <w:rPr>
                <w:ins w:id="11653" w:author="Nick.Tolimieri" w:date="2022-09-07T13:17:00Z"/>
                <w:del w:id="11654" w:author="Nick.Tolimieri [2]" w:date="2022-09-09T12:38:00Z"/>
                <w:rFonts w:asciiTheme="minorHAnsi" w:eastAsiaTheme="minorHAnsi" w:hAnsiTheme="minorHAnsi" w:cstheme="minorBidi"/>
                <w:sz w:val="22"/>
                <w:szCs w:val="22"/>
                <w:rPrChange w:id="11655" w:author="Nick.Tolimieri" w:date="2022-09-07T13:17:00Z">
                  <w:rPr>
                    <w:ins w:id="11656" w:author="Nick.Tolimieri" w:date="2022-09-07T13:17:00Z"/>
                    <w:del w:id="11657" w:author="Nick.Tolimieri [2]" w:date="2022-09-09T12:38:00Z"/>
                    <w:rFonts w:ascii="Calibri" w:hAnsi="Calibri" w:cs="Calibri"/>
                    <w:color w:val="000000"/>
                    <w:sz w:val="22"/>
                    <w:szCs w:val="22"/>
                  </w:rPr>
                </w:rPrChange>
              </w:rPr>
              <w:pPrChange w:id="11658" w:author="Nick.Tolimieri" w:date="2022-09-07T13:17:00Z">
                <w:pPr>
                  <w:jc w:val="right"/>
                </w:pPr>
              </w:pPrChange>
            </w:pPr>
            <w:ins w:id="11659" w:author="Nick.Tolimieri" w:date="2022-09-07T13:17:00Z">
              <w:del w:id="11660" w:author="Nick.Tolimieri [2]" w:date="2022-09-09T12:38:00Z">
                <w:r w:rsidRPr="00AE199D" w:rsidDel="001255CF">
                  <w:rPr>
                    <w:rFonts w:asciiTheme="minorHAnsi" w:eastAsiaTheme="minorHAnsi" w:hAnsiTheme="minorHAnsi" w:cstheme="minorBidi"/>
                    <w:sz w:val="22"/>
                    <w:szCs w:val="22"/>
                    <w:rPrChange w:id="11661" w:author="Nick.Tolimieri" w:date="2022-09-07T13:17:00Z">
                      <w:rPr>
                        <w:rFonts w:ascii="Calibri" w:hAnsi="Calibri" w:cs="Calibri"/>
                        <w:color w:val="000000"/>
                        <w:sz w:val="22"/>
                        <w:szCs w:val="22"/>
                      </w:rPr>
                    </w:rPrChange>
                  </w:rPr>
                  <w:delText>0.58</w:delText>
                </w:r>
              </w:del>
            </w:ins>
          </w:p>
        </w:tc>
      </w:tr>
      <w:tr w:rsidR="00AE199D" w:rsidRPr="00AE199D" w:rsidDel="001255CF" w:rsidTr="00AE199D">
        <w:trPr>
          <w:trHeight w:val="300"/>
          <w:ins w:id="11662" w:author="Nick.Tolimieri" w:date="2022-09-07T13:17:00Z"/>
          <w:del w:id="11663" w:author="Nick.Tolimieri [2]" w:date="2022-09-09T12:38:00Z"/>
        </w:trPr>
        <w:tc>
          <w:tcPr>
            <w:tcW w:w="960" w:type="dxa"/>
            <w:noWrap/>
            <w:hideMark/>
          </w:tcPr>
          <w:p w:rsidR="00AE199D" w:rsidRPr="00AE199D" w:rsidDel="001255CF" w:rsidRDefault="00AE199D">
            <w:pPr>
              <w:ind w:firstLine="0"/>
              <w:rPr>
                <w:ins w:id="11664" w:author="Nick.Tolimieri" w:date="2022-09-07T13:17:00Z"/>
                <w:del w:id="11665" w:author="Nick.Tolimieri [2]" w:date="2022-09-09T12:38:00Z"/>
                <w:rFonts w:asciiTheme="minorHAnsi" w:eastAsiaTheme="minorHAnsi" w:hAnsiTheme="minorHAnsi" w:cstheme="minorBidi"/>
                <w:sz w:val="22"/>
                <w:szCs w:val="22"/>
                <w:rPrChange w:id="11666" w:author="Nick.Tolimieri" w:date="2022-09-07T13:17:00Z">
                  <w:rPr>
                    <w:ins w:id="11667" w:author="Nick.Tolimieri" w:date="2022-09-07T13:17:00Z"/>
                    <w:del w:id="11668" w:author="Nick.Tolimieri [2]" w:date="2022-09-09T12:38:00Z"/>
                    <w:rFonts w:ascii="Calibri" w:hAnsi="Calibri" w:cs="Calibri"/>
                    <w:color w:val="000000"/>
                    <w:sz w:val="22"/>
                    <w:szCs w:val="22"/>
                  </w:rPr>
                </w:rPrChange>
              </w:rPr>
              <w:pPrChange w:id="11669" w:author="Nick.Tolimieri" w:date="2022-09-07T13:17:00Z">
                <w:pPr/>
              </w:pPrChange>
            </w:pPr>
            <w:ins w:id="11670" w:author="Nick.Tolimieri" w:date="2022-09-07T13:17:00Z">
              <w:del w:id="11671" w:author="Nick.Tolimieri [2]" w:date="2022-09-09T12:38:00Z">
                <w:r w:rsidRPr="00AE199D" w:rsidDel="001255CF">
                  <w:rPr>
                    <w:rFonts w:asciiTheme="minorHAnsi" w:eastAsiaTheme="minorHAnsi" w:hAnsiTheme="minorHAnsi" w:cstheme="minorBidi"/>
                    <w:sz w:val="22"/>
                    <w:szCs w:val="22"/>
                    <w:rPrChange w:id="11672"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1673" w:author="Nick.Tolimieri" w:date="2022-09-07T13:17:00Z"/>
                <w:del w:id="11674" w:author="Nick.Tolimieri [2]" w:date="2022-09-09T12:38:00Z"/>
                <w:rFonts w:asciiTheme="minorHAnsi" w:eastAsiaTheme="minorHAnsi" w:hAnsiTheme="minorHAnsi" w:cstheme="minorBidi"/>
                <w:sz w:val="22"/>
                <w:szCs w:val="22"/>
                <w:rPrChange w:id="11675" w:author="Nick.Tolimieri" w:date="2022-09-07T13:17:00Z">
                  <w:rPr>
                    <w:ins w:id="11676" w:author="Nick.Tolimieri" w:date="2022-09-07T13:17:00Z"/>
                    <w:del w:id="11677" w:author="Nick.Tolimieri [2]" w:date="2022-09-09T12:38:00Z"/>
                    <w:rFonts w:ascii="Calibri" w:hAnsi="Calibri" w:cs="Calibri"/>
                    <w:color w:val="000000"/>
                    <w:sz w:val="22"/>
                    <w:szCs w:val="22"/>
                  </w:rPr>
                </w:rPrChange>
              </w:rPr>
              <w:pPrChange w:id="11678" w:author="Nick.Tolimieri" w:date="2022-09-07T13:17:00Z">
                <w:pPr>
                  <w:jc w:val="right"/>
                </w:pPr>
              </w:pPrChange>
            </w:pPr>
            <w:ins w:id="11679" w:author="Nick.Tolimieri" w:date="2022-09-07T13:17:00Z">
              <w:del w:id="11680" w:author="Nick.Tolimieri [2]" w:date="2022-09-09T12:38:00Z">
                <w:r w:rsidRPr="00AE199D" w:rsidDel="001255CF">
                  <w:rPr>
                    <w:rFonts w:asciiTheme="minorHAnsi" w:eastAsiaTheme="minorHAnsi" w:hAnsiTheme="minorHAnsi" w:cstheme="minorBidi"/>
                    <w:sz w:val="22"/>
                    <w:szCs w:val="22"/>
                    <w:rPrChange w:id="11681" w:author="Nick.Tolimieri" w:date="2022-09-07T13:17:00Z">
                      <w:rPr>
                        <w:rFonts w:ascii="Calibri" w:hAnsi="Calibri" w:cs="Calibri"/>
                        <w:color w:val="000000"/>
                        <w:sz w:val="22"/>
                        <w:szCs w:val="22"/>
                      </w:rPr>
                    </w:rPrChange>
                  </w:rPr>
                  <w:delText>1995</w:delText>
                </w:r>
              </w:del>
            </w:ins>
          </w:p>
        </w:tc>
        <w:tc>
          <w:tcPr>
            <w:tcW w:w="960" w:type="dxa"/>
            <w:noWrap/>
            <w:hideMark/>
          </w:tcPr>
          <w:p w:rsidR="00AE199D" w:rsidRPr="00AE199D" w:rsidDel="001255CF" w:rsidRDefault="00AE199D">
            <w:pPr>
              <w:ind w:firstLine="0"/>
              <w:rPr>
                <w:ins w:id="11682" w:author="Nick.Tolimieri" w:date="2022-09-07T13:17:00Z"/>
                <w:del w:id="11683" w:author="Nick.Tolimieri [2]" w:date="2022-09-09T12:38:00Z"/>
                <w:rFonts w:asciiTheme="minorHAnsi" w:eastAsiaTheme="minorHAnsi" w:hAnsiTheme="minorHAnsi" w:cstheme="minorBidi"/>
                <w:sz w:val="22"/>
                <w:szCs w:val="22"/>
                <w:rPrChange w:id="11684" w:author="Nick.Tolimieri" w:date="2022-09-07T13:17:00Z">
                  <w:rPr>
                    <w:ins w:id="11685" w:author="Nick.Tolimieri" w:date="2022-09-07T13:17:00Z"/>
                    <w:del w:id="11686" w:author="Nick.Tolimieri [2]" w:date="2022-09-09T12:38:00Z"/>
                    <w:rFonts w:ascii="Calibri" w:hAnsi="Calibri" w:cs="Calibri"/>
                    <w:color w:val="000000"/>
                    <w:sz w:val="22"/>
                    <w:szCs w:val="22"/>
                  </w:rPr>
                </w:rPrChange>
              </w:rPr>
              <w:pPrChange w:id="11687" w:author="Nick.Tolimieri" w:date="2022-09-07T13:17:00Z">
                <w:pPr>
                  <w:jc w:val="right"/>
                </w:pPr>
              </w:pPrChange>
            </w:pPr>
            <w:ins w:id="11688" w:author="Nick.Tolimieri" w:date="2022-09-07T13:17:00Z">
              <w:del w:id="11689" w:author="Nick.Tolimieri [2]" w:date="2022-09-09T12:38:00Z">
                <w:r w:rsidRPr="00AE199D" w:rsidDel="001255CF">
                  <w:rPr>
                    <w:rFonts w:asciiTheme="minorHAnsi" w:eastAsiaTheme="minorHAnsi" w:hAnsiTheme="minorHAnsi" w:cstheme="minorBidi"/>
                    <w:sz w:val="22"/>
                    <w:szCs w:val="22"/>
                    <w:rPrChange w:id="11690" w:author="Nick.Tolimieri" w:date="2022-09-07T13:17:00Z">
                      <w:rPr>
                        <w:rFonts w:ascii="Calibri" w:hAnsi="Calibri" w:cs="Calibri"/>
                        <w:color w:val="000000"/>
                        <w:sz w:val="22"/>
                        <w:szCs w:val="22"/>
                      </w:rPr>
                    </w:rPrChange>
                  </w:rPr>
                  <w:delText>9</w:delText>
                </w:r>
              </w:del>
            </w:ins>
          </w:p>
        </w:tc>
        <w:tc>
          <w:tcPr>
            <w:tcW w:w="960" w:type="dxa"/>
            <w:noWrap/>
            <w:hideMark/>
          </w:tcPr>
          <w:p w:rsidR="00AE199D" w:rsidRPr="00AE199D" w:rsidDel="001255CF" w:rsidRDefault="00AE199D">
            <w:pPr>
              <w:ind w:firstLine="0"/>
              <w:rPr>
                <w:ins w:id="11691" w:author="Nick.Tolimieri" w:date="2022-09-07T13:17:00Z"/>
                <w:del w:id="11692" w:author="Nick.Tolimieri [2]" w:date="2022-09-09T12:38:00Z"/>
                <w:rFonts w:asciiTheme="minorHAnsi" w:eastAsiaTheme="minorHAnsi" w:hAnsiTheme="minorHAnsi" w:cstheme="minorBidi"/>
                <w:sz w:val="22"/>
                <w:szCs w:val="22"/>
                <w:rPrChange w:id="11693" w:author="Nick.Tolimieri" w:date="2022-09-07T13:17:00Z">
                  <w:rPr>
                    <w:ins w:id="11694" w:author="Nick.Tolimieri" w:date="2022-09-07T13:17:00Z"/>
                    <w:del w:id="11695" w:author="Nick.Tolimieri [2]" w:date="2022-09-09T12:38:00Z"/>
                    <w:rFonts w:ascii="Calibri" w:hAnsi="Calibri" w:cs="Calibri"/>
                    <w:color w:val="000000"/>
                    <w:sz w:val="22"/>
                    <w:szCs w:val="22"/>
                  </w:rPr>
                </w:rPrChange>
              </w:rPr>
              <w:pPrChange w:id="11696" w:author="Nick.Tolimieri" w:date="2022-09-07T13:17:00Z">
                <w:pPr>
                  <w:jc w:val="right"/>
                </w:pPr>
              </w:pPrChange>
            </w:pPr>
            <w:ins w:id="11697" w:author="Nick.Tolimieri" w:date="2022-09-07T13:17:00Z">
              <w:del w:id="11698" w:author="Nick.Tolimieri [2]" w:date="2022-09-09T12:38:00Z">
                <w:r w:rsidRPr="00AE199D" w:rsidDel="001255CF">
                  <w:rPr>
                    <w:rFonts w:asciiTheme="minorHAnsi" w:eastAsiaTheme="minorHAnsi" w:hAnsiTheme="minorHAnsi" w:cstheme="minorBidi"/>
                    <w:sz w:val="22"/>
                    <w:szCs w:val="22"/>
                    <w:rPrChange w:id="11699" w:author="Nick.Tolimieri" w:date="2022-09-07T13:17:00Z">
                      <w:rPr>
                        <w:rFonts w:ascii="Calibri" w:hAnsi="Calibri" w:cs="Calibri"/>
                        <w:color w:val="000000"/>
                        <w:sz w:val="22"/>
                        <w:szCs w:val="22"/>
                      </w:rPr>
                    </w:rPrChange>
                  </w:rPr>
                  <w:delText>43</w:delText>
                </w:r>
              </w:del>
            </w:ins>
          </w:p>
        </w:tc>
        <w:tc>
          <w:tcPr>
            <w:tcW w:w="960" w:type="dxa"/>
            <w:noWrap/>
            <w:hideMark/>
          </w:tcPr>
          <w:p w:rsidR="00AE199D" w:rsidRPr="00AE199D" w:rsidDel="001255CF" w:rsidRDefault="00AE199D">
            <w:pPr>
              <w:ind w:firstLine="0"/>
              <w:rPr>
                <w:ins w:id="11700" w:author="Nick.Tolimieri" w:date="2022-09-07T13:17:00Z"/>
                <w:del w:id="11701" w:author="Nick.Tolimieri [2]" w:date="2022-09-09T12:38:00Z"/>
                <w:rFonts w:asciiTheme="minorHAnsi" w:eastAsiaTheme="minorHAnsi" w:hAnsiTheme="minorHAnsi" w:cstheme="minorBidi"/>
                <w:sz w:val="22"/>
                <w:szCs w:val="22"/>
                <w:rPrChange w:id="11702" w:author="Nick.Tolimieri" w:date="2022-09-07T13:17:00Z">
                  <w:rPr>
                    <w:ins w:id="11703" w:author="Nick.Tolimieri" w:date="2022-09-07T13:17:00Z"/>
                    <w:del w:id="11704" w:author="Nick.Tolimieri [2]" w:date="2022-09-09T12:38:00Z"/>
                    <w:rFonts w:ascii="Calibri" w:hAnsi="Calibri" w:cs="Calibri"/>
                    <w:color w:val="000000"/>
                    <w:sz w:val="22"/>
                    <w:szCs w:val="22"/>
                  </w:rPr>
                </w:rPrChange>
              </w:rPr>
              <w:pPrChange w:id="11705" w:author="Nick.Tolimieri" w:date="2022-09-07T13:17:00Z">
                <w:pPr>
                  <w:jc w:val="right"/>
                </w:pPr>
              </w:pPrChange>
            </w:pPr>
            <w:ins w:id="11706" w:author="Nick.Tolimieri" w:date="2022-09-07T13:17:00Z">
              <w:del w:id="11707" w:author="Nick.Tolimieri [2]" w:date="2022-09-09T12:38:00Z">
                <w:r w:rsidRPr="00AE199D" w:rsidDel="001255CF">
                  <w:rPr>
                    <w:rFonts w:asciiTheme="minorHAnsi" w:eastAsiaTheme="minorHAnsi" w:hAnsiTheme="minorHAnsi" w:cstheme="minorBidi"/>
                    <w:sz w:val="22"/>
                    <w:szCs w:val="22"/>
                    <w:rPrChange w:id="11708" w:author="Nick.Tolimieri" w:date="2022-09-07T13:17:00Z">
                      <w:rPr>
                        <w:rFonts w:ascii="Calibri" w:hAnsi="Calibri" w:cs="Calibri"/>
                        <w:color w:val="000000"/>
                        <w:sz w:val="22"/>
                        <w:szCs w:val="22"/>
                      </w:rPr>
                    </w:rPrChange>
                  </w:rPr>
                  <w:delText>3</w:delText>
                </w:r>
              </w:del>
            </w:ins>
          </w:p>
        </w:tc>
        <w:tc>
          <w:tcPr>
            <w:tcW w:w="960" w:type="dxa"/>
            <w:noWrap/>
            <w:hideMark/>
          </w:tcPr>
          <w:p w:rsidR="00AE199D" w:rsidRPr="00AE199D" w:rsidDel="001255CF" w:rsidRDefault="00AE199D">
            <w:pPr>
              <w:ind w:firstLine="0"/>
              <w:rPr>
                <w:ins w:id="11709" w:author="Nick.Tolimieri" w:date="2022-09-07T13:17:00Z"/>
                <w:del w:id="11710" w:author="Nick.Tolimieri [2]" w:date="2022-09-09T12:38:00Z"/>
                <w:rFonts w:asciiTheme="minorHAnsi" w:eastAsiaTheme="minorHAnsi" w:hAnsiTheme="minorHAnsi" w:cstheme="minorBidi"/>
                <w:sz w:val="22"/>
                <w:szCs w:val="22"/>
                <w:rPrChange w:id="11711" w:author="Nick.Tolimieri" w:date="2022-09-07T13:17:00Z">
                  <w:rPr>
                    <w:ins w:id="11712" w:author="Nick.Tolimieri" w:date="2022-09-07T13:17:00Z"/>
                    <w:del w:id="11713" w:author="Nick.Tolimieri [2]" w:date="2022-09-09T12:38:00Z"/>
                    <w:rFonts w:ascii="Calibri" w:hAnsi="Calibri" w:cs="Calibri"/>
                    <w:color w:val="000000"/>
                    <w:sz w:val="22"/>
                    <w:szCs w:val="22"/>
                  </w:rPr>
                </w:rPrChange>
              </w:rPr>
              <w:pPrChange w:id="11714" w:author="Nick.Tolimieri" w:date="2022-09-07T13:17:00Z">
                <w:pPr>
                  <w:jc w:val="right"/>
                </w:pPr>
              </w:pPrChange>
            </w:pPr>
            <w:ins w:id="11715" w:author="Nick.Tolimieri" w:date="2022-09-07T13:17:00Z">
              <w:del w:id="11716" w:author="Nick.Tolimieri [2]" w:date="2022-09-09T12:38:00Z">
                <w:r w:rsidRPr="00AE199D" w:rsidDel="001255CF">
                  <w:rPr>
                    <w:rFonts w:asciiTheme="minorHAnsi" w:eastAsiaTheme="minorHAnsi" w:hAnsiTheme="minorHAnsi" w:cstheme="minorBidi"/>
                    <w:sz w:val="22"/>
                    <w:szCs w:val="22"/>
                    <w:rPrChange w:id="11717" w:author="Nick.Tolimieri" w:date="2022-09-07T13:17:00Z">
                      <w:rPr>
                        <w:rFonts w:ascii="Calibri" w:hAnsi="Calibri" w:cs="Calibri"/>
                        <w:color w:val="000000"/>
                        <w:sz w:val="22"/>
                        <w:szCs w:val="22"/>
                      </w:rPr>
                    </w:rPrChange>
                  </w:rPr>
                  <w:delText>26</w:delText>
                </w:r>
              </w:del>
            </w:ins>
          </w:p>
        </w:tc>
        <w:tc>
          <w:tcPr>
            <w:tcW w:w="960" w:type="dxa"/>
            <w:noWrap/>
            <w:hideMark/>
          </w:tcPr>
          <w:p w:rsidR="00AE199D" w:rsidRPr="00AE199D" w:rsidDel="001255CF" w:rsidRDefault="00AE199D">
            <w:pPr>
              <w:ind w:firstLine="0"/>
              <w:rPr>
                <w:ins w:id="11718" w:author="Nick.Tolimieri" w:date="2022-09-07T13:17:00Z"/>
                <w:del w:id="11719" w:author="Nick.Tolimieri [2]" w:date="2022-09-09T12:38:00Z"/>
                <w:rFonts w:asciiTheme="minorHAnsi" w:eastAsiaTheme="minorHAnsi" w:hAnsiTheme="minorHAnsi" w:cstheme="minorBidi"/>
                <w:sz w:val="22"/>
                <w:szCs w:val="22"/>
                <w:rPrChange w:id="11720" w:author="Nick.Tolimieri" w:date="2022-09-07T13:17:00Z">
                  <w:rPr>
                    <w:ins w:id="11721" w:author="Nick.Tolimieri" w:date="2022-09-07T13:17:00Z"/>
                    <w:del w:id="11722" w:author="Nick.Tolimieri [2]" w:date="2022-09-09T12:38:00Z"/>
                    <w:rFonts w:ascii="Calibri" w:hAnsi="Calibri" w:cs="Calibri"/>
                    <w:color w:val="000000"/>
                    <w:sz w:val="22"/>
                    <w:szCs w:val="22"/>
                  </w:rPr>
                </w:rPrChange>
              </w:rPr>
              <w:pPrChange w:id="11723" w:author="Nick.Tolimieri" w:date="2022-09-07T13:17:00Z">
                <w:pPr>
                  <w:jc w:val="right"/>
                </w:pPr>
              </w:pPrChange>
            </w:pPr>
            <w:ins w:id="11724" w:author="Nick.Tolimieri" w:date="2022-09-07T13:17:00Z">
              <w:del w:id="11725" w:author="Nick.Tolimieri [2]" w:date="2022-09-09T12:38:00Z">
                <w:r w:rsidRPr="00AE199D" w:rsidDel="001255CF">
                  <w:rPr>
                    <w:rFonts w:asciiTheme="minorHAnsi" w:eastAsiaTheme="minorHAnsi" w:hAnsiTheme="minorHAnsi" w:cstheme="minorBidi"/>
                    <w:sz w:val="22"/>
                    <w:szCs w:val="22"/>
                    <w:rPrChange w:id="11726"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1727" w:author="Nick.Tolimieri" w:date="2022-09-07T13:17:00Z"/>
                <w:del w:id="11728" w:author="Nick.Tolimieri [2]" w:date="2022-09-09T12:38:00Z"/>
                <w:rFonts w:asciiTheme="minorHAnsi" w:eastAsiaTheme="minorHAnsi" w:hAnsiTheme="minorHAnsi" w:cstheme="minorBidi"/>
                <w:sz w:val="22"/>
                <w:szCs w:val="22"/>
                <w:rPrChange w:id="11729" w:author="Nick.Tolimieri" w:date="2022-09-07T13:17:00Z">
                  <w:rPr>
                    <w:ins w:id="11730" w:author="Nick.Tolimieri" w:date="2022-09-07T13:17:00Z"/>
                    <w:del w:id="11731" w:author="Nick.Tolimieri [2]" w:date="2022-09-09T12:38:00Z"/>
                    <w:rFonts w:ascii="Calibri" w:hAnsi="Calibri" w:cs="Calibri"/>
                    <w:color w:val="000000"/>
                    <w:sz w:val="22"/>
                    <w:szCs w:val="22"/>
                  </w:rPr>
                </w:rPrChange>
              </w:rPr>
              <w:pPrChange w:id="11732" w:author="Nick.Tolimieri" w:date="2022-09-07T13:17:00Z">
                <w:pPr>
                  <w:jc w:val="right"/>
                </w:pPr>
              </w:pPrChange>
            </w:pPr>
            <w:ins w:id="11733" w:author="Nick.Tolimieri" w:date="2022-09-07T13:17:00Z">
              <w:del w:id="11734" w:author="Nick.Tolimieri [2]" w:date="2022-09-09T12:38:00Z">
                <w:r w:rsidRPr="00AE199D" w:rsidDel="001255CF">
                  <w:rPr>
                    <w:rFonts w:asciiTheme="minorHAnsi" w:eastAsiaTheme="minorHAnsi" w:hAnsiTheme="minorHAnsi" w:cstheme="minorBidi"/>
                    <w:sz w:val="22"/>
                    <w:szCs w:val="22"/>
                    <w:rPrChange w:id="11735" w:author="Nick.Tolimieri" w:date="2022-09-07T13:17:00Z">
                      <w:rPr>
                        <w:rFonts w:ascii="Calibri" w:hAnsi="Calibri" w:cs="Calibri"/>
                        <w:color w:val="000000"/>
                        <w:sz w:val="22"/>
                        <w:szCs w:val="22"/>
                      </w:rPr>
                    </w:rPrChange>
                  </w:rPr>
                  <w:delText>14</w:delText>
                </w:r>
              </w:del>
            </w:ins>
          </w:p>
        </w:tc>
        <w:tc>
          <w:tcPr>
            <w:tcW w:w="960" w:type="dxa"/>
            <w:noWrap/>
            <w:hideMark/>
          </w:tcPr>
          <w:p w:rsidR="00AE199D" w:rsidRPr="00AE199D" w:rsidDel="001255CF" w:rsidRDefault="00AE199D">
            <w:pPr>
              <w:ind w:firstLine="0"/>
              <w:rPr>
                <w:ins w:id="11736" w:author="Nick.Tolimieri" w:date="2022-09-07T13:17:00Z"/>
                <w:del w:id="11737" w:author="Nick.Tolimieri [2]" w:date="2022-09-09T12:38:00Z"/>
                <w:rFonts w:asciiTheme="minorHAnsi" w:eastAsiaTheme="minorHAnsi" w:hAnsiTheme="minorHAnsi" w:cstheme="minorBidi"/>
                <w:sz w:val="22"/>
                <w:szCs w:val="22"/>
                <w:rPrChange w:id="11738" w:author="Nick.Tolimieri" w:date="2022-09-07T13:17:00Z">
                  <w:rPr>
                    <w:ins w:id="11739" w:author="Nick.Tolimieri" w:date="2022-09-07T13:17:00Z"/>
                    <w:del w:id="11740" w:author="Nick.Tolimieri [2]" w:date="2022-09-09T12:38:00Z"/>
                    <w:rFonts w:ascii="Calibri" w:hAnsi="Calibri" w:cs="Calibri"/>
                    <w:color w:val="000000"/>
                    <w:sz w:val="22"/>
                    <w:szCs w:val="22"/>
                  </w:rPr>
                </w:rPrChange>
              </w:rPr>
              <w:pPrChange w:id="11741" w:author="Nick.Tolimieri" w:date="2022-09-07T13:17:00Z">
                <w:pPr>
                  <w:jc w:val="right"/>
                </w:pPr>
              </w:pPrChange>
            </w:pPr>
            <w:ins w:id="11742" w:author="Nick.Tolimieri" w:date="2022-09-07T13:17:00Z">
              <w:del w:id="11743" w:author="Nick.Tolimieri [2]" w:date="2022-09-09T12:38:00Z">
                <w:r w:rsidRPr="00AE199D" w:rsidDel="001255CF">
                  <w:rPr>
                    <w:rFonts w:asciiTheme="minorHAnsi" w:eastAsiaTheme="minorHAnsi" w:hAnsiTheme="minorHAnsi" w:cstheme="minorBidi"/>
                    <w:sz w:val="22"/>
                    <w:szCs w:val="22"/>
                    <w:rPrChange w:id="11744" w:author="Nick.Tolimieri" w:date="2022-09-07T13:17:00Z">
                      <w:rPr>
                        <w:rFonts w:ascii="Calibri" w:hAnsi="Calibri" w:cs="Calibri"/>
                        <w:color w:val="000000"/>
                        <w:sz w:val="22"/>
                        <w:szCs w:val="22"/>
                      </w:rPr>
                    </w:rPrChange>
                  </w:rPr>
                  <w:delText>1.98</w:delText>
                </w:r>
              </w:del>
            </w:ins>
          </w:p>
        </w:tc>
        <w:tc>
          <w:tcPr>
            <w:tcW w:w="960" w:type="dxa"/>
            <w:noWrap/>
            <w:hideMark/>
          </w:tcPr>
          <w:p w:rsidR="00AE199D" w:rsidRPr="00AE199D" w:rsidDel="001255CF" w:rsidRDefault="00AE199D">
            <w:pPr>
              <w:ind w:firstLine="0"/>
              <w:rPr>
                <w:ins w:id="11745" w:author="Nick.Tolimieri" w:date="2022-09-07T13:17:00Z"/>
                <w:del w:id="11746" w:author="Nick.Tolimieri [2]" w:date="2022-09-09T12:38:00Z"/>
                <w:rFonts w:asciiTheme="minorHAnsi" w:eastAsiaTheme="minorHAnsi" w:hAnsiTheme="minorHAnsi" w:cstheme="minorBidi"/>
                <w:sz w:val="22"/>
                <w:szCs w:val="22"/>
                <w:rPrChange w:id="11747" w:author="Nick.Tolimieri" w:date="2022-09-07T13:17:00Z">
                  <w:rPr>
                    <w:ins w:id="11748" w:author="Nick.Tolimieri" w:date="2022-09-07T13:17:00Z"/>
                    <w:del w:id="11749" w:author="Nick.Tolimieri [2]" w:date="2022-09-09T12:38:00Z"/>
                    <w:rFonts w:ascii="Calibri" w:hAnsi="Calibri" w:cs="Calibri"/>
                    <w:color w:val="000000"/>
                    <w:sz w:val="22"/>
                    <w:szCs w:val="22"/>
                  </w:rPr>
                </w:rPrChange>
              </w:rPr>
              <w:pPrChange w:id="11750" w:author="Nick.Tolimieri" w:date="2022-09-07T13:17:00Z">
                <w:pPr>
                  <w:jc w:val="right"/>
                </w:pPr>
              </w:pPrChange>
            </w:pPr>
            <w:ins w:id="11751" w:author="Nick.Tolimieri" w:date="2022-09-07T13:17:00Z">
              <w:del w:id="11752" w:author="Nick.Tolimieri [2]" w:date="2022-09-09T12:38:00Z">
                <w:r w:rsidRPr="00AE199D" w:rsidDel="001255CF">
                  <w:rPr>
                    <w:rFonts w:asciiTheme="minorHAnsi" w:eastAsiaTheme="minorHAnsi" w:hAnsiTheme="minorHAnsi" w:cstheme="minorBidi"/>
                    <w:sz w:val="22"/>
                    <w:szCs w:val="22"/>
                    <w:rPrChange w:id="11753" w:author="Nick.Tolimieri" w:date="2022-09-07T13:17:00Z">
                      <w:rPr>
                        <w:rFonts w:ascii="Calibri" w:hAnsi="Calibri" w:cs="Calibri"/>
                        <w:color w:val="000000"/>
                        <w:sz w:val="22"/>
                        <w:szCs w:val="22"/>
                      </w:rPr>
                    </w:rPrChange>
                  </w:rPr>
                  <w:delText>0.53</w:delText>
                </w:r>
              </w:del>
            </w:ins>
          </w:p>
        </w:tc>
      </w:tr>
      <w:tr w:rsidR="00AE199D" w:rsidRPr="00AE199D" w:rsidDel="001255CF" w:rsidTr="00AE199D">
        <w:trPr>
          <w:trHeight w:val="300"/>
          <w:ins w:id="11754" w:author="Nick.Tolimieri" w:date="2022-09-07T13:17:00Z"/>
          <w:del w:id="11755" w:author="Nick.Tolimieri [2]" w:date="2022-09-09T12:38:00Z"/>
        </w:trPr>
        <w:tc>
          <w:tcPr>
            <w:tcW w:w="960" w:type="dxa"/>
            <w:noWrap/>
            <w:hideMark/>
          </w:tcPr>
          <w:p w:rsidR="00AE199D" w:rsidRPr="00AE199D" w:rsidDel="001255CF" w:rsidRDefault="00AE199D">
            <w:pPr>
              <w:ind w:firstLine="0"/>
              <w:rPr>
                <w:ins w:id="11756" w:author="Nick.Tolimieri" w:date="2022-09-07T13:17:00Z"/>
                <w:del w:id="11757" w:author="Nick.Tolimieri [2]" w:date="2022-09-09T12:38:00Z"/>
                <w:rFonts w:asciiTheme="minorHAnsi" w:eastAsiaTheme="minorHAnsi" w:hAnsiTheme="minorHAnsi" w:cstheme="minorBidi"/>
                <w:sz w:val="22"/>
                <w:szCs w:val="22"/>
                <w:rPrChange w:id="11758" w:author="Nick.Tolimieri" w:date="2022-09-07T13:17:00Z">
                  <w:rPr>
                    <w:ins w:id="11759" w:author="Nick.Tolimieri" w:date="2022-09-07T13:17:00Z"/>
                    <w:del w:id="11760" w:author="Nick.Tolimieri [2]" w:date="2022-09-09T12:38:00Z"/>
                    <w:rFonts w:ascii="Calibri" w:hAnsi="Calibri" w:cs="Calibri"/>
                    <w:color w:val="000000"/>
                    <w:sz w:val="22"/>
                    <w:szCs w:val="22"/>
                  </w:rPr>
                </w:rPrChange>
              </w:rPr>
              <w:pPrChange w:id="11761" w:author="Nick.Tolimieri" w:date="2022-09-07T13:17:00Z">
                <w:pPr/>
              </w:pPrChange>
            </w:pPr>
            <w:ins w:id="11762" w:author="Nick.Tolimieri" w:date="2022-09-07T13:17:00Z">
              <w:del w:id="11763" w:author="Nick.Tolimieri [2]" w:date="2022-09-09T12:38:00Z">
                <w:r w:rsidRPr="00AE199D" w:rsidDel="001255CF">
                  <w:rPr>
                    <w:rFonts w:asciiTheme="minorHAnsi" w:eastAsiaTheme="minorHAnsi" w:hAnsiTheme="minorHAnsi" w:cstheme="minorBidi"/>
                    <w:sz w:val="22"/>
                    <w:szCs w:val="22"/>
                    <w:rPrChange w:id="11764"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1765" w:author="Nick.Tolimieri" w:date="2022-09-07T13:17:00Z"/>
                <w:del w:id="11766" w:author="Nick.Tolimieri [2]" w:date="2022-09-09T12:38:00Z"/>
                <w:rFonts w:asciiTheme="minorHAnsi" w:eastAsiaTheme="minorHAnsi" w:hAnsiTheme="minorHAnsi" w:cstheme="minorBidi"/>
                <w:sz w:val="22"/>
                <w:szCs w:val="22"/>
                <w:rPrChange w:id="11767" w:author="Nick.Tolimieri" w:date="2022-09-07T13:17:00Z">
                  <w:rPr>
                    <w:ins w:id="11768" w:author="Nick.Tolimieri" w:date="2022-09-07T13:17:00Z"/>
                    <w:del w:id="11769" w:author="Nick.Tolimieri [2]" w:date="2022-09-09T12:38:00Z"/>
                    <w:rFonts w:ascii="Calibri" w:hAnsi="Calibri" w:cs="Calibri"/>
                    <w:color w:val="000000"/>
                    <w:sz w:val="22"/>
                    <w:szCs w:val="22"/>
                  </w:rPr>
                </w:rPrChange>
              </w:rPr>
              <w:pPrChange w:id="11770" w:author="Nick.Tolimieri" w:date="2022-09-07T13:17:00Z">
                <w:pPr>
                  <w:jc w:val="right"/>
                </w:pPr>
              </w:pPrChange>
            </w:pPr>
            <w:ins w:id="11771" w:author="Nick.Tolimieri" w:date="2022-09-07T13:17:00Z">
              <w:del w:id="11772" w:author="Nick.Tolimieri [2]" w:date="2022-09-09T12:38:00Z">
                <w:r w:rsidRPr="00AE199D" w:rsidDel="001255CF">
                  <w:rPr>
                    <w:rFonts w:asciiTheme="minorHAnsi" w:eastAsiaTheme="minorHAnsi" w:hAnsiTheme="minorHAnsi" w:cstheme="minorBidi"/>
                    <w:sz w:val="22"/>
                    <w:szCs w:val="22"/>
                    <w:rPrChange w:id="11773" w:author="Nick.Tolimieri" w:date="2022-09-07T13:17:00Z">
                      <w:rPr>
                        <w:rFonts w:ascii="Calibri" w:hAnsi="Calibri" w:cs="Calibri"/>
                        <w:color w:val="000000"/>
                        <w:sz w:val="22"/>
                        <w:szCs w:val="22"/>
                      </w:rPr>
                    </w:rPrChange>
                  </w:rPr>
                  <w:delText>1996</w:delText>
                </w:r>
              </w:del>
            </w:ins>
          </w:p>
        </w:tc>
        <w:tc>
          <w:tcPr>
            <w:tcW w:w="960" w:type="dxa"/>
            <w:noWrap/>
            <w:hideMark/>
          </w:tcPr>
          <w:p w:rsidR="00AE199D" w:rsidRPr="00AE199D" w:rsidDel="001255CF" w:rsidRDefault="00AE199D">
            <w:pPr>
              <w:ind w:firstLine="0"/>
              <w:rPr>
                <w:ins w:id="11774" w:author="Nick.Tolimieri" w:date="2022-09-07T13:17:00Z"/>
                <w:del w:id="11775" w:author="Nick.Tolimieri [2]" w:date="2022-09-09T12:38:00Z"/>
                <w:rFonts w:asciiTheme="minorHAnsi" w:eastAsiaTheme="minorHAnsi" w:hAnsiTheme="minorHAnsi" w:cstheme="minorBidi"/>
                <w:sz w:val="22"/>
                <w:szCs w:val="22"/>
                <w:rPrChange w:id="11776" w:author="Nick.Tolimieri" w:date="2022-09-07T13:17:00Z">
                  <w:rPr>
                    <w:ins w:id="11777" w:author="Nick.Tolimieri" w:date="2022-09-07T13:17:00Z"/>
                    <w:del w:id="11778" w:author="Nick.Tolimieri [2]" w:date="2022-09-09T12:38:00Z"/>
                    <w:rFonts w:ascii="Calibri" w:hAnsi="Calibri" w:cs="Calibri"/>
                    <w:color w:val="000000"/>
                    <w:sz w:val="22"/>
                    <w:szCs w:val="22"/>
                  </w:rPr>
                </w:rPrChange>
              </w:rPr>
              <w:pPrChange w:id="11779" w:author="Nick.Tolimieri" w:date="2022-09-07T13:17:00Z">
                <w:pPr>
                  <w:jc w:val="right"/>
                </w:pPr>
              </w:pPrChange>
            </w:pPr>
            <w:ins w:id="11780" w:author="Nick.Tolimieri" w:date="2022-09-07T13:17:00Z">
              <w:del w:id="11781" w:author="Nick.Tolimieri [2]" w:date="2022-09-09T12:38:00Z">
                <w:r w:rsidRPr="00AE199D" w:rsidDel="001255CF">
                  <w:rPr>
                    <w:rFonts w:asciiTheme="minorHAnsi" w:eastAsiaTheme="minorHAnsi" w:hAnsiTheme="minorHAnsi" w:cstheme="minorBidi"/>
                    <w:sz w:val="22"/>
                    <w:szCs w:val="22"/>
                    <w:rPrChange w:id="1178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1783" w:author="Nick.Tolimieri" w:date="2022-09-07T13:17:00Z"/>
                <w:del w:id="11784" w:author="Nick.Tolimieri [2]" w:date="2022-09-09T12:38:00Z"/>
                <w:rFonts w:asciiTheme="minorHAnsi" w:eastAsiaTheme="minorHAnsi" w:hAnsiTheme="minorHAnsi" w:cstheme="minorBidi"/>
                <w:sz w:val="22"/>
                <w:szCs w:val="22"/>
                <w:rPrChange w:id="11785" w:author="Nick.Tolimieri" w:date="2022-09-07T13:17:00Z">
                  <w:rPr>
                    <w:ins w:id="11786" w:author="Nick.Tolimieri" w:date="2022-09-07T13:17:00Z"/>
                    <w:del w:id="11787" w:author="Nick.Tolimieri [2]" w:date="2022-09-09T12:38:00Z"/>
                    <w:rFonts w:ascii="Calibri" w:hAnsi="Calibri" w:cs="Calibri"/>
                    <w:color w:val="000000"/>
                    <w:sz w:val="22"/>
                    <w:szCs w:val="22"/>
                  </w:rPr>
                </w:rPrChange>
              </w:rPr>
              <w:pPrChange w:id="11788" w:author="Nick.Tolimieri" w:date="2022-09-07T13:17:00Z">
                <w:pPr>
                  <w:jc w:val="right"/>
                </w:pPr>
              </w:pPrChange>
            </w:pPr>
            <w:ins w:id="11789" w:author="Nick.Tolimieri" w:date="2022-09-07T13:17:00Z">
              <w:del w:id="11790" w:author="Nick.Tolimieri [2]" w:date="2022-09-09T12:38:00Z">
                <w:r w:rsidRPr="00AE199D" w:rsidDel="001255CF">
                  <w:rPr>
                    <w:rFonts w:asciiTheme="minorHAnsi" w:eastAsiaTheme="minorHAnsi" w:hAnsiTheme="minorHAnsi" w:cstheme="minorBidi"/>
                    <w:sz w:val="22"/>
                    <w:szCs w:val="22"/>
                    <w:rPrChange w:id="11791" w:author="Nick.Tolimieri" w:date="2022-09-07T13:17:00Z">
                      <w:rPr>
                        <w:rFonts w:ascii="Calibri" w:hAnsi="Calibri" w:cs="Calibri"/>
                        <w:color w:val="000000"/>
                        <w:sz w:val="22"/>
                        <w:szCs w:val="22"/>
                      </w:rPr>
                    </w:rPrChange>
                  </w:rPr>
                  <w:delText>15</w:delText>
                </w:r>
              </w:del>
            </w:ins>
          </w:p>
        </w:tc>
        <w:tc>
          <w:tcPr>
            <w:tcW w:w="960" w:type="dxa"/>
            <w:noWrap/>
            <w:hideMark/>
          </w:tcPr>
          <w:p w:rsidR="00AE199D" w:rsidRPr="00AE199D" w:rsidDel="001255CF" w:rsidRDefault="00AE199D">
            <w:pPr>
              <w:ind w:firstLine="0"/>
              <w:rPr>
                <w:ins w:id="11792" w:author="Nick.Tolimieri" w:date="2022-09-07T13:17:00Z"/>
                <w:del w:id="11793" w:author="Nick.Tolimieri [2]" w:date="2022-09-09T12:38:00Z"/>
                <w:rFonts w:asciiTheme="minorHAnsi" w:eastAsiaTheme="minorHAnsi" w:hAnsiTheme="minorHAnsi" w:cstheme="minorBidi"/>
                <w:sz w:val="22"/>
                <w:szCs w:val="22"/>
                <w:rPrChange w:id="11794" w:author="Nick.Tolimieri" w:date="2022-09-07T13:17:00Z">
                  <w:rPr>
                    <w:ins w:id="11795" w:author="Nick.Tolimieri" w:date="2022-09-07T13:17:00Z"/>
                    <w:del w:id="11796" w:author="Nick.Tolimieri [2]" w:date="2022-09-09T12:38:00Z"/>
                    <w:rFonts w:ascii="Calibri" w:hAnsi="Calibri" w:cs="Calibri"/>
                    <w:color w:val="000000"/>
                    <w:sz w:val="22"/>
                    <w:szCs w:val="22"/>
                  </w:rPr>
                </w:rPrChange>
              </w:rPr>
              <w:pPrChange w:id="11797" w:author="Nick.Tolimieri" w:date="2022-09-07T13:17:00Z">
                <w:pPr>
                  <w:jc w:val="right"/>
                </w:pPr>
              </w:pPrChange>
            </w:pPr>
            <w:ins w:id="11798" w:author="Nick.Tolimieri" w:date="2022-09-07T13:17:00Z">
              <w:del w:id="11799" w:author="Nick.Tolimieri [2]" w:date="2022-09-09T12:38:00Z">
                <w:r w:rsidRPr="00AE199D" w:rsidDel="001255CF">
                  <w:rPr>
                    <w:rFonts w:asciiTheme="minorHAnsi" w:eastAsiaTheme="minorHAnsi" w:hAnsiTheme="minorHAnsi" w:cstheme="minorBidi"/>
                    <w:sz w:val="22"/>
                    <w:szCs w:val="22"/>
                    <w:rPrChange w:id="11800"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1801" w:author="Nick.Tolimieri" w:date="2022-09-07T13:17:00Z"/>
                <w:del w:id="11802" w:author="Nick.Tolimieri [2]" w:date="2022-09-09T12:38:00Z"/>
                <w:rFonts w:asciiTheme="minorHAnsi" w:eastAsiaTheme="minorHAnsi" w:hAnsiTheme="minorHAnsi" w:cstheme="minorBidi"/>
                <w:sz w:val="22"/>
                <w:szCs w:val="22"/>
                <w:rPrChange w:id="11803" w:author="Nick.Tolimieri" w:date="2022-09-07T13:17:00Z">
                  <w:rPr>
                    <w:ins w:id="11804" w:author="Nick.Tolimieri" w:date="2022-09-07T13:17:00Z"/>
                    <w:del w:id="11805" w:author="Nick.Tolimieri [2]" w:date="2022-09-09T12:38:00Z"/>
                    <w:rFonts w:ascii="Calibri" w:hAnsi="Calibri" w:cs="Calibri"/>
                    <w:color w:val="000000"/>
                    <w:sz w:val="22"/>
                    <w:szCs w:val="22"/>
                  </w:rPr>
                </w:rPrChange>
              </w:rPr>
              <w:pPrChange w:id="11806" w:author="Nick.Tolimieri" w:date="2022-09-07T13:17:00Z">
                <w:pPr>
                  <w:jc w:val="right"/>
                </w:pPr>
              </w:pPrChange>
            </w:pPr>
            <w:ins w:id="11807" w:author="Nick.Tolimieri" w:date="2022-09-07T13:17:00Z">
              <w:del w:id="11808" w:author="Nick.Tolimieri [2]" w:date="2022-09-09T12:38:00Z">
                <w:r w:rsidRPr="00AE199D" w:rsidDel="001255CF">
                  <w:rPr>
                    <w:rFonts w:asciiTheme="minorHAnsi" w:eastAsiaTheme="minorHAnsi" w:hAnsiTheme="minorHAnsi" w:cstheme="minorBidi"/>
                    <w:sz w:val="22"/>
                    <w:szCs w:val="22"/>
                    <w:rPrChange w:id="11809" w:author="Nick.Tolimieri" w:date="2022-09-07T13:17:00Z">
                      <w:rPr>
                        <w:rFonts w:ascii="Calibri" w:hAnsi="Calibri" w:cs="Calibri"/>
                        <w:color w:val="000000"/>
                        <w:sz w:val="22"/>
                        <w:szCs w:val="22"/>
                      </w:rPr>
                    </w:rPrChange>
                  </w:rPr>
                  <w:delText>9</w:delText>
                </w:r>
              </w:del>
            </w:ins>
          </w:p>
        </w:tc>
        <w:tc>
          <w:tcPr>
            <w:tcW w:w="960" w:type="dxa"/>
            <w:noWrap/>
            <w:hideMark/>
          </w:tcPr>
          <w:p w:rsidR="00AE199D" w:rsidRPr="00AE199D" w:rsidDel="001255CF" w:rsidRDefault="00AE199D">
            <w:pPr>
              <w:ind w:firstLine="0"/>
              <w:rPr>
                <w:ins w:id="11810" w:author="Nick.Tolimieri" w:date="2022-09-07T13:17:00Z"/>
                <w:del w:id="11811" w:author="Nick.Tolimieri [2]" w:date="2022-09-09T12:38:00Z"/>
                <w:rFonts w:asciiTheme="minorHAnsi" w:eastAsiaTheme="minorHAnsi" w:hAnsiTheme="minorHAnsi" w:cstheme="minorBidi"/>
                <w:sz w:val="22"/>
                <w:szCs w:val="22"/>
                <w:rPrChange w:id="11812" w:author="Nick.Tolimieri" w:date="2022-09-07T13:17:00Z">
                  <w:rPr>
                    <w:ins w:id="11813" w:author="Nick.Tolimieri" w:date="2022-09-07T13:17:00Z"/>
                    <w:del w:id="11814" w:author="Nick.Tolimieri [2]" w:date="2022-09-09T12:38:00Z"/>
                    <w:rFonts w:ascii="Calibri" w:hAnsi="Calibri" w:cs="Calibri"/>
                    <w:color w:val="000000"/>
                    <w:sz w:val="22"/>
                    <w:szCs w:val="22"/>
                  </w:rPr>
                </w:rPrChange>
              </w:rPr>
              <w:pPrChange w:id="11815" w:author="Nick.Tolimieri" w:date="2022-09-07T13:17:00Z">
                <w:pPr>
                  <w:jc w:val="right"/>
                </w:pPr>
              </w:pPrChange>
            </w:pPr>
            <w:ins w:id="11816" w:author="Nick.Tolimieri" w:date="2022-09-07T13:17:00Z">
              <w:del w:id="11817" w:author="Nick.Tolimieri [2]" w:date="2022-09-09T12:38:00Z">
                <w:r w:rsidRPr="00AE199D" w:rsidDel="001255CF">
                  <w:rPr>
                    <w:rFonts w:asciiTheme="minorHAnsi" w:eastAsiaTheme="minorHAnsi" w:hAnsiTheme="minorHAnsi" w:cstheme="minorBidi"/>
                    <w:sz w:val="22"/>
                    <w:szCs w:val="22"/>
                    <w:rPrChange w:id="11818" w:author="Nick.Tolimieri" w:date="2022-09-07T13:17:00Z">
                      <w:rPr>
                        <w:rFonts w:ascii="Calibri" w:hAnsi="Calibri" w:cs="Calibri"/>
                        <w:color w:val="000000"/>
                        <w:sz w:val="22"/>
                        <w:szCs w:val="22"/>
                      </w:rPr>
                    </w:rPrChange>
                  </w:rPr>
                  <w:delText>9</w:delText>
                </w:r>
              </w:del>
            </w:ins>
          </w:p>
        </w:tc>
        <w:tc>
          <w:tcPr>
            <w:tcW w:w="960" w:type="dxa"/>
            <w:noWrap/>
            <w:hideMark/>
          </w:tcPr>
          <w:p w:rsidR="00AE199D" w:rsidRPr="00AE199D" w:rsidDel="001255CF" w:rsidRDefault="00AE199D">
            <w:pPr>
              <w:ind w:firstLine="0"/>
              <w:rPr>
                <w:ins w:id="11819" w:author="Nick.Tolimieri" w:date="2022-09-07T13:17:00Z"/>
                <w:del w:id="11820" w:author="Nick.Tolimieri [2]" w:date="2022-09-09T12:38:00Z"/>
                <w:rFonts w:asciiTheme="minorHAnsi" w:eastAsiaTheme="minorHAnsi" w:hAnsiTheme="minorHAnsi" w:cstheme="minorBidi"/>
                <w:sz w:val="22"/>
                <w:szCs w:val="22"/>
                <w:rPrChange w:id="11821" w:author="Nick.Tolimieri" w:date="2022-09-07T13:17:00Z">
                  <w:rPr>
                    <w:ins w:id="11822" w:author="Nick.Tolimieri" w:date="2022-09-07T13:17:00Z"/>
                    <w:del w:id="11823" w:author="Nick.Tolimieri [2]" w:date="2022-09-09T12:38:00Z"/>
                    <w:rFonts w:ascii="Calibri" w:hAnsi="Calibri" w:cs="Calibri"/>
                    <w:color w:val="000000"/>
                    <w:sz w:val="22"/>
                    <w:szCs w:val="22"/>
                  </w:rPr>
                </w:rPrChange>
              </w:rPr>
              <w:pPrChange w:id="11824" w:author="Nick.Tolimieri" w:date="2022-09-07T13:17:00Z">
                <w:pPr>
                  <w:jc w:val="right"/>
                </w:pPr>
              </w:pPrChange>
            </w:pPr>
            <w:ins w:id="11825" w:author="Nick.Tolimieri" w:date="2022-09-07T13:17:00Z">
              <w:del w:id="11826" w:author="Nick.Tolimieri [2]" w:date="2022-09-09T12:38:00Z">
                <w:r w:rsidRPr="00AE199D" w:rsidDel="001255CF">
                  <w:rPr>
                    <w:rFonts w:asciiTheme="minorHAnsi" w:eastAsiaTheme="minorHAnsi" w:hAnsiTheme="minorHAnsi" w:cstheme="minorBidi"/>
                    <w:sz w:val="22"/>
                    <w:szCs w:val="22"/>
                    <w:rPrChange w:id="11827" w:author="Nick.Tolimieri" w:date="2022-09-07T13:17:00Z">
                      <w:rPr>
                        <w:rFonts w:ascii="Calibri" w:hAnsi="Calibri" w:cs="Calibri"/>
                        <w:color w:val="000000"/>
                        <w:sz w:val="22"/>
                        <w:szCs w:val="22"/>
                      </w:rPr>
                    </w:rPrChange>
                  </w:rPr>
                  <w:delText>9</w:delText>
                </w:r>
              </w:del>
            </w:ins>
          </w:p>
        </w:tc>
        <w:tc>
          <w:tcPr>
            <w:tcW w:w="960" w:type="dxa"/>
            <w:noWrap/>
            <w:hideMark/>
          </w:tcPr>
          <w:p w:rsidR="00AE199D" w:rsidRPr="00AE199D" w:rsidDel="001255CF" w:rsidRDefault="00AE199D">
            <w:pPr>
              <w:ind w:firstLine="0"/>
              <w:rPr>
                <w:ins w:id="11828" w:author="Nick.Tolimieri" w:date="2022-09-07T13:17:00Z"/>
                <w:del w:id="11829" w:author="Nick.Tolimieri [2]" w:date="2022-09-09T12:38:00Z"/>
                <w:rFonts w:asciiTheme="minorHAnsi" w:eastAsiaTheme="minorHAnsi" w:hAnsiTheme="minorHAnsi" w:cstheme="minorBidi"/>
                <w:sz w:val="22"/>
                <w:szCs w:val="22"/>
                <w:rPrChange w:id="11830" w:author="Nick.Tolimieri" w:date="2022-09-07T13:17:00Z">
                  <w:rPr>
                    <w:ins w:id="11831" w:author="Nick.Tolimieri" w:date="2022-09-07T13:17:00Z"/>
                    <w:del w:id="11832" w:author="Nick.Tolimieri [2]" w:date="2022-09-09T12:38:00Z"/>
                    <w:rFonts w:ascii="Calibri" w:hAnsi="Calibri" w:cs="Calibri"/>
                    <w:color w:val="000000"/>
                    <w:sz w:val="22"/>
                    <w:szCs w:val="22"/>
                  </w:rPr>
                </w:rPrChange>
              </w:rPr>
              <w:pPrChange w:id="11833" w:author="Nick.Tolimieri" w:date="2022-09-07T13:17:00Z">
                <w:pPr>
                  <w:jc w:val="right"/>
                </w:pPr>
              </w:pPrChange>
            </w:pPr>
            <w:ins w:id="11834" w:author="Nick.Tolimieri" w:date="2022-09-07T13:17:00Z">
              <w:del w:id="11835" w:author="Nick.Tolimieri [2]" w:date="2022-09-09T12:38:00Z">
                <w:r w:rsidRPr="00AE199D" w:rsidDel="001255CF">
                  <w:rPr>
                    <w:rFonts w:asciiTheme="minorHAnsi" w:eastAsiaTheme="minorHAnsi" w:hAnsiTheme="minorHAnsi" w:cstheme="minorBidi"/>
                    <w:sz w:val="22"/>
                    <w:szCs w:val="22"/>
                    <w:rPrChange w:id="11836" w:author="Nick.Tolimieri" w:date="2022-09-07T13:17:00Z">
                      <w:rPr>
                        <w:rFonts w:ascii="Calibri" w:hAnsi="Calibri" w:cs="Calibri"/>
                        <w:color w:val="000000"/>
                        <w:sz w:val="22"/>
                        <w:szCs w:val="22"/>
                      </w:rPr>
                    </w:rPrChange>
                  </w:rPr>
                  <w:delText>1.58</w:delText>
                </w:r>
              </w:del>
            </w:ins>
          </w:p>
        </w:tc>
        <w:tc>
          <w:tcPr>
            <w:tcW w:w="960" w:type="dxa"/>
            <w:noWrap/>
            <w:hideMark/>
          </w:tcPr>
          <w:p w:rsidR="00AE199D" w:rsidRPr="00AE199D" w:rsidDel="001255CF" w:rsidRDefault="00AE199D">
            <w:pPr>
              <w:ind w:firstLine="0"/>
              <w:rPr>
                <w:ins w:id="11837" w:author="Nick.Tolimieri" w:date="2022-09-07T13:17:00Z"/>
                <w:del w:id="11838" w:author="Nick.Tolimieri [2]" w:date="2022-09-09T12:38:00Z"/>
                <w:rFonts w:asciiTheme="minorHAnsi" w:eastAsiaTheme="minorHAnsi" w:hAnsiTheme="minorHAnsi" w:cstheme="minorBidi"/>
                <w:sz w:val="22"/>
                <w:szCs w:val="22"/>
                <w:rPrChange w:id="11839" w:author="Nick.Tolimieri" w:date="2022-09-07T13:17:00Z">
                  <w:rPr>
                    <w:ins w:id="11840" w:author="Nick.Tolimieri" w:date="2022-09-07T13:17:00Z"/>
                    <w:del w:id="11841" w:author="Nick.Tolimieri [2]" w:date="2022-09-09T12:38:00Z"/>
                    <w:rFonts w:ascii="Calibri" w:hAnsi="Calibri" w:cs="Calibri"/>
                    <w:color w:val="000000"/>
                    <w:sz w:val="22"/>
                    <w:szCs w:val="22"/>
                  </w:rPr>
                </w:rPrChange>
              </w:rPr>
              <w:pPrChange w:id="11842" w:author="Nick.Tolimieri" w:date="2022-09-07T13:17:00Z">
                <w:pPr>
                  <w:jc w:val="right"/>
                </w:pPr>
              </w:pPrChange>
            </w:pPr>
            <w:ins w:id="11843" w:author="Nick.Tolimieri" w:date="2022-09-07T13:17:00Z">
              <w:del w:id="11844" w:author="Nick.Tolimieri [2]" w:date="2022-09-09T12:38:00Z">
                <w:r w:rsidRPr="00AE199D" w:rsidDel="001255CF">
                  <w:rPr>
                    <w:rFonts w:asciiTheme="minorHAnsi" w:eastAsiaTheme="minorHAnsi" w:hAnsiTheme="minorHAnsi" w:cstheme="minorBidi"/>
                    <w:sz w:val="22"/>
                    <w:szCs w:val="22"/>
                    <w:rPrChange w:id="11845" w:author="Nick.Tolimieri" w:date="2022-09-07T13:17:00Z">
                      <w:rPr>
                        <w:rFonts w:ascii="Calibri" w:hAnsi="Calibri" w:cs="Calibri"/>
                        <w:color w:val="000000"/>
                        <w:sz w:val="22"/>
                        <w:szCs w:val="22"/>
                      </w:rPr>
                    </w:rPrChange>
                  </w:rPr>
                  <w:delText>0.11</w:delText>
                </w:r>
              </w:del>
            </w:ins>
          </w:p>
        </w:tc>
      </w:tr>
      <w:tr w:rsidR="00AE199D" w:rsidRPr="00AE199D" w:rsidDel="001255CF" w:rsidTr="00AE199D">
        <w:trPr>
          <w:trHeight w:val="300"/>
          <w:ins w:id="11846" w:author="Nick.Tolimieri" w:date="2022-09-07T13:17:00Z"/>
          <w:del w:id="11847" w:author="Nick.Tolimieri [2]" w:date="2022-09-09T12:38:00Z"/>
        </w:trPr>
        <w:tc>
          <w:tcPr>
            <w:tcW w:w="960" w:type="dxa"/>
            <w:noWrap/>
            <w:hideMark/>
          </w:tcPr>
          <w:p w:rsidR="00AE199D" w:rsidRPr="00AE199D" w:rsidDel="001255CF" w:rsidRDefault="00AE199D">
            <w:pPr>
              <w:ind w:firstLine="0"/>
              <w:rPr>
                <w:ins w:id="11848" w:author="Nick.Tolimieri" w:date="2022-09-07T13:17:00Z"/>
                <w:del w:id="11849" w:author="Nick.Tolimieri [2]" w:date="2022-09-09T12:38:00Z"/>
                <w:rFonts w:asciiTheme="minorHAnsi" w:eastAsiaTheme="minorHAnsi" w:hAnsiTheme="minorHAnsi" w:cstheme="minorBidi"/>
                <w:sz w:val="22"/>
                <w:szCs w:val="22"/>
                <w:rPrChange w:id="11850" w:author="Nick.Tolimieri" w:date="2022-09-07T13:17:00Z">
                  <w:rPr>
                    <w:ins w:id="11851" w:author="Nick.Tolimieri" w:date="2022-09-07T13:17:00Z"/>
                    <w:del w:id="11852" w:author="Nick.Tolimieri [2]" w:date="2022-09-09T12:38:00Z"/>
                    <w:rFonts w:ascii="Calibri" w:hAnsi="Calibri" w:cs="Calibri"/>
                    <w:color w:val="000000"/>
                    <w:sz w:val="22"/>
                    <w:szCs w:val="22"/>
                  </w:rPr>
                </w:rPrChange>
              </w:rPr>
              <w:pPrChange w:id="11853" w:author="Nick.Tolimieri" w:date="2022-09-07T13:17:00Z">
                <w:pPr/>
              </w:pPrChange>
            </w:pPr>
            <w:ins w:id="11854" w:author="Nick.Tolimieri" w:date="2022-09-07T13:17:00Z">
              <w:del w:id="11855" w:author="Nick.Tolimieri [2]" w:date="2022-09-09T12:38:00Z">
                <w:r w:rsidRPr="00AE199D" w:rsidDel="001255CF">
                  <w:rPr>
                    <w:rFonts w:asciiTheme="minorHAnsi" w:eastAsiaTheme="minorHAnsi" w:hAnsiTheme="minorHAnsi" w:cstheme="minorBidi"/>
                    <w:sz w:val="22"/>
                    <w:szCs w:val="22"/>
                    <w:rPrChange w:id="11856"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1857" w:author="Nick.Tolimieri" w:date="2022-09-07T13:17:00Z"/>
                <w:del w:id="11858" w:author="Nick.Tolimieri [2]" w:date="2022-09-09T12:38:00Z"/>
                <w:rFonts w:asciiTheme="minorHAnsi" w:eastAsiaTheme="minorHAnsi" w:hAnsiTheme="minorHAnsi" w:cstheme="minorBidi"/>
                <w:sz w:val="22"/>
                <w:szCs w:val="22"/>
                <w:rPrChange w:id="11859" w:author="Nick.Tolimieri" w:date="2022-09-07T13:17:00Z">
                  <w:rPr>
                    <w:ins w:id="11860" w:author="Nick.Tolimieri" w:date="2022-09-07T13:17:00Z"/>
                    <w:del w:id="11861" w:author="Nick.Tolimieri [2]" w:date="2022-09-09T12:38:00Z"/>
                    <w:rFonts w:ascii="Calibri" w:hAnsi="Calibri" w:cs="Calibri"/>
                    <w:color w:val="000000"/>
                    <w:sz w:val="22"/>
                    <w:szCs w:val="22"/>
                  </w:rPr>
                </w:rPrChange>
              </w:rPr>
              <w:pPrChange w:id="11862" w:author="Nick.Tolimieri" w:date="2022-09-07T13:17:00Z">
                <w:pPr>
                  <w:jc w:val="right"/>
                </w:pPr>
              </w:pPrChange>
            </w:pPr>
            <w:ins w:id="11863" w:author="Nick.Tolimieri" w:date="2022-09-07T13:17:00Z">
              <w:del w:id="11864" w:author="Nick.Tolimieri [2]" w:date="2022-09-09T12:38:00Z">
                <w:r w:rsidRPr="00AE199D" w:rsidDel="001255CF">
                  <w:rPr>
                    <w:rFonts w:asciiTheme="minorHAnsi" w:eastAsiaTheme="minorHAnsi" w:hAnsiTheme="minorHAnsi" w:cstheme="minorBidi"/>
                    <w:sz w:val="22"/>
                    <w:szCs w:val="22"/>
                    <w:rPrChange w:id="11865" w:author="Nick.Tolimieri" w:date="2022-09-07T13:17:00Z">
                      <w:rPr>
                        <w:rFonts w:ascii="Calibri" w:hAnsi="Calibri" w:cs="Calibri"/>
                        <w:color w:val="000000"/>
                        <w:sz w:val="22"/>
                        <w:szCs w:val="22"/>
                      </w:rPr>
                    </w:rPrChange>
                  </w:rPr>
                  <w:delText>1997</w:delText>
                </w:r>
              </w:del>
            </w:ins>
          </w:p>
        </w:tc>
        <w:tc>
          <w:tcPr>
            <w:tcW w:w="960" w:type="dxa"/>
            <w:noWrap/>
            <w:hideMark/>
          </w:tcPr>
          <w:p w:rsidR="00AE199D" w:rsidRPr="00AE199D" w:rsidDel="001255CF" w:rsidRDefault="00AE199D">
            <w:pPr>
              <w:ind w:firstLine="0"/>
              <w:rPr>
                <w:ins w:id="11866" w:author="Nick.Tolimieri" w:date="2022-09-07T13:17:00Z"/>
                <w:del w:id="11867" w:author="Nick.Tolimieri [2]" w:date="2022-09-09T12:38:00Z"/>
                <w:rFonts w:asciiTheme="minorHAnsi" w:eastAsiaTheme="minorHAnsi" w:hAnsiTheme="minorHAnsi" w:cstheme="minorBidi"/>
                <w:sz w:val="22"/>
                <w:szCs w:val="22"/>
                <w:rPrChange w:id="11868" w:author="Nick.Tolimieri" w:date="2022-09-07T13:17:00Z">
                  <w:rPr>
                    <w:ins w:id="11869" w:author="Nick.Tolimieri" w:date="2022-09-07T13:17:00Z"/>
                    <w:del w:id="11870" w:author="Nick.Tolimieri [2]" w:date="2022-09-09T12:38:00Z"/>
                    <w:rFonts w:ascii="Calibri" w:hAnsi="Calibri" w:cs="Calibri"/>
                    <w:color w:val="000000"/>
                    <w:sz w:val="22"/>
                    <w:szCs w:val="22"/>
                  </w:rPr>
                </w:rPrChange>
              </w:rPr>
              <w:pPrChange w:id="11871" w:author="Nick.Tolimieri" w:date="2022-09-07T13:17:00Z">
                <w:pPr>
                  <w:jc w:val="right"/>
                </w:pPr>
              </w:pPrChange>
            </w:pPr>
            <w:ins w:id="11872" w:author="Nick.Tolimieri" w:date="2022-09-07T13:17:00Z">
              <w:del w:id="11873" w:author="Nick.Tolimieri [2]" w:date="2022-09-09T12:38:00Z">
                <w:r w:rsidRPr="00AE199D" w:rsidDel="001255CF">
                  <w:rPr>
                    <w:rFonts w:asciiTheme="minorHAnsi" w:eastAsiaTheme="minorHAnsi" w:hAnsiTheme="minorHAnsi" w:cstheme="minorBidi"/>
                    <w:sz w:val="22"/>
                    <w:szCs w:val="22"/>
                    <w:rPrChange w:id="11874" w:author="Nick.Tolimieri" w:date="2022-09-07T13:17:00Z">
                      <w:rPr>
                        <w:rFonts w:ascii="Calibri" w:hAnsi="Calibri" w:cs="Calibri"/>
                        <w:color w:val="000000"/>
                        <w:sz w:val="22"/>
                        <w:szCs w:val="22"/>
                      </w:rPr>
                    </w:rPrChange>
                  </w:rPr>
                  <w:delText>37</w:delText>
                </w:r>
              </w:del>
            </w:ins>
          </w:p>
        </w:tc>
        <w:tc>
          <w:tcPr>
            <w:tcW w:w="960" w:type="dxa"/>
            <w:noWrap/>
            <w:hideMark/>
          </w:tcPr>
          <w:p w:rsidR="00AE199D" w:rsidRPr="00AE199D" w:rsidDel="001255CF" w:rsidRDefault="00AE199D">
            <w:pPr>
              <w:ind w:firstLine="0"/>
              <w:rPr>
                <w:ins w:id="11875" w:author="Nick.Tolimieri" w:date="2022-09-07T13:17:00Z"/>
                <w:del w:id="11876" w:author="Nick.Tolimieri [2]" w:date="2022-09-09T12:38:00Z"/>
                <w:rFonts w:asciiTheme="minorHAnsi" w:eastAsiaTheme="minorHAnsi" w:hAnsiTheme="minorHAnsi" w:cstheme="minorBidi"/>
                <w:sz w:val="22"/>
                <w:szCs w:val="22"/>
                <w:rPrChange w:id="11877" w:author="Nick.Tolimieri" w:date="2022-09-07T13:17:00Z">
                  <w:rPr>
                    <w:ins w:id="11878" w:author="Nick.Tolimieri" w:date="2022-09-07T13:17:00Z"/>
                    <w:del w:id="11879" w:author="Nick.Tolimieri [2]" w:date="2022-09-09T12:38:00Z"/>
                    <w:rFonts w:ascii="Calibri" w:hAnsi="Calibri" w:cs="Calibri"/>
                    <w:color w:val="000000"/>
                    <w:sz w:val="22"/>
                    <w:szCs w:val="22"/>
                  </w:rPr>
                </w:rPrChange>
              </w:rPr>
              <w:pPrChange w:id="11880" w:author="Nick.Tolimieri" w:date="2022-09-07T13:17:00Z">
                <w:pPr>
                  <w:jc w:val="right"/>
                </w:pPr>
              </w:pPrChange>
            </w:pPr>
            <w:ins w:id="11881" w:author="Nick.Tolimieri" w:date="2022-09-07T13:17:00Z">
              <w:del w:id="11882" w:author="Nick.Tolimieri [2]" w:date="2022-09-09T12:38:00Z">
                <w:r w:rsidRPr="00AE199D" w:rsidDel="001255CF">
                  <w:rPr>
                    <w:rFonts w:asciiTheme="minorHAnsi" w:eastAsiaTheme="minorHAnsi" w:hAnsiTheme="minorHAnsi" w:cstheme="minorBidi"/>
                    <w:sz w:val="22"/>
                    <w:szCs w:val="22"/>
                    <w:rPrChange w:id="11883" w:author="Nick.Tolimieri" w:date="2022-09-07T13:17:00Z">
                      <w:rPr>
                        <w:rFonts w:ascii="Calibri" w:hAnsi="Calibri" w:cs="Calibri"/>
                        <w:color w:val="000000"/>
                        <w:sz w:val="22"/>
                        <w:szCs w:val="22"/>
                      </w:rPr>
                    </w:rPrChange>
                  </w:rPr>
                  <w:delText>128</w:delText>
                </w:r>
              </w:del>
            </w:ins>
          </w:p>
        </w:tc>
        <w:tc>
          <w:tcPr>
            <w:tcW w:w="960" w:type="dxa"/>
            <w:noWrap/>
            <w:hideMark/>
          </w:tcPr>
          <w:p w:rsidR="00AE199D" w:rsidRPr="00AE199D" w:rsidDel="001255CF" w:rsidRDefault="00AE199D">
            <w:pPr>
              <w:ind w:firstLine="0"/>
              <w:rPr>
                <w:ins w:id="11884" w:author="Nick.Tolimieri" w:date="2022-09-07T13:17:00Z"/>
                <w:del w:id="11885" w:author="Nick.Tolimieri [2]" w:date="2022-09-09T12:38:00Z"/>
                <w:rFonts w:asciiTheme="minorHAnsi" w:eastAsiaTheme="minorHAnsi" w:hAnsiTheme="minorHAnsi" w:cstheme="minorBidi"/>
                <w:sz w:val="22"/>
                <w:szCs w:val="22"/>
                <w:rPrChange w:id="11886" w:author="Nick.Tolimieri" w:date="2022-09-07T13:17:00Z">
                  <w:rPr>
                    <w:ins w:id="11887" w:author="Nick.Tolimieri" w:date="2022-09-07T13:17:00Z"/>
                    <w:del w:id="11888" w:author="Nick.Tolimieri [2]" w:date="2022-09-09T12:38:00Z"/>
                    <w:rFonts w:ascii="Calibri" w:hAnsi="Calibri" w:cs="Calibri"/>
                    <w:color w:val="000000"/>
                    <w:sz w:val="22"/>
                    <w:szCs w:val="22"/>
                  </w:rPr>
                </w:rPrChange>
              </w:rPr>
              <w:pPrChange w:id="11889" w:author="Nick.Tolimieri" w:date="2022-09-07T13:17:00Z">
                <w:pPr>
                  <w:jc w:val="right"/>
                </w:pPr>
              </w:pPrChange>
            </w:pPr>
            <w:ins w:id="11890" w:author="Nick.Tolimieri" w:date="2022-09-07T13:17:00Z">
              <w:del w:id="11891" w:author="Nick.Tolimieri [2]" w:date="2022-09-09T12:38:00Z">
                <w:r w:rsidRPr="00AE199D" w:rsidDel="001255CF">
                  <w:rPr>
                    <w:rFonts w:asciiTheme="minorHAnsi" w:eastAsiaTheme="minorHAnsi" w:hAnsiTheme="minorHAnsi" w:cstheme="minorBidi"/>
                    <w:sz w:val="22"/>
                    <w:szCs w:val="22"/>
                    <w:rPrChange w:id="11892"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11893" w:author="Nick.Tolimieri" w:date="2022-09-07T13:17:00Z"/>
                <w:del w:id="11894" w:author="Nick.Tolimieri [2]" w:date="2022-09-09T12:38:00Z"/>
                <w:rFonts w:asciiTheme="minorHAnsi" w:eastAsiaTheme="minorHAnsi" w:hAnsiTheme="minorHAnsi" w:cstheme="minorBidi"/>
                <w:sz w:val="22"/>
                <w:szCs w:val="22"/>
                <w:rPrChange w:id="11895" w:author="Nick.Tolimieri" w:date="2022-09-07T13:17:00Z">
                  <w:rPr>
                    <w:ins w:id="11896" w:author="Nick.Tolimieri" w:date="2022-09-07T13:17:00Z"/>
                    <w:del w:id="11897" w:author="Nick.Tolimieri [2]" w:date="2022-09-09T12:38:00Z"/>
                    <w:rFonts w:ascii="Calibri" w:hAnsi="Calibri" w:cs="Calibri"/>
                    <w:color w:val="000000"/>
                    <w:sz w:val="22"/>
                    <w:szCs w:val="22"/>
                  </w:rPr>
                </w:rPrChange>
              </w:rPr>
              <w:pPrChange w:id="11898" w:author="Nick.Tolimieri" w:date="2022-09-07T13:17:00Z">
                <w:pPr>
                  <w:jc w:val="right"/>
                </w:pPr>
              </w:pPrChange>
            </w:pPr>
            <w:ins w:id="11899" w:author="Nick.Tolimieri" w:date="2022-09-07T13:17:00Z">
              <w:del w:id="11900" w:author="Nick.Tolimieri [2]" w:date="2022-09-09T12:38:00Z">
                <w:r w:rsidRPr="00AE199D" w:rsidDel="001255CF">
                  <w:rPr>
                    <w:rFonts w:asciiTheme="minorHAnsi" w:eastAsiaTheme="minorHAnsi" w:hAnsiTheme="minorHAnsi" w:cstheme="minorBidi"/>
                    <w:sz w:val="22"/>
                    <w:szCs w:val="22"/>
                    <w:rPrChange w:id="11901" w:author="Nick.Tolimieri" w:date="2022-09-07T13:17:00Z">
                      <w:rPr>
                        <w:rFonts w:ascii="Calibri" w:hAnsi="Calibri" w:cs="Calibri"/>
                        <w:color w:val="000000"/>
                        <w:sz w:val="22"/>
                        <w:szCs w:val="22"/>
                      </w:rPr>
                    </w:rPrChange>
                  </w:rPr>
                  <w:delText>110</w:delText>
                </w:r>
              </w:del>
            </w:ins>
          </w:p>
        </w:tc>
        <w:tc>
          <w:tcPr>
            <w:tcW w:w="960" w:type="dxa"/>
            <w:noWrap/>
            <w:hideMark/>
          </w:tcPr>
          <w:p w:rsidR="00AE199D" w:rsidRPr="00AE199D" w:rsidDel="001255CF" w:rsidRDefault="00AE199D">
            <w:pPr>
              <w:ind w:firstLine="0"/>
              <w:rPr>
                <w:ins w:id="11902" w:author="Nick.Tolimieri" w:date="2022-09-07T13:17:00Z"/>
                <w:del w:id="11903" w:author="Nick.Tolimieri [2]" w:date="2022-09-09T12:38:00Z"/>
                <w:rFonts w:asciiTheme="minorHAnsi" w:eastAsiaTheme="minorHAnsi" w:hAnsiTheme="minorHAnsi" w:cstheme="minorBidi"/>
                <w:sz w:val="22"/>
                <w:szCs w:val="22"/>
                <w:rPrChange w:id="11904" w:author="Nick.Tolimieri" w:date="2022-09-07T13:17:00Z">
                  <w:rPr>
                    <w:ins w:id="11905" w:author="Nick.Tolimieri" w:date="2022-09-07T13:17:00Z"/>
                    <w:del w:id="11906" w:author="Nick.Tolimieri [2]" w:date="2022-09-09T12:38:00Z"/>
                    <w:rFonts w:ascii="Calibri" w:hAnsi="Calibri" w:cs="Calibri"/>
                    <w:color w:val="000000"/>
                    <w:sz w:val="22"/>
                    <w:szCs w:val="22"/>
                  </w:rPr>
                </w:rPrChange>
              </w:rPr>
              <w:pPrChange w:id="11907" w:author="Nick.Tolimieri" w:date="2022-09-07T13:17:00Z">
                <w:pPr>
                  <w:jc w:val="right"/>
                </w:pPr>
              </w:pPrChange>
            </w:pPr>
            <w:ins w:id="11908" w:author="Nick.Tolimieri" w:date="2022-09-07T13:17:00Z">
              <w:del w:id="11909" w:author="Nick.Tolimieri [2]" w:date="2022-09-09T12:38:00Z">
                <w:r w:rsidRPr="00AE199D" w:rsidDel="001255CF">
                  <w:rPr>
                    <w:rFonts w:asciiTheme="minorHAnsi" w:eastAsiaTheme="minorHAnsi" w:hAnsiTheme="minorHAnsi" w:cstheme="minorBidi"/>
                    <w:sz w:val="22"/>
                    <w:szCs w:val="22"/>
                    <w:rPrChange w:id="11910"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1911" w:author="Nick.Tolimieri" w:date="2022-09-07T13:17:00Z"/>
                <w:del w:id="11912" w:author="Nick.Tolimieri [2]" w:date="2022-09-09T12:38:00Z"/>
                <w:rFonts w:asciiTheme="minorHAnsi" w:eastAsiaTheme="minorHAnsi" w:hAnsiTheme="minorHAnsi" w:cstheme="minorBidi"/>
                <w:sz w:val="22"/>
                <w:szCs w:val="22"/>
                <w:rPrChange w:id="11913" w:author="Nick.Tolimieri" w:date="2022-09-07T13:17:00Z">
                  <w:rPr>
                    <w:ins w:id="11914" w:author="Nick.Tolimieri" w:date="2022-09-07T13:17:00Z"/>
                    <w:del w:id="11915" w:author="Nick.Tolimieri [2]" w:date="2022-09-09T12:38:00Z"/>
                    <w:rFonts w:ascii="Calibri" w:hAnsi="Calibri" w:cs="Calibri"/>
                    <w:color w:val="000000"/>
                    <w:sz w:val="22"/>
                    <w:szCs w:val="22"/>
                  </w:rPr>
                </w:rPrChange>
              </w:rPr>
              <w:pPrChange w:id="11916" w:author="Nick.Tolimieri" w:date="2022-09-07T13:17:00Z">
                <w:pPr>
                  <w:jc w:val="right"/>
                </w:pPr>
              </w:pPrChange>
            </w:pPr>
            <w:ins w:id="11917" w:author="Nick.Tolimieri" w:date="2022-09-07T13:17:00Z">
              <w:del w:id="11918" w:author="Nick.Tolimieri [2]" w:date="2022-09-09T12:38:00Z">
                <w:r w:rsidRPr="00AE199D" w:rsidDel="001255CF">
                  <w:rPr>
                    <w:rFonts w:asciiTheme="minorHAnsi" w:eastAsiaTheme="minorHAnsi" w:hAnsiTheme="minorHAnsi" w:cstheme="minorBidi"/>
                    <w:sz w:val="22"/>
                    <w:szCs w:val="22"/>
                    <w:rPrChange w:id="11919" w:author="Nick.Tolimieri" w:date="2022-09-07T13:17:00Z">
                      <w:rPr>
                        <w:rFonts w:ascii="Calibri" w:hAnsi="Calibri" w:cs="Calibri"/>
                        <w:color w:val="000000"/>
                        <w:sz w:val="22"/>
                        <w:szCs w:val="22"/>
                      </w:rPr>
                    </w:rPrChange>
                  </w:rPr>
                  <w:delText>50</w:delText>
                </w:r>
              </w:del>
            </w:ins>
          </w:p>
        </w:tc>
        <w:tc>
          <w:tcPr>
            <w:tcW w:w="960" w:type="dxa"/>
            <w:noWrap/>
            <w:hideMark/>
          </w:tcPr>
          <w:p w:rsidR="00AE199D" w:rsidRPr="00AE199D" w:rsidDel="001255CF" w:rsidRDefault="00AE199D">
            <w:pPr>
              <w:ind w:firstLine="0"/>
              <w:rPr>
                <w:ins w:id="11920" w:author="Nick.Tolimieri" w:date="2022-09-07T13:17:00Z"/>
                <w:del w:id="11921" w:author="Nick.Tolimieri [2]" w:date="2022-09-09T12:38:00Z"/>
                <w:rFonts w:asciiTheme="minorHAnsi" w:eastAsiaTheme="minorHAnsi" w:hAnsiTheme="minorHAnsi" w:cstheme="minorBidi"/>
                <w:sz w:val="22"/>
                <w:szCs w:val="22"/>
                <w:rPrChange w:id="11922" w:author="Nick.Tolimieri" w:date="2022-09-07T13:17:00Z">
                  <w:rPr>
                    <w:ins w:id="11923" w:author="Nick.Tolimieri" w:date="2022-09-07T13:17:00Z"/>
                    <w:del w:id="11924" w:author="Nick.Tolimieri [2]" w:date="2022-09-09T12:38:00Z"/>
                    <w:rFonts w:ascii="Calibri" w:hAnsi="Calibri" w:cs="Calibri"/>
                    <w:color w:val="000000"/>
                    <w:sz w:val="22"/>
                    <w:szCs w:val="22"/>
                  </w:rPr>
                </w:rPrChange>
              </w:rPr>
              <w:pPrChange w:id="11925" w:author="Nick.Tolimieri" w:date="2022-09-07T13:17:00Z">
                <w:pPr>
                  <w:jc w:val="right"/>
                </w:pPr>
              </w:pPrChange>
            </w:pPr>
            <w:ins w:id="11926" w:author="Nick.Tolimieri" w:date="2022-09-07T13:17:00Z">
              <w:del w:id="11927" w:author="Nick.Tolimieri [2]" w:date="2022-09-09T12:38:00Z">
                <w:r w:rsidRPr="00AE199D" w:rsidDel="001255CF">
                  <w:rPr>
                    <w:rFonts w:asciiTheme="minorHAnsi" w:eastAsiaTheme="minorHAnsi" w:hAnsiTheme="minorHAnsi" w:cstheme="minorBidi"/>
                    <w:sz w:val="22"/>
                    <w:szCs w:val="22"/>
                    <w:rPrChange w:id="11928" w:author="Nick.Tolimieri" w:date="2022-09-07T13:17:00Z">
                      <w:rPr>
                        <w:rFonts w:ascii="Calibri" w:hAnsi="Calibri" w:cs="Calibri"/>
                        <w:color w:val="000000"/>
                        <w:sz w:val="22"/>
                        <w:szCs w:val="22"/>
                      </w:rPr>
                    </w:rPrChange>
                  </w:rPr>
                  <w:delText>1.97</w:delText>
                </w:r>
              </w:del>
            </w:ins>
          </w:p>
        </w:tc>
        <w:tc>
          <w:tcPr>
            <w:tcW w:w="960" w:type="dxa"/>
            <w:noWrap/>
            <w:hideMark/>
          </w:tcPr>
          <w:p w:rsidR="00AE199D" w:rsidRPr="00AE199D" w:rsidDel="001255CF" w:rsidRDefault="00AE199D">
            <w:pPr>
              <w:ind w:firstLine="0"/>
              <w:rPr>
                <w:ins w:id="11929" w:author="Nick.Tolimieri" w:date="2022-09-07T13:17:00Z"/>
                <w:del w:id="11930" w:author="Nick.Tolimieri [2]" w:date="2022-09-09T12:38:00Z"/>
                <w:rFonts w:asciiTheme="minorHAnsi" w:eastAsiaTheme="minorHAnsi" w:hAnsiTheme="minorHAnsi" w:cstheme="minorBidi"/>
                <w:sz w:val="22"/>
                <w:szCs w:val="22"/>
                <w:rPrChange w:id="11931" w:author="Nick.Tolimieri" w:date="2022-09-07T13:17:00Z">
                  <w:rPr>
                    <w:ins w:id="11932" w:author="Nick.Tolimieri" w:date="2022-09-07T13:17:00Z"/>
                    <w:del w:id="11933" w:author="Nick.Tolimieri [2]" w:date="2022-09-09T12:38:00Z"/>
                    <w:rFonts w:ascii="Calibri" w:hAnsi="Calibri" w:cs="Calibri"/>
                    <w:color w:val="000000"/>
                    <w:sz w:val="22"/>
                    <w:szCs w:val="22"/>
                  </w:rPr>
                </w:rPrChange>
              </w:rPr>
              <w:pPrChange w:id="11934" w:author="Nick.Tolimieri" w:date="2022-09-07T13:17:00Z">
                <w:pPr>
                  <w:jc w:val="right"/>
                </w:pPr>
              </w:pPrChange>
            </w:pPr>
            <w:ins w:id="11935" w:author="Nick.Tolimieri" w:date="2022-09-07T13:17:00Z">
              <w:del w:id="11936" w:author="Nick.Tolimieri [2]" w:date="2022-09-09T12:38:00Z">
                <w:r w:rsidRPr="00AE199D" w:rsidDel="001255CF">
                  <w:rPr>
                    <w:rFonts w:asciiTheme="minorHAnsi" w:eastAsiaTheme="minorHAnsi" w:hAnsiTheme="minorHAnsi" w:cstheme="minorBidi"/>
                    <w:sz w:val="22"/>
                    <w:szCs w:val="22"/>
                    <w:rPrChange w:id="11937" w:author="Nick.Tolimieri" w:date="2022-09-07T13:17:00Z">
                      <w:rPr>
                        <w:rFonts w:ascii="Calibri" w:hAnsi="Calibri" w:cs="Calibri"/>
                        <w:color w:val="000000"/>
                        <w:sz w:val="22"/>
                        <w:szCs w:val="22"/>
                      </w:rPr>
                    </w:rPrChange>
                  </w:rPr>
                  <w:delText>0.34</w:delText>
                </w:r>
              </w:del>
            </w:ins>
          </w:p>
        </w:tc>
      </w:tr>
      <w:tr w:rsidR="00AE199D" w:rsidRPr="00AE199D" w:rsidDel="001255CF" w:rsidTr="00AE199D">
        <w:trPr>
          <w:trHeight w:val="300"/>
          <w:ins w:id="11938" w:author="Nick.Tolimieri" w:date="2022-09-07T13:17:00Z"/>
          <w:del w:id="11939" w:author="Nick.Tolimieri [2]" w:date="2022-09-09T12:38:00Z"/>
        </w:trPr>
        <w:tc>
          <w:tcPr>
            <w:tcW w:w="960" w:type="dxa"/>
            <w:noWrap/>
            <w:hideMark/>
          </w:tcPr>
          <w:p w:rsidR="00AE199D" w:rsidRPr="00AE199D" w:rsidDel="001255CF" w:rsidRDefault="00AE199D">
            <w:pPr>
              <w:ind w:firstLine="0"/>
              <w:rPr>
                <w:ins w:id="11940" w:author="Nick.Tolimieri" w:date="2022-09-07T13:17:00Z"/>
                <w:del w:id="11941" w:author="Nick.Tolimieri [2]" w:date="2022-09-09T12:38:00Z"/>
                <w:rFonts w:asciiTheme="minorHAnsi" w:eastAsiaTheme="minorHAnsi" w:hAnsiTheme="minorHAnsi" w:cstheme="minorBidi"/>
                <w:sz w:val="22"/>
                <w:szCs w:val="22"/>
                <w:rPrChange w:id="11942" w:author="Nick.Tolimieri" w:date="2022-09-07T13:17:00Z">
                  <w:rPr>
                    <w:ins w:id="11943" w:author="Nick.Tolimieri" w:date="2022-09-07T13:17:00Z"/>
                    <w:del w:id="11944" w:author="Nick.Tolimieri [2]" w:date="2022-09-09T12:38:00Z"/>
                    <w:rFonts w:ascii="Calibri" w:hAnsi="Calibri" w:cs="Calibri"/>
                    <w:color w:val="000000"/>
                    <w:sz w:val="22"/>
                    <w:szCs w:val="22"/>
                  </w:rPr>
                </w:rPrChange>
              </w:rPr>
              <w:pPrChange w:id="11945" w:author="Nick.Tolimieri" w:date="2022-09-07T13:17:00Z">
                <w:pPr/>
              </w:pPrChange>
            </w:pPr>
            <w:ins w:id="11946" w:author="Nick.Tolimieri" w:date="2022-09-07T13:17:00Z">
              <w:del w:id="11947" w:author="Nick.Tolimieri [2]" w:date="2022-09-09T12:38:00Z">
                <w:r w:rsidRPr="00AE199D" w:rsidDel="001255CF">
                  <w:rPr>
                    <w:rFonts w:asciiTheme="minorHAnsi" w:eastAsiaTheme="minorHAnsi" w:hAnsiTheme="minorHAnsi" w:cstheme="minorBidi"/>
                    <w:sz w:val="22"/>
                    <w:szCs w:val="22"/>
                    <w:rPrChange w:id="11948"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1949" w:author="Nick.Tolimieri" w:date="2022-09-07T13:17:00Z"/>
                <w:del w:id="11950" w:author="Nick.Tolimieri [2]" w:date="2022-09-09T12:38:00Z"/>
                <w:rFonts w:asciiTheme="minorHAnsi" w:eastAsiaTheme="minorHAnsi" w:hAnsiTheme="minorHAnsi" w:cstheme="minorBidi"/>
                <w:sz w:val="22"/>
                <w:szCs w:val="22"/>
                <w:rPrChange w:id="11951" w:author="Nick.Tolimieri" w:date="2022-09-07T13:17:00Z">
                  <w:rPr>
                    <w:ins w:id="11952" w:author="Nick.Tolimieri" w:date="2022-09-07T13:17:00Z"/>
                    <w:del w:id="11953" w:author="Nick.Tolimieri [2]" w:date="2022-09-09T12:38:00Z"/>
                    <w:rFonts w:ascii="Calibri" w:hAnsi="Calibri" w:cs="Calibri"/>
                    <w:color w:val="000000"/>
                    <w:sz w:val="22"/>
                    <w:szCs w:val="22"/>
                  </w:rPr>
                </w:rPrChange>
              </w:rPr>
              <w:pPrChange w:id="11954" w:author="Nick.Tolimieri" w:date="2022-09-07T13:17:00Z">
                <w:pPr>
                  <w:jc w:val="right"/>
                </w:pPr>
              </w:pPrChange>
            </w:pPr>
            <w:ins w:id="11955" w:author="Nick.Tolimieri" w:date="2022-09-07T13:17:00Z">
              <w:del w:id="11956" w:author="Nick.Tolimieri [2]" w:date="2022-09-09T12:38:00Z">
                <w:r w:rsidRPr="00AE199D" w:rsidDel="001255CF">
                  <w:rPr>
                    <w:rFonts w:asciiTheme="minorHAnsi" w:eastAsiaTheme="minorHAnsi" w:hAnsiTheme="minorHAnsi" w:cstheme="minorBidi"/>
                    <w:sz w:val="22"/>
                    <w:szCs w:val="22"/>
                    <w:rPrChange w:id="11957" w:author="Nick.Tolimieri" w:date="2022-09-07T13:17:00Z">
                      <w:rPr>
                        <w:rFonts w:ascii="Calibri" w:hAnsi="Calibri" w:cs="Calibri"/>
                        <w:color w:val="000000"/>
                        <w:sz w:val="22"/>
                        <w:szCs w:val="22"/>
                      </w:rPr>
                    </w:rPrChange>
                  </w:rPr>
                  <w:delText>1998</w:delText>
                </w:r>
              </w:del>
            </w:ins>
          </w:p>
        </w:tc>
        <w:tc>
          <w:tcPr>
            <w:tcW w:w="960" w:type="dxa"/>
            <w:noWrap/>
            <w:hideMark/>
          </w:tcPr>
          <w:p w:rsidR="00AE199D" w:rsidRPr="00AE199D" w:rsidDel="001255CF" w:rsidRDefault="00AE199D">
            <w:pPr>
              <w:ind w:firstLine="0"/>
              <w:rPr>
                <w:ins w:id="11958" w:author="Nick.Tolimieri" w:date="2022-09-07T13:17:00Z"/>
                <w:del w:id="11959" w:author="Nick.Tolimieri [2]" w:date="2022-09-09T12:38:00Z"/>
                <w:rFonts w:asciiTheme="minorHAnsi" w:eastAsiaTheme="minorHAnsi" w:hAnsiTheme="minorHAnsi" w:cstheme="minorBidi"/>
                <w:sz w:val="22"/>
                <w:szCs w:val="22"/>
                <w:rPrChange w:id="11960" w:author="Nick.Tolimieri" w:date="2022-09-07T13:17:00Z">
                  <w:rPr>
                    <w:ins w:id="11961" w:author="Nick.Tolimieri" w:date="2022-09-07T13:17:00Z"/>
                    <w:del w:id="11962" w:author="Nick.Tolimieri [2]" w:date="2022-09-09T12:38:00Z"/>
                    <w:rFonts w:ascii="Calibri" w:hAnsi="Calibri" w:cs="Calibri"/>
                    <w:color w:val="000000"/>
                    <w:sz w:val="22"/>
                    <w:szCs w:val="22"/>
                  </w:rPr>
                </w:rPrChange>
              </w:rPr>
              <w:pPrChange w:id="11963" w:author="Nick.Tolimieri" w:date="2022-09-07T13:17:00Z">
                <w:pPr>
                  <w:jc w:val="right"/>
                </w:pPr>
              </w:pPrChange>
            </w:pPr>
            <w:ins w:id="11964" w:author="Nick.Tolimieri" w:date="2022-09-07T13:17:00Z">
              <w:del w:id="11965" w:author="Nick.Tolimieri [2]" w:date="2022-09-09T12:38:00Z">
                <w:r w:rsidRPr="00AE199D" w:rsidDel="001255CF">
                  <w:rPr>
                    <w:rFonts w:asciiTheme="minorHAnsi" w:eastAsiaTheme="minorHAnsi" w:hAnsiTheme="minorHAnsi" w:cstheme="minorBidi"/>
                    <w:sz w:val="22"/>
                    <w:szCs w:val="22"/>
                    <w:rPrChange w:id="11966" w:author="Nick.Tolimieri" w:date="2022-09-07T13:17:00Z">
                      <w:rPr>
                        <w:rFonts w:ascii="Calibri" w:hAnsi="Calibri" w:cs="Calibri"/>
                        <w:color w:val="000000"/>
                        <w:sz w:val="22"/>
                        <w:szCs w:val="22"/>
                      </w:rPr>
                    </w:rPrChange>
                  </w:rPr>
                  <w:delText>29</w:delText>
                </w:r>
              </w:del>
            </w:ins>
          </w:p>
        </w:tc>
        <w:tc>
          <w:tcPr>
            <w:tcW w:w="960" w:type="dxa"/>
            <w:noWrap/>
            <w:hideMark/>
          </w:tcPr>
          <w:p w:rsidR="00AE199D" w:rsidRPr="00AE199D" w:rsidDel="001255CF" w:rsidRDefault="00AE199D">
            <w:pPr>
              <w:ind w:firstLine="0"/>
              <w:rPr>
                <w:ins w:id="11967" w:author="Nick.Tolimieri" w:date="2022-09-07T13:17:00Z"/>
                <w:del w:id="11968" w:author="Nick.Tolimieri [2]" w:date="2022-09-09T12:38:00Z"/>
                <w:rFonts w:asciiTheme="minorHAnsi" w:eastAsiaTheme="minorHAnsi" w:hAnsiTheme="minorHAnsi" w:cstheme="minorBidi"/>
                <w:sz w:val="22"/>
                <w:szCs w:val="22"/>
                <w:rPrChange w:id="11969" w:author="Nick.Tolimieri" w:date="2022-09-07T13:17:00Z">
                  <w:rPr>
                    <w:ins w:id="11970" w:author="Nick.Tolimieri" w:date="2022-09-07T13:17:00Z"/>
                    <w:del w:id="11971" w:author="Nick.Tolimieri [2]" w:date="2022-09-09T12:38:00Z"/>
                    <w:rFonts w:ascii="Calibri" w:hAnsi="Calibri" w:cs="Calibri"/>
                    <w:color w:val="000000"/>
                    <w:sz w:val="22"/>
                    <w:szCs w:val="22"/>
                  </w:rPr>
                </w:rPrChange>
              </w:rPr>
              <w:pPrChange w:id="11972" w:author="Nick.Tolimieri" w:date="2022-09-07T13:17:00Z">
                <w:pPr>
                  <w:jc w:val="right"/>
                </w:pPr>
              </w:pPrChange>
            </w:pPr>
            <w:ins w:id="11973" w:author="Nick.Tolimieri" w:date="2022-09-07T13:17:00Z">
              <w:del w:id="11974" w:author="Nick.Tolimieri [2]" w:date="2022-09-09T12:38:00Z">
                <w:r w:rsidRPr="00AE199D" w:rsidDel="001255CF">
                  <w:rPr>
                    <w:rFonts w:asciiTheme="minorHAnsi" w:eastAsiaTheme="minorHAnsi" w:hAnsiTheme="minorHAnsi" w:cstheme="minorBidi"/>
                    <w:sz w:val="22"/>
                    <w:szCs w:val="22"/>
                    <w:rPrChange w:id="11975" w:author="Nick.Tolimieri" w:date="2022-09-07T13:17:00Z">
                      <w:rPr>
                        <w:rFonts w:ascii="Calibri" w:hAnsi="Calibri" w:cs="Calibri"/>
                        <w:color w:val="000000"/>
                        <w:sz w:val="22"/>
                        <w:szCs w:val="22"/>
                      </w:rPr>
                    </w:rPrChange>
                  </w:rPr>
                  <w:delText>123</w:delText>
                </w:r>
              </w:del>
            </w:ins>
          </w:p>
        </w:tc>
        <w:tc>
          <w:tcPr>
            <w:tcW w:w="960" w:type="dxa"/>
            <w:noWrap/>
            <w:hideMark/>
          </w:tcPr>
          <w:p w:rsidR="00AE199D" w:rsidRPr="00AE199D" w:rsidDel="001255CF" w:rsidRDefault="00AE199D">
            <w:pPr>
              <w:ind w:firstLine="0"/>
              <w:rPr>
                <w:ins w:id="11976" w:author="Nick.Tolimieri" w:date="2022-09-07T13:17:00Z"/>
                <w:del w:id="11977" w:author="Nick.Tolimieri [2]" w:date="2022-09-09T12:38:00Z"/>
                <w:rFonts w:asciiTheme="minorHAnsi" w:eastAsiaTheme="minorHAnsi" w:hAnsiTheme="minorHAnsi" w:cstheme="minorBidi"/>
                <w:sz w:val="22"/>
                <w:szCs w:val="22"/>
                <w:rPrChange w:id="11978" w:author="Nick.Tolimieri" w:date="2022-09-07T13:17:00Z">
                  <w:rPr>
                    <w:ins w:id="11979" w:author="Nick.Tolimieri" w:date="2022-09-07T13:17:00Z"/>
                    <w:del w:id="11980" w:author="Nick.Tolimieri [2]" w:date="2022-09-09T12:38:00Z"/>
                    <w:rFonts w:ascii="Calibri" w:hAnsi="Calibri" w:cs="Calibri"/>
                    <w:color w:val="000000"/>
                    <w:sz w:val="22"/>
                    <w:szCs w:val="22"/>
                  </w:rPr>
                </w:rPrChange>
              </w:rPr>
              <w:pPrChange w:id="11981" w:author="Nick.Tolimieri" w:date="2022-09-07T13:17:00Z">
                <w:pPr>
                  <w:jc w:val="right"/>
                </w:pPr>
              </w:pPrChange>
            </w:pPr>
            <w:ins w:id="11982" w:author="Nick.Tolimieri" w:date="2022-09-07T13:17:00Z">
              <w:del w:id="11983" w:author="Nick.Tolimieri [2]" w:date="2022-09-09T12:38:00Z">
                <w:r w:rsidRPr="00AE199D" w:rsidDel="001255CF">
                  <w:rPr>
                    <w:rFonts w:asciiTheme="minorHAnsi" w:eastAsiaTheme="minorHAnsi" w:hAnsiTheme="minorHAnsi" w:cstheme="minorBidi"/>
                    <w:sz w:val="22"/>
                    <w:szCs w:val="22"/>
                    <w:rPrChange w:id="11984"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11985" w:author="Nick.Tolimieri" w:date="2022-09-07T13:17:00Z"/>
                <w:del w:id="11986" w:author="Nick.Tolimieri [2]" w:date="2022-09-09T12:38:00Z"/>
                <w:rFonts w:asciiTheme="minorHAnsi" w:eastAsiaTheme="minorHAnsi" w:hAnsiTheme="minorHAnsi" w:cstheme="minorBidi"/>
                <w:sz w:val="22"/>
                <w:szCs w:val="22"/>
                <w:rPrChange w:id="11987" w:author="Nick.Tolimieri" w:date="2022-09-07T13:17:00Z">
                  <w:rPr>
                    <w:ins w:id="11988" w:author="Nick.Tolimieri" w:date="2022-09-07T13:17:00Z"/>
                    <w:del w:id="11989" w:author="Nick.Tolimieri [2]" w:date="2022-09-09T12:38:00Z"/>
                    <w:rFonts w:ascii="Calibri" w:hAnsi="Calibri" w:cs="Calibri"/>
                    <w:color w:val="000000"/>
                    <w:sz w:val="22"/>
                    <w:szCs w:val="22"/>
                  </w:rPr>
                </w:rPrChange>
              </w:rPr>
              <w:pPrChange w:id="11990" w:author="Nick.Tolimieri" w:date="2022-09-07T13:17:00Z">
                <w:pPr>
                  <w:jc w:val="right"/>
                </w:pPr>
              </w:pPrChange>
            </w:pPr>
            <w:ins w:id="11991" w:author="Nick.Tolimieri" w:date="2022-09-07T13:17:00Z">
              <w:del w:id="11992" w:author="Nick.Tolimieri [2]" w:date="2022-09-09T12:38:00Z">
                <w:r w:rsidRPr="00AE199D" w:rsidDel="001255CF">
                  <w:rPr>
                    <w:rFonts w:asciiTheme="minorHAnsi" w:eastAsiaTheme="minorHAnsi" w:hAnsiTheme="minorHAnsi" w:cstheme="minorBidi"/>
                    <w:sz w:val="22"/>
                    <w:szCs w:val="22"/>
                    <w:rPrChange w:id="11993" w:author="Nick.Tolimieri" w:date="2022-09-07T13:17:00Z">
                      <w:rPr>
                        <w:rFonts w:ascii="Calibri" w:hAnsi="Calibri" w:cs="Calibri"/>
                        <w:color w:val="000000"/>
                        <w:sz w:val="22"/>
                        <w:szCs w:val="22"/>
                      </w:rPr>
                    </w:rPrChange>
                  </w:rPr>
                  <w:delText>108</w:delText>
                </w:r>
              </w:del>
            </w:ins>
          </w:p>
        </w:tc>
        <w:tc>
          <w:tcPr>
            <w:tcW w:w="960" w:type="dxa"/>
            <w:noWrap/>
            <w:hideMark/>
          </w:tcPr>
          <w:p w:rsidR="00AE199D" w:rsidRPr="00AE199D" w:rsidDel="001255CF" w:rsidRDefault="00AE199D">
            <w:pPr>
              <w:ind w:firstLine="0"/>
              <w:rPr>
                <w:ins w:id="11994" w:author="Nick.Tolimieri" w:date="2022-09-07T13:17:00Z"/>
                <w:del w:id="11995" w:author="Nick.Tolimieri [2]" w:date="2022-09-09T12:38:00Z"/>
                <w:rFonts w:asciiTheme="minorHAnsi" w:eastAsiaTheme="minorHAnsi" w:hAnsiTheme="minorHAnsi" w:cstheme="minorBidi"/>
                <w:sz w:val="22"/>
                <w:szCs w:val="22"/>
                <w:rPrChange w:id="11996" w:author="Nick.Tolimieri" w:date="2022-09-07T13:17:00Z">
                  <w:rPr>
                    <w:ins w:id="11997" w:author="Nick.Tolimieri" w:date="2022-09-07T13:17:00Z"/>
                    <w:del w:id="11998" w:author="Nick.Tolimieri [2]" w:date="2022-09-09T12:38:00Z"/>
                    <w:rFonts w:ascii="Calibri" w:hAnsi="Calibri" w:cs="Calibri"/>
                    <w:color w:val="000000"/>
                    <w:sz w:val="22"/>
                    <w:szCs w:val="22"/>
                  </w:rPr>
                </w:rPrChange>
              </w:rPr>
              <w:pPrChange w:id="11999" w:author="Nick.Tolimieri" w:date="2022-09-07T13:17:00Z">
                <w:pPr>
                  <w:jc w:val="right"/>
                </w:pPr>
              </w:pPrChange>
            </w:pPr>
            <w:ins w:id="12000" w:author="Nick.Tolimieri" w:date="2022-09-07T13:17:00Z">
              <w:del w:id="12001" w:author="Nick.Tolimieri [2]" w:date="2022-09-09T12:38:00Z">
                <w:r w:rsidRPr="00AE199D" w:rsidDel="001255CF">
                  <w:rPr>
                    <w:rFonts w:asciiTheme="minorHAnsi" w:eastAsiaTheme="minorHAnsi" w:hAnsiTheme="minorHAnsi" w:cstheme="minorBidi"/>
                    <w:sz w:val="22"/>
                    <w:szCs w:val="22"/>
                    <w:rPrChange w:id="12002"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2003" w:author="Nick.Tolimieri" w:date="2022-09-07T13:17:00Z"/>
                <w:del w:id="12004" w:author="Nick.Tolimieri [2]" w:date="2022-09-09T12:38:00Z"/>
                <w:rFonts w:asciiTheme="minorHAnsi" w:eastAsiaTheme="minorHAnsi" w:hAnsiTheme="minorHAnsi" w:cstheme="minorBidi"/>
                <w:sz w:val="22"/>
                <w:szCs w:val="22"/>
                <w:rPrChange w:id="12005" w:author="Nick.Tolimieri" w:date="2022-09-07T13:17:00Z">
                  <w:rPr>
                    <w:ins w:id="12006" w:author="Nick.Tolimieri" w:date="2022-09-07T13:17:00Z"/>
                    <w:del w:id="12007" w:author="Nick.Tolimieri [2]" w:date="2022-09-09T12:38:00Z"/>
                    <w:rFonts w:ascii="Calibri" w:hAnsi="Calibri" w:cs="Calibri"/>
                    <w:color w:val="000000"/>
                    <w:sz w:val="22"/>
                    <w:szCs w:val="22"/>
                  </w:rPr>
                </w:rPrChange>
              </w:rPr>
              <w:pPrChange w:id="12008" w:author="Nick.Tolimieri" w:date="2022-09-07T13:17:00Z">
                <w:pPr>
                  <w:jc w:val="right"/>
                </w:pPr>
              </w:pPrChange>
            </w:pPr>
            <w:ins w:id="12009" w:author="Nick.Tolimieri" w:date="2022-09-07T13:17:00Z">
              <w:del w:id="12010" w:author="Nick.Tolimieri [2]" w:date="2022-09-09T12:38:00Z">
                <w:r w:rsidRPr="00AE199D" w:rsidDel="001255CF">
                  <w:rPr>
                    <w:rFonts w:asciiTheme="minorHAnsi" w:eastAsiaTheme="minorHAnsi" w:hAnsiTheme="minorHAnsi" w:cstheme="minorBidi"/>
                    <w:sz w:val="22"/>
                    <w:szCs w:val="22"/>
                    <w:rPrChange w:id="12011" w:author="Nick.Tolimieri" w:date="2022-09-07T13:17:00Z">
                      <w:rPr>
                        <w:rFonts w:ascii="Calibri" w:hAnsi="Calibri" w:cs="Calibri"/>
                        <w:color w:val="000000"/>
                        <w:sz w:val="22"/>
                        <w:szCs w:val="22"/>
                      </w:rPr>
                    </w:rPrChange>
                  </w:rPr>
                  <w:delText>44</w:delText>
                </w:r>
              </w:del>
            </w:ins>
          </w:p>
        </w:tc>
        <w:tc>
          <w:tcPr>
            <w:tcW w:w="960" w:type="dxa"/>
            <w:noWrap/>
            <w:hideMark/>
          </w:tcPr>
          <w:p w:rsidR="00AE199D" w:rsidRPr="00AE199D" w:rsidDel="001255CF" w:rsidRDefault="00AE199D">
            <w:pPr>
              <w:ind w:firstLine="0"/>
              <w:rPr>
                <w:ins w:id="12012" w:author="Nick.Tolimieri" w:date="2022-09-07T13:17:00Z"/>
                <w:del w:id="12013" w:author="Nick.Tolimieri [2]" w:date="2022-09-09T12:38:00Z"/>
                <w:rFonts w:asciiTheme="minorHAnsi" w:eastAsiaTheme="minorHAnsi" w:hAnsiTheme="minorHAnsi" w:cstheme="minorBidi"/>
                <w:sz w:val="22"/>
                <w:szCs w:val="22"/>
                <w:rPrChange w:id="12014" w:author="Nick.Tolimieri" w:date="2022-09-07T13:17:00Z">
                  <w:rPr>
                    <w:ins w:id="12015" w:author="Nick.Tolimieri" w:date="2022-09-07T13:17:00Z"/>
                    <w:del w:id="12016" w:author="Nick.Tolimieri [2]" w:date="2022-09-09T12:38:00Z"/>
                    <w:rFonts w:ascii="Calibri" w:hAnsi="Calibri" w:cs="Calibri"/>
                    <w:color w:val="000000"/>
                    <w:sz w:val="22"/>
                    <w:szCs w:val="22"/>
                  </w:rPr>
                </w:rPrChange>
              </w:rPr>
              <w:pPrChange w:id="12017" w:author="Nick.Tolimieri" w:date="2022-09-07T13:17:00Z">
                <w:pPr>
                  <w:jc w:val="right"/>
                </w:pPr>
              </w:pPrChange>
            </w:pPr>
            <w:ins w:id="12018" w:author="Nick.Tolimieri" w:date="2022-09-07T13:17:00Z">
              <w:del w:id="12019" w:author="Nick.Tolimieri [2]" w:date="2022-09-09T12:38:00Z">
                <w:r w:rsidRPr="00AE199D" w:rsidDel="001255CF">
                  <w:rPr>
                    <w:rFonts w:asciiTheme="minorHAnsi" w:eastAsiaTheme="minorHAnsi" w:hAnsiTheme="minorHAnsi" w:cstheme="minorBidi"/>
                    <w:sz w:val="22"/>
                    <w:szCs w:val="22"/>
                    <w:rPrChange w:id="12020" w:author="Nick.Tolimieri" w:date="2022-09-07T13:17:00Z">
                      <w:rPr>
                        <w:rFonts w:ascii="Calibri" w:hAnsi="Calibri" w:cs="Calibri"/>
                        <w:color w:val="000000"/>
                        <w:sz w:val="22"/>
                        <w:szCs w:val="22"/>
                      </w:rPr>
                    </w:rPrChange>
                  </w:rPr>
                  <w:delText>1.98</w:delText>
                </w:r>
              </w:del>
            </w:ins>
          </w:p>
        </w:tc>
        <w:tc>
          <w:tcPr>
            <w:tcW w:w="960" w:type="dxa"/>
            <w:noWrap/>
            <w:hideMark/>
          </w:tcPr>
          <w:p w:rsidR="00AE199D" w:rsidRPr="00AE199D" w:rsidDel="001255CF" w:rsidRDefault="00AE199D">
            <w:pPr>
              <w:ind w:firstLine="0"/>
              <w:rPr>
                <w:ins w:id="12021" w:author="Nick.Tolimieri" w:date="2022-09-07T13:17:00Z"/>
                <w:del w:id="12022" w:author="Nick.Tolimieri [2]" w:date="2022-09-09T12:38:00Z"/>
                <w:rFonts w:asciiTheme="minorHAnsi" w:eastAsiaTheme="minorHAnsi" w:hAnsiTheme="minorHAnsi" w:cstheme="minorBidi"/>
                <w:sz w:val="22"/>
                <w:szCs w:val="22"/>
                <w:rPrChange w:id="12023" w:author="Nick.Tolimieri" w:date="2022-09-07T13:17:00Z">
                  <w:rPr>
                    <w:ins w:id="12024" w:author="Nick.Tolimieri" w:date="2022-09-07T13:17:00Z"/>
                    <w:del w:id="12025" w:author="Nick.Tolimieri [2]" w:date="2022-09-09T12:38:00Z"/>
                    <w:rFonts w:ascii="Calibri" w:hAnsi="Calibri" w:cs="Calibri"/>
                    <w:color w:val="000000"/>
                    <w:sz w:val="22"/>
                    <w:szCs w:val="22"/>
                  </w:rPr>
                </w:rPrChange>
              </w:rPr>
              <w:pPrChange w:id="12026" w:author="Nick.Tolimieri" w:date="2022-09-07T13:17:00Z">
                <w:pPr>
                  <w:jc w:val="right"/>
                </w:pPr>
              </w:pPrChange>
            </w:pPr>
            <w:ins w:id="12027" w:author="Nick.Tolimieri" w:date="2022-09-07T13:17:00Z">
              <w:del w:id="12028" w:author="Nick.Tolimieri [2]" w:date="2022-09-09T12:38:00Z">
                <w:r w:rsidRPr="00AE199D" w:rsidDel="001255CF">
                  <w:rPr>
                    <w:rFonts w:asciiTheme="minorHAnsi" w:eastAsiaTheme="minorHAnsi" w:hAnsiTheme="minorHAnsi" w:cstheme="minorBidi"/>
                    <w:sz w:val="22"/>
                    <w:szCs w:val="22"/>
                    <w:rPrChange w:id="12029" w:author="Nick.Tolimieri" w:date="2022-09-07T13:17:00Z">
                      <w:rPr>
                        <w:rFonts w:ascii="Calibri" w:hAnsi="Calibri" w:cs="Calibri"/>
                        <w:color w:val="000000"/>
                        <w:sz w:val="22"/>
                        <w:szCs w:val="22"/>
                      </w:rPr>
                    </w:rPrChange>
                  </w:rPr>
                  <w:delText>0.26</w:delText>
                </w:r>
              </w:del>
            </w:ins>
          </w:p>
        </w:tc>
      </w:tr>
      <w:tr w:rsidR="00AE199D" w:rsidRPr="00AE199D" w:rsidDel="001255CF" w:rsidTr="00AE199D">
        <w:trPr>
          <w:trHeight w:val="300"/>
          <w:ins w:id="12030" w:author="Nick.Tolimieri" w:date="2022-09-07T13:17:00Z"/>
          <w:del w:id="12031" w:author="Nick.Tolimieri [2]" w:date="2022-09-09T12:38:00Z"/>
        </w:trPr>
        <w:tc>
          <w:tcPr>
            <w:tcW w:w="960" w:type="dxa"/>
            <w:noWrap/>
            <w:hideMark/>
          </w:tcPr>
          <w:p w:rsidR="00AE199D" w:rsidRPr="00AE199D" w:rsidDel="001255CF" w:rsidRDefault="00AE199D">
            <w:pPr>
              <w:ind w:firstLine="0"/>
              <w:rPr>
                <w:ins w:id="12032" w:author="Nick.Tolimieri" w:date="2022-09-07T13:17:00Z"/>
                <w:del w:id="12033" w:author="Nick.Tolimieri [2]" w:date="2022-09-09T12:38:00Z"/>
                <w:rFonts w:asciiTheme="minorHAnsi" w:eastAsiaTheme="minorHAnsi" w:hAnsiTheme="minorHAnsi" w:cstheme="minorBidi"/>
                <w:sz w:val="22"/>
                <w:szCs w:val="22"/>
                <w:rPrChange w:id="12034" w:author="Nick.Tolimieri" w:date="2022-09-07T13:17:00Z">
                  <w:rPr>
                    <w:ins w:id="12035" w:author="Nick.Tolimieri" w:date="2022-09-07T13:17:00Z"/>
                    <w:del w:id="12036" w:author="Nick.Tolimieri [2]" w:date="2022-09-09T12:38:00Z"/>
                    <w:rFonts w:ascii="Calibri" w:hAnsi="Calibri" w:cs="Calibri"/>
                    <w:color w:val="000000"/>
                    <w:sz w:val="22"/>
                    <w:szCs w:val="22"/>
                  </w:rPr>
                </w:rPrChange>
              </w:rPr>
              <w:pPrChange w:id="12037" w:author="Nick.Tolimieri" w:date="2022-09-07T13:17:00Z">
                <w:pPr/>
              </w:pPrChange>
            </w:pPr>
            <w:ins w:id="12038" w:author="Nick.Tolimieri" w:date="2022-09-07T13:17:00Z">
              <w:del w:id="12039" w:author="Nick.Tolimieri [2]" w:date="2022-09-09T12:38:00Z">
                <w:r w:rsidRPr="00AE199D" w:rsidDel="001255CF">
                  <w:rPr>
                    <w:rFonts w:asciiTheme="minorHAnsi" w:eastAsiaTheme="minorHAnsi" w:hAnsiTheme="minorHAnsi" w:cstheme="minorBidi"/>
                    <w:sz w:val="22"/>
                    <w:szCs w:val="22"/>
                    <w:rPrChange w:id="12040"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041" w:author="Nick.Tolimieri" w:date="2022-09-07T13:17:00Z"/>
                <w:del w:id="12042" w:author="Nick.Tolimieri [2]" w:date="2022-09-09T12:38:00Z"/>
                <w:rFonts w:asciiTheme="minorHAnsi" w:eastAsiaTheme="minorHAnsi" w:hAnsiTheme="minorHAnsi" w:cstheme="minorBidi"/>
                <w:sz w:val="22"/>
                <w:szCs w:val="22"/>
                <w:rPrChange w:id="12043" w:author="Nick.Tolimieri" w:date="2022-09-07T13:17:00Z">
                  <w:rPr>
                    <w:ins w:id="12044" w:author="Nick.Tolimieri" w:date="2022-09-07T13:17:00Z"/>
                    <w:del w:id="12045" w:author="Nick.Tolimieri [2]" w:date="2022-09-09T12:38:00Z"/>
                    <w:rFonts w:ascii="Calibri" w:hAnsi="Calibri" w:cs="Calibri"/>
                    <w:color w:val="000000"/>
                    <w:sz w:val="22"/>
                    <w:szCs w:val="22"/>
                  </w:rPr>
                </w:rPrChange>
              </w:rPr>
              <w:pPrChange w:id="12046" w:author="Nick.Tolimieri" w:date="2022-09-07T13:17:00Z">
                <w:pPr>
                  <w:jc w:val="right"/>
                </w:pPr>
              </w:pPrChange>
            </w:pPr>
            <w:ins w:id="12047" w:author="Nick.Tolimieri" w:date="2022-09-07T13:17:00Z">
              <w:del w:id="12048" w:author="Nick.Tolimieri [2]" w:date="2022-09-09T12:38:00Z">
                <w:r w:rsidRPr="00AE199D" w:rsidDel="001255CF">
                  <w:rPr>
                    <w:rFonts w:asciiTheme="minorHAnsi" w:eastAsiaTheme="minorHAnsi" w:hAnsiTheme="minorHAnsi" w:cstheme="minorBidi"/>
                    <w:sz w:val="22"/>
                    <w:szCs w:val="22"/>
                    <w:rPrChange w:id="12049" w:author="Nick.Tolimieri" w:date="2022-09-07T13:17:00Z">
                      <w:rPr>
                        <w:rFonts w:ascii="Calibri" w:hAnsi="Calibri" w:cs="Calibri"/>
                        <w:color w:val="000000"/>
                        <w:sz w:val="22"/>
                        <w:szCs w:val="22"/>
                      </w:rPr>
                    </w:rPrChange>
                  </w:rPr>
                  <w:delText>1999</w:delText>
                </w:r>
              </w:del>
            </w:ins>
          </w:p>
        </w:tc>
        <w:tc>
          <w:tcPr>
            <w:tcW w:w="960" w:type="dxa"/>
            <w:noWrap/>
            <w:hideMark/>
          </w:tcPr>
          <w:p w:rsidR="00AE199D" w:rsidRPr="00AE199D" w:rsidDel="001255CF" w:rsidRDefault="00AE199D">
            <w:pPr>
              <w:ind w:firstLine="0"/>
              <w:rPr>
                <w:ins w:id="12050" w:author="Nick.Tolimieri" w:date="2022-09-07T13:17:00Z"/>
                <w:del w:id="12051" w:author="Nick.Tolimieri [2]" w:date="2022-09-09T12:38:00Z"/>
                <w:rFonts w:asciiTheme="minorHAnsi" w:eastAsiaTheme="minorHAnsi" w:hAnsiTheme="minorHAnsi" w:cstheme="minorBidi"/>
                <w:sz w:val="22"/>
                <w:szCs w:val="22"/>
                <w:rPrChange w:id="12052" w:author="Nick.Tolimieri" w:date="2022-09-07T13:17:00Z">
                  <w:rPr>
                    <w:ins w:id="12053" w:author="Nick.Tolimieri" w:date="2022-09-07T13:17:00Z"/>
                    <w:del w:id="12054" w:author="Nick.Tolimieri [2]" w:date="2022-09-09T12:38:00Z"/>
                    <w:rFonts w:ascii="Calibri" w:hAnsi="Calibri" w:cs="Calibri"/>
                    <w:color w:val="000000"/>
                    <w:sz w:val="22"/>
                    <w:szCs w:val="22"/>
                  </w:rPr>
                </w:rPrChange>
              </w:rPr>
              <w:pPrChange w:id="12055" w:author="Nick.Tolimieri" w:date="2022-09-07T13:17:00Z">
                <w:pPr>
                  <w:jc w:val="right"/>
                </w:pPr>
              </w:pPrChange>
            </w:pPr>
            <w:ins w:id="12056" w:author="Nick.Tolimieri" w:date="2022-09-07T13:17:00Z">
              <w:del w:id="12057" w:author="Nick.Tolimieri [2]" w:date="2022-09-09T12:38:00Z">
                <w:r w:rsidRPr="00AE199D" w:rsidDel="001255CF">
                  <w:rPr>
                    <w:rFonts w:asciiTheme="minorHAnsi" w:eastAsiaTheme="minorHAnsi" w:hAnsiTheme="minorHAnsi" w:cstheme="minorBidi"/>
                    <w:sz w:val="22"/>
                    <w:szCs w:val="22"/>
                    <w:rPrChange w:id="12058" w:author="Nick.Tolimieri" w:date="2022-09-07T13:17:00Z">
                      <w:rPr>
                        <w:rFonts w:ascii="Calibri" w:hAnsi="Calibri" w:cs="Calibri"/>
                        <w:color w:val="000000"/>
                        <w:sz w:val="22"/>
                        <w:szCs w:val="22"/>
                      </w:rPr>
                    </w:rPrChange>
                  </w:rPr>
                  <w:delText>3</w:delText>
                </w:r>
              </w:del>
            </w:ins>
          </w:p>
        </w:tc>
        <w:tc>
          <w:tcPr>
            <w:tcW w:w="960" w:type="dxa"/>
            <w:noWrap/>
            <w:hideMark/>
          </w:tcPr>
          <w:p w:rsidR="00AE199D" w:rsidRPr="00AE199D" w:rsidDel="001255CF" w:rsidRDefault="00AE199D">
            <w:pPr>
              <w:ind w:firstLine="0"/>
              <w:rPr>
                <w:ins w:id="12059" w:author="Nick.Tolimieri" w:date="2022-09-07T13:17:00Z"/>
                <w:del w:id="12060" w:author="Nick.Tolimieri [2]" w:date="2022-09-09T12:38:00Z"/>
                <w:rFonts w:asciiTheme="minorHAnsi" w:eastAsiaTheme="minorHAnsi" w:hAnsiTheme="minorHAnsi" w:cstheme="minorBidi"/>
                <w:sz w:val="22"/>
                <w:szCs w:val="22"/>
                <w:rPrChange w:id="12061" w:author="Nick.Tolimieri" w:date="2022-09-07T13:17:00Z">
                  <w:rPr>
                    <w:ins w:id="12062" w:author="Nick.Tolimieri" w:date="2022-09-07T13:17:00Z"/>
                    <w:del w:id="12063" w:author="Nick.Tolimieri [2]" w:date="2022-09-09T12:38:00Z"/>
                    <w:rFonts w:ascii="Calibri" w:hAnsi="Calibri" w:cs="Calibri"/>
                    <w:color w:val="000000"/>
                    <w:sz w:val="22"/>
                    <w:szCs w:val="22"/>
                  </w:rPr>
                </w:rPrChange>
              </w:rPr>
              <w:pPrChange w:id="12064" w:author="Nick.Tolimieri" w:date="2022-09-07T13:17:00Z">
                <w:pPr>
                  <w:jc w:val="right"/>
                </w:pPr>
              </w:pPrChange>
            </w:pPr>
            <w:ins w:id="12065" w:author="Nick.Tolimieri" w:date="2022-09-07T13:17:00Z">
              <w:del w:id="12066" w:author="Nick.Tolimieri [2]" w:date="2022-09-09T12:38:00Z">
                <w:r w:rsidRPr="00AE199D" w:rsidDel="001255CF">
                  <w:rPr>
                    <w:rFonts w:asciiTheme="minorHAnsi" w:eastAsiaTheme="minorHAnsi" w:hAnsiTheme="minorHAnsi" w:cstheme="minorBidi"/>
                    <w:sz w:val="22"/>
                    <w:szCs w:val="22"/>
                    <w:rPrChange w:id="12067"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068" w:author="Nick.Tolimieri" w:date="2022-09-07T13:17:00Z"/>
                <w:del w:id="12069" w:author="Nick.Tolimieri [2]" w:date="2022-09-09T12:38:00Z"/>
                <w:rFonts w:asciiTheme="minorHAnsi" w:eastAsiaTheme="minorHAnsi" w:hAnsiTheme="minorHAnsi" w:cstheme="minorBidi"/>
                <w:sz w:val="22"/>
                <w:szCs w:val="22"/>
                <w:rPrChange w:id="12070" w:author="Nick.Tolimieri" w:date="2022-09-07T13:17:00Z">
                  <w:rPr>
                    <w:ins w:id="12071" w:author="Nick.Tolimieri" w:date="2022-09-07T13:17:00Z"/>
                    <w:del w:id="12072" w:author="Nick.Tolimieri [2]" w:date="2022-09-09T12:38:00Z"/>
                    <w:rFonts w:ascii="Calibri" w:hAnsi="Calibri" w:cs="Calibri"/>
                    <w:color w:val="000000"/>
                    <w:sz w:val="22"/>
                    <w:szCs w:val="22"/>
                  </w:rPr>
                </w:rPrChange>
              </w:rPr>
              <w:pPrChange w:id="12073" w:author="Nick.Tolimieri" w:date="2022-09-07T13:17:00Z">
                <w:pPr>
                  <w:jc w:val="right"/>
                </w:pPr>
              </w:pPrChange>
            </w:pPr>
            <w:ins w:id="12074" w:author="Nick.Tolimieri" w:date="2022-09-07T13:17:00Z">
              <w:del w:id="12075" w:author="Nick.Tolimieri [2]" w:date="2022-09-09T12:38:00Z">
                <w:r w:rsidRPr="00AE199D" w:rsidDel="001255CF">
                  <w:rPr>
                    <w:rFonts w:asciiTheme="minorHAnsi" w:eastAsiaTheme="minorHAnsi" w:hAnsiTheme="minorHAnsi" w:cstheme="minorBidi"/>
                    <w:sz w:val="22"/>
                    <w:szCs w:val="22"/>
                    <w:rPrChange w:id="12076"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077" w:author="Nick.Tolimieri" w:date="2022-09-07T13:17:00Z"/>
                <w:del w:id="12078" w:author="Nick.Tolimieri [2]" w:date="2022-09-09T12:38:00Z"/>
                <w:rFonts w:asciiTheme="minorHAnsi" w:eastAsiaTheme="minorHAnsi" w:hAnsiTheme="minorHAnsi" w:cstheme="minorBidi"/>
                <w:sz w:val="22"/>
                <w:szCs w:val="22"/>
                <w:rPrChange w:id="12079" w:author="Nick.Tolimieri" w:date="2022-09-07T13:17:00Z">
                  <w:rPr>
                    <w:ins w:id="12080" w:author="Nick.Tolimieri" w:date="2022-09-07T13:17:00Z"/>
                    <w:del w:id="12081" w:author="Nick.Tolimieri [2]" w:date="2022-09-09T12:38:00Z"/>
                    <w:rFonts w:ascii="Calibri" w:hAnsi="Calibri" w:cs="Calibri"/>
                    <w:color w:val="000000"/>
                    <w:sz w:val="22"/>
                    <w:szCs w:val="22"/>
                  </w:rPr>
                </w:rPrChange>
              </w:rPr>
              <w:pPrChange w:id="12082" w:author="Nick.Tolimieri" w:date="2022-09-07T13:17:00Z">
                <w:pPr>
                  <w:jc w:val="right"/>
                </w:pPr>
              </w:pPrChange>
            </w:pPr>
            <w:ins w:id="12083" w:author="Nick.Tolimieri" w:date="2022-09-07T13:17:00Z">
              <w:del w:id="12084" w:author="Nick.Tolimieri [2]" w:date="2022-09-09T12:38:00Z">
                <w:r w:rsidRPr="00AE199D" w:rsidDel="001255CF">
                  <w:rPr>
                    <w:rFonts w:asciiTheme="minorHAnsi" w:eastAsiaTheme="minorHAnsi" w:hAnsiTheme="minorHAnsi" w:cstheme="minorBidi"/>
                    <w:sz w:val="22"/>
                    <w:szCs w:val="22"/>
                    <w:rPrChange w:id="12085"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086" w:author="Nick.Tolimieri" w:date="2022-09-07T13:17:00Z"/>
                <w:del w:id="12087" w:author="Nick.Tolimieri [2]" w:date="2022-09-09T12:38:00Z"/>
                <w:rFonts w:asciiTheme="minorHAnsi" w:eastAsiaTheme="minorHAnsi" w:hAnsiTheme="minorHAnsi" w:cstheme="minorBidi"/>
                <w:sz w:val="22"/>
                <w:szCs w:val="22"/>
                <w:rPrChange w:id="12088" w:author="Nick.Tolimieri" w:date="2022-09-07T13:17:00Z">
                  <w:rPr>
                    <w:ins w:id="12089" w:author="Nick.Tolimieri" w:date="2022-09-07T13:17:00Z"/>
                    <w:del w:id="12090" w:author="Nick.Tolimieri [2]" w:date="2022-09-09T12:38:00Z"/>
                    <w:rFonts w:ascii="Calibri" w:hAnsi="Calibri" w:cs="Calibri"/>
                    <w:color w:val="000000"/>
                    <w:sz w:val="22"/>
                    <w:szCs w:val="22"/>
                  </w:rPr>
                </w:rPrChange>
              </w:rPr>
              <w:pPrChange w:id="12091" w:author="Nick.Tolimieri" w:date="2022-09-07T13:17:00Z">
                <w:pPr/>
              </w:pPrChange>
            </w:pPr>
            <w:ins w:id="12092" w:author="Nick.Tolimieri" w:date="2022-09-07T13:17:00Z">
              <w:del w:id="12093" w:author="Nick.Tolimieri [2]" w:date="2022-09-09T12:38:00Z">
                <w:r w:rsidRPr="00AE199D" w:rsidDel="001255CF">
                  <w:rPr>
                    <w:rFonts w:asciiTheme="minorHAnsi" w:eastAsiaTheme="minorHAnsi" w:hAnsiTheme="minorHAnsi" w:cstheme="minorBidi"/>
                    <w:sz w:val="22"/>
                    <w:szCs w:val="22"/>
                    <w:rPrChange w:id="12094"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095" w:author="Nick.Tolimieri" w:date="2022-09-07T13:17:00Z"/>
                <w:del w:id="12096" w:author="Nick.Tolimieri [2]" w:date="2022-09-09T12:38:00Z"/>
                <w:rFonts w:asciiTheme="minorHAnsi" w:eastAsiaTheme="minorHAnsi" w:hAnsiTheme="minorHAnsi" w:cstheme="minorBidi"/>
                <w:sz w:val="22"/>
                <w:szCs w:val="22"/>
                <w:rPrChange w:id="12097" w:author="Nick.Tolimieri" w:date="2022-09-07T13:17:00Z">
                  <w:rPr>
                    <w:ins w:id="12098" w:author="Nick.Tolimieri" w:date="2022-09-07T13:17:00Z"/>
                    <w:del w:id="12099" w:author="Nick.Tolimieri [2]" w:date="2022-09-09T12:38:00Z"/>
                    <w:rFonts w:ascii="Calibri" w:hAnsi="Calibri" w:cs="Calibri"/>
                    <w:color w:val="000000"/>
                    <w:sz w:val="22"/>
                    <w:szCs w:val="22"/>
                  </w:rPr>
                </w:rPrChange>
              </w:rPr>
              <w:pPrChange w:id="12100" w:author="Nick.Tolimieri" w:date="2022-09-07T13:17:00Z">
                <w:pPr/>
              </w:pPrChange>
            </w:pPr>
            <w:ins w:id="12101" w:author="Nick.Tolimieri" w:date="2022-09-07T13:17:00Z">
              <w:del w:id="12102" w:author="Nick.Tolimieri [2]" w:date="2022-09-09T12:38:00Z">
                <w:r w:rsidRPr="00AE199D" w:rsidDel="001255CF">
                  <w:rPr>
                    <w:rFonts w:asciiTheme="minorHAnsi" w:eastAsiaTheme="minorHAnsi" w:hAnsiTheme="minorHAnsi" w:cstheme="minorBidi"/>
                    <w:sz w:val="22"/>
                    <w:szCs w:val="22"/>
                    <w:rPrChange w:id="12103"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104" w:author="Nick.Tolimieri" w:date="2022-09-07T13:17:00Z"/>
                <w:del w:id="12105" w:author="Nick.Tolimieri [2]" w:date="2022-09-09T12:38:00Z"/>
                <w:rFonts w:asciiTheme="minorHAnsi" w:eastAsiaTheme="minorHAnsi" w:hAnsiTheme="minorHAnsi" w:cstheme="minorBidi"/>
                <w:sz w:val="22"/>
                <w:szCs w:val="22"/>
                <w:rPrChange w:id="12106" w:author="Nick.Tolimieri" w:date="2022-09-07T13:17:00Z">
                  <w:rPr>
                    <w:ins w:id="12107" w:author="Nick.Tolimieri" w:date="2022-09-07T13:17:00Z"/>
                    <w:del w:id="12108" w:author="Nick.Tolimieri [2]" w:date="2022-09-09T12:38:00Z"/>
                    <w:rFonts w:ascii="Calibri" w:hAnsi="Calibri" w:cs="Calibri"/>
                    <w:color w:val="000000"/>
                    <w:sz w:val="22"/>
                    <w:szCs w:val="22"/>
                  </w:rPr>
                </w:rPrChange>
              </w:rPr>
              <w:pPrChange w:id="12109" w:author="Nick.Tolimieri" w:date="2022-09-07T13:17:00Z">
                <w:pPr/>
              </w:pPrChange>
            </w:pPr>
            <w:ins w:id="12110" w:author="Nick.Tolimieri" w:date="2022-09-07T13:17:00Z">
              <w:del w:id="12111" w:author="Nick.Tolimieri [2]" w:date="2022-09-09T12:38:00Z">
                <w:r w:rsidRPr="00AE199D" w:rsidDel="001255CF">
                  <w:rPr>
                    <w:rFonts w:asciiTheme="minorHAnsi" w:eastAsiaTheme="minorHAnsi" w:hAnsiTheme="minorHAnsi" w:cstheme="minorBidi"/>
                    <w:sz w:val="22"/>
                    <w:szCs w:val="22"/>
                    <w:rPrChange w:id="12112"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113" w:author="Nick.Tolimieri" w:date="2022-09-07T13:17:00Z"/>
                <w:del w:id="12114" w:author="Nick.Tolimieri [2]" w:date="2022-09-09T12:38:00Z"/>
                <w:rFonts w:asciiTheme="minorHAnsi" w:eastAsiaTheme="minorHAnsi" w:hAnsiTheme="minorHAnsi" w:cstheme="minorBidi"/>
                <w:sz w:val="22"/>
                <w:szCs w:val="22"/>
                <w:rPrChange w:id="12115" w:author="Nick.Tolimieri" w:date="2022-09-07T13:17:00Z">
                  <w:rPr>
                    <w:ins w:id="12116" w:author="Nick.Tolimieri" w:date="2022-09-07T13:17:00Z"/>
                    <w:del w:id="12117" w:author="Nick.Tolimieri [2]" w:date="2022-09-09T12:38:00Z"/>
                    <w:rFonts w:ascii="Calibri" w:hAnsi="Calibri" w:cs="Calibri"/>
                    <w:color w:val="000000"/>
                    <w:sz w:val="22"/>
                    <w:szCs w:val="22"/>
                  </w:rPr>
                </w:rPrChange>
              </w:rPr>
              <w:pPrChange w:id="12118" w:author="Nick.Tolimieri" w:date="2022-09-07T13:17:00Z">
                <w:pPr/>
              </w:pPrChange>
            </w:pPr>
            <w:ins w:id="12119" w:author="Nick.Tolimieri" w:date="2022-09-07T13:17:00Z">
              <w:del w:id="12120" w:author="Nick.Tolimieri [2]" w:date="2022-09-09T12:38:00Z">
                <w:r w:rsidRPr="00AE199D" w:rsidDel="001255CF">
                  <w:rPr>
                    <w:rFonts w:asciiTheme="minorHAnsi" w:eastAsiaTheme="minorHAnsi" w:hAnsiTheme="minorHAnsi" w:cstheme="minorBidi"/>
                    <w:sz w:val="22"/>
                    <w:szCs w:val="22"/>
                    <w:rPrChange w:id="12121"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2122" w:author="Nick.Tolimieri" w:date="2022-09-07T13:17:00Z"/>
          <w:del w:id="12123" w:author="Nick.Tolimieri [2]" w:date="2022-09-09T12:38:00Z"/>
        </w:trPr>
        <w:tc>
          <w:tcPr>
            <w:tcW w:w="960" w:type="dxa"/>
            <w:noWrap/>
            <w:hideMark/>
          </w:tcPr>
          <w:p w:rsidR="00AE199D" w:rsidRPr="00AE199D" w:rsidDel="001255CF" w:rsidRDefault="00AE199D">
            <w:pPr>
              <w:ind w:firstLine="0"/>
              <w:rPr>
                <w:ins w:id="12124" w:author="Nick.Tolimieri" w:date="2022-09-07T13:17:00Z"/>
                <w:del w:id="12125" w:author="Nick.Tolimieri [2]" w:date="2022-09-09T12:38:00Z"/>
                <w:rFonts w:asciiTheme="minorHAnsi" w:eastAsiaTheme="minorHAnsi" w:hAnsiTheme="minorHAnsi" w:cstheme="minorBidi"/>
                <w:sz w:val="22"/>
                <w:szCs w:val="22"/>
                <w:rPrChange w:id="12126" w:author="Nick.Tolimieri" w:date="2022-09-07T13:17:00Z">
                  <w:rPr>
                    <w:ins w:id="12127" w:author="Nick.Tolimieri" w:date="2022-09-07T13:17:00Z"/>
                    <w:del w:id="12128" w:author="Nick.Tolimieri [2]" w:date="2022-09-09T12:38:00Z"/>
                    <w:rFonts w:ascii="Calibri" w:hAnsi="Calibri" w:cs="Calibri"/>
                    <w:color w:val="000000"/>
                    <w:sz w:val="22"/>
                    <w:szCs w:val="22"/>
                  </w:rPr>
                </w:rPrChange>
              </w:rPr>
              <w:pPrChange w:id="12129" w:author="Nick.Tolimieri" w:date="2022-09-07T13:17:00Z">
                <w:pPr/>
              </w:pPrChange>
            </w:pPr>
            <w:ins w:id="12130" w:author="Nick.Tolimieri" w:date="2022-09-07T13:17:00Z">
              <w:del w:id="12131" w:author="Nick.Tolimieri [2]" w:date="2022-09-09T12:38:00Z">
                <w:r w:rsidRPr="00AE199D" w:rsidDel="001255CF">
                  <w:rPr>
                    <w:rFonts w:asciiTheme="minorHAnsi" w:eastAsiaTheme="minorHAnsi" w:hAnsiTheme="minorHAnsi" w:cstheme="minorBidi"/>
                    <w:sz w:val="22"/>
                    <w:szCs w:val="22"/>
                    <w:rPrChange w:id="12132"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133" w:author="Nick.Tolimieri" w:date="2022-09-07T13:17:00Z"/>
                <w:del w:id="12134" w:author="Nick.Tolimieri [2]" w:date="2022-09-09T12:38:00Z"/>
                <w:rFonts w:asciiTheme="minorHAnsi" w:eastAsiaTheme="minorHAnsi" w:hAnsiTheme="minorHAnsi" w:cstheme="minorBidi"/>
                <w:sz w:val="22"/>
                <w:szCs w:val="22"/>
                <w:rPrChange w:id="12135" w:author="Nick.Tolimieri" w:date="2022-09-07T13:17:00Z">
                  <w:rPr>
                    <w:ins w:id="12136" w:author="Nick.Tolimieri" w:date="2022-09-07T13:17:00Z"/>
                    <w:del w:id="12137" w:author="Nick.Tolimieri [2]" w:date="2022-09-09T12:38:00Z"/>
                    <w:rFonts w:ascii="Calibri" w:hAnsi="Calibri" w:cs="Calibri"/>
                    <w:color w:val="000000"/>
                    <w:sz w:val="22"/>
                    <w:szCs w:val="22"/>
                  </w:rPr>
                </w:rPrChange>
              </w:rPr>
              <w:pPrChange w:id="12138" w:author="Nick.Tolimieri" w:date="2022-09-07T13:17:00Z">
                <w:pPr>
                  <w:jc w:val="right"/>
                </w:pPr>
              </w:pPrChange>
            </w:pPr>
            <w:ins w:id="12139" w:author="Nick.Tolimieri" w:date="2022-09-07T13:17:00Z">
              <w:del w:id="12140" w:author="Nick.Tolimieri [2]" w:date="2022-09-09T12:38:00Z">
                <w:r w:rsidRPr="00AE199D" w:rsidDel="001255CF">
                  <w:rPr>
                    <w:rFonts w:asciiTheme="minorHAnsi" w:eastAsiaTheme="minorHAnsi" w:hAnsiTheme="minorHAnsi" w:cstheme="minorBidi"/>
                    <w:sz w:val="22"/>
                    <w:szCs w:val="22"/>
                    <w:rPrChange w:id="12141" w:author="Nick.Tolimieri" w:date="2022-09-07T13:17:00Z">
                      <w:rPr>
                        <w:rFonts w:ascii="Calibri" w:hAnsi="Calibri" w:cs="Calibri"/>
                        <w:color w:val="000000"/>
                        <w:sz w:val="22"/>
                        <w:szCs w:val="22"/>
                      </w:rPr>
                    </w:rPrChange>
                  </w:rPr>
                  <w:delText>2000</w:delText>
                </w:r>
              </w:del>
            </w:ins>
          </w:p>
        </w:tc>
        <w:tc>
          <w:tcPr>
            <w:tcW w:w="960" w:type="dxa"/>
            <w:noWrap/>
            <w:hideMark/>
          </w:tcPr>
          <w:p w:rsidR="00AE199D" w:rsidRPr="00AE199D" w:rsidDel="001255CF" w:rsidRDefault="00AE199D">
            <w:pPr>
              <w:ind w:firstLine="0"/>
              <w:rPr>
                <w:ins w:id="12142" w:author="Nick.Tolimieri" w:date="2022-09-07T13:17:00Z"/>
                <w:del w:id="12143" w:author="Nick.Tolimieri [2]" w:date="2022-09-09T12:38:00Z"/>
                <w:rFonts w:asciiTheme="minorHAnsi" w:eastAsiaTheme="minorHAnsi" w:hAnsiTheme="minorHAnsi" w:cstheme="minorBidi"/>
                <w:sz w:val="22"/>
                <w:szCs w:val="22"/>
                <w:rPrChange w:id="12144" w:author="Nick.Tolimieri" w:date="2022-09-07T13:17:00Z">
                  <w:rPr>
                    <w:ins w:id="12145" w:author="Nick.Tolimieri" w:date="2022-09-07T13:17:00Z"/>
                    <w:del w:id="12146" w:author="Nick.Tolimieri [2]" w:date="2022-09-09T12:38:00Z"/>
                    <w:rFonts w:ascii="Calibri" w:hAnsi="Calibri" w:cs="Calibri"/>
                    <w:color w:val="000000"/>
                    <w:sz w:val="22"/>
                    <w:szCs w:val="22"/>
                  </w:rPr>
                </w:rPrChange>
              </w:rPr>
              <w:pPrChange w:id="12147" w:author="Nick.Tolimieri" w:date="2022-09-07T13:17:00Z">
                <w:pPr>
                  <w:jc w:val="right"/>
                </w:pPr>
              </w:pPrChange>
            </w:pPr>
            <w:ins w:id="12148" w:author="Nick.Tolimieri" w:date="2022-09-07T13:17:00Z">
              <w:del w:id="12149" w:author="Nick.Tolimieri [2]" w:date="2022-09-09T12:38:00Z">
                <w:r w:rsidRPr="00AE199D" w:rsidDel="001255CF">
                  <w:rPr>
                    <w:rFonts w:asciiTheme="minorHAnsi" w:eastAsiaTheme="minorHAnsi" w:hAnsiTheme="minorHAnsi" w:cstheme="minorBidi"/>
                    <w:sz w:val="22"/>
                    <w:szCs w:val="22"/>
                    <w:rPrChange w:id="1215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151" w:author="Nick.Tolimieri" w:date="2022-09-07T13:17:00Z"/>
                <w:del w:id="12152" w:author="Nick.Tolimieri [2]" w:date="2022-09-09T12:38:00Z"/>
                <w:rFonts w:asciiTheme="minorHAnsi" w:eastAsiaTheme="minorHAnsi" w:hAnsiTheme="minorHAnsi" w:cstheme="minorBidi"/>
                <w:sz w:val="22"/>
                <w:szCs w:val="22"/>
                <w:rPrChange w:id="12153" w:author="Nick.Tolimieri" w:date="2022-09-07T13:17:00Z">
                  <w:rPr>
                    <w:ins w:id="12154" w:author="Nick.Tolimieri" w:date="2022-09-07T13:17:00Z"/>
                    <w:del w:id="12155" w:author="Nick.Tolimieri [2]" w:date="2022-09-09T12:38:00Z"/>
                    <w:rFonts w:ascii="Calibri" w:hAnsi="Calibri" w:cs="Calibri"/>
                    <w:color w:val="000000"/>
                    <w:sz w:val="22"/>
                    <w:szCs w:val="22"/>
                  </w:rPr>
                </w:rPrChange>
              </w:rPr>
              <w:pPrChange w:id="12156" w:author="Nick.Tolimieri" w:date="2022-09-07T13:17:00Z">
                <w:pPr>
                  <w:jc w:val="right"/>
                </w:pPr>
              </w:pPrChange>
            </w:pPr>
            <w:ins w:id="12157" w:author="Nick.Tolimieri" w:date="2022-09-07T13:17:00Z">
              <w:del w:id="12158" w:author="Nick.Tolimieri [2]" w:date="2022-09-09T12:38:00Z">
                <w:r w:rsidRPr="00AE199D" w:rsidDel="001255CF">
                  <w:rPr>
                    <w:rFonts w:asciiTheme="minorHAnsi" w:eastAsiaTheme="minorHAnsi" w:hAnsiTheme="minorHAnsi" w:cstheme="minorBidi"/>
                    <w:sz w:val="22"/>
                    <w:szCs w:val="22"/>
                    <w:rPrChange w:id="12159"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160" w:author="Nick.Tolimieri" w:date="2022-09-07T13:17:00Z"/>
                <w:del w:id="12161" w:author="Nick.Tolimieri [2]" w:date="2022-09-09T12:38:00Z"/>
                <w:rFonts w:asciiTheme="minorHAnsi" w:eastAsiaTheme="minorHAnsi" w:hAnsiTheme="minorHAnsi" w:cstheme="minorBidi"/>
                <w:sz w:val="22"/>
                <w:szCs w:val="22"/>
                <w:rPrChange w:id="12162" w:author="Nick.Tolimieri" w:date="2022-09-07T13:17:00Z">
                  <w:rPr>
                    <w:ins w:id="12163" w:author="Nick.Tolimieri" w:date="2022-09-07T13:17:00Z"/>
                    <w:del w:id="12164" w:author="Nick.Tolimieri [2]" w:date="2022-09-09T12:38:00Z"/>
                    <w:rFonts w:ascii="Calibri" w:hAnsi="Calibri" w:cs="Calibri"/>
                    <w:color w:val="000000"/>
                    <w:sz w:val="22"/>
                    <w:szCs w:val="22"/>
                  </w:rPr>
                </w:rPrChange>
              </w:rPr>
              <w:pPrChange w:id="12165" w:author="Nick.Tolimieri" w:date="2022-09-07T13:17:00Z">
                <w:pPr>
                  <w:jc w:val="right"/>
                </w:pPr>
              </w:pPrChange>
            </w:pPr>
            <w:ins w:id="12166" w:author="Nick.Tolimieri" w:date="2022-09-07T13:17:00Z">
              <w:del w:id="12167" w:author="Nick.Tolimieri [2]" w:date="2022-09-09T12:38:00Z">
                <w:r w:rsidRPr="00AE199D" w:rsidDel="001255CF">
                  <w:rPr>
                    <w:rFonts w:asciiTheme="minorHAnsi" w:eastAsiaTheme="minorHAnsi" w:hAnsiTheme="minorHAnsi" w:cstheme="minorBidi"/>
                    <w:sz w:val="22"/>
                    <w:szCs w:val="22"/>
                    <w:rPrChange w:id="12168"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169" w:author="Nick.Tolimieri" w:date="2022-09-07T13:17:00Z"/>
                <w:del w:id="12170" w:author="Nick.Tolimieri [2]" w:date="2022-09-09T12:38:00Z"/>
                <w:rFonts w:asciiTheme="minorHAnsi" w:eastAsiaTheme="minorHAnsi" w:hAnsiTheme="minorHAnsi" w:cstheme="minorBidi"/>
                <w:sz w:val="22"/>
                <w:szCs w:val="22"/>
                <w:rPrChange w:id="12171" w:author="Nick.Tolimieri" w:date="2022-09-07T13:17:00Z">
                  <w:rPr>
                    <w:ins w:id="12172" w:author="Nick.Tolimieri" w:date="2022-09-07T13:17:00Z"/>
                    <w:del w:id="12173" w:author="Nick.Tolimieri [2]" w:date="2022-09-09T12:38:00Z"/>
                    <w:rFonts w:ascii="Calibri" w:hAnsi="Calibri" w:cs="Calibri"/>
                    <w:color w:val="000000"/>
                    <w:sz w:val="22"/>
                    <w:szCs w:val="22"/>
                  </w:rPr>
                </w:rPrChange>
              </w:rPr>
              <w:pPrChange w:id="12174" w:author="Nick.Tolimieri" w:date="2022-09-07T13:17:00Z">
                <w:pPr>
                  <w:jc w:val="right"/>
                </w:pPr>
              </w:pPrChange>
            </w:pPr>
            <w:ins w:id="12175" w:author="Nick.Tolimieri" w:date="2022-09-07T13:17:00Z">
              <w:del w:id="12176" w:author="Nick.Tolimieri [2]" w:date="2022-09-09T12:38:00Z">
                <w:r w:rsidRPr="00AE199D" w:rsidDel="001255CF">
                  <w:rPr>
                    <w:rFonts w:asciiTheme="minorHAnsi" w:eastAsiaTheme="minorHAnsi" w:hAnsiTheme="minorHAnsi" w:cstheme="minorBidi"/>
                    <w:sz w:val="22"/>
                    <w:szCs w:val="22"/>
                    <w:rPrChange w:id="12177"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178" w:author="Nick.Tolimieri" w:date="2022-09-07T13:17:00Z"/>
                <w:del w:id="12179" w:author="Nick.Tolimieri [2]" w:date="2022-09-09T12:38:00Z"/>
                <w:rFonts w:asciiTheme="minorHAnsi" w:eastAsiaTheme="minorHAnsi" w:hAnsiTheme="minorHAnsi" w:cstheme="minorBidi"/>
                <w:sz w:val="22"/>
                <w:szCs w:val="22"/>
                <w:rPrChange w:id="12180" w:author="Nick.Tolimieri" w:date="2022-09-07T13:17:00Z">
                  <w:rPr>
                    <w:ins w:id="12181" w:author="Nick.Tolimieri" w:date="2022-09-07T13:17:00Z"/>
                    <w:del w:id="12182" w:author="Nick.Tolimieri [2]" w:date="2022-09-09T12:38:00Z"/>
                    <w:rFonts w:ascii="Calibri" w:hAnsi="Calibri" w:cs="Calibri"/>
                    <w:color w:val="000000"/>
                    <w:sz w:val="22"/>
                    <w:szCs w:val="22"/>
                  </w:rPr>
                </w:rPrChange>
              </w:rPr>
              <w:pPrChange w:id="12183" w:author="Nick.Tolimieri" w:date="2022-09-07T13:17:00Z">
                <w:pPr/>
              </w:pPrChange>
            </w:pPr>
            <w:ins w:id="12184" w:author="Nick.Tolimieri" w:date="2022-09-07T13:17:00Z">
              <w:del w:id="12185" w:author="Nick.Tolimieri [2]" w:date="2022-09-09T12:38:00Z">
                <w:r w:rsidRPr="00AE199D" w:rsidDel="001255CF">
                  <w:rPr>
                    <w:rFonts w:asciiTheme="minorHAnsi" w:eastAsiaTheme="minorHAnsi" w:hAnsiTheme="minorHAnsi" w:cstheme="minorBidi"/>
                    <w:sz w:val="22"/>
                    <w:szCs w:val="22"/>
                    <w:rPrChange w:id="12186"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187" w:author="Nick.Tolimieri" w:date="2022-09-07T13:17:00Z"/>
                <w:del w:id="12188" w:author="Nick.Tolimieri [2]" w:date="2022-09-09T12:38:00Z"/>
                <w:rFonts w:asciiTheme="minorHAnsi" w:eastAsiaTheme="minorHAnsi" w:hAnsiTheme="minorHAnsi" w:cstheme="minorBidi"/>
                <w:sz w:val="22"/>
                <w:szCs w:val="22"/>
                <w:rPrChange w:id="12189" w:author="Nick.Tolimieri" w:date="2022-09-07T13:17:00Z">
                  <w:rPr>
                    <w:ins w:id="12190" w:author="Nick.Tolimieri" w:date="2022-09-07T13:17:00Z"/>
                    <w:del w:id="12191" w:author="Nick.Tolimieri [2]" w:date="2022-09-09T12:38:00Z"/>
                    <w:rFonts w:ascii="Calibri" w:hAnsi="Calibri" w:cs="Calibri"/>
                    <w:color w:val="000000"/>
                    <w:sz w:val="22"/>
                    <w:szCs w:val="22"/>
                  </w:rPr>
                </w:rPrChange>
              </w:rPr>
              <w:pPrChange w:id="12192" w:author="Nick.Tolimieri" w:date="2022-09-07T13:17:00Z">
                <w:pPr/>
              </w:pPrChange>
            </w:pPr>
            <w:ins w:id="12193" w:author="Nick.Tolimieri" w:date="2022-09-07T13:17:00Z">
              <w:del w:id="12194" w:author="Nick.Tolimieri [2]" w:date="2022-09-09T12:38:00Z">
                <w:r w:rsidRPr="00AE199D" w:rsidDel="001255CF">
                  <w:rPr>
                    <w:rFonts w:asciiTheme="minorHAnsi" w:eastAsiaTheme="minorHAnsi" w:hAnsiTheme="minorHAnsi" w:cstheme="minorBidi"/>
                    <w:sz w:val="22"/>
                    <w:szCs w:val="22"/>
                    <w:rPrChange w:id="12195"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196" w:author="Nick.Tolimieri" w:date="2022-09-07T13:17:00Z"/>
                <w:del w:id="12197" w:author="Nick.Tolimieri [2]" w:date="2022-09-09T12:38:00Z"/>
                <w:rFonts w:asciiTheme="minorHAnsi" w:eastAsiaTheme="minorHAnsi" w:hAnsiTheme="minorHAnsi" w:cstheme="minorBidi"/>
                <w:sz w:val="22"/>
                <w:szCs w:val="22"/>
                <w:rPrChange w:id="12198" w:author="Nick.Tolimieri" w:date="2022-09-07T13:17:00Z">
                  <w:rPr>
                    <w:ins w:id="12199" w:author="Nick.Tolimieri" w:date="2022-09-07T13:17:00Z"/>
                    <w:del w:id="12200" w:author="Nick.Tolimieri [2]" w:date="2022-09-09T12:38:00Z"/>
                    <w:rFonts w:ascii="Calibri" w:hAnsi="Calibri" w:cs="Calibri"/>
                    <w:color w:val="000000"/>
                    <w:sz w:val="22"/>
                    <w:szCs w:val="22"/>
                  </w:rPr>
                </w:rPrChange>
              </w:rPr>
              <w:pPrChange w:id="12201" w:author="Nick.Tolimieri" w:date="2022-09-07T13:17:00Z">
                <w:pPr/>
              </w:pPrChange>
            </w:pPr>
            <w:ins w:id="12202" w:author="Nick.Tolimieri" w:date="2022-09-07T13:17:00Z">
              <w:del w:id="12203" w:author="Nick.Tolimieri [2]" w:date="2022-09-09T12:38:00Z">
                <w:r w:rsidRPr="00AE199D" w:rsidDel="001255CF">
                  <w:rPr>
                    <w:rFonts w:asciiTheme="minorHAnsi" w:eastAsiaTheme="minorHAnsi" w:hAnsiTheme="minorHAnsi" w:cstheme="minorBidi"/>
                    <w:sz w:val="22"/>
                    <w:szCs w:val="22"/>
                    <w:rPrChange w:id="12204"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205" w:author="Nick.Tolimieri" w:date="2022-09-07T13:17:00Z"/>
                <w:del w:id="12206" w:author="Nick.Tolimieri [2]" w:date="2022-09-09T12:38:00Z"/>
                <w:rFonts w:asciiTheme="minorHAnsi" w:eastAsiaTheme="minorHAnsi" w:hAnsiTheme="minorHAnsi" w:cstheme="minorBidi"/>
                <w:sz w:val="22"/>
                <w:szCs w:val="22"/>
                <w:rPrChange w:id="12207" w:author="Nick.Tolimieri" w:date="2022-09-07T13:17:00Z">
                  <w:rPr>
                    <w:ins w:id="12208" w:author="Nick.Tolimieri" w:date="2022-09-07T13:17:00Z"/>
                    <w:del w:id="12209" w:author="Nick.Tolimieri [2]" w:date="2022-09-09T12:38:00Z"/>
                    <w:rFonts w:ascii="Calibri" w:hAnsi="Calibri" w:cs="Calibri"/>
                    <w:color w:val="000000"/>
                    <w:sz w:val="22"/>
                    <w:szCs w:val="22"/>
                  </w:rPr>
                </w:rPrChange>
              </w:rPr>
              <w:pPrChange w:id="12210" w:author="Nick.Tolimieri" w:date="2022-09-07T13:17:00Z">
                <w:pPr/>
              </w:pPrChange>
            </w:pPr>
            <w:ins w:id="12211" w:author="Nick.Tolimieri" w:date="2022-09-07T13:17:00Z">
              <w:del w:id="12212" w:author="Nick.Tolimieri [2]" w:date="2022-09-09T12:38:00Z">
                <w:r w:rsidRPr="00AE199D" w:rsidDel="001255CF">
                  <w:rPr>
                    <w:rFonts w:asciiTheme="minorHAnsi" w:eastAsiaTheme="minorHAnsi" w:hAnsiTheme="minorHAnsi" w:cstheme="minorBidi"/>
                    <w:sz w:val="22"/>
                    <w:szCs w:val="22"/>
                    <w:rPrChange w:id="12213"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2214" w:author="Nick.Tolimieri" w:date="2022-09-07T13:17:00Z"/>
          <w:del w:id="12215" w:author="Nick.Tolimieri [2]" w:date="2022-09-09T12:38:00Z"/>
        </w:trPr>
        <w:tc>
          <w:tcPr>
            <w:tcW w:w="960" w:type="dxa"/>
            <w:noWrap/>
            <w:hideMark/>
          </w:tcPr>
          <w:p w:rsidR="00AE199D" w:rsidRPr="00AE199D" w:rsidDel="001255CF" w:rsidRDefault="00AE199D">
            <w:pPr>
              <w:ind w:firstLine="0"/>
              <w:rPr>
                <w:ins w:id="12216" w:author="Nick.Tolimieri" w:date="2022-09-07T13:17:00Z"/>
                <w:del w:id="12217" w:author="Nick.Tolimieri [2]" w:date="2022-09-09T12:38:00Z"/>
                <w:rFonts w:asciiTheme="minorHAnsi" w:eastAsiaTheme="minorHAnsi" w:hAnsiTheme="minorHAnsi" w:cstheme="minorBidi"/>
                <w:sz w:val="22"/>
                <w:szCs w:val="22"/>
                <w:rPrChange w:id="12218" w:author="Nick.Tolimieri" w:date="2022-09-07T13:17:00Z">
                  <w:rPr>
                    <w:ins w:id="12219" w:author="Nick.Tolimieri" w:date="2022-09-07T13:17:00Z"/>
                    <w:del w:id="12220" w:author="Nick.Tolimieri [2]" w:date="2022-09-09T12:38:00Z"/>
                    <w:rFonts w:ascii="Calibri" w:hAnsi="Calibri" w:cs="Calibri"/>
                    <w:color w:val="000000"/>
                    <w:sz w:val="22"/>
                    <w:szCs w:val="22"/>
                  </w:rPr>
                </w:rPrChange>
              </w:rPr>
              <w:pPrChange w:id="12221" w:author="Nick.Tolimieri" w:date="2022-09-07T13:17:00Z">
                <w:pPr/>
              </w:pPrChange>
            </w:pPr>
            <w:ins w:id="12222" w:author="Nick.Tolimieri" w:date="2022-09-07T13:17:00Z">
              <w:del w:id="12223" w:author="Nick.Tolimieri [2]" w:date="2022-09-09T12:38:00Z">
                <w:r w:rsidRPr="00AE199D" w:rsidDel="001255CF">
                  <w:rPr>
                    <w:rFonts w:asciiTheme="minorHAnsi" w:eastAsiaTheme="minorHAnsi" w:hAnsiTheme="minorHAnsi" w:cstheme="minorBidi"/>
                    <w:sz w:val="22"/>
                    <w:szCs w:val="22"/>
                    <w:rPrChange w:id="12224"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225" w:author="Nick.Tolimieri" w:date="2022-09-07T13:17:00Z"/>
                <w:del w:id="12226" w:author="Nick.Tolimieri [2]" w:date="2022-09-09T12:38:00Z"/>
                <w:rFonts w:asciiTheme="minorHAnsi" w:eastAsiaTheme="minorHAnsi" w:hAnsiTheme="minorHAnsi" w:cstheme="minorBidi"/>
                <w:sz w:val="22"/>
                <w:szCs w:val="22"/>
                <w:rPrChange w:id="12227" w:author="Nick.Tolimieri" w:date="2022-09-07T13:17:00Z">
                  <w:rPr>
                    <w:ins w:id="12228" w:author="Nick.Tolimieri" w:date="2022-09-07T13:17:00Z"/>
                    <w:del w:id="12229" w:author="Nick.Tolimieri [2]" w:date="2022-09-09T12:38:00Z"/>
                    <w:rFonts w:ascii="Calibri" w:hAnsi="Calibri" w:cs="Calibri"/>
                    <w:color w:val="000000"/>
                    <w:sz w:val="22"/>
                    <w:szCs w:val="22"/>
                  </w:rPr>
                </w:rPrChange>
              </w:rPr>
              <w:pPrChange w:id="12230" w:author="Nick.Tolimieri" w:date="2022-09-07T13:17:00Z">
                <w:pPr>
                  <w:jc w:val="right"/>
                </w:pPr>
              </w:pPrChange>
            </w:pPr>
            <w:ins w:id="12231" w:author="Nick.Tolimieri" w:date="2022-09-07T13:17:00Z">
              <w:del w:id="12232" w:author="Nick.Tolimieri [2]" w:date="2022-09-09T12:38:00Z">
                <w:r w:rsidRPr="00AE199D" w:rsidDel="001255CF">
                  <w:rPr>
                    <w:rFonts w:asciiTheme="minorHAnsi" w:eastAsiaTheme="minorHAnsi" w:hAnsiTheme="minorHAnsi" w:cstheme="minorBidi"/>
                    <w:sz w:val="22"/>
                    <w:szCs w:val="22"/>
                    <w:rPrChange w:id="12233" w:author="Nick.Tolimieri" w:date="2022-09-07T13:17:00Z">
                      <w:rPr>
                        <w:rFonts w:ascii="Calibri" w:hAnsi="Calibri" w:cs="Calibri"/>
                        <w:color w:val="000000"/>
                        <w:sz w:val="22"/>
                        <w:szCs w:val="22"/>
                      </w:rPr>
                    </w:rPrChange>
                  </w:rPr>
                  <w:delText>2001</w:delText>
                </w:r>
              </w:del>
            </w:ins>
          </w:p>
        </w:tc>
        <w:tc>
          <w:tcPr>
            <w:tcW w:w="960" w:type="dxa"/>
            <w:noWrap/>
            <w:hideMark/>
          </w:tcPr>
          <w:p w:rsidR="00AE199D" w:rsidRPr="00AE199D" w:rsidDel="001255CF" w:rsidRDefault="00AE199D">
            <w:pPr>
              <w:ind w:firstLine="0"/>
              <w:rPr>
                <w:ins w:id="12234" w:author="Nick.Tolimieri" w:date="2022-09-07T13:17:00Z"/>
                <w:del w:id="12235" w:author="Nick.Tolimieri [2]" w:date="2022-09-09T12:38:00Z"/>
                <w:rFonts w:asciiTheme="minorHAnsi" w:eastAsiaTheme="minorHAnsi" w:hAnsiTheme="minorHAnsi" w:cstheme="minorBidi"/>
                <w:sz w:val="22"/>
                <w:szCs w:val="22"/>
                <w:rPrChange w:id="12236" w:author="Nick.Tolimieri" w:date="2022-09-07T13:17:00Z">
                  <w:rPr>
                    <w:ins w:id="12237" w:author="Nick.Tolimieri" w:date="2022-09-07T13:17:00Z"/>
                    <w:del w:id="12238" w:author="Nick.Tolimieri [2]" w:date="2022-09-09T12:38:00Z"/>
                    <w:rFonts w:ascii="Calibri" w:hAnsi="Calibri" w:cs="Calibri"/>
                    <w:color w:val="000000"/>
                    <w:sz w:val="22"/>
                    <w:szCs w:val="22"/>
                  </w:rPr>
                </w:rPrChange>
              </w:rPr>
              <w:pPrChange w:id="12239" w:author="Nick.Tolimieri" w:date="2022-09-07T13:17:00Z">
                <w:pPr>
                  <w:jc w:val="right"/>
                </w:pPr>
              </w:pPrChange>
            </w:pPr>
            <w:ins w:id="12240" w:author="Nick.Tolimieri" w:date="2022-09-07T13:17:00Z">
              <w:del w:id="12241" w:author="Nick.Tolimieri [2]" w:date="2022-09-09T12:38:00Z">
                <w:r w:rsidRPr="00AE199D" w:rsidDel="001255CF">
                  <w:rPr>
                    <w:rFonts w:asciiTheme="minorHAnsi" w:eastAsiaTheme="minorHAnsi" w:hAnsiTheme="minorHAnsi" w:cstheme="minorBidi"/>
                    <w:sz w:val="22"/>
                    <w:szCs w:val="22"/>
                    <w:rPrChange w:id="1224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243" w:author="Nick.Tolimieri" w:date="2022-09-07T13:17:00Z"/>
                <w:del w:id="12244" w:author="Nick.Tolimieri [2]" w:date="2022-09-09T12:38:00Z"/>
                <w:rFonts w:asciiTheme="minorHAnsi" w:eastAsiaTheme="minorHAnsi" w:hAnsiTheme="minorHAnsi" w:cstheme="minorBidi"/>
                <w:sz w:val="22"/>
                <w:szCs w:val="22"/>
                <w:rPrChange w:id="12245" w:author="Nick.Tolimieri" w:date="2022-09-07T13:17:00Z">
                  <w:rPr>
                    <w:ins w:id="12246" w:author="Nick.Tolimieri" w:date="2022-09-07T13:17:00Z"/>
                    <w:del w:id="12247" w:author="Nick.Tolimieri [2]" w:date="2022-09-09T12:38:00Z"/>
                    <w:rFonts w:ascii="Calibri" w:hAnsi="Calibri" w:cs="Calibri"/>
                    <w:color w:val="000000"/>
                    <w:sz w:val="22"/>
                    <w:szCs w:val="22"/>
                  </w:rPr>
                </w:rPrChange>
              </w:rPr>
              <w:pPrChange w:id="12248" w:author="Nick.Tolimieri" w:date="2022-09-07T13:17:00Z">
                <w:pPr>
                  <w:jc w:val="right"/>
                </w:pPr>
              </w:pPrChange>
            </w:pPr>
            <w:ins w:id="12249" w:author="Nick.Tolimieri" w:date="2022-09-07T13:17:00Z">
              <w:del w:id="12250" w:author="Nick.Tolimieri [2]" w:date="2022-09-09T12:38:00Z">
                <w:r w:rsidRPr="00AE199D" w:rsidDel="001255CF">
                  <w:rPr>
                    <w:rFonts w:asciiTheme="minorHAnsi" w:eastAsiaTheme="minorHAnsi" w:hAnsiTheme="minorHAnsi" w:cstheme="minorBidi"/>
                    <w:sz w:val="22"/>
                    <w:szCs w:val="22"/>
                    <w:rPrChange w:id="12251"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252" w:author="Nick.Tolimieri" w:date="2022-09-07T13:17:00Z"/>
                <w:del w:id="12253" w:author="Nick.Tolimieri [2]" w:date="2022-09-09T12:38:00Z"/>
                <w:rFonts w:asciiTheme="minorHAnsi" w:eastAsiaTheme="minorHAnsi" w:hAnsiTheme="minorHAnsi" w:cstheme="minorBidi"/>
                <w:sz w:val="22"/>
                <w:szCs w:val="22"/>
                <w:rPrChange w:id="12254" w:author="Nick.Tolimieri" w:date="2022-09-07T13:17:00Z">
                  <w:rPr>
                    <w:ins w:id="12255" w:author="Nick.Tolimieri" w:date="2022-09-07T13:17:00Z"/>
                    <w:del w:id="12256" w:author="Nick.Tolimieri [2]" w:date="2022-09-09T12:38:00Z"/>
                    <w:rFonts w:ascii="Calibri" w:hAnsi="Calibri" w:cs="Calibri"/>
                    <w:color w:val="000000"/>
                    <w:sz w:val="22"/>
                    <w:szCs w:val="22"/>
                  </w:rPr>
                </w:rPrChange>
              </w:rPr>
              <w:pPrChange w:id="12257" w:author="Nick.Tolimieri" w:date="2022-09-07T13:17:00Z">
                <w:pPr>
                  <w:jc w:val="right"/>
                </w:pPr>
              </w:pPrChange>
            </w:pPr>
            <w:ins w:id="12258" w:author="Nick.Tolimieri" w:date="2022-09-07T13:17:00Z">
              <w:del w:id="12259" w:author="Nick.Tolimieri [2]" w:date="2022-09-09T12:38:00Z">
                <w:r w:rsidRPr="00AE199D" w:rsidDel="001255CF">
                  <w:rPr>
                    <w:rFonts w:asciiTheme="minorHAnsi" w:eastAsiaTheme="minorHAnsi" w:hAnsiTheme="minorHAnsi" w:cstheme="minorBidi"/>
                    <w:sz w:val="22"/>
                    <w:szCs w:val="22"/>
                    <w:rPrChange w:id="1226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261" w:author="Nick.Tolimieri" w:date="2022-09-07T13:17:00Z"/>
                <w:del w:id="12262" w:author="Nick.Tolimieri [2]" w:date="2022-09-09T12:38:00Z"/>
                <w:rFonts w:asciiTheme="minorHAnsi" w:eastAsiaTheme="minorHAnsi" w:hAnsiTheme="minorHAnsi" w:cstheme="minorBidi"/>
                <w:sz w:val="22"/>
                <w:szCs w:val="22"/>
                <w:rPrChange w:id="12263" w:author="Nick.Tolimieri" w:date="2022-09-07T13:17:00Z">
                  <w:rPr>
                    <w:ins w:id="12264" w:author="Nick.Tolimieri" w:date="2022-09-07T13:17:00Z"/>
                    <w:del w:id="12265" w:author="Nick.Tolimieri [2]" w:date="2022-09-09T12:38:00Z"/>
                    <w:rFonts w:ascii="Calibri" w:hAnsi="Calibri" w:cs="Calibri"/>
                    <w:color w:val="000000"/>
                    <w:sz w:val="22"/>
                    <w:szCs w:val="22"/>
                  </w:rPr>
                </w:rPrChange>
              </w:rPr>
              <w:pPrChange w:id="12266" w:author="Nick.Tolimieri" w:date="2022-09-07T13:17:00Z">
                <w:pPr>
                  <w:jc w:val="right"/>
                </w:pPr>
              </w:pPrChange>
            </w:pPr>
            <w:ins w:id="12267" w:author="Nick.Tolimieri" w:date="2022-09-07T13:17:00Z">
              <w:del w:id="12268" w:author="Nick.Tolimieri [2]" w:date="2022-09-09T12:38:00Z">
                <w:r w:rsidRPr="00AE199D" w:rsidDel="001255CF">
                  <w:rPr>
                    <w:rFonts w:asciiTheme="minorHAnsi" w:eastAsiaTheme="minorHAnsi" w:hAnsiTheme="minorHAnsi" w:cstheme="minorBidi"/>
                    <w:sz w:val="22"/>
                    <w:szCs w:val="22"/>
                    <w:rPrChange w:id="12269"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270" w:author="Nick.Tolimieri" w:date="2022-09-07T13:17:00Z"/>
                <w:del w:id="12271" w:author="Nick.Tolimieri [2]" w:date="2022-09-09T12:38:00Z"/>
                <w:rFonts w:asciiTheme="minorHAnsi" w:eastAsiaTheme="minorHAnsi" w:hAnsiTheme="minorHAnsi" w:cstheme="minorBidi"/>
                <w:sz w:val="22"/>
                <w:szCs w:val="22"/>
                <w:rPrChange w:id="12272" w:author="Nick.Tolimieri" w:date="2022-09-07T13:17:00Z">
                  <w:rPr>
                    <w:ins w:id="12273" w:author="Nick.Tolimieri" w:date="2022-09-07T13:17:00Z"/>
                    <w:del w:id="12274" w:author="Nick.Tolimieri [2]" w:date="2022-09-09T12:38:00Z"/>
                    <w:rFonts w:ascii="Calibri" w:hAnsi="Calibri" w:cs="Calibri"/>
                    <w:color w:val="000000"/>
                    <w:sz w:val="22"/>
                    <w:szCs w:val="22"/>
                  </w:rPr>
                </w:rPrChange>
              </w:rPr>
              <w:pPrChange w:id="12275" w:author="Nick.Tolimieri" w:date="2022-09-07T13:17:00Z">
                <w:pPr/>
              </w:pPrChange>
            </w:pPr>
            <w:ins w:id="12276" w:author="Nick.Tolimieri" w:date="2022-09-07T13:17:00Z">
              <w:del w:id="12277" w:author="Nick.Tolimieri [2]" w:date="2022-09-09T12:38:00Z">
                <w:r w:rsidRPr="00AE199D" w:rsidDel="001255CF">
                  <w:rPr>
                    <w:rFonts w:asciiTheme="minorHAnsi" w:eastAsiaTheme="minorHAnsi" w:hAnsiTheme="minorHAnsi" w:cstheme="minorBidi"/>
                    <w:sz w:val="22"/>
                    <w:szCs w:val="22"/>
                    <w:rPrChange w:id="12278"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279" w:author="Nick.Tolimieri" w:date="2022-09-07T13:17:00Z"/>
                <w:del w:id="12280" w:author="Nick.Tolimieri [2]" w:date="2022-09-09T12:38:00Z"/>
                <w:rFonts w:asciiTheme="minorHAnsi" w:eastAsiaTheme="minorHAnsi" w:hAnsiTheme="minorHAnsi" w:cstheme="minorBidi"/>
                <w:sz w:val="22"/>
                <w:szCs w:val="22"/>
                <w:rPrChange w:id="12281" w:author="Nick.Tolimieri" w:date="2022-09-07T13:17:00Z">
                  <w:rPr>
                    <w:ins w:id="12282" w:author="Nick.Tolimieri" w:date="2022-09-07T13:17:00Z"/>
                    <w:del w:id="12283" w:author="Nick.Tolimieri [2]" w:date="2022-09-09T12:38:00Z"/>
                    <w:rFonts w:ascii="Calibri" w:hAnsi="Calibri" w:cs="Calibri"/>
                    <w:color w:val="000000"/>
                    <w:sz w:val="22"/>
                    <w:szCs w:val="22"/>
                  </w:rPr>
                </w:rPrChange>
              </w:rPr>
              <w:pPrChange w:id="12284" w:author="Nick.Tolimieri" w:date="2022-09-07T13:17:00Z">
                <w:pPr/>
              </w:pPrChange>
            </w:pPr>
            <w:ins w:id="12285" w:author="Nick.Tolimieri" w:date="2022-09-07T13:17:00Z">
              <w:del w:id="12286" w:author="Nick.Tolimieri [2]" w:date="2022-09-09T12:38:00Z">
                <w:r w:rsidRPr="00AE199D" w:rsidDel="001255CF">
                  <w:rPr>
                    <w:rFonts w:asciiTheme="minorHAnsi" w:eastAsiaTheme="minorHAnsi" w:hAnsiTheme="minorHAnsi" w:cstheme="minorBidi"/>
                    <w:sz w:val="22"/>
                    <w:szCs w:val="22"/>
                    <w:rPrChange w:id="12287"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288" w:author="Nick.Tolimieri" w:date="2022-09-07T13:17:00Z"/>
                <w:del w:id="12289" w:author="Nick.Tolimieri [2]" w:date="2022-09-09T12:38:00Z"/>
                <w:rFonts w:asciiTheme="minorHAnsi" w:eastAsiaTheme="minorHAnsi" w:hAnsiTheme="minorHAnsi" w:cstheme="minorBidi"/>
                <w:sz w:val="22"/>
                <w:szCs w:val="22"/>
                <w:rPrChange w:id="12290" w:author="Nick.Tolimieri" w:date="2022-09-07T13:17:00Z">
                  <w:rPr>
                    <w:ins w:id="12291" w:author="Nick.Tolimieri" w:date="2022-09-07T13:17:00Z"/>
                    <w:del w:id="12292" w:author="Nick.Tolimieri [2]" w:date="2022-09-09T12:38:00Z"/>
                    <w:rFonts w:ascii="Calibri" w:hAnsi="Calibri" w:cs="Calibri"/>
                    <w:color w:val="000000"/>
                    <w:sz w:val="22"/>
                    <w:szCs w:val="22"/>
                  </w:rPr>
                </w:rPrChange>
              </w:rPr>
              <w:pPrChange w:id="12293" w:author="Nick.Tolimieri" w:date="2022-09-07T13:17:00Z">
                <w:pPr/>
              </w:pPrChange>
            </w:pPr>
            <w:ins w:id="12294" w:author="Nick.Tolimieri" w:date="2022-09-07T13:17:00Z">
              <w:del w:id="12295" w:author="Nick.Tolimieri [2]" w:date="2022-09-09T12:38:00Z">
                <w:r w:rsidRPr="00AE199D" w:rsidDel="001255CF">
                  <w:rPr>
                    <w:rFonts w:asciiTheme="minorHAnsi" w:eastAsiaTheme="minorHAnsi" w:hAnsiTheme="minorHAnsi" w:cstheme="minorBidi"/>
                    <w:sz w:val="22"/>
                    <w:szCs w:val="22"/>
                    <w:rPrChange w:id="12296"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297" w:author="Nick.Tolimieri" w:date="2022-09-07T13:17:00Z"/>
                <w:del w:id="12298" w:author="Nick.Tolimieri [2]" w:date="2022-09-09T12:38:00Z"/>
                <w:rFonts w:asciiTheme="minorHAnsi" w:eastAsiaTheme="minorHAnsi" w:hAnsiTheme="minorHAnsi" w:cstheme="minorBidi"/>
                <w:sz w:val="22"/>
                <w:szCs w:val="22"/>
                <w:rPrChange w:id="12299" w:author="Nick.Tolimieri" w:date="2022-09-07T13:17:00Z">
                  <w:rPr>
                    <w:ins w:id="12300" w:author="Nick.Tolimieri" w:date="2022-09-07T13:17:00Z"/>
                    <w:del w:id="12301" w:author="Nick.Tolimieri [2]" w:date="2022-09-09T12:38:00Z"/>
                    <w:rFonts w:ascii="Calibri" w:hAnsi="Calibri" w:cs="Calibri"/>
                    <w:color w:val="000000"/>
                    <w:sz w:val="22"/>
                    <w:szCs w:val="22"/>
                  </w:rPr>
                </w:rPrChange>
              </w:rPr>
              <w:pPrChange w:id="12302" w:author="Nick.Tolimieri" w:date="2022-09-07T13:17:00Z">
                <w:pPr/>
              </w:pPrChange>
            </w:pPr>
            <w:ins w:id="12303" w:author="Nick.Tolimieri" w:date="2022-09-07T13:17:00Z">
              <w:del w:id="12304" w:author="Nick.Tolimieri [2]" w:date="2022-09-09T12:38:00Z">
                <w:r w:rsidRPr="00AE199D" w:rsidDel="001255CF">
                  <w:rPr>
                    <w:rFonts w:asciiTheme="minorHAnsi" w:eastAsiaTheme="minorHAnsi" w:hAnsiTheme="minorHAnsi" w:cstheme="minorBidi"/>
                    <w:sz w:val="22"/>
                    <w:szCs w:val="22"/>
                    <w:rPrChange w:id="12305"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2306" w:author="Nick.Tolimieri" w:date="2022-09-07T13:17:00Z"/>
          <w:del w:id="12307" w:author="Nick.Tolimieri [2]" w:date="2022-09-09T12:38:00Z"/>
        </w:trPr>
        <w:tc>
          <w:tcPr>
            <w:tcW w:w="960" w:type="dxa"/>
            <w:noWrap/>
            <w:hideMark/>
          </w:tcPr>
          <w:p w:rsidR="00AE199D" w:rsidRPr="00AE199D" w:rsidDel="001255CF" w:rsidRDefault="00AE199D">
            <w:pPr>
              <w:ind w:firstLine="0"/>
              <w:rPr>
                <w:ins w:id="12308" w:author="Nick.Tolimieri" w:date="2022-09-07T13:17:00Z"/>
                <w:del w:id="12309" w:author="Nick.Tolimieri [2]" w:date="2022-09-09T12:38:00Z"/>
                <w:rFonts w:asciiTheme="minorHAnsi" w:eastAsiaTheme="minorHAnsi" w:hAnsiTheme="minorHAnsi" w:cstheme="minorBidi"/>
                <w:sz w:val="22"/>
                <w:szCs w:val="22"/>
                <w:rPrChange w:id="12310" w:author="Nick.Tolimieri" w:date="2022-09-07T13:17:00Z">
                  <w:rPr>
                    <w:ins w:id="12311" w:author="Nick.Tolimieri" w:date="2022-09-07T13:17:00Z"/>
                    <w:del w:id="12312" w:author="Nick.Tolimieri [2]" w:date="2022-09-09T12:38:00Z"/>
                    <w:rFonts w:ascii="Calibri" w:hAnsi="Calibri" w:cs="Calibri"/>
                    <w:color w:val="000000"/>
                    <w:sz w:val="22"/>
                    <w:szCs w:val="22"/>
                  </w:rPr>
                </w:rPrChange>
              </w:rPr>
              <w:pPrChange w:id="12313" w:author="Nick.Tolimieri" w:date="2022-09-07T13:17:00Z">
                <w:pPr/>
              </w:pPrChange>
            </w:pPr>
            <w:ins w:id="12314" w:author="Nick.Tolimieri" w:date="2022-09-07T13:17:00Z">
              <w:del w:id="12315" w:author="Nick.Tolimieri [2]" w:date="2022-09-09T12:38:00Z">
                <w:r w:rsidRPr="00AE199D" w:rsidDel="001255CF">
                  <w:rPr>
                    <w:rFonts w:asciiTheme="minorHAnsi" w:eastAsiaTheme="minorHAnsi" w:hAnsiTheme="minorHAnsi" w:cstheme="minorBidi"/>
                    <w:sz w:val="22"/>
                    <w:szCs w:val="22"/>
                    <w:rPrChange w:id="12316"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317" w:author="Nick.Tolimieri" w:date="2022-09-07T13:17:00Z"/>
                <w:del w:id="12318" w:author="Nick.Tolimieri [2]" w:date="2022-09-09T12:38:00Z"/>
                <w:rFonts w:asciiTheme="minorHAnsi" w:eastAsiaTheme="minorHAnsi" w:hAnsiTheme="minorHAnsi" w:cstheme="minorBidi"/>
                <w:sz w:val="22"/>
                <w:szCs w:val="22"/>
                <w:rPrChange w:id="12319" w:author="Nick.Tolimieri" w:date="2022-09-07T13:17:00Z">
                  <w:rPr>
                    <w:ins w:id="12320" w:author="Nick.Tolimieri" w:date="2022-09-07T13:17:00Z"/>
                    <w:del w:id="12321" w:author="Nick.Tolimieri [2]" w:date="2022-09-09T12:38:00Z"/>
                    <w:rFonts w:ascii="Calibri" w:hAnsi="Calibri" w:cs="Calibri"/>
                    <w:color w:val="000000"/>
                    <w:sz w:val="22"/>
                    <w:szCs w:val="22"/>
                  </w:rPr>
                </w:rPrChange>
              </w:rPr>
              <w:pPrChange w:id="12322" w:author="Nick.Tolimieri" w:date="2022-09-07T13:17:00Z">
                <w:pPr>
                  <w:jc w:val="right"/>
                </w:pPr>
              </w:pPrChange>
            </w:pPr>
            <w:ins w:id="12323" w:author="Nick.Tolimieri" w:date="2022-09-07T13:17:00Z">
              <w:del w:id="12324" w:author="Nick.Tolimieri [2]" w:date="2022-09-09T12:38:00Z">
                <w:r w:rsidRPr="00AE199D" w:rsidDel="001255CF">
                  <w:rPr>
                    <w:rFonts w:asciiTheme="minorHAnsi" w:eastAsiaTheme="minorHAnsi" w:hAnsiTheme="minorHAnsi" w:cstheme="minorBidi"/>
                    <w:sz w:val="22"/>
                    <w:szCs w:val="22"/>
                    <w:rPrChange w:id="12325" w:author="Nick.Tolimieri" w:date="2022-09-07T13:17:00Z">
                      <w:rPr>
                        <w:rFonts w:ascii="Calibri" w:hAnsi="Calibri" w:cs="Calibri"/>
                        <w:color w:val="000000"/>
                        <w:sz w:val="22"/>
                        <w:szCs w:val="22"/>
                      </w:rPr>
                    </w:rPrChange>
                  </w:rPr>
                  <w:delText>2002</w:delText>
                </w:r>
              </w:del>
            </w:ins>
          </w:p>
        </w:tc>
        <w:tc>
          <w:tcPr>
            <w:tcW w:w="960" w:type="dxa"/>
            <w:noWrap/>
            <w:hideMark/>
          </w:tcPr>
          <w:p w:rsidR="00AE199D" w:rsidRPr="00AE199D" w:rsidDel="001255CF" w:rsidRDefault="00AE199D">
            <w:pPr>
              <w:ind w:firstLine="0"/>
              <w:rPr>
                <w:ins w:id="12326" w:author="Nick.Tolimieri" w:date="2022-09-07T13:17:00Z"/>
                <w:del w:id="12327" w:author="Nick.Tolimieri [2]" w:date="2022-09-09T12:38:00Z"/>
                <w:rFonts w:asciiTheme="minorHAnsi" w:eastAsiaTheme="minorHAnsi" w:hAnsiTheme="minorHAnsi" w:cstheme="minorBidi"/>
                <w:sz w:val="22"/>
                <w:szCs w:val="22"/>
                <w:rPrChange w:id="12328" w:author="Nick.Tolimieri" w:date="2022-09-07T13:17:00Z">
                  <w:rPr>
                    <w:ins w:id="12329" w:author="Nick.Tolimieri" w:date="2022-09-07T13:17:00Z"/>
                    <w:del w:id="12330" w:author="Nick.Tolimieri [2]" w:date="2022-09-09T12:38:00Z"/>
                    <w:rFonts w:ascii="Calibri" w:hAnsi="Calibri" w:cs="Calibri"/>
                    <w:color w:val="000000"/>
                    <w:sz w:val="22"/>
                    <w:szCs w:val="22"/>
                  </w:rPr>
                </w:rPrChange>
              </w:rPr>
              <w:pPrChange w:id="12331" w:author="Nick.Tolimieri" w:date="2022-09-07T13:17:00Z">
                <w:pPr>
                  <w:jc w:val="right"/>
                </w:pPr>
              </w:pPrChange>
            </w:pPr>
            <w:ins w:id="12332" w:author="Nick.Tolimieri" w:date="2022-09-07T13:17:00Z">
              <w:del w:id="12333" w:author="Nick.Tolimieri [2]" w:date="2022-09-09T12:38:00Z">
                <w:r w:rsidRPr="00AE199D" w:rsidDel="001255CF">
                  <w:rPr>
                    <w:rFonts w:asciiTheme="minorHAnsi" w:eastAsiaTheme="minorHAnsi" w:hAnsiTheme="minorHAnsi" w:cstheme="minorBidi"/>
                    <w:sz w:val="22"/>
                    <w:szCs w:val="22"/>
                    <w:rPrChange w:id="12334"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335" w:author="Nick.Tolimieri" w:date="2022-09-07T13:17:00Z"/>
                <w:del w:id="12336" w:author="Nick.Tolimieri [2]" w:date="2022-09-09T12:38:00Z"/>
                <w:rFonts w:asciiTheme="minorHAnsi" w:eastAsiaTheme="minorHAnsi" w:hAnsiTheme="minorHAnsi" w:cstheme="minorBidi"/>
                <w:sz w:val="22"/>
                <w:szCs w:val="22"/>
                <w:rPrChange w:id="12337" w:author="Nick.Tolimieri" w:date="2022-09-07T13:17:00Z">
                  <w:rPr>
                    <w:ins w:id="12338" w:author="Nick.Tolimieri" w:date="2022-09-07T13:17:00Z"/>
                    <w:del w:id="12339" w:author="Nick.Tolimieri [2]" w:date="2022-09-09T12:38:00Z"/>
                    <w:rFonts w:ascii="Calibri" w:hAnsi="Calibri" w:cs="Calibri"/>
                    <w:color w:val="000000"/>
                    <w:sz w:val="22"/>
                    <w:szCs w:val="22"/>
                  </w:rPr>
                </w:rPrChange>
              </w:rPr>
              <w:pPrChange w:id="12340" w:author="Nick.Tolimieri" w:date="2022-09-07T13:17:00Z">
                <w:pPr>
                  <w:jc w:val="right"/>
                </w:pPr>
              </w:pPrChange>
            </w:pPr>
            <w:ins w:id="12341" w:author="Nick.Tolimieri" w:date="2022-09-07T13:17:00Z">
              <w:del w:id="12342" w:author="Nick.Tolimieri [2]" w:date="2022-09-09T12:38:00Z">
                <w:r w:rsidRPr="00AE199D" w:rsidDel="001255CF">
                  <w:rPr>
                    <w:rFonts w:asciiTheme="minorHAnsi" w:eastAsiaTheme="minorHAnsi" w:hAnsiTheme="minorHAnsi" w:cstheme="minorBidi"/>
                    <w:sz w:val="22"/>
                    <w:szCs w:val="22"/>
                    <w:rPrChange w:id="12343" w:author="Nick.Tolimieri" w:date="2022-09-07T13:17:00Z">
                      <w:rPr>
                        <w:rFonts w:ascii="Calibri" w:hAnsi="Calibri" w:cs="Calibri"/>
                        <w:color w:val="000000"/>
                        <w:sz w:val="22"/>
                        <w:szCs w:val="22"/>
                      </w:rPr>
                    </w:rPrChange>
                  </w:rPr>
                  <w:delText>14</w:delText>
                </w:r>
              </w:del>
            </w:ins>
          </w:p>
        </w:tc>
        <w:tc>
          <w:tcPr>
            <w:tcW w:w="960" w:type="dxa"/>
            <w:noWrap/>
            <w:hideMark/>
          </w:tcPr>
          <w:p w:rsidR="00AE199D" w:rsidRPr="00AE199D" w:rsidDel="001255CF" w:rsidRDefault="00AE199D">
            <w:pPr>
              <w:ind w:firstLine="0"/>
              <w:rPr>
                <w:ins w:id="12344" w:author="Nick.Tolimieri" w:date="2022-09-07T13:17:00Z"/>
                <w:del w:id="12345" w:author="Nick.Tolimieri [2]" w:date="2022-09-09T12:38:00Z"/>
                <w:rFonts w:asciiTheme="minorHAnsi" w:eastAsiaTheme="minorHAnsi" w:hAnsiTheme="minorHAnsi" w:cstheme="minorBidi"/>
                <w:sz w:val="22"/>
                <w:szCs w:val="22"/>
                <w:rPrChange w:id="12346" w:author="Nick.Tolimieri" w:date="2022-09-07T13:17:00Z">
                  <w:rPr>
                    <w:ins w:id="12347" w:author="Nick.Tolimieri" w:date="2022-09-07T13:17:00Z"/>
                    <w:del w:id="12348" w:author="Nick.Tolimieri [2]" w:date="2022-09-09T12:38:00Z"/>
                    <w:rFonts w:ascii="Calibri" w:hAnsi="Calibri" w:cs="Calibri"/>
                    <w:color w:val="000000"/>
                    <w:sz w:val="22"/>
                    <w:szCs w:val="22"/>
                  </w:rPr>
                </w:rPrChange>
              </w:rPr>
              <w:pPrChange w:id="12349" w:author="Nick.Tolimieri" w:date="2022-09-07T13:17:00Z">
                <w:pPr>
                  <w:jc w:val="right"/>
                </w:pPr>
              </w:pPrChange>
            </w:pPr>
            <w:ins w:id="12350" w:author="Nick.Tolimieri" w:date="2022-09-07T13:17:00Z">
              <w:del w:id="12351" w:author="Nick.Tolimieri [2]" w:date="2022-09-09T12:38:00Z">
                <w:r w:rsidRPr="00AE199D" w:rsidDel="001255CF">
                  <w:rPr>
                    <w:rFonts w:asciiTheme="minorHAnsi" w:eastAsiaTheme="minorHAnsi" w:hAnsiTheme="minorHAnsi" w:cstheme="minorBidi"/>
                    <w:sz w:val="22"/>
                    <w:szCs w:val="22"/>
                    <w:rPrChange w:id="12352"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2353" w:author="Nick.Tolimieri" w:date="2022-09-07T13:17:00Z"/>
                <w:del w:id="12354" w:author="Nick.Tolimieri [2]" w:date="2022-09-09T12:38:00Z"/>
                <w:rFonts w:asciiTheme="minorHAnsi" w:eastAsiaTheme="minorHAnsi" w:hAnsiTheme="minorHAnsi" w:cstheme="minorBidi"/>
                <w:sz w:val="22"/>
                <w:szCs w:val="22"/>
                <w:rPrChange w:id="12355" w:author="Nick.Tolimieri" w:date="2022-09-07T13:17:00Z">
                  <w:rPr>
                    <w:ins w:id="12356" w:author="Nick.Tolimieri" w:date="2022-09-07T13:17:00Z"/>
                    <w:del w:id="12357" w:author="Nick.Tolimieri [2]" w:date="2022-09-09T12:38:00Z"/>
                    <w:rFonts w:ascii="Calibri" w:hAnsi="Calibri" w:cs="Calibri"/>
                    <w:color w:val="000000"/>
                    <w:sz w:val="22"/>
                    <w:szCs w:val="22"/>
                  </w:rPr>
                </w:rPrChange>
              </w:rPr>
              <w:pPrChange w:id="12358" w:author="Nick.Tolimieri" w:date="2022-09-07T13:17:00Z">
                <w:pPr>
                  <w:jc w:val="right"/>
                </w:pPr>
              </w:pPrChange>
            </w:pPr>
            <w:ins w:id="12359" w:author="Nick.Tolimieri" w:date="2022-09-07T13:17:00Z">
              <w:del w:id="12360" w:author="Nick.Tolimieri [2]" w:date="2022-09-09T12:38:00Z">
                <w:r w:rsidRPr="00AE199D" w:rsidDel="001255CF">
                  <w:rPr>
                    <w:rFonts w:asciiTheme="minorHAnsi" w:eastAsiaTheme="minorHAnsi" w:hAnsiTheme="minorHAnsi" w:cstheme="minorBidi"/>
                    <w:sz w:val="22"/>
                    <w:szCs w:val="22"/>
                    <w:rPrChange w:id="12361" w:author="Nick.Tolimieri" w:date="2022-09-07T13:17:00Z">
                      <w:rPr>
                        <w:rFonts w:ascii="Calibri" w:hAnsi="Calibri" w:cs="Calibri"/>
                        <w:color w:val="000000"/>
                        <w:sz w:val="22"/>
                        <w:szCs w:val="22"/>
                      </w:rPr>
                    </w:rPrChange>
                  </w:rPr>
                  <w:delText>19</w:delText>
                </w:r>
              </w:del>
            </w:ins>
          </w:p>
        </w:tc>
        <w:tc>
          <w:tcPr>
            <w:tcW w:w="960" w:type="dxa"/>
            <w:noWrap/>
            <w:hideMark/>
          </w:tcPr>
          <w:p w:rsidR="00AE199D" w:rsidRPr="00AE199D" w:rsidDel="001255CF" w:rsidRDefault="00AE199D">
            <w:pPr>
              <w:ind w:firstLine="0"/>
              <w:rPr>
                <w:ins w:id="12362" w:author="Nick.Tolimieri" w:date="2022-09-07T13:17:00Z"/>
                <w:del w:id="12363" w:author="Nick.Tolimieri [2]" w:date="2022-09-09T12:38:00Z"/>
                <w:rFonts w:asciiTheme="minorHAnsi" w:eastAsiaTheme="minorHAnsi" w:hAnsiTheme="minorHAnsi" w:cstheme="minorBidi"/>
                <w:sz w:val="22"/>
                <w:szCs w:val="22"/>
                <w:rPrChange w:id="12364" w:author="Nick.Tolimieri" w:date="2022-09-07T13:17:00Z">
                  <w:rPr>
                    <w:ins w:id="12365" w:author="Nick.Tolimieri" w:date="2022-09-07T13:17:00Z"/>
                    <w:del w:id="12366" w:author="Nick.Tolimieri [2]" w:date="2022-09-09T12:38:00Z"/>
                    <w:rFonts w:ascii="Calibri" w:hAnsi="Calibri" w:cs="Calibri"/>
                    <w:color w:val="000000"/>
                    <w:sz w:val="22"/>
                    <w:szCs w:val="22"/>
                  </w:rPr>
                </w:rPrChange>
              </w:rPr>
              <w:pPrChange w:id="12367" w:author="Nick.Tolimieri" w:date="2022-09-07T13:17:00Z">
                <w:pPr>
                  <w:jc w:val="right"/>
                </w:pPr>
              </w:pPrChange>
            </w:pPr>
            <w:ins w:id="12368" w:author="Nick.Tolimieri" w:date="2022-09-07T13:17:00Z">
              <w:del w:id="12369" w:author="Nick.Tolimieri [2]" w:date="2022-09-09T12:38:00Z">
                <w:r w:rsidRPr="00AE199D" w:rsidDel="001255CF">
                  <w:rPr>
                    <w:rFonts w:asciiTheme="minorHAnsi" w:eastAsiaTheme="minorHAnsi" w:hAnsiTheme="minorHAnsi" w:cstheme="minorBidi"/>
                    <w:sz w:val="22"/>
                    <w:szCs w:val="22"/>
                    <w:rPrChange w:id="12370" w:author="Nick.Tolimieri" w:date="2022-09-07T13:17:00Z">
                      <w:rPr>
                        <w:rFonts w:ascii="Calibri" w:hAnsi="Calibri" w:cs="Calibri"/>
                        <w:color w:val="000000"/>
                        <w:sz w:val="22"/>
                        <w:szCs w:val="22"/>
                      </w:rPr>
                    </w:rPrChange>
                  </w:rPr>
                  <w:delText>19</w:delText>
                </w:r>
              </w:del>
            </w:ins>
          </w:p>
        </w:tc>
        <w:tc>
          <w:tcPr>
            <w:tcW w:w="960" w:type="dxa"/>
            <w:noWrap/>
            <w:hideMark/>
          </w:tcPr>
          <w:p w:rsidR="00AE199D" w:rsidRPr="00AE199D" w:rsidDel="001255CF" w:rsidRDefault="00AE199D">
            <w:pPr>
              <w:ind w:firstLine="0"/>
              <w:rPr>
                <w:ins w:id="12371" w:author="Nick.Tolimieri" w:date="2022-09-07T13:17:00Z"/>
                <w:del w:id="12372" w:author="Nick.Tolimieri [2]" w:date="2022-09-09T12:38:00Z"/>
                <w:rFonts w:asciiTheme="minorHAnsi" w:eastAsiaTheme="minorHAnsi" w:hAnsiTheme="minorHAnsi" w:cstheme="minorBidi"/>
                <w:sz w:val="22"/>
                <w:szCs w:val="22"/>
                <w:rPrChange w:id="12373" w:author="Nick.Tolimieri" w:date="2022-09-07T13:17:00Z">
                  <w:rPr>
                    <w:ins w:id="12374" w:author="Nick.Tolimieri" w:date="2022-09-07T13:17:00Z"/>
                    <w:del w:id="12375" w:author="Nick.Tolimieri [2]" w:date="2022-09-09T12:38:00Z"/>
                    <w:rFonts w:ascii="Calibri" w:hAnsi="Calibri" w:cs="Calibri"/>
                    <w:color w:val="000000"/>
                    <w:sz w:val="22"/>
                    <w:szCs w:val="22"/>
                  </w:rPr>
                </w:rPrChange>
              </w:rPr>
              <w:pPrChange w:id="12376" w:author="Nick.Tolimieri" w:date="2022-09-07T13:17:00Z">
                <w:pPr>
                  <w:jc w:val="right"/>
                </w:pPr>
              </w:pPrChange>
            </w:pPr>
            <w:ins w:id="12377" w:author="Nick.Tolimieri" w:date="2022-09-07T13:17:00Z">
              <w:del w:id="12378" w:author="Nick.Tolimieri [2]" w:date="2022-09-09T12:38:00Z">
                <w:r w:rsidRPr="00AE199D" w:rsidDel="001255CF">
                  <w:rPr>
                    <w:rFonts w:asciiTheme="minorHAnsi" w:eastAsiaTheme="minorHAnsi" w:hAnsiTheme="minorHAnsi" w:cstheme="minorBidi"/>
                    <w:sz w:val="22"/>
                    <w:szCs w:val="22"/>
                    <w:rPrChange w:id="12379" w:author="Nick.Tolimieri" w:date="2022-09-07T13:17:00Z">
                      <w:rPr>
                        <w:rFonts w:ascii="Calibri" w:hAnsi="Calibri" w:cs="Calibri"/>
                        <w:color w:val="000000"/>
                        <w:sz w:val="22"/>
                        <w:szCs w:val="22"/>
                      </w:rPr>
                    </w:rPrChange>
                  </w:rPr>
                  <w:delText>19</w:delText>
                </w:r>
              </w:del>
            </w:ins>
          </w:p>
        </w:tc>
        <w:tc>
          <w:tcPr>
            <w:tcW w:w="960" w:type="dxa"/>
            <w:noWrap/>
            <w:hideMark/>
          </w:tcPr>
          <w:p w:rsidR="00AE199D" w:rsidRPr="00AE199D" w:rsidDel="001255CF" w:rsidRDefault="00AE199D">
            <w:pPr>
              <w:ind w:firstLine="0"/>
              <w:rPr>
                <w:ins w:id="12380" w:author="Nick.Tolimieri" w:date="2022-09-07T13:17:00Z"/>
                <w:del w:id="12381" w:author="Nick.Tolimieri [2]" w:date="2022-09-09T12:38:00Z"/>
                <w:rFonts w:asciiTheme="minorHAnsi" w:eastAsiaTheme="minorHAnsi" w:hAnsiTheme="minorHAnsi" w:cstheme="minorBidi"/>
                <w:sz w:val="22"/>
                <w:szCs w:val="22"/>
                <w:rPrChange w:id="12382" w:author="Nick.Tolimieri" w:date="2022-09-07T13:17:00Z">
                  <w:rPr>
                    <w:ins w:id="12383" w:author="Nick.Tolimieri" w:date="2022-09-07T13:17:00Z"/>
                    <w:del w:id="12384" w:author="Nick.Tolimieri [2]" w:date="2022-09-09T12:38:00Z"/>
                    <w:rFonts w:ascii="Calibri" w:hAnsi="Calibri" w:cs="Calibri"/>
                    <w:color w:val="000000"/>
                    <w:sz w:val="22"/>
                    <w:szCs w:val="22"/>
                  </w:rPr>
                </w:rPrChange>
              </w:rPr>
              <w:pPrChange w:id="12385" w:author="Nick.Tolimieri" w:date="2022-09-07T13:17:00Z">
                <w:pPr>
                  <w:jc w:val="right"/>
                </w:pPr>
              </w:pPrChange>
            </w:pPr>
            <w:ins w:id="12386" w:author="Nick.Tolimieri" w:date="2022-09-07T13:17:00Z">
              <w:del w:id="12387" w:author="Nick.Tolimieri [2]" w:date="2022-09-09T12:38:00Z">
                <w:r w:rsidRPr="00AE199D" w:rsidDel="001255CF">
                  <w:rPr>
                    <w:rFonts w:asciiTheme="minorHAnsi" w:eastAsiaTheme="minorHAnsi" w:hAnsiTheme="minorHAnsi" w:cstheme="minorBidi"/>
                    <w:sz w:val="22"/>
                    <w:szCs w:val="22"/>
                    <w:rPrChange w:id="12388" w:author="Nick.Tolimieri" w:date="2022-09-07T13:17:00Z">
                      <w:rPr>
                        <w:rFonts w:ascii="Calibri" w:hAnsi="Calibri" w:cs="Calibri"/>
                        <w:color w:val="000000"/>
                        <w:sz w:val="22"/>
                        <w:szCs w:val="22"/>
                      </w:rPr>
                    </w:rPrChange>
                  </w:rPr>
                  <w:delText>1.54</w:delText>
                </w:r>
              </w:del>
            </w:ins>
          </w:p>
        </w:tc>
        <w:tc>
          <w:tcPr>
            <w:tcW w:w="960" w:type="dxa"/>
            <w:noWrap/>
            <w:hideMark/>
          </w:tcPr>
          <w:p w:rsidR="00AE199D" w:rsidRPr="00AE199D" w:rsidDel="001255CF" w:rsidRDefault="00AE199D">
            <w:pPr>
              <w:ind w:firstLine="0"/>
              <w:rPr>
                <w:ins w:id="12389" w:author="Nick.Tolimieri" w:date="2022-09-07T13:17:00Z"/>
                <w:del w:id="12390" w:author="Nick.Tolimieri [2]" w:date="2022-09-09T12:38:00Z"/>
                <w:rFonts w:asciiTheme="minorHAnsi" w:eastAsiaTheme="minorHAnsi" w:hAnsiTheme="minorHAnsi" w:cstheme="minorBidi"/>
                <w:sz w:val="22"/>
                <w:szCs w:val="22"/>
                <w:rPrChange w:id="12391" w:author="Nick.Tolimieri" w:date="2022-09-07T13:17:00Z">
                  <w:rPr>
                    <w:ins w:id="12392" w:author="Nick.Tolimieri" w:date="2022-09-07T13:17:00Z"/>
                    <w:del w:id="12393" w:author="Nick.Tolimieri [2]" w:date="2022-09-09T12:38:00Z"/>
                    <w:rFonts w:ascii="Calibri" w:hAnsi="Calibri" w:cs="Calibri"/>
                    <w:color w:val="000000"/>
                    <w:sz w:val="22"/>
                    <w:szCs w:val="22"/>
                  </w:rPr>
                </w:rPrChange>
              </w:rPr>
              <w:pPrChange w:id="12394" w:author="Nick.Tolimieri" w:date="2022-09-07T13:17:00Z">
                <w:pPr>
                  <w:jc w:val="right"/>
                </w:pPr>
              </w:pPrChange>
            </w:pPr>
            <w:ins w:id="12395" w:author="Nick.Tolimieri" w:date="2022-09-07T13:17:00Z">
              <w:del w:id="12396" w:author="Nick.Tolimieri [2]" w:date="2022-09-09T12:38:00Z">
                <w:r w:rsidRPr="00AE199D" w:rsidDel="001255CF">
                  <w:rPr>
                    <w:rFonts w:asciiTheme="minorHAnsi" w:eastAsiaTheme="minorHAnsi" w:hAnsiTheme="minorHAnsi" w:cstheme="minorBidi"/>
                    <w:sz w:val="22"/>
                    <w:szCs w:val="22"/>
                    <w:rPrChange w:id="12397" w:author="Nick.Tolimieri" w:date="2022-09-07T13:17:00Z">
                      <w:rPr>
                        <w:rFonts w:ascii="Calibri" w:hAnsi="Calibri" w:cs="Calibri"/>
                        <w:color w:val="000000"/>
                        <w:sz w:val="22"/>
                        <w:szCs w:val="22"/>
                      </w:rPr>
                    </w:rPrChange>
                  </w:rPr>
                  <w:delText>0.23</w:delText>
                </w:r>
              </w:del>
            </w:ins>
          </w:p>
        </w:tc>
      </w:tr>
      <w:tr w:rsidR="00AE199D" w:rsidRPr="00AE199D" w:rsidDel="001255CF" w:rsidTr="00AE199D">
        <w:trPr>
          <w:trHeight w:val="300"/>
          <w:ins w:id="12398" w:author="Nick.Tolimieri" w:date="2022-09-07T13:17:00Z"/>
          <w:del w:id="12399" w:author="Nick.Tolimieri [2]" w:date="2022-09-09T12:38:00Z"/>
        </w:trPr>
        <w:tc>
          <w:tcPr>
            <w:tcW w:w="960" w:type="dxa"/>
            <w:noWrap/>
            <w:hideMark/>
          </w:tcPr>
          <w:p w:rsidR="00AE199D" w:rsidRPr="00AE199D" w:rsidDel="001255CF" w:rsidRDefault="00AE199D">
            <w:pPr>
              <w:ind w:firstLine="0"/>
              <w:rPr>
                <w:ins w:id="12400" w:author="Nick.Tolimieri" w:date="2022-09-07T13:17:00Z"/>
                <w:del w:id="12401" w:author="Nick.Tolimieri [2]" w:date="2022-09-09T12:38:00Z"/>
                <w:rFonts w:asciiTheme="minorHAnsi" w:eastAsiaTheme="minorHAnsi" w:hAnsiTheme="minorHAnsi" w:cstheme="minorBidi"/>
                <w:sz w:val="22"/>
                <w:szCs w:val="22"/>
                <w:rPrChange w:id="12402" w:author="Nick.Tolimieri" w:date="2022-09-07T13:17:00Z">
                  <w:rPr>
                    <w:ins w:id="12403" w:author="Nick.Tolimieri" w:date="2022-09-07T13:17:00Z"/>
                    <w:del w:id="12404" w:author="Nick.Tolimieri [2]" w:date="2022-09-09T12:38:00Z"/>
                    <w:rFonts w:ascii="Calibri" w:hAnsi="Calibri" w:cs="Calibri"/>
                    <w:color w:val="000000"/>
                    <w:sz w:val="22"/>
                    <w:szCs w:val="22"/>
                  </w:rPr>
                </w:rPrChange>
              </w:rPr>
              <w:pPrChange w:id="12405" w:author="Nick.Tolimieri" w:date="2022-09-07T13:17:00Z">
                <w:pPr/>
              </w:pPrChange>
            </w:pPr>
            <w:ins w:id="12406" w:author="Nick.Tolimieri" w:date="2022-09-07T13:17:00Z">
              <w:del w:id="12407" w:author="Nick.Tolimieri [2]" w:date="2022-09-09T12:38:00Z">
                <w:r w:rsidRPr="00AE199D" w:rsidDel="001255CF">
                  <w:rPr>
                    <w:rFonts w:asciiTheme="minorHAnsi" w:eastAsiaTheme="minorHAnsi" w:hAnsiTheme="minorHAnsi" w:cstheme="minorBidi"/>
                    <w:sz w:val="22"/>
                    <w:szCs w:val="22"/>
                    <w:rPrChange w:id="12408"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409" w:author="Nick.Tolimieri" w:date="2022-09-07T13:17:00Z"/>
                <w:del w:id="12410" w:author="Nick.Tolimieri [2]" w:date="2022-09-09T12:38:00Z"/>
                <w:rFonts w:asciiTheme="minorHAnsi" w:eastAsiaTheme="minorHAnsi" w:hAnsiTheme="minorHAnsi" w:cstheme="minorBidi"/>
                <w:sz w:val="22"/>
                <w:szCs w:val="22"/>
                <w:rPrChange w:id="12411" w:author="Nick.Tolimieri" w:date="2022-09-07T13:17:00Z">
                  <w:rPr>
                    <w:ins w:id="12412" w:author="Nick.Tolimieri" w:date="2022-09-07T13:17:00Z"/>
                    <w:del w:id="12413" w:author="Nick.Tolimieri [2]" w:date="2022-09-09T12:38:00Z"/>
                    <w:rFonts w:ascii="Calibri" w:hAnsi="Calibri" w:cs="Calibri"/>
                    <w:color w:val="000000"/>
                    <w:sz w:val="22"/>
                    <w:szCs w:val="22"/>
                  </w:rPr>
                </w:rPrChange>
              </w:rPr>
              <w:pPrChange w:id="12414" w:author="Nick.Tolimieri" w:date="2022-09-07T13:17:00Z">
                <w:pPr>
                  <w:jc w:val="right"/>
                </w:pPr>
              </w:pPrChange>
            </w:pPr>
            <w:ins w:id="12415" w:author="Nick.Tolimieri" w:date="2022-09-07T13:17:00Z">
              <w:del w:id="12416" w:author="Nick.Tolimieri [2]" w:date="2022-09-09T12:38:00Z">
                <w:r w:rsidRPr="00AE199D" w:rsidDel="001255CF">
                  <w:rPr>
                    <w:rFonts w:asciiTheme="minorHAnsi" w:eastAsiaTheme="minorHAnsi" w:hAnsiTheme="minorHAnsi" w:cstheme="minorBidi"/>
                    <w:sz w:val="22"/>
                    <w:szCs w:val="22"/>
                    <w:rPrChange w:id="12417" w:author="Nick.Tolimieri" w:date="2022-09-07T13:17:00Z">
                      <w:rPr>
                        <w:rFonts w:ascii="Calibri" w:hAnsi="Calibri" w:cs="Calibri"/>
                        <w:color w:val="000000"/>
                        <w:sz w:val="22"/>
                        <w:szCs w:val="22"/>
                      </w:rPr>
                    </w:rPrChange>
                  </w:rPr>
                  <w:delText>2003</w:delText>
                </w:r>
              </w:del>
            </w:ins>
          </w:p>
        </w:tc>
        <w:tc>
          <w:tcPr>
            <w:tcW w:w="960" w:type="dxa"/>
            <w:noWrap/>
            <w:hideMark/>
          </w:tcPr>
          <w:p w:rsidR="00AE199D" w:rsidRPr="00AE199D" w:rsidDel="001255CF" w:rsidRDefault="00AE199D">
            <w:pPr>
              <w:ind w:firstLine="0"/>
              <w:rPr>
                <w:ins w:id="12418" w:author="Nick.Tolimieri" w:date="2022-09-07T13:17:00Z"/>
                <w:del w:id="12419" w:author="Nick.Tolimieri [2]" w:date="2022-09-09T12:38:00Z"/>
                <w:rFonts w:asciiTheme="minorHAnsi" w:eastAsiaTheme="minorHAnsi" w:hAnsiTheme="minorHAnsi" w:cstheme="minorBidi"/>
                <w:sz w:val="22"/>
                <w:szCs w:val="22"/>
                <w:rPrChange w:id="12420" w:author="Nick.Tolimieri" w:date="2022-09-07T13:17:00Z">
                  <w:rPr>
                    <w:ins w:id="12421" w:author="Nick.Tolimieri" w:date="2022-09-07T13:17:00Z"/>
                    <w:del w:id="12422" w:author="Nick.Tolimieri [2]" w:date="2022-09-09T12:38:00Z"/>
                    <w:rFonts w:ascii="Calibri" w:hAnsi="Calibri" w:cs="Calibri"/>
                    <w:color w:val="000000"/>
                    <w:sz w:val="22"/>
                    <w:szCs w:val="22"/>
                  </w:rPr>
                </w:rPrChange>
              </w:rPr>
              <w:pPrChange w:id="12423" w:author="Nick.Tolimieri" w:date="2022-09-07T13:17:00Z">
                <w:pPr>
                  <w:jc w:val="right"/>
                </w:pPr>
              </w:pPrChange>
            </w:pPr>
            <w:ins w:id="12424" w:author="Nick.Tolimieri" w:date="2022-09-07T13:17:00Z">
              <w:del w:id="12425" w:author="Nick.Tolimieri [2]" w:date="2022-09-09T12:38:00Z">
                <w:r w:rsidRPr="00AE199D" w:rsidDel="001255CF">
                  <w:rPr>
                    <w:rFonts w:asciiTheme="minorHAnsi" w:eastAsiaTheme="minorHAnsi" w:hAnsiTheme="minorHAnsi" w:cstheme="minorBidi"/>
                    <w:sz w:val="22"/>
                    <w:szCs w:val="22"/>
                    <w:rPrChange w:id="12426"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427" w:author="Nick.Tolimieri" w:date="2022-09-07T13:17:00Z"/>
                <w:del w:id="12428" w:author="Nick.Tolimieri [2]" w:date="2022-09-09T12:38:00Z"/>
                <w:rFonts w:asciiTheme="minorHAnsi" w:eastAsiaTheme="minorHAnsi" w:hAnsiTheme="minorHAnsi" w:cstheme="minorBidi"/>
                <w:sz w:val="22"/>
                <w:szCs w:val="22"/>
                <w:rPrChange w:id="12429" w:author="Nick.Tolimieri" w:date="2022-09-07T13:17:00Z">
                  <w:rPr>
                    <w:ins w:id="12430" w:author="Nick.Tolimieri" w:date="2022-09-07T13:17:00Z"/>
                    <w:del w:id="12431" w:author="Nick.Tolimieri [2]" w:date="2022-09-09T12:38:00Z"/>
                    <w:rFonts w:ascii="Calibri" w:hAnsi="Calibri" w:cs="Calibri"/>
                    <w:color w:val="000000"/>
                    <w:sz w:val="22"/>
                    <w:szCs w:val="22"/>
                  </w:rPr>
                </w:rPrChange>
              </w:rPr>
              <w:pPrChange w:id="12432" w:author="Nick.Tolimieri" w:date="2022-09-07T13:17:00Z">
                <w:pPr>
                  <w:jc w:val="right"/>
                </w:pPr>
              </w:pPrChange>
            </w:pPr>
            <w:ins w:id="12433" w:author="Nick.Tolimieri" w:date="2022-09-07T13:17:00Z">
              <w:del w:id="12434" w:author="Nick.Tolimieri [2]" w:date="2022-09-09T12:38:00Z">
                <w:r w:rsidRPr="00AE199D" w:rsidDel="001255CF">
                  <w:rPr>
                    <w:rFonts w:asciiTheme="minorHAnsi" w:eastAsiaTheme="minorHAnsi" w:hAnsiTheme="minorHAnsi" w:cstheme="minorBidi"/>
                    <w:sz w:val="22"/>
                    <w:szCs w:val="22"/>
                    <w:rPrChange w:id="12435" w:author="Nick.Tolimieri" w:date="2022-09-07T13:17:00Z">
                      <w:rPr>
                        <w:rFonts w:ascii="Calibri" w:hAnsi="Calibri" w:cs="Calibri"/>
                        <w:color w:val="000000"/>
                        <w:sz w:val="22"/>
                        <w:szCs w:val="22"/>
                      </w:rPr>
                    </w:rPrChange>
                  </w:rPr>
                  <w:delText>29</w:delText>
                </w:r>
              </w:del>
            </w:ins>
          </w:p>
        </w:tc>
        <w:tc>
          <w:tcPr>
            <w:tcW w:w="960" w:type="dxa"/>
            <w:noWrap/>
            <w:hideMark/>
          </w:tcPr>
          <w:p w:rsidR="00AE199D" w:rsidRPr="00AE199D" w:rsidDel="001255CF" w:rsidRDefault="00AE199D">
            <w:pPr>
              <w:ind w:firstLine="0"/>
              <w:rPr>
                <w:ins w:id="12436" w:author="Nick.Tolimieri" w:date="2022-09-07T13:17:00Z"/>
                <w:del w:id="12437" w:author="Nick.Tolimieri [2]" w:date="2022-09-09T12:38:00Z"/>
                <w:rFonts w:asciiTheme="minorHAnsi" w:eastAsiaTheme="minorHAnsi" w:hAnsiTheme="minorHAnsi" w:cstheme="minorBidi"/>
                <w:sz w:val="22"/>
                <w:szCs w:val="22"/>
                <w:rPrChange w:id="12438" w:author="Nick.Tolimieri" w:date="2022-09-07T13:17:00Z">
                  <w:rPr>
                    <w:ins w:id="12439" w:author="Nick.Tolimieri" w:date="2022-09-07T13:17:00Z"/>
                    <w:del w:id="12440" w:author="Nick.Tolimieri [2]" w:date="2022-09-09T12:38:00Z"/>
                    <w:rFonts w:ascii="Calibri" w:hAnsi="Calibri" w:cs="Calibri"/>
                    <w:color w:val="000000"/>
                    <w:sz w:val="22"/>
                    <w:szCs w:val="22"/>
                  </w:rPr>
                </w:rPrChange>
              </w:rPr>
              <w:pPrChange w:id="12441" w:author="Nick.Tolimieri" w:date="2022-09-07T13:17:00Z">
                <w:pPr>
                  <w:jc w:val="right"/>
                </w:pPr>
              </w:pPrChange>
            </w:pPr>
            <w:ins w:id="12442" w:author="Nick.Tolimieri" w:date="2022-09-07T13:17:00Z">
              <w:del w:id="12443" w:author="Nick.Tolimieri [2]" w:date="2022-09-09T12:38:00Z">
                <w:r w:rsidRPr="00AE199D" w:rsidDel="001255CF">
                  <w:rPr>
                    <w:rFonts w:asciiTheme="minorHAnsi" w:eastAsiaTheme="minorHAnsi" w:hAnsiTheme="minorHAnsi" w:cstheme="minorBidi"/>
                    <w:sz w:val="22"/>
                    <w:szCs w:val="22"/>
                    <w:rPrChange w:id="12444"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2445" w:author="Nick.Tolimieri" w:date="2022-09-07T13:17:00Z"/>
                <w:del w:id="12446" w:author="Nick.Tolimieri [2]" w:date="2022-09-09T12:38:00Z"/>
                <w:rFonts w:asciiTheme="minorHAnsi" w:eastAsiaTheme="minorHAnsi" w:hAnsiTheme="minorHAnsi" w:cstheme="minorBidi"/>
                <w:sz w:val="22"/>
                <w:szCs w:val="22"/>
                <w:rPrChange w:id="12447" w:author="Nick.Tolimieri" w:date="2022-09-07T13:17:00Z">
                  <w:rPr>
                    <w:ins w:id="12448" w:author="Nick.Tolimieri" w:date="2022-09-07T13:17:00Z"/>
                    <w:del w:id="12449" w:author="Nick.Tolimieri [2]" w:date="2022-09-09T12:38:00Z"/>
                    <w:rFonts w:ascii="Calibri" w:hAnsi="Calibri" w:cs="Calibri"/>
                    <w:color w:val="000000"/>
                    <w:sz w:val="22"/>
                    <w:szCs w:val="22"/>
                  </w:rPr>
                </w:rPrChange>
              </w:rPr>
              <w:pPrChange w:id="12450" w:author="Nick.Tolimieri" w:date="2022-09-07T13:17:00Z">
                <w:pPr>
                  <w:jc w:val="right"/>
                </w:pPr>
              </w:pPrChange>
            </w:pPr>
            <w:ins w:id="12451" w:author="Nick.Tolimieri" w:date="2022-09-07T13:17:00Z">
              <w:del w:id="12452" w:author="Nick.Tolimieri [2]" w:date="2022-09-09T12:38:00Z">
                <w:r w:rsidRPr="00AE199D" w:rsidDel="001255CF">
                  <w:rPr>
                    <w:rFonts w:asciiTheme="minorHAnsi" w:eastAsiaTheme="minorHAnsi" w:hAnsiTheme="minorHAnsi" w:cstheme="minorBidi"/>
                    <w:sz w:val="22"/>
                    <w:szCs w:val="22"/>
                    <w:rPrChange w:id="12453" w:author="Nick.Tolimieri" w:date="2022-09-07T13:17:00Z">
                      <w:rPr>
                        <w:rFonts w:ascii="Calibri" w:hAnsi="Calibri" w:cs="Calibri"/>
                        <w:color w:val="000000"/>
                        <w:sz w:val="22"/>
                        <w:szCs w:val="22"/>
                      </w:rPr>
                    </w:rPrChange>
                  </w:rPr>
                  <w:delText>10</w:delText>
                </w:r>
              </w:del>
            </w:ins>
          </w:p>
        </w:tc>
        <w:tc>
          <w:tcPr>
            <w:tcW w:w="960" w:type="dxa"/>
            <w:noWrap/>
            <w:hideMark/>
          </w:tcPr>
          <w:p w:rsidR="00AE199D" w:rsidRPr="00AE199D" w:rsidDel="001255CF" w:rsidRDefault="00AE199D">
            <w:pPr>
              <w:ind w:firstLine="0"/>
              <w:rPr>
                <w:ins w:id="12454" w:author="Nick.Tolimieri" w:date="2022-09-07T13:17:00Z"/>
                <w:del w:id="12455" w:author="Nick.Tolimieri [2]" w:date="2022-09-09T12:38:00Z"/>
                <w:rFonts w:asciiTheme="minorHAnsi" w:eastAsiaTheme="minorHAnsi" w:hAnsiTheme="minorHAnsi" w:cstheme="minorBidi"/>
                <w:sz w:val="22"/>
                <w:szCs w:val="22"/>
                <w:rPrChange w:id="12456" w:author="Nick.Tolimieri" w:date="2022-09-07T13:17:00Z">
                  <w:rPr>
                    <w:ins w:id="12457" w:author="Nick.Tolimieri" w:date="2022-09-07T13:17:00Z"/>
                    <w:del w:id="12458" w:author="Nick.Tolimieri [2]" w:date="2022-09-09T12:38:00Z"/>
                    <w:rFonts w:ascii="Calibri" w:hAnsi="Calibri" w:cs="Calibri"/>
                    <w:color w:val="000000"/>
                    <w:sz w:val="22"/>
                    <w:szCs w:val="22"/>
                  </w:rPr>
                </w:rPrChange>
              </w:rPr>
              <w:pPrChange w:id="12459" w:author="Nick.Tolimieri" w:date="2022-09-07T13:17:00Z">
                <w:pPr>
                  <w:jc w:val="right"/>
                </w:pPr>
              </w:pPrChange>
            </w:pPr>
            <w:ins w:id="12460" w:author="Nick.Tolimieri" w:date="2022-09-07T13:17:00Z">
              <w:del w:id="12461" w:author="Nick.Tolimieri [2]" w:date="2022-09-09T12:38:00Z">
                <w:r w:rsidRPr="00AE199D" w:rsidDel="001255CF">
                  <w:rPr>
                    <w:rFonts w:asciiTheme="minorHAnsi" w:eastAsiaTheme="minorHAnsi" w:hAnsiTheme="minorHAnsi" w:cstheme="minorBidi"/>
                    <w:sz w:val="22"/>
                    <w:szCs w:val="22"/>
                    <w:rPrChange w:id="12462" w:author="Nick.Tolimieri" w:date="2022-09-07T13:17:00Z">
                      <w:rPr>
                        <w:rFonts w:ascii="Calibri" w:hAnsi="Calibri" w:cs="Calibri"/>
                        <w:color w:val="000000"/>
                        <w:sz w:val="22"/>
                        <w:szCs w:val="22"/>
                      </w:rPr>
                    </w:rPrChange>
                  </w:rPr>
                  <w:delText>10</w:delText>
                </w:r>
              </w:del>
            </w:ins>
          </w:p>
        </w:tc>
        <w:tc>
          <w:tcPr>
            <w:tcW w:w="960" w:type="dxa"/>
            <w:noWrap/>
            <w:hideMark/>
          </w:tcPr>
          <w:p w:rsidR="00AE199D" w:rsidRPr="00AE199D" w:rsidDel="001255CF" w:rsidRDefault="00AE199D">
            <w:pPr>
              <w:ind w:firstLine="0"/>
              <w:rPr>
                <w:ins w:id="12463" w:author="Nick.Tolimieri" w:date="2022-09-07T13:17:00Z"/>
                <w:del w:id="12464" w:author="Nick.Tolimieri [2]" w:date="2022-09-09T12:38:00Z"/>
                <w:rFonts w:asciiTheme="minorHAnsi" w:eastAsiaTheme="minorHAnsi" w:hAnsiTheme="minorHAnsi" w:cstheme="minorBidi"/>
                <w:sz w:val="22"/>
                <w:szCs w:val="22"/>
                <w:rPrChange w:id="12465" w:author="Nick.Tolimieri" w:date="2022-09-07T13:17:00Z">
                  <w:rPr>
                    <w:ins w:id="12466" w:author="Nick.Tolimieri" w:date="2022-09-07T13:17:00Z"/>
                    <w:del w:id="12467" w:author="Nick.Tolimieri [2]" w:date="2022-09-09T12:38:00Z"/>
                    <w:rFonts w:ascii="Calibri" w:hAnsi="Calibri" w:cs="Calibri"/>
                    <w:color w:val="000000"/>
                    <w:sz w:val="22"/>
                    <w:szCs w:val="22"/>
                  </w:rPr>
                </w:rPrChange>
              </w:rPr>
              <w:pPrChange w:id="12468" w:author="Nick.Tolimieri" w:date="2022-09-07T13:17:00Z">
                <w:pPr>
                  <w:jc w:val="right"/>
                </w:pPr>
              </w:pPrChange>
            </w:pPr>
            <w:ins w:id="12469" w:author="Nick.Tolimieri" w:date="2022-09-07T13:17:00Z">
              <w:del w:id="12470" w:author="Nick.Tolimieri [2]" w:date="2022-09-09T12:38:00Z">
                <w:r w:rsidRPr="00AE199D" w:rsidDel="001255CF">
                  <w:rPr>
                    <w:rFonts w:asciiTheme="minorHAnsi" w:eastAsiaTheme="minorHAnsi" w:hAnsiTheme="minorHAnsi" w:cstheme="minorBidi"/>
                    <w:sz w:val="22"/>
                    <w:szCs w:val="22"/>
                    <w:rPrChange w:id="12471" w:author="Nick.Tolimieri" w:date="2022-09-07T13:17:00Z">
                      <w:rPr>
                        <w:rFonts w:ascii="Calibri" w:hAnsi="Calibri" w:cs="Calibri"/>
                        <w:color w:val="000000"/>
                        <w:sz w:val="22"/>
                        <w:szCs w:val="22"/>
                      </w:rPr>
                    </w:rPrChange>
                  </w:rPr>
                  <w:delText>10</w:delText>
                </w:r>
              </w:del>
            </w:ins>
          </w:p>
        </w:tc>
        <w:tc>
          <w:tcPr>
            <w:tcW w:w="960" w:type="dxa"/>
            <w:noWrap/>
            <w:hideMark/>
          </w:tcPr>
          <w:p w:rsidR="00AE199D" w:rsidRPr="00AE199D" w:rsidDel="001255CF" w:rsidRDefault="00AE199D">
            <w:pPr>
              <w:ind w:firstLine="0"/>
              <w:rPr>
                <w:ins w:id="12472" w:author="Nick.Tolimieri" w:date="2022-09-07T13:17:00Z"/>
                <w:del w:id="12473" w:author="Nick.Tolimieri [2]" w:date="2022-09-09T12:38:00Z"/>
                <w:rFonts w:asciiTheme="minorHAnsi" w:eastAsiaTheme="minorHAnsi" w:hAnsiTheme="minorHAnsi" w:cstheme="minorBidi"/>
                <w:sz w:val="22"/>
                <w:szCs w:val="22"/>
                <w:rPrChange w:id="12474" w:author="Nick.Tolimieri" w:date="2022-09-07T13:17:00Z">
                  <w:rPr>
                    <w:ins w:id="12475" w:author="Nick.Tolimieri" w:date="2022-09-07T13:17:00Z"/>
                    <w:del w:id="12476" w:author="Nick.Tolimieri [2]" w:date="2022-09-09T12:38:00Z"/>
                    <w:rFonts w:ascii="Calibri" w:hAnsi="Calibri" w:cs="Calibri"/>
                    <w:color w:val="000000"/>
                    <w:sz w:val="22"/>
                    <w:szCs w:val="22"/>
                  </w:rPr>
                </w:rPrChange>
              </w:rPr>
              <w:pPrChange w:id="12477" w:author="Nick.Tolimieri" w:date="2022-09-07T13:17:00Z">
                <w:pPr>
                  <w:jc w:val="right"/>
                </w:pPr>
              </w:pPrChange>
            </w:pPr>
            <w:ins w:id="12478" w:author="Nick.Tolimieri" w:date="2022-09-07T13:17:00Z">
              <w:del w:id="12479" w:author="Nick.Tolimieri [2]" w:date="2022-09-09T12:38:00Z">
                <w:r w:rsidRPr="00AE199D" w:rsidDel="001255CF">
                  <w:rPr>
                    <w:rFonts w:asciiTheme="minorHAnsi" w:eastAsiaTheme="minorHAnsi" w:hAnsiTheme="minorHAnsi" w:cstheme="minorBidi"/>
                    <w:sz w:val="22"/>
                    <w:szCs w:val="22"/>
                    <w:rPrChange w:id="12480" w:author="Nick.Tolimieri" w:date="2022-09-07T13:17:00Z">
                      <w:rPr>
                        <w:rFonts w:ascii="Calibri" w:hAnsi="Calibri" w:cs="Calibri"/>
                        <w:color w:val="000000"/>
                        <w:sz w:val="22"/>
                        <w:szCs w:val="22"/>
                      </w:rPr>
                    </w:rPrChange>
                  </w:rPr>
                  <w:delText>1.5</w:delText>
                </w:r>
              </w:del>
            </w:ins>
          </w:p>
        </w:tc>
        <w:tc>
          <w:tcPr>
            <w:tcW w:w="960" w:type="dxa"/>
            <w:noWrap/>
            <w:hideMark/>
          </w:tcPr>
          <w:p w:rsidR="00AE199D" w:rsidRPr="00AE199D" w:rsidDel="001255CF" w:rsidRDefault="00AE199D">
            <w:pPr>
              <w:ind w:firstLine="0"/>
              <w:rPr>
                <w:ins w:id="12481" w:author="Nick.Tolimieri" w:date="2022-09-07T13:17:00Z"/>
                <w:del w:id="12482" w:author="Nick.Tolimieri [2]" w:date="2022-09-09T12:38:00Z"/>
                <w:rFonts w:asciiTheme="minorHAnsi" w:eastAsiaTheme="minorHAnsi" w:hAnsiTheme="minorHAnsi" w:cstheme="minorBidi"/>
                <w:sz w:val="22"/>
                <w:szCs w:val="22"/>
                <w:rPrChange w:id="12483" w:author="Nick.Tolimieri" w:date="2022-09-07T13:17:00Z">
                  <w:rPr>
                    <w:ins w:id="12484" w:author="Nick.Tolimieri" w:date="2022-09-07T13:17:00Z"/>
                    <w:del w:id="12485" w:author="Nick.Tolimieri [2]" w:date="2022-09-09T12:38:00Z"/>
                    <w:rFonts w:ascii="Calibri" w:hAnsi="Calibri" w:cs="Calibri"/>
                    <w:color w:val="000000"/>
                    <w:sz w:val="22"/>
                    <w:szCs w:val="22"/>
                  </w:rPr>
                </w:rPrChange>
              </w:rPr>
              <w:pPrChange w:id="12486" w:author="Nick.Tolimieri" w:date="2022-09-07T13:17:00Z">
                <w:pPr>
                  <w:jc w:val="right"/>
                </w:pPr>
              </w:pPrChange>
            </w:pPr>
            <w:ins w:id="12487" w:author="Nick.Tolimieri" w:date="2022-09-07T13:17:00Z">
              <w:del w:id="12488" w:author="Nick.Tolimieri [2]" w:date="2022-09-09T12:38:00Z">
                <w:r w:rsidRPr="00AE199D" w:rsidDel="001255CF">
                  <w:rPr>
                    <w:rFonts w:asciiTheme="minorHAnsi" w:eastAsiaTheme="minorHAnsi" w:hAnsiTheme="minorHAnsi" w:cstheme="minorBidi"/>
                    <w:sz w:val="22"/>
                    <w:szCs w:val="22"/>
                    <w:rPrChange w:id="12489" w:author="Nick.Tolimieri" w:date="2022-09-07T13:17:00Z">
                      <w:rPr>
                        <w:rFonts w:ascii="Calibri" w:hAnsi="Calibri" w:cs="Calibri"/>
                        <w:color w:val="000000"/>
                        <w:sz w:val="22"/>
                        <w:szCs w:val="22"/>
                      </w:rPr>
                    </w:rPrChange>
                  </w:rPr>
                  <w:delText>0.13</w:delText>
                </w:r>
              </w:del>
            </w:ins>
          </w:p>
        </w:tc>
      </w:tr>
      <w:tr w:rsidR="00AE199D" w:rsidRPr="00AE199D" w:rsidDel="001255CF" w:rsidTr="00AE199D">
        <w:trPr>
          <w:trHeight w:val="300"/>
          <w:ins w:id="12490" w:author="Nick.Tolimieri" w:date="2022-09-07T13:17:00Z"/>
          <w:del w:id="12491" w:author="Nick.Tolimieri [2]" w:date="2022-09-09T12:38:00Z"/>
        </w:trPr>
        <w:tc>
          <w:tcPr>
            <w:tcW w:w="960" w:type="dxa"/>
            <w:noWrap/>
            <w:hideMark/>
          </w:tcPr>
          <w:p w:rsidR="00AE199D" w:rsidRPr="00AE199D" w:rsidDel="001255CF" w:rsidRDefault="00AE199D">
            <w:pPr>
              <w:ind w:firstLine="0"/>
              <w:rPr>
                <w:ins w:id="12492" w:author="Nick.Tolimieri" w:date="2022-09-07T13:17:00Z"/>
                <w:del w:id="12493" w:author="Nick.Tolimieri [2]" w:date="2022-09-09T12:38:00Z"/>
                <w:rFonts w:asciiTheme="minorHAnsi" w:eastAsiaTheme="minorHAnsi" w:hAnsiTheme="minorHAnsi" w:cstheme="minorBidi"/>
                <w:sz w:val="22"/>
                <w:szCs w:val="22"/>
                <w:rPrChange w:id="12494" w:author="Nick.Tolimieri" w:date="2022-09-07T13:17:00Z">
                  <w:rPr>
                    <w:ins w:id="12495" w:author="Nick.Tolimieri" w:date="2022-09-07T13:17:00Z"/>
                    <w:del w:id="12496" w:author="Nick.Tolimieri [2]" w:date="2022-09-09T12:38:00Z"/>
                    <w:rFonts w:ascii="Calibri" w:hAnsi="Calibri" w:cs="Calibri"/>
                    <w:color w:val="000000"/>
                    <w:sz w:val="22"/>
                    <w:szCs w:val="22"/>
                  </w:rPr>
                </w:rPrChange>
              </w:rPr>
              <w:pPrChange w:id="12497" w:author="Nick.Tolimieri" w:date="2022-09-07T13:17:00Z">
                <w:pPr/>
              </w:pPrChange>
            </w:pPr>
            <w:ins w:id="12498" w:author="Nick.Tolimieri" w:date="2022-09-07T13:17:00Z">
              <w:del w:id="12499" w:author="Nick.Tolimieri [2]" w:date="2022-09-09T12:38:00Z">
                <w:r w:rsidRPr="00AE199D" w:rsidDel="001255CF">
                  <w:rPr>
                    <w:rFonts w:asciiTheme="minorHAnsi" w:eastAsiaTheme="minorHAnsi" w:hAnsiTheme="minorHAnsi" w:cstheme="minorBidi"/>
                    <w:sz w:val="22"/>
                    <w:szCs w:val="22"/>
                    <w:rPrChange w:id="12500"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501" w:author="Nick.Tolimieri" w:date="2022-09-07T13:17:00Z"/>
                <w:del w:id="12502" w:author="Nick.Tolimieri [2]" w:date="2022-09-09T12:38:00Z"/>
                <w:rFonts w:asciiTheme="minorHAnsi" w:eastAsiaTheme="minorHAnsi" w:hAnsiTheme="minorHAnsi" w:cstheme="minorBidi"/>
                <w:sz w:val="22"/>
                <w:szCs w:val="22"/>
                <w:rPrChange w:id="12503" w:author="Nick.Tolimieri" w:date="2022-09-07T13:17:00Z">
                  <w:rPr>
                    <w:ins w:id="12504" w:author="Nick.Tolimieri" w:date="2022-09-07T13:17:00Z"/>
                    <w:del w:id="12505" w:author="Nick.Tolimieri [2]" w:date="2022-09-09T12:38:00Z"/>
                    <w:rFonts w:ascii="Calibri" w:hAnsi="Calibri" w:cs="Calibri"/>
                    <w:color w:val="000000"/>
                    <w:sz w:val="22"/>
                    <w:szCs w:val="22"/>
                  </w:rPr>
                </w:rPrChange>
              </w:rPr>
              <w:pPrChange w:id="12506" w:author="Nick.Tolimieri" w:date="2022-09-07T13:17:00Z">
                <w:pPr>
                  <w:jc w:val="right"/>
                </w:pPr>
              </w:pPrChange>
            </w:pPr>
            <w:ins w:id="12507" w:author="Nick.Tolimieri" w:date="2022-09-07T13:17:00Z">
              <w:del w:id="12508" w:author="Nick.Tolimieri [2]" w:date="2022-09-09T12:38:00Z">
                <w:r w:rsidRPr="00AE199D" w:rsidDel="001255CF">
                  <w:rPr>
                    <w:rFonts w:asciiTheme="minorHAnsi" w:eastAsiaTheme="minorHAnsi" w:hAnsiTheme="minorHAnsi" w:cstheme="minorBidi"/>
                    <w:sz w:val="22"/>
                    <w:szCs w:val="22"/>
                    <w:rPrChange w:id="12509" w:author="Nick.Tolimieri" w:date="2022-09-07T13:17:00Z">
                      <w:rPr>
                        <w:rFonts w:ascii="Calibri" w:hAnsi="Calibri" w:cs="Calibri"/>
                        <w:color w:val="000000"/>
                        <w:sz w:val="22"/>
                        <w:szCs w:val="22"/>
                      </w:rPr>
                    </w:rPrChange>
                  </w:rPr>
                  <w:delText>2004</w:delText>
                </w:r>
              </w:del>
            </w:ins>
          </w:p>
        </w:tc>
        <w:tc>
          <w:tcPr>
            <w:tcW w:w="960" w:type="dxa"/>
            <w:noWrap/>
            <w:hideMark/>
          </w:tcPr>
          <w:p w:rsidR="00AE199D" w:rsidRPr="00AE199D" w:rsidDel="001255CF" w:rsidRDefault="00AE199D">
            <w:pPr>
              <w:ind w:firstLine="0"/>
              <w:rPr>
                <w:ins w:id="12510" w:author="Nick.Tolimieri" w:date="2022-09-07T13:17:00Z"/>
                <w:del w:id="12511" w:author="Nick.Tolimieri [2]" w:date="2022-09-09T12:38:00Z"/>
                <w:rFonts w:asciiTheme="minorHAnsi" w:eastAsiaTheme="minorHAnsi" w:hAnsiTheme="minorHAnsi" w:cstheme="minorBidi"/>
                <w:sz w:val="22"/>
                <w:szCs w:val="22"/>
                <w:rPrChange w:id="12512" w:author="Nick.Tolimieri" w:date="2022-09-07T13:17:00Z">
                  <w:rPr>
                    <w:ins w:id="12513" w:author="Nick.Tolimieri" w:date="2022-09-07T13:17:00Z"/>
                    <w:del w:id="12514" w:author="Nick.Tolimieri [2]" w:date="2022-09-09T12:38:00Z"/>
                    <w:rFonts w:ascii="Calibri" w:hAnsi="Calibri" w:cs="Calibri"/>
                    <w:color w:val="000000"/>
                    <w:sz w:val="22"/>
                    <w:szCs w:val="22"/>
                  </w:rPr>
                </w:rPrChange>
              </w:rPr>
              <w:pPrChange w:id="12515" w:author="Nick.Tolimieri" w:date="2022-09-07T13:17:00Z">
                <w:pPr>
                  <w:jc w:val="right"/>
                </w:pPr>
              </w:pPrChange>
            </w:pPr>
            <w:ins w:id="12516" w:author="Nick.Tolimieri" w:date="2022-09-07T13:17:00Z">
              <w:del w:id="12517" w:author="Nick.Tolimieri [2]" w:date="2022-09-09T12:38:00Z">
                <w:r w:rsidRPr="00AE199D" w:rsidDel="001255CF">
                  <w:rPr>
                    <w:rFonts w:asciiTheme="minorHAnsi" w:eastAsiaTheme="minorHAnsi" w:hAnsiTheme="minorHAnsi" w:cstheme="minorBidi"/>
                    <w:sz w:val="22"/>
                    <w:szCs w:val="22"/>
                    <w:rPrChange w:id="12518"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519" w:author="Nick.Tolimieri" w:date="2022-09-07T13:17:00Z"/>
                <w:del w:id="12520" w:author="Nick.Tolimieri [2]" w:date="2022-09-09T12:38:00Z"/>
                <w:rFonts w:asciiTheme="minorHAnsi" w:eastAsiaTheme="minorHAnsi" w:hAnsiTheme="minorHAnsi" w:cstheme="minorBidi"/>
                <w:sz w:val="22"/>
                <w:szCs w:val="22"/>
                <w:rPrChange w:id="12521" w:author="Nick.Tolimieri" w:date="2022-09-07T13:17:00Z">
                  <w:rPr>
                    <w:ins w:id="12522" w:author="Nick.Tolimieri" w:date="2022-09-07T13:17:00Z"/>
                    <w:del w:id="12523" w:author="Nick.Tolimieri [2]" w:date="2022-09-09T12:38:00Z"/>
                    <w:rFonts w:ascii="Calibri" w:hAnsi="Calibri" w:cs="Calibri"/>
                    <w:color w:val="000000"/>
                    <w:sz w:val="22"/>
                    <w:szCs w:val="22"/>
                  </w:rPr>
                </w:rPrChange>
              </w:rPr>
              <w:pPrChange w:id="12524" w:author="Nick.Tolimieri" w:date="2022-09-07T13:17:00Z">
                <w:pPr>
                  <w:jc w:val="right"/>
                </w:pPr>
              </w:pPrChange>
            </w:pPr>
            <w:ins w:id="12525" w:author="Nick.Tolimieri" w:date="2022-09-07T13:17:00Z">
              <w:del w:id="12526" w:author="Nick.Tolimieri [2]" w:date="2022-09-09T12:38:00Z">
                <w:r w:rsidRPr="00AE199D" w:rsidDel="001255CF">
                  <w:rPr>
                    <w:rFonts w:asciiTheme="minorHAnsi" w:eastAsiaTheme="minorHAnsi" w:hAnsiTheme="minorHAnsi" w:cstheme="minorBidi"/>
                    <w:sz w:val="22"/>
                    <w:szCs w:val="22"/>
                    <w:rPrChange w:id="12527" w:author="Nick.Tolimieri" w:date="2022-09-07T13:17:00Z">
                      <w:rPr>
                        <w:rFonts w:ascii="Calibri" w:hAnsi="Calibri" w:cs="Calibri"/>
                        <w:color w:val="000000"/>
                        <w:sz w:val="22"/>
                        <w:szCs w:val="22"/>
                      </w:rPr>
                    </w:rPrChange>
                  </w:rPr>
                  <w:delText>15</w:delText>
                </w:r>
              </w:del>
            </w:ins>
          </w:p>
        </w:tc>
        <w:tc>
          <w:tcPr>
            <w:tcW w:w="960" w:type="dxa"/>
            <w:noWrap/>
            <w:hideMark/>
          </w:tcPr>
          <w:p w:rsidR="00AE199D" w:rsidRPr="00AE199D" w:rsidDel="001255CF" w:rsidRDefault="00AE199D">
            <w:pPr>
              <w:ind w:firstLine="0"/>
              <w:rPr>
                <w:ins w:id="12528" w:author="Nick.Tolimieri" w:date="2022-09-07T13:17:00Z"/>
                <w:del w:id="12529" w:author="Nick.Tolimieri [2]" w:date="2022-09-09T12:38:00Z"/>
                <w:rFonts w:asciiTheme="minorHAnsi" w:eastAsiaTheme="minorHAnsi" w:hAnsiTheme="minorHAnsi" w:cstheme="minorBidi"/>
                <w:sz w:val="22"/>
                <w:szCs w:val="22"/>
                <w:rPrChange w:id="12530" w:author="Nick.Tolimieri" w:date="2022-09-07T13:17:00Z">
                  <w:rPr>
                    <w:ins w:id="12531" w:author="Nick.Tolimieri" w:date="2022-09-07T13:17:00Z"/>
                    <w:del w:id="12532" w:author="Nick.Tolimieri [2]" w:date="2022-09-09T12:38:00Z"/>
                    <w:rFonts w:ascii="Calibri" w:hAnsi="Calibri" w:cs="Calibri"/>
                    <w:color w:val="000000"/>
                    <w:sz w:val="22"/>
                    <w:szCs w:val="22"/>
                  </w:rPr>
                </w:rPrChange>
              </w:rPr>
              <w:pPrChange w:id="12533" w:author="Nick.Tolimieri" w:date="2022-09-07T13:17:00Z">
                <w:pPr>
                  <w:jc w:val="right"/>
                </w:pPr>
              </w:pPrChange>
            </w:pPr>
            <w:ins w:id="12534" w:author="Nick.Tolimieri" w:date="2022-09-07T13:17:00Z">
              <w:del w:id="12535" w:author="Nick.Tolimieri [2]" w:date="2022-09-09T12:38:00Z">
                <w:r w:rsidRPr="00AE199D" w:rsidDel="001255CF">
                  <w:rPr>
                    <w:rFonts w:asciiTheme="minorHAnsi" w:eastAsiaTheme="minorHAnsi" w:hAnsiTheme="minorHAnsi" w:cstheme="minorBidi"/>
                    <w:sz w:val="22"/>
                    <w:szCs w:val="22"/>
                    <w:rPrChange w:id="12536"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2537" w:author="Nick.Tolimieri" w:date="2022-09-07T13:17:00Z"/>
                <w:del w:id="12538" w:author="Nick.Tolimieri [2]" w:date="2022-09-09T12:38:00Z"/>
                <w:rFonts w:asciiTheme="minorHAnsi" w:eastAsiaTheme="minorHAnsi" w:hAnsiTheme="minorHAnsi" w:cstheme="minorBidi"/>
                <w:sz w:val="22"/>
                <w:szCs w:val="22"/>
                <w:rPrChange w:id="12539" w:author="Nick.Tolimieri" w:date="2022-09-07T13:17:00Z">
                  <w:rPr>
                    <w:ins w:id="12540" w:author="Nick.Tolimieri" w:date="2022-09-07T13:17:00Z"/>
                    <w:del w:id="12541" w:author="Nick.Tolimieri [2]" w:date="2022-09-09T12:38:00Z"/>
                    <w:rFonts w:ascii="Calibri" w:hAnsi="Calibri" w:cs="Calibri"/>
                    <w:color w:val="000000"/>
                    <w:sz w:val="22"/>
                    <w:szCs w:val="22"/>
                  </w:rPr>
                </w:rPrChange>
              </w:rPr>
              <w:pPrChange w:id="12542" w:author="Nick.Tolimieri" w:date="2022-09-07T13:17:00Z">
                <w:pPr>
                  <w:jc w:val="right"/>
                </w:pPr>
              </w:pPrChange>
            </w:pPr>
            <w:ins w:id="12543" w:author="Nick.Tolimieri" w:date="2022-09-07T13:17:00Z">
              <w:del w:id="12544" w:author="Nick.Tolimieri [2]" w:date="2022-09-09T12:38:00Z">
                <w:r w:rsidRPr="00AE199D" w:rsidDel="001255CF">
                  <w:rPr>
                    <w:rFonts w:asciiTheme="minorHAnsi" w:eastAsiaTheme="minorHAnsi" w:hAnsiTheme="minorHAnsi" w:cstheme="minorBidi"/>
                    <w:sz w:val="22"/>
                    <w:szCs w:val="22"/>
                    <w:rPrChange w:id="12545"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12546" w:author="Nick.Tolimieri" w:date="2022-09-07T13:17:00Z"/>
                <w:del w:id="12547" w:author="Nick.Tolimieri [2]" w:date="2022-09-09T12:38:00Z"/>
                <w:rFonts w:asciiTheme="minorHAnsi" w:eastAsiaTheme="minorHAnsi" w:hAnsiTheme="minorHAnsi" w:cstheme="minorBidi"/>
                <w:sz w:val="22"/>
                <w:szCs w:val="22"/>
                <w:rPrChange w:id="12548" w:author="Nick.Tolimieri" w:date="2022-09-07T13:17:00Z">
                  <w:rPr>
                    <w:ins w:id="12549" w:author="Nick.Tolimieri" w:date="2022-09-07T13:17:00Z"/>
                    <w:del w:id="12550" w:author="Nick.Tolimieri [2]" w:date="2022-09-09T12:38:00Z"/>
                    <w:rFonts w:ascii="Calibri" w:hAnsi="Calibri" w:cs="Calibri"/>
                    <w:color w:val="000000"/>
                    <w:sz w:val="22"/>
                    <w:szCs w:val="22"/>
                  </w:rPr>
                </w:rPrChange>
              </w:rPr>
              <w:pPrChange w:id="12551" w:author="Nick.Tolimieri" w:date="2022-09-07T13:17:00Z">
                <w:pPr>
                  <w:jc w:val="right"/>
                </w:pPr>
              </w:pPrChange>
            </w:pPr>
            <w:ins w:id="12552" w:author="Nick.Tolimieri" w:date="2022-09-07T13:17:00Z">
              <w:del w:id="12553" w:author="Nick.Tolimieri [2]" w:date="2022-09-09T12:38:00Z">
                <w:r w:rsidRPr="00AE199D" w:rsidDel="001255CF">
                  <w:rPr>
                    <w:rFonts w:asciiTheme="minorHAnsi" w:eastAsiaTheme="minorHAnsi" w:hAnsiTheme="minorHAnsi" w:cstheme="minorBidi"/>
                    <w:sz w:val="22"/>
                    <w:szCs w:val="22"/>
                    <w:rPrChange w:id="12554"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12555" w:author="Nick.Tolimieri" w:date="2022-09-07T13:17:00Z"/>
                <w:del w:id="12556" w:author="Nick.Tolimieri [2]" w:date="2022-09-09T12:38:00Z"/>
                <w:rFonts w:asciiTheme="minorHAnsi" w:eastAsiaTheme="minorHAnsi" w:hAnsiTheme="minorHAnsi" w:cstheme="minorBidi"/>
                <w:sz w:val="22"/>
                <w:szCs w:val="22"/>
                <w:rPrChange w:id="12557" w:author="Nick.Tolimieri" w:date="2022-09-07T13:17:00Z">
                  <w:rPr>
                    <w:ins w:id="12558" w:author="Nick.Tolimieri" w:date="2022-09-07T13:17:00Z"/>
                    <w:del w:id="12559" w:author="Nick.Tolimieri [2]" w:date="2022-09-09T12:38:00Z"/>
                    <w:rFonts w:ascii="Calibri" w:hAnsi="Calibri" w:cs="Calibri"/>
                    <w:color w:val="000000"/>
                    <w:sz w:val="22"/>
                    <w:szCs w:val="22"/>
                  </w:rPr>
                </w:rPrChange>
              </w:rPr>
              <w:pPrChange w:id="12560" w:author="Nick.Tolimieri" w:date="2022-09-07T13:17:00Z">
                <w:pPr>
                  <w:jc w:val="right"/>
                </w:pPr>
              </w:pPrChange>
            </w:pPr>
            <w:ins w:id="12561" w:author="Nick.Tolimieri" w:date="2022-09-07T13:17:00Z">
              <w:del w:id="12562" w:author="Nick.Tolimieri [2]" w:date="2022-09-09T12:38:00Z">
                <w:r w:rsidRPr="00AE199D" w:rsidDel="001255CF">
                  <w:rPr>
                    <w:rFonts w:asciiTheme="minorHAnsi" w:eastAsiaTheme="minorHAnsi" w:hAnsiTheme="minorHAnsi" w:cstheme="minorBidi"/>
                    <w:sz w:val="22"/>
                    <w:szCs w:val="22"/>
                    <w:rPrChange w:id="12563"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12564" w:author="Nick.Tolimieri" w:date="2022-09-07T13:17:00Z"/>
                <w:del w:id="12565" w:author="Nick.Tolimieri [2]" w:date="2022-09-09T12:38:00Z"/>
                <w:rFonts w:asciiTheme="minorHAnsi" w:eastAsiaTheme="minorHAnsi" w:hAnsiTheme="minorHAnsi" w:cstheme="minorBidi"/>
                <w:sz w:val="22"/>
                <w:szCs w:val="22"/>
                <w:rPrChange w:id="12566" w:author="Nick.Tolimieri" w:date="2022-09-07T13:17:00Z">
                  <w:rPr>
                    <w:ins w:id="12567" w:author="Nick.Tolimieri" w:date="2022-09-07T13:17:00Z"/>
                    <w:del w:id="12568" w:author="Nick.Tolimieri [2]" w:date="2022-09-09T12:38:00Z"/>
                    <w:rFonts w:ascii="Calibri" w:hAnsi="Calibri" w:cs="Calibri"/>
                    <w:color w:val="000000"/>
                    <w:sz w:val="22"/>
                    <w:szCs w:val="22"/>
                  </w:rPr>
                </w:rPrChange>
              </w:rPr>
              <w:pPrChange w:id="12569" w:author="Nick.Tolimieri" w:date="2022-09-07T13:17:00Z">
                <w:pPr>
                  <w:jc w:val="right"/>
                </w:pPr>
              </w:pPrChange>
            </w:pPr>
            <w:ins w:id="12570" w:author="Nick.Tolimieri" w:date="2022-09-07T13:17:00Z">
              <w:del w:id="12571" w:author="Nick.Tolimieri [2]" w:date="2022-09-09T12:38:00Z">
                <w:r w:rsidRPr="00AE199D" w:rsidDel="001255CF">
                  <w:rPr>
                    <w:rFonts w:asciiTheme="minorHAnsi" w:eastAsiaTheme="minorHAnsi" w:hAnsiTheme="minorHAnsi" w:cstheme="minorBidi"/>
                    <w:sz w:val="22"/>
                    <w:szCs w:val="22"/>
                    <w:rPrChange w:id="12572" w:author="Nick.Tolimieri" w:date="2022-09-07T13:17:00Z">
                      <w:rPr>
                        <w:rFonts w:ascii="Calibri" w:hAnsi="Calibri" w:cs="Calibri"/>
                        <w:color w:val="000000"/>
                        <w:sz w:val="22"/>
                        <w:szCs w:val="22"/>
                      </w:rPr>
                    </w:rPrChange>
                  </w:rPr>
                  <w:delText>1.49</w:delText>
                </w:r>
              </w:del>
            </w:ins>
          </w:p>
        </w:tc>
        <w:tc>
          <w:tcPr>
            <w:tcW w:w="960" w:type="dxa"/>
            <w:noWrap/>
            <w:hideMark/>
          </w:tcPr>
          <w:p w:rsidR="00AE199D" w:rsidRPr="00AE199D" w:rsidDel="001255CF" w:rsidRDefault="00AE199D">
            <w:pPr>
              <w:ind w:firstLine="0"/>
              <w:rPr>
                <w:ins w:id="12573" w:author="Nick.Tolimieri" w:date="2022-09-07T13:17:00Z"/>
                <w:del w:id="12574" w:author="Nick.Tolimieri [2]" w:date="2022-09-09T12:38:00Z"/>
                <w:rFonts w:asciiTheme="minorHAnsi" w:eastAsiaTheme="minorHAnsi" w:hAnsiTheme="minorHAnsi" w:cstheme="minorBidi"/>
                <w:sz w:val="22"/>
                <w:szCs w:val="22"/>
                <w:rPrChange w:id="12575" w:author="Nick.Tolimieri" w:date="2022-09-07T13:17:00Z">
                  <w:rPr>
                    <w:ins w:id="12576" w:author="Nick.Tolimieri" w:date="2022-09-07T13:17:00Z"/>
                    <w:del w:id="12577" w:author="Nick.Tolimieri [2]" w:date="2022-09-09T12:38:00Z"/>
                    <w:rFonts w:ascii="Calibri" w:hAnsi="Calibri" w:cs="Calibri"/>
                    <w:color w:val="000000"/>
                    <w:sz w:val="22"/>
                    <w:szCs w:val="22"/>
                  </w:rPr>
                </w:rPrChange>
              </w:rPr>
              <w:pPrChange w:id="12578" w:author="Nick.Tolimieri" w:date="2022-09-07T13:17:00Z">
                <w:pPr>
                  <w:jc w:val="right"/>
                </w:pPr>
              </w:pPrChange>
            </w:pPr>
            <w:ins w:id="12579" w:author="Nick.Tolimieri" w:date="2022-09-07T13:17:00Z">
              <w:del w:id="12580" w:author="Nick.Tolimieri [2]" w:date="2022-09-09T12:38:00Z">
                <w:r w:rsidRPr="00AE199D" w:rsidDel="001255CF">
                  <w:rPr>
                    <w:rFonts w:asciiTheme="minorHAnsi" w:eastAsiaTheme="minorHAnsi" w:hAnsiTheme="minorHAnsi" w:cstheme="minorBidi"/>
                    <w:sz w:val="22"/>
                    <w:szCs w:val="22"/>
                    <w:rPrChange w:id="12581" w:author="Nick.Tolimieri" w:date="2022-09-07T13:17:00Z">
                      <w:rPr>
                        <w:rFonts w:ascii="Calibri" w:hAnsi="Calibri" w:cs="Calibri"/>
                        <w:color w:val="000000"/>
                        <w:sz w:val="22"/>
                        <w:szCs w:val="22"/>
                      </w:rPr>
                    </w:rPrChange>
                  </w:rPr>
                  <w:delText>0.08</w:delText>
                </w:r>
              </w:del>
            </w:ins>
          </w:p>
        </w:tc>
      </w:tr>
      <w:tr w:rsidR="00AE199D" w:rsidRPr="00AE199D" w:rsidDel="001255CF" w:rsidTr="00AE199D">
        <w:trPr>
          <w:trHeight w:val="300"/>
          <w:ins w:id="12582" w:author="Nick.Tolimieri" w:date="2022-09-07T13:17:00Z"/>
          <w:del w:id="12583" w:author="Nick.Tolimieri [2]" w:date="2022-09-09T12:38:00Z"/>
        </w:trPr>
        <w:tc>
          <w:tcPr>
            <w:tcW w:w="960" w:type="dxa"/>
            <w:noWrap/>
            <w:hideMark/>
          </w:tcPr>
          <w:p w:rsidR="00AE199D" w:rsidRPr="00AE199D" w:rsidDel="001255CF" w:rsidRDefault="00AE199D">
            <w:pPr>
              <w:ind w:firstLine="0"/>
              <w:rPr>
                <w:ins w:id="12584" w:author="Nick.Tolimieri" w:date="2022-09-07T13:17:00Z"/>
                <w:del w:id="12585" w:author="Nick.Tolimieri [2]" w:date="2022-09-09T12:38:00Z"/>
                <w:rFonts w:asciiTheme="minorHAnsi" w:eastAsiaTheme="minorHAnsi" w:hAnsiTheme="minorHAnsi" w:cstheme="minorBidi"/>
                <w:sz w:val="22"/>
                <w:szCs w:val="22"/>
                <w:rPrChange w:id="12586" w:author="Nick.Tolimieri" w:date="2022-09-07T13:17:00Z">
                  <w:rPr>
                    <w:ins w:id="12587" w:author="Nick.Tolimieri" w:date="2022-09-07T13:17:00Z"/>
                    <w:del w:id="12588" w:author="Nick.Tolimieri [2]" w:date="2022-09-09T12:38:00Z"/>
                    <w:rFonts w:ascii="Calibri" w:hAnsi="Calibri" w:cs="Calibri"/>
                    <w:color w:val="000000"/>
                    <w:sz w:val="22"/>
                    <w:szCs w:val="22"/>
                  </w:rPr>
                </w:rPrChange>
              </w:rPr>
              <w:pPrChange w:id="12589" w:author="Nick.Tolimieri" w:date="2022-09-07T13:17:00Z">
                <w:pPr/>
              </w:pPrChange>
            </w:pPr>
            <w:ins w:id="12590" w:author="Nick.Tolimieri" w:date="2022-09-07T13:17:00Z">
              <w:del w:id="12591" w:author="Nick.Tolimieri [2]" w:date="2022-09-09T12:38:00Z">
                <w:r w:rsidRPr="00AE199D" w:rsidDel="001255CF">
                  <w:rPr>
                    <w:rFonts w:asciiTheme="minorHAnsi" w:eastAsiaTheme="minorHAnsi" w:hAnsiTheme="minorHAnsi" w:cstheme="minorBidi"/>
                    <w:sz w:val="22"/>
                    <w:szCs w:val="22"/>
                    <w:rPrChange w:id="12592"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593" w:author="Nick.Tolimieri" w:date="2022-09-07T13:17:00Z"/>
                <w:del w:id="12594" w:author="Nick.Tolimieri [2]" w:date="2022-09-09T12:38:00Z"/>
                <w:rFonts w:asciiTheme="minorHAnsi" w:eastAsiaTheme="minorHAnsi" w:hAnsiTheme="minorHAnsi" w:cstheme="minorBidi"/>
                <w:sz w:val="22"/>
                <w:szCs w:val="22"/>
                <w:rPrChange w:id="12595" w:author="Nick.Tolimieri" w:date="2022-09-07T13:17:00Z">
                  <w:rPr>
                    <w:ins w:id="12596" w:author="Nick.Tolimieri" w:date="2022-09-07T13:17:00Z"/>
                    <w:del w:id="12597" w:author="Nick.Tolimieri [2]" w:date="2022-09-09T12:38:00Z"/>
                    <w:rFonts w:ascii="Calibri" w:hAnsi="Calibri" w:cs="Calibri"/>
                    <w:color w:val="000000"/>
                    <w:sz w:val="22"/>
                    <w:szCs w:val="22"/>
                  </w:rPr>
                </w:rPrChange>
              </w:rPr>
              <w:pPrChange w:id="12598" w:author="Nick.Tolimieri" w:date="2022-09-07T13:17:00Z">
                <w:pPr>
                  <w:jc w:val="right"/>
                </w:pPr>
              </w:pPrChange>
            </w:pPr>
            <w:ins w:id="12599" w:author="Nick.Tolimieri" w:date="2022-09-07T13:17:00Z">
              <w:del w:id="12600" w:author="Nick.Tolimieri [2]" w:date="2022-09-09T12:38:00Z">
                <w:r w:rsidRPr="00AE199D" w:rsidDel="001255CF">
                  <w:rPr>
                    <w:rFonts w:asciiTheme="minorHAnsi" w:eastAsiaTheme="minorHAnsi" w:hAnsiTheme="minorHAnsi" w:cstheme="minorBidi"/>
                    <w:sz w:val="22"/>
                    <w:szCs w:val="22"/>
                    <w:rPrChange w:id="12601" w:author="Nick.Tolimieri" w:date="2022-09-07T13:17:00Z">
                      <w:rPr>
                        <w:rFonts w:ascii="Calibri" w:hAnsi="Calibri" w:cs="Calibri"/>
                        <w:color w:val="000000"/>
                        <w:sz w:val="22"/>
                        <w:szCs w:val="22"/>
                      </w:rPr>
                    </w:rPrChange>
                  </w:rPr>
                  <w:delText>2005</w:delText>
                </w:r>
              </w:del>
            </w:ins>
          </w:p>
        </w:tc>
        <w:tc>
          <w:tcPr>
            <w:tcW w:w="960" w:type="dxa"/>
            <w:noWrap/>
            <w:hideMark/>
          </w:tcPr>
          <w:p w:rsidR="00AE199D" w:rsidRPr="00AE199D" w:rsidDel="001255CF" w:rsidRDefault="00AE199D">
            <w:pPr>
              <w:ind w:firstLine="0"/>
              <w:rPr>
                <w:ins w:id="12602" w:author="Nick.Tolimieri" w:date="2022-09-07T13:17:00Z"/>
                <w:del w:id="12603" w:author="Nick.Tolimieri [2]" w:date="2022-09-09T12:38:00Z"/>
                <w:rFonts w:asciiTheme="minorHAnsi" w:eastAsiaTheme="minorHAnsi" w:hAnsiTheme="minorHAnsi" w:cstheme="minorBidi"/>
                <w:sz w:val="22"/>
                <w:szCs w:val="22"/>
                <w:rPrChange w:id="12604" w:author="Nick.Tolimieri" w:date="2022-09-07T13:17:00Z">
                  <w:rPr>
                    <w:ins w:id="12605" w:author="Nick.Tolimieri" w:date="2022-09-07T13:17:00Z"/>
                    <w:del w:id="12606" w:author="Nick.Tolimieri [2]" w:date="2022-09-09T12:38:00Z"/>
                    <w:rFonts w:ascii="Calibri" w:hAnsi="Calibri" w:cs="Calibri"/>
                    <w:color w:val="000000"/>
                    <w:sz w:val="22"/>
                    <w:szCs w:val="22"/>
                  </w:rPr>
                </w:rPrChange>
              </w:rPr>
              <w:pPrChange w:id="12607" w:author="Nick.Tolimieri" w:date="2022-09-07T13:17:00Z">
                <w:pPr>
                  <w:jc w:val="right"/>
                </w:pPr>
              </w:pPrChange>
            </w:pPr>
            <w:ins w:id="12608" w:author="Nick.Tolimieri" w:date="2022-09-07T13:17:00Z">
              <w:del w:id="12609" w:author="Nick.Tolimieri [2]" w:date="2022-09-09T12:38:00Z">
                <w:r w:rsidRPr="00AE199D" w:rsidDel="001255CF">
                  <w:rPr>
                    <w:rFonts w:asciiTheme="minorHAnsi" w:eastAsiaTheme="minorHAnsi" w:hAnsiTheme="minorHAnsi" w:cstheme="minorBidi"/>
                    <w:sz w:val="22"/>
                    <w:szCs w:val="22"/>
                    <w:rPrChange w:id="1261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611" w:author="Nick.Tolimieri" w:date="2022-09-07T13:17:00Z"/>
                <w:del w:id="12612" w:author="Nick.Tolimieri [2]" w:date="2022-09-09T12:38:00Z"/>
                <w:rFonts w:asciiTheme="minorHAnsi" w:eastAsiaTheme="minorHAnsi" w:hAnsiTheme="minorHAnsi" w:cstheme="minorBidi"/>
                <w:sz w:val="22"/>
                <w:szCs w:val="22"/>
                <w:rPrChange w:id="12613" w:author="Nick.Tolimieri" w:date="2022-09-07T13:17:00Z">
                  <w:rPr>
                    <w:ins w:id="12614" w:author="Nick.Tolimieri" w:date="2022-09-07T13:17:00Z"/>
                    <w:del w:id="12615" w:author="Nick.Tolimieri [2]" w:date="2022-09-09T12:38:00Z"/>
                    <w:rFonts w:ascii="Calibri" w:hAnsi="Calibri" w:cs="Calibri"/>
                    <w:color w:val="000000"/>
                    <w:sz w:val="22"/>
                    <w:szCs w:val="22"/>
                  </w:rPr>
                </w:rPrChange>
              </w:rPr>
              <w:pPrChange w:id="12616" w:author="Nick.Tolimieri" w:date="2022-09-07T13:17:00Z">
                <w:pPr>
                  <w:jc w:val="right"/>
                </w:pPr>
              </w:pPrChange>
            </w:pPr>
            <w:ins w:id="12617" w:author="Nick.Tolimieri" w:date="2022-09-07T13:17:00Z">
              <w:del w:id="12618" w:author="Nick.Tolimieri [2]" w:date="2022-09-09T12:38:00Z">
                <w:r w:rsidRPr="00AE199D" w:rsidDel="001255CF">
                  <w:rPr>
                    <w:rFonts w:asciiTheme="minorHAnsi" w:eastAsiaTheme="minorHAnsi" w:hAnsiTheme="minorHAnsi" w:cstheme="minorBidi"/>
                    <w:sz w:val="22"/>
                    <w:szCs w:val="22"/>
                    <w:rPrChange w:id="12619" w:author="Nick.Tolimieri" w:date="2022-09-07T13:17:00Z">
                      <w:rPr>
                        <w:rFonts w:ascii="Calibri" w:hAnsi="Calibri" w:cs="Calibri"/>
                        <w:color w:val="000000"/>
                        <w:sz w:val="22"/>
                        <w:szCs w:val="22"/>
                      </w:rPr>
                    </w:rPrChange>
                  </w:rPr>
                  <w:delText>28</w:delText>
                </w:r>
              </w:del>
            </w:ins>
          </w:p>
        </w:tc>
        <w:tc>
          <w:tcPr>
            <w:tcW w:w="960" w:type="dxa"/>
            <w:noWrap/>
            <w:hideMark/>
          </w:tcPr>
          <w:p w:rsidR="00AE199D" w:rsidRPr="00AE199D" w:rsidDel="001255CF" w:rsidRDefault="00AE199D">
            <w:pPr>
              <w:ind w:firstLine="0"/>
              <w:rPr>
                <w:ins w:id="12620" w:author="Nick.Tolimieri" w:date="2022-09-07T13:17:00Z"/>
                <w:del w:id="12621" w:author="Nick.Tolimieri [2]" w:date="2022-09-09T12:38:00Z"/>
                <w:rFonts w:asciiTheme="minorHAnsi" w:eastAsiaTheme="minorHAnsi" w:hAnsiTheme="minorHAnsi" w:cstheme="minorBidi"/>
                <w:sz w:val="22"/>
                <w:szCs w:val="22"/>
                <w:rPrChange w:id="12622" w:author="Nick.Tolimieri" w:date="2022-09-07T13:17:00Z">
                  <w:rPr>
                    <w:ins w:id="12623" w:author="Nick.Tolimieri" w:date="2022-09-07T13:17:00Z"/>
                    <w:del w:id="12624" w:author="Nick.Tolimieri [2]" w:date="2022-09-09T12:38:00Z"/>
                    <w:rFonts w:ascii="Calibri" w:hAnsi="Calibri" w:cs="Calibri"/>
                    <w:color w:val="000000"/>
                    <w:sz w:val="22"/>
                    <w:szCs w:val="22"/>
                  </w:rPr>
                </w:rPrChange>
              </w:rPr>
              <w:pPrChange w:id="12625" w:author="Nick.Tolimieri" w:date="2022-09-07T13:17:00Z">
                <w:pPr>
                  <w:jc w:val="right"/>
                </w:pPr>
              </w:pPrChange>
            </w:pPr>
            <w:ins w:id="12626" w:author="Nick.Tolimieri" w:date="2022-09-07T13:17:00Z">
              <w:del w:id="12627" w:author="Nick.Tolimieri [2]" w:date="2022-09-09T12:38:00Z">
                <w:r w:rsidRPr="00AE199D" w:rsidDel="001255CF">
                  <w:rPr>
                    <w:rFonts w:asciiTheme="minorHAnsi" w:eastAsiaTheme="minorHAnsi" w:hAnsiTheme="minorHAnsi" w:cstheme="minorBidi"/>
                    <w:sz w:val="22"/>
                    <w:szCs w:val="22"/>
                    <w:rPrChange w:id="12628"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2629" w:author="Nick.Tolimieri" w:date="2022-09-07T13:17:00Z"/>
                <w:del w:id="12630" w:author="Nick.Tolimieri [2]" w:date="2022-09-09T12:38:00Z"/>
                <w:rFonts w:asciiTheme="minorHAnsi" w:eastAsiaTheme="minorHAnsi" w:hAnsiTheme="minorHAnsi" w:cstheme="minorBidi"/>
                <w:sz w:val="22"/>
                <w:szCs w:val="22"/>
                <w:rPrChange w:id="12631" w:author="Nick.Tolimieri" w:date="2022-09-07T13:17:00Z">
                  <w:rPr>
                    <w:ins w:id="12632" w:author="Nick.Tolimieri" w:date="2022-09-07T13:17:00Z"/>
                    <w:del w:id="12633" w:author="Nick.Tolimieri [2]" w:date="2022-09-09T12:38:00Z"/>
                    <w:rFonts w:ascii="Calibri" w:hAnsi="Calibri" w:cs="Calibri"/>
                    <w:color w:val="000000"/>
                    <w:sz w:val="22"/>
                    <w:szCs w:val="22"/>
                  </w:rPr>
                </w:rPrChange>
              </w:rPr>
              <w:pPrChange w:id="12634" w:author="Nick.Tolimieri" w:date="2022-09-07T13:17:00Z">
                <w:pPr>
                  <w:jc w:val="right"/>
                </w:pPr>
              </w:pPrChange>
            </w:pPr>
            <w:ins w:id="12635" w:author="Nick.Tolimieri" w:date="2022-09-07T13:17:00Z">
              <w:del w:id="12636" w:author="Nick.Tolimieri [2]" w:date="2022-09-09T12:38:00Z">
                <w:r w:rsidRPr="00AE199D" w:rsidDel="001255CF">
                  <w:rPr>
                    <w:rFonts w:asciiTheme="minorHAnsi" w:eastAsiaTheme="minorHAnsi" w:hAnsiTheme="minorHAnsi" w:cstheme="minorBidi"/>
                    <w:sz w:val="22"/>
                    <w:szCs w:val="22"/>
                    <w:rPrChange w:id="12637"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12638" w:author="Nick.Tolimieri" w:date="2022-09-07T13:17:00Z"/>
                <w:del w:id="12639" w:author="Nick.Tolimieri [2]" w:date="2022-09-09T12:38:00Z"/>
                <w:rFonts w:asciiTheme="minorHAnsi" w:eastAsiaTheme="minorHAnsi" w:hAnsiTheme="minorHAnsi" w:cstheme="minorBidi"/>
                <w:sz w:val="22"/>
                <w:szCs w:val="22"/>
                <w:rPrChange w:id="12640" w:author="Nick.Tolimieri" w:date="2022-09-07T13:17:00Z">
                  <w:rPr>
                    <w:ins w:id="12641" w:author="Nick.Tolimieri" w:date="2022-09-07T13:17:00Z"/>
                    <w:del w:id="12642" w:author="Nick.Tolimieri [2]" w:date="2022-09-09T12:38:00Z"/>
                    <w:rFonts w:ascii="Calibri" w:hAnsi="Calibri" w:cs="Calibri"/>
                    <w:color w:val="000000"/>
                    <w:sz w:val="22"/>
                    <w:szCs w:val="22"/>
                  </w:rPr>
                </w:rPrChange>
              </w:rPr>
              <w:pPrChange w:id="12643" w:author="Nick.Tolimieri" w:date="2022-09-07T13:17:00Z">
                <w:pPr>
                  <w:jc w:val="right"/>
                </w:pPr>
              </w:pPrChange>
            </w:pPr>
            <w:ins w:id="12644" w:author="Nick.Tolimieri" w:date="2022-09-07T13:17:00Z">
              <w:del w:id="12645" w:author="Nick.Tolimieri [2]" w:date="2022-09-09T12:38:00Z">
                <w:r w:rsidRPr="00AE199D" w:rsidDel="001255CF">
                  <w:rPr>
                    <w:rFonts w:asciiTheme="minorHAnsi" w:eastAsiaTheme="minorHAnsi" w:hAnsiTheme="minorHAnsi" w:cstheme="minorBidi"/>
                    <w:sz w:val="22"/>
                    <w:szCs w:val="22"/>
                    <w:rPrChange w:id="12646"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12647" w:author="Nick.Tolimieri" w:date="2022-09-07T13:17:00Z"/>
                <w:del w:id="12648" w:author="Nick.Tolimieri [2]" w:date="2022-09-09T12:38:00Z"/>
                <w:rFonts w:asciiTheme="minorHAnsi" w:eastAsiaTheme="minorHAnsi" w:hAnsiTheme="minorHAnsi" w:cstheme="minorBidi"/>
                <w:sz w:val="22"/>
                <w:szCs w:val="22"/>
                <w:rPrChange w:id="12649" w:author="Nick.Tolimieri" w:date="2022-09-07T13:17:00Z">
                  <w:rPr>
                    <w:ins w:id="12650" w:author="Nick.Tolimieri" w:date="2022-09-07T13:17:00Z"/>
                    <w:del w:id="12651" w:author="Nick.Tolimieri [2]" w:date="2022-09-09T12:38:00Z"/>
                    <w:rFonts w:ascii="Calibri" w:hAnsi="Calibri" w:cs="Calibri"/>
                    <w:color w:val="000000"/>
                    <w:sz w:val="22"/>
                    <w:szCs w:val="22"/>
                  </w:rPr>
                </w:rPrChange>
              </w:rPr>
              <w:pPrChange w:id="12652" w:author="Nick.Tolimieri" w:date="2022-09-07T13:17:00Z">
                <w:pPr>
                  <w:jc w:val="right"/>
                </w:pPr>
              </w:pPrChange>
            </w:pPr>
            <w:ins w:id="12653" w:author="Nick.Tolimieri" w:date="2022-09-07T13:17:00Z">
              <w:del w:id="12654" w:author="Nick.Tolimieri [2]" w:date="2022-09-09T12:38:00Z">
                <w:r w:rsidRPr="00AE199D" w:rsidDel="001255CF">
                  <w:rPr>
                    <w:rFonts w:asciiTheme="minorHAnsi" w:eastAsiaTheme="minorHAnsi" w:hAnsiTheme="minorHAnsi" w:cstheme="minorBidi"/>
                    <w:sz w:val="22"/>
                    <w:szCs w:val="22"/>
                    <w:rPrChange w:id="12655"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12656" w:author="Nick.Tolimieri" w:date="2022-09-07T13:17:00Z"/>
                <w:del w:id="12657" w:author="Nick.Tolimieri [2]" w:date="2022-09-09T12:38:00Z"/>
                <w:rFonts w:asciiTheme="minorHAnsi" w:eastAsiaTheme="minorHAnsi" w:hAnsiTheme="minorHAnsi" w:cstheme="minorBidi"/>
                <w:sz w:val="22"/>
                <w:szCs w:val="22"/>
                <w:rPrChange w:id="12658" w:author="Nick.Tolimieri" w:date="2022-09-07T13:17:00Z">
                  <w:rPr>
                    <w:ins w:id="12659" w:author="Nick.Tolimieri" w:date="2022-09-07T13:17:00Z"/>
                    <w:del w:id="12660" w:author="Nick.Tolimieri [2]" w:date="2022-09-09T12:38:00Z"/>
                    <w:rFonts w:ascii="Calibri" w:hAnsi="Calibri" w:cs="Calibri"/>
                    <w:color w:val="000000"/>
                    <w:sz w:val="22"/>
                    <w:szCs w:val="22"/>
                  </w:rPr>
                </w:rPrChange>
              </w:rPr>
              <w:pPrChange w:id="12661" w:author="Nick.Tolimieri" w:date="2022-09-07T13:17:00Z">
                <w:pPr>
                  <w:jc w:val="right"/>
                </w:pPr>
              </w:pPrChange>
            </w:pPr>
            <w:ins w:id="12662" w:author="Nick.Tolimieri" w:date="2022-09-07T13:17:00Z">
              <w:del w:id="12663" w:author="Nick.Tolimieri [2]" w:date="2022-09-09T12:38:00Z">
                <w:r w:rsidRPr="00AE199D" w:rsidDel="001255CF">
                  <w:rPr>
                    <w:rFonts w:asciiTheme="minorHAnsi" w:eastAsiaTheme="minorHAnsi" w:hAnsiTheme="minorHAnsi" w:cstheme="minorBidi"/>
                    <w:sz w:val="22"/>
                    <w:szCs w:val="22"/>
                    <w:rPrChange w:id="12664" w:author="Nick.Tolimieri" w:date="2022-09-07T13:17:00Z">
                      <w:rPr>
                        <w:rFonts w:ascii="Calibri" w:hAnsi="Calibri" w:cs="Calibri"/>
                        <w:color w:val="000000"/>
                        <w:sz w:val="22"/>
                        <w:szCs w:val="22"/>
                      </w:rPr>
                    </w:rPrChange>
                  </w:rPr>
                  <w:delText>1.85</w:delText>
                </w:r>
              </w:del>
            </w:ins>
          </w:p>
        </w:tc>
        <w:tc>
          <w:tcPr>
            <w:tcW w:w="960" w:type="dxa"/>
            <w:noWrap/>
            <w:hideMark/>
          </w:tcPr>
          <w:p w:rsidR="00AE199D" w:rsidRPr="00AE199D" w:rsidDel="001255CF" w:rsidRDefault="00AE199D">
            <w:pPr>
              <w:ind w:firstLine="0"/>
              <w:rPr>
                <w:ins w:id="12665" w:author="Nick.Tolimieri" w:date="2022-09-07T13:17:00Z"/>
                <w:del w:id="12666" w:author="Nick.Tolimieri [2]" w:date="2022-09-09T12:38:00Z"/>
                <w:rFonts w:asciiTheme="minorHAnsi" w:eastAsiaTheme="minorHAnsi" w:hAnsiTheme="minorHAnsi" w:cstheme="minorBidi"/>
                <w:sz w:val="22"/>
                <w:szCs w:val="22"/>
                <w:rPrChange w:id="12667" w:author="Nick.Tolimieri" w:date="2022-09-07T13:17:00Z">
                  <w:rPr>
                    <w:ins w:id="12668" w:author="Nick.Tolimieri" w:date="2022-09-07T13:17:00Z"/>
                    <w:del w:id="12669" w:author="Nick.Tolimieri [2]" w:date="2022-09-09T12:38:00Z"/>
                    <w:rFonts w:ascii="Calibri" w:hAnsi="Calibri" w:cs="Calibri"/>
                    <w:color w:val="000000"/>
                    <w:sz w:val="22"/>
                    <w:szCs w:val="22"/>
                  </w:rPr>
                </w:rPrChange>
              </w:rPr>
              <w:pPrChange w:id="12670" w:author="Nick.Tolimieri" w:date="2022-09-07T13:17:00Z">
                <w:pPr>
                  <w:jc w:val="right"/>
                </w:pPr>
              </w:pPrChange>
            </w:pPr>
            <w:ins w:id="12671" w:author="Nick.Tolimieri" w:date="2022-09-07T13:17:00Z">
              <w:del w:id="12672" w:author="Nick.Tolimieri [2]" w:date="2022-09-09T12:38:00Z">
                <w:r w:rsidRPr="00AE199D" w:rsidDel="001255CF">
                  <w:rPr>
                    <w:rFonts w:asciiTheme="minorHAnsi" w:eastAsiaTheme="minorHAnsi" w:hAnsiTheme="minorHAnsi" w:cstheme="minorBidi"/>
                    <w:sz w:val="22"/>
                    <w:szCs w:val="22"/>
                    <w:rPrChange w:id="12673" w:author="Nick.Tolimieri" w:date="2022-09-07T13:17:00Z">
                      <w:rPr>
                        <w:rFonts w:ascii="Calibri" w:hAnsi="Calibri" w:cs="Calibri"/>
                        <w:color w:val="000000"/>
                        <w:sz w:val="22"/>
                        <w:szCs w:val="22"/>
                      </w:rPr>
                    </w:rPrChange>
                  </w:rPr>
                  <w:delText>0.11</w:delText>
                </w:r>
              </w:del>
            </w:ins>
          </w:p>
        </w:tc>
      </w:tr>
      <w:tr w:rsidR="00AE199D" w:rsidRPr="00AE199D" w:rsidDel="001255CF" w:rsidTr="00AE199D">
        <w:trPr>
          <w:trHeight w:val="300"/>
          <w:ins w:id="12674" w:author="Nick.Tolimieri" w:date="2022-09-07T13:17:00Z"/>
          <w:del w:id="12675" w:author="Nick.Tolimieri [2]" w:date="2022-09-09T12:38:00Z"/>
        </w:trPr>
        <w:tc>
          <w:tcPr>
            <w:tcW w:w="960" w:type="dxa"/>
            <w:noWrap/>
            <w:hideMark/>
          </w:tcPr>
          <w:p w:rsidR="00AE199D" w:rsidRPr="00AE199D" w:rsidDel="001255CF" w:rsidRDefault="00AE199D">
            <w:pPr>
              <w:ind w:firstLine="0"/>
              <w:rPr>
                <w:ins w:id="12676" w:author="Nick.Tolimieri" w:date="2022-09-07T13:17:00Z"/>
                <w:del w:id="12677" w:author="Nick.Tolimieri [2]" w:date="2022-09-09T12:38:00Z"/>
                <w:rFonts w:asciiTheme="minorHAnsi" w:eastAsiaTheme="minorHAnsi" w:hAnsiTheme="minorHAnsi" w:cstheme="minorBidi"/>
                <w:sz w:val="22"/>
                <w:szCs w:val="22"/>
                <w:rPrChange w:id="12678" w:author="Nick.Tolimieri" w:date="2022-09-07T13:17:00Z">
                  <w:rPr>
                    <w:ins w:id="12679" w:author="Nick.Tolimieri" w:date="2022-09-07T13:17:00Z"/>
                    <w:del w:id="12680" w:author="Nick.Tolimieri [2]" w:date="2022-09-09T12:38:00Z"/>
                    <w:rFonts w:ascii="Calibri" w:hAnsi="Calibri" w:cs="Calibri"/>
                    <w:color w:val="000000"/>
                    <w:sz w:val="22"/>
                    <w:szCs w:val="22"/>
                  </w:rPr>
                </w:rPrChange>
              </w:rPr>
              <w:pPrChange w:id="12681" w:author="Nick.Tolimieri" w:date="2022-09-07T13:17:00Z">
                <w:pPr/>
              </w:pPrChange>
            </w:pPr>
            <w:ins w:id="12682" w:author="Nick.Tolimieri" w:date="2022-09-07T13:17:00Z">
              <w:del w:id="12683" w:author="Nick.Tolimieri [2]" w:date="2022-09-09T12:38:00Z">
                <w:r w:rsidRPr="00AE199D" w:rsidDel="001255CF">
                  <w:rPr>
                    <w:rFonts w:asciiTheme="minorHAnsi" w:eastAsiaTheme="minorHAnsi" w:hAnsiTheme="minorHAnsi" w:cstheme="minorBidi"/>
                    <w:sz w:val="22"/>
                    <w:szCs w:val="22"/>
                    <w:rPrChange w:id="12684"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685" w:author="Nick.Tolimieri" w:date="2022-09-07T13:17:00Z"/>
                <w:del w:id="12686" w:author="Nick.Tolimieri [2]" w:date="2022-09-09T12:38:00Z"/>
                <w:rFonts w:asciiTheme="minorHAnsi" w:eastAsiaTheme="minorHAnsi" w:hAnsiTheme="minorHAnsi" w:cstheme="minorBidi"/>
                <w:sz w:val="22"/>
                <w:szCs w:val="22"/>
                <w:rPrChange w:id="12687" w:author="Nick.Tolimieri" w:date="2022-09-07T13:17:00Z">
                  <w:rPr>
                    <w:ins w:id="12688" w:author="Nick.Tolimieri" w:date="2022-09-07T13:17:00Z"/>
                    <w:del w:id="12689" w:author="Nick.Tolimieri [2]" w:date="2022-09-09T12:38:00Z"/>
                    <w:rFonts w:ascii="Calibri" w:hAnsi="Calibri" w:cs="Calibri"/>
                    <w:color w:val="000000"/>
                    <w:sz w:val="22"/>
                    <w:szCs w:val="22"/>
                  </w:rPr>
                </w:rPrChange>
              </w:rPr>
              <w:pPrChange w:id="12690" w:author="Nick.Tolimieri" w:date="2022-09-07T13:17:00Z">
                <w:pPr>
                  <w:jc w:val="right"/>
                </w:pPr>
              </w:pPrChange>
            </w:pPr>
            <w:ins w:id="12691" w:author="Nick.Tolimieri" w:date="2022-09-07T13:17:00Z">
              <w:del w:id="12692" w:author="Nick.Tolimieri [2]" w:date="2022-09-09T12:38:00Z">
                <w:r w:rsidRPr="00AE199D" w:rsidDel="001255CF">
                  <w:rPr>
                    <w:rFonts w:asciiTheme="minorHAnsi" w:eastAsiaTheme="minorHAnsi" w:hAnsiTheme="minorHAnsi" w:cstheme="minorBidi"/>
                    <w:sz w:val="22"/>
                    <w:szCs w:val="22"/>
                    <w:rPrChange w:id="12693" w:author="Nick.Tolimieri" w:date="2022-09-07T13:17:00Z">
                      <w:rPr>
                        <w:rFonts w:ascii="Calibri" w:hAnsi="Calibri" w:cs="Calibri"/>
                        <w:color w:val="000000"/>
                        <w:sz w:val="22"/>
                        <w:szCs w:val="22"/>
                      </w:rPr>
                    </w:rPrChange>
                  </w:rPr>
                  <w:delText>2006</w:delText>
                </w:r>
              </w:del>
            </w:ins>
          </w:p>
        </w:tc>
        <w:tc>
          <w:tcPr>
            <w:tcW w:w="960" w:type="dxa"/>
            <w:noWrap/>
            <w:hideMark/>
          </w:tcPr>
          <w:p w:rsidR="00AE199D" w:rsidRPr="00AE199D" w:rsidDel="001255CF" w:rsidRDefault="00AE199D">
            <w:pPr>
              <w:ind w:firstLine="0"/>
              <w:rPr>
                <w:ins w:id="12694" w:author="Nick.Tolimieri" w:date="2022-09-07T13:17:00Z"/>
                <w:del w:id="12695" w:author="Nick.Tolimieri [2]" w:date="2022-09-09T12:38:00Z"/>
                <w:rFonts w:asciiTheme="minorHAnsi" w:eastAsiaTheme="minorHAnsi" w:hAnsiTheme="minorHAnsi" w:cstheme="minorBidi"/>
                <w:sz w:val="22"/>
                <w:szCs w:val="22"/>
                <w:rPrChange w:id="12696" w:author="Nick.Tolimieri" w:date="2022-09-07T13:17:00Z">
                  <w:rPr>
                    <w:ins w:id="12697" w:author="Nick.Tolimieri" w:date="2022-09-07T13:17:00Z"/>
                    <w:del w:id="12698" w:author="Nick.Tolimieri [2]" w:date="2022-09-09T12:38:00Z"/>
                    <w:rFonts w:ascii="Calibri" w:hAnsi="Calibri" w:cs="Calibri"/>
                    <w:color w:val="000000"/>
                    <w:sz w:val="22"/>
                    <w:szCs w:val="22"/>
                  </w:rPr>
                </w:rPrChange>
              </w:rPr>
              <w:pPrChange w:id="12699" w:author="Nick.Tolimieri" w:date="2022-09-07T13:17:00Z">
                <w:pPr>
                  <w:jc w:val="right"/>
                </w:pPr>
              </w:pPrChange>
            </w:pPr>
            <w:ins w:id="12700" w:author="Nick.Tolimieri" w:date="2022-09-07T13:17:00Z">
              <w:del w:id="12701" w:author="Nick.Tolimieri [2]" w:date="2022-09-09T12:38:00Z">
                <w:r w:rsidRPr="00AE199D" w:rsidDel="001255CF">
                  <w:rPr>
                    <w:rFonts w:asciiTheme="minorHAnsi" w:eastAsiaTheme="minorHAnsi" w:hAnsiTheme="minorHAnsi" w:cstheme="minorBidi"/>
                    <w:sz w:val="22"/>
                    <w:szCs w:val="22"/>
                    <w:rPrChange w:id="1270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703" w:author="Nick.Tolimieri" w:date="2022-09-07T13:17:00Z"/>
                <w:del w:id="12704" w:author="Nick.Tolimieri [2]" w:date="2022-09-09T12:38:00Z"/>
                <w:rFonts w:asciiTheme="minorHAnsi" w:eastAsiaTheme="minorHAnsi" w:hAnsiTheme="minorHAnsi" w:cstheme="minorBidi"/>
                <w:sz w:val="22"/>
                <w:szCs w:val="22"/>
                <w:rPrChange w:id="12705" w:author="Nick.Tolimieri" w:date="2022-09-07T13:17:00Z">
                  <w:rPr>
                    <w:ins w:id="12706" w:author="Nick.Tolimieri" w:date="2022-09-07T13:17:00Z"/>
                    <w:del w:id="12707" w:author="Nick.Tolimieri [2]" w:date="2022-09-09T12:38:00Z"/>
                    <w:rFonts w:ascii="Calibri" w:hAnsi="Calibri" w:cs="Calibri"/>
                    <w:color w:val="000000"/>
                    <w:sz w:val="22"/>
                    <w:szCs w:val="22"/>
                  </w:rPr>
                </w:rPrChange>
              </w:rPr>
              <w:pPrChange w:id="12708" w:author="Nick.Tolimieri" w:date="2022-09-07T13:17:00Z">
                <w:pPr>
                  <w:jc w:val="right"/>
                </w:pPr>
              </w:pPrChange>
            </w:pPr>
            <w:ins w:id="12709" w:author="Nick.Tolimieri" w:date="2022-09-07T13:17:00Z">
              <w:del w:id="12710" w:author="Nick.Tolimieri [2]" w:date="2022-09-09T12:38:00Z">
                <w:r w:rsidRPr="00AE199D" w:rsidDel="001255CF">
                  <w:rPr>
                    <w:rFonts w:asciiTheme="minorHAnsi" w:eastAsiaTheme="minorHAnsi" w:hAnsiTheme="minorHAnsi" w:cstheme="minorBidi"/>
                    <w:sz w:val="22"/>
                    <w:szCs w:val="22"/>
                    <w:rPrChange w:id="12711" w:author="Nick.Tolimieri" w:date="2022-09-07T13:17:00Z">
                      <w:rPr>
                        <w:rFonts w:ascii="Calibri" w:hAnsi="Calibri" w:cs="Calibri"/>
                        <w:color w:val="000000"/>
                        <w:sz w:val="22"/>
                        <w:szCs w:val="22"/>
                      </w:rPr>
                    </w:rPrChange>
                  </w:rPr>
                  <w:delText>16</w:delText>
                </w:r>
              </w:del>
            </w:ins>
          </w:p>
        </w:tc>
        <w:tc>
          <w:tcPr>
            <w:tcW w:w="960" w:type="dxa"/>
            <w:noWrap/>
            <w:hideMark/>
          </w:tcPr>
          <w:p w:rsidR="00AE199D" w:rsidRPr="00AE199D" w:rsidDel="001255CF" w:rsidRDefault="00AE199D">
            <w:pPr>
              <w:ind w:firstLine="0"/>
              <w:rPr>
                <w:ins w:id="12712" w:author="Nick.Tolimieri" w:date="2022-09-07T13:17:00Z"/>
                <w:del w:id="12713" w:author="Nick.Tolimieri [2]" w:date="2022-09-09T12:38:00Z"/>
                <w:rFonts w:asciiTheme="minorHAnsi" w:eastAsiaTheme="minorHAnsi" w:hAnsiTheme="minorHAnsi" w:cstheme="minorBidi"/>
                <w:sz w:val="22"/>
                <w:szCs w:val="22"/>
                <w:rPrChange w:id="12714" w:author="Nick.Tolimieri" w:date="2022-09-07T13:17:00Z">
                  <w:rPr>
                    <w:ins w:id="12715" w:author="Nick.Tolimieri" w:date="2022-09-07T13:17:00Z"/>
                    <w:del w:id="12716" w:author="Nick.Tolimieri [2]" w:date="2022-09-09T12:38:00Z"/>
                    <w:rFonts w:ascii="Calibri" w:hAnsi="Calibri" w:cs="Calibri"/>
                    <w:color w:val="000000"/>
                    <w:sz w:val="22"/>
                    <w:szCs w:val="22"/>
                  </w:rPr>
                </w:rPrChange>
              </w:rPr>
              <w:pPrChange w:id="12717" w:author="Nick.Tolimieri" w:date="2022-09-07T13:17:00Z">
                <w:pPr>
                  <w:jc w:val="right"/>
                </w:pPr>
              </w:pPrChange>
            </w:pPr>
            <w:ins w:id="12718" w:author="Nick.Tolimieri" w:date="2022-09-07T13:17:00Z">
              <w:del w:id="12719" w:author="Nick.Tolimieri [2]" w:date="2022-09-09T12:38:00Z">
                <w:r w:rsidRPr="00AE199D" w:rsidDel="001255CF">
                  <w:rPr>
                    <w:rFonts w:asciiTheme="minorHAnsi" w:eastAsiaTheme="minorHAnsi" w:hAnsiTheme="minorHAnsi" w:cstheme="minorBidi"/>
                    <w:sz w:val="22"/>
                    <w:szCs w:val="22"/>
                    <w:rPrChange w:id="12720"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2721" w:author="Nick.Tolimieri" w:date="2022-09-07T13:17:00Z"/>
                <w:del w:id="12722" w:author="Nick.Tolimieri [2]" w:date="2022-09-09T12:38:00Z"/>
                <w:rFonts w:asciiTheme="minorHAnsi" w:eastAsiaTheme="minorHAnsi" w:hAnsiTheme="minorHAnsi" w:cstheme="minorBidi"/>
                <w:sz w:val="22"/>
                <w:szCs w:val="22"/>
                <w:rPrChange w:id="12723" w:author="Nick.Tolimieri" w:date="2022-09-07T13:17:00Z">
                  <w:rPr>
                    <w:ins w:id="12724" w:author="Nick.Tolimieri" w:date="2022-09-07T13:17:00Z"/>
                    <w:del w:id="12725" w:author="Nick.Tolimieri [2]" w:date="2022-09-09T12:38:00Z"/>
                    <w:rFonts w:ascii="Calibri" w:hAnsi="Calibri" w:cs="Calibri"/>
                    <w:color w:val="000000"/>
                    <w:sz w:val="22"/>
                    <w:szCs w:val="22"/>
                  </w:rPr>
                </w:rPrChange>
              </w:rPr>
              <w:pPrChange w:id="12726" w:author="Nick.Tolimieri" w:date="2022-09-07T13:17:00Z">
                <w:pPr>
                  <w:jc w:val="right"/>
                </w:pPr>
              </w:pPrChange>
            </w:pPr>
            <w:ins w:id="12727" w:author="Nick.Tolimieri" w:date="2022-09-07T13:17:00Z">
              <w:del w:id="12728" w:author="Nick.Tolimieri [2]" w:date="2022-09-09T12:38:00Z">
                <w:r w:rsidRPr="00AE199D" w:rsidDel="001255CF">
                  <w:rPr>
                    <w:rFonts w:asciiTheme="minorHAnsi" w:eastAsiaTheme="minorHAnsi" w:hAnsiTheme="minorHAnsi" w:cstheme="minorBidi"/>
                    <w:sz w:val="22"/>
                    <w:szCs w:val="22"/>
                    <w:rPrChange w:id="12729"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2730" w:author="Nick.Tolimieri" w:date="2022-09-07T13:17:00Z"/>
                <w:del w:id="12731" w:author="Nick.Tolimieri [2]" w:date="2022-09-09T12:38:00Z"/>
                <w:rFonts w:asciiTheme="minorHAnsi" w:eastAsiaTheme="minorHAnsi" w:hAnsiTheme="minorHAnsi" w:cstheme="minorBidi"/>
                <w:sz w:val="22"/>
                <w:szCs w:val="22"/>
                <w:rPrChange w:id="12732" w:author="Nick.Tolimieri" w:date="2022-09-07T13:17:00Z">
                  <w:rPr>
                    <w:ins w:id="12733" w:author="Nick.Tolimieri" w:date="2022-09-07T13:17:00Z"/>
                    <w:del w:id="12734" w:author="Nick.Tolimieri [2]" w:date="2022-09-09T12:38:00Z"/>
                    <w:rFonts w:ascii="Calibri" w:hAnsi="Calibri" w:cs="Calibri"/>
                    <w:color w:val="000000"/>
                    <w:sz w:val="22"/>
                    <w:szCs w:val="22"/>
                  </w:rPr>
                </w:rPrChange>
              </w:rPr>
              <w:pPrChange w:id="12735" w:author="Nick.Tolimieri" w:date="2022-09-07T13:17:00Z">
                <w:pPr>
                  <w:jc w:val="right"/>
                </w:pPr>
              </w:pPrChange>
            </w:pPr>
            <w:ins w:id="12736" w:author="Nick.Tolimieri" w:date="2022-09-07T13:17:00Z">
              <w:del w:id="12737" w:author="Nick.Tolimieri [2]" w:date="2022-09-09T12:38:00Z">
                <w:r w:rsidRPr="00AE199D" w:rsidDel="001255CF">
                  <w:rPr>
                    <w:rFonts w:asciiTheme="minorHAnsi" w:eastAsiaTheme="minorHAnsi" w:hAnsiTheme="minorHAnsi" w:cstheme="minorBidi"/>
                    <w:sz w:val="22"/>
                    <w:szCs w:val="22"/>
                    <w:rPrChange w:id="12738"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2739" w:author="Nick.Tolimieri" w:date="2022-09-07T13:17:00Z"/>
                <w:del w:id="12740" w:author="Nick.Tolimieri [2]" w:date="2022-09-09T12:38:00Z"/>
                <w:rFonts w:asciiTheme="minorHAnsi" w:eastAsiaTheme="minorHAnsi" w:hAnsiTheme="minorHAnsi" w:cstheme="minorBidi"/>
                <w:sz w:val="22"/>
                <w:szCs w:val="22"/>
                <w:rPrChange w:id="12741" w:author="Nick.Tolimieri" w:date="2022-09-07T13:17:00Z">
                  <w:rPr>
                    <w:ins w:id="12742" w:author="Nick.Tolimieri" w:date="2022-09-07T13:17:00Z"/>
                    <w:del w:id="12743" w:author="Nick.Tolimieri [2]" w:date="2022-09-09T12:38:00Z"/>
                    <w:rFonts w:ascii="Calibri" w:hAnsi="Calibri" w:cs="Calibri"/>
                    <w:color w:val="000000"/>
                    <w:sz w:val="22"/>
                    <w:szCs w:val="22"/>
                  </w:rPr>
                </w:rPrChange>
              </w:rPr>
              <w:pPrChange w:id="12744" w:author="Nick.Tolimieri" w:date="2022-09-07T13:17:00Z">
                <w:pPr>
                  <w:jc w:val="right"/>
                </w:pPr>
              </w:pPrChange>
            </w:pPr>
            <w:ins w:id="12745" w:author="Nick.Tolimieri" w:date="2022-09-07T13:17:00Z">
              <w:del w:id="12746" w:author="Nick.Tolimieri [2]" w:date="2022-09-09T12:38:00Z">
                <w:r w:rsidRPr="00AE199D" w:rsidDel="001255CF">
                  <w:rPr>
                    <w:rFonts w:asciiTheme="minorHAnsi" w:eastAsiaTheme="minorHAnsi" w:hAnsiTheme="minorHAnsi" w:cstheme="minorBidi"/>
                    <w:sz w:val="22"/>
                    <w:szCs w:val="22"/>
                    <w:rPrChange w:id="12747"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2748" w:author="Nick.Tolimieri" w:date="2022-09-07T13:17:00Z"/>
                <w:del w:id="12749" w:author="Nick.Tolimieri [2]" w:date="2022-09-09T12:38:00Z"/>
                <w:rFonts w:asciiTheme="minorHAnsi" w:eastAsiaTheme="minorHAnsi" w:hAnsiTheme="minorHAnsi" w:cstheme="minorBidi"/>
                <w:sz w:val="22"/>
                <w:szCs w:val="22"/>
                <w:rPrChange w:id="12750" w:author="Nick.Tolimieri" w:date="2022-09-07T13:17:00Z">
                  <w:rPr>
                    <w:ins w:id="12751" w:author="Nick.Tolimieri" w:date="2022-09-07T13:17:00Z"/>
                    <w:del w:id="12752" w:author="Nick.Tolimieri [2]" w:date="2022-09-09T12:38:00Z"/>
                    <w:rFonts w:ascii="Calibri" w:hAnsi="Calibri" w:cs="Calibri"/>
                    <w:color w:val="000000"/>
                    <w:sz w:val="22"/>
                    <w:szCs w:val="22"/>
                  </w:rPr>
                </w:rPrChange>
              </w:rPr>
              <w:pPrChange w:id="12753" w:author="Nick.Tolimieri" w:date="2022-09-07T13:17:00Z">
                <w:pPr>
                  <w:jc w:val="right"/>
                </w:pPr>
              </w:pPrChange>
            </w:pPr>
            <w:ins w:id="12754" w:author="Nick.Tolimieri" w:date="2022-09-07T13:17:00Z">
              <w:del w:id="12755" w:author="Nick.Tolimieri [2]" w:date="2022-09-09T12:38:00Z">
                <w:r w:rsidRPr="00AE199D" w:rsidDel="001255CF">
                  <w:rPr>
                    <w:rFonts w:asciiTheme="minorHAnsi" w:eastAsiaTheme="minorHAnsi" w:hAnsiTheme="minorHAnsi" w:cstheme="minorBidi"/>
                    <w:sz w:val="22"/>
                    <w:szCs w:val="22"/>
                    <w:rPrChange w:id="12756" w:author="Nick.Tolimieri" w:date="2022-09-07T13:17:00Z">
                      <w:rPr>
                        <w:rFonts w:ascii="Calibri" w:hAnsi="Calibri" w:cs="Calibri"/>
                        <w:color w:val="000000"/>
                        <w:sz w:val="22"/>
                        <w:szCs w:val="22"/>
                      </w:rPr>
                    </w:rPrChange>
                  </w:rPr>
                  <w:delText>1.57</w:delText>
                </w:r>
              </w:del>
            </w:ins>
          </w:p>
        </w:tc>
        <w:tc>
          <w:tcPr>
            <w:tcW w:w="960" w:type="dxa"/>
            <w:noWrap/>
            <w:hideMark/>
          </w:tcPr>
          <w:p w:rsidR="00AE199D" w:rsidRPr="00AE199D" w:rsidDel="001255CF" w:rsidRDefault="00AE199D">
            <w:pPr>
              <w:ind w:firstLine="0"/>
              <w:rPr>
                <w:ins w:id="12757" w:author="Nick.Tolimieri" w:date="2022-09-07T13:17:00Z"/>
                <w:del w:id="12758" w:author="Nick.Tolimieri [2]" w:date="2022-09-09T12:38:00Z"/>
                <w:rFonts w:asciiTheme="minorHAnsi" w:eastAsiaTheme="minorHAnsi" w:hAnsiTheme="minorHAnsi" w:cstheme="minorBidi"/>
                <w:sz w:val="22"/>
                <w:szCs w:val="22"/>
                <w:rPrChange w:id="12759" w:author="Nick.Tolimieri" w:date="2022-09-07T13:17:00Z">
                  <w:rPr>
                    <w:ins w:id="12760" w:author="Nick.Tolimieri" w:date="2022-09-07T13:17:00Z"/>
                    <w:del w:id="12761" w:author="Nick.Tolimieri [2]" w:date="2022-09-09T12:38:00Z"/>
                    <w:rFonts w:ascii="Calibri" w:hAnsi="Calibri" w:cs="Calibri"/>
                    <w:color w:val="000000"/>
                    <w:sz w:val="22"/>
                    <w:szCs w:val="22"/>
                  </w:rPr>
                </w:rPrChange>
              </w:rPr>
              <w:pPrChange w:id="12762" w:author="Nick.Tolimieri" w:date="2022-09-07T13:17:00Z">
                <w:pPr>
                  <w:jc w:val="right"/>
                </w:pPr>
              </w:pPrChange>
            </w:pPr>
            <w:ins w:id="12763" w:author="Nick.Tolimieri" w:date="2022-09-07T13:17:00Z">
              <w:del w:id="12764" w:author="Nick.Tolimieri [2]" w:date="2022-09-09T12:38:00Z">
                <w:r w:rsidRPr="00AE199D" w:rsidDel="001255CF">
                  <w:rPr>
                    <w:rFonts w:asciiTheme="minorHAnsi" w:eastAsiaTheme="minorHAnsi" w:hAnsiTheme="minorHAnsi" w:cstheme="minorBidi"/>
                    <w:sz w:val="22"/>
                    <w:szCs w:val="22"/>
                    <w:rPrChange w:id="12765" w:author="Nick.Tolimieri" w:date="2022-09-07T13:17:00Z">
                      <w:rPr>
                        <w:rFonts w:ascii="Calibri" w:hAnsi="Calibri" w:cs="Calibri"/>
                        <w:color w:val="000000"/>
                        <w:sz w:val="22"/>
                        <w:szCs w:val="22"/>
                      </w:rPr>
                    </w:rPrChange>
                  </w:rPr>
                  <w:delText>0.15</w:delText>
                </w:r>
              </w:del>
            </w:ins>
          </w:p>
        </w:tc>
      </w:tr>
      <w:tr w:rsidR="00AE199D" w:rsidRPr="00AE199D" w:rsidDel="001255CF" w:rsidTr="00AE199D">
        <w:trPr>
          <w:trHeight w:val="300"/>
          <w:ins w:id="12766" w:author="Nick.Tolimieri" w:date="2022-09-07T13:17:00Z"/>
          <w:del w:id="12767" w:author="Nick.Tolimieri [2]" w:date="2022-09-09T12:38:00Z"/>
        </w:trPr>
        <w:tc>
          <w:tcPr>
            <w:tcW w:w="960" w:type="dxa"/>
            <w:noWrap/>
            <w:hideMark/>
          </w:tcPr>
          <w:p w:rsidR="00AE199D" w:rsidRPr="00AE199D" w:rsidDel="001255CF" w:rsidRDefault="00AE199D">
            <w:pPr>
              <w:ind w:firstLine="0"/>
              <w:rPr>
                <w:ins w:id="12768" w:author="Nick.Tolimieri" w:date="2022-09-07T13:17:00Z"/>
                <w:del w:id="12769" w:author="Nick.Tolimieri [2]" w:date="2022-09-09T12:38:00Z"/>
                <w:rFonts w:asciiTheme="minorHAnsi" w:eastAsiaTheme="minorHAnsi" w:hAnsiTheme="minorHAnsi" w:cstheme="minorBidi"/>
                <w:sz w:val="22"/>
                <w:szCs w:val="22"/>
                <w:rPrChange w:id="12770" w:author="Nick.Tolimieri" w:date="2022-09-07T13:17:00Z">
                  <w:rPr>
                    <w:ins w:id="12771" w:author="Nick.Tolimieri" w:date="2022-09-07T13:17:00Z"/>
                    <w:del w:id="12772" w:author="Nick.Tolimieri [2]" w:date="2022-09-09T12:38:00Z"/>
                    <w:rFonts w:ascii="Calibri" w:hAnsi="Calibri" w:cs="Calibri"/>
                    <w:color w:val="000000"/>
                    <w:sz w:val="22"/>
                    <w:szCs w:val="22"/>
                  </w:rPr>
                </w:rPrChange>
              </w:rPr>
              <w:pPrChange w:id="12773" w:author="Nick.Tolimieri" w:date="2022-09-07T13:17:00Z">
                <w:pPr/>
              </w:pPrChange>
            </w:pPr>
            <w:ins w:id="12774" w:author="Nick.Tolimieri" w:date="2022-09-07T13:17:00Z">
              <w:del w:id="12775" w:author="Nick.Tolimieri [2]" w:date="2022-09-09T12:38:00Z">
                <w:r w:rsidRPr="00AE199D" w:rsidDel="001255CF">
                  <w:rPr>
                    <w:rFonts w:asciiTheme="minorHAnsi" w:eastAsiaTheme="minorHAnsi" w:hAnsiTheme="minorHAnsi" w:cstheme="minorBidi"/>
                    <w:sz w:val="22"/>
                    <w:szCs w:val="22"/>
                    <w:rPrChange w:id="12776"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777" w:author="Nick.Tolimieri" w:date="2022-09-07T13:17:00Z"/>
                <w:del w:id="12778" w:author="Nick.Tolimieri [2]" w:date="2022-09-09T12:38:00Z"/>
                <w:rFonts w:asciiTheme="minorHAnsi" w:eastAsiaTheme="minorHAnsi" w:hAnsiTheme="minorHAnsi" w:cstheme="minorBidi"/>
                <w:sz w:val="22"/>
                <w:szCs w:val="22"/>
                <w:rPrChange w:id="12779" w:author="Nick.Tolimieri" w:date="2022-09-07T13:17:00Z">
                  <w:rPr>
                    <w:ins w:id="12780" w:author="Nick.Tolimieri" w:date="2022-09-07T13:17:00Z"/>
                    <w:del w:id="12781" w:author="Nick.Tolimieri [2]" w:date="2022-09-09T12:38:00Z"/>
                    <w:rFonts w:ascii="Calibri" w:hAnsi="Calibri" w:cs="Calibri"/>
                    <w:color w:val="000000"/>
                    <w:sz w:val="22"/>
                    <w:szCs w:val="22"/>
                  </w:rPr>
                </w:rPrChange>
              </w:rPr>
              <w:pPrChange w:id="12782" w:author="Nick.Tolimieri" w:date="2022-09-07T13:17:00Z">
                <w:pPr>
                  <w:jc w:val="right"/>
                </w:pPr>
              </w:pPrChange>
            </w:pPr>
            <w:ins w:id="12783" w:author="Nick.Tolimieri" w:date="2022-09-07T13:17:00Z">
              <w:del w:id="12784" w:author="Nick.Tolimieri [2]" w:date="2022-09-09T12:38:00Z">
                <w:r w:rsidRPr="00AE199D" w:rsidDel="001255CF">
                  <w:rPr>
                    <w:rFonts w:asciiTheme="minorHAnsi" w:eastAsiaTheme="minorHAnsi" w:hAnsiTheme="minorHAnsi" w:cstheme="minorBidi"/>
                    <w:sz w:val="22"/>
                    <w:szCs w:val="22"/>
                    <w:rPrChange w:id="12785" w:author="Nick.Tolimieri" w:date="2022-09-07T13:17:00Z">
                      <w:rPr>
                        <w:rFonts w:ascii="Calibri" w:hAnsi="Calibri" w:cs="Calibri"/>
                        <w:color w:val="000000"/>
                        <w:sz w:val="22"/>
                        <w:szCs w:val="22"/>
                      </w:rPr>
                    </w:rPrChange>
                  </w:rPr>
                  <w:delText>2007</w:delText>
                </w:r>
              </w:del>
            </w:ins>
          </w:p>
        </w:tc>
        <w:tc>
          <w:tcPr>
            <w:tcW w:w="960" w:type="dxa"/>
            <w:noWrap/>
            <w:hideMark/>
          </w:tcPr>
          <w:p w:rsidR="00AE199D" w:rsidRPr="00AE199D" w:rsidDel="001255CF" w:rsidRDefault="00AE199D">
            <w:pPr>
              <w:ind w:firstLine="0"/>
              <w:rPr>
                <w:ins w:id="12786" w:author="Nick.Tolimieri" w:date="2022-09-07T13:17:00Z"/>
                <w:del w:id="12787" w:author="Nick.Tolimieri [2]" w:date="2022-09-09T12:38:00Z"/>
                <w:rFonts w:asciiTheme="minorHAnsi" w:eastAsiaTheme="minorHAnsi" w:hAnsiTheme="minorHAnsi" w:cstheme="minorBidi"/>
                <w:sz w:val="22"/>
                <w:szCs w:val="22"/>
                <w:rPrChange w:id="12788" w:author="Nick.Tolimieri" w:date="2022-09-07T13:17:00Z">
                  <w:rPr>
                    <w:ins w:id="12789" w:author="Nick.Tolimieri" w:date="2022-09-07T13:17:00Z"/>
                    <w:del w:id="12790" w:author="Nick.Tolimieri [2]" w:date="2022-09-09T12:38:00Z"/>
                    <w:rFonts w:ascii="Calibri" w:hAnsi="Calibri" w:cs="Calibri"/>
                    <w:color w:val="000000"/>
                    <w:sz w:val="22"/>
                    <w:szCs w:val="22"/>
                  </w:rPr>
                </w:rPrChange>
              </w:rPr>
              <w:pPrChange w:id="12791" w:author="Nick.Tolimieri" w:date="2022-09-07T13:17:00Z">
                <w:pPr>
                  <w:jc w:val="right"/>
                </w:pPr>
              </w:pPrChange>
            </w:pPr>
            <w:ins w:id="12792" w:author="Nick.Tolimieri" w:date="2022-09-07T13:17:00Z">
              <w:del w:id="12793" w:author="Nick.Tolimieri [2]" w:date="2022-09-09T12:38:00Z">
                <w:r w:rsidRPr="00AE199D" w:rsidDel="001255CF">
                  <w:rPr>
                    <w:rFonts w:asciiTheme="minorHAnsi" w:eastAsiaTheme="minorHAnsi" w:hAnsiTheme="minorHAnsi" w:cstheme="minorBidi"/>
                    <w:sz w:val="22"/>
                    <w:szCs w:val="22"/>
                    <w:rPrChange w:id="12794" w:author="Nick.Tolimieri" w:date="2022-09-07T13:17:00Z">
                      <w:rPr>
                        <w:rFonts w:ascii="Calibri" w:hAnsi="Calibri" w:cs="Calibri"/>
                        <w:color w:val="000000"/>
                        <w:sz w:val="22"/>
                        <w:szCs w:val="22"/>
                      </w:rPr>
                    </w:rPrChange>
                  </w:rPr>
                  <w:delText>7</w:delText>
                </w:r>
              </w:del>
            </w:ins>
          </w:p>
        </w:tc>
        <w:tc>
          <w:tcPr>
            <w:tcW w:w="960" w:type="dxa"/>
            <w:noWrap/>
            <w:hideMark/>
          </w:tcPr>
          <w:p w:rsidR="00AE199D" w:rsidRPr="00AE199D" w:rsidDel="001255CF" w:rsidRDefault="00AE199D">
            <w:pPr>
              <w:ind w:firstLine="0"/>
              <w:rPr>
                <w:ins w:id="12795" w:author="Nick.Tolimieri" w:date="2022-09-07T13:17:00Z"/>
                <w:del w:id="12796" w:author="Nick.Tolimieri [2]" w:date="2022-09-09T12:38:00Z"/>
                <w:rFonts w:asciiTheme="minorHAnsi" w:eastAsiaTheme="minorHAnsi" w:hAnsiTheme="minorHAnsi" w:cstheme="minorBidi"/>
                <w:sz w:val="22"/>
                <w:szCs w:val="22"/>
                <w:rPrChange w:id="12797" w:author="Nick.Tolimieri" w:date="2022-09-07T13:17:00Z">
                  <w:rPr>
                    <w:ins w:id="12798" w:author="Nick.Tolimieri" w:date="2022-09-07T13:17:00Z"/>
                    <w:del w:id="12799" w:author="Nick.Tolimieri [2]" w:date="2022-09-09T12:38:00Z"/>
                    <w:rFonts w:ascii="Calibri" w:hAnsi="Calibri" w:cs="Calibri"/>
                    <w:color w:val="000000"/>
                    <w:sz w:val="22"/>
                    <w:szCs w:val="22"/>
                  </w:rPr>
                </w:rPrChange>
              </w:rPr>
              <w:pPrChange w:id="12800" w:author="Nick.Tolimieri" w:date="2022-09-07T13:17:00Z">
                <w:pPr>
                  <w:jc w:val="right"/>
                </w:pPr>
              </w:pPrChange>
            </w:pPr>
            <w:ins w:id="12801" w:author="Nick.Tolimieri" w:date="2022-09-07T13:17:00Z">
              <w:del w:id="12802" w:author="Nick.Tolimieri [2]" w:date="2022-09-09T12:38:00Z">
                <w:r w:rsidRPr="00AE199D" w:rsidDel="001255CF">
                  <w:rPr>
                    <w:rFonts w:asciiTheme="minorHAnsi" w:eastAsiaTheme="minorHAnsi" w:hAnsiTheme="minorHAnsi" w:cstheme="minorBidi"/>
                    <w:sz w:val="22"/>
                    <w:szCs w:val="22"/>
                    <w:rPrChange w:id="12803" w:author="Nick.Tolimieri" w:date="2022-09-07T13:17:00Z">
                      <w:rPr>
                        <w:rFonts w:ascii="Calibri" w:hAnsi="Calibri" w:cs="Calibri"/>
                        <w:color w:val="000000"/>
                        <w:sz w:val="22"/>
                        <w:szCs w:val="22"/>
                      </w:rPr>
                    </w:rPrChange>
                  </w:rPr>
                  <w:delText>9</w:delText>
                </w:r>
              </w:del>
            </w:ins>
          </w:p>
        </w:tc>
        <w:tc>
          <w:tcPr>
            <w:tcW w:w="960" w:type="dxa"/>
            <w:noWrap/>
            <w:hideMark/>
          </w:tcPr>
          <w:p w:rsidR="00AE199D" w:rsidRPr="00AE199D" w:rsidDel="001255CF" w:rsidRDefault="00AE199D">
            <w:pPr>
              <w:ind w:firstLine="0"/>
              <w:rPr>
                <w:ins w:id="12804" w:author="Nick.Tolimieri" w:date="2022-09-07T13:17:00Z"/>
                <w:del w:id="12805" w:author="Nick.Tolimieri [2]" w:date="2022-09-09T12:38:00Z"/>
                <w:rFonts w:asciiTheme="minorHAnsi" w:eastAsiaTheme="minorHAnsi" w:hAnsiTheme="minorHAnsi" w:cstheme="minorBidi"/>
                <w:sz w:val="22"/>
                <w:szCs w:val="22"/>
                <w:rPrChange w:id="12806" w:author="Nick.Tolimieri" w:date="2022-09-07T13:17:00Z">
                  <w:rPr>
                    <w:ins w:id="12807" w:author="Nick.Tolimieri" w:date="2022-09-07T13:17:00Z"/>
                    <w:del w:id="12808" w:author="Nick.Tolimieri [2]" w:date="2022-09-09T12:38:00Z"/>
                    <w:rFonts w:ascii="Calibri" w:hAnsi="Calibri" w:cs="Calibri"/>
                    <w:color w:val="000000"/>
                    <w:sz w:val="22"/>
                    <w:szCs w:val="22"/>
                  </w:rPr>
                </w:rPrChange>
              </w:rPr>
              <w:pPrChange w:id="12809" w:author="Nick.Tolimieri" w:date="2022-09-07T13:17:00Z">
                <w:pPr>
                  <w:jc w:val="right"/>
                </w:pPr>
              </w:pPrChange>
            </w:pPr>
            <w:ins w:id="12810" w:author="Nick.Tolimieri" w:date="2022-09-07T13:17:00Z">
              <w:del w:id="12811" w:author="Nick.Tolimieri [2]" w:date="2022-09-09T12:38:00Z">
                <w:r w:rsidRPr="00AE199D" w:rsidDel="001255CF">
                  <w:rPr>
                    <w:rFonts w:asciiTheme="minorHAnsi" w:eastAsiaTheme="minorHAnsi" w:hAnsiTheme="minorHAnsi" w:cstheme="minorBidi"/>
                    <w:sz w:val="22"/>
                    <w:szCs w:val="22"/>
                    <w:rPrChange w:id="12812" w:author="Nick.Tolimieri" w:date="2022-09-07T13:17:00Z">
                      <w:rPr>
                        <w:rFonts w:ascii="Calibri" w:hAnsi="Calibri" w:cs="Calibri"/>
                        <w:color w:val="000000"/>
                        <w:sz w:val="22"/>
                        <w:szCs w:val="22"/>
                      </w:rPr>
                    </w:rPrChange>
                  </w:rPr>
                  <w:delText>1</w:delText>
                </w:r>
              </w:del>
            </w:ins>
          </w:p>
        </w:tc>
        <w:tc>
          <w:tcPr>
            <w:tcW w:w="960" w:type="dxa"/>
            <w:noWrap/>
            <w:hideMark/>
          </w:tcPr>
          <w:p w:rsidR="00AE199D" w:rsidRPr="00AE199D" w:rsidDel="001255CF" w:rsidRDefault="00AE199D">
            <w:pPr>
              <w:ind w:firstLine="0"/>
              <w:rPr>
                <w:ins w:id="12813" w:author="Nick.Tolimieri" w:date="2022-09-07T13:17:00Z"/>
                <w:del w:id="12814" w:author="Nick.Tolimieri [2]" w:date="2022-09-09T12:38:00Z"/>
                <w:rFonts w:asciiTheme="minorHAnsi" w:eastAsiaTheme="minorHAnsi" w:hAnsiTheme="minorHAnsi" w:cstheme="minorBidi"/>
                <w:sz w:val="22"/>
                <w:szCs w:val="22"/>
                <w:rPrChange w:id="12815" w:author="Nick.Tolimieri" w:date="2022-09-07T13:17:00Z">
                  <w:rPr>
                    <w:ins w:id="12816" w:author="Nick.Tolimieri" w:date="2022-09-07T13:17:00Z"/>
                    <w:del w:id="12817" w:author="Nick.Tolimieri [2]" w:date="2022-09-09T12:38:00Z"/>
                    <w:rFonts w:ascii="Calibri" w:hAnsi="Calibri" w:cs="Calibri"/>
                    <w:color w:val="000000"/>
                    <w:sz w:val="22"/>
                    <w:szCs w:val="22"/>
                  </w:rPr>
                </w:rPrChange>
              </w:rPr>
              <w:pPrChange w:id="12818" w:author="Nick.Tolimieri" w:date="2022-09-07T13:17:00Z">
                <w:pPr>
                  <w:jc w:val="right"/>
                </w:pPr>
              </w:pPrChange>
            </w:pPr>
            <w:ins w:id="12819" w:author="Nick.Tolimieri" w:date="2022-09-07T13:17:00Z">
              <w:del w:id="12820" w:author="Nick.Tolimieri [2]" w:date="2022-09-09T12:38:00Z">
                <w:r w:rsidRPr="00AE199D" w:rsidDel="001255CF">
                  <w:rPr>
                    <w:rFonts w:asciiTheme="minorHAnsi" w:eastAsiaTheme="minorHAnsi" w:hAnsiTheme="minorHAnsi" w:cstheme="minorBidi"/>
                    <w:sz w:val="22"/>
                    <w:szCs w:val="22"/>
                    <w:rPrChange w:id="12821" w:author="Nick.Tolimieri" w:date="2022-09-07T13:17:00Z">
                      <w:rPr>
                        <w:rFonts w:ascii="Calibri" w:hAnsi="Calibri" w:cs="Calibri"/>
                        <w:color w:val="000000"/>
                        <w:sz w:val="22"/>
                        <w:szCs w:val="22"/>
                      </w:rPr>
                    </w:rPrChange>
                  </w:rPr>
                  <w:delText>8</w:delText>
                </w:r>
              </w:del>
            </w:ins>
          </w:p>
        </w:tc>
        <w:tc>
          <w:tcPr>
            <w:tcW w:w="960" w:type="dxa"/>
            <w:noWrap/>
            <w:hideMark/>
          </w:tcPr>
          <w:p w:rsidR="00AE199D" w:rsidRPr="00AE199D" w:rsidDel="001255CF" w:rsidRDefault="00AE199D">
            <w:pPr>
              <w:ind w:firstLine="0"/>
              <w:rPr>
                <w:ins w:id="12822" w:author="Nick.Tolimieri" w:date="2022-09-07T13:17:00Z"/>
                <w:del w:id="12823" w:author="Nick.Tolimieri [2]" w:date="2022-09-09T12:38:00Z"/>
                <w:rFonts w:asciiTheme="minorHAnsi" w:eastAsiaTheme="minorHAnsi" w:hAnsiTheme="minorHAnsi" w:cstheme="minorBidi"/>
                <w:sz w:val="22"/>
                <w:szCs w:val="22"/>
                <w:rPrChange w:id="12824" w:author="Nick.Tolimieri" w:date="2022-09-07T13:17:00Z">
                  <w:rPr>
                    <w:ins w:id="12825" w:author="Nick.Tolimieri" w:date="2022-09-07T13:17:00Z"/>
                    <w:del w:id="12826" w:author="Nick.Tolimieri [2]" w:date="2022-09-09T12:38:00Z"/>
                    <w:rFonts w:ascii="Calibri" w:hAnsi="Calibri" w:cs="Calibri"/>
                    <w:color w:val="000000"/>
                    <w:sz w:val="22"/>
                    <w:szCs w:val="22"/>
                  </w:rPr>
                </w:rPrChange>
              </w:rPr>
              <w:pPrChange w:id="12827" w:author="Nick.Tolimieri" w:date="2022-09-07T13:17:00Z">
                <w:pPr>
                  <w:jc w:val="right"/>
                </w:pPr>
              </w:pPrChange>
            </w:pPr>
            <w:ins w:id="12828" w:author="Nick.Tolimieri" w:date="2022-09-07T13:17:00Z">
              <w:del w:id="12829" w:author="Nick.Tolimieri [2]" w:date="2022-09-09T12:38:00Z">
                <w:r w:rsidRPr="00AE199D" w:rsidDel="001255CF">
                  <w:rPr>
                    <w:rFonts w:asciiTheme="minorHAnsi" w:eastAsiaTheme="minorHAnsi" w:hAnsiTheme="minorHAnsi" w:cstheme="minorBidi"/>
                    <w:sz w:val="22"/>
                    <w:szCs w:val="22"/>
                    <w:rPrChange w:id="12830" w:author="Nick.Tolimieri" w:date="2022-09-07T13:17:00Z">
                      <w:rPr>
                        <w:rFonts w:ascii="Calibri" w:hAnsi="Calibri" w:cs="Calibri"/>
                        <w:color w:val="000000"/>
                        <w:sz w:val="22"/>
                        <w:szCs w:val="22"/>
                      </w:rPr>
                    </w:rPrChange>
                  </w:rPr>
                  <w:delText>8</w:delText>
                </w:r>
              </w:del>
            </w:ins>
          </w:p>
        </w:tc>
        <w:tc>
          <w:tcPr>
            <w:tcW w:w="960" w:type="dxa"/>
            <w:noWrap/>
            <w:hideMark/>
          </w:tcPr>
          <w:p w:rsidR="00AE199D" w:rsidRPr="00AE199D" w:rsidDel="001255CF" w:rsidRDefault="00AE199D">
            <w:pPr>
              <w:ind w:firstLine="0"/>
              <w:rPr>
                <w:ins w:id="12831" w:author="Nick.Tolimieri" w:date="2022-09-07T13:17:00Z"/>
                <w:del w:id="12832" w:author="Nick.Tolimieri [2]" w:date="2022-09-09T12:38:00Z"/>
                <w:rFonts w:asciiTheme="minorHAnsi" w:eastAsiaTheme="minorHAnsi" w:hAnsiTheme="minorHAnsi" w:cstheme="minorBidi"/>
                <w:sz w:val="22"/>
                <w:szCs w:val="22"/>
                <w:rPrChange w:id="12833" w:author="Nick.Tolimieri" w:date="2022-09-07T13:17:00Z">
                  <w:rPr>
                    <w:ins w:id="12834" w:author="Nick.Tolimieri" w:date="2022-09-07T13:17:00Z"/>
                    <w:del w:id="12835" w:author="Nick.Tolimieri [2]" w:date="2022-09-09T12:38:00Z"/>
                    <w:rFonts w:ascii="Calibri" w:hAnsi="Calibri" w:cs="Calibri"/>
                    <w:color w:val="000000"/>
                    <w:sz w:val="22"/>
                    <w:szCs w:val="22"/>
                  </w:rPr>
                </w:rPrChange>
              </w:rPr>
              <w:pPrChange w:id="12836" w:author="Nick.Tolimieri" w:date="2022-09-07T13:17:00Z">
                <w:pPr>
                  <w:jc w:val="right"/>
                </w:pPr>
              </w:pPrChange>
            </w:pPr>
            <w:ins w:id="12837" w:author="Nick.Tolimieri" w:date="2022-09-07T13:17:00Z">
              <w:del w:id="12838" w:author="Nick.Tolimieri [2]" w:date="2022-09-09T12:38:00Z">
                <w:r w:rsidRPr="00AE199D" w:rsidDel="001255CF">
                  <w:rPr>
                    <w:rFonts w:asciiTheme="minorHAnsi" w:eastAsiaTheme="minorHAnsi" w:hAnsiTheme="minorHAnsi" w:cstheme="minorBidi"/>
                    <w:sz w:val="22"/>
                    <w:szCs w:val="22"/>
                    <w:rPrChange w:id="12839" w:author="Nick.Tolimieri" w:date="2022-09-07T13:17:00Z">
                      <w:rPr>
                        <w:rFonts w:ascii="Calibri" w:hAnsi="Calibri" w:cs="Calibri"/>
                        <w:color w:val="000000"/>
                        <w:sz w:val="22"/>
                        <w:szCs w:val="22"/>
                      </w:rPr>
                    </w:rPrChange>
                  </w:rPr>
                  <w:delText>8</w:delText>
                </w:r>
              </w:del>
            </w:ins>
          </w:p>
        </w:tc>
        <w:tc>
          <w:tcPr>
            <w:tcW w:w="960" w:type="dxa"/>
            <w:noWrap/>
            <w:hideMark/>
          </w:tcPr>
          <w:p w:rsidR="00AE199D" w:rsidRPr="00AE199D" w:rsidDel="001255CF" w:rsidRDefault="00AE199D">
            <w:pPr>
              <w:ind w:firstLine="0"/>
              <w:rPr>
                <w:ins w:id="12840" w:author="Nick.Tolimieri" w:date="2022-09-07T13:17:00Z"/>
                <w:del w:id="12841" w:author="Nick.Tolimieri [2]" w:date="2022-09-09T12:38:00Z"/>
                <w:rFonts w:asciiTheme="minorHAnsi" w:eastAsiaTheme="minorHAnsi" w:hAnsiTheme="minorHAnsi" w:cstheme="minorBidi"/>
                <w:sz w:val="22"/>
                <w:szCs w:val="22"/>
                <w:rPrChange w:id="12842" w:author="Nick.Tolimieri" w:date="2022-09-07T13:17:00Z">
                  <w:rPr>
                    <w:ins w:id="12843" w:author="Nick.Tolimieri" w:date="2022-09-07T13:17:00Z"/>
                    <w:del w:id="12844" w:author="Nick.Tolimieri [2]" w:date="2022-09-09T12:38:00Z"/>
                    <w:rFonts w:ascii="Calibri" w:hAnsi="Calibri" w:cs="Calibri"/>
                    <w:color w:val="000000"/>
                    <w:sz w:val="22"/>
                    <w:szCs w:val="22"/>
                  </w:rPr>
                </w:rPrChange>
              </w:rPr>
              <w:pPrChange w:id="12845" w:author="Nick.Tolimieri" w:date="2022-09-07T13:17:00Z">
                <w:pPr>
                  <w:jc w:val="right"/>
                </w:pPr>
              </w:pPrChange>
            </w:pPr>
            <w:ins w:id="12846" w:author="Nick.Tolimieri" w:date="2022-09-07T13:17:00Z">
              <w:del w:id="12847" w:author="Nick.Tolimieri [2]" w:date="2022-09-09T12:38:00Z">
                <w:r w:rsidRPr="00AE199D" w:rsidDel="001255CF">
                  <w:rPr>
                    <w:rFonts w:asciiTheme="minorHAnsi" w:eastAsiaTheme="minorHAnsi" w:hAnsiTheme="minorHAnsi" w:cstheme="minorBidi"/>
                    <w:sz w:val="22"/>
                    <w:szCs w:val="22"/>
                    <w:rPrChange w:id="12848" w:author="Nick.Tolimieri" w:date="2022-09-07T13:17:00Z">
                      <w:rPr>
                        <w:rFonts w:ascii="Calibri" w:hAnsi="Calibri" w:cs="Calibri"/>
                        <w:color w:val="000000"/>
                        <w:sz w:val="22"/>
                        <w:szCs w:val="22"/>
                      </w:rPr>
                    </w:rPrChange>
                  </w:rPr>
                  <w:delText>2.45</w:delText>
                </w:r>
              </w:del>
            </w:ins>
          </w:p>
        </w:tc>
        <w:tc>
          <w:tcPr>
            <w:tcW w:w="960" w:type="dxa"/>
            <w:noWrap/>
            <w:hideMark/>
          </w:tcPr>
          <w:p w:rsidR="00AE199D" w:rsidRPr="00AE199D" w:rsidDel="001255CF" w:rsidRDefault="00AE199D">
            <w:pPr>
              <w:ind w:firstLine="0"/>
              <w:rPr>
                <w:ins w:id="12849" w:author="Nick.Tolimieri" w:date="2022-09-07T13:17:00Z"/>
                <w:del w:id="12850" w:author="Nick.Tolimieri [2]" w:date="2022-09-09T12:38:00Z"/>
                <w:rFonts w:asciiTheme="minorHAnsi" w:eastAsiaTheme="minorHAnsi" w:hAnsiTheme="minorHAnsi" w:cstheme="minorBidi"/>
                <w:sz w:val="22"/>
                <w:szCs w:val="22"/>
                <w:rPrChange w:id="12851" w:author="Nick.Tolimieri" w:date="2022-09-07T13:17:00Z">
                  <w:rPr>
                    <w:ins w:id="12852" w:author="Nick.Tolimieri" w:date="2022-09-07T13:17:00Z"/>
                    <w:del w:id="12853" w:author="Nick.Tolimieri [2]" w:date="2022-09-09T12:38:00Z"/>
                    <w:rFonts w:ascii="Calibri" w:hAnsi="Calibri" w:cs="Calibri"/>
                    <w:color w:val="000000"/>
                    <w:sz w:val="22"/>
                    <w:szCs w:val="22"/>
                  </w:rPr>
                </w:rPrChange>
              </w:rPr>
              <w:pPrChange w:id="12854" w:author="Nick.Tolimieri" w:date="2022-09-07T13:17:00Z">
                <w:pPr>
                  <w:jc w:val="right"/>
                </w:pPr>
              </w:pPrChange>
            </w:pPr>
            <w:ins w:id="12855" w:author="Nick.Tolimieri" w:date="2022-09-07T13:17:00Z">
              <w:del w:id="12856" w:author="Nick.Tolimieri [2]" w:date="2022-09-09T12:38:00Z">
                <w:r w:rsidRPr="00AE199D" w:rsidDel="001255CF">
                  <w:rPr>
                    <w:rFonts w:asciiTheme="minorHAnsi" w:eastAsiaTheme="minorHAnsi" w:hAnsiTheme="minorHAnsi" w:cstheme="minorBidi"/>
                    <w:sz w:val="22"/>
                    <w:szCs w:val="22"/>
                    <w:rPrChange w:id="12857" w:author="Nick.Tolimieri" w:date="2022-09-07T13:17:00Z">
                      <w:rPr>
                        <w:rFonts w:ascii="Calibri" w:hAnsi="Calibri" w:cs="Calibri"/>
                        <w:color w:val="000000"/>
                        <w:sz w:val="22"/>
                        <w:szCs w:val="22"/>
                      </w:rPr>
                    </w:rPrChange>
                  </w:rPr>
                  <w:delText>0.28</w:delText>
                </w:r>
              </w:del>
            </w:ins>
          </w:p>
        </w:tc>
      </w:tr>
      <w:tr w:rsidR="00AE199D" w:rsidRPr="00AE199D" w:rsidDel="001255CF" w:rsidTr="00AE199D">
        <w:trPr>
          <w:trHeight w:val="300"/>
          <w:ins w:id="12858" w:author="Nick.Tolimieri" w:date="2022-09-07T13:17:00Z"/>
          <w:del w:id="12859" w:author="Nick.Tolimieri [2]" w:date="2022-09-09T12:38:00Z"/>
        </w:trPr>
        <w:tc>
          <w:tcPr>
            <w:tcW w:w="960" w:type="dxa"/>
            <w:noWrap/>
            <w:hideMark/>
          </w:tcPr>
          <w:p w:rsidR="00AE199D" w:rsidRPr="00AE199D" w:rsidDel="001255CF" w:rsidRDefault="00AE199D">
            <w:pPr>
              <w:ind w:firstLine="0"/>
              <w:rPr>
                <w:ins w:id="12860" w:author="Nick.Tolimieri" w:date="2022-09-07T13:17:00Z"/>
                <w:del w:id="12861" w:author="Nick.Tolimieri [2]" w:date="2022-09-09T12:38:00Z"/>
                <w:rFonts w:asciiTheme="minorHAnsi" w:eastAsiaTheme="minorHAnsi" w:hAnsiTheme="minorHAnsi" w:cstheme="minorBidi"/>
                <w:sz w:val="22"/>
                <w:szCs w:val="22"/>
                <w:rPrChange w:id="12862" w:author="Nick.Tolimieri" w:date="2022-09-07T13:17:00Z">
                  <w:rPr>
                    <w:ins w:id="12863" w:author="Nick.Tolimieri" w:date="2022-09-07T13:17:00Z"/>
                    <w:del w:id="12864" w:author="Nick.Tolimieri [2]" w:date="2022-09-09T12:38:00Z"/>
                    <w:rFonts w:ascii="Calibri" w:hAnsi="Calibri" w:cs="Calibri"/>
                    <w:color w:val="000000"/>
                    <w:sz w:val="22"/>
                    <w:szCs w:val="22"/>
                  </w:rPr>
                </w:rPrChange>
              </w:rPr>
              <w:pPrChange w:id="12865" w:author="Nick.Tolimieri" w:date="2022-09-07T13:17:00Z">
                <w:pPr/>
              </w:pPrChange>
            </w:pPr>
            <w:ins w:id="12866" w:author="Nick.Tolimieri" w:date="2022-09-07T13:17:00Z">
              <w:del w:id="12867" w:author="Nick.Tolimieri [2]" w:date="2022-09-09T12:38:00Z">
                <w:r w:rsidRPr="00AE199D" w:rsidDel="001255CF">
                  <w:rPr>
                    <w:rFonts w:asciiTheme="minorHAnsi" w:eastAsiaTheme="minorHAnsi" w:hAnsiTheme="minorHAnsi" w:cstheme="minorBidi"/>
                    <w:sz w:val="22"/>
                    <w:szCs w:val="22"/>
                    <w:rPrChange w:id="12868"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869" w:author="Nick.Tolimieri" w:date="2022-09-07T13:17:00Z"/>
                <w:del w:id="12870" w:author="Nick.Tolimieri [2]" w:date="2022-09-09T12:38:00Z"/>
                <w:rFonts w:asciiTheme="minorHAnsi" w:eastAsiaTheme="minorHAnsi" w:hAnsiTheme="minorHAnsi" w:cstheme="minorBidi"/>
                <w:sz w:val="22"/>
                <w:szCs w:val="22"/>
                <w:rPrChange w:id="12871" w:author="Nick.Tolimieri" w:date="2022-09-07T13:17:00Z">
                  <w:rPr>
                    <w:ins w:id="12872" w:author="Nick.Tolimieri" w:date="2022-09-07T13:17:00Z"/>
                    <w:del w:id="12873" w:author="Nick.Tolimieri [2]" w:date="2022-09-09T12:38:00Z"/>
                    <w:rFonts w:ascii="Calibri" w:hAnsi="Calibri" w:cs="Calibri"/>
                    <w:color w:val="000000"/>
                    <w:sz w:val="22"/>
                    <w:szCs w:val="22"/>
                  </w:rPr>
                </w:rPrChange>
              </w:rPr>
              <w:pPrChange w:id="12874" w:author="Nick.Tolimieri" w:date="2022-09-07T13:17:00Z">
                <w:pPr>
                  <w:jc w:val="right"/>
                </w:pPr>
              </w:pPrChange>
            </w:pPr>
            <w:ins w:id="12875" w:author="Nick.Tolimieri" w:date="2022-09-07T13:17:00Z">
              <w:del w:id="12876" w:author="Nick.Tolimieri [2]" w:date="2022-09-09T12:38:00Z">
                <w:r w:rsidRPr="00AE199D" w:rsidDel="001255CF">
                  <w:rPr>
                    <w:rFonts w:asciiTheme="minorHAnsi" w:eastAsiaTheme="minorHAnsi" w:hAnsiTheme="minorHAnsi" w:cstheme="minorBidi"/>
                    <w:sz w:val="22"/>
                    <w:szCs w:val="22"/>
                    <w:rPrChange w:id="12877" w:author="Nick.Tolimieri" w:date="2022-09-07T13:17:00Z">
                      <w:rPr>
                        <w:rFonts w:ascii="Calibri" w:hAnsi="Calibri" w:cs="Calibri"/>
                        <w:color w:val="000000"/>
                        <w:sz w:val="22"/>
                        <w:szCs w:val="22"/>
                      </w:rPr>
                    </w:rPrChange>
                  </w:rPr>
                  <w:delText>2008</w:delText>
                </w:r>
              </w:del>
            </w:ins>
          </w:p>
        </w:tc>
        <w:tc>
          <w:tcPr>
            <w:tcW w:w="960" w:type="dxa"/>
            <w:noWrap/>
            <w:hideMark/>
          </w:tcPr>
          <w:p w:rsidR="00AE199D" w:rsidRPr="00AE199D" w:rsidDel="001255CF" w:rsidRDefault="00AE199D">
            <w:pPr>
              <w:ind w:firstLine="0"/>
              <w:rPr>
                <w:ins w:id="12878" w:author="Nick.Tolimieri" w:date="2022-09-07T13:17:00Z"/>
                <w:del w:id="12879" w:author="Nick.Tolimieri [2]" w:date="2022-09-09T12:38:00Z"/>
                <w:rFonts w:asciiTheme="minorHAnsi" w:eastAsiaTheme="minorHAnsi" w:hAnsiTheme="minorHAnsi" w:cstheme="minorBidi"/>
                <w:sz w:val="22"/>
                <w:szCs w:val="22"/>
                <w:rPrChange w:id="12880" w:author="Nick.Tolimieri" w:date="2022-09-07T13:17:00Z">
                  <w:rPr>
                    <w:ins w:id="12881" w:author="Nick.Tolimieri" w:date="2022-09-07T13:17:00Z"/>
                    <w:del w:id="12882" w:author="Nick.Tolimieri [2]" w:date="2022-09-09T12:38:00Z"/>
                    <w:rFonts w:ascii="Calibri" w:hAnsi="Calibri" w:cs="Calibri"/>
                    <w:color w:val="000000"/>
                    <w:sz w:val="22"/>
                    <w:szCs w:val="22"/>
                  </w:rPr>
                </w:rPrChange>
              </w:rPr>
              <w:pPrChange w:id="12883" w:author="Nick.Tolimieri" w:date="2022-09-07T13:17:00Z">
                <w:pPr>
                  <w:jc w:val="right"/>
                </w:pPr>
              </w:pPrChange>
            </w:pPr>
            <w:ins w:id="12884" w:author="Nick.Tolimieri" w:date="2022-09-07T13:17:00Z">
              <w:del w:id="12885" w:author="Nick.Tolimieri [2]" w:date="2022-09-09T12:38:00Z">
                <w:r w:rsidRPr="00AE199D" w:rsidDel="001255CF">
                  <w:rPr>
                    <w:rFonts w:asciiTheme="minorHAnsi" w:eastAsiaTheme="minorHAnsi" w:hAnsiTheme="minorHAnsi" w:cstheme="minorBidi"/>
                    <w:sz w:val="22"/>
                    <w:szCs w:val="22"/>
                    <w:rPrChange w:id="12886"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887" w:author="Nick.Tolimieri" w:date="2022-09-07T13:17:00Z"/>
                <w:del w:id="12888" w:author="Nick.Tolimieri [2]" w:date="2022-09-09T12:38:00Z"/>
                <w:rFonts w:asciiTheme="minorHAnsi" w:eastAsiaTheme="minorHAnsi" w:hAnsiTheme="minorHAnsi" w:cstheme="minorBidi"/>
                <w:sz w:val="22"/>
                <w:szCs w:val="22"/>
                <w:rPrChange w:id="12889" w:author="Nick.Tolimieri" w:date="2022-09-07T13:17:00Z">
                  <w:rPr>
                    <w:ins w:id="12890" w:author="Nick.Tolimieri" w:date="2022-09-07T13:17:00Z"/>
                    <w:del w:id="12891" w:author="Nick.Tolimieri [2]" w:date="2022-09-09T12:38:00Z"/>
                    <w:rFonts w:ascii="Calibri" w:hAnsi="Calibri" w:cs="Calibri"/>
                    <w:color w:val="000000"/>
                    <w:sz w:val="22"/>
                    <w:szCs w:val="22"/>
                  </w:rPr>
                </w:rPrChange>
              </w:rPr>
              <w:pPrChange w:id="12892" w:author="Nick.Tolimieri" w:date="2022-09-07T13:17:00Z">
                <w:pPr>
                  <w:jc w:val="right"/>
                </w:pPr>
              </w:pPrChange>
            </w:pPr>
            <w:ins w:id="12893" w:author="Nick.Tolimieri" w:date="2022-09-07T13:17:00Z">
              <w:del w:id="12894" w:author="Nick.Tolimieri [2]" w:date="2022-09-09T12:38:00Z">
                <w:r w:rsidRPr="00AE199D" w:rsidDel="001255CF">
                  <w:rPr>
                    <w:rFonts w:asciiTheme="minorHAnsi" w:eastAsiaTheme="minorHAnsi" w:hAnsiTheme="minorHAnsi" w:cstheme="minorBidi"/>
                    <w:sz w:val="22"/>
                    <w:szCs w:val="22"/>
                    <w:rPrChange w:id="12895"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896" w:author="Nick.Tolimieri" w:date="2022-09-07T13:17:00Z"/>
                <w:del w:id="12897" w:author="Nick.Tolimieri [2]" w:date="2022-09-09T12:38:00Z"/>
                <w:rFonts w:asciiTheme="minorHAnsi" w:eastAsiaTheme="minorHAnsi" w:hAnsiTheme="minorHAnsi" w:cstheme="minorBidi"/>
                <w:sz w:val="22"/>
                <w:szCs w:val="22"/>
                <w:rPrChange w:id="12898" w:author="Nick.Tolimieri" w:date="2022-09-07T13:17:00Z">
                  <w:rPr>
                    <w:ins w:id="12899" w:author="Nick.Tolimieri" w:date="2022-09-07T13:17:00Z"/>
                    <w:del w:id="12900" w:author="Nick.Tolimieri [2]" w:date="2022-09-09T12:38:00Z"/>
                    <w:rFonts w:ascii="Calibri" w:hAnsi="Calibri" w:cs="Calibri"/>
                    <w:color w:val="000000"/>
                    <w:sz w:val="22"/>
                    <w:szCs w:val="22"/>
                  </w:rPr>
                </w:rPrChange>
              </w:rPr>
              <w:pPrChange w:id="12901" w:author="Nick.Tolimieri" w:date="2022-09-07T13:17:00Z">
                <w:pPr>
                  <w:jc w:val="right"/>
                </w:pPr>
              </w:pPrChange>
            </w:pPr>
            <w:ins w:id="12902" w:author="Nick.Tolimieri" w:date="2022-09-07T13:17:00Z">
              <w:del w:id="12903" w:author="Nick.Tolimieri [2]" w:date="2022-09-09T12:38:00Z">
                <w:r w:rsidRPr="00AE199D" w:rsidDel="001255CF">
                  <w:rPr>
                    <w:rFonts w:asciiTheme="minorHAnsi" w:eastAsiaTheme="minorHAnsi" w:hAnsiTheme="minorHAnsi" w:cstheme="minorBidi"/>
                    <w:sz w:val="22"/>
                    <w:szCs w:val="22"/>
                    <w:rPrChange w:id="12904"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905" w:author="Nick.Tolimieri" w:date="2022-09-07T13:17:00Z"/>
                <w:del w:id="12906" w:author="Nick.Tolimieri [2]" w:date="2022-09-09T12:38:00Z"/>
                <w:rFonts w:asciiTheme="minorHAnsi" w:eastAsiaTheme="minorHAnsi" w:hAnsiTheme="minorHAnsi" w:cstheme="minorBidi"/>
                <w:sz w:val="22"/>
                <w:szCs w:val="22"/>
                <w:rPrChange w:id="12907" w:author="Nick.Tolimieri" w:date="2022-09-07T13:17:00Z">
                  <w:rPr>
                    <w:ins w:id="12908" w:author="Nick.Tolimieri" w:date="2022-09-07T13:17:00Z"/>
                    <w:del w:id="12909" w:author="Nick.Tolimieri [2]" w:date="2022-09-09T12:38:00Z"/>
                    <w:rFonts w:ascii="Calibri" w:hAnsi="Calibri" w:cs="Calibri"/>
                    <w:color w:val="000000"/>
                    <w:sz w:val="22"/>
                    <w:szCs w:val="22"/>
                  </w:rPr>
                </w:rPrChange>
              </w:rPr>
              <w:pPrChange w:id="12910" w:author="Nick.Tolimieri" w:date="2022-09-07T13:17:00Z">
                <w:pPr>
                  <w:jc w:val="right"/>
                </w:pPr>
              </w:pPrChange>
            </w:pPr>
            <w:ins w:id="12911" w:author="Nick.Tolimieri" w:date="2022-09-07T13:17:00Z">
              <w:del w:id="12912" w:author="Nick.Tolimieri [2]" w:date="2022-09-09T12:38:00Z">
                <w:r w:rsidRPr="00AE199D" w:rsidDel="001255CF">
                  <w:rPr>
                    <w:rFonts w:asciiTheme="minorHAnsi" w:eastAsiaTheme="minorHAnsi" w:hAnsiTheme="minorHAnsi" w:cstheme="minorBidi"/>
                    <w:sz w:val="22"/>
                    <w:szCs w:val="22"/>
                    <w:rPrChange w:id="12913"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914" w:author="Nick.Tolimieri" w:date="2022-09-07T13:17:00Z"/>
                <w:del w:id="12915" w:author="Nick.Tolimieri [2]" w:date="2022-09-09T12:38:00Z"/>
                <w:rFonts w:asciiTheme="minorHAnsi" w:eastAsiaTheme="minorHAnsi" w:hAnsiTheme="minorHAnsi" w:cstheme="minorBidi"/>
                <w:sz w:val="22"/>
                <w:szCs w:val="22"/>
                <w:rPrChange w:id="12916" w:author="Nick.Tolimieri" w:date="2022-09-07T13:17:00Z">
                  <w:rPr>
                    <w:ins w:id="12917" w:author="Nick.Tolimieri" w:date="2022-09-07T13:17:00Z"/>
                    <w:del w:id="12918" w:author="Nick.Tolimieri [2]" w:date="2022-09-09T12:38:00Z"/>
                    <w:rFonts w:ascii="Calibri" w:hAnsi="Calibri" w:cs="Calibri"/>
                    <w:color w:val="000000"/>
                    <w:sz w:val="22"/>
                    <w:szCs w:val="22"/>
                  </w:rPr>
                </w:rPrChange>
              </w:rPr>
              <w:pPrChange w:id="12919" w:author="Nick.Tolimieri" w:date="2022-09-07T13:17:00Z">
                <w:pPr/>
              </w:pPrChange>
            </w:pPr>
            <w:ins w:id="12920" w:author="Nick.Tolimieri" w:date="2022-09-07T13:17:00Z">
              <w:del w:id="12921" w:author="Nick.Tolimieri [2]" w:date="2022-09-09T12:38:00Z">
                <w:r w:rsidRPr="00AE199D" w:rsidDel="001255CF">
                  <w:rPr>
                    <w:rFonts w:asciiTheme="minorHAnsi" w:eastAsiaTheme="minorHAnsi" w:hAnsiTheme="minorHAnsi" w:cstheme="minorBidi"/>
                    <w:sz w:val="22"/>
                    <w:szCs w:val="22"/>
                    <w:rPrChange w:id="12922"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923" w:author="Nick.Tolimieri" w:date="2022-09-07T13:17:00Z"/>
                <w:del w:id="12924" w:author="Nick.Tolimieri [2]" w:date="2022-09-09T12:38:00Z"/>
                <w:rFonts w:asciiTheme="minorHAnsi" w:eastAsiaTheme="minorHAnsi" w:hAnsiTheme="minorHAnsi" w:cstheme="minorBidi"/>
                <w:sz w:val="22"/>
                <w:szCs w:val="22"/>
                <w:rPrChange w:id="12925" w:author="Nick.Tolimieri" w:date="2022-09-07T13:17:00Z">
                  <w:rPr>
                    <w:ins w:id="12926" w:author="Nick.Tolimieri" w:date="2022-09-07T13:17:00Z"/>
                    <w:del w:id="12927" w:author="Nick.Tolimieri [2]" w:date="2022-09-09T12:38:00Z"/>
                    <w:rFonts w:ascii="Calibri" w:hAnsi="Calibri" w:cs="Calibri"/>
                    <w:color w:val="000000"/>
                    <w:sz w:val="22"/>
                    <w:szCs w:val="22"/>
                  </w:rPr>
                </w:rPrChange>
              </w:rPr>
              <w:pPrChange w:id="12928" w:author="Nick.Tolimieri" w:date="2022-09-07T13:17:00Z">
                <w:pPr/>
              </w:pPrChange>
            </w:pPr>
            <w:ins w:id="12929" w:author="Nick.Tolimieri" w:date="2022-09-07T13:17:00Z">
              <w:del w:id="12930" w:author="Nick.Tolimieri [2]" w:date="2022-09-09T12:38:00Z">
                <w:r w:rsidRPr="00AE199D" w:rsidDel="001255CF">
                  <w:rPr>
                    <w:rFonts w:asciiTheme="minorHAnsi" w:eastAsiaTheme="minorHAnsi" w:hAnsiTheme="minorHAnsi" w:cstheme="minorBidi"/>
                    <w:sz w:val="22"/>
                    <w:szCs w:val="22"/>
                    <w:rPrChange w:id="12931"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932" w:author="Nick.Tolimieri" w:date="2022-09-07T13:17:00Z"/>
                <w:del w:id="12933" w:author="Nick.Tolimieri [2]" w:date="2022-09-09T12:38:00Z"/>
                <w:rFonts w:asciiTheme="minorHAnsi" w:eastAsiaTheme="minorHAnsi" w:hAnsiTheme="minorHAnsi" w:cstheme="minorBidi"/>
                <w:sz w:val="22"/>
                <w:szCs w:val="22"/>
                <w:rPrChange w:id="12934" w:author="Nick.Tolimieri" w:date="2022-09-07T13:17:00Z">
                  <w:rPr>
                    <w:ins w:id="12935" w:author="Nick.Tolimieri" w:date="2022-09-07T13:17:00Z"/>
                    <w:del w:id="12936" w:author="Nick.Tolimieri [2]" w:date="2022-09-09T12:38:00Z"/>
                    <w:rFonts w:ascii="Calibri" w:hAnsi="Calibri" w:cs="Calibri"/>
                    <w:color w:val="000000"/>
                    <w:sz w:val="22"/>
                    <w:szCs w:val="22"/>
                  </w:rPr>
                </w:rPrChange>
              </w:rPr>
              <w:pPrChange w:id="12937" w:author="Nick.Tolimieri" w:date="2022-09-07T13:17:00Z">
                <w:pPr/>
              </w:pPrChange>
            </w:pPr>
            <w:ins w:id="12938" w:author="Nick.Tolimieri" w:date="2022-09-07T13:17:00Z">
              <w:del w:id="12939" w:author="Nick.Tolimieri [2]" w:date="2022-09-09T12:38:00Z">
                <w:r w:rsidRPr="00AE199D" w:rsidDel="001255CF">
                  <w:rPr>
                    <w:rFonts w:asciiTheme="minorHAnsi" w:eastAsiaTheme="minorHAnsi" w:hAnsiTheme="minorHAnsi" w:cstheme="minorBidi"/>
                    <w:sz w:val="22"/>
                    <w:szCs w:val="22"/>
                    <w:rPrChange w:id="12940"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2941" w:author="Nick.Tolimieri" w:date="2022-09-07T13:17:00Z"/>
                <w:del w:id="12942" w:author="Nick.Tolimieri [2]" w:date="2022-09-09T12:38:00Z"/>
                <w:rFonts w:asciiTheme="minorHAnsi" w:eastAsiaTheme="minorHAnsi" w:hAnsiTheme="minorHAnsi" w:cstheme="minorBidi"/>
                <w:sz w:val="22"/>
                <w:szCs w:val="22"/>
                <w:rPrChange w:id="12943" w:author="Nick.Tolimieri" w:date="2022-09-07T13:17:00Z">
                  <w:rPr>
                    <w:ins w:id="12944" w:author="Nick.Tolimieri" w:date="2022-09-07T13:17:00Z"/>
                    <w:del w:id="12945" w:author="Nick.Tolimieri [2]" w:date="2022-09-09T12:38:00Z"/>
                    <w:rFonts w:ascii="Calibri" w:hAnsi="Calibri" w:cs="Calibri"/>
                    <w:color w:val="000000"/>
                    <w:sz w:val="22"/>
                    <w:szCs w:val="22"/>
                  </w:rPr>
                </w:rPrChange>
              </w:rPr>
              <w:pPrChange w:id="12946" w:author="Nick.Tolimieri" w:date="2022-09-07T13:17:00Z">
                <w:pPr/>
              </w:pPrChange>
            </w:pPr>
            <w:ins w:id="12947" w:author="Nick.Tolimieri" w:date="2022-09-07T13:17:00Z">
              <w:del w:id="12948" w:author="Nick.Tolimieri [2]" w:date="2022-09-09T12:38:00Z">
                <w:r w:rsidRPr="00AE199D" w:rsidDel="001255CF">
                  <w:rPr>
                    <w:rFonts w:asciiTheme="minorHAnsi" w:eastAsiaTheme="minorHAnsi" w:hAnsiTheme="minorHAnsi" w:cstheme="minorBidi"/>
                    <w:sz w:val="22"/>
                    <w:szCs w:val="22"/>
                    <w:rPrChange w:id="12949"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2950" w:author="Nick.Tolimieri" w:date="2022-09-07T13:17:00Z"/>
          <w:del w:id="12951" w:author="Nick.Tolimieri [2]" w:date="2022-09-09T12:38:00Z"/>
        </w:trPr>
        <w:tc>
          <w:tcPr>
            <w:tcW w:w="960" w:type="dxa"/>
            <w:noWrap/>
            <w:hideMark/>
          </w:tcPr>
          <w:p w:rsidR="00AE199D" w:rsidRPr="00AE199D" w:rsidDel="001255CF" w:rsidRDefault="00AE199D">
            <w:pPr>
              <w:ind w:firstLine="0"/>
              <w:rPr>
                <w:ins w:id="12952" w:author="Nick.Tolimieri" w:date="2022-09-07T13:17:00Z"/>
                <w:del w:id="12953" w:author="Nick.Tolimieri [2]" w:date="2022-09-09T12:38:00Z"/>
                <w:rFonts w:asciiTheme="minorHAnsi" w:eastAsiaTheme="minorHAnsi" w:hAnsiTheme="minorHAnsi" w:cstheme="minorBidi"/>
                <w:sz w:val="22"/>
                <w:szCs w:val="22"/>
                <w:rPrChange w:id="12954" w:author="Nick.Tolimieri" w:date="2022-09-07T13:17:00Z">
                  <w:rPr>
                    <w:ins w:id="12955" w:author="Nick.Tolimieri" w:date="2022-09-07T13:17:00Z"/>
                    <w:del w:id="12956" w:author="Nick.Tolimieri [2]" w:date="2022-09-09T12:38:00Z"/>
                    <w:rFonts w:ascii="Calibri" w:hAnsi="Calibri" w:cs="Calibri"/>
                    <w:color w:val="000000"/>
                    <w:sz w:val="22"/>
                    <w:szCs w:val="22"/>
                  </w:rPr>
                </w:rPrChange>
              </w:rPr>
              <w:pPrChange w:id="12957" w:author="Nick.Tolimieri" w:date="2022-09-07T13:17:00Z">
                <w:pPr/>
              </w:pPrChange>
            </w:pPr>
            <w:ins w:id="12958" w:author="Nick.Tolimieri" w:date="2022-09-07T13:17:00Z">
              <w:del w:id="12959" w:author="Nick.Tolimieri [2]" w:date="2022-09-09T12:38:00Z">
                <w:r w:rsidRPr="00AE199D" w:rsidDel="001255CF">
                  <w:rPr>
                    <w:rFonts w:asciiTheme="minorHAnsi" w:eastAsiaTheme="minorHAnsi" w:hAnsiTheme="minorHAnsi" w:cstheme="minorBidi"/>
                    <w:sz w:val="22"/>
                    <w:szCs w:val="22"/>
                    <w:rPrChange w:id="12960"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2961" w:author="Nick.Tolimieri" w:date="2022-09-07T13:17:00Z"/>
                <w:del w:id="12962" w:author="Nick.Tolimieri [2]" w:date="2022-09-09T12:38:00Z"/>
                <w:rFonts w:asciiTheme="minorHAnsi" w:eastAsiaTheme="minorHAnsi" w:hAnsiTheme="minorHAnsi" w:cstheme="minorBidi"/>
                <w:sz w:val="22"/>
                <w:szCs w:val="22"/>
                <w:rPrChange w:id="12963" w:author="Nick.Tolimieri" w:date="2022-09-07T13:17:00Z">
                  <w:rPr>
                    <w:ins w:id="12964" w:author="Nick.Tolimieri" w:date="2022-09-07T13:17:00Z"/>
                    <w:del w:id="12965" w:author="Nick.Tolimieri [2]" w:date="2022-09-09T12:38:00Z"/>
                    <w:rFonts w:ascii="Calibri" w:hAnsi="Calibri" w:cs="Calibri"/>
                    <w:color w:val="000000"/>
                    <w:sz w:val="22"/>
                    <w:szCs w:val="22"/>
                  </w:rPr>
                </w:rPrChange>
              </w:rPr>
              <w:pPrChange w:id="12966" w:author="Nick.Tolimieri" w:date="2022-09-07T13:17:00Z">
                <w:pPr>
                  <w:jc w:val="right"/>
                </w:pPr>
              </w:pPrChange>
            </w:pPr>
            <w:ins w:id="12967" w:author="Nick.Tolimieri" w:date="2022-09-07T13:17:00Z">
              <w:del w:id="12968" w:author="Nick.Tolimieri [2]" w:date="2022-09-09T12:38:00Z">
                <w:r w:rsidRPr="00AE199D" w:rsidDel="001255CF">
                  <w:rPr>
                    <w:rFonts w:asciiTheme="minorHAnsi" w:eastAsiaTheme="minorHAnsi" w:hAnsiTheme="minorHAnsi" w:cstheme="minorBidi"/>
                    <w:sz w:val="22"/>
                    <w:szCs w:val="22"/>
                    <w:rPrChange w:id="12969" w:author="Nick.Tolimieri" w:date="2022-09-07T13:17:00Z">
                      <w:rPr>
                        <w:rFonts w:ascii="Calibri" w:hAnsi="Calibri" w:cs="Calibri"/>
                        <w:color w:val="000000"/>
                        <w:sz w:val="22"/>
                        <w:szCs w:val="22"/>
                      </w:rPr>
                    </w:rPrChange>
                  </w:rPr>
                  <w:delText>2009</w:delText>
                </w:r>
              </w:del>
            </w:ins>
          </w:p>
        </w:tc>
        <w:tc>
          <w:tcPr>
            <w:tcW w:w="960" w:type="dxa"/>
            <w:noWrap/>
            <w:hideMark/>
          </w:tcPr>
          <w:p w:rsidR="00AE199D" w:rsidRPr="00AE199D" w:rsidDel="001255CF" w:rsidRDefault="00AE199D">
            <w:pPr>
              <w:ind w:firstLine="0"/>
              <w:rPr>
                <w:ins w:id="12970" w:author="Nick.Tolimieri" w:date="2022-09-07T13:17:00Z"/>
                <w:del w:id="12971" w:author="Nick.Tolimieri [2]" w:date="2022-09-09T12:38:00Z"/>
                <w:rFonts w:asciiTheme="minorHAnsi" w:eastAsiaTheme="minorHAnsi" w:hAnsiTheme="minorHAnsi" w:cstheme="minorBidi"/>
                <w:sz w:val="22"/>
                <w:szCs w:val="22"/>
                <w:rPrChange w:id="12972" w:author="Nick.Tolimieri" w:date="2022-09-07T13:17:00Z">
                  <w:rPr>
                    <w:ins w:id="12973" w:author="Nick.Tolimieri" w:date="2022-09-07T13:17:00Z"/>
                    <w:del w:id="12974" w:author="Nick.Tolimieri [2]" w:date="2022-09-09T12:38:00Z"/>
                    <w:rFonts w:ascii="Calibri" w:hAnsi="Calibri" w:cs="Calibri"/>
                    <w:color w:val="000000"/>
                    <w:sz w:val="22"/>
                    <w:szCs w:val="22"/>
                  </w:rPr>
                </w:rPrChange>
              </w:rPr>
              <w:pPrChange w:id="12975" w:author="Nick.Tolimieri" w:date="2022-09-07T13:17:00Z">
                <w:pPr>
                  <w:jc w:val="right"/>
                </w:pPr>
              </w:pPrChange>
            </w:pPr>
            <w:ins w:id="12976" w:author="Nick.Tolimieri" w:date="2022-09-07T13:17:00Z">
              <w:del w:id="12977" w:author="Nick.Tolimieri [2]" w:date="2022-09-09T12:38:00Z">
                <w:r w:rsidRPr="00AE199D" w:rsidDel="001255CF">
                  <w:rPr>
                    <w:rFonts w:asciiTheme="minorHAnsi" w:eastAsiaTheme="minorHAnsi" w:hAnsiTheme="minorHAnsi" w:cstheme="minorBidi"/>
                    <w:sz w:val="22"/>
                    <w:szCs w:val="22"/>
                    <w:rPrChange w:id="12978"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979" w:author="Nick.Tolimieri" w:date="2022-09-07T13:17:00Z"/>
                <w:del w:id="12980" w:author="Nick.Tolimieri [2]" w:date="2022-09-09T12:38:00Z"/>
                <w:rFonts w:asciiTheme="minorHAnsi" w:eastAsiaTheme="minorHAnsi" w:hAnsiTheme="minorHAnsi" w:cstheme="minorBidi"/>
                <w:sz w:val="22"/>
                <w:szCs w:val="22"/>
                <w:rPrChange w:id="12981" w:author="Nick.Tolimieri" w:date="2022-09-07T13:17:00Z">
                  <w:rPr>
                    <w:ins w:id="12982" w:author="Nick.Tolimieri" w:date="2022-09-07T13:17:00Z"/>
                    <w:del w:id="12983" w:author="Nick.Tolimieri [2]" w:date="2022-09-09T12:38:00Z"/>
                    <w:rFonts w:ascii="Calibri" w:hAnsi="Calibri" w:cs="Calibri"/>
                    <w:color w:val="000000"/>
                    <w:sz w:val="22"/>
                    <w:szCs w:val="22"/>
                  </w:rPr>
                </w:rPrChange>
              </w:rPr>
              <w:pPrChange w:id="12984" w:author="Nick.Tolimieri" w:date="2022-09-07T13:17:00Z">
                <w:pPr>
                  <w:jc w:val="right"/>
                </w:pPr>
              </w:pPrChange>
            </w:pPr>
            <w:ins w:id="12985" w:author="Nick.Tolimieri" w:date="2022-09-07T13:17:00Z">
              <w:del w:id="12986" w:author="Nick.Tolimieri [2]" w:date="2022-09-09T12:38:00Z">
                <w:r w:rsidRPr="00AE199D" w:rsidDel="001255CF">
                  <w:rPr>
                    <w:rFonts w:asciiTheme="minorHAnsi" w:eastAsiaTheme="minorHAnsi" w:hAnsiTheme="minorHAnsi" w:cstheme="minorBidi"/>
                    <w:sz w:val="22"/>
                    <w:szCs w:val="22"/>
                    <w:rPrChange w:id="12987"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988" w:author="Nick.Tolimieri" w:date="2022-09-07T13:17:00Z"/>
                <w:del w:id="12989" w:author="Nick.Tolimieri [2]" w:date="2022-09-09T12:38:00Z"/>
                <w:rFonts w:asciiTheme="minorHAnsi" w:eastAsiaTheme="minorHAnsi" w:hAnsiTheme="minorHAnsi" w:cstheme="minorBidi"/>
                <w:sz w:val="22"/>
                <w:szCs w:val="22"/>
                <w:rPrChange w:id="12990" w:author="Nick.Tolimieri" w:date="2022-09-07T13:17:00Z">
                  <w:rPr>
                    <w:ins w:id="12991" w:author="Nick.Tolimieri" w:date="2022-09-07T13:17:00Z"/>
                    <w:del w:id="12992" w:author="Nick.Tolimieri [2]" w:date="2022-09-09T12:38:00Z"/>
                    <w:rFonts w:ascii="Calibri" w:hAnsi="Calibri" w:cs="Calibri"/>
                    <w:color w:val="000000"/>
                    <w:sz w:val="22"/>
                    <w:szCs w:val="22"/>
                  </w:rPr>
                </w:rPrChange>
              </w:rPr>
              <w:pPrChange w:id="12993" w:author="Nick.Tolimieri" w:date="2022-09-07T13:17:00Z">
                <w:pPr>
                  <w:jc w:val="right"/>
                </w:pPr>
              </w:pPrChange>
            </w:pPr>
            <w:ins w:id="12994" w:author="Nick.Tolimieri" w:date="2022-09-07T13:17:00Z">
              <w:del w:id="12995" w:author="Nick.Tolimieri [2]" w:date="2022-09-09T12:38:00Z">
                <w:r w:rsidRPr="00AE199D" w:rsidDel="001255CF">
                  <w:rPr>
                    <w:rFonts w:asciiTheme="minorHAnsi" w:eastAsiaTheme="minorHAnsi" w:hAnsiTheme="minorHAnsi" w:cstheme="minorBidi"/>
                    <w:sz w:val="22"/>
                    <w:szCs w:val="22"/>
                    <w:rPrChange w:id="12996"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2997" w:author="Nick.Tolimieri" w:date="2022-09-07T13:17:00Z"/>
                <w:del w:id="12998" w:author="Nick.Tolimieri [2]" w:date="2022-09-09T12:38:00Z"/>
                <w:rFonts w:asciiTheme="minorHAnsi" w:eastAsiaTheme="minorHAnsi" w:hAnsiTheme="minorHAnsi" w:cstheme="minorBidi"/>
                <w:sz w:val="22"/>
                <w:szCs w:val="22"/>
                <w:rPrChange w:id="12999" w:author="Nick.Tolimieri" w:date="2022-09-07T13:17:00Z">
                  <w:rPr>
                    <w:ins w:id="13000" w:author="Nick.Tolimieri" w:date="2022-09-07T13:17:00Z"/>
                    <w:del w:id="13001" w:author="Nick.Tolimieri [2]" w:date="2022-09-09T12:38:00Z"/>
                    <w:rFonts w:ascii="Calibri" w:hAnsi="Calibri" w:cs="Calibri"/>
                    <w:color w:val="000000"/>
                    <w:sz w:val="22"/>
                    <w:szCs w:val="22"/>
                  </w:rPr>
                </w:rPrChange>
              </w:rPr>
              <w:pPrChange w:id="13002" w:author="Nick.Tolimieri" w:date="2022-09-07T13:17:00Z">
                <w:pPr>
                  <w:jc w:val="right"/>
                </w:pPr>
              </w:pPrChange>
            </w:pPr>
            <w:ins w:id="13003" w:author="Nick.Tolimieri" w:date="2022-09-07T13:17:00Z">
              <w:del w:id="13004" w:author="Nick.Tolimieri [2]" w:date="2022-09-09T12:38:00Z">
                <w:r w:rsidRPr="00AE199D" w:rsidDel="001255CF">
                  <w:rPr>
                    <w:rFonts w:asciiTheme="minorHAnsi" w:eastAsiaTheme="minorHAnsi" w:hAnsiTheme="minorHAnsi" w:cstheme="minorBidi"/>
                    <w:sz w:val="22"/>
                    <w:szCs w:val="22"/>
                    <w:rPrChange w:id="13005"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3006" w:author="Nick.Tolimieri" w:date="2022-09-07T13:17:00Z"/>
                <w:del w:id="13007" w:author="Nick.Tolimieri [2]" w:date="2022-09-09T12:38:00Z"/>
                <w:rFonts w:asciiTheme="minorHAnsi" w:eastAsiaTheme="minorHAnsi" w:hAnsiTheme="minorHAnsi" w:cstheme="minorBidi"/>
                <w:sz w:val="22"/>
                <w:szCs w:val="22"/>
                <w:rPrChange w:id="13008" w:author="Nick.Tolimieri" w:date="2022-09-07T13:17:00Z">
                  <w:rPr>
                    <w:ins w:id="13009" w:author="Nick.Tolimieri" w:date="2022-09-07T13:17:00Z"/>
                    <w:del w:id="13010" w:author="Nick.Tolimieri [2]" w:date="2022-09-09T12:38:00Z"/>
                    <w:rFonts w:ascii="Calibri" w:hAnsi="Calibri" w:cs="Calibri"/>
                    <w:color w:val="000000"/>
                    <w:sz w:val="22"/>
                    <w:szCs w:val="22"/>
                  </w:rPr>
                </w:rPrChange>
              </w:rPr>
              <w:pPrChange w:id="13011" w:author="Nick.Tolimieri" w:date="2022-09-07T13:17:00Z">
                <w:pPr/>
              </w:pPrChange>
            </w:pPr>
            <w:ins w:id="13012" w:author="Nick.Tolimieri" w:date="2022-09-07T13:17:00Z">
              <w:del w:id="13013" w:author="Nick.Tolimieri [2]" w:date="2022-09-09T12:38:00Z">
                <w:r w:rsidRPr="00AE199D" w:rsidDel="001255CF">
                  <w:rPr>
                    <w:rFonts w:asciiTheme="minorHAnsi" w:eastAsiaTheme="minorHAnsi" w:hAnsiTheme="minorHAnsi" w:cstheme="minorBidi"/>
                    <w:sz w:val="22"/>
                    <w:szCs w:val="22"/>
                    <w:rPrChange w:id="13014"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3015" w:author="Nick.Tolimieri" w:date="2022-09-07T13:17:00Z"/>
                <w:del w:id="13016" w:author="Nick.Tolimieri [2]" w:date="2022-09-09T12:38:00Z"/>
                <w:rFonts w:asciiTheme="minorHAnsi" w:eastAsiaTheme="minorHAnsi" w:hAnsiTheme="minorHAnsi" w:cstheme="minorBidi"/>
                <w:sz w:val="22"/>
                <w:szCs w:val="22"/>
                <w:rPrChange w:id="13017" w:author="Nick.Tolimieri" w:date="2022-09-07T13:17:00Z">
                  <w:rPr>
                    <w:ins w:id="13018" w:author="Nick.Tolimieri" w:date="2022-09-07T13:17:00Z"/>
                    <w:del w:id="13019" w:author="Nick.Tolimieri [2]" w:date="2022-09-09T12:38:00Z"/>
                    <w:rFonts w:ascii="Calibri" w:hAnsi="Calibri" w:cs="Calibri"/>
                    <w:color w:val="000000"/>
                    <w:sz w:val="22"/>
                    <w:szCs w:val="22"/>
                  </w:rPr>
                </w:rPrChange>
              </w:rPr>
              <w:pPrChange w:id="13020" w:author="Nick.Tolimieri" w:date="2022-09-07T13:17:00Z">
                <w:pPr/>
              </w:pPrChange>
            </w:pPr>
            <w:ins w:id="13021" w:author="Nick.Tolimieri" w:date="2022-09-07T13:17:00Z">
              <w:del w:id="13022" w:author="Nick.Tolimieri [2]" w:date="2022-09-09T12:38:00Z">
                <w:r w:rsidRPr="00AE199D" w:rsidDel="001255CF">
                  <w:rPr>
                    <w:rFonts w:asciiTheme="minorHAnsi" w:eastAsiaTheme="minorHAnsi" w:hAnsiTheme="minorHAnsi" w:cstheme="minorBidi"/>
                    <w:sz w:val="22"/>
                    <w:szCs w:val="22"/>
                    <w:rPrChange w:id="13023"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3024" w:author="Nick.Tolimieri" w:date="2022-09-07T13:17:00Z"/>
                <w:del w:id="13025" w:author="Nick.Tolimieri [2]" w:date="2022-09-09T12:38:00Z"/>
                <w:rFonts w:asciiTheme="minorHAnsi" w:eastAsiaTheme="minorHAnsi" w:hAnsiTheme="minorHAnsi" w:cstheme="minorBidi"/>
                <w:sz w:val="22"/>
                <w:szCs w:val="22"/>
                <w:rPrChange w:id="13026" w:author="Nick.Tolimieri" w:date="2022-09-07T13:17:00Z">
                  <w:rPr>
                    <w:ins w:id="13027" w:author="Nick.Tolimieri" w:date="2022-09-07T13:17:00Z"/>
                    <w:del w:id="13028" w:author="Nick.Tolimieri [2]" w:date="2022-09-09T12:38:00Z"/>
                    <w:rFonts w:ascii="Calibri" w:hAnsi="Calibri" w:cs="Calibri"/>
                    <w:color w:val="000000"/>
                    <w:sz w:val="22"/>
                    <w:szCs w:val="22"/>
                  </w:rPr>
                </w:rPrChange>
              </w:rPr>
              <w:pPrChange w:id="13029" w:author="Nick.Tolimieri" w:date="2022-09-07T13:17:00Z">
                <w:pPr/>
              </w:pPrChange>
            </w:pPr>
            <w:ins w:id="13030" w:author="Nick.Tolimieri" w:date="2022-09-07T13:17:00Z">
              <w:del w:id="13031" w:author="Nick.Tolimieri [2]" w:date="2022-09-09T12:38:00Z">
                <w:r w:rsidRPr="00AE199D" w:rsidDel="001255CF">
                  <w:rPr>
                    <w:rFonts w:asciiTheme="minorHAnsi" w:eastAsiaTheme="minorHAnsi" w:hAnsiTheme="minorHAnsi" w:cstheme="minorBidi"/>
                    <w:sz w:val="22"/>
                    <w:szCs w:val="22"/>
                    <w:rPrChange w:id="13032"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3033" w:author="Nick.Tolimieri" w:date="2022-09-07T13:17:00Z"/>
                <w:del w:id="13034" w:author="Nick.Tolimieri [2]" w:date="2022-09-09T12:38:00Z"/>
                <w:rFonts w:asciiTheme="minorHAnsi" w:eastAsiaTheme="minorHAnsi" w:hAnsiTheme="minorHAnsi" w:cstheme="minorBidi"/>
                <w:sz w:val="22"/>
                <w:szCs w:val="22"/>
                <w:rPrChange w:id="13035" w:author="Nick.Tolimieri" w:date="2022-09-07T13:17:00Z">
                  <w:rPr>
                    <w:ins w:id="13036" w:author="Nick.Tolimieri" w:date="2022-09-07T13:17:00Z"/>
                    <w:del w:id="13037" w:author="Nick.Tolimieri [2]" w:date="2022-09-09T12:38:00Z"/>
                    <w:rFonts w:ascii="Calibri" w:hAnsi="Calibri" w:cs="Calibri"/>
                    <w:color w:val="000000"/>
                    <w:sz w:val="22"/>
                    <w:szCs w:val="22"/>
                  </w:rPr>
                </w:rPrChange>
              </w:rPr>
              <w:pPrChange w:id="13038" w:author="Nick.Tolimieri" w:date="2022-09-07T13:17:00Z">
                <w:pPr/>
              </w:pPrChange>
            </w:pPr>
            <w:ins w:id="13039" w:author="Nick.Tolimieri" w:date="2022-09-07T13:17:00Z">
              <w:del w:id="13040" w:author="Nick.Tolimieri [2]" w:date="2022-09-09T12:38:00Z">
                <w:r w:rsidRPr="00AE199D" w:rsidDel="001255CF">
                  <w:rPr>
                    <w:rFonts w:asciiTheme="minorHAnsi" w:eastAsiaTheme="minorHAnsi" w:hAnsiTheme="minorHAnsi" w:cstheme="minorBidi"/>
                    <w:sz w:val="22"/>
                    <w:szCs w:val="22"/>
                    <w:rPrChange w:id="13041"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3042" w:author="Nick.Tolimieri" w:date="2022-09-07T13:17:00Z"/>
          <w:del w:id="13043" w:author="Nick.Tolimieri [2]" w:date="2022-09-09T12:38:00Z"/>
        </w:trPr>
        <w:tc>
          <w:tcPr>
            <w:tcW w:w="960" w:type="dxa"/>
            <w:noWrap/>
            <w:hideMark/>
          </w:tcPr>
          <w:p w:rsidR="00AE199D" w:rsidRPr="00AE199D" w:rsidDel="001255CF" w:rsidRDefault="00AE199D">
            <w:pPr>
              <w:ind w:firstLine="0"/>
              <w:rPr>
                <w:ins w:id="13044" w:author="Nick.Tolimieri" w:date="2022-09-07T13:17:00Z"/>
                <w:del w:id="13045" w:author="Nick.Tolimieri [2]" w:date="2022-09-09T12:38:00Z"/>
                <w:rFonts w:asciiTheme="minorHAnsi" w:eastAsiaTheme="minorHAnsi" w:hAnsiTheme="minorHAnsi" w:cstheme="minorBidi"/>
                <w:sz w:val="22"/>
                <w:szCs w:val="22"/>
                <w:rPrChange w:id="13046" w:author="Nick.Tolimieri" w:date="2022-09-07T13:17:00Z">
                  <w:rPr>
                    <w:ins w:id="13047" w:author="Nick.Tolimieri" w:date="2022-09-07T13:17:00Z"/>
                    <w:del w:id="13048" w:author="Nick.Tolimieri [2]" w:date="2022-09-09T12:38:00Z"/>
                    <w:rFonts w:ascii="Calibri" w:hAnsi="Calibri" w:cs="Calibri"/>
                    <w:color w:val="000000"/>
                    <w:sz w:val="22"/>
                    <w:szCs w:val="22"/>
                  </w:rPr>
                </w:rPrChange>
              </w:rPr>
              <w:pPrChange w:id="13049" w:author="Nick.Tolimieri" w:date="2022-09-07T13:17:00Z">
                <w:pPr/>
              </w:pPrChange>
            </w:pPr>
            <w:ins w:id="13050" w:author="Nick.Tolimieri" w:date="2022-09-07T13:17:00Z">
              <w:del w:id="13051" w:author="Nick.Tolimieri [2]" w:date="2022-09-09T12:38:00Z">
                <w:r w:rsidRPr="00AE199D" w:rsidDel="001255CF">
                  <w:rPr>
                    <w:rFonts w:asciiTheme="minorHAnsi" w:eastAsiaTheme="minorHAnsi" w:hAnsiTheme="minorHAnsi" w:cstheme="minorBidi"/>
                    <w:sz w:val="22"/>
                    <w:szCs w:val="22"/>
                    <w:rPrChange w:id="13052"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3053" w:author="Nick.Tolimieri" w:date="2022-09-07T13:17:00Z"/>
                <w:del w:id="13054" w:author="Nick.Tolimieri [2]" w:date="2022-09-09T12:38:00Z"/>
                <w:rFonts w:asciiTheme="minorHAnsi" w:eastAsiaTheme="minorHAnsi" w:hAnsiTheme="minorHAnsi" w:cstheme="minorBidi"/>
                <w:sz w:val="22"/>
                <w:szCs w:val="22"/>
                <w:rPrChange w:id="13055" w:author="Nick.Tolimieri" w:date="2022-09-07T13:17:00Z">
                  <w:rPr>
                    <w:ins w:id="13056" w:author="Nick.Tolimieri" w:date="2022-09-07T13:17:00Z"/>
                    <w:del w:id="13057" w:author="Nick.Tolimieri [2]" w:date="2022-09-09T12:38:00Z"/>
                    <w:rFonts w:ascii="Calibri" w:hAnsi="Calibri" w:cs="Calibri"/>
                    <w:color w:val="000000"/>
                    <w:sz w:val="22"/>
                    <w:szCs w:val="22"/>
                  </w:rPr>
                </w:rPrChange>
              </w:rPr>
              <w:pPrChange w:id="13058" w:author="Nick.Tolimieri" w:date="2022-09-07T13:17:00Z">
                <w:pPr>
                  <w:jc w:val="right"/>
                </w:pPr>
              </w:pPrChange>
            </w:pPr>
            <w:ins w:id="13059" w:author="Nick.Tolimieri" w:date="2022-09-07T13:17:00Z">
              <w:del w:id="13060" w:author="Nick.Tolimieri [2]" w:date="2022-09-09T12:38:00Z">
                <w:r w:rsidRPr="00AE199D" w:rsidDel="001255CF">
                  <w:rPr>
                    <w:rFonts w:asciiTheme="minorHAnsi" w:eastAsiaTheme="minorHAnsi" w:hAnsiTheme="minorHAnsi" w:cstheme="minorBidi"/>
                    <w:sz w:val="22"/>
                    <w:szCs w:val="22"/>
                    <w:rPrChange w:id="13061" w:author="Nick.Tolimieri" w:date="2022-09-07T13:17:00Z">
                      <w:rPr>
                        <w:rFonts w:ascii="Calibri" w:hAnsi="Calibri" w:cs="Calibri"/>
                        <w:color w:val="000000"/>
                        <w:sz w:val="22"/>
                        <w:szCs w:val="22"/>
                      </w:rPr>
                    </w:rPrChange>
                  </w:rPr>
                  <w:delText>2010</w:delText>
                </w:r>
              </w:del>
            </w:ins>
          </w:p>
        </w:tc>
        <w:tc>
          <w:tcPr>
            <w:tcW w:w="960" w:type="dxa"/>
            <w:noWrap/>
            <w:hideMark/>
          </w:tcPr>
          <w:p w:rsidR="00AE199D" w:rsidRPr="00AE199D" w:rsidDel="001255CF" w:rsidRDefault="00AE199D">
            <w:pPr>
              <w:ind w:firstLine="0"/>
              <w:rPr>
                <w:ins w:id="13062" w:author="Nick.Tolimieri" w:date="2022-09-07T13:17:00Z"/>
                <w:del w:id="13063" w:author="Nick.Tolimieri [2]" w:date="2022-09-09T12:38:00Z"/>
                <w:rFonts w:asciiTheme="minorHAnsi" w:eastAsiaTheme="minorHAnsi" w:hAnsiTheme="minorHAnsi" w:cstheme="minorBidi"/>
                <w:sz w:val="22"/>
                <w:szCs w:val="22"/>
                <w:rPrChange w:id="13064" w:author="Nick.Tolimieri" w:date="2022-09-07T13:17:00Z">
                  <w:rPr>
                    <w:ins w:id="13065" w:author="Nick.Tolimieri" w:date="2022-09-07T13:17:00Z"/>
                    <w:del w:id="13066" w:author="Nick.Tolimieri [2]" w:date="2022-09-09T12:38:00Z"/>
                    <w:rFonts w:ascii="Calibri" w:hAnsi="Calibri" w:cs="Calibri"/>
                    <w:color w:val="000000"/>
                    <w:sz w:val="22"/>
                    <w:szCs w:val="22"/>
                  </w:rPr>
                </w:rPrChange>
              </w:rPr>
              <w:pPrChange w:id="13067" w:author="Nick.Tolimieri" w:date="2022-09-07T13:17:00Z">
                <w:pPr>
                  <w:jc w:val="right"/>
                </w:pPr>
              </w:pPrChange>
            </w:pPr>
            <w:ins w:id="13068" w:author="Nick.Tolimieri" w:date="2022-09-07T13:17:00Z">
              <w:del w:id="13069" w:author="Nick.Tolimieri [2]" w:date="2022-09-09T12:38:00Z">
                <w:r w:rsidRPr="00AE199D" w:rsidDel="001255CF">
                  <w:rPr>
                    <w:rFonts w:asciiTheme="minorHAnsi" w:eastAsiaTheme="minorHAnsi" w:hAnsiTheme="minorHAnsi" w:cstheme="minorBidi"/>
                    <w:sz w:val="22"/>
                    <w:szCs w:val="22"/>
                    <w:rPrChange w:id="1307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3071" w:author="Nick.Tolimieri" w:date="2022-09-07T13:17:00Z"/>
                <w:del w:id="13072" w:author="Nick.Tolimieri [2]" w:date="2022-09-09T12:38:00Z"/>
                <w:rFonts w:asciiTheme="minorHAnsi" w:eastAsiaTheme="minorHAnsi" w:hAnsiTheme="minorHAnsi" w:cstheme="minorBidi"/>
                <w:sz w:val="22"/>
                <w:szCs w:val="22"/>
                <w:rPrChange w:id="13073" w:author="Nick.Tolimieri" w:date="2022-09-07T13:17:00Z">
                  <w:rPr>
                    <w:ins w:id="13074" w:author="Nick.Tolimieri" w:date="2022-09-07T13:17:00Z"/>
                    <w:del w:id="13075" w:author="Nick.Tolimieri [2]" w:date="2022-09-09T12:38:00Z"/>
                    <w:rFonts w:ascii="Calibri" w:hAnsi="Calibri" w:cs="Calibri"/>
                    <w:color w:val="000000"/>
                    <w:sz w:val="22"/>
                    <w:szCs w:val="22"/>
                  </w:rPr>
                </w:rPrChange>
              </w:rPr>
              <w:pPrChange w:id="13076" w:author="Nick.Tolimieri" w:date="2022-09-07T13:17:00Z">
                <w:pPr>
                  <w:jc w:val="right"/>
                </w:pPr>
              </w:pPrChange>
            </w:pPr>
            <w:ins w:id="13077" w:author="Nick.Tolimieri" w:date="2022-09-07T13:17:00Z">
              <w:del w:id="13078" w:author="Nick.Tolimieri [2]" w:date="2022-09-09T12:38:00Z">
                <w:r w:rsidRPr="00AE199D" w:rsidDel="001255CF">
                  <w:rPr>
                    <w:rFonts w:asciiTheme="minorHAnsi" w:eastAsiaTheme="minorHAnsi" w:hAnsiTheme="minorHAnsi" w:cstheme="minorBidi"/>
                    <w:sz w:val="22"/>
                    <w:szCs w:val="22"/>
                    <w:rPrChange w:id="13079" w:author="Nick.Tolimieri" w:date="2022-09-07T13:17:00Z">
                      <w:rPr>
                        <w:rFonts w:ascii="Calibri" w:hAnsi="Calibri" w:cs="Calibri"/>
                        <w:color w:val="000000"/>
                        <w:sz w:val="22"/>
                        <w:szCs w:val="22"/>
                      </w:rPr>
                    </w:rPrChange>
                  </w:rPr>
                  <w:delText>20</w:delText>
                </w:r>
              </w:del>
            </w:ins>
          </w:p>
        </w:tc>
        <w:tc>
          <w:tcPr>
            <w:tcW w:w="960" w:type="dxa"/>
            <w:noWrap/>
            <w:hideMark/>
          </w:tcPr>
          <w:p w:rsidR="00AE199D" w:rsidRPr="00AE199D" w:rsidDel="001255CF" w:rsidRDefault="00AE199D">
            <w:pPr>
              <w:ind w:firstLine="0"/>
              <w:rPr>
                <w:ins w:id="13080" w:author="Nick.Tolimieri" w:date="2022-09-07T13:17:00Z"/>
                <w:del w:id="13081" w:author="Nick.Tolimieri [2]" w:date="2022-09-09T12:38:00Z"/>
                <w:rFonts w:asciiTheme="minorHAnsi" w:eastAsiaTheme="minorHAnsi" w:hAnsiTheme="minorHAnsi" w:cstheme="minorBidi"/>
                <w:sz w:val="22"/>
                <w:szCs w:val="22"/>
                <w:rPrChange w:id="13082" w:author="Nick.Tolimieri" w:date="2022-09-07T13:17:00Z">
                  <w:rPr>
                    <w:ins w:id="13083" w:author="Nick.Tolimieri" w:date="2022-09-07T13:17:00Z"/>
                    <w:del w:id="13084" w:author="Nick.Tolimieri [2]" w:date="2022-09-09T12:38:00Z"/>
                    <w:rFonts w:ascii="Calibri" w:hAnsi="Calibri" w:cs="Calibri"/>
                    <w:color w:val="000000"/>
                    <w:sz w:val="22"/>
                    <w:szCs w:val="22"/>
                  </w:rPr>
                </w:rPrChange>
              </w:rPr>
              <w:pPrChange w:id="13085" w:author="Nick.Tolimieri" w:date="2022-09-07T13:17:00Z">
                <w:pPr>
                  <w:jc w:val="right"/>
                </w:pPr>
              </w:pPrChange>
            </w:pPr>
            <w:ins w:id="13086" w:author="Nick.Tolimieri" w:date="2022-09-07T13:17:00Z">
              <w:del w:id="13087" w:author="Nick.Tolimieri [2]" w:date="2022-09-09T12:38:00Z">
                <w:r w:rsidRPr="00AE199D" w:rsidDel="001255CF">
                  <w:rPr>
                    <w:rFonts w:asciiTheme="minorHAnsi" w:eastAsiaTheme="minorHAnsi" w:hAnsiTheme="minorHAnsi" w:cstheme="minorBidi"/>
                    <w:sz w:val="22"/>
                    <w:szCs w:val="22"/>
                    <w:rPrChange w:id="13088" w:author="Nick.Tolimieri" w:date="2022-09-07T13:17:00Z">
                      <w:rPr>
                        <w:rFonts w:ascii="Calibri" w:hAnsi="Calibri" w:cs="Calibri"/>
                        <w:color w:val="000000"/>
                        <w:sz w:val="22"/>
                        <w:szCs w:val="22"/>
                      </w:rPr>
                    </w:rPrChange>
                  </w:rPr>
                  <w:delText>2</w:delText>
                </w:r>
              </w:del>
            </w:ins>
          </w:p>
        </w:tc>
        <w:tc>
          <w:tcPr>
            <w:tcW w:w="960" w:type="dxa"/>
            <w:noWrap/>
            <w:hideMark/>
          </w:tcPr>
          <w:p w:rsidR="00AE199D" w:rsidRPr="00AE199D" w:rsidDel="001255CF" w:rsidRDefault="00AE199D">
            <w:pPr>
              <w:ind w:firstLine="0"/>
              <w:rPr>
                <w:ins w:id="13089" w:author="Nick.Tolimieri" w:date="2022-09-07T13:17:00Z"/>
                <w:del w:id="13090" w:author="Nick.Tolimieri [2]" w:date="2022-09-09T12:38:00Z"/>
                <w:rFonts w:asciiTheme="minorHAnsi" w:eastAsiaTheme="minorHAnsi" w:hAnsiTheme="minorHAnsi" w:cstheme="minorBidi"/>
                <w:sz w:val="22"/>
                <w:szCs w:val="22"/>
                <w:rPrChange w:id="13091" w:author="Nick.Tolimieri" w:date="2022-09-07T13:17:00Z">
                  <w:rPr>
                    <w:ins w:id="13092" w:author="Nick.Tolimieri" w:date="2022-09-07T13:17:00Z"/>
                    <w:del w:id="13093" w:author="Nick.Tolimieri [2]" w:date="2022-09-09T12:38:00Z"/>
                    <w:rFonts w:ascii="Calibri" w:hAnsi="Calibri" w:cs="Calibri"/>
                    <w:color w:val="000000"/>
                    <w:sz w:val="22"/>
                    <w:szCs w:val="22"/>
                  </w:rPr>
                </w:rPrChange>
              </w:rPr>
              <w:pPrChange w:id="13094" w:author="Nick.Tolimieri" w:date="2022-09-07T13:17:00Z">
                <w:pPr>
                  <w:jc w:val="right"/>
                </w:pPr>
              </w:pPrChange>
            </w:pPr>
            <w:ins w:id="13095" w:author="Nick.Tolimieri" w:date="2022-09-07T13:17:00Z">
              <w:del w:id="13096" w:author="Nick.Tolimieri [2]" w:date="2022-09-09T12:38:00Z">
                <w:r w:rsidRPr="00AE199D" w:rsidDel="001255CF">
                  <w:rPr>
                    <w:rFonts w:asciiTheme="minorHAnsi" w:eastAsiaTheme="minorHAnsi" w:hAnsiTheme="minorHAnsi" w:cstheme="minorBidi"/>
                    <w:sz w:val="22"/>
                    <w:szCs w:val="22"/>
                    <w:rPrChange w:id="13097" w:author="Nick.Tolimieri" w:date="2022-09-07T13:17:00Z">
                      <w:rPr>
                        <w:rFonts w:ascii="Calibri" w:hAnsi="Calibri" w:cs="Calibri"/>
                        <w:color w:val="000000"/>
                        <w:sz w:val="22"/>
                        <w:szCs w:val="22"/>
                      </w:rPr>
                    </w:rPrChange>
                  </w:rPr>
                  <w:delText>11</w:delText>
                </w:r>
              </w:del>
            </w:ins>
          </w:p>
        </w:tc>
        <w:tc>
          <w:tcPr>
            <w:tcW w:w="960" w:type="dxa"/>
            <w:noWrap/>
            <w:hideMark/>
          </w:tcPr>
          <w:p w:rsidR="00AE199D" w:rsidRPr="00AE199D" w:rsidDel="001255CF" w:rsidRDefault="00AE199D">
            <w:pPr>
              <w:ind w:firstLine="0"/>
              <w:rPr>
                <w:ins w:id="13098" w:author="Nick.Tolimieri" w:date="2022-09-07T13:17:00Z"/>
                <w:del w:id="13099" w:author="Nick.Tolimieri [2]" w:date="2022-09-09T12:38:00Z"/>
                <w:rFonts w:asciiTheme="minorHAnsi" w:eastAsiaTheme="minorHAnsi" w:hAnsiTheme="minorHAnsi" w:cstheme="minorBidi"/>
                <w:sz w:val="22"/>
                <w:szCs w:val="22"/>
                <w:rPrChange w:id="13100" w:author="Nick.Tolimieri" w:date="2022-09-07T13:17:00Z">
                  <w:rPr>
                    <w:ins w:id="13101" w:author="Nick.Tolimieri" w:date="2022-09-07T13:17:00Z"/>
                    <w:del w:id="13102" w:author="Nick.Tolimieri [2]" w:date="2022-09-09T12:38:00Z"/>
                    <w:rFonts w:ascii="Calibri" w:hAnsi="Calibri" w:cs="Calibri"/>
                    <w:color w:val="000000"/>
                    <w:sz w:val="22"/>
                    <w:szCs w:val="22"/>
                  </w:rPr>
                </w:rPrChange>
              </w:rPr>
              <w:pPrChange w:id="13103" w:author="Nick.Tolimieri" w:date="2022-09-07T13:17:00Z">
                <w:pPr>
                  <w:jc w:val="right"/>
                </w:pPr>
              </w:pPrChange>
            </w:pPr>
            <w:ins w:id="13104" w:author="Nick.Tolimieri" w:date="2022-09-07T13:17:00Z">
              <w:del w:id="13105" w:author="Nick.Tolimieri [2]" w:date="2022-09-09T12:38:00Z">
                <w:r w:rsidRPr="00AE199D" w:rsidDel="001255CF">
                  <w:rPr>
                    <w:rFonts w:asciiTheme="minorHAnsi" w:eastAsiaTheme="minorHAnsi" w:hAnsiTheme="minorHAnsi" w:cstheme="minorBidi"/>
                    <w:sz w:val="22"/>
                    <w:szCs w:val="22"/>
                    <w:rPrChange w:id="13106"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3107" w:author="Nick.Tolimieri" w:date="2022-09-07T13:17:00Z"/>
                <w:del w:id="13108" w:author="Nick.Tolimieri [2]" w:date="2022-09-09T12:38:00Z"/>
                <w:rFonts w:asciiTheme="minorHAnsi" w:eastAsiaTheme="minorHAnsi" w:hAnsiTheme="minorHAnsi" w:cstheme="minorBidi"/>
                <w:sz w:val="22"/>
                <w:szCs w:val="22"/>
                <w:rPrChange w:id="13109" w:author="Nick.Tolimieri" w:date="2022-09-07T13:17:00Z">
                  <w:rPr>
                    <w:ins w:id="13110" w:author="Nick.Tolimieri" w:date="2022-09-07T13:17:00Z"/>
                    <w:del w:id="13111" w:author="Nick.Tolimieri [2]" w:date="2022-09-09T12:38:00Z"/>
                    <w:rFonts w:ascii="Calibri" w:hAnsi="Calibri" w:cs="Calibri"/>
                    <w:color w:val="000000"/>
                    <w:sz w:val="22"/>
                    <w:szCs w:val="22"/>
                  </w:rPr>
                </w:rPrChange>
              </w:rPr>
              <w:pPrChange w:id="13112" w:author="Nick.Tolimieri" w:date="2022-09-07T13:17:00Z">
                <w:pPr>
                  <w:jc w:val="right"/>
                </w:pPr>
              </w:pPrChange>
            </w:pPr>
            <w:ins w:id="13113" w:author="Nick.Tolimieri" w:date="2022-09-07T13:17:00Z">
              <w:del w:id="13114" w:author="Nick.Tolimieri [2]" w:date="2022-09-09T12:38:00Z">
                <w:r w:rsidRPr="00AE199D" w:rsidDel="001255CF">
                  <w:rPr>
                    <w:rFonts w:asciiTheme="minorHAnsi" w:eastAsiaTheme="minorHAnsi" w:hAnsiTheme="minorHAnsi" w:cstheme="minorBidi"/>
                    <w:sz w:val="22"/>
                    <w:szCs w:val="22"/>
                    <w:rPrChange w:id="13115" w:author="Nick.Tolimieri" w:date="2022-09-07T13:17:00Z">
                      <w:rPr>
                        <w:rFonts w:ascii="Calibri" w:hAnsi="Calibri" w:cs="Calibri"/>
                        <w:color w:val="000000"/>
                        <w:sz w:val="22"/>
                        <w:szCs w:val="22"/>
                      </w:rPr>
                    </w:rPrChange>
                  </w:rPr>
                  <w:delText>6</w:delText>
                </w:r>
              </w:del>
            </w:ins>
          </w:p>
        </w:tc>
        <w:tc>
          <w:tcPr>
            <w:tcW w:w="960" w:type="dxa"/>
            <w:noWrap/>
            <w:hideMark/>
          </w:tcPr>
          <w:p w:rsidR="00AE199D" w:rsidRPr="00AE199D" w:rsidDel="001255CF" w:rsidRDefault="00AE199D">
            <w:pPr>
              <w:ind w:firstLine="0"/>
              <w:rPr>
                <w:ins w:id="13116" w:author="Nick.Tolimieri" w:date="2022-09-07T13:17:00Z"/>
                <w:del w:id="13117" w:author="Nick.Tolimieri [2]" w:date="2022-09-09T12:38:00Z"/>
                <w:rFonts w:asciiTheme="minorHAnsi" w:eastAsiaTheme="minorHAnsi" w:hAnsiTheme="minorHAnsi" w:cstheme="minorBidi"/>
                <w:sz w:val="22"/>
                <w:szCs w:val="22"/>
                <w:rPrChange w:id="13118" w:author="Nick.Tolimieri" w:date="2022-09-07T13:17:00Z">
                  <w:rPr>
                    <w:ins w:id="13119" w:author="Nick.Tolimieri" w:date="2022-09-07T13:17:00Z"/>
                    <w:del w:id="13120" w:author="Nick.Tolimieri [2]" w:date="2022-09-09T12:38:00Z"/>
                    <w:rFonts w:ascii="Calibri" w:hAnsi="Calibri" w:cs="Calibri"/>
                    <w:color w:val="000000"/>
                    <w:sz w:val="22"/>
                    <w:szCs w:val="22"/>
                  </w:rPr>
                </w:rPrChange>
              </w:rPr>
              <w:pPrChange w:id="13121" w:author="Nick.Tolimieri" w:date="2022-09-07T13:17:00Z">
                <w:pPr>
                  <w:jc w:val="right"/>
                </w:pPr>
              </w:pPrChange>
            </w:pPr>
            <w:ins w:id="13122" w:author="Nick.Tolimieri" w:date="2022-09-07T13:17:00Z">
              <w:del w:id="13123" w:author="Nick.Tolimieri [2]" w:date="2022-09-09T12:38:00Z">
                <w:r w:rsidRPr="00AE199D" w:rsidDel="001255CF">
                  <w:rPr>
                    <w:rFonts w:asciiTheme="minorHAnsi" w:eastAsiaTheme="minorHAnsi" w:hAnsiTheme="minorHAnsi" w:cstheme="minorBidi"/>
                    <w:sz w:val="22"/>
                    <w:szCs w:val="22"/>
                    <w:rPrChange w:id="13124" w:author="Nick.Tolimieri" w:date="2022-09-07T13:17:00Z">
                      <w:rPr>
                        <w:rFonts w:ascii="Calibri" w:hAnsi="Calibri" w:cs="Calibri"/>
                        <w:color w:val="000000"/>
                        <w:sz w:val="22"/>
                        <w:szCs w:val="22"/>
                      </w:rPr>
                    </w:rPrChange>
                  </w:rPr>
                  <w:delText>1.57</w:delText>
                </w:r>
              </w:del>
            </w:ins>
          </w:p>
        </w:tc>
        <w:tc>
          <w:tcPr>
            <w:tcW w:w="960" w:type="dxa"/>
            <w:noWrap/>
            <w:hideMark/>
          </w:tcPr>
          <w:p w:rsidR="00AE199D" w:rsidRPr="00AE199D" w:rsidDel="001255CF" w:rsidRDefault="00AE199D">
            <w:pPr>
              <w:ind w:firstLine="0"/>
              <w:rPr>
                <w:ins w:id="13125" w:author="Nick.Tolimieri" w:date="2022-09-07T13:17:00Z"/>
                <w:del w:id="13126" w:author="Nick.Tolimieri [2]" w:date="2022-09-09T12:38:00Z"/>
                <w:rFonts w:asciiTheme="minorHAnsi" w:eastAsiaTheme="minorHAnsi" w:hAnsiTheme="minorHAnsi" w:cstheme="minorBidi"/>
                <w:sz w:val="22"/>
                <w:szCs w:val="22"/>
                <w:rPrChange w:id="13127" w:author="Nick.Tolimieri" w:date="2022-09-07T13:17:00Z">
                  <w:rPr>
                    <w:ins w:id="13128" w:author="Nick.Tolimieri" w:date="2022-09-07T13:17:00Z"/>
                    <w:del w:id="13129" w:author="Nick.Tolimieri [2]" w:date="2022-09-09T12:38:00Z"/>
                    <w:rFonts w:ascii="Calibri" w:hAnsi="Calibri" w:cs="Calibri"/>
                    <w:color w:val="000000"/>
                    <w:sz w:val="22"/>
                    <w:szCs w:val="22"/>
                  </w:rPr>
                </w:rPrChange>
              </w:rPr>
              <w:pPrChange w:id="13130" w:author="Nick.Tolimieri" w:date="2022-09-07T13:17:00Z">
                <w:pPr>
                  <w:jc w:val="right"/>
                </w:pPr>
              </w:pPrChange>
            </w:pPr>
            <w:ins w:id="13131" w:author="Nick.Tolimieri" w:date="2022-09-07T13:17:00Z">
              <w:del w:id="13132" w:author="Nick.Tolimieri [2]" w:date="2022-09-09T12:38:00Z">
                <w:r w:rsidRPr="00AE199D" w:rsidDel="001255CF">
                  <w:rPr>
                    <w:rFonts w:asciiTheme="minorHAnsi" w:eastAsiaTheme="minorHAnsi" w:hAnsiTheme="minorHAnsi" w:cstheme="minorBidi"/>
                    <w:sz w:val="22"/>
                    <w:szCs w:val="22"/>
                    <w:rPrChange w:id="13133" w:author="Nick.Tolimieri" w:date="2022-09-07T13:17:00Z">
                      <w:rPr>
                        <w:rFonts w:ascii="Calibri" w:hAnsi="Calibri" w:cs="Calibri"/>
                        <w:color w:val="000000"/>
                        <w:sz w:val="22"/>
                        <w:szCs w:val="22"/>
                      </w:rPr>
                    </w:rPrChange>
                  </w:rPr>
                  <w:delText>0.13</w:delText>
                </w:r>
              </w:del>
            </w:ins>
          </w:p>
        </w:tc>
      </w:tr>
      <w:tr w:rsidR="00AE199D" w:rsidRPr="00AE199D" w:rsidDel="001255CF" w:rsidTr="00AE199D">
        <w:trPr>
          <w:trHeight w:val="300"/>
          <w:ins w:id="13134" w:author="Nick.Tolimieri" w:date="2022-09-07T13:17:00Z"/>
          <w:del w:id="13135" w:author="Nick.Tolimieri [2]" w:date="2022-09-09T12:38:00Z"/>
        </w:trPr>
        <w:tc>
          <w:tcPr>
            <w:tcW w:w="960" w:type="dxa"/>
            <w:noWrap/>
            <w:hideMark/>
          </w:tcPr>
          <w:p w:rsidR="00AE199D" w:rsidRPr="00AE199D" w:rsidDel="001255CF" w:rsidRDefault="00AE199D">
            <w:pPr>
              <w:ind w:firstLine="0"/>
              <w:rPr>
                <w:ins w:id="13136" w:author="Nick.Tolimieri" w:date="2022-09-07T13:17:00Z"/>
                <w:del w:id="13137" w:author="Nick.Tolimieri [2]" w:date="2022-09-09T12:38:00Z"/>
                <w:rFonts w:asciiTheme="minorHAnsi" w:eastAsiaTheme="minorHAnsi" w:hAnsiTheme="minorHAnsi" w:cstheme="minorBidi"/>
                <w:sz w:val="22"/>
                <w:szCs w:val="22"/>
                <w:rPrChange w:id="13138" w:author="Nick.Tolimieri" w:date="2022-09-07T13:17:00Z">
                  <w:rPr>
                    <w:ins w:id="13139" w:author="Nick.Tolimieri" w:date="2022-09-07T13:17:00Z"/>
                    <w:del w:id="13140" w:author="Nick.Tolimieri [2]" w:date="2022-09-09T12:38:00Z"/>
                    <w:rFonts w:ascii="Calibri" w:hAnsi="Calibri" w:cs="Calibri"/>
                    <w:color w:val="000000"/>
                    <w:sz w:val="22"/>
                    <w:szCs w:val="22"/>
                  </w:rPr>
                </w:rPrChange>
              </w:rPr>
              <w:pPrChange w:id="13141" w:author="Nick.Tolimieri" w:date="2022-09-07T13:17:00Z">
                <w:pPr/>
              </w:pPrChange>
            </w:pPr>
            <w:ins w:id="13142" w:author="Nick.Tolimieri" w:date="2022-09-07T13:17:00Z">
              <w:del w:id="13143" w:author="Nick.Tolimieri [2]" w:date="2022-09-09T12:38:00Z">
                <w:r w:rsidRPr="00AE199D" w:rsidDel="001255CF">
                  <w:rPr>
                    <w:rFonts w:asciiTheme="minorHAnsi" w:eastAsiaTheme="minorHAnsi" w:hAnsiTheme="minorHAnsi" w:cstheme="minorBidi"/>
                    <w:sz w:val="22"/>
                    <w:szCs w:val="22"/>
                    <w:rPrChange w:id="13144"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3145" w:author="Nick.Tolimieri" w:date="2022-09-07T13:17:00Z"/>
                <w:del w:id="13146" w:author="Nick.Tolimieri [2]" w:date="2022-09-09T12:38:00Z"/>
                <w:rFonts w:asciiTheme="minorHAnsi" w:eastAsiaTheme="minorHAnsi" w:hAnsiTheme="minorHAnsi" w:cstheme="minorBidi"/>
                <w:sz w:val="22"/>
                <w:szCs w:val="22"/>
                <w:rPrChange w:id="13147" w:author="Nick.Tolimieri" w:date="2022-09-07T13:17:00Z">
                  <w:rPr>
                    <w:ins w:id="13148" w:author="Nick.Tolimieri" w:date="2022-09-07T13:17:00Z"/>
                    <w:del w:id="13149" w:author="Nick.Tolimieri [2]" w:date="2022-09-09T12:38:00Z"/>
                    <w:rFonts w:ascii="Calibri" w:hAnsi="Calibri" w:cs="Calibri"/>
                    <w:color w:val="000000"/>
                    <w:sz w:val="22"/>
                    <w:szCs w:val="22"/>
                  </w:rPr>
                </w:rPrChange>
              </w:rPr>
              <w:pPrChange w:id="13150" w:author="Nick.Tolimieri" w:date="2022-09-07T13:17:00Z">
                <w:pPr>
                  <w:jc w:val="right"/>
                </w:pPr>
              </w:pPrChange>
            </w:pPr>
            <w:ins w:id="13151" w:author="Nick.Tolimieri" w:date="2022-09-07T13:17:00Z">
              <w:del w:id="13152" w:author="Nick.Tolimieri [2]" w:date="2022-09-09T12:38:00Z">
                <w:r w:rsidRPr="00AE199D" w:rsidDel="001255CF">
                  <w:rPr>
                    <w:rFonts w:asciiTheme="minorHAnsi" w:eastAsiaTheme="minorHAnsi" w:hAnsiTheme="minorHAnsi" w:cstheme="minorBidi"/>
                    <w:sz w:val="22"/>
                    <w:szCs w:val="22"/>
                    <w:rPrChange w:id="13153" w:author="Nick.Tolimieri" w:date="2022-09-07T13:17:00Z">
                      <w:rPr>
                        <w:rFonts w:ascii="Calibri" w:hAnsi="Calibri" w:cs="Calibri"/>
                        <w:color w:val="000000"/>
                        <w:sz w:val="22"/>
                        <w:szCs w:val="22"/>
                      </w:rPr>
                    </w:rPrChange>
                  </w:rPr>
                  <w:delText>2011</w:delText>
                </w:r>
              </w:del>
            </w:ins>
          </w:p>
        </w:tc>
        <w:tc>
          <w:tcPr>
            <w:tcW w:w="960" w:type="dxa"/>
            <w:noWrap/>
            <w:hideMark/>
          </w:tcPr>
          <w:p w:rsidR="00AE199D" w:rsidRPr="00AE199D" w:rsidDel="001255CF" w:rsidRDefault="00AE199D">
            <w:pPr>
              <w:ind w:firstLine="0"/>
              <w:rPr>
                <w:ins w:id="13154" w:author="Nick.Tolimieri" w:date="2022-09-07T13:17:00Z"/>
                <w:del w:id="13155" w:author="Nick.Tolimieri [2]" w:date="2022-09-09T12:38:00Z"/>
                <w:rFonts w:asciiTheme="minorHAnsi" w:eastAsiaTheme="minorHAnsi" w:hAnsiTheme="minorHAnsi" w:cstheme="minorBidi"/>
                <w:sz w:val="22"/>
                <w:szCs w:val="22"/>
                <w:rPrChange w:id="13156" w:author="Nick.Tolimieri" w:date="2022-09-07T13:17:00Z">
                  <w:rPr>
                    <w:ins w:id="13157" w:author="Nick.Tolimieri" w:date="2022-09-07T13:17:00Z"/>
                    <w:del w:id="13158" w:author="Nick.Tolimieri [2]" w:date="2022-09-09T12:38:00Z"/>
                    <w:rFonts w:ascii="Calibri" w:hAnsi="Calibri" w:cs="Calibri"/>
                    <w:color w:val="000000"/>
                    <w:sz w:val="22"/>
                    <w:szCs w:val="22"/>
                  </w:rPr>
                </w:rPrChange>
              </w:rPr>
              <w:pPrChange w:id="13159" w:author="Nick.Tolimieri" w:date="2022-09-07T13:17:00Z">
                <w:pPr>
                  <w:jc w:val="right"/>
                </w:pPr>
              </w:pPrChange>
            </w:pPr>
            <w:ins w:id="13160" w:author="Nick.Tolimieri" w:date="2022-09-07T13:17:00Z">
              <w:del w:id="13161" w:author="Nick.Tolimieri [2]" w:date="2022-09-09T12:38:00Z">
                <w:r w:rsidRPr="00AE199D" w:rsidDel="001255CF">
                  <w:rPr>
                    <w:rFonts w:asciiTheme="minorHAnsi" w:eastAsiaTheme="minorHAnsi" w:hAnsiTheme="minorHAnsi" w:cstheme="minorBidi"/>
                    <w:sz w:val="22"/>
                    <w:szCs w:val="22"/>
                    <w:rPrChange w:id="1316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3163" w:author="Nick.Tolimieri" w:date="2022-09-07T13:17:00Z"/>
                <w:del w:id="13164" w:author="Nick.Tolimieri [2]" w:date="2022-09-09T12:38:00Z"/>
                <w:rFonts w:asciiTheme="minorHAnsi" w:eastAsiaTheme="minorHAnsi" w:hAnsiTheme="minorHAnsi" w:cstheme="minorBidi"/>
                <w:sz w:val="22"/>
                <w:szCs w:val="22"/>
                <w:rPrChange w:id="13165" w:author="Nick.Tolimieri" w:date="2022-09-07T13:17:00Z">
                  <w:rPr>
                    <w:ins w:id="13166" w:author="Nick.Tolimieri" w:date="2022-09-07T13:17:00Z"/>
                    <w:del w:id="13167" w:author="Nick.Tolimieri [2]" w:date="2022-09-09T12:38:00Z"/>
                    <w:rFonts w:ascii="Calibri" w:hAnsi="Calibri" w:cs="Calibri"/>
                    <w:color w:val="000000"/>
                    <w:sz w:val="22"/>
                    <w:szCs w:val="22"/>
                  </w:rPr>
                </w:rPrChange>
              </w:rPr>
              <w:pPrChange w:id="13168" w:author="Nick.Tolimieri" w:date="2022-09-07T13:17:00Z">
                <w:pPr>
                  <w:jc w:val="right"/>
                </w:pPr>
              </w:pPrChange>
            </w:pPr>
            <w:ins w:id="13169" w:author="Nick.Tolimieri" w:date="2022-09-07T13:17:00Z">
              <w:del w:id="13170" w:author="Nick.Tolimieri [2]" w:date="2022-09-09T12:38:00Z">
                <w:r w:rsidRPr="00AE199D" w:rsidDel="001255CF">
                  <w:rPr>
                    <w:rFonts w:asciiTheme="minorHAnsi" w:eastAsiaTheme="minorHAnsi" w:hAnsiTheme="minorHAnsi" w:cstheme="minorBidi"/>
                    <w:sz w:val="22"/>
                    <w:szCs w:val="22"/>
                    <w:rPrChange w:id="13171"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3172" w:author="Nick.Tolimieri" w:date="2022-09-07T13:17:00Z"/>
                <w:del w:id="13173" w:author="Nick.Tolimieri [2]" w:date="2022-09-09T12:38:00Z"/>
                <w:rFonts w:asciiTheme="minorHAnsi" w:eastAsiaTheme="minorHAnsi" w:hAnsiTheme="minorHAnsi" w:cstheme="minorBidi"/>
                <w:sz w:val="22"/>
                <w:szCs w:val="22"/>
                <w:rPrChange w:id="13174" w:author="Nick.Tolimieri" w:date="2022-09-07T13:17:00Z">
                  <w:rPr>
                    <w:ins w:id="13175" w:author="Nick.Tolimieri" w:date="2022-09-07T13:17:00Z"/>
                    <w:del w:id="13176" w:author="Nick.Tolimieri [2]" w:date="2022-09-09T12:38:00Z"/>
                    <w:rFonts w:ascii="Calibri" w:hAnsi="Calibri" w:cs="Calibri"/>
                    <w:color w:val="000000"/>
                    <w:sz w:val="22"/>
                    <w:szCs w:val="22"/>
                  </w:rPr>
                </w:rPrChange>
              </w:rPr>
              <w:pPrChange w:id="13177" w:author="Nick.Tolimieri" w:date="2022-09-07T13:17:00Z">
                <w:pPr>
                  <w:jc w:val="right"/>
                </w:pPr>
              </w:pPrChange>
            </w:pPr>
            <w:ins w:id="13178" w:author="Nick.Tolimieri" w:date="2022-09-07T13:17:00Z">
              <w:del w:id="13179" w:author="Nick.Tolimieri [2]" w:date="2022-09-09T12:38:00Z">
                <w:r w:rsidRPr="00AE199D" w:rsidDel="001255CF">
                  <w:rPr>
                    <w:rFonts w:asciiTheme="minorHAnsi" w:eastAsiaTheme="minorHAnsi" w:hAnsiTheme="minorHAnsi" w:cstheme="minorBidi"/>
                    <w:sz w:val="22"/>
                    <w:szCs w:val="22"/>
                    <w:rPrChange w:id="1318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3181" w:author="Nick.Tolimieri" w:date="2022-09-07T13:17:00Z"/>
                <w:del w:id="13182" w:author="Nick.Tolimieri [2]" w:date="2022-09-09T12:38:00Z"/>
                <w:rFonts w:asciiTheme="minorHAnsi" w:eastAsiaTheme="minorHAnsi" w:hAnsiTheme="minorHAnsi" w:cstheme="minorBidi"/>
                <w:sz w:val="22"/>
                <w:szCs w:val="22"/>
                <w:rPrChange w:id="13183" w:author="Nick.Tolimieri" w:date="2022-09-07T13:17:00Z">
                  <w:rPr>
                    <w:ins w:id="13184" w:author="Nick.Tolimieri" w:date="2022-09-07T13:17:00Z"/>
                    <w:del w:id="13185" w:author="Nick.Tolimieri [2]" w:date="2022-09-09T12:38:00Z"/>
                    <w:rFonts w:ascii="Calibri" w:hAnsi="Calibri" w:cs="Calibri"/>
                    <w:color w:val="000000"/>
                    <w:sz w:val="22"/>
                    <w:szCs w:val="22"/>
                  </w:rPr>
                </w:rPrChange>
              </w:rPr>
              <w:pPrChange w:id="13186" w:author="Nick.Tolimieri" w:date="2022-09-07T13:17:00Z">
                <w:pPr>
                  <w:jc w:val="right"/>
                </w:pPr>
              </w:pPrChange>
            </w:pPr>
            <w:ins w:id="13187" w:author="Nick.Tolimieri" w:date="2022-09-07T13:17:00Z">
              <w:del w:id="13188" w:author="Nick.Tolimieri [2]" w:date="2022-09-09T12:38:00Z">
                <w:r w:rsidRPr="00AE199D" w:rsidDel="001255CF">
                  <w:rPr>
                    <w:rFonts w:asciiTheme="minorHAnsi" w:eastAsiaTheme="minorHAnsi" w:hAnsiTheme="minorHAnsi" w:cstheme="minorBidi"/>
                    <w:sz w:val="22"/>
                    <w:szCs w:val="22"/>
                    <w:rPrChange w:id="13189"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3190" w:author="Nick.Tolimieri" w:date="2022-09-07T13:17:00Z"/>
                <w:del w:id="13191" w:author="Nick.Tolimieri [2]" w:date="2022-09-09T12:38:00Z"/>
                <w:rFonts w:asciiTheme="minorHAnsi" w:eastAsiaTheme="minorHAnsi" w:hAnsiTheme="minorHAnsi" w:cstheme="minorBidi"/>
                <w:sz w:val="22"/>
                <w:szCs w:val="22"/>
                <w:rPrChange w:id="13192" w:author="Nick.Tolimieri" w:date="2022-09-07T13:17:00Z">
                  <w:rPr>
                    <w:ins w:id="13193" w:author="Nick.Tolimieri" w:date="2022-09-07T13:17:00Z"/>
                    <w:del w:id="13194" w:author="Nick.Tolimieri [2]" w:date="2022-09-09T12:38:00Z"/>
                    <w:rFonts w:ascii="Calibri" w:hAnsi="Calibri" w:cs="Calibri"/>
                    <w:color w:val="000000"/>
                    <w:sz w:val="22"/>
                    <w:szCs w:val="22"/>
                  </w:rPr>
                </w:rPrChange>
              </w:rPr>
              <w:pPrChange w:id="13195" w:author="Nick.Tolimieri" w:date="2022-09-07T13:17:00Z">
                <w:pPr/>
              </w:pPrChange>
            </w:pPr>
            <w:ins w:id="13196" w:author="Nick.Tolimieri" w:date="2022-09-07T13:17:00Z">
              <w:del w:id="13197" w:author="Nick.Tolimieri [2]" w:date="2022-09-09T12:38:00Z">
                <w:r w:rsidRPr="00AE199D" w:rsidDel="001255CF">
                  <w:rPr>
                    <w:rFonts w:asciiTheme="minorHAnsi" w:eastAsiaTheme="minorHAnsi" w:hAnsiTheme="minorHAnsi" w:cstheme="minorBidi"/>
                    <w:sz w:val="22"/>
                    <w:szCs w:val="22"/>
                    <w:rPrChange w:id="13198"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3199" w:author="Nick.Tolimieri" w:date="2022-09-07T13:17:00Z"/>
                <w:del w:id="13200" w:author="Nick.Tolimieri [2]" w:date="2022-09-09T12:38:00Z"/>
                <w:rFonts w:asciiTheme="minorHAnsi" w:eastAsiaTheme="minorHAnsi" w:hAnsiTheme="minorHAnsi" w:cstheme="minorBidi"/>
                <w:sz w:val="22"/>
                <w:szCs w:val="22"/>
                <w:rPrChange w:id="13201" w:author="Nick.Tolimieri" w:date="2022-09-07T13:17:00Z">
                  <w:rPr>
                    <w:ins w:id="13202" w:author="Nick.Tolimieri" w:date="2022-09-07T13:17:00Z"/>
                    <w:del w:id="13203" w:author="Nick.Tolimieri [2]" w:date="2022-09-09T12:38:00Z"/>
                    <w:rFonts w:ascii="Calibri" w:hAnsi="Calibri" w:cs="Calibri"/>
                    <w:color w:val="000000"/>
                    <w:sz w:val="22"/>
                    <w:szCs w:val="22"/>
                  </w:rPr>
                </w:rPrChange>
              </w:rPr>
              <w:pPrChange w:id="13204" w:author="Nick.Tolimieri" w:date="2022-09-07T13:17:00Z">
                <w:pPr/>
              </w:pPrChange>
            </w:pPr>
            <w:ins w:id="13205" w:author="Nick.Tolimieri" w:date="2022-09-07T13:17:00Z">
              <w:del w:id="13206" w:author="Nick.Tolimieri [2]" w:date="2022-09-09T12:38:00Z">
                <w:r w:rsidRPr="00AE199D" w:rsidDel="001255CF">
                  <w:rPr>
                    <w:rFonts w:asciiTheme="minorHAnsi" w:eastAsiaTheme="minorHAnsi" w:hAnsiTheme="minorHAnsi" w:cstheme="minorBidi"/>
                    <w:sz w:val="22"/>
                    <w:szCs w:val="22"/>
                    <w:rPrChange w:id="13207"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3208" w:author="Nick.Tolimieri" w:date="2022-09-07T13:17:00Z"/>
                <w:del w:id="13209" w:author="Nick.Tolimieri [2]" w:date="2022-09-09T12:38:00Z"/>
                <w:rFonts w:asciiTheme="minorHAnsi" w:eastAsiaTheme="minorHAnsi" w:hAnsiTheme="minorHAnsi" w:cstheme="minorBidi"/>
                <w:sz w:val="22"/>
                <w:szCs w:val="22"/>
                <w:rPrChange w:id="13210" w:author="Nick.Tolimieri" w:date="2022-09-07T13:17:00Z">
                  <w:rPr>
                    <w:ins w:id="13211" w:author="Nick.Tolimieri" w:date="2022-09-07T13:17:00Z"/>
                    <w:del w:id="13212" w:author="Nick.Tolimieri [2]" w:date="2022-09-09T12:38:00Z"/>
                    <w:rFonts w:ascii="Calibri" w:hAnsi="Calibri" w:cs="Calibri"/>
                    <w:color w:val="000000"/>
                    <w:sz w:val="22"/>
                    <w:szCs w:val="22"/>
                  </w:rPr>
                </w:rPrChange>
              </w:rPr>
              <w:pPrChange w:id="13213" w:author="Nick.Tolimieri" w:date="2022-09-07T13:17:00Z">
                <w:pPr/>
              </w:pPrChange>
            </w:pPr>
            <w:ins w:id="13214" w:author="Nick.Tolimieri" w:date="2022-09-07T13:17:00Z">
              <w:del w:id="13215" w:author="Nick.Tolimieri [2]" w:date="2022-09-09T12:38:00Z">
                <w:r w:rsidRPr="00AE199D" w:rsidDel="001255CF">
                  <w:rPr>
                    <w:rFonts w:asciiTheme="minorHAnsi" w:eastAsiaTheme="minorHAnsi" w:hAnsiTheme="minorHAnsi" w:cstheme="minorBidi"/>
                    <w:sz w:val="22"/>
                    <w:szCs w:val="22"/>
                    <w:rPrChange w:id="13216"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3217" w:author="Nick.Tolimieri" w:date="2022-09-07T13:17:00Z"/>
                <w:del w:id="13218" w:author="Nick.Tolimieri [2]" w:date="2022-09-09T12:38:00Z"/>
                <w:rFonts w:asciiTheme="minorHAnsi" w:eastAsiaTheme="minorHAnsi" w:hAnsiTheme="minorHAnsi" w:cstheme="minorBidi"/>
                <w:sz w:val="22"/>
                <w:szCs w:val="22"/>
                <w:rPrChange w:id="13219" w:author="Nick.Tolimieri" w:date="2022-09-07T13:17:00Z">
                  <w:rPr>
                    <w:ins w:id="13220" w:author="Nick.Tolimieri" w:date="2022-09-07T13:17:00Z"/>
                    <w:del w:id="13221" w:author="Nick.Tolimieri [2]" w:date="2022-09-09T12:38:00Z"/>
                    <w:rFonts w:ascii="Calibri" w:hAnsi="Calibri" w:cs="Calibri"/>
                    <w:color w:val="000000"/>
                    <w:sz w:val="22"/>
                    <w:szCs w:val="22"/>
                  </w:rPr>
                </w:rPrChange>
              </w:rPr>
              <w:pPrChange w:id="13222" w:author="Nick.Tolimieri" w:date="2022-09-07T13:17:00Z">
                <w:pPr/>
              </w:pPrChange>
            </w:pPr>
            <w:ins w:id="13223" w:author="Nick.Tolimieri" w:date="2022-09-07T13:17:00Z">
              <w:del w:id="13224" w:author="Nick.Tolimieri [2]" w:date="2022-09-09T12:38:00Z">
                <w:r w:rsidRPr="00AE199D" w:rsidDel="001255CF">
                  <w:rPr>
                    <w:rFonts w:asciiTheme="minorHAnsi" w:eastAsiaTheme="minorHAnsi" w:hAnsiTheme="minorHAnsi" w:cstheme="minorBidi"/>
                    <w:sz w:val="22"/>
                    <w:szCs w:val="22"/>
                    <w:rPrChange w:id="13225"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3226" w:author="Nick.Tolimieri" w:date="2022-09-07T13:17:00Z"/>
          <w:del w:id="13227" w:author="Nick.Tolimieri [2]" w:date="2022-09-09T12:38:00Z"/>
        </w:trPr>
        <w:tc>
          <w:tcPr>
            <w:tcW w:w="960" w:type="dxa"/>
            <w:noWrap/>
            <w:hideMark/>
          </w:tcPr>
          <w:p w:rsidR="00AE199D" w:rsidRPr="00AE199D" w:rsidDel="001255CF" w:rsidRDefault="00AE199D">
            <w:pPr>
              <w:ind w:firstLine="0"/>
              <w:rPr>
                <w:ins w:id="13228" w:author="Nick.Tolimieri" w:date="2022-09-07T13:17:00Z"/>
                <w:del w:id="13229" w:author="Nick.Tolimieri [2]" w:date="2022-09-09T12:38:00Z"/>
                <w:rFonts w:asciiTheme="minorHAnsi" w:eastAsiaTheme="minorHAnsi" w:hAnsiTheme="minorHAnsi" w:cstheme="minorBidi"/>
                <w:sz w:val="22"/>
                <w:szCs w:val="22"/>
                <w:rPrChange w:id="13230" w:author="Nick.Tolimieri" w:date="2022-09-07T13:17:00Z">
                  <w:rPr>
                    <w:ins w:id="13231" w:author="Nick.Tolimieri" w:date="2022-09-07T13:17:00Z"/>
                    <w:del w:id="13232" w:author="Nick.Tolimieri [2]" w:date="2022-09-09T12:38:00Z"/>
                    <w:rFonts w:ascii="Calibri" w:hAnsi="Calibri" w:cs="Calibri"/>
                    <w:color w:val="000000"/>
                    <w:sz w:val="22"/>
                    <w:szCs w:val="22"/>
                  </w:rPr>
                </w:rPrChange>
              </w:rPr>
              <w:pPrChange w:id="13233" w:author="Nick.Tolimieri" w:date="2022-09-07T13:17:00Z">
                <w:pPr/>
              </w:pPrChange>
            </w:pPr>
            <w:ins w:id="13234" w:author="Nick.Tolimieri" w:date="2022-09-07T13:17:00Z">
              <w:del w:id="13235" w:author="Nick.Tolimieri [2]" w:date="2022-09-09T12:38:00Z">
                <w:r w:rsidRPr="00AE199D" w:rsidDel="001255CF">
                  <w:rPr>
                    <w:rFonts w:asciiTheme="minorHAnsi" w:eastAsiaTheme="minorHAnsi" w:hAnsiTheme="minorHAnsi" w:cstheme="minorBidi"/>
                    <w:sz w:val="22"/>
                    <w:szCs w:val="22"/>
                    <w:rPrChange w:id="13236"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3237" w:author="Nick.Tolimieri" w:date="2022-09-07T13:17:00Z"/>
                <w:del w:id="13238" w:author="Nick.Tolimieri [2]" w:date="2022-09-09T12:38:00Z"/>
                <w:rFonts w:asciiTheme="minorHAnsi" w:eastAsiaTheme="minorHAnsi" w:hAnsiTheme="minorHAnsi" w:cstheme="minorBidi"/>
                <w:sz w:val="22"/>
                <w:szCs w:val="22"/>
                <w:rPrChange w:id="13239" w:author="Nick.Tolimieri" w:date="2022-09-07T13:17:00Z">
                  <w:rPr>
                    <w:ins w:id="13240" w:author="Nick.Tolimieri" w:date="2022-09-07T13:17:00Z"/>
                    <w:del w:id="13241" w:author="Nick.Tolimieri [2]" w:date="2022-09-09T12:38:00Z"/>
                    <w:rFonts w:ascii="Calibri" w:hAnsi="Calibri" w:cs="Calibri"/>
                    <w:color w:val="000000"/>
                    <w:sz w:val="22"/>
                    <w:szCs w:val="22"/>
                  </w:rPr>
                </w:rPrChange>
              </w:rPr>
              <w:pPrChange w:id="13242" w:author="Nick.Tolimieri" w:date="2022-09-07T13:17:00Z">
                <w:pPr>
                  <w:jc w:val="right"/>
                </w:pPr>
              </w:pPrChange>
            </w:pPr>
            <w:ins w:id="13243" w:author="Nick.Tolimieri" w:date="2022-09-07T13:17:00Z">
              <w:del w:id="13244" w:author="Nick.Tolimieri [2]" w:date="2022-09-09T12:38:00Z">
                <w:r w:rsidRPr="00AE199D" w:rsidDel="001255CF">
                  <w:rPr>
                    <w:rFonts w:asciiTheme="minorHAnsi" w:eastAsiaTheme="minorHAnsi" w:hAnsiTheme="minorHAnsi" w:cstheme="minorBidi"/>
                    <w:sz w:val="22"/>
                    <w:szCs w:val="22"/>
                    <w:rPrChange w:id="13245" w:author="Nick.Tolimieri" w:date="2022-09-07T13:17:00Z">
                      <w:rPr>
                        <w:rFonts w:ascii="Calibri" w:hAnsi="Calibri" w:cs="Calibri"/>
                        <w:color w:val="000000"/>
                        <w:sz w:val="22"/>
                        <w:szCs w:val="22"/>
                      </w:rPr>
                    </w:rPrChange>
                  </w:rPr>
                  <w:delText>2012</w:delText>
                </w:r>
              </w:del>
            </w:ins>
          </w:p>
        </w:tc>
        <w:tc>
          <w:tcPr>
            <w:tcW w:w="960" w:type="dxa"/>
            <w:noWrap/>
            <w:hideMark/>
          </w:tcPr>
          <w:p w:rsidR="00AE199D" w:rsidRPr="00AE199D" w:rsidDel="001255CF" w:rsidRDefault="00AE199D">
            <w:pPr>
              <w:ind w:firstLine="0"/>
              <w:rPr>
                <w:ins w:id="13246" w:author="Nick.Tolimieri" w:date="2022-09-07T13:17:00Z"/>
                <w:del w:id="13247" w:author="Nick.Tolimieri [2]" w:date="2022-09-09T12:38:00Z"/>
                <w:rFonts w:asciiTheme="minorHAnsi" w:eastAsiaTheme="minorHAnsi" w:hAnsiTheme="minorHAnsi" w:cstheme="minorBidi"/>
                <w:sz w:val="22"/>
                <w:szCs w:val="22"/>
                <w:rPrChange w:id="13248" w:author="Nick.Tolimieri" w:date="2022-09-07T13:17:00Z">
                  <w:rPr>
                    <w:ins w:id="13249" w:author="Nick.Tolimieri" w:date="2022-09-07T13:17:00Z"/>
                    <w:del w:id="13250" w:author="Nick.Tolimieri [2]" w:date="2022-09-09T12:38:00Z"/>
                    <w:rFonts w:ascii="Calibri" w:hAnsi="Calibri" w:cs="Calibri"/>
                    <w:color w:val="000000"/>
                    <w:sz w:val="22"/>
                    <w:szCs w:val="22"/>
                  </w:rPr>
                </w:rPrChange>
              </w:rPr>
              <w:pPrChange w:id="13251" w:author="Nick.Tolimieri" w:date="2022-09-07T13:17:00Z">
                <w:pPr>
                  <w:jc w:val="right"/>
                </w:pPr>
              </w:pPrChange>
            </w:pPr>
            <w:ins w:id="13252" w:author="Nick.Tolimieri" w:date="2022-09-07T13:17:00Z">
              <w:del w:id="13253" w:author="Nick.Tolimieri [2]" w:date="2022-09-09T12:38:00Z">
                <w:r w:rsidRPr="00AE199D" w:rsidDel="001255CF">
                  <w:rPr>
                    <w:rFonts w:asciiTheme="minorHAnsi" w:eastAsiaTheme="minorHAnsi" w:hAnsiTheme="minorHAnsi" w:cstheme="minorBidi"/>
                    <w:sz w:val="22"/>
                    <w:szCs w:val="22"/>
                    <w:rPrChange w:id="13254" w:author="Nick.Tolimieri" w:date="2022-09-07T13:17:00Z">
                      <w:rPr>
                        <w:rFonts w:ascii="Calibri" w:hAnsi="Calibri" w:cs="Calibri"/>
                        <w:color w:val="000000"/>
                        <w:sz w:val="22"/>
                        <w:szCs w:val="22"/>
                      </w:rPr>
                    </w:rPrChange>
                  </w:rPr>
                  <w:delText>2</w:delText>
                </w:r>
              </w:del>
            </w:ins>
          </w:p>
        </w:tc>
        <w:tc>
          <w:tcPr>
            <w:tcW w:w="960" w:type="dxa"/>
            <w:noWrap/>
            <w:hideMark/>
          </w:tcPr>
          <w:p w:rsidR="00AE199D" w:rsidRPr="00AE199D" w:rsidDel="001255CF" w:rsidRDefault="00AE199D">
            <w:pPr>
              <w:ind w:firstLine="0"/>
              <w:rPr>
                <w:ins w:id="13255" w:author="Nick.Tolimieri" w:date="2022-09-07T13:17:00Z"/>
                <w:del w:id="13256" w:author="Nick.Tolimieri [2]" w:date="2022-09-09T12:38:00Z"/>
                <w:rFonts w:asciiTheme="minorHAnsi" w:eastAsiaTheme="minorHAnsi" w:hAnsiTheme="minorHAnsi" w:cstheme="minorBidi"/>
                <w:sz w:val="22"/>
                <w:szCs w:val="22"/>
                <w:rPrChange w:id="13257" w:author="Nick.Tolimieri" w:date="2022-09-07T13:17:00Z">
                  <w:rPr>
                    <w:ins w:id="13258" w:author="Nick.Tolimieri" w:date="2022-09-07T13:17:00Z"/>
                    <w:del w:id="13259" w:author="Nick.Tolimieri [2]" w:date="2022-09-09T12:38:00Z"/>
                    <w:rFonts w:ascii="Calibri" w:hAnsi="Calibri" w:cs="Calibri"/>
                    <w:color w:val="000000"/>
                    <w:sz w:val="22"/>
                    <w:szCs w:val="22"/>
                  </w:rPr>
                </w:rPrChange>
              </w:rPr>
              <w:pPrChange w:id="13260" w:author="Nick.Tolimieri" w:date="2022-09-07T13:17:00Z">
                <w:pPr>
                  <w:jc w:val="right"/>
                </w:pPr>
              </w:pPrChange>
            </w:pPr>
            <w:ins w:id="13261" w:author="Nick.Tolimieri" w:date="2022-09-07T13:17:00Z">
              <w:del w:id="13262" w:author="Nick.Tolimieri [2]" w:date="2022-09-09T12:38:00Z">
                <w:r w:rsidRPr="00AE199D" w:rsidDel="001255CF">
                  <w:rPr>
                    <w:rFonts w:asciiTheme="minorHAnsi" w:eastAsiaTheme="minorHAnsi" w:hAnsiTheme="minorHAnsi" w:cstheme="minorBidi"/>
                    <w:sz w:val="22"/>
                    <w:szCs w:val="22"/>
                    <w:rPrChange w:id="13263"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3264" w:author="Nick.Tolimieri" w:date="2022-09-07T13:17:00Z"/>
                <w:del w:id="13265" w:author="Nick.Tolimieri [2]" w:date="2022-09-09T12:38:00Z"/>
                <w:rFonts w:asciiTheme="minorHAnsi" w:eastAsiaTheme="minorHAnsi" w:hAnsiTheme="minorHAnsi" w:cstheme="minorBidi"/>
                <w:sz w:val="22"/>
                <w:szCs w:val="22"/>
                <w:rPrChange w:id="13266" w:author="Nick.Tolimieri" w:date="2022-09-07T13:17:00Z">
                  <w:rPr>
                    <w:ins w:id="13267" w:author="Nick.Tolimieri" w:date="2022-09-07T13:17:00Z"/>
                    <w:del w:id="13268" w:author="Nick.Tolimieri [2]" w:date="2022-09-09T12:38:00Z"/>
                    <w:rFonts w:ascii="Calibri" w:hAnsi="Calibri" w:cs="Calibri"/>
                    <w:color w:val="000000"/>
                    <w:sz w:val="22"/>
                    <w:szCs w:val="22"/>
                  </w:rPr>
                </w:rPrChange>
              </w:rPr>
              <w:pPrChange w:id="13269" w:author="Nick.Tolimieri" w:date="2022-09-07T13:17:00Z">
                <w:pPr>
                  <w:jc w:val="right"/>
                </w:pPr>
              </w:pPrChange>
            </w:pPr>
            <w:ins w:id="13270" w:author="Nick.Tolimieri" w:date="2022-09-07T13:17:00Z">
              <w:del w:id="13271" w:author="Nick.Tolimieri [2]" w:date="2022-09-09T12:38:00Z">
                <w:r w:rsidRPr="00AE199D" w:rsidDel="001255CF">
                  <w:rPr>
                    <w:rFonts w:asciiTheme="minorHAnsi" w:eastAsiaTheme="minorHAnsi" w:hAnsiTheme="minorHAnsi" w:cstheme="minorBidi"/>
                    <w:sz w:val="22"/>
                    <w:szCs w:val="22"/>
                    <w:rPrChange w:id="13272"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3273" w:author="Nick.Tolimieri" w:date="2022-09-07T13:17:00Z"/>
                <w:del w:id="13274" w:author="Nick.Tolimieri [2]" w:date="2022-09-09T12:38:00Z"/>
                <w:rFonts w:asciiTheme="minorHAnsi" w:eastAsiaTheme="minorHAnsi" w:hAnsiTheme="minorHAnsi" w:cstheme="minorBidi"/>
                <w:sz w:val="22"/>
                <w:szCs w:val="22"/>
                <w:rPrChange w:id="13275" w:author="Nick.Tolimieri" w:date="2022-09-07T13:17:00Z">
                  <w:rPr>
                    <w:ins w:id="13276" w:author="Nick.Tolimieri" w:date="2022-09-07T13:17:00Z"/>
                    <w:del w:id="13277" w:author="Nick.Tolimieri [2]" w:date="2022-09-09T12:38:00Z"/>
                    <w:rFonts w:ascii="Calibri" w:hAnsi="Calibri" w:cs="Calibri"/>
                    <w:color w:val="000000"/>
                    <w:sz w:val="22"/>
                    <w:szCs w:val="22"/>
                  </w:rPr>
                </w:rPrChange>
              </w:rPr>
              <w:pPrChange w:id="13278" w:author="Nick.Tolimieri" w:date="2022-09-07T13:17:00Z">
                <w:pPr>
                  <w:jc w:val="right"/>
                </w:pPr>
              </w:pPrChange>
            </w:pPr>
            <w:ins w:id="13279" w:author="Nick.Tolimieri" w:date="2022-09-07T13:17:00Z">
              <w:del w:id="13280" w:author="Nick.Tolimieri [2]" w:date="2022-09-09T12:38:00Z">
                <w:r w:rsidRPr="00AE199D" w:rsidDel="001255CF">
                  <w:rPr>
                    <w:rFonts w:asciiTheme="minorHAnsi" w:eastAsiaTheme="minorHAnsi" w:hAnsiTheme="minorHAnsi" w:cstheme="minorBidi"/>
                    <w:sz w:val="22"/>
                    <w:szCs w:val="22"/>
                    <w:rPrChange w:id="13281"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3282" w:author="Nick.Tolimieri" w:date="2022-09-07T13:17:00Z"/>
                <w:del w:id="13283" w:author="Nick.Tolimieri [2]" w:date="2022-09-09T12:38:00Z"/>
                <w:rFonts w:asciiTheme="minorHAnsi" w:eastAsiaTheme="minorHAnsi" w:hAnsiTheme="minorHAnsi" w:cstheme="minorBidi"/>
                <w:sz w:val="22"/>
                <w:szCs w:val="22"/>
                <w:rPrChange w:id="13284" w:author="Nick.Tolimieri" w:date="2022-09-07T13:17:00Z">
                  <w:rPr>
                    <w:ins w:id="13285" w:author="Nick.Tolimieri" w:date="2022-09-07T13:17:00Z"/>
                    <w:del w:id="13286" w:author="Nick.Tolimieri [2]" w:date="2022-09-09T12:38:00Z"/>
                    <w:rFonts w:ascii="Calibri" w:hAnsi="Calibri" w:cs="Calibri"/>
                    <w:color w:val="000000"/>
                    <w:sz w:val="22"/>
                    <w:szCs w:val="22"/>
                  </w:rPr>
                </w:rPrChange>
              </w:rPr>
              <w:pPrChange w:id="13287" w:author="Nick.Tolimieri" w:date="2022-09-07T13:17:00Z">
                <w:pPr/>
              </w:pPrChange>
            </w:pPr>
            <w:ins w:id="13288" w:author="Nick.Tolimieri" w:date="2022-09-07T13:17:00Z">
              <w:del w:id="13289" w:author="Nick.Tolimieri [2]" w:date="2022-09-09T12:38:00Z">
                <w:r w:rsidRPr="00AE199D" w:rsidDel="001255CF">
                  <w:rPr>
                    <w:rFonts w:asciiTheme="minorHAnsi" w:eastAsiaTheme="minorHAnsi" w:hAnsiTheme="minorHAnsi" w:cstheme="minorBidi"/>
                    <w:sz w:val="22"/>
                    <w:szCs w:val="22"/>
                    <w:rPrChange w:id="13290"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3291" w:author="Nick.Tolimieri" w:date="2022-09-07T13:17:00Z"/>
                <w:del w:id="13292" w:author="Nick.Tolimieri [2]" w:date="2022-09-09T12:38:00Z"/>
                <w:rFonts w:asciiTheme="minorHAnsi" w:eastAsiaTheme="minorHAnsi" w:hAnsiTheme="minorHAnsi" w:cstheme="minorBidi"/>
                <w:sz w:val="22"/>
                <w:szCs w:val="22"/>
                <w:rPrChange w:id="13293" w:author="Nick.Tolimieri" w:date="2022-09-07T13:17:00Z">
                  <w:rPr>
                    <w:ins w:id="13294" w:author="Nick.Tolimieri" w:date="2022-09-07T13:17:00Z"/>
                    <w:del w:id="13295" w:author="Nick.Tolimieri [2]" w:date="2022-09-09T12:38:00Z"/>
                    <w:rFonts w:ascii="Calibri" w:hAnsi="Calibri" w:cs="Calibri"/>
                    <w:color w:val="000000"/>
                    <w:sz w:val="22"/>
                    <w:szCs w:val="22"/>
                  </w:rPr>
                </w:rPrChange>
              </w:rPr>
              <w:pPrChange w:id="13296" w:author="Nick.Tolimieri" w:date="2022-09-07T13:17:00Z">
                <w:pPr/>
              </w:pPrChange>
            </w:pPr>
            <w:ins w:id="13297" w:author="Nick.Tolimieri" w:date="2022-09-07T13:17:00Z">
              <w:del w:id="13298" w:author="Nick.Tolimieri [2]" w:date="2022-09-09T12:38:00Z">
                <w:r w:rsidRPr="00AE199D" w:rsidDel="001255CF">
                  <w:rPr>
                    <w:rFonts w:asciiTheme="minorHAnsi" w:eastAsiaTheme="minorHAnsi" w:hAnsiTheme="minorHAnsi" w:cstheme="minorBidi"/>
                    <w:sz w:val="22"/>
                    <w:szCs w:val="22"/>
                    <w:rPrChange w:id="13299"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3300" w:author="Nick.Tolimieri" w:date="2022-09-07T13:17:00Z"/>
                <w:del w:id="13301" w:author="Nick.Tolimieri [2]" w:date="2022-09-09T12:38:00Z"/>
                <w:rFonts w:asciiTheme="minorHAnsi" w:eastAsiaTheme="minorHAnsi" w:hAnsiTheme="minorHAnsi" w:cstheme="minorBidi"/>
                <w:sz w:val="22"/>
                <w:szCs w:val="22"/>
                <w:rPrChange w:id="13302" w:author="Nick.Tolimieri" w:date="2022-09-07T13:17:00Z">
                  <w:rPr>
                    <w:ins w:id="13303" w:author="Nick.Tolimieri" w:date="2022-09-07T13:17:00Z"/>
                    <w:del w:id="13304" w:author="Nick.Tolimieri [2]" w:date="2022-09-09T12:38:00Z"/>
                    <w:rFonts w:ascii="Calibri" w:hAnsi="Calibri" w:cs="Calibri"/>
                    <w:color w:val="000000"/>
                    <w:sz w:val="22"/>
                    <w:szCs w:val="22"/>
                  </w:rPr>
                </w:rPrChange>
              </w:rPr>
              <w:pPrChange w:id="13305" w:author="Nick.Tolimieri" w:date="2022-09-07T13:17:00Z">
                <w:pPr/>
              </w:pPrChange>
            </w:pPr>
            <w:ins w:id="13306" w:author="Nick.Tolimieri" w:date="2022-09-07T13:17:00Z">
              <w:del w:id="13307" w:author="Nick.Tolimieri [2]" w:date="2022-09-09T12:38:00Z">
                <w:r w:rsidRPr="00AE199D" w:rsidDel="001255CF">
                  <w:rPr>
                    <w:rFonts w:asciiTheme="minorHAnsi" w:eastAsiaTheme="minorHAnsi" w:hAnsiTheme="minorHAnsi" w:cstheme="minorBidi"/>
                    <w:sz w:val="22"/>
                    <w:szCs w:val="22"/>
                    <w:rPrChange w:id="13308" w:author="Nick.Tolimieri" w:date="2022-09-07T13:17:00Z">
                      <w:rPr>
                        <w:rFonts w:ascii="Calibri" w:hAnsi="Calibri" w:cs="Calibri"/>
                        <w:color w:val="000000"/>
                        <w:sz w:val="22"/>
                        <w:szCs w:val="22"/>
                      </w:rPr>
                    </w:rPrChange>
                  </w:rPr>
                  <w:delText>NA</w:delText>
                </w:r>
              </w:del>
            </w:ins>
          </w:p>
        </w:tc>
        <w:tc>
          <w:tcPr>
            <w:tcW w:w="960" w:type="dxa"/>
            <w:noWrap/>
            <w:hideMark/>
          </w:tcPr>
          <w:p w:rsidR="00AE199D" w:rsidRPr="00AE199D" w:rsidDel="001255CF" w:rsidRDefault="00AE199D">
            <w:pPr>
              <w:ind w:firstLine="0"/>
              <w:rPr>
                <w:ins w:id="13309" w:author="Nick.Tolimieri" w:date="2022-09-07T13:17:00Z"/>
                <w:del w:id="13310" w:author="Nick.Tolimieri [2]" w:date="2022-09-09T12:38:00Z"/>
                <w:rFonts w:asciiTheme="minorHAnsi" w:eastAsiaTheme="minorHAnsi" w:hAnsiTheme="minorHAnsi" w:cstheme="minorBidi"/>
                <w:sz w:val="22"/>
                <w:szCs w:val="22"/>
                <w:rPrChange w:id="13311" w:author="Nick.Tolimieri" w:date="2022-09-07T13:17:00Z">
                  <w:rPr>
                    <w:ins w:id="13312" w:author="Nick.Tolimieri" w:date="2022-09-07T13:17:00Z"/>
                    <w:del w:id="13313" w:author="Nick.Tolimieri [2]" w:date="2022-09-09T12:38:00Z"/>
                    <w:rFonts w:ascii="Calibri" w:hAnsi="Calibri" w:cs="Calibri"/>
                    <w:color w:val="000000"/>
                    <w:sz w:val="22"/>
                    <w:szCs w:val="22"/>
                  </w:rPr>
                </w:rPrChange>
              </w:rPr>
              <w:pPrChange w:id="13314" w:author="Nick.Tolimieri" w:date="2022-09-07T13:17:00Z">
                <w:pPr/>
              </w:pPrChange>
            </w:pPr>
            <w:ins w:id="13315" w:author="Nick.Tolimieri" w:date="2022-09-07T13:17:00Z">
              <w:del w:id="13316" w:author="Nick.Tolimieri [2]" w:date="2022-09-09T12:38:00Z">
                <w:r w:rsidRPr="00AE199D" w:rsidDel="001255CF">
                  <w:rPr>
                    <w:rFonts w:asciiTheme="minorHAnsi" w:eastAsiaTheme="minorHAnsi" w:hAnsiTheme="minorHAnsi" w:cstheme="minorBidi"/>
                    <w:sz w:val="22"/>
                    <w:szCs w:val="22"/>
                    <w:rPrChange w:id="13317" w:author="Nick.Tolimieri" w:date="2022-09-07T13:17:00Z">
                      <w:rPr>
                        <w:rFonts w:ascii="Calibri" w:hAnsi="Calibri" w:cs="Calibri"/>
                        <w:color w:val="000000"/>
                        <w:sz w:val="22"/>
                        <w:szCs w:val="22"/>
                      </w:rPr>
                    </w:rPrChange>
                  </w:rPr>
                  <w:delText>NA</w:delText>
                </w:r>
              </w:del>
            </w:ins>
          </w:p>
        </w:tc>
      </w:tr>
      <w:tr w:rsidR="00AE199D" w:rsidRPr="00AE199D" w:rsidDel="001255CF" w:rsidTr="00AE199D">
        <w:trPr>
          <w:trHeight w:val="300"/>
          <w:ins w:id="13318" w:author="Nick.Tolimieri" w:date="2022-09-07T13:17:00Z"/>
          <w:del w:id="13319" w:author="Nick.Tolimieri [2]" w:date="2022-09-09T12:38:00Z"/>
        </w:trPr>
        <w:tc>
          <w:tcPr>
            <w:tcW w:w="960" w:type="dxa"/>
            <w:noWrap/>
            <w:hideMark/>
          </w:tcPr>
          <w:p w:rsidR="00AE199D" w:rsidRPr="00AE199D" w:rsidDel="001255CF" w:rsidRDefault="00AE199D">
            <w:pPr>
              <w:ind w:firstLine="0"/>
              <w:rPr>
                <w:ins w:id="13320" w:author="Nick.Tolimieri" w:date="2022-09-07T13:17:00Z"/>
                <w:del w:id="13321" w:author="Nick.Tolimieri [2]" w:date="2022-09-09T12:38:00Z"/>
                <w:rFonts w:asciiTheme="minorHAnsi" w:eastAsiaTheme="minorHAnsi" w:hAnsiTheme="minorHAnsi" w:cstheme="minorBidi"/>
                <w:sz w:val="22"/>
                <w:szCs w:val="22"/>
                <w:rPrChange w:id="13322" w:author="Nick.Tolimieri" w:date="2022-09-07T13:17:00Z">
                  <w:rPr>
                    <w:ins w:id="13323" w:author="Nick.Tolimieri" w:date="2022-09-07T13:17:00Z"/>
                    <w:del w:id="13324" w:author="Nick.Tolimieri [2]" w:date="2022-09-09T12:38:00Z"/>
                    <w:rFonts w:ascii="Calibri" w:hAnsi="Calibri" w:cs="Calibri"/>
                    <w:color w:val="000000"/>
                    <w:sz w:val="22"/>
                    <w:szCs w:val="22"/>
                  </w:rPr>
                </w:rPrChange>
              </w:rPr>
              <w:pPrChange w:id="13325" w:author="Nick.Tolimieri" w:date="2022-09-07T13:17:00Z">
                <w:pPr/>
              </w:pPrChange>
            </w:pPr>
            <w:ins w:id="13326" w:author="Nick.Tolimieri" w:date="2022-09-07T13:17:00Z">
              <w:del w:id="13327" w:author="Nick.Tolimieri [2]" w:date="2022-09-09T12:38:00Z">
                <w:r w:rsidRPr="00AE199D" w:rsidDel="001255CF">
                  <w:rPr>
                    <w:rFonts w:asciiTheme="minorHAnsi" w:eastAsiaTheme="minorHAnsi" w:hAnsiTheme="minorHAnsi" w:cstheme="minorBidi"/>
                    <w:sz w:val="22"/>
                    <w:szCs w:val="22"/>
                    <w:rPrChange w:id="13328"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3329" w:author="Nick.Tolimieri" w:date="2022-09-07T13:17:00Z"/>
                <w:del w:id="13330" w:author="Nick.Tolimieri [2]" w:date="2022-09-09T12:38:00Z"/>
                <w:rFonts w:asciiTheme="minorHAnsi" w:eastAsiaTheme="minorHAnsi" w:hAnsiTheme="minorHAnsi" w:cstheme="minorBidi"/>
                <w:sz w:val="22"/>
                <w:szCs w:val="22"/>
                <w:rPrChange w:id="13331" w:author="Nick.Tolimieri" w:date="2022-09-07T13:17:00Z">
                  <w:rPr>
                    <w:ins w:id="13332" w:author="Nick.Tolimieri" w:date="2022-09-07T13:17:00Z"/>
                    <w:del w:id="13333" w:author="Nick.Tolimieri [2]" w:date="2022-09-09T12:38:00Z"/>
                    <w:rFonts w:ascii="Calibri" w:hAnsi="Calibri" w:cs="Calibri"/>
                    <w:color w:val="000000"/>
                    <w:sz w:val="22"/>
                    <w:szCs w:val="22"/>
                  </w:rPr>
                </w:rPrChange>
              </w:rPr>
              <w:pPrChange w:id="13334" w:author="Nick.Tolimieri" w:date="2022-09-07T13:17:00Z">
                <w:pPr>
                  <w:jc w:val="right"/>
                </w:pPr>
              </w:pPrChange>
            </w:pPr>
            <w:ins w:id="13335" w:author="Nick.Tolimieri" w:date="2022-09-07T13:17:00Z">
              <w:del w:id="13336" w:author="Nick.Tolimieri [2]" w:date="2022-09-09T12:38:00Z">
                <w:r w:rsidRPr="00AE199D" w:rsidDel="001255CF">
                  <w:rPr>
                    <w:rFonts w:asciiTheme="minorHAnsi" w:eastAsiaTheme="minorHAnsi" w:hAnsiTheme="minorHAnsi" w:cstheme="minorBidi"/>
                    <w:sz w:val="22"/>
                    <w:szCs w:val="22"/>
                    <w:rPrChange w:id="13337" w:author="Nick.Tolimieri" w:date="2022-09-07T13:17:00Z">
                      <w:rPr>
                        <w:rFonts w:ascii="Calibri" w:hAnsi="Calibri" w:cs="Calibri"/>
                        <w:color w:val="000000"/>
                        <w:sz w:val="22"/>
                        <w:szCs w:val="22"/>
                      </w:rPr>
                    </w:rPrChange>
                  </w:rPr>
                  <w:delText>2013</w:delText>
                </w:r>
              </w:del>
            </w:ins>
          </w:p>
        </w:tc>
        <w:tc>
          <w:tcPr>
            <w:tcW w:w="960" w:type="dxa"/>
            <w:noWrap/>
            <w:hideMark/>
          </w:tcPr>
          <w:p w:rsidR="00AE199D" w:rsidRPr="00AE199D" w:rsidDel="001255CF" w:rsidRDefault="00AE199D">
            <w:pPr>
              <w:ind w:firstLine="0"/>
              <w:rPr>
                <w:ins w:id="13338" w:author="Nick.Tolimieri" w:date="2022-09-07T13:17:00Z"/>
                <w:del w:id="13339" w:author="Nick.Tolimieri [2]" w:date="2022-09-09T12:38:00Z"/>
                <w:rFonts w:asciiTheme="minorHAnsi" w:eastAsiaTheme="minorHAnsi" w:hAnsiTheme="minorHAnsi" w:cstheme="minorBidi"/>
                <w:sz w:val="22"/>
                <w:szCs w:val="22"/>
                <w:rPrChange w:id="13340" w:author="Nick.Tolimieri" w:date="2022-09-07T13:17:00Z">
                  <w:rPr>
                    <w:ins w:id="13341" w:author="Nick.Tolimieri" w:date="2022-09-07T13:17:00Z"/>
                    <w:del w:id="13342" w:author="Nick.Tolimieri [2]" w:date="2022-09-09T12:38:00Z"/>
                    <w:rFonts w:ascii="Calibri" w:hAnsi="Calibri" w:cs="Calibri"/>
                    <w:color w:val="000000"/>
                    <w:sz w:val="22"/>
                    <w:szCs w:val="22"/>
                  </w:rPr>
                </w:rPrChange>
              </w:rPr>
              <w:pPrChange w:id="13343" w:author="Nick.Tolimieri" w:date="2022-09-07T13:17:00Z">
                <w:pPr>
                  <w:jc w:val="right"/>
                </w:pPr>
              </w:pPrChange>
            </w:pPr>
            <w:ins w:id="13344" w:author="Nick.Tolimieri" w:date="2022-09-07T13:17:00Z">
              <w:del w:id="13345" w:author="Nick.Tolimieri [2]" w:date="2022-09-09T12:38:00Z">
                <w:r w:rsidRPr="00AE199D" w:rsidDel="001255CF">
                  <w:rPr>
                    <w:rFonts w:asciiTheme="minorHAnsi" w:eastAsiaTheme="minorHAnsi" w:hAnsiTheme="minorHAnsi" w:cstheme="minorBidi"/>
                    <w:sz w:val="22"/>
                    <w:szCs w:val="22"/>
                    <w:rPrChange w:id="13346" w:author="Nick.Tolimieri" w:date="2022-09-07T13:17:00Z">
                      <w:rPr>
                        <w:rFonts w:ascii="Calibri" w:hAnsi="Calibri" w:cs="Calibri"/>
                        <w:color w:val="000000"/>
                        <w:sz w:val="22"/>
                        <w:szCs w:val="22"/>
                      </w:rPr>
                    </w:rPrChange>
                  </w:rPr>
                  <w:delText>25</w:delText>
                </w:r>
              </w:del>
            </w:ins>
          </w:p>
        </w:tc>
        <w:tc>
          <w:tcPr>
            <w:tcW w:w="960" w:type="dxa"/>
            <w:noWrap/>
            <w:hideMark/>
          </w:tcPr>
          <w:p w:rsidR="00AE199D" w:rsidRPr="00AE199D" w:rsidDel="001255CF" w:rsidRDefault="00AE199D">
            <w:pPr>
              <w:ind w:firstLine="0"/>
              <w:rPr>
                <w:ins w:id="13347" w:author="Nick.Tolimieri" w:date="2022-09-07T13:17:00Z"/>
                <w:del w:id="13348" w:author="Nick.Tolimieri [2]" w:date="2022-09-09T12:38:00Z"/>
                <w:rFonts w:asciiTheme="minorHAnsi" w:eastAsiaTheme="minorHAnsi" w:hAnsiTheme="minorHAnsi" w:cstheme="minorBidi"/>
                <w:sz w:val="22"/>
                <w:szCs w:val="22"/>
                <w:rPrChange w:id="13349" w:author="Nick.Tolimieri" w:date="2022-09-07T13:17:00Z">
                  <w:rPr>
                    <w:ins w:id="13350" w:author="Nick.Tolimieri" w:date="2022-09-07T13:17:00Z"/>
                    <w:del w:id="13351" w:author="Nick.Tolimieri [2]" w:date="2022-09-09T12:38:00Z"/>
                    <w:rFonts w:ascii="Calibri" w:hAnsi="Calibri" w:cs="Calibri"/>
                    <w:color w:val="000000"/>
                    <w:sz w:val="22"/>
                    <w:szCs w:val="22"/>
                  </w:rPr>
                </w:rPrChange>
              </w:rPr>
              <w:pPrChange w:id="13352" w:author="Nick.Tolimieri" w:date="2022-09-07T13:17:00Z">
                <w:pPr>
                  <w:jc w:val="right"/>
                </w:pPr>
              </w:pPrChange>
            </w:pPr>
            <w:ins w:id="13353" w:author="Nick.Tolimieri" w:date="2022-09-07T13:17:00Z">
              <w:del w:id="13354" w:author="Nick.Tolimieri [2]" w:date="2022-09-09T12:38:00Z">
                <w:r w:rsidRPr="00AE199D" w:rsidDel="001255CF">
                  <w:rPr>
                    <w:rFonts w:asciiTheme="minorHAnsi" w:eastAsiaTheme="minorHAnsi" w:hAnsiTheme="minorHAnsi" w:cstheme="minorBidi"/>
                    <w:sz w:val="22"/>
                    <w:szCs w:val="22"/>
                    <w:rPrChange w:id="13355" w:author="Nick.Tolimieri" w:date="2022-09-07T13:17:00Z">
                      <w:rPr>
                        <w:rFonts w:ascii="Calibri" w:hAnsi="Calibri" w:cs="Calibri"/>
                        <w:color w:val="000000"/>
                        <w:sz w:val="22"/>
                        <w:szCs w:val="22"/>
                      </w:rPr>
                    </w:rPrChange>
                  </w:rPr>
                  <w:delText>35</w:delText>
                </w:r>
              </w:del>
            </w:ins>
          </w:p>
        </w:tc>
        <w:tc>
          <w:tcPr>
            <w:tcW w:w="960" w:type="dxa"/>
            <w:noWrap/>
            <w:hideMark/>
          </w:tcPr>
          <w:p w:rsidR="00AE199D" w:rsidRPr="00AE199D" w:rsidDel="001255CF" w:rsidRDefault="00AE199D">
            <w:pPr>
              <w:ind w:firstLine="0"/>
              <w:rPr>
                <w:ins w:id="13356" w:author="Nick.Tolimieri" w:date="2022-09-07T13:17:00Z"/>
                <w:del w:id="13357" w:author="Nick.Tolimieri [2]" w:date="2022-09-09T12:38:00Z"/>
                <w:rFonts w:asciiTheme="minorHAnsi" w:eastAsiaTheme="minorHAnsi" w:hAnsiTheme="minorHAnsi" w:cstheme="minorBidi"/>
                <w:sz w:val="22"/>
                <w:szCs w:val="22"/>
                <w:rPrChange w:id="13358" w:author="Nick.Tolimieri" w:date="2022-09-07T13:17:00Z">
                  <w:rPr>
                    <w:ins w:id="13359" w:author="Nick.Tolimieri" w:date="2022-09-07T13:17:00Z"/>
                    <w:del w:id="13360" w:author="Nick.Tolimieri [2]" w:date="2022-09-09T12:38:00Z"/>
                    <w:rFonts w:ascii="Calibri" w:hAnsi="Calibri" w:cs="Calibri"/>
                    <w:color w:val="000000"/>
                    <w:sz w:val="22"/>
                    <w:szCs w:val="22"/>
                  </w:rPr>
                </w:rPrChange>
              </w:rPr>
              <w:pPrChange w:id="13361" w:author="Nick.Tolimieri" w:date="2022-09-07T13:17:00Z">
                <w:pPr>
                  <w:jc w:val="right"/>
                </w:pPr>
              </w:pPrChange>
            </w:pPr>
            <w:ins w:id="13362" w:author="Nick.Tolimieri" w:date="2022-09-07T13:17:00Z">
              <w:del w:id="13363" w:author="Nick.Tolimieri [2]" w:date="2022-09-09T12:38:00Z">
                <w:r w:rsidRPr="00AE199D" w:rsidDel="001255CF">
                  <w:rPr>
                    <w:rFonts w:asciiTheme="minorHAnsi" w:eastAsiaTheme="minorHAnsi" w:hAnsiTheme="minorHAnsi" w:cstheme="minorBidi"/>
                    <w:sz w:val="22"/>
                    <w:szCs w:val="22"/>
                    <w:rPrChange w:id="13364" w:author="Nick.Tolimieri" w:date="2022-09-07T13:17:00Z">
                      <w:rPr>
                        <w:rFonts w:ascii="Calibri" w:hAnsi="Calibri" w:cs="Calibri"/>
                        <w:color w:val="000000"/>
                        <w:sz w:val="22"/>
                        <w:szCs w:val="22"/>
                      </w:rPr>
                    </w:rPrChange>
                  </w:rPr>
                  <w:delText>2</w:delText>
                </w:r>
              </w:del>
            </w:ins>
          </w:p>
        </w:tc>
        <w:tc>
          <w:tcPr>
            <w:tcW w:w="960" w:type="dxa"/>
            <w:noWrap/>
            <w:hideMark/>
          </w:tcPr>
          <w:p w:rsidR="00AE199D" w:rsidRPr="00AE199D" w:rsidDel="001255CF" w:rsidRDefault="00AE199D">
            <w:pPr>
              <w:ind w:firstLine="0"/>
              <w:rPr>
                <w:ins w:id="13365" w:author="Nick.Tolimieri" w:date="2022-09-07T13:17:00Z"/>
                <w:del w:id="13366" w:author="Nick.Tolimieri [2]" w:date="2022-09-09T12:38:00Z"/>
                <w:rFonts w:asciiTheme="minorHAnsi" w:eastAsiaTheme="minorHAnsi" w:hAnsiTheme="minorHAnsi" w:cstheme="minorBidi"/>
                <w:sz w:val="22"/>
                <w:szCs w:val="22"/>
                <w:rPrChange w:id="13367" w:author="Nick.Tolimieri" w:date="2022-09-07T13:17:00Z">
                  <w:rPr>
                    <w:ins w:id="13368" w:author="Nick.Tolimieri" w:date="2022-09-07T13:17:00Z"/>
                    <w:del w:id="13369" w:author="Nick.Tolimieri [2]" w:date="2022-09-09T12:38:00Z"/>
                    <w:rFonts w:ascii="Calibri" w:hAnsi="Calibri" w:cs="Calibri"/>
                    <w:color w:val="000000"/>
                    <w:sz w:val="22"/>
                    <w:szCs w:val="22"/>
                  </w:rPr>
                </w:rPrChange>
              </w:rPr>
              <w:pPrChange w:id="13370" w:author="Nick.Tolimieri" w:date="2022-09-07T13:17:00Z">
                <w:pPr>
                  <w:jc w:val="right"/>
                </w:pPr>
              </w:pPrChange>
            </w:pPr>
            <w:ins w:id="13371" w:author="Nick.Tolimieri" w:date="2022-09-07T13:17:00Z">
              <w:del w:id="13372" w:author="Nick.Tolimieri [2]" w:date="2022-09-09T12:38:00Z">
                <w:r w:rsidRPr="00AE199D" w:rsidDel="001255CF">
                  <w:rPr>
                    <w:rFonts w:asciiTheme="minorHAnsi" w:eastAsiaTheme="minorHAnsi" w:hAnsiTheme="minorHAnsi" w:cstheme="minorBidi"/>
                    <w:sz w:val="22"/>
                    <w:szCs w:val="22"/>
                    <w:rPrChange w:id="13373" w:author="Nick.Tolimieri" w:date="2022-09-07T13:17:00Z">
                      <w:rPr>
                        <w:rFonts w:ascii="Calibri" w:hAnsi="Calibri" w:cs="Calibri"/>
                        <w:color w:val="000000"/>
                        <w:sz w:val="22"/>
                        <w:szCs w:val="22"/>
                      </w:rPr>
                    </w:rPrChange>
                  </w:rPr>
                  <w:delText>30</w:delText>
                </w:r>
              </w:del>
            </w:ins>
          </w:p>
        </w:tc>
        <w:tc>
          <w:tcPr>
            <w:tcW w:w="960" w:type="dxa"/>
            <w:noWrap/>
            <w:hideMark/>
          </w:tcPr>
          <w:p w:rsidR="00AE199D" w:rsidRPr="00AE199D" w:rsidDel="001255CF" w:rsidRDefault="00AE199D">
            <w:pPr>
              <w:ind w:firstLine="0"/>
              <w:rPr>
                <w:ins w:id="13374" w:author="Nick.Tolimieri" w:date="2022-09-07T13:17:00Z"/>
                <w:del w:id="13375" w:author="Nick.Tolimieri [2]" w:date="2022-09-09T12:38:00Z"/>
                <w:rFonts w:asciiTheme="minorHAnsi" w:eastAsiaTheme="minorHAnsi" w:hAnsiTheme="minorHAnsi" w:cstheme="minorBidi"/>
                <w:sz w:val="22"/>
                <w:szCs w:val="22"/>
                <w:rPrChange w:id="13376" w:author="Nick.Tolimieri" w:date="2022-09-07T13:17:00Z">
                  <w:rPr>
                    <w:ins w:id="13377" w:author="Nick.Tolimieri" w:date="2022-09-07T13:17:00Z"/>
                    <w:del w:id="13378" w:author="Nick.Tolimieri [2]" w:date="2022-09-09T12:38:00Z"/>
                    <w:rFonts w:ascii="Calibri" w:hAnsi="Calibri" w:cs="Calibri"/>
                    <w:color w:val="000000"/>
                    <w:sz w:val="22"/>
                    <w:szCs w:val="22"/>
                  </w:rPr>
                </w:rPrChange>
              </w:rPr>
              <w:pPrChange w:id="13379" w:author="Nick.Tolimieri" w:date="2022-09-07T13:17:00Z">
                <w:pPr>
                  <w:jc w:val="right"/>
                </w:pPr>
              </w:pPrChange>
            </w:pPr>
            <w:ins w:id="13380" w:author="Nick.Tolimieri" w:date="2022-09-07T13:17:00Z">
              <w:del w:id="13381" w:author="Nick.Tolimieri [2]" w:date="2022-09-09T12:38:00Z">
                <w:r w:rsidRPr="00AE199D" w:rsidDel="001255CF">
                  <w:rPr>
                    <w:rFonts w:asciiTheme="minorHAnsi" w:eastAsiaTheme="minorHAnsi" w:hAnsiTheme="minorHAnsi" w:cstheme="minorBidi"/>
                    <w:sz w:val="22"/>
                    <w:szCs w:val="22"/>
                    <w:rPrChange w:id="13382" w:author="Nick.Tolimieri" w:date="2022-09-07T13:17:00Z">
                      <w:rPr>
                        <w:rFonts w:ascii="Calibri" w:hAnsi="Calibri" w:cs="Calibri"/>
                        <w:color w:val="000000"/>
                        <w:sz w:val="22"/>
                        <w:szCs w:val="22"/>
                      </w:rPr>
                    </w:rPrChange>
                  </w:rPr>
                  <w:delText>8</w:delText>
                </w:r>
              </w:del>
            </w:ins>
          </w:p>
        </w:tc>
        <w:tc>
          <w:tcPr>
            <w:tcW w:w="960" w:type="dxa"/>
            <w:noWrap/>
            <w:hideMark/>
          </w:tcPr>
          <w:p w:rsidR="00AE199D" w:rsidRPr="00AE199D" w:rsidDel="001255CF" w:rsidRDefault="00AE199D">
            <w:pPr>
              <w:ind w:firstLine="0"/>
              <w:rPr>
                <w:ins w:id="13383" w:author="Nick.Tolimieri" w:date="2022-09-07T13:17:00Z"/>
                <w:del w:id="13384" w:author="Nick.Tolimieri [2]" w:date="2022-09-09T12:38:00Z"/>
                <w:rFonts w:asciiTheme="minorHAnsi" w:eastAsiaTheme="minorHAnsi" w:hAnsiTheme="minorHAnsi" w:cstheme="minorBidi"/>
                <w:sz w:val="22"/>
                <w:szCs w:val="22"/>
                <w:rPrChange w:id="13385" w:author="Nick.Tolimieri" w:date="2022-09-07T13:17:00Z">
                  <w:rPr>
                    <w:ins w:id="13386" w:author="Nick.Tolimieri" w:date="2022-09-07T13:17:00Z"/>
                    <w:del w:id="13387" w:author="Nick.Tolimieri [2]" w:date="2022-09-09T12:38:00Z"/>
                    <w:rFonts w:ascii="Calibri" w:hAnsi="Calibri" w:cs="Calibri"/>
                    <w:color w:val="000000"/>
                    <w:sz w:val="22"/>
                    <w:szCs w:val="22"/>
                  </w:rPr>
                </w:rPrChange>
              </w:rPr>
              <w:pPrChange w:id="13388" w:author="Nick.Tolimieri" w:date="2022-09-07T13:17:00Z">
                <w:pPr>
                  <w:jc w:val="right"/>
                </w:pPr>
              </w:pPrChange>
            </w:pPr>
            <w:ins w:id="13389" w:author="Nick.Tolimieri" w:date="2022-09-07T13:17:00Z">
              <w:del w:id="13390" w:author="Nick.Tolimieri [2]" w:date="2022-09-09T12:38:00Z">
                <w:r w:rsidRPr="00AE199D" w:rsidDel="001255CF">
                  <w:rPr>
                    <w:rFonts w:asciiTheme="minorHAnsi" w:eastAsiaTheme="minorHAnsi" w:hAnsiTheme="minorHAnsi" w:cstheme="minorBidi"/>
                    <w:sz w:val="22"/>
                    <w:szCs w:val="22"/>
                    <w:rPrChange w:id="13391" w:author="Nick.Tolimieri" w:date="2022-09-07T13:17:00Z">
                      <w:rPr>
                        <w:rFonts w:ascii="Calibri" w:hAnsi="Calibri" w:cs="Calibri"/>
                        <w:color w:val="000000"/>
                        <w:sz w:val="22"/>
                        <w:szCs w:val="22"/>
                      </w:rPr>
                    </w:rPrChange>
                  </w:rPr>
                  <w:delText>22</w:delText>
                </w:r>
              </w:del>
            </w:ins>
          </w:p>
        </w:tc>
        <w:tc>
          <w:tcPr>
            <w:tcW w:w="960" w:type="dxa"/>
            <w:noWrap/>
            <w:hideMark/>
          </w:tcPr>
          <w:p w:rsidR="00AE199D" w:rsidRPr="00AE199D" w:rsidDel="001255CF" w:rsidRDefault="00AE199D">
            <w:pPr>
              <w:ind w:firstLine="0"/>
              <w:rPr>
                <w:ins w:id="13392" w:author="Nick.Tolimieri" w:date="2022-09-07T13:17:00Z"/>
                <w:del w:id="13393" w:author="Nick.Tolimieri [2]" w:date="2022-09-09T12:38:00Z"/>
                <w:rFonts w:asciiTheme="minorHAnsi" w:eastAsiaTheme="minorHAnsi" w:hAnsiTheme="minorHAnsi" w:cstheme="minorBidi"/>
                <w:sz w:val="22"/>
                <w:szCs w:val="22"/>
                <w:rPrChange w:id="13394" w:author="Nick.Tolimieri" w:date="2022-09-07T13:17:00Z">
                  <w:rPr>
                    <w:ins w:id="13395" w:author="Nick.Tolimieri" w:date="2022-09-07T13:17:00Z"/>
                    <w:del w:id="13396" w:author="Nick.Tolimieri [2]" w:date="2022-09-09T12:38:00Z"/>
                    <w:rFonts w:ascii="Calibri" w:hAnsi="Calibri" w:cs="Calibri"/>
                    <w:color w:val="000000"/>
                    <w:sz w:val="22"/>
                    <w:szCs w:val="22"/>
                  </w:rPr>
                </w:rPrChange>
              </w:rPr>
              <w:pPrChange w:id="13397" w:author="Nick.Tolimieri" w:date="2022-09-07T13:17:00Z">
                <w:pPr>
                  <w:jc w:val="right"/>
                </w:pPr>
              </w:pPrChange>
            </w:pPr>
            <w:ins w:id="13398" w:author="Nick.Tolimieri" w:date="2022-09-07T13:17:00Z">
              <w:del w:id="13399" w:author="Nick.Tolimieri [2]" w:date="2022-09-09T12:38:00Z">
                <w:r w:rsidRPr="00AE199D" w:rsidDel="001255CF">
                  <w:rPr>
                    <w:rFonts w:asciiTheme="minorHAnsi" w:eastAsiaTheme="minorHAnsi" w:hAnsiTheme="minorHAnsi" w:cstheme="minorBidi"/>
                    <w:sz w:val="22"/>
                    <w:szCs w:val="22"/>
                    <w:rPrChange w:id="13400" w:author="Nick.Tolimieri" w:date="2022-09-07T13:17:00Z">
                      <w:rPr>
                        <w:rFonts w:ascii="Calibri" w:hAnsi="Calibri" w:cs="Calibri"/>
                        <w:color w:val="000000"/>
                        <w:sz w:val="22"/>
                        <w:szCs w:val="22"/>
                      </w:rPr>
                    </w:rPrChange>
                  </w:rPr>
                  <w:delText>2.44</w:delText>
                </w:r>
              </w:del>
            </w:ins>
          </w:p>
        </w:tc>
        <w:tc>
          <w:tcPr>
            <w:tcW w:w="960" w:type="dxa"/>
            <w:noWrap/>
            <w:hideMark/>
          </w:tcPr>
          <w:p w:rsidR="00AE199D" w:rsidRPr="00AE199D" w:rsidDel="001255CF" w:rsidRDefault="00AE199D">
            <w:pPr>
              <w:ind w:firstLine="0"/>
              <w:rPr>
                <w:ins w:id="13401" w:author="Nick.Tolimieri" w:date="2022-09-07T13:17:00Z"/>
                <w:del w:id="13402" w:author="Nick.Tolimieri [2]" w:date="2022-09-09T12:38:00Z"/>
                <w:rFonts w:asciiTheme="minorHAnsi" w:eastAsiaTheme="minorHAnsi" w:hAnsiTheme="minorHAnsi" w:cstheme="minorBidi"/>
                <w:sz w:val="22"/>
                <w:szCs w:val="22"/>
                <w:rPrChange w:id="13403" w:author="Nick.Tolimieri" w:date="2022-09-07T13:17:00Z">
                  <w:rPr>
                    <w:ins w:id="13404" w:author="Nick.Tolimieri" w:date="2022-09-07T13:17:00Z"/>
                    <w:del w:id="13405" w:author="Nick.Tolimieri [2]" w:date="2022-09-09T12:38:00Z"/>
                    <w:rFonts w:ascii="Calibri" w:hAnsi="Calibri" w:cs="Calibri"/>
                    <w:color w:val="000000"/>
                    <w:sz w:val="22"/>
                    <w:szCs w:val="22"/>
                  </w:rPr>
                </w:rPrChange>
              </w:rPr>
              <w:pPrChange w:id="13406" w:author="Nick.Tolimieri" w:date="2022-09-07T13:17:00Z">
                <w:pPr>
                  <w:jc w:val="right"/>
                </w:pPr>
              </w:pPrChange>
            </w:pPr>
            <w:ins w:id="13407" w:author="Nick.Tolimieri" w:date="2022-09-07T13:17:00Z">
              <w:del w:id="13408" w:author="Nick.Tolimieri [2]" w:date="2022-09-09T12:38:00Z">
                <w:r w:rsidRPr="00AE199D" w:rsidDel="001255CF">
                  <w:rPr>
                    <w:rFonts w:asciiTheme="minorHAnsi" w:eastAsiaTheme="minorHAnsi" w:hAnsiTheme="minorHAnsi" w:cstheme="minorBidi"/>
                    <w:sz w:val="22"/>
                    <w:szCs w:val="22"/>
                    <w:rPrChange w:id="13409" w:author="Nick.Tolimieri" w:date="2022-09-07T13:17:00Z">
                      <w:rPr>
                        <w:rFonts w:ascii="Calibri" w:hAnsi="Calibri" w:cs="Calibri"/>
                        <w:color w:val="000000"/>
                        <w:sz w:val="22"/>
                        <w:szCs w:val="22"/>
                      </w:rPr>
                    </w:rPrChange>
                  </w:rPr>
                  <w:delText>0.5</w:delText>
                </w:r>
              </w:del>
            </w:ins>
          </w:p>
        </w:tc>
      </w:tr>
      <w:tr w:rsidR="00AE199D" w:rsidRPr="00AE199D" w:rsidDel="001255CF" w:rsidTr="00AE199D">
        <w:trPr>
          <w:trHeight w:val="300"/>
          <w:ins w:id="13410" w:author="Nick.Tolimieri" w:date="2022-09-07T13:17:00Z"/>
          <w:del w:id="13411" w:author="Nick.Tolimieri [2]" w:date="2022-09-09T12:38:00Z"/>
        </w:trPr>
        <w:tc>
          <w:tcPr>
            <w:tcW w:w="960" w:type="dxa"/>
            <w:noWrap/>
            <w:hideMark/>
          </w:tcPr>
          <w:p w:rsidR="00AE199D" w:rsidRPr="00AE199D" w:rsidDel="001255CF" w:rsidRDefault="00AE199D">
            <w:pPr>
              <w:ind w:firstLine="0"/>
              <w:rPr>
                <w:ins w:id="13412" w:author="Nick.Tolimieri" w:date="2022-09-07T13:17:00Z"/>
                <w:del w:id="13413" w:author="Nick.Tolimieri [2]" w:date="2022-09-09T12:38:00Z"/>
                <w:rFonts w:asciiTheme="minorHAnsi" w:eastAsiaTheme="minorHAnsi" w:hAnsiTheme="minorHAnsi" w:cstheme="minorBidi"/>
                <w:sz w:val="22"/>
                <w:szCs w:val="22"/>
                <w:rPrChange w:id="13414" w:author="Nick.Tolimieri" w:date="2022-09-07T13:17:00Z">
                  <w:rPr>
                    <w:ins w:id="13415" w:author="Nick.Tolimieri" w:date="2022-09-07T13:17:00Z"/>
                    <w:del w:id="13416" w:author="Nick.Tolimieri [2]" w:date="2022-09-09T12:38:00Z"/>
                    <w:rFonts w:ascii="Calibri" w:hAnsi="Calibri" w:cs="Calibri"/>
                    <w:color w:val="000000"/>
                    <w:sz w:val="22"/>
                    <w:szCs w:val="22"/>
                  </w:rPr>
                </w:rPrChange>
              </w:rPr>
              <w:pPrChange w:id="13417" w:author="Nick.Tolimieri" w:date="2022-09-07T13:17:00Z">
                <w:pPr/>
              </w:pPrChange>
            </w:pPr>
            <w:ins w:id="13418" w:author="Nick.Tolimieri" w:date="2022-09-07T13:17:00Z">
              <w:del w:id="13419" w:author="Nick.Tolimieri [2]" w:date="2022-09-09T12:38:00Z">
                <w:r w:rsidRPr="00AE199D" w:rsidDel="001255CF">
                  <w:rPr>
                    <w:rFonts w:asciiTheme="minorHAnsi" w:eastAsiaTheme="minorHAnsi" w:hAnsiTheme="minorHAnsi" w:cstheme="minorBidi"/>
                    <w:sz w:val="22"/>
                    <w:szCs w:val="22"/>
                    <w:rPrChange w:id="13420"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3421" w:author="Nick.Tolimieri" w:date="2022-09-07T13:17:00Z"/>
                <w:del w:id="13422" w:author="Nick.Tolimieri [2]" w:date="2022-09-09T12:38:00Z"/>
                <w:rFonts w:asciiTheme="minorHAnsi" w:eastAsiaTheme="minorHAnsi" w:hAnsiTheme="minorHAnsi" w:cstheme="minorBidi"/>
                <w:sz w:val="22"/>
                <w:szCs w:val="22"/>
                <w:rPrChange w:id="13423" w:author="Nick.Tolimieri" w:date="2022-09-07T13:17:00Z">
                  <w:rPr>
                    <w:ins w:id="13424" w:author="Nick.Tolimieri" w:date="2022-09-07T13:17:00Z"/>
                    <w:del w:id="13425" w:author="Nick.Tolimieri [2]" w:date="2022-09-09T12:38:00Z"/>
                    <w:rFonts w:ascii="Calibri" w:hAnsi="Calibri" w:cs="Calibri"/>
                    <w:color w:val="000000"/>
                    <w:sz w:val="22"/>
                    <w:szCs w:val="22"/>
                  </w:rPr>
                </w:rPrChange>
              </w:rPr>
              <w:pPrChange w:id="13426" w:author="Nick.Tolimieri" w:date="2022-09-07T13:17:00Z">
                <w:pPr>
                  <w:jc w:val="right"/>
                </w:pPr>
              </w:pPrChange>
            </w:pPr>
            <w:ins w:id="13427" w:author="Nick.Tolimieri" w:date="2022-09-07T13:17:00Z">
              <w:del w:id="13428" w:author="Nick.Tolimieri [2]" w:date="2022-09-09T12:38:00Z">
                <w:r w:rsidRPr="00AE199D" w:rsidDel="001255CF">
                  <w:rPr>
                    <w:rFonts w:asciiTheme="minorHAnsi" w:eastAsiaTheme="minorHAnsi" w:hAnsiTheme="minorHAnsi" w:cstheme="minorBidi"/>
                    <w:sz w:val="22"/>
                    <w:szCs w:val="22"/>
                    <w:rPrChange w:id="13429" w:author="Nick.Tolimieri" w:date="2022-09-07T13:17:00Z">
                      <w:rPr>
                        <w:rFonts w:ascii="Calibri" w:hAnsi="Calibri" w:cs="Calibri"/>
                        <w:color w:val="000000"/>
                        <w:sz w:val="22"/>
                        <w:szCs w:val="22"/>
                      </w:rPr>
                    </w:rPrChange>
                  </w:rPr>
                  <w:delText>2014</w:delText>
                </w:r>
              </w:del>
            </w:ins>
          </w:p>
        </w:tc>
        <w:tc>
          <w:tcPr>
            <w:tcW w:w="960" w:type="dxa"/>
            <w:noWrap/>
            <w:hideMark/>
          </w:tcPr>
          <w:p w:rsidR="00AE199D" w:rsidRPr="00AE199D" w:rsidDel="001255CF" w:rsidRDefault="00AE199D">
            <w:pPr>
              <w:ind w:firstLine="0"/>
              <w:rPr>
                <w:ins w:id="13430" w:author="Nick.Tolimieri" w:date="2022-09-07T13:17:00Z"/>
                <w:del w:id="13431" w:author="Nick.Tolimieri [2]" w:date="2022-09-09T12:38:00Z"/>
                <w:rFonts w:asciiTheme="minorHAnsi" w:eastAsiaTheme="minorHAnsi" w:hAnsiTheme="minorHAnsi" w:cstheme="minorBidi"/>
                <w:sz w:val="22"/>
                <w:szCs w:val="22"/>
                <w:rPrChange w:id="13432" w:author="Nick.Tolimieri" w:date="2022-09-07T13:17:00Z">
                  <w:rPr>
                    <w:ins w:id="13433" w:author="Nick.Tolimieri" w:date="2022-09-07T13:17:00Z"/>
                    <w:del w:id="13434" w:author="Nick.Tolimieri [2]" w:date="2022-09-09T12:38:00Z"/>
                    <w:rFonts w:ascii="Calibri" w:hAnsi="Calibri" w:cs="Calibri"/>
                    <w:color w:val="000000"/>
                    <w:sz w:val="22"/>
                    <w:szCs w:val="22"/>
                  </w:rPr>
                </w:rPrChange>
              </w:rPr>
              <w:pPrChange w:id="13435" w:author="Nick.Tolimieri" w:date="2022-09-07T13:17:00Z">
                <w:pPr>
                  <w:jc w:val="right"/>
                </w:pPr>
              </w:pPrChange>
            </w:pPr>
            <w:ins w:id="13436" w:author="Nick.Tolimieri" w:date="2022-09-07T13:17:00Z">
              <w:del w:id="13437" w:author="Nick.Tolimieri [2]" w:date="2022-09-09T12:38:00Z">
                <w:r w:rsidRPr="00AE199D" w:rsidDel="001255CF">
                  <w:rPr>
                    <w:rFonts w:asciiTheme="minorHAnsi" w:eastAsiaTheme="minorHAnsi" w:hAnsiTheme="minorHAnsi" w:cstheme="minorBidi"/>
                    <w:sz w:val="22"/>
                    <w:szCs w:val="22"/>
                    <w:rPrChange w:id="13438" w:author="Nick.Tolimieri" w:date="2022-09-07T13:17:00Z">
                      <w:rPr>
                        <w:rFonts w:ascii="Calibri" w:hAnsi="Calibri" w:cs="Calibri"/>
                        <w:color w:val="000000"/>
                        <w:sz w:val="22"/>
                        <w:szCs w:val="22"/>
                      </w:rPr>
                    </w:rPrChange>
                  </w:rPr>
                  <w:delText>4</w:delText>
                </w:r>
              </w:del>
            </w:ins>
          </w:p>
        </w:tc>
        <w:tc>
          <w:tcPr>
            <w:tcW w:w="960" w:type="dxa"/>
            <w:noWrap/>
            <w:hideMark/>
          </w:tcPr>
          <w:p w:rsidR="00AE199D" w:rsidRPr="00AE199D" w:rsidDel="001255CF" w:rsidRDefault="00AE199D">
            <w:pPr>
              <w:ind w:firstLine="0"/>
              <w:rPr>
                <w:ins w:id="13439" w:author="Nick.Tolimieri" w:date="2022-09-07T13:17:00Z"/>
                <w:del w:id="13440" w:author="Nick.Tolimieri [2]" w:date="2022-09-09T12:38:00Z"/>
                <w:rFonts w:asciiTheme="minorHAnsi" w:eastAsiaTheme="minorHAnsi" w:hAnsiTheme="minorHAnsi" w:cstheme="minorBidi"/>
                <w:sz w:val="22"/>
                <w:szCs w:val="22"/>
                <w:rPrChange w:id="13441" w:author="Nick.Tolimieri" w:date="2022-09-07T13:17:00Z">
                  <w:rPr>
                    <w:ins w:id="13442" w:author="Nick.Tolimieri" w:date="2022-09-07T13:17:00Z"/>
                    <w:del w:id="13443" w:author="Nick.Tolimieri [2]" w:date="2022-09-09T12:38:00Z"/>
                    <w:rFonts w:ascii="Calibri" w:hAnsi="Calibri" w:cs="Calibri"/>
                    <w:color w:val="000000"/>
                    <w:sz w:val="22"/>
                    <w:szCs w:val="22"/>
                  </w:rPr>
                </w:rPrChange>
              </w:rPr>
              <w:pPrChange w:id="13444" w:author="Nick.Tolimieri" w:date="2022-09-07T13:17:00Z">
                <w:pPr>
                  <w:jc w:val="right"/>
                </w:pPr>
              </w:pPrChange>
            </w:pPr>
            <w:ins w:id="13445" w:author="Nick.Tolimieri" w:date="2022-09-07T13:17:00Z">
              <w:del w:id="13446" w:author="Nick.Tolimieri [2]" w:date="2022-09-09T12:38:00Z">
                <w:r w:rsidRPr="00AE199D" w:rsidDel="001255CF">
                  <w:rPr>
                    <w:rFonts w:asciiTheme="minorHAnsi" w:eastAsiaTheme="minorHAnsi" w:hAnsiTheme="minorHAnsi" w:cstheme="minorBidi"/>
                    <w:sz w:val="22"/>
                    <w:szCs w:val="22"/>
                    <w:rPrChange w:id="13447" w:author="Nick.Tolimieri" w:date="2022-09-07T13:17:00Z">
                      <w:rPr>
                        <w:rFonts w:ascii="Calibri" w:hAnsi="Calibri" w:cs="Calibri"/>
                        <w:color w:val="000000"/>
                        <w:sz w:val="22"/>
                        <w:szCs w:val="22"/>
                      </w:rPr>
                    </w:rPrChange>
                  </w:rPr>
                  <w:delText>97</w:delText>
                </w:r>
              </w:del>
            </w:ins>
          </w:p>
        </w:tc>
        <w:tc>
          <w:tcPr>
            <w:tcW w:w="960" w:type="dxa"/>
            <w:noWrap/>
            <w:hideMark/>
          </w:tcPr>
          <w:p w:rsidR="00AE199D" w:rsidRPr="00AE199D" w:rsidDel="001255CF" w:rsidRDefault="00AE199D">
            <w:pPr>
              <w:ind w:firstLine="0"/>
              <w:rPr>
                <w:ins w:id="13448" w:author="Nick.Tolimieri" w:date="2022-09-07T13:17:00Z"/>
                <w:del w:id="13449" w:author="Nick.Tolimieri [2]" w:date="2022-09-09T12:38:00Z"/>
                <w:rFonts w:asciiTheme="minorHAnsi" w:eastAsiaTheme="minorHAnsi" w:hAnsiTheme="minorHAnsi" w:cstheme="minorBidi"/>
                <w:sz w:val="22"/>
                <w:szCs w:val="22"/>
                <w:rPrChange w:id="13450" w:author="Nick.Tolimieri" w:date="2022-09-07T13:17:00Z">
                  <w:rPr>
                    <w:ins w:id="13451" w:author="Nick.Tolimieri" w:date="2022-09-07T13:17:00Z"/>
                    <w:del w:id="13452" w:author="Nick.Tolimieri [2]" w:date="2022-09-09T12:38:00Z"/>
                    <w:rFonts w:ascii="Calibri" w:hAnsi="Calibri" w:cs="Calibri"/>
                    <w:color w:val="000000"/>
                    <w:sz w:val="22"/>
                    <w:szCs w:val="22"/>
                  </w:rPr>
                </w:rPrChange>
              </w:rPr>
              <w:pPrChange w:id="13453" w:author="Nick.Tolimieri" w:date="2022-09-07T13:17:00Z">
                <w:pPr>
                  <w:jc w:val="right"/>
                </w:pPr>
              </w:pPrChange>
            </w:pPr>
            <w:ins w:id="13454" w:author="Nick.Tolimieri" w:date="2022-09-07T13:17:00Z">
              <w:del w:id="13455" w:author="Nick.Tolimieri [2]" w:date="2022-09-09T12:38:00Z">
                <w:r w:rsidRPr="00AE199D" w:rsidDel="001255CF">
                  <w:rPr>
                    <w:rFonts w:asciiTheme="minorHAnsi" w:eastAsiaTheme="minorHAnsi" w:hAnsiTheme="minorHAnsi" w:cstheme="minorBidi"/>
                    <w:sz w:val="22"/>
                    <w:szCs w:val="22"/>
                    <w:rPrChange w:id="13456" w:author="Nick.Tolimieri" w:date="2022-09-07T13:17:00Z">
                      <w:rPr>
                        <w:rFonts w:ascii="Calibri" w:hAnsi="Calibri" w:cs="Calibri"/>
                        <w:color w:val="000000"/>
                        <w:sz w:val="22"/>
                        <w:szCs w:val="22"/>
                      </w:rPr>
                    </w:rPrChange>
                  </w:rPr>
                  <w:delText>3</w:delText>
                </w:r>
              </w:del>
            </w:ins>
          </w:p>
        </w:tc>
        <w:tc>
          <w:tcPr>
            <w:tcW w:w="960" w:type="dxa"/>
            <w:noWrap/>
            <w:hideMark/>
          </w:tcPr>
          <w:p w:rsidR="00AE199D" w:rsidRPr="00AE199D" w:rsidDel="001255CF" w:rsidRDefault="00AE199D">
            <w:pPr>
              <w:ind w:firstLine="0"/>
              <w:rPr>
                <w:ins w:id="13457" w:author="Nick.Tolimieri" w:date="2022-09-07T13:17:00Z"/>
                <w:del w:id="13458" w:author="Nick.Tolimieri [2]" w:date="2022-09-09T12:38:00Z"/>
                <w:rFonts w:asciiTheme="minorHAnsi" w:eastAsiaTheme="minorHAnsi" w:hAnsiTheme="minorHAnsi" w:cstheme="minorBidi"/>
                <w:sz w:val="22"/>
                <w:szCs w:val="22"/>
                <w:rPrChange w:id="13459" w:author="Nick.Tolimieri" w:date="2022-09-07T13:17:00Z">
                  <w:rPr>
                    <w:ins w:id="13460" w:author="Nick.Tolimieri" w:date="2022-09-07T13:17:00Z"/>
                    <w:del w:id="13461" w:author="Nick.Tolimieri [2]" w:date="2022-09-09T12:38:00Z"/>
                    <w:rFonts w:ascii="Calibri" w:hAnsi="Calibri" w:cs="Calibri"/>
                    <w:color w:val="000000"/>
                    <w:sz w:val="22"/>
                    <w:szCs w:val="22"/>
                  </w:rPr>
                </w:rPrChange>
              </w:rPr>
              <w:pPrChange w:id="13462" w:author="Nick.Tolimieri" w:date="2022-09-07T13:17:00Z">
                <w:pPr>
                  <w:jc w:val="right"/>
                </w:pPr>
              </w:pPrChange>
            </w:pPr>
            <w:ins w:id="13463" w:author="Nick.Tolimieri" w:date="2022-09-07T13:17:00Z">
              <w:del w:id="13464" w:author="Nick.Tolimieri [2]" w:date="2022-09-09T12:38:00Z">
                <w:r w:rsidRPr="00AE199D" w:rsidDel="001255CF">
                  <w:rPr>
                    <w:rFonts w:asciiTheme="minorHAnsi" w:eastAsiaTheme="minorHAnsi" w:hAnsiTheme="minorHAnsi" w:cstheme="minorBidi"/>
                    <w:sz w:val="22"/>
                    <w:szCs w:val="22"/>
                    <w:rPrChange w:id="13465" w:author="Nick.Tolimieri" w:date="2022-09-07T13:17:00Z">
                      <w:rPr>
                        <w:rFonts w:ascii="Calibri" w:hAnsi="Calibri" w:cs="Calibri"/>
                        <w:color w:val="000000"/>
                        <w:sz w:val="22"/>
                        <w:szCs w:val="22"/>
                      </w:rPr>
                    </w:rPrChange>
                  </w:rPr>
                  <w:delText>95</w:delText>
                </w:r>
              </w:del>
            </w:ins>
          </w:p>
        </w:tc>
        <w:tc>
          <w:tcPr>
            <w:tcW w:w="960" w:type="dxa"/>
            <w:noWrap/>
            <w:hideMark/>
          </w:tcPr>
          <w:p w:rsidR="00AE199D" w:rsidRPr="00AE199D" w:rsidDel="001255CF" w:rsidRDefault="00AE199D">
            <w:pPr>
              <w:ind w:firstLine="0"/>
              <w:rPr>
                <w:ins w:id="13466" w:author="Nick.Tolimieri" w:date="2022-09-07T13:17:00Z"/>
                <w:del w:id="13467" w:author="Nick.Tolimieri [2]" w:date="2022-09-09T12:38:00Z"/>
                <w:rFonts w:asciiTheme="minorHAnsi" w:eastAsiaTheme="minorHAnsi" w:hAnsiTheme="minorHAnsi" w:cstheme="minorBidi"/>
                <w:sz w:val="22"/>
                <w:szCs w:val="22"/>
                <w:rPrChange w:id="13468" w:author="Nick.Tolimieri" w:date="2022-09-07T13:17:00Z">
                  <w:rPr>
                    <w:ins w:id="13469" w:author="Nick.Tolimieri" w:date="2022-09-07T13:17:00Z"/>
                    <w:del w:id="13470" w:author="Nick.Tolimieri [2]" w:date="2022-09-09T12:38:00Z"/>
                    <w:rFonts w:ascii="Calibri" w:hAnsi="Calibri" w:cs="Calibri"/>
                    <w:color w:val="000000"/>
                    <w:sz w:val="22"/>
                    <w:szCs w:val="22"/>
                  </w:rPr>
                </w:rPrChange>
              </w:rPr>
              <w:pPrChange w:id="13471" w:author="Nick.Tolimieri" w:date="2022-09-07T13:17:00Z">
                <w:pPr>
                  <w:jc w:val="right"/>
                </w:pPr>
              </w:pPrChange>
            </w:pPr>
            <w:ins w:id="13472" w:author="Nick.Tolimieri" w:date="2022-09-07T13:17:00Z">
              <w:del w:id="13473" w:author="Nick.Tolimieri [2]" w:date="2022-09-09T12:38:00Z">
                <w:r w:rsidRPr="00AE199D" w:rsidDel="001255CF">
                  <w:rPr>
                    <w:rFonts w:asciiTheme="minorHAnsi" w:eastAsiaTheme="minorHAnsi" w:hAnsiTheme="minorHAnsi" w:cstheme="minorBidi"/>
                    <w:sz w:val="22"/>
                    <w:szCs w:val="22"/>
                    <w:rPrChange w:id="13474" w:author="Nick.Tolimieri" w:date="2022-09-07T13:17:00Z">
                      <w:rPr>
                        <w:rFonts w:ascii="Calibri" w:hAnsi="Calibri" w:cs="Calibri"/>
                        <w:color w:val="000000"/>
                        <w:sz w:val="22"/>
                        <w:szCs w:val="22"/>
                      </w:rPr>
                    </w:rPrChange>
                  </w:rPr>
                  <w:delText>23</w:delText>
                </w:r>
              </w:del>
            </w:ins>
          </w:p>
        </w:tc>
        <w:tc>
          <w:tcPr>
            <w:tcW w:w="960" w:type="dxa"/>
            <w:noWrap/>
            <w:hideMark/>
          </w:tcPr>
          <w:p w:rsidR="00AE199D" w:rsidRPr="00AE199D" w:rsidDel="001255CF" w:rsidRDefault="00AE199D">
            <w:pPr>
              <w:ind w:firstLine="0"/>
              <w:rPr>
                <w:ins w:id="13475" w:author="Nick.Tolimieri" w:date="2022-09-07T13:17:00Z"/>
                <w:del w:id="13476" w:author="Nick.Tolimieri [2]" w:date="2022-09-09T12:38:00Z"/>
                <w:rFonts w:asciiTheme="minorHAnsi" w:eastAsiaTheme="minorHAnsi" w:hAnsiTheme="minorHAnsi" w:cstheme="minorBidi"/>
                <w:sz w:val="22"/>
                <w:szCs w:val="22"/>
                <w:rPrChange w:id="13477" w:author="Nick.Tolimieri" w:date="2022-09-07T13:17:00Z">
                  <w:rPr>
                    <w:ins w:id="13478" w:author="Nick.Tolimieri" w:date="2022-09-07T13:17:00Z"/>
                    <w:del w:id="13479" w:author="Nick.Tolimieri [2]" w:date="2022-09-09T12:38:00Z"/>
                    <w:rFonts w:ascii="Calibri" w:hAnsi="Calibri" w:cs="Calibri"/>
                    <w:color w:val="000000"/>
                    <w:sz w:val="22"/>
                    <w:szCs w:val="22"/>
                  </w:rPr>
                </w:rPrChange>
              </w:rPr>
              <w:pPrChange w:id="13480" w:author="Nick.Tolimieri" w:date="2022-09-07T13:17:00Z">
                <w:pPr>
                  <w:jc w:val="right"/>
                </w:pPr>
              </w:pPrChange>
            </w:pPr>
            <w:ins w:id="13481" w:author="Nick.Tolimieri" w:date="2022-09-07T13:17:00Z">
              <w:del w:id="13482" w:author="Nick.Tolimieri [2]" w:date="2022-09-09T12:38:00Z">
                <w:r w:rsidRPr="00AE199D" w:rsidDel="001255CF">
                  <w:rPr>
                    <w:rFonts w:asciiTheme="minorHAnsi" w:eastAsiaTheme="minorHAnsi" w:hAnsiTheme="minorHAnsi" w:cstheme="minorBidi"/>
                    <w:sz w:val="22"/>
                    <w:szCs w:val="22"/>
                    <w:rPrChange w:id="13483" w:author="Nick.Tolimieri" w:date="2022-09-07T13:17:00Z">
                      <w:rPr>
                        <w:rFonts w:ascii="Calibri" w:hAnsi="Calibri" w:cs="Calibri"/>
                        <w:color w:val="000000"/>
                        <w:sz w:val="22"/>
                        <w:szCs w:val="22"/>
                      </w:rPr>
                    </w:rPrChange>
                  </w:rPr>
                  <w:delText>47</w:delText>
                </w:r>
              </w:del>
            </w:ins>
          </w:p>
        </w:tc>
        <w:tc>
          <w:tcPr>
            <w:tcW w:w="960" w:type="dxa"/>
            <w:noWrap/>
            <w:hideMark/>
          </w:tcPr>
          <w:p w:rsidR="00AE199D" w:rsidRPr="00AE199D" w:rsidDel="001255CF" w:rsidRDefault="00AE199D">
            <w:pPr>
              <w:ind w:firstLine="0"/>
              <w:rPr>
                <w:ins w:id="13484" w:author="Nick.Tolimieri" w:date="2022-09-07T13:17:00Z"/>
                <w:del w:id="13485" w:author="Nick.Tolimieri [2]" w:date="2022-09-09T12:38:00Z"/>
                <w:rFonts w:asciiTheme="minorHAnsi" w:eastAsiaTheme="minorHAnsi" w:hAnsiTheme="minorHAnsi" w:cstheme="minorBidi"/>
                <w:sz w:val="22"/>
                <w:szCs w:val="22"/>
                <w:rPrChange w:id="13486" w:author="Nick.Tolimieri" w:date="2022-09-07T13:17:00Z">
                  <w:rPr>
                    <w:ins w:id="13487" w:author="Nick.Tolimieri" w:date="2022-09-07T13:17:00Z"/>
                    <w:del w:id="13488" w:author="Nick.Tolimieri [2]" w:date="2022-09-09T12:38:00Z"/>
                    <w:rFonts w:ascii="Calibri" w:hAnsi="Calibri" w:cs="Calibri"/>
                    <w:color w:val="000000"/>
                    <w:sz w:val="22"/>
                    <w:szCs w:val="22"/>
                  </w:rPr>
                </w:rPrChange>
              </w:rPr>
              <w:pPrChange w:id="13489" w:author="Nick.Tolimieri" w:date="2022-09-07T13:17:00Z">
                <w:pPr>
                  <w:jc w:val="right"/>
                </w:pPr>
              </w:pPrChange>
            </w:pPr>
            <w:ins w:id="13490" w:author="Nick.Tolimieri" w:date="2022-09-07T13:17:00Z">
              <w:del w:id="13491" w:author="Nick.Tolimieri [2]" w:date="2022-09-09T12:38:00Z">
                <w:r w:rsidRPr="00AE199D" w:rsidDel="001255CF">
                  <w:rPr>
                    <w:rFonts w:asciiTheme="minorHAnsi" w:eastAsiaTheme="minorHAnsi" w:hAnsiTheme="minorHAnsi" w:cstheme="minorBidi"/>
                    <w:sz w:val="22"/>
                    <w:szCs w:val="22"/>
                    <w:rPrChange w:id="13492" w:author="Nick.Tolimieri" w:date="2022-09-07T13:17:00Z">
                      <w:rPr>
                        <w:rFonts w:ascii="Calibri" w:hAnsi="Calibri" w:cs="Calibri"/>
                        <w:color w:val="000000"/>
                        <w:sz w:val="22"/>
                        <w:szCs w:val="22"/>
                      </w:rPr>
                    </w:rPrChange>
                  </w:rPr>
                  <w:delText>2.41</w:delText>
                </w:r>
              </w:del>
            </w:ins>
          </w:p>
        </w:tc>
        <w:tc>
          <w:tcPr>
            <w:tcW w:w="960" w:type="dxa"/>
            <w:noWrap/>
            <w:hideMark/>
          </w:tcPr>
          <w:p w:rsidR="00AE199D" w:rsidRPr="00AE199D" w:rsidDel="001255CF" w:rsidRDefault="00AE199D">
            <w:pPr>
              <w:ind w:firstLine="0"/>
              <w:rPr>
                <w:ins w:id="13493" w:author="Nick.Tolimieri" w:date="2022-09-07T13:17:00Z"/>
                <w:del w:id="13494" w:author="Nick.Tolimieri [2]" w:date="2022-09-09T12:38:00Z"/>
                <w:rFonts w:asciiTheme="minorHAnsi" w:eastAsiaTheme="minorHAnsi" w:hAnsiTheme="minorHAnsi" w:cstheme="minorBidi"/>
                <w:sz w:val="22"/>
                <w:szCs w:val="22"/>
                <w:rPrChange w:id="13495" w:author="Nick.Tolimieri" w:date="2022-09-07T13:17:00Z">
                  <w:rPr>
                    <w:ins w:id="13496" w:author="Nick.Tolimieri" w:date="2022-09-07T13:17:00Z"/>
                    <w:del w:id="13497" w:author="Nick.Tolimieri [2]" w:date="2022-09-09T12:38:00Z"/>
                    <w:rFonts w:ascii="Calibri" w:hAnsi="Calibri" w:cs="Calibri"/>
                    <w:color w:val="000000"/>
                    <w:sz w:val="22"/>
                    <w:szCs w:val="22"/>
                  </w:rPr>
                </w:rPrChange>
              </w:rPr>
              <w:pPrChange w:id="13498" w:author="Nick.Tolimieri" w:date="2022-09-07T13:17:00Z">
                <w:pPr>
                  <w:jc w:val="right"/>
                </w:pPr>
              </w:pPrChange>
            </w:pPr>
            <w:ins w:id="13499" w:author="Nick.Tolimieri" w:date="2022-09-07T13:17:00Z">
              <w:del w:id="13500" w:author="Nick.Tolimieri [2]" w:date="2022-09-09T12:38:00Z">
                <w:r w:rsidRPr="00AE199D" w:rsidDel="001255CF">
                  <w:rPr>
                    <w:rFonts w:asciiTheme="minorHAnsi" w:eastAsiaTheme="minorHAnsi" w:hAnsiTheme="minorHAnsi" w:cstheme="minorBidi"/>
                    <w:sz w:val="22"/>
                    <w:szCs w:val="22"/>
                    <w:rPrChange w:id="13501" w:author="Nick.Tolimieri" w:date="2022-09-07T13:17:00Z">
                      <w:rPr>
                        <w:rFonts w:ascii="Calibri" w:hAnsi="Calibri" w:cs="Calibri"/>
                        <w:color w:val="000000"/>
                        <w:sz w:val="22"/>
                        <w:szCs w:val="22"/>
                      </w:rPr>
                    </w:rPrChange>
                  </w:rPr>
                  <w:delText>0.56</w:delText>
                </w:r>
              </w:del>
            </w:ins>
          </w:p>
        </w:tc>
      </w:tr>
      <w:tr w:rsidR="00AE199D" w:rsidRPr="00AE199D" w:rsidDel="001255CF" w:rsidTr="00AE199D">
        <w:trPr>
          <w:trHeight w:val="300"/>
          <w:ins w:id="13502" w:author="Nick.Tolimieri" w:date="2022-09-07T13:17:00Z"/>
          <w:del w:id="13503" w:author="Nick.Tolimieri [2]" w:date="2022-09-09T12:38:00Z"/>
        </w:trPr>
        <w:tc>
          <w:tcPr>
            <w:tcW w:w="960" w:type="dxa"/>
            <w:noWrap/>
            <w:hideMark/>
          </w:tcPr>
          <w:p w:rsidR="00AE199D" w:rsidRPr="00AE199D" w:rsidDel="001255CF" w:rsidRDefault="00AE199D">
            <w:pPr>
              <w:ind w:firstLine="0"/>
              <w:rPr>
                <w:ins w:id="13504" w:author="Nick.Tolimieri" w:date="2022-09-07T13:17:00Z"/>
                <w:del w:id="13505" w:author="Nick.Tolimieri [2]" w:date="2022-09-09T12:38:00Z"/>
                <w:rFonts w:asciiTheme="minorHAnsi" w:eastAsiaTheme="minorHAnsi" w:hAnsiTheme="minorHAnsi" w:cstheme="minorBidi"/>
                <w:sz w:val="22"/>
                <w:szCs w:val="22"/>
                <w:rPrChange w:id="13506" w:author="Nick.Tolimieri" w:date="2022-09-07T13:17:00Z">
                  <w:rPr>
                    <w:ins w:id="13507" w:author="Nick.Tolimieri" w:date="2022-09-07T13:17:00Z"/>
                    <w:del w:id="13508" w:author="Nick.Tolimieri [2]" w:date="2022-09-09T12:38:00Z"/>
                    <w:rFonts w:ascii="Calibri" w:hAnsi="Calibri" w:cs="Calibri"/>
                    <w:color w:val="000000"/>
                    <w:sz w:val="22"/>
                    <w:szCs w:val="22"/>
                  </w:rPr>
                </w:rPrChange>
              </w:rPr>
              <w:pPrChange w:id="13509" w:author="Nick.Tolimieri" w:date="2022-09-07T13:17:00Z">
                <w:pPr/>
              </w:pPrChange>
            </w:pPr>
            <w:ins w:id="13510" w:author="Nick.Tolimieri" w:date="2022-09-07T13:17:00Z">
              <w:del w:id="13511" w:author="Nick.Tolimieri [2]" w:date="2022-09-09T12:38:00Z">
                <w:r w:rsidRPr="00AE199D" w:rsidDel="001255CF">
                  <w:rPr>
                    <w:rFonts w:asciiTheme="minorHAnsi" w:eastAsiaTheme="minorHAnsi" w:hAnsiTheme="minorHAnsi" w:cstheme="minorBidi"/>
                    <w:sz w:val="22"/>
                    <w:szCs w:val="22"/>
                    <w:rPrChange w:id="13512" w:author="Nick.Tolimieri" w:date="2022-09-07T13:17:00Z">
                      <w:rPr>
                        <w:rFonts w:ascii="Calibri" w:hAnsi="Calibri" w:cs="Calibri"/>
                        <w:color w:val="000000"/>
                        <w:sz w:val="22"/>
                        <w:szCs w:val="22"/>
                      </w:rPr>
                    </w:rPrChange>
                  </w:rPr>
                  <w:delText>Cape Alava</w:delText>
                </w:r>
              </w:del>
            </w:ins>
          </w:p>
        </w:tc>
        <w:tc>
          <w:tcPr>
            <w:tcW w:w="960" w:type="dxa"/>
            <w:noWrap/>
            <w:hideMark/>
          </w:tcPr>
          <w:p w:rsidR="00AE199D" w:rsidRPr="00AE199D" w:rsidDel="001255CF" w:rsidRDefault="00AE199D">
            <w:pPr>
              <w:ind w:firstLine="0"/>
              <w:rPr>
                <w:ins w:id="13513" w:author="Nick.Tolimieri" w:date="2022-09-07T13:17:00Z"/>
                <w:del w:id="13514" w:author="Nick.Tolimieri [2]" w:date="2022-09-09T12:38:00Z"/>
                <w:rFonts w:asciiTheme="minorHAnsi" w:eastAsiaTheme="minorHAnsi" w:hAnsiTheme="minorHAnsi" w:cstheme="minorBidi"/>
                <w:sz w:val="22"/>
                <w:szCs w:val="22"/>
                <w:rPrChange w:id="13515" w:author="Nick.Tolimieri" w:date="2022-09-07T13:17:00Z">
                  <w:rPr>
                    <w:ins w:id="13516" w:author="Nick.Tolimieri" w:date="2022-09-07T13:17:00Z"/>
                    <w:del w:id="13517" w:author="Nick.Tolimieri [2]" w:date="2022-09-09T12:38:00Z"/>
                    <w:rFonts w:ascii="Calibri" w:hAnsi="Calibri" w:cs="Calibri"/>
                    <w:color w:val="000000"/>
                    <w:sz w:val="22"/>
                    <w:szCs w:val="22"/>
                  </w:rPr>
                </w:rPrChange>
              </w:rPr>
              <w:pPrChange w:id="13518" w:author="Nick.Tolimieri" w:date="2022-09-07T13:17:00Z">
                <w:pPr>
                  <w:jc w:val="right"/>
                </w:pPr>
              </w:pPrChange>
            </w:pPr>
            <w:ins w:id="13519" w:author="Nick.Tolimieri" w:date="2022-09-07T13:17:00Z">
              <w:del w:id="13520" w:author="Nick.Tolimieri [2]" w:date="2022-09-09T12:38:00Z">
                <w:r w:rsidRPr="00AE199D" w:rsidDel="001255CF">
                  <w:rPr>
                    <w:rFonts w:asciiTheme="minorHAnsi" w:eastAsiaTheme="minorHAnsi" w:hAnsiTheme="minorHAnsi" w:cstheme="minorBidi"/>
                    <w:sz w:val="22"/>
                    <w:szCs w:val="22"/>
                    <w:rPrChange w:id="13521" w:author="Nick.Tolimieri" w:date="2022-09-07T13:17:00Z">
                      <w:rPr>
                        <w:rFonts w:ascii="Calibri" w:hAnsi="Calibri" w:cs="Calibri"/>
                        <w:color w:val="000000"/>
                        <w:sz w:val="22"/>
                        <w:szCs w:val="22"/>
                      </w:rPr>
                    </w:rPrChange>
                  </w:rPr>
                  <w:delText>2015</w:delText>
                </w:r>
              </w:del>
            </w:ins>
          </w:p>
        </w:tc>
        <w:tc>
          <w:tcPr>
            <w:tcW w:w="960" w:type="dxa"/>
            <w:noWrap/>
            <w:hideMark/>
          </w:tcPr>
          <w:p w:rsidR="00AE199D" w:rsidRPr="00AE199D" w:rsidDel="001255CF" w:rsidRDefault="00AE199D">
            <w:pPr>
              <w:ind w:firstLine="0"/>
              <w:rPr>
                <w:ins w:id="13522" w:author="Nick.Tolimieri" w:date="2022-09-07T13:17:00Z"/>
                <w:del w:id="13523" w:author="Nick.Tolimieri [2]" w:date="2022-09-09T12:38:00Z"/>
                <w:rFonts w:asciiTheme="minorHAnsi" w:eastAsiaTheme="minorHAnsi" w:hAnsiTheme="minorHAnsi" w:cstheme="minorBidi"/>
                <w:sz w:val="22"/>
                <w:szCs w:val="22"/>
                <w:rPrChange w:id="13524" w:author="Nick.Tolimieri" w:date="2022-09-07T13:17:00Z">
                  <w:rPr>
                    <w:ins w:id="13525" w:author="Nick.Tolimieri" w:date="2022-09-07T13:17:00Z"/>
                    <w:del w:id="13526" w:author="Nick.Tolimieri [2]" w:date="2022-09-09T12:38:00Z"/>
                    <w:rFonts w:ascii="Calibri" w:hAnsi="Calibri" w:cs="Calibri"/>
                    <w:color w:val="000000"/>
                    <w:sz w:val="22"/>
                    <w:szCs w:val="22"/>
                  </w:rPr>
                </w:rPrChange>
              </w:rPr>
              <w:pPrChange w:id="13527" w:author="Nick.Tolimieri" w:date="2022-09-07T13:17:00Z">
                <w:pPr>
                  <w:jc w:val="right"/>
                </w:pPr>
              </w:pPrChange>
            </w:pPr>
            <w:ins w:id="13528" w:author="Nick.Tolimieri" w:date="2022-09-07T13:17:00Z">
              <w:del w:id="13529" w:author="Nick.Tolimieri [2]" w:date="2022-09-09T12:38:00Z">
                <w:r w:rsidRPr="00AE199D" w:rsidDel="001255CF">
                  <w:rPr>
                    <w:rFonts w:asciiTheme="minorHAnsi" w:eastAsiaTheme="minorHAnsi" w:hAnsiTheme="minorHAnsi" w:cstheme="minorBidi"/>
                    <w:sz w:val="22"/>
                    <w:szCs w:val="22"/>
                    <w:rPrChange w:id="13530" w:author="Nick.Tolimieri" w:date="2022-09-07T13:17:00Z">
                      <w:rPr>
                        <w:rFonts w:ascii="Calibri" w:hAnsi="Calibri" w:cs="Calibri"/>
                        <w:color w:val="000000"/>
                        <w:sz w:val="22"/>
                        <w:szCs w:val="22"/>
                      </w:rPr>
                    </w:rPrChange>
                  </w:rPr>
                  <w:delText>0</w:delText>
                </w:r>
              </w:del>
            </w:ins>
          </w:p>
        </w:tc>
        <w:tc>
          <w:tcPr>
            <w:tcW w:w="960" w:type="dxa"/>
            <w:noWrap/>
            <w:hideMark/>
          </w:tcPr>
          <w:p w:rsidR="00AE199D" w:rsidRPr="00AE199D" w:rsidDel="001255CF" w:rsidRDefault="00AE199D">
            <w:pPr>
              <w:ind w:firstLine="0"/>
              <w:rPr>
                <w:ins w:id="13531" w:author="Nick.Tolimieri" w:date="2022-09-07T13:17:00Z"/>
                <w:del w:id="13532" w:author="Nick.Tolimieri [2]" w:date="2022-09-09T12:38:00Z"/>
                <w:rFonts w:asciiTheme="minorHAnsi" w:eastAsiaTheme="minorHAnsi" w:hAnsiTheme="minorHAnsi" w:cstheme="minorBidi"/>
                <w:sz w:val="22"/>
                <w:szCs w:val="22"/>
                <w:rPrChange w:id="13533" w:author="Nick.Tolimieri" w:date="2022-09-07T13:17:00Z">
                  <w:rPr>
                    <w:ins w:id="13534" w:author="Nick.Tolimieri" w:date="2022-09-07T13:17:00Z"/>
                    <w:del w:id="13535" w:author="Nick.Tolimieri [2]" w:date="2022-09-09T12:38:00Z"/>
                    <w:rFonts w:ascii="Calibri" w:hAnsi="Calibri" w:cs="Calibri"/>
                    <w:color w:val="000000"/>
                    <w:sz w:val="22"/>
                    <w:szCs w:val="22"/>
                  </w:rPr>
                </w:rPrChange>
              </w:rPr>
              <w:pPrChange w:id="13536" w:author="Nick.Tolimieri" w:date="2022-09-07T13:17:00Z">
                <w:pPr>
                  <w:jc w:val="right"/>
                </w:pPr>
              </w:pPrChange>
            </w:pPr>
            <w:ins w:id="13537" w:author="Nick.Tolimieri" w:date="2022-09-07T13:17:00Z">
              <w:del w:id="13538" w:author="Nick.Tolimieri [2]" w:date="2022-09-09T12:38:00Z">
                <w:r w:rsidRPr="00AE199D" w:rsidDel="001255CF">
                  <w:rPr>
                    <w:rFonts w:asciiTheme="minorHAnsi" w:eastAsiaTheme="minorHAnsi" w:hAnsiTheme="minorHAnsi" w:cstheme="minorBidi"/>
                    <w:sz w:val="22"/>
                    <w:szCs w:val="22"/>
                    <w:rPrChange w:id="13539" w:author="Nick.Tolimieri" w:date="2022-09-07T13:17:00Z">
                      <w:rPr>
                        <w:rFonts w:ascii="Calibri" w:hAnsi="Calibri" w:cs="Calibri"/>
                        <w:color w:val="000000"/>
                        <w:sz w:val="22"/>
                        <w:szCs w:val="22"/>
                      </w:rPr>
                    </w:rPrChange>
                  </w:rPr>
                  <w:delText>137</w:delText>
                </w:r>
              </w:del>
            </w:ins>
          </w:p>
        </w:tc>
        <w:tc>
          <w:tcPr>
            <w:tcW w:w="960" w:type="dxa"/>
            <w:noWrap/>
            <w:hideMark/>
          </w:tcPr>
          <w:p w:rsidR="00AE199D" w:rsidRPr="00AE199D" w:rsidDel="001255CF" w:rsidRDefault="00AE199D">
            <w:pPr>
              <w:ind w:firstLine="0"/>
              <w:rPr>
                <w:ins w:id="13540" w:author="Nick.Tolimieri" w:date="2022-09-07T13:17:00Z"/>
                <w:del w:id="13541" w:author="Nick.Tolimieri [2]" w:date="2022-09-09T12:38:00Z"/>
                <w:rFonts w:asciiTheme="minorHAnsi" w:eastAsiaTheme="minorHAnsi" w:hAnsiTheme="minorHAnsi" w:cstheme="minorBidi"/>
                <w:sz w:val="22"/>
                <w:szCs w:val="22"/>
                <w:rPrChange w:id="13542" w:author="Nick.Tolimieri" w:date="2022-09-07T13:17:00Z">
                  <w:rPr>
                    <w:ins w:id="13543" w:author="Nick.Tolimieri" w:date="2022-09-07T13:17:00Z"/>
                    <w:del w:id="13544" w:author="Nick.Tolimieri [2]" w:date="2022-09-09T12:38:00Z"/>
                    <w:rFonts w:ascii="Calibri" w:hAnsi="Calibri" w:cs="Calibri"/>
                    <w:color w:val="000000"/>
                    <w:sz w:val="22"/>
                    <w:szCs w:val="22"/>
                  </w:rPr>
                </w:rPrChange>
              </w:rPr>
              <w:pPrChange w:id="13545" w:author="Nick.Tolimieri" w:date="2022-09-07T13:17:00Z">
                <w:pPr>
                  <w:jc w:val="right"/>
                </w:pPr>
              </w:pPrChange>
            </w:pPr>
            <w:ins w:id="13546" w:author="Nick.Tolimieri" w:date="2022-09-07T13:17:00Z">
              <w:del w:id="13547" w:author="Nick.Tolimieri [2]" w:date="2022-09-09T12:38:00Z">
                <w:r w:rsidRPr="00AE199D" w:rsidDel="001255CF">
                  <w:rPr>
                    <w:rFonts w:asciiTheme="minorHAnsi" w:eastAsiaTheme="minorHAnsi" w:hAnsiTheme="minorHAnsi" w:cstheme="minorBidi"/>
                    <w:sz w:val="22"/>
                    <w:szCs w:val="22"/>
                    <w:rPrChange w:id="13548" w:author="Nick.Tolimieri" w:date="2022-09-07T13:17:00Z">
                      <w:rPr>
                        <w:rFonts w:ascii="Calibri" w:hAnsi="Calibri" w:cs="Calibri"/>
                        <w:color w:val="000000"/>
                        <w:sz w:val="22"/>
                        <w:szCs w:val="22"/>
                      </w:rPr>
                    </w:rPrChange>
                  </w:rPr>
                  <w:delText>10</w:delText>
                </w:r>
              </w:del>
            </w:ins>
          </w:p>
        </w:tc>
        <w:tc>
          <w:tcPr>
            <w:tcW w:w="960" w:type="dxa"/>
            <w:noWrap/>
            <w:hideMark/>
          </w:tcPr>
          <w:p w:rsidR="00AE199D" w:rsidRPr="00AE199D" w:rsidDel="001255CF" w:rsidRDefault="00AE199D">
            <w:pPr>
              <w:ind w:firstLine="0"/>
              <w:rPr>
                <w:ins w:id="13549" w:author="Nick.Tolimieri" w:date="2022-09-07T13:17:00Z"/>
                <w:del w:id="13550" w:author="Nick.Tolimieri [2]" w:date="2022-09-09T12:38:00Z"/>
                <w:rFonts w:asciiTheme="minorHAnsi" w:eastAsiaTheme="minorHAnsi" w:hAnsiTheme="minorHAnsi" w:cstheme="minorBidi"/>
                <w:sz w:val="22"/>
                <w:szCs w:val="22"/>
                <w:rPrChange w:id="13551" w:author="Nick.Tolimieri" w:date="2022-09-07T13:17:00Z">
                  <w:rPr>
                    <w:ins w:id="13552" w:author="Nick.Tolimieri" w:date="2022-09-07T13:17:00Z"/>
                    <w:del w:id="13553" w:author="Nick.Tolimieri [2]" w:date="2022-09-09T12:38:00Z"/>
                    <w:rFonts w:ascii="Calibri" w:hAnsi="Calibri" w:cs="Calibri"/>
                    <w:color w:val="000000"/>
                    <w:sz w:val="22"/>
                    <w:szCs w:val="22"/>
                  </w:rPr>
                </w:rPrChange>
              </w:rPr>
              <w:pPrChange w:id="13554" w:author="Nick.Tolimieri" w:date="2022-09-07T13:17:00Z">
                <w:pPr>
                  <w:jc w:val="right"/>
                </w:pPr>
              </w:pPrChange>
            </w:pPr>
            <w:ins w:id="13555" w:author="Nick.Tolimieri" w:date="2022-09-07T13:17:00Z">
              <w:del w:id="13556" w:author="Nick.Tolimieri [2]" w:date="2022-09-09T12:38:00Z">
                <w:r w:rsidRPr="00AE199D" w:rsidDel="001255CF">
                  <w:rPr>
                    <w:rFonts w:asciiTheme="minorHAnsi" w:eastAsiaTheme="minorHAnsi" w:hAnsiTheme="minorHAnsi" w:cstheme="minorBidi"/>
                    <w:sz w:val="22"/>
                    <w:szCs w:val="22"/>
                    <w:rPrChange w:id="13557" w:author="Nick.Tolimieri" w:date="2022-09-07T13:17:00Z">
                      <w:rPr>
                        <w:rFonts w:ascii="Calibri" w:hAnsi="Calibri" w:cs="Calibri"/>
                        <w:color w:val="000000"/>
                        <w:sz w:val="22"/>
                        <w:szCs w:val="22"/>
                      </w:rPr>
                    </w:rPrChange>
                  </w:rPr>
                  <w:delText>114</w:delText>
                </w:r>
              </w:del>
            </w:ins>
          </w:p>
        </w:tc>
        <w:tc>
          <w:tcPr>
            <w:tcW w:w="960" w:type="dxa"/>
            <w:noWrap/>
            <w:hideMark/>
          </w:tcPr>
          <w:p w:rsidR="00AE199D" w:rsidRPr="00AE199D" w:rsidDel="001255CF" w:rsidRDefault="00AE199D">
            <w:pPr>
              <w:ind w:firstLine="0"/>
              <w:rPr>
                <w:ins w:id="13558" w:author="Nick.Tolimieri" w:date="2022-09-07T13:17:00Z"/>
                <w:del w:id="13559" w:author="Nick.Tolimieri [2]" w:date="2022-09-09T12:38:00Z"/>
                <w:rFonts w:asciiTheme="minorHAnsi" w:eastAsiaTheme="minorHAnsi" w:hAnsiTheme="minorHAnsi" w:cstheme="minorBidi"/>
                <w:sz w:val="22"/>
                <w:szCs w:val="22"/>
                <w:rPrChange w:id="13560" w:author="Nick.Tolimieri" w:date="2022-09-07T13:17:00Z">
                  <w:rPr>
                    <w:ins w:id="13561" w:author="Nick.Tolimieri" w:date="2022-09-07T13:17:00Z"/>
                    <w:del w:id="13562" w:author="Nick.Tolimieri [2]" w:date="2022-09-09T12:38:00Z"/>
                    <w:rFonts w:ascii="Calibri" w:hAnsi="Calibri" w:cs="Calibri"/>
                    <w:color w:val="000000"/>
                    <w:sz w:val="22"/>
                    <w:szCs w:val="22"/>
                  </w:rPr>
                </w:rPrChange>
              </w:rPr>
              <w:pPrChange w:id="13563" w:author="Nick.Tolimieri" w:date="2022-09-07T13:17:00Z">
                <w:pPr>
                  <w:jc w:val="right"/>
                </w:pPr>
              </w:pPrChange>
            </w:pPr>
            <w:ins w:id="13564" w:author="Nick.Tolimieri" w:date="2022-09-07T13:17:00Z">
              <w:del w:id="13565" w:author="Nick.Tolimieri [2]" w:date="2022-09-09T12:38:00Z">
                <w:r w:rsidRPr="00AE199D" w:rsidDel="001255CF">
                  <w:rPr>
                    <w:rFonts w:asciiTheme="minorHAnsi" w:eastAsiaTheme="minorHAnsi" w:hAnsiTheme="minorHAnsi" w:cstheme="minorBidi"/>
                    <w:sz w:val="22"/>
                    <w:szCs w:val="22"/>
                    <w:rPrChange w:id="13566" w:author="Nick.Tolimieri" w:date="2022-09-07T13:17:00Z">
                      <w:rPr>
                        <w:rFonts w:ascii="Calibri" w:hAnsi="Calibri" w:cs="Calibri"/>
                        <w:color w:val="000000"/>
                        <w:sz w:val="22"/>
                        <w:szCs w:val="22"/>
                      </w:rPr>
                    </w:rPrChange>
                  </w:rPr>
                  <w:delText>5</w:delText>
                </w:r>
              </w:del>
            </w:ins>
          </w:p>
        </w:tc>
        <w:tc>
          <w:tcPr>
            <w:tcW w:w="960" w:type="dxa"/>
            <w:noWrap/>
            <w:hideMark/>
          </w:tcPr>
          <w:p w:rsidR="00AE199D" w:rsidRPr="00AE199D" w:rsidDel="001255CF" w:rsidRDefault="00AE199D">
            <w:pPr>
              <w:ind w:firstLine="0"/>
              <w:rPr>
                <w:ins w:id="13567" w:author="Nick.Tolimieri" w:date="2022-09-07T13:17:00Z"/>
                <w:del w:id="13568" w:author="Nick.Tolimieri [2]" w:date="2022-09-09T12:38:00Z"/>
                <w:rFonts w:asciiTheme="minorHAnsi" w:eastAsiaTheme="minorHAnsi" w:hAnsiTheme="minorHAnsi" w:cstheme="minorBidi"/>
                <w:sz w:val="22"/>
                <w:szCs w:val="22"/>
                <w:rPrChange w:id="13569" w:author="Nick.Tolimieri" w:date="2022-09-07T13:17:00Z">
                  <w:rPr>
                    <w:ins w:id="13570" w:author="Nick.Tolimieri" w:date="2022-09-07T13:17:00Z"/>
                    <w:del w:id="13571" w:author="Nick.Tolimieri [2]" w:date="2022-09-09T12:38:00Z"/>
                    <w:rFonts w:ascii="Calibri" w:hAnsi="Calibri" w:cs="Calibri"/>
                    <w:color w:val="000000"/>
                    <w:sz w:val="22"/>
                    <w:szCs w:val="22"/>
                  </w:rPr>
                </w:rPrChange>
              </w:rPr>
              <w:pPrChange w:id="13572" w:author="Nick.Tolimieri" w:date="2022-09-07T13:17:00Z">
                <w:pPr>
                  <w:jc w:val="right"/>
                </w:pPr>
              </w:pPrChange>
            </w:pPr>
            <w:ins w:id="13573" w:author="Nick.Tolimieri" w:date="2022-09-07T13:17:00Z">
              <w:del w:id="13574" w:author="Nick.Tolimieri [2]" w:date="2022-09-09T12:38:00Z">
                <w:r w:rsidRPr="00AE199D" w:rsidDel="001255CF">
                  <w:rPr>
                    <w:rFonts w:asciiTheme="minorHAnsi" w:eastAsiaTheme="minorHAnsi" w:hAnsiTheme="minorHAnsi" w:cstheme="minorBidi"/>
                    <w:sz w:val="22"/>
                    <w:szCs w:val="22"/>
                    <w:rPrChange w:id="13575" w:author="Nick.Tolimieri" w:date="2022-09-07T13:17:00Z">
                      <w:rPr>
                        <w:rFonts w:ascii="Calibri" w:hAnsi="Calibri" w:cs="Calibri"/>
                        <w:color w:val="000000"/>
                        <w:sz w:val="22"/>
                        <w:szCs w:val="22"/>
                      </w:rPr>
                    </w:rPrChange>
                  </w:rPr>
                  <w:delText>36</w:delText>
                </w:r>
              </w:del>
            </w:ins>
          </w:p>
        </w:tc>
        <w:tc>
          <w:tcPr>
            <w:tcW w:w="960" w:type="dxa"/>
            <w:noWrap/>
            <w:hideMark/>
          </w:tcPr>
          <w:p w:rsidR="00AE199D" w:rsidRPr="00AE199D" w:rsidDel="001255CF" w:rsidRDefault="00AE199D">
            <w:pPr>
              <w:ind w:firstLine="0"/>
              <w:rPr>
                <w:ins w:id="13576" w:author="Nick.Tolimieri" w:date="2022-09-07T13:17:00Z"/>
                <w:del w:id="13577" w:author="Nick.Tolimieri [2]" w:date="2022-09-09T12:38:00Z"/>
                <w:rFonts w:asciiTheme="minorHAnsi" w:eastAsiaTheme="minorHAnsi" w:hAnsiTheme="minorHAnsi" w:cstheme="minorBidi"/>
                <w:sz w:val="22"/>
                <w:szCs w:val="22"/>
                <w:rPrChange w:id="13578" w:author="Nick.Tolimieri" w:date="2022-09-07T13:17:00Z">
                  <w:rPr>
                    <w:ins w:id="13579" w:author="Nick.Tolimieri" w:date="2022-09-07T13:17:00Z"/>
                    <w:del w:id="13580" w:author="Nick.Tolimieri [2]" w:date="2022-09-09T12:38:00Z"/>
                    <w:rFonts w:ascii="Calibri" w:hAnsi="Calibri" w:cs="Calibri"/>
                    <w:color w:val="000000"/>
                    <w:sz w:val="22"/>
                    <w:szCs w:val="22"/>
                  </w:rPr>
                </w:rPrChange>
              </w:rPr>
              <w:pPrChange w:id="13581" w:author="Nick.Tolimieri" w:date="2022-09-07T13:17:00Z">
                <w:pPr>
                  <w:jc w:val="right"/>
                </w:pPr>
              </w:pPrChange>
            </w:pPr>
            <w:ins w:id="13582" w:author="Nick.Tolimieri" w:date="2022-09-07T13:17:00Z">
              <w:del w:id="13583" w:author="Nick.Tolimieri [2]" w:date="2022-09-09T12:38:00Z">
                <w:r w:rsidRPr="00AE199D" w:rsidDel="001255CF">
                  <w:rPr>
                    <w:rFonts w:asciiTheme="minorHAnsi" w:eastAsiaTheme="minorHAnsi" w:hAnsiTheme="minorHAnsi" w:cstheme="minorBidi"/>
                    <w:sz w:val="22"/>
                    <w:szCs w:val="22"/>
                    <w:rPrChange w:id="13584" w:author="Nick.Tolimieri" w:date="2022-09-07T13:17:00Z">
                      <w:rPr>
                        <w:rFonts w:ascii="Calibri" w:hAnsi="Calibri" w:cs="Calibri"/>
                        <w:color w:val="000000"/>
                        <w:sz w:val="22"/>
                        <w:szCs w:val="22"/>
                      </w:rPr>
                    </w:rPrChange>
                  </w:rPr>
                  <w:delText>1.68</w:delText>
                </w:r>
              </w:del>
            </w:ins>
          </w:p>
        </w:tc>
        <w:tc>
          <w:tcPr>
            <w:tcW w:w="960" w:type="dxa"/>
            <w:noWrap/>
            <w:hideMark/>
          </w:tcPr>
          <w:p w:rsidR="00AE199D" w:rsidRPr="00AE199D" w:rsidDel="001255CF" w:rsidRDefault="00AE199D">
            <w:pPr>
              <w:ind w:firstLine="0"/>
              <w:rPr>
                <w:ins w:id="13585" w:author="Nick.Tolimieri" w:date="2022-09-07T13:17:00Z"/>
                <w:del w:id="13586" w:author="Nick.Tolimieri [2]" w:date="2022-09-09T12:38:00Z"/>
                <w:rFonts w:asciiTheme="minorHAnsi" w:eastAsiaTheme="minorHAnsi" w:hAnsiTheme="minorHAnsi" w:cstheme="minorBidi"/>
                <w:sz w:val="22"/>
                <w:szCs w:val="22"/>
                <w:rPrChange w:id="13587" w:author="Nick.Tolimieri" w:date="2022-09-07T13:17:00Z">
                  <w:rPr>
                    <w:ins w:id="13588" w:author="Nick.Tolimieri" w:date="2022-09-07T13:17:00Z"/>
                    <w:del w:id="13589" w:author="Nick.Tolimieri [2]" w:date="2022-09-09T12:38:00Z"/>
                    <w:rFonts w:ascii="Calibri" w:hAnsi="Calibri" w:cs="Calibri"/>
                    <w:color w:val="000000"/>
                    <w:sz w:val="22"/>
                    <w:szCs w:val="22"/>
                  </w:rPr>
                </w:rPrChange>
              </w:rPr>
              <w:pPrChange w:id="13590" w:author="Nick.Tolimieri" w:date="2022-09-07T13:17:00Z">
                <w:pPr>
                  <w:jc w:val="right"/>
                </w:pPr>
              </w:pPrChange>
            </w:pPr>
            <w:ins w:id="13591" w:author="Nick.Tolimieri" w:date="2022-09-07T13:17:00Z">
              <w:del w:id="13592" w:author="Nick.Tolimieri [2]" w:date="2022-09-09T12:38:00Z">
                <w:r w:rsidRPr="00AE199D" w:rsidDel="001255CF">
                  <w:rPr>
                    <w:rFonts w:asciiTheme="minorHAnsi" w:eastAsiaTheme="minorHAnsi" w:hAnsiTheme="minorHAnsi" w:cstheme="minorBidi"/>
                    <w:sz w:val="22"/>
                    <w:szCs w:val="22"/>
                    <w:rPrChange w:id="13593" w:author="Nick.Tolimieri" w:date="2022-09-07T13:17:00Z">
                      <w:rPr>
                        <w:rFonts w:ascii="Calibri" w:hAnsi="Calibri" w:cs="Calibri"/>
                        <w:color w:val="000000"/>
                        <w:sz w:val="22"/>
                        <w:szCs w:val="22"/>
                      </w:rPr>
                    </w:rPrChange>
                  </w:rPr>
                  <w:delText>0.22</w:delText>
                </w:r>
              </w:del>
            </w:ins>
          </w:p>
        </w:tc>
      </w:tr>
    </w:tbl>
    <w:p w:rsidR="001A7F6C" w:rsidDel="001255CF" w:rsidRDefault="001A7F6C">
      <w:pPr>
        <w:ind w:firstLine="0"/>
        <w:rPr>
          <w:del w:id="13594" w:author="Nick.Tolimieri [2]" w:date="2022-09-09T12:38:00Z"/>
          <w:rFonts w:asciiTheme="minorHAnsi" w:eastAsiaTheme="minorHAnsi" w:hAnsiTheme="minorHAnsi" w:cstheme="minorBidi"/>
          <w:sz w:val="22"/>
          <w:szCs w:val="22"/>
          <w:lang w:val="en-US"/>
        </w:rPr>
      </w:pPr>
    </w:p>
    <w:p w:rsidR="00B7111A" w:rsidDel="001255CF" w:rsidRDefault="00B7111A">
      <w:pPr>
        <w:rPr>
          <w:del w:id="13595" w:author="Nick.Tolimieri [2]" w:date="2022-09-09T12:38:00Z"/>
          <w:rFonts w:asciiTheme="minorHAnsi" w:eastAsiaTheme="minorHAnsi" w:hAnsiTheme="minorHAnsi" w:cstheme="minorBidi"/>
          <w:sz w:val="22"/>
          <w:szCs w:val="22"/>
          <w:lang w:val="en-US"/>
        </w:rPr>
      </w:pPr>
    </w:p>
    <w:p w:rsidR="00277D38" w:rsidRDefault="00B7111A" w:rsidP="00277D38">
      <w:pPr>
        <w:rPr>
          <w:ins w:id="13596" w:author="Nick.Tolimieri" w:date="2022-09-02T10:21:00Z"/>
        </w:rPr>
      </w:pPr>
      <w:ins w:id="13597" w:author="Nick.Tolimieri" w:date="2022-09-02T11:51:00Z">
        <w:r>
          <w:fldChar w:fldCharType="end"/>
        </w:r>
      </w:ins>
      <w:ins w:id="13598" w:author="Nick.Tolimieri" w:date="2022-09-02T10:21:00Z">
        <w:r w:rsidR="00277D38">
          <w:br w:type="page"/>
        </w:r>
      </w:ins>
    </w:p>
    <w:p w:rsidR="00277D38" w:rsidRPr="001255CF" w:rsidRDefault="00277D38">
      <w:pPr>
        <w:pPrChange w:id="13599" w:author="Nick.Tolimieri" w:date="2022-09-02T10:21:00Z">
          <w:pPr>
            <w:pStyle w:val="Heading2"/>
          </w:pPr>
        </w:pPrChange>
      </w:pPr>
    </w:p>
    <w:p w:rsidR="0038698C" w:rsidRDefault="0038698C" w:rsidP="0038698C">
      <w:pPr>
        <w:pStyle w:val="Heading5"/>
        <w:ind w:right="810"/>
      </w:pPr>
      <w:bookmarkStart w:id="13600" w:name="_4nmytzjag5o2" w:colFirst="0" w:colLast="0"/>
      <w:bookmarkEnd w:id="13600"/>
      <w:r>
        <w:t xml:space="preserve">Table </w:t>
      </w:r>
      <w:del w:id="13601" w:author="Nick.Tolimieri" w:date="2022-09-02T10:15:00Z">
        <w:r w:rsidDel="00B14AC6">
          <w:delText>S6</w:delText>
        </w:r>
      </w:del>
      <w:ins w:id="13602" w:author="Nick.Tolimieri" w:date="2022-09-02T10:15:00Z">
        <w:r w:rsidR="00B14AC6">
          <w:t>S7</w:t>
        </w:r>
      </w:ins>
      <w:r>
        <w:t>. Results of permutation-based multivariate analysis of variance PerMANOVA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3603" w:name="_pgddbdrpqrf3" w:colFirst="0" w:colLast="0"/>
      <w:bookmarkEnd w:id="13603"/>
    </w:p>
    <w:p w:rsidR="0038698C" w:rsidRDefault="0038698C" w:rsidP="0038698C">
      <w:pPr>
        <w:pStyle w:val="Heading5"/>
        <w:ind w:right="720"/>
      </w:pPr>
      <w:r>
        <w:t xml:space="preserve">Table </w:t>
      </w:r>
      <w:del w:id="13604" w:author="Nick.Tolimieri" w:date="2022-09-02T10:15:00Z">
        <w:r w:rsidDel="00B14AC6">
          <w:delText>S7</w:delText>
        </w:r>
      </w:del>
      <w:ins w:id="13605" w:author="Nick.Tolimieri" w:date="2022-09-02T10:15:00Z">
        <w:r w:rsidR="00B14AC6">
          <w:t>S8</w:t>
        </w:r>
      </w:ins>
      <w:r>
        <w:t>. Results of permutation-based multivariate analysis of variance PerMANOVA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3606" w:name="_2scs6bp8gdub" w:colFirst="0" w:colLast="0"/>
      <w:bookmarkEnd w:id="13606"/>
      <w:r>
        <w:br w:type="page"/>
      </w:r>
    </w:p>
    <w:p w:rsidR="0038698C" w:rsidRDefault="0038698C" w:rsidP="0038698C">
      <w:pPr>
        <w:pStyle w:val="Heading5"/>
        <w:ind w:right="900"/>
      </w:pPr>
      <w:bookmarkStart w:id="13607" w:name="_pq9iyiy0gnbe" w:colFirst="0" w:colLast="0"/>
      <w:bookmarkEnd w:id="13607"/>
      <w:r>
        <w:lastRenderedPageBreak/>
        <w:t xml:space="preserve">Table </w:t>
      </w:r>
      <w:del w:id="13608" w:author="Nick.Tolimieri" w:date="2022-09-02T10:15:00Z">
        <w:r w:rsidDel="00B14AC6">
          <w:delText>S8</w:delText>
        </w:r>
      </w:del>
      <w:ins w:id="13609" w:author="Nick.Tolimieri" w:date="2022-09-02T10:15:00Z">
        <w:r w:rsidR="00B14AC6">
          <w:t>S9</w:t>
        </w:r>
      </w:ins>
      <w:r>
        <w:t>. Results of permutation-based multivariate analysis of variance PerMANOVA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13610" w:author="Nick.Tolimieri" w:date="2022-09-02T10:09:00Z"/>
        </w:rPr>
      </w:pPr>
      <w:bookmarkStart w:id="13611" w:name="_7mx6lcdim2sk" w:colFirst="0" w:colLast="0"/>
      <w:bookmarkEnd w:id="13611"/>
    </w:p>
    <w:p w:rsidR="003F5DC5" w:rsidRDefault="003F5DC5" w:rsidP="0038698C"/>
    <w:p w:rsidR="0038698C" w:rsidDel="003F5DC5" w:rsidRDefault="0038698C" w:rsidP="0038698C">
      <w:pPr>
        <w:pStyle w:val="Heading5"/>
        <w:ind w:right="900"/>
        <w:rPr>
          <w:del w:id="13612" w:author="Nick.Tolimieri" w:date="2022-09-02T10:09:00Z"/>
        </w:rPr>
      </w:pPr>
      <w:bookmarkStart w:id="13613" w:name="_q9i8fb532wt5" w:colFirst="0" w:colLast="0"/>
      <w:bookmarkEnd w:id="13613"/>
      <w:r>
        <w:t xml:space="preserve">Table </w:t>
      </w:r>
      <w:del w:id="13614" w:author="Nick.Tolimieri" w:date="2022-09-02T10:15:00Z">
        <w:r w:rsidDel="00B14AC6">
          <w:delText>S9</w:delText>
        </w:r>
      </w:del>
      <w:ins w:id="13615" w:author="Nick.Tolimieri" w:date="2022-09-02T10:15:00Z">
        <w:r w:rsidR="00B14AC6">
          <w:t>S10</w:t>
        </w:r>
      </w:ins>
      <w:r>
        <w:t xml:space="preserve">. Results of permutation-based multivariate analysis of variance PerMANOVA for rockfish </w:t>
      </w:r>
      <w:r>
        <w:rPr>
          <w:i/>
        </w:rPr>
        <w:t>Sebastes</w:t>
      </w:r>
      <w:r>
        <w:t xml:space="preserve"> spp young of year assemblage structure at five sites along the Washington coast at two depths (5-m, 10-m) from 2016-2021.</w:t>
      </w:r>
    </w:p>
    <w:p w:rsidR="0038698C" w:rsidRDefault="0038698C">
      <w:pPr>
        <w:pStyle w:val="NoSpacing"/>
        <w:pPrChange w:id="13616" w:author="Nick.Tolimieri"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13617" w:name="_qq89hmytn47d" w:colFirst="0" w:colLast="0"/>
      <w:bookmarkEnd w:id="13617"/>
      <w:r>
        <w:t xml:space="preserve">Table </w:t>
      </w:r>
      <w:del w:id="13618" w:author="Nick.Tolimieri" w:date="2022-09-02T10:15:00Z">
        <w:r w:rsidDel="00B14AC6">
          <w:delText>S10</w:delText>
        </w:r>
      </w:del>
      <w:ins w:id="13619"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stipitate kelps, surface canopy is the sum of </w:t>
      </w:r>
      <w:r w:rsidRPr="00075AD8">
        <w:rPr>
          <w:i/>
        </w:rPr>
        <w:t>Macro</w:t>
      </w:r>
      <w:r>
        <w:t xml:space="preserve"> and </w:t>
      </w:r>
      <w:r w:rsidRPr="00075AD8">
        <w:rPr>
          <w:i/>
        </w:rPr>
        <w:t>Nereo</w:t>
      </w:r>
      <w:r>
        <w:t xml:space="preserve">, </w:t>
      </w:r>
      <w:r>
        <w:rPr>
          <w:i/>
        </w:rPr>
        <w:t xml:space="preserve">Macro = Macrocystis, Nereo = Nereocystis, Ptery = Pterygophora. </w:t>
      </w:r>
      <w:r w:rsidRPr="00175D23">
        <w:t>Canopy kelps</w:t>
      </w:r>
      <w:r>
        <w:t xml:space="preserve"> is the sum of </w:t>
      </w:r>
      <w:r>
        <w:rPr>
          <w:i/>
        </w:rPr>
        <w:t>Macrocystis</w:t>
      </w:r>
      <w:r w:rsidRPr="00912CF7">
        <w:t xml:space="preserve"> and </w:t>
      </w:r>
      <w:r>
        <w:rPr>
          <w:i/>
        </w:rPr>
        <w:t xml:space="preserve">Nereocystis. </w:t>
      </w:r>
      <w:r>
        <w:t>Other is the sum of remaining stipiate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Nereo</w:t>
            </w:r>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Ptery</w:t>
            </w:r>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df</w:t>
            </w:r>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AICc</w:t>
            </w:r>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Pr>
                <w:color w:val="000000"/>
                <w:sz w:val="20"/>
                <w:szCs w:val="20"/>
                <w:lang w:val="en-US"/>
              </w:rPr>
              <w:t>ΔAICc</w:t>
            </w:r>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3620" w:name="_huqsuo4qvcle" w:colFirst="0" w:colLast="0"/>
      <w:bookmarkEnd w:id="13620"/>
      <w:r>
        <w:br w:type="page"/>
      </w:r>
      <w:r>
        <w:lastRenderedPageBreak/>
        <w:t xml:space="preserve">Table </w:t>
      </w:r>
      <w:del w:id="13621" w:author="Nick.Tolimieri" w:date="2022-09-02T10:15:00Z">
        <w:r w:rsidDel="00B14AC6">
          <w:delText>S11</w:delText>
        </w:r>
      </w:del>
      <w:ins w:id="13622" w:author="Nick.Tolimieri" w:date="2022-09-02T10:15:00Z">
        <w:r w:rsidR="00B14AC6">
          <w:t>S12</w:t>
        </w:r>
      </w:ins>
      <w:r>
        <w:t xml:space="preserve">. Model coefficients for a) the best-fit binomial model: summed canopy kelp, b) the binomial model including </w:t>
      </w:r>
      <w:r w:rsidRPr="00CD14A9">
        <w:rPr>
          <w:i/>
        </w:rPr>
        <w:t>Macrocystis</w:t>
      </w:r>
      <w:r>
        <w:t xml:space="preserve"> and </w:t>
      </w:r>
      <w:r w:rsidRPr="00CD14A9">
        <w:rPr>
          <w:i/>
        </w:rPr>
        <w:t xml:space="preserve">Nereocystis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3623" w:author="Nick.Tolimieri" w:date="2022-09-02T10:10:00Z"/>
        </w:trPr>
        <w:tc>
          <w:tcPr>
            <w:tcW w:w="2335" w:type="dxa"/>
            <w:tcBorders>
              <w:bottom w:val="single" w:sz="4" w:space="0" w:color="auto"/>
            </w:tcBorders>
          </w:tcPr>
          <w:p w:rsidR="0038698C" w:rsidDel="00300B3A" w:rsidRDefault="0038698C" w:rsidP="005A68BC">
            <w:pPr>
              <w:ind w:firstLine="0"/>
              <w:rPr>
                <w:del w:id="13624" w:author="Nick.Tolimieri" w:date="2022-09-02T10:10:00Z"/>
              </w:rPr>
            </w:pPr>
          </w:p>
        </w:tc>
        <w:tc>
          <w:tcPr>
            <w:tcW w:w="1260" w:type="dxa"/>
            <w:tcBorders>
              <w:bottom w:val="single" w:sz="4" w:space="0" w:color="auto"/>
            </w:tcBorders>
          </w:tcPr>
          <w:p w:rsidR="0038698C" w:rsidDel="00300B3A" w:rsidRDefault="0038698C" w:rsidP="005A68BC">
            <w:pPr>
              <w:ind w:firstLine="0"/>
              <w:rPr>
                <w:del w:id="13625" w:author="Nick.Tolimieri" w:date="2022-09-02T10:10:00Z"/>
              </w:rPr>
            </w:pPr>
          </w:p>
        </w:tc>
        <w:tc>
          <w:tcPr>
            <w:tcW w:w="990" w:type="dxa"/>
            <w:tcBorders>
              <w:bottom w:val="single" w:sz="4" w:space="0" w:color="auto"/>
            </w:tcBorders>
          </w:tcPr>
          <w:p w:rsidR="0038698C" w:rsidDel="00300B3A" w:rsidRDefault="0038698C" w:rsidP="005A68BC">
            <w:pPr>
              <w:ind w:firstLine="0"/>
              <w:rPr>
                <w:del w:id="13626" w:author="Nick.Tolimieri" w:date="2022-09-02T10:10:00Z"/>
              </w:rPr>
            </w:pPr>
          </w:p>
        </w:tc>
        <w:tc>
          <w:tcPr>
            <w:tcW w:w="1080" w:type="dxa"/>
            <w:tcBorders>
              <w:bottom w:val="single" w:sz="4" w:space="0" w:color="auto"/>
            </w:tcBorders>
          </w:tcPr>
          <w:p w:rsidR="0038698C" w:rsidDel="00300B3A" w:rsidRDefault="0038698C" w:rsidP="005A68BC">
            <w:pPr>
              <w:ind w:firstLine="0"/>
              <w:rPr>
                <w:del w:id="13627" w:author="Nick.Tolimieri" w:date="2022-09-02T10:10:00Z"/>
              </w:rPr>
            </w:pPr>
          </w:p>
        </w:tc>
        <w:tc>
          <w:tcPr>
            <w:tcW w:w="990" w:type="dxa"/>
            <w:tcBorders>
              <w:bottom w:val="single" w:sz="4" w:space="0" w:color="auto"/>
            </w:tcBorders>
          </w:tcPr>
          <w:p w:rsidR="0038698C" w:rsidDel="00300B3A" w:rsidRDefault="0038698C" w:rsidP="005A68BC">
            <w:pPr>
              <w:ind w:firstLine="0"/>
              <w:rPr>
                <w:del w:id="13628"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r w:rsidRPr="009F593A">
        <w:rPr>
          <w:i/>
        </w:rPr>
        <w:t>Macrocystis</w:t>
      </w:r>
      <w:r>
        <w:t xml:space="preserve"> and </w:t>
      </w:r>
      <w:r w:rsidRPr="009F593A">
        <w:rPr>
          <w:i/>
        </w:rPr>
        <w:t>Nereocystis</w:t>
      </w:r>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3629" w:author="Nick.Tolimieri" w:date="2022-09-02T10:10:00Z"/>
        </w:trPr>
        <w:tc>
          <w:tcPr>
            <w:tcW w:w="2335" w:type="dxa"/>
            <w:tcBorders>
              <w:bottom w:val="single" w:sz="4" w:space="0" w:color="auto"/>
            </w:tcBorders>
          </w:tcPr>
          <w:p w:rsidR="0038698C" w:rsidDel="00300B3A" w:rsidRDefault="0038698C" w:rsidP="005A68BC">
            <w:pPr>
              <w:ind w:firstLine="0"/>
              <w:rPr>
                <w:del w:id="13630" w:author="Nick.Tolimieri" w:date="2022-09-02T10:10:00Z"/>
              </w:rPr>
            </w:pPr>
          </w:p>
        </w:tc>
        <w:tc>
          <w:tcPr>
            <w:tcW w:w="1260" w:type="dxa"/>
            <w:tcBorders>
              <w:bottom w:val="single" w:sz="4" w:space="0" w:color="auto"/>
            </w:tcBorders>
          </w:tcPr>
          <w:p w:rsidR="0038698C" w:rsidDel="00300B3A" w:rsidRDefault="0038698C" w:rsidP="005A68BC">
            <w:pPr>
              <w:ind w:firstLine="0"/>
              <w:rPr>
                <w:del w:id="13631" w:author="Nick.Tolimieri" w:date="2022-09-02T10:10:00Z"/>
              </w:rPr>
            </w:pPr>
          </w:p>
        </w:tc>
        <w:tc>
          <w:tcPr>
            <w:tcW w:w="990" w:type="dxa"/>
            <w:tcBorders>
              <w:bottom w:val="single" w:sz="4" w:space="0" w:color="auto"/>
            </w:tcBorders>
          </w:tcPr>
          <w:p w:rsidR="0038698C" w:rsidDel="00300B3A" w:rsidRDefault="0038698C" w:rsidP="005A68BC">
            <w:pPr>
              <w:ind w:firstLine="0"/>
              <w:rPr>
                <w:del w:id="13632" w:author="Nick.Tolimieri" w:date="2022-09-02T10:10:00Z"/>
              </w:rPr>
            </w:pPr>
          </w:p>
        </w:tc>
        <w:tc>
          <w:tcPr>
            <w:tcW w:w="1080" w:type="dxa"/>
            <w:tcBorders>
              <w:bottom w:val="single" w:sz="4" w:space="0" w:color="auto"/>
            </w:tcBorders>
          </w:tcPr>
          <w:p w:rsidR="0038698C" w:rsidDel="00300B3A" w:rsidRDefault="0038698C" w:rsidP="005A68BC">
            <w:pPr>
              <w:ind w:firstLine="0"/>
              <w:rPr>
                <w:del w:id="13633" w:author="Nick.Tolimieri" w:date="2022-09-02T10:10:00Z"/>
              </w:rPr>
            </w:pPr>
          </w:p>
        </w:tc>
        <w:tc>
          <w:tcPr>
            <w:tcW w:w="990" w:type="dxa"/>
            <w:tcBorders>
              <w:bottom w:val="single" w:sz="4" w:space="0" w:color="auto"/>
            </w:tcBorders>
          </w:tcPr>
          <w:p w:rsidR="0038698C" w:rsidDel="00300B3A" w:rsidRDefault="0038698C" w:rsidP="005A68BC">
            <w:pPr>
              <w:ind w:firstLine="0"/>
              <w:rPr>
                <w:del w:id="13634"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r w:rsidRPr="009F593A">
              <w:rPr>
                <w:i/>
              </w:rPr>
              <w:t>Macrocystis</w:t>
            </w:r>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r w:rsidRPr="009F593A">
              <w:rPr>
                <w:i/>
              </w:rPr>
              <w:t>Nereocystis</w:t>
            </w:r>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r w:rsidRPr="009F593A">
        <w:rPr>
          <w:i/>
        </w:rPr>
        <w:t>Macrocystis</w:t>
      </w:r>
      <w:r>
        <w:t xml:space="preserve"> and </w:t>
      </w:r>
      <w:r w:rsidRPr="009F593A">
        <w:rPr>
          <w:i/>
        </w:rPr>
        <w:t>Nereocystis</w:t>
      </w:r>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3635" w:author="Nick.Tolimieri" w:date="2022-09-02T10:10:00Z"/>
        </w:trPr>
        <w:tc>
          <w:tcPr>
            <w:tcW w:w="2335" w:type="dxa"/>
            <w:tcBorders>
              <w:top w:val="single" w:sz="4" w:space="0" w:color="auto"/>
            </w:tcBorders>
          </w:tcPr>
          <w:p w:rsidR="0038698C" w:rsidDel="008F7981" w:rsidRDefault="0038698C" w:rsidP="005A68BC">
            <w:pPr>
              <w:ind w:firstLine="0"/>
              <w:rPr>
                <w:del w:id="13636" w:author="Nick.Tolimieri" w:date="2022-09-02T10:10:00Z"/>
              </w:rPr>
            </w:pPr>
          </w:p>
        </w:tc>
        <w:tc>
          <w:tcPr>
            <w:tcW w:w="1260" w:type="dxa"/>
            <w:tcBorders>
              <w:top w:val="single" w:sz="4" w:space="0" w:color="auto"/>
            </w:tcBorders>
          </w:tcPr>
          <w:p w:rsidR="0038698C" w:rsidDel="008F7981" w:rsidRDefault="0038698C" w:rsidP="005A68BC">
            <w:pPr>
              <w:ind w:firstLine="0"/>
              <w:rPr>
                <w:del w:id="13637" w:author="Nick.Tolimieri" w:date="2022-09-02T10:10:00Z"/>
              </w:rPr>
            </w:pPr>
          </w:p>
        </w:tc>
        <w:tc>
          <w:tcPr>
            <w:tcW w:w="990" w:type="dxa"/>
            <w:tcBorders>
              <w:top w:val="single" w:sz="4" w:space="0" w:color="auto"/>
            </w:tcBorders>
          </w:tcPr>
          <w:p w:rsidR="0038698C" w:rsidDel="008F7981" w:rsidRDefault="0038698C" w:rsidP="005A68BC">
            <w:pPr>
              <w:ind w:firstLine="0"/>
              <w:rPr>
                <w:del w:id="13638" w:author="Nick.Tolimieri" w:date="2022-09-02T10:10:00Z"/>
              </w:rPr>
            </w:pPr>
          </w:p>
        </w:tc>
        <w:tc>
          <w:tcPr>
            <w:tcW w:w="1080" w:type="dxa"/>
            <w:tcBorders>
              <w:top w:val="single" w:sz="4" w:space="0" w:color="auto"/>
            </w:tcBorders>
          </w:tcPr>
          <w:p w:rsidR="0038698C" w:rsidDel="008F7981" w:rsidRDefault="0038698C" w:rsidP="005A68BC">
            <w:pPr>
              <w:ind w:firstLine="0"/>
              <w:rPr>
                <w:del w:id="13639" w:author="Nick.Tolimieri" w:date="2022-09-02T10:10:00Z"/>
              </w:rPr>
            </w:pPr>
          </w:p>
        </w:tc>
        <w:tc>
          <w:tcPr>
            <w:tcW w:w="990" w:type="dxa"/>
            <w:tcBorders>
              <w:top w:val="single" w:sz="4" w:space="0" w:color="auto"/>
            </w:tcBorders>
          </w:tcPr>
          <w:p w:rsidR="0038698C" w:rsidDel="008F7981" w:rsidRDefault="0038698C" w:rsidP="005A68BC">
            <w:pPr>
              <w:ind w:firstLine="0"/>
              <w:rPr>
                <w:del w:id="13640"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13641" w:name="_wkii9gu6o2fl" w:colFirst="0" w:colLast="0"/>
      <w:bookmarkEnd w:id="13641"/>
      <w:r>
        <w:br w:type="page"/>
      </w:r>
    </w:p>
    <w:p w:rsidR="0038698C" w:rsidRPr="00075AD8" w:rsidRDefault="0038698C" w:rsidP="0038698C">
      <w:pPr>
        <w:pStyle w:val="Heading5"/>
        <w:rPr>
          <w:i/>
        </w:rPr>
      </w:pPr>
      <w:r>
        <w:lastRenderedPageBreak/>
        <w:t xml:space="preserve">Table </w:t>
      </w:r>
      <w:del w:id="13642" w:author="Nick.Tolimieri" w:date="2022-09-02T10:15:00Z">
        <w:r w:rsidDel="00B14AC6">
          <w:delText>S12</w:delText>
        </w:r>
      </w:del>
      <w:ins w:id="13643"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13644" w:name="_wevhoo6kd9g5" w:colFirst="0" w:colLast="0"/>
      <w:bookmarkEnd w:id="13644"/>
      <w:r>
        <w:t xml:space="preserve">Table shows the coefficient for terms present in the model. All models include Site and Year as random, fixed effects. Data were summarized by Site x Depth x Area x Year bins prior to analysis. Total kelp is the sum of all stipitate kelps, surface canopy is the sum of </w:t>
      </w:r>
      <w:r w:rsidRPr="00075AD8">
        <w:rPr>
          <w:i/>
        </w:rPr>
        <w:t>Macro</w:t>
      </w:r>
      <w:r>
        <w:t xml:space="preserve"> and </w:t>
      </w:r>
      <w:r w:rsidRPr="00075AD8">
        <w:rPr>
          <w:i/>
        </w:rPr>
        <w:t>Nereo</w:t>
      </w:r>
      <w:r>
        <w:t xml:space="preserve">, </w:t>
      </w:r>
      <w:r>
        <w:rPr>
          <w:i/>
        </w:rPr>
        <w:t xml:space="preserve">Macro = Macrocystis, Nereo = Nereocystis, Ptery = Pterygophora. </w:t>
      </w:r>
      <w:r w:rsidRPr="00175D23">
        <w:t>Canopy kelps</w:t>
      </w:r>
      <w:r>
        <w:t xml:space="preserve"> is the sum of </w:t>
      </w:r>
      <w:r>
        <w:rPr>
          <w:i/>
        </w:rPr>
        <w:t>Macrocystis</w:t>
      </w:r>
      <w:r w:rsidRPr="00912CF7">
        <w:t xml:space="preserve"> and </w:t>
      </w:r>
      <w:r>
        <w:rPr>
          <w:i/>
        </w:rPr>
        <w:t xml:space="preserve">Nereocystis. </w:t>
      </w:r>
      <w:r>
        <w:t>Other is the sum of remaining stipiate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Nereo</w:t>
            </w:r>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Ptery</w:t>
            </w:r>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df</w:t>
            </w:r>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AICc</w:t>
            </w:r>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ΔAICc</w:t>
            </w:r>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3645" w:author="Nick.Tolimieri" w:date="2022-09-06T14:04:00Z">
          <w:pPr>
            <w:pStyle w:val="Heading5"/>
          </w:pPr>
        </w:pPrChange>
      </w:pPr>
    </w:p>
    <w:p w:rsidR="0038698C" w:rsidRDefault="0038698C" w:rsidP="0038698C">
      <w:pPr>
        <w:pStyle w:val="Heading2"/>
      </w:pPr>
      <w:bookmarkStart w:id="13646" w:name="_rsiltnns0pnj" w:colFirst="0" w:colLast="0"/>
      <w:bookmarkEnd w:id="13646"/>
      <w:r>
        <w:br w:type="page"/>
      </w:r>
    </w:p>
    <w:p w:rsidR="0038698C" w:rsidRDefault="0038698C" w:rsidP="0038698C">
      <w:pPr>
        <w:pStyle w:val="Heading2"/>
      </w:pPr>
      <w:bookmarkStart w:id="13647" w:name="_vvknb4n4tpdq" w:colFirst="0" w:colLast="0"/>
      <w:bookmarkEnd w:id="13647"/>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7"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3648" w:name="_jmvonyj6prg1" w:colFirst="0" w:colLast="0"/>
      <w:bookmarkStart w:id="13649" w:name="_GoBack"/>
      <w:bookmarkEnd w:id="13648"/>
      <w:bookmarkEnd w:id="13649"/>
      <w:r>
        <w:t>Figure S1. Substrate and relief at the five sites: DI = Destruction Island, CJ = Cape Johnson, CA = Cape Alava, TI = Tatoosh Island, NB = Neah Bay and at two depths (5 and 10 m) for Tatoosh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3650" w:name="_si5p3bles54l" w:colFirst="0" w:colLast="0"/>
      <w:bookmarkEnd w:id="13650"/>
    </w:p>
    <w:p w:rsidR="0038698C" w:rsidDel="00AC752A" w:rsidRDefault="00AC752A">
      <w:pPr>
        <w:ind w:firstLine="0"/>
        <w:jc w:val="center"/>
        <w:rPr>
          <w:del w:id="13651" w:author="Nick.Tolimieri" w:date="2022-09-06T11:31:00Z"/>
        </w:rPr>
        <w:pPrChange w:id="13652" w:author="Nick.Tolimieri" w:date="2022-09-06T11:31:00Z">
          <w:pPr/>
        </w:pPrChange>
      </w:pPr>
      <w:bookmarkStart w:id="13653" w:name="_qdmblj59vhf1" w:colFirst="0" w:colLast="0"/>
      <w:bookmarkEnd w:id="13653"/>
      <w:ins w:id="13654" w:author="Nick.Tolimieri"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3655" w:author="Nick.Tolimieri" w:date="2022-09-06T11:31:00Z">
          <w:pPr/>
        </w:pPrChange>
      </w:pPr>
      <w:bookmarkStart w:id="13656" w:name="_1bplmm5dhi9t" w:colFirst="0" w:colLast="0"/>
      <w:bookmarkEnd w:id="13656"/>
      <w:del w:id="13657" w:author="Nick.Tolimieri"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3658" w:author="Nick.Tolimieri" w:date="2022-09-06T11:31:00Z"/>
        </w:rPr>
      </w:pPr>
      <w:bookmarkStart w:id="13659" w:name="_3tpj4zpm8qe5" w:colFirst="0" w:colLast="0"/>
      <w:bookmarkEnd w:id="13659"/>
      <w:r>
        <w:t xml:space="preserve">Figure S2. Mean </w:t>
      </w:r>
      <w:ins w:id="13660" w:author="Nick.Tolimieri" w:date="2022-09-06T11:32:00Z">
        <w:r w:rsidR="00AC752A">
          <w:t xml:space="preserve">maximum </w:t>
        </w:r>
      </w:ins>
      <w:ins w:id="13661" w:author="Nick.Tolimieri" w:date="2022-09-06T11:38:00Z">
        <w:r w:rsidR="005A68BC">
          <w:t xml:space="preserve">monthly </w:t>
        </w:r>
      </w:ins>
      <w:r>
        <w:t xml:space="preserve">SST at the five sites (5-day smooth) from </w:t>
      </w:r>
      <w:del w:id="13662" w:author="Nick.Tolimieri" w:date="2022-09-06T11:32:00Z">
        <w:r w:rsidDel="00AC752A">
          <w:delText>2003</w:delText>
        </w:r>
      </w:del>
      <w:ins w:id="13663" w:author="Nick.Tolimieri" w:date="2022-09-06T11:32:00Z">
        <w:r w:rsidR="00AC752A">
          <w:t>1992</w:t>
        </w:r>
      </w:ins>
      <w:r>
        <w:t>-2021. Note Tatoosh Island and Neah Bay are in the same interpolated grid cell and combined</w:t>
      </w:r>
      <w:del w:id="13664" w:author="Nick.Tolimieri" w:date="2022-09-06T11:32:00Z">
        <w:r w:rsidDel="00622209">
          <w:delText xml:space="preserve"> in pane 1</w:delText>
        </w:r>
      </w:del>
      <w:r>
        <w:t>.</w:t>
      </w:r>
    </w:p>
    <w:p w:rsidR="00AC752A" w:rsidRDefault="00AC752A" w:rsidP="00AC752A">
      <w:pPr>
        <w:rPr>
          <w:ins w:id="13665" w:author="Nick.Tolimieri" w:date="2022-09-06T11:31:00Z"/>
        </w:rPr>
      </w:pPr>
      <w:ins w:id="13666" w:author="Nick.Tolimieri" w:date="2022-09-06T11:31:00Z">
        <w:r>
          <w:br w:type="page"/>
        </w:r>
      </w:ins>
    </w:p>
    <w:p w:rsidR="00AC752A" w:rsidRPr="001255CF" w:rsidDel="003C4645" w:rsidRDefault="00AC752A">
      <w:pPr>
        <w:rPr>
          <w:del w:id="13667" w:author="Nick.Tolimieri" w:date="2022-09-06T11:34:00Z"/>
        </w:rPr>
        <w:pPrChange w:id="13668" w:author="Nick.Tolimieri" w:date="2022-09-06T11:31:00Z">
          <w:pPr>
            <w:pStyle w:val="Heading5"/>
          </w:pPr>
        </w:pPrChange>
      </w:pPr>
    </w:p>
    <w:p w:rsidR="0038698C" w:rsidDel="003C4645" w:rsidRDefault="0038698C" w:rsidP="0038698C">
      <w:pPr>
        <w:rPr>
          <w:del w:id="13669" w:author="Nick.Tolimieri" w:date="2022-09-06T11:34:00Z"/>
        </w:rPr>
      </w:pPr>
    </w:p>
    <w:p w:rsidR="0038698C" w:rsidRDefault="0038698C" w:rsidP="0038698C">
      <w:pPr>
        <w:ind w:firstLine="0"/>
      </w:pPr>
      <w:del w:id="13670" w:author="Nick.Tolimieri"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6400800"/>
                      </a:xfrm>
                      <a:prstGeom prst="rect">
                        <a:avLst/>
                      </a:prstGeom>
                      <a:ln/>
                    </pic:spPr>
                  </pic:pic>
                </a:graphicData>
              </a:graphic>
            </wp:inline>
          </w:drawing>
        </w:r>
      </w:del>
      <w:ins w:id="13671" w:author="Nick.Tolimieri"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9E77F2" w:rsidDel="00A3619C" w:rsidRDefault="0038698C" w:rsidP="0038698C">
      <w:pPr>
        <w:pStyle w:val="Heading5"/>
        <w:rPr>
          <w:del w:id="13672" w:author="Nick.Tolimieri" w:date="2022-09-06T14:03:00Z"/>
        </w:rPr>
      </w:pPr>
      <w:bookmarkStart w:id="13673" w:name="_sllb5lz8o67m" w:colFirst="0" w:colLast="0"/>
      <w:bookmarkEnd w:id="13673"/>
      <w:r>
        <w:t xml:space="preserve">Figure S3. Yearly progression of SST for </w:t>
      </w:r>
      <w:del w:id="13674" w:author="Nick.Tolimieri" w:date="2022-09-06T11:15:00Z">
        <w:r w:rsidDel="002D0433">
          <w:delText>2013</w:delText>
        </w:r>
      </w:del>
      <w:ins w:id="13675" w:author="Nick.Tolimieri" w:date="2022-09-06T11:15:00Z">
        <w:r w:rsidR="002D0433">
          <w:t>2012</w:t>
        </w:r>
      </w:ins>
      <w:r>
        <w:t xml:space="preserve">-2021 compared to the average of </w:t>
      </w:r>
      <w:del w:id="13676" w:author="Nick.Tolimieri" w:date="2022-09-06T11:27:00Z">
        <w:r w:rsidDel="00206AD3">
          <w:delText>2003</w:delText>
        </w:r>
      </w:del>
      <w:ins w:id="13677" w:author="Nick.Tolimieri" w:date="2022-09-06T11:27:00Z">
        <w:r w:rsidR="00206AD3">
          <w:t>1992</w:t>
        </w:r>
      </w:ins>
      <w:r>
        <w:t>-2012</w:t>
      </w:r>
      <w:r w:rsidR="009E77F2">
        <w:t xml:space="preserve">. Red line is the average across the four sites for each year.  </w:t>
      </w:r>
    </w:p>
    <w:p w:rsidR="009E77F2" w:rsidRDefault="009E77F2">
      <w:pPr>
        <w:pStyle w:val="NoSpacing"/>
        <w:pPrChange w:id="13678" w:author="Nick.Tolimieri" w:date="2022-09-06T14:04:00Z">
          <w:pPr>
            <w:pStyle w:val="Heading5"/>
          </w:pPr>
        </w:pPrChange>
      </w:pPr>
    </w:p>
    <w:p w:rsidR="009E77F2" w:rsidRDefault="009E77F2" w:rsidP="0038698C">
      <w:pPr>
        <w:pStyle w:val="Heading5"/>
      </w:pPr>
      <w:r>
        <w:br w:type="page"/>
      </w:r>
    </w:p>
    <w:p w:rsidR="00B00E92" w:rsidRDefault="009E77F2">
      <w:pPr>
        <w:pStyle w:val="NoSpacing"/>
        <w:pPrChange w:id="13679" w:author="Nick.Tolimieri" w:date="2022-09-06T14:04:00Z">
          <w:pPr>
            <w:pStyle w:val="Heading5"/>
            <w:jc w:val="center"/>
          </w:pPr>
        </w:pPrChange>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3680" w:author="Nick.Tolimieri" w:date="2022-09-06T14:04:00Z"/>
        </w:rPr>
      </w:pPr>
    </w:p>
    <w:p w:rsidR="00B00E92" w:rsidRPr="00B00E92" w:rsidRDefault="00B00E92" w:rsidP="006D256D">
      <w:pPr>
        <w:pStyle w:val="Heading5"/>
      </w:pPr>
      <w:r w:rsidRPr="00B00E92">
        <w:t>Figure S</w:t>
      </w:r>
      <w:r>
        <w:t>4</w:t>
      </w:r>
      <w:r w:rsidRPr="00B00E92">
        <w:t xml:space="preserve">. </w:t>
      </w:r>
      <w:r w:rsidR="006D256D">
        <w:t xml:space="preserve">Marine heatwave statistics for four locations along the Washington coast from 2012 through </w:t>
      </w:r>
      <w:del w:id="13681" w:author="Nick.Tolimieri" w:date="2022-09-06T09:57:00Z">
        <w:r w:rsidR="006D256D" w:rsidDel="001A7F6C">
          <w:delText>20XX</w:delText>
        </w:r>
      </w:del>
      <w:ins w:id="13682" w:author="Nick.Tolimieri" w:date="2022-09-06T09:57:00Z">
        <w:r w:rsidR="001A7F6C">
          <w:t>2021</w:t>
        </w:r>
      </w:ins>
      <w:r w:rsidR="006D256D">
        <w:t xml:space="preserve">.  </w:t>
      </w:r>
      <w:r w:rsidR="00C41F65">
        <w:t>Grey line (temp) indicates observed</w:t>
      </w:r>
      <w:r w:rsidR="00C41F65" w:rsidRPr="00DB61B2">
        <w:t xml:space="preserve">, daily </w:t>
      </w:r>
      <w:r w:rsidR="00C41F65" w:rsidRPr="00DB61B2">
        <w:rPr>
          <w:rPrChange w:id="13683" w:author="Nick.Tolimieri" w:date="2022-09-06T10:26:00Z">
            <w:rPr>
              <w:highlight w:val="yellow"/>
            </w:rPr>
          </w:rPrChange>
        </w:rPr>
        <w:t>mean</w:t>
      </w:r>
      <w:r w:rsidR="00C41F65" w:rsidRPr="00DB61B2">
        <w:t xml:space="preserve"> te</w:t>
      </w:r>
      <w:r w:rsidR="00C41F65">
        <w:t xml:space="preserve">mperature; blue line indicates the 30-year </w:t>
      </w:r>
      <w:ins w:id="13684" w:author="Nick.Tolimieri" w:date="2022-09-06T09:57:00Z">
        <w:r w:rsidR="001A7F6C">
          <w:t xml:space="preserve">(1992-20221) </w:t>
        </w:r>
      </w:ins>
      <w:r w:rsidR="00C41F65">
        <w:t xml:space="preserve">climatological mean by day of year; red line indicates the </w:t>
      </w:r>
      <w:del w:id="13685" w:author="Nick.Tolimieri" w:date="2022-09-06T10:27:00Z">
        <w:r w:rsidR="00C41F65" w:rsidDel="00DB61B2">
          <w:delText>95</w:delText>
        </w:r>
      </w:del>
      <w:ins w:id="13686" w:author="Nick.Tolimieri"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3687" w:name="_j0sxv6xvznze" w:colFirst="0" w:colLast="0"/>
      <w:bookmarkEnd w:id="13687"/>
      <w:r>
        <w:t>Figure S</w:t>
      </w:r>
      <w:r w:rsidR="00B00E92">
        <w:t>5</w:t>
      </w:r>
      <w:r>
        <w:t xml:space="preserve">. Canopy area of </w:t>
      </w:r>
      <w:r>
        <w:rPr>
          <w:i/>
        </w:rPr>
        <w:t xml:space="preserve">Nereocystis </w:t>
      </w:r>
      <w:r>
        <w:t>and</w:t>
      </w:r>
      <w:r>
        <w:rPr>
          <w:i/>
        </w:rPr>
        <w:t xml:space="preserve"> Macrocystis </w:t>
      </w:r>
      <w:r>
        <w:t xml:space="preserve">from 1989 to 2020 coastwide and at five sites along the Washington coast. Canopy area is the spatial extent of kelp blades, stipes and bulbs floating on the water surface (Van Wagenen 2015). Note, there was no </w:t>
      </w:r>
      <w:r>
        <w:rPr>
          <w:i/>
        </w:rPr>
        <w:t xml:space="preserve">Macrocystis </w:t>
      </w:r>
      <w:r>
        <w:t xml:space="preserve">at Tatoosh Island, so the Total and </w:t>
      </w:r>
      <w:r>
        <w:rPr>
          <w:i/>
        </w:rPr>
        <w:t xml:space="preserve">Nereocystis </w:t>
      </w:r>
      <w:r>
        <w:t>values overlap.</w:t>
      </w:r>
      <w:r>
        <w:br w:type="page"/>
      </w:r>
    </w:p>
    <w:p w:rsidR="0038698C" w:rsidRDefault="0038698C" w:rsidP="0038698C"/>
    <w:p w:rsidR="0038698C" w:rsidDel="00775EFE" w:rsidRDefault="0038698C" w:rsidP="0038698C">
      <w:pPr>
        <w:rPr>
          <w:del w:id="13688" w:author="Nick.Tolimieri" w:date="2022-09-02T10:11:00Z"/>
        </w:rPr>
      </w:pPr>
    </w:p>
    <w:p w:rsidR="0038698C" w:rsidDel="00775EFE" w:rsidRDefault="0038698C" w:rsidP="0038698C">
      <w:pPr>
        <w:rPr>
          <w:del w:id="13689"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3690" w:name="_8tjttts9le8n" w:colFirst="0" w:colLast="0"/>
      <w:bookmarkEnd w:id="13690"/>
      <w:r>
        <w:t>Figure S</w:t>
      </w:r>
      <w:r w:rsidR="00B00E92">
        <w:t>6</w:t>
      </w:r>
      <w:r>
        <w:t>. Stipe density for the three primary kelps and the sum of other stipitate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3691" w:name="_32vg8hmw5u0g" w:colFirst="0" w:colLast="0"/>
      <w:bookmarkEnd w:id="13691"/>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3692" w:name="_9398cubh7527" w:colFirst="0" w:colLast="0"/>
      <w:bookmarkEnd w:id="13692"/>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13693" w:name="_4d6dqq7x59qj" w:colFirst="0" w:colLast="0"/>
      <w:bookmarkEnd w:id="13693"/>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1"/>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5CE5" w:rsidRDefault="00FF5CE5">
      <w:pPr>
        <w:spacing w:line="240" w:lineRule="auto"/>
      </w:pPr>
      <w:r>
        <w:separator/>
      </w:r>
    </w:p>
  </w:endnote>
  <w:endnote w:type="continuationSeparator" w:id="0">
    <w:p w:rsidR="00FF5CE5" w:rsidRDefault="00FF5C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AE199D" w:rsidRDefault="00AE199D">
        <w:pPr>
          <w:pStyle w:val="Footer"/>
          <w:jc w:val="center"/>
        </w:pPr>
        <w:r>
          <w:fldChar w:fldCharType="begin"/>
        </w:r>
        <w:r>
          <w:instrText xml:space="preserve"> PAGE   \* MERGEFORMAT </w:instrText>
        </w:r>
        <w:r>
          <w:fldChar w:fldCharType="separate"/>
        </w:r>
        <w:r w:rsidR="001255CF">
          <w:rPr>
            <w:noProof/>
          </w:rPr>
          <w:t>31</w:t>
        </w:r>
        <w:r>
          <w:rPr>
            <w:noProof/>
          </w:rPr>
          <w:fldChar w:fldCharType="end"/>
        </w:r>
      </w:p>
    </w:sdtContent>
  </w:sdt>
  <w:p w:rsidR="00AE199D" w:rsidRDefault="00AE199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5CE5" w:rsidRDefault="00FF5CE5">
      <w:pPr>
        <w:spacing w:line="240" w:lineRule="auto"/>
      </w:pPr>
      <w:r>
        <w:separator/>
      </w:r>
    </w:p>
  </w:footnote>
  <w:footnote w:type="continuationSeparator" w:id="0">
    <w:p w:rsidR="00FF5CE5" w:rsidRDefault="00FF5C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5F7E"/>
    <w:rsid w:val="00085D23"/>
    <w:rsid w:val="000E0D45"/>
    <w:rsid w:val="00111693"/>
    <w:rsid w:val="001255CF"/>
    <w:rsid w:val="00144504"/>
    <w:rsid w:val="00161CEB"/>
    <w:rsid w:val="001A7F6C"/>
    <w:rsid w:val="00206AD3"/>
    <w:rsid w:val="00233132"/>
    <w:rsid w:val="00277D38"/>
    <w:rsid w:val="00280B28"/>
    <w:rsid w:val="002860FA"/>
    <w:rsid w:val="002D0433"/>
    <w:rsid w:val="00300B3A"/>
    <w:rsid w:val="003561DB"/>
    <w:rsid w:val="0038698C"/>
    <w:rsid w:val="003C4645"/>
    <w:rsid w:val="003F5DC5"/>
    <w:rsid w:val="004162AB"/>
    <w:rsid w:val="0043413B"/>
    <w:rsid w:val="004717E2"/>
    <w:rsid w:val="0048438B"/>
    <w:rsid w:val="00511AFB"/>
    <w:rsid w:val="005A68BC"/>
    <w:rsid w:val="005C1637"/>
    <w:rsid w:val="00622209"/>
    <w:rsid w:val="006C35F0"/>
    <w:rsid w:val="006D256D"/>
    <w:rsid w:val="006D7C96"/>
    <w:rsid w:val="006F5856"/>
    <w:rsid w:val="00716BDE"/>
    <w:rsid w:val="007417F2"/>
    <w:rsid w:val="00775EFE"/>
    <w:rsid w:val="007B3552"/>
    <w:rsid w:val="008706B8"/>
    <w:rsid w:val="008B5DB0"/>
    <w:rsid w:val="008E6C62"/>
    <w:rsid w:val="008F7981"/>
    <w:rsid w:val="00977427"/>
    <w:rsid w:val="00986EF3"/>
    <w:rsid w:val="009E77F2"/>
    <w:rsid w:val="00A3619C"/>
    <w:rsid w:val="00AB3881"/>
    <w:rsid w:val="00AB6821"/>
    <w:rsid w:val="00AC752A"/>
    <w:rsid w:val="00AE199D"/>
    <w:rsid w:val="00B00E92"/>
    <w:rsid w:val="00B14AC6"/>
    <w:rsid w:val="00B7111A"/>
    <w:rsid w:val="00B956DF"/>
    <w:rsid w:val="00BA46D0"/>
    <w:rsid w:val="00BB700B"/>
    <w:rsid w:val="00C41F65"/>
    <w:rsid w:val="00C97A89"/>
    <w:rsid w:val="00CB6232"/>
    <w:rsid w:val="00CC2848"/>
    <w:rsid w:val="00D74037"/>
    <w:rsid w:val="00DA090B"/>
    <w:rsid w:val="00DA5CFE"/>
    <w:rsid w:val="00DB61B2"/>
    <w:rsid w:val="00DE1D4F"/>
    <w:rsid w:val="00E25C93"/>
    <w:rsid w:val="00E92348"/>
    <w:rsid w:val="00E93FE8"/>
    <w:rsid w:val="00EC111B"/>
    <w:rsid w:val="00ED6D4C"/>
    <w:rsid w:val="00FA3A81"/>
    <w:rsid w:val="00FB591D"/>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file:///C:\Users\nick.tolimieri\Documents\GitHub\OCNMS\Flagstone%20paper\Plots\SST-MHW-years-vs-prior.png"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file:///C:\Users\nick.tolimieri\Documents\GitHub\OCNMS\Flagstone%20paper\Plots\MHW-1.png" TargetMode="Externa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file:///C:\Users\nick.tolimieri\Documents\GitHub\OCNMS\Flagstone%20paper\Plots\Mean-sst-warmest-month-by-site-30-year.p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Pages>
  <Words>5026</Words>
  <Characters>28652</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50</cp:revision>
  <dcterms:created xsi:type="dcterms:W3CDTF">2022-05-04T15:58:00Z</dcterms:created>
  <dcterms:modified xsi:type="dcterms:W3CDTF">2022-09-09T19:44:00Z</dcterms:modified>
</cp:coreProperties>
</file>