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Pr="00CC2848" w:rsidRDefault="00277D38">
      <w:pPr>
        <w:pStyle w:val="Heading5"/>
        <w:rPr>
          <w:ins w:id="182" w:author="Nick.Tolimieri" w:date="2022-09-02T10:21:00Z"/>
          <w:rPrChange w:id="183" w:author="Nick.Tolimieri" w:date="2022-09-06T13:03:00Z">
            <w:rPr>
              <w:ins w:id="184" w:author="Nick.Tolimieri" w:date="2022-09-02T10:21:00Z"/>
            </w:rPr>
          </w:rPrChange>
        </w:rPr>
        <w:pPrChange w:id="185" w:author="Nick.Tolimieri" w:date="2022-09-06T14:21:00Z">
          <w:pPr>
            <w:pStyle w:val="Heading2"/>
          </w:pPr>
        </w:pPrChange>
      </w:pPr>
      <w:ins w:id="186" w:author="Nick.Tolimieri" w:date="2022-09-02T10:21:00Z">
        <w:r w:rsidRPr="001255CF">
          <w:lastRenderedPageBreak/>
          <w:t xml:space="preserve">Table S6. </w:t>
        </w:r>
      </w:ins>
      <w:ins w:id="187" w:author="Nick.Tolimieri" w:date="2022-09-06T13:02:00Z">
        <w:r w:rsidR="00CC2848" w:rsidRPr="00CC2848">
          <w:rPr>
            <w:rPrChange w:id="188" w:author="Nick.Tolimieri" w:date="2022-09-06T13:03:00Z">
              <w:rPr>
                <w:b w:val="0"/>
                <w:i w:val="0"/>
              </w:rPr>
            </w:rPrChange>
          </w:rPr>
          <w:t xml:space="preserve">Marine heatwave statistics for four </w:t>
        </w:r>
      </w:ins>
      <w:ins w:id="189" w:author="Nick.Tolimieri" w:date="2022-09-06T15:09:00Z">
        <w:r w:rsidR="00DA5CFE" w:rsidRPr="00CC2848">
          <w:rPr>
            <w:rPrChange w:id="190" w:author="Nick.Tolimieri" w:date="2022-09-06T13:03:00Z">
              <w:rPr>
                <w:b w:val="0"/>
                <w:i w:val="0"/>
              </w:rPr>
            </w:rPrChange>
          </w:rPr>
          <w:t>locations</w:t>
        </w:r>
      </w:ins>
      <w:ins w:id="191" w:author="Nick.Tolimieri" w:date="2022-09-06T13:02:00Z">
        <w:r w:rsidR="00CC2848" w:rsidRPr="00CC2848">
          <w:rPr>
            <w:rPrChange w:id="192" w:author="Nick.Tolimieri" w:date="2022-09-06T13:03:00Z">
              <w:rPr>
                <w:b w:val="0"/>
                <w:i w:val="0"/>
              </w:rPr>
            </w:rPrChange>
          </w:rPr>
          <w:t xml:space="preserve"> from 1992-2021. </w:t>
        </w:r>
      </w:ins>
      <w:ins w:id="193" w:author="Nick.Tolimieri" w:date="2022-09-13T12:46:00Z">
        <w:r w:rsidR="004C5EBF">
          <w:t xml:space="preserve">Days above 90% indicate the total number of days above the </w:t>
        </w:r>
      </w:ins>
      <w:ins w:id="194" w:author="Nick.Tolimieri" w:date="2022-09-13T12:47:00Z">
        <w:r w:rsidR="004C5EBF">
          <w:t>90</w:t>
        </w:r>
        <w:r w:rsidR="004C5EBF" w:rsidRPr="004C5EBF">
          <w:rPr>
            <w:vertAlign w:val="superscript"/>
            <w:rPrChange w:id="195" w:author="Nick.Tolimieri" w:date="2022-09-13T12:47:00Z">
              <w:rPr/>
            </w:rPrChange>
          </w:rPr>
          <w:t>th</w:t>
        </w:r>
        <w:r w:rsidR="004C5EBF">
          <w:t xml:space="preserve"> percentile regardless of whether those days were within a 5+ day MHW; MHW events is the number of </w:t>
        </w:r>
      </w:ins>
      <w:ins w:id="196" w:author="Nick.Tolimieri" w:date="2022-09-13T12:48:00Z">
        <w:r w:rsidR="004C5EBF">
          <w:t xml:space="preserve">MHWs in a year, MHW days (5+) is the number of days </w:t>
        </w:r>
        <w:r w:rsidR="00731687">
          <w:t xml:space="preserve">within a MHW; </w:t>
        </w:r>
      </w:ins>
      <w:ins w:id="197" w:author="Nick.Tolimieri"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8" w:author="Nick.Tolimieri"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9">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200" w:author="Nick.Tolimieri" w:date="2022-09-06T13:51:00Z"/>
          <w:trPrChange w:id="201" w:author="Nick.Tolimieri"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2" w:author="Nick.Tolimieri"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3" w:author="Nick.Tolimieri" w:date="2022-09-06T13:51:00Z"/>
                <w:color w:val="000000"/>
                <w:sz w:val="20"/>
                <w:szCs w:val="20"/>
                <w:lang w:val="en-US"/>
              </w:rPr>
            </w:pPr>
            <w:ins w:id="204"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5" w:author="Nick.Tolimieri"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6" w:author="Nick.Tolimieri" w:date="2022-09-06T13:51:00Z"/>
                <w:color w:val="000000"/>
                <w:sz w:val="20"/>
                <w:szCs w:val="20"/>
                <w:lang w:val="en-US"/>
              </w:rPr>
            </w:pPr>
            <w:ins w:id="207"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8" w:author="Nick.Tolimieri"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9" w:author="Nick.Tolimieri" w:date="2022-09-06T13:51:00Z"/>
                <w:color w:val="000000"/>
                <w:sz w:val="20"/>
                <w:szCs w:val="20"/>
                <w:lang w:val="en-US"/>
              </w:rPr>
            </w:pPr>
            <w:ins w:id="210" w:author="Nick.Tolimieri" w:date="2022-09-06T13:51:00Z">
              <w:r w:rsidRPr="00C97A89">
                <w:rPr>
                  <w:color w:val="000000"/>
                  <w:sz w:val="20"/>
                  <w:szCs w:val="20"/>
                  <w:lang w:val="en-US"/>
                </w:rPr>
                <w:t>Days &gt; 15</w:t>
              </w:r>
            </w:ins>
            <w:ins w:id="211" w:author="Nick.Tolimieri" w:date="2022-09-06T14:24:00Z">
              <w:r w:rsidR="0048438B" w:rsidRPr="008245DB">
                <w:t>°</w:t>
              </w:r>
            </w:ins>
            <w:ins w:id="212"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3" w:author="Nick.Tolimieri"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4" w:author="Nick.Tolimieri" w:date="2022-09-06T13:51:00Z"/>
                <w:color w:val="000000"/>
                <w:sz w:val="20"/>
                <w:szCs w:val="20"/>
                <w:lang w:val="en-US"/>
              </w:rPr>
            </w:pPr>
            <w:ins w:id="215" w:author="Nick.Tolimieri" w:date="2022-09-06T13:51:00Z">
              <w:r w:rsidRPr="00C97A89">
                <w:rPr>
                  <w:color w:val="000000"/>
                  <w:sz w:val="20"/>
                  <w:szCs w:val="20"/>
                  <w:lang w:val="en-US"/>
                </w:rPr>
                <w:t xml:space="preserve">Days above </w:t>
              </w:r>
            </w:ins>
            <w:ins w:id="216"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7" w:author="Nick.Tolimieri"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8" w:author="Nick.Tolimieri" w:date="2022-09-06T13:51:00Z"/>
                <w:color w:val="000000"/>
                <w:sz w:val="20"/>
                <w:szCs w:val="20"/>
                <w:lang w:val="en-US"/>
              </w:rPr>
            </w:pPr>
            <w:ins w:id="219" w:author="Nick.Tolimieri"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20" w:author="Nick.Tolimieri"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1" w:author="Nick.Tolimieri" w:date="2022-09-06T13:51:00Z"/>
                <w:color w:val="000000"/>
                <w:sz w:val="20"/>
                <w:szCs w:val="20"/>
                <w:lang w:val="en-US"/>
              </w:rPr>
            </w:pPr>
            <w:ins w:id="222" w:author="Nick.Tolimieri" w:date="2022-09-13T12:47:00Z">
              <w:r>
                <w:rPr>
                  <w:color w:val="000000"/>
                  <w:sz w:val="20"/>
                  <w:szCs w:val="20"/>
                  <w:lang w:val="en-US"/>
                </w:rPr>
                <w:t>M</w:t>
              </w:r>
            </w:ins>
            <w:ins w:id="223" w:author="Nick.Tolimieri"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4" w:author="Nick.Tolimieri"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5" w:author="Nick.Tolimieri" w:date="2022-09-06T13:51:00Z"/>
                <w:color w:val="000000"/>
                <w:sz w:val="20"/>
                <w:szCs w:val="20"/>
                <w:lang w:val="en-US"/>
              </w:rPr>
            </w:pPr>
            <w:ins w:id="226"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7" w:author="Nick.Tolimieri"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8" w:author="Nick.Tolimieri" w:date="2022-09-06T13:51:00Z"/>
                <w:color w:val="000000"/>
                <w:sz w:val="20"/>
                <w:szCs w:val="20"/>
                <w:lang w:val="en-US"/>
              </w:rPr>
            </w:pPr>
            <w:ins w:id="229"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30"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1" w:author="Nick.Tolimieri" w:date="2022-09-06T13:51:00Z"/>
                <w:color w:val="000000"/>
                <w:sz w:val="20"/>
                <w:szCs w:val="20"/>
                <w:lang w:val="en-US"/>
              </w:rPr>
            </w:pPr>
            <w:ins w:id="232"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3"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4" w:author="Nick.Tolimieri" w:date="2022-09-06T13:51:00Z"/>
                <w:color w:val="000000"/>
                <w:sz w:val="20"/>
                <w:szCs w:val="20"/>
                <w:lang w:val="en-US"/>
              </w:rPr>
            </w:pPr>
            <w:proofErr w:type="spellStart"/>
            <w:ins w:id="235" w:author="Nick.Tolimieri"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6"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7" w:author="Nick.Tolimieri" w:date="2022-09-06T13:51:00Z"/>
                <w:color w:val="000000"/>
                <w:sz w:val="20"/>
                <w:szCs w:val="20"/>
                <w:lang w:val="en-US"/>
              </w:rPr>
            </w:pPr>
            <w:ins w:id="238" w:author="Nick.Tolimieri" w:date="2022-09-06T13:51:00Z">
              <w:r w:rsidRPr="00C97A89">
                <w:rPr>
                  <w:color w:val="000000"/>
                  <w:sz w:val="20"/>
                  <w:szCs w:val="20"/>
                  <w:lang w:val="en-US"/>
                </w:rPr>
                <w:t>Max intensity</w:t>
              </w:r>
            </w:ins>
          </w:p>
        </w:tc>
      </w:tr>
      <w:tr w:rsidR="00C97A89" w:rsidRPr="00C97A89" w:rsidTr="004C5EBF">
        <w:tblPrEx>
          <w:tblPrExChange w:id="239" w:author="Nick.Tolimieri" w:date="2022-09-13T12:47:00Z">
            <w:tblPrEx>
              <w:tblW w:w="10017" w:type="dxa"/>
            </w:tblPrEx>
          </w:tblPrExChange>
        </w:tblPrEx>
        <w:trPr>
          <w:trHeight w:val="255"/>
          <w:ins w:id="240" w:author="Nick.Tolimieri" w:date="2022-09-06T13:51:00Z"/>
          <w:trPrChange w:id="2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 w:author="Nick.Tolimieri" w:date="2022-09-06T13:51:00Z"/>
                <w:color w:val="000000"/>
                <w:sz w:val="20"/>
                <w:szCs w:val="20"/>
                <w:lang w:val="en-US"/>
              </w:rPr>
            </w:pPr>
            <w:proofErr w:type="spellStart"/>
            <w:ins w:id="24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 w:author="Nick.Tolimieri" w:date="2022-09-06T13:51:00Z"/>
                <w:color w:val="000000"/>
                <w:sz w:val="20"/>
                <w:szCs w:val="20"/>
                <w:lang w:val="en-US"/>
              </w:rPr>
            </w:pPr>
            <w:ins w:id="24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 w:author="Nick.Tolimieri" w:date="2022-09-06T13:51:00Z"/>
                <w:color w:val="000000"/>
                <w:sz w:val="20"/>
                <w:szCs w:val="20"/>
                <w:lang w:val="en-US"/>
              </w:rPr>
            </w:pPr>
            <w:ins w:id="25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 w:author="Nick.Tolimieri" w:date="2022-09-06T13:51:00Z"/>
                <w:color w:val="000000"/>
                <w:sz w:val="20"/>
                <w:szCs w:val="20"/>
                <w:lang w:val="en-US"/>
              </w:rPr>
            </w:pPr>
            <w:ins w:id="253"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 w:author="Nick.Tolimieri" w:date="2022-09-06T13:51:00Z"/>
                <w:color w:val="000000"/>
                <w:sz w:val="20"/>
                <w:szCs w:val="20"/>
                <w:lang w:val="en-US"/>
              </w:rPr>
            </w:pPr>
            <w:ins w:id="25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 w:author="Nick.Tolimieri" w:date="2022-09-06T13:51:00Z"/>
                <w:color w:val="000000"/>
                <w:sz w:val="20"/>
                <w:szCs w:val="20"/>
                <w:lang w:val="en-US"/>
              </w:rPr>
            </w:pPr>
            <w:ins w:id="259"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 w:author="Nick.Tolimieri" w:date="2022-09-06T13:51:00Z"/>
                <w:color w:val="000000"/>
                <w:sz w:val="20"/>
                <w:szCs w:val="20"/>
                <w:lang w:val="en-US"/>
              </w:rPr>
            </w:pPr>
            <w:ins w:id="26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 w:author="Nick.Tolimieri" w:date="2022-09-06T13:51:00Z"/>
                <w:color w:val="000000"/>
                <w:sz w:val="20"/>
                <w:szCs w:val="20"/>
                <w:lang w:val="en-US"/>
              </w:rPr>
            </w:pPr>
            <w:ins w:id="265"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 w:author="Nick.Tolimieri" w:date="2022-09-06T13:51:00Z"/>
                <w:color w:val="000000"/>
                <w:sz w:val="20"/>
                <w:szCs w:val="20"/>
                <w:lang w:val="en-US"/>
              </w:rPr>
            </w:pPr>
            <w:ins w:id="268"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 w:author="Nick.Tolimieri" w:date="2022-09-06T13:51:00Z"/>
                <w:color w:val="000000"/>
                <w:sz w:val="20"/>
                <w:szCs w:val="20"/>
                <w:lang w:val="en-US"/>
              </w:rPr>
            </w:pPr>
            <w:ins w:id="271"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 w:author="Nick.Tolimieri" w:date="2022-09-06T13:51:00Z"/>
                <w:color w:val="000000"/>
                <w:sz w:val="20"/>
                <w:szCs w:val="20"/>
                <w:lang w:val="en-US"/>
              </w:rPr>
            </w:pPr>
            <w:ins w:id="274" w:author="Nick.Tolimieri" w:date="2022-09-06T13:51:00Z">
              <w:r w:rsidRPr="00C97A89">
                <w:rPr>
                  <w:color w:val="000000"/>
                  <w:sz w:val="20"/>
                  <w:szCs w:val="20"/>
                  <w:lang w:val="en-US"/>
                </w:rPr>
                <w:t>3.34</w:t>
              </w:r>
            </w:ins>
          </w:p>
        </w:tc>
      </w:tr>
      <w:tr w:rsidR="00C97A89" w:rsidRPr="00C97A89" w:rsidTr="004C5EBF">
        <w:tblPrEx>
          <w:tblPrExChange w:id="275" w:author="Nick.Tolimieri" w:date="2022-09-13T12:47:00Z">
            <w:tblPrEx>
              <w:tblW w:w="10017" w:type="dxa"/>
            </w:tblPrEx>
          </w:tblPrExChange>
        </w:tblPrEx>
        <w:trPr>
          <w:trHeight w:val="255"/>
          <w:ins w:id="276" w:author="Nick.Tolimieri" w:date="2022-09-06T13:51:00Z"/>
          <w:trPrChange w:id="2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 w:author="Nick.Tolimieri" w:date="2022-09-06T13:51:00Z"/>
                <w:color w:val="000000"/>
                <w:sz w:val="20"/>
                <w:szCs w:val="20"/>
                <w:lang w:val="en-US"/>
              </w:rPr>
            </w:pPr>
            <w:proofErr w:type="spellStart"/>
            <w:ins w:id="28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 w:author="Nick.Tolimieri" w:date="2022-09-06T13:51:00Z"/>
                <w:color w:val="000000"/>
                <w:sz w:val="20"/>
                <w:szCs w:val="20"/>
                <w:lang w:val="en-US"/>
              </w:rPr>
            </w:pPr>
            <w:ins w:id="28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 w:author="Nick.Tolimieri" w:date="2022-09-06T13:51:00Z"/>
                <w:color w:val="000000"/>
                <w:sz w:val="20"/>
                <w:szCs w:val="20"/>
                <w:lang w:val="en-US"/>
              </w:rPr>
            </w:pPr>
            <w:ins w:id="286"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 w:author="Nick.Tolimieri" w:date="2022-09-06T13:51:00Z"/>
                <w:color w:val="000000"/>
                <w:sz w:val="20"/>
                <w:szCs w:val="20"/>
                <w:lang w:val="en-US"/>
              </w:rPr>
            </w:pPr>
            <w:ins w:id="289"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 w:author="Nick.Tolimieri" w:date="2022-09-06T13:51:00Z"/>
                <w:color w:val="000000"/>
                <w:sz w:val="20"/>
                <w:szCs w:val="20"/>
                <w:lang w:val="en-US"/>
              </w:rPr>
            </w:pPr>
            <w:ins w:id="2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 w:author="Nick.Tolimieri" w:date="2022-09-06T13:51:00Z"/>
                <w:color w:val="000000"/>
                <w:sz w:val="20"/>
                <w:szCs w:val="20"/>
                <w:lang w:val="en-US"/>
              </w:rPr>
            </w:pPr>
            <w:ins w:id="295"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 w:author="Nick.Tolimieri" w:date="2022-09-06T13:51:00Z"/>
                <w:color w:val="000000"/>
                <w:sz w:val="20"/>
                <w:szCs w:val="20"/>
                <w:lang w:val="en-US"/>
              </w:rPr>
            </w:pPr>
            <w:ins w:id="29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0" w:author="Nick.Tolimieri" w:date="2022-09-06T13:51:00Z"/>
                <w:color w:val="000000"/>
                <w:sz w:val="20"/>
                <w:szCs w:val="20"/>
                <w:lang w:val="en-US"/>
              </w:rPr>
            </w:pPr>
            <w:ins w:id="301"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 w:author="Nick.Tolimieri" w:date="2022-09-06T13:51:00Z"/>
                <w:color w:val="000000"/>
                <w:sz w:val="20"/>
                <w:szCs w:val="20"/>
                <w:lang w:val="en-US"/>
              </w:rPr>
            </w:pPr>
            <w:ins w:id="304"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 w:author="Nick.Tolimieri" w:date="2022-09-06T13:51:00Z"/>
                <w:color w:val="000000"/>
                <w:sz w:val="20"/>
                <w:szCs w:val="20"/>
                <w:lang w:val="en-US"/>
              </w:rPr>
            </w:pPr>
            <w:ins w:id="307"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 w:author="Nick.Tolimieri" w:date="2022-09-06T13:51:00Z"/>
                <w:color w:val="000000"/>
                <w:sz w:val="20"/>
                <w:szCs w:val="20"/>
                <w:lang w:val="en-US"/>
              </w:rPr>
            </w:pPr>
            <w:ins w:id="310" w:author="Nick.Tolimieri" w:date="2022-09-06T13:51:00Z">
              <w:r w:rsidRPr="00C97A89">
                <w:rPr>
                  <w:color w:val="000000"/>
                  <w:sz w:val="20"/>
                  <w:szCs w:val="20"/>
                  <w:lang w:val="en-US"/>
                </w:rPr>
                <w:t>4.3</w:t>
              </w:r>
            </w:ins>
          </w:p>
        </w:tc>
      </w:tr>
      <w:tr w:rsidR="00C97A89" w:rsidRPr="00C97A89" w:rsidTr="004C5EBF">
        <w:tblPrEx>
          <w:tblPrExChange w:id="311" w:author="Nick.Tolimieri" w:date="2022-09-13T12:47:00Z">
            <w:tblPrEx>
              <w:tblW w:w="10017" w:type="dxa"/>
            </w:tblPrEx>
          </w:tblPrExChange>
        </w:tblPrEx>
        <w:trPr>
          <w:trHeight w:val="255"/>
          <w:ins w:id="312" w:author="Nick.Tolimieri" w:date="2022-09-06T13:51:00Z"/>
          <w:trPrChange w:id="3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 w:author="Nick.Tolimieri" w:date="2022-09-06T13:51:00Z"/>
                <w:color w:val="000000"/>
                <w:sz w:val="20"/>
                <w:szCs w:val="20"/>
                <w:lang w:val="en-US"/>
              </w:rPr>
            </w:pPr>
            <w:proofErr w:type="spellStart"/>
            <w:ins w:id="31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 w:author="Nick.Tolimieri" w:date="2022-09-06T13:51:00Z"/>
                <w:color w:val="000000"/>
                <w:sz w:val="20"/>
                <w:szCs w:val="20"/>
                <w:lang w:val="en-US"/>
              </w:rPr>
            </w:pPr>
            <w:ins w:id="31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 w:author="Nick.Tolimieri" w:date="2022-09-06T13:51:00Z"/>
                <w:color w:val="000000"/>
                <w:sz w:val="20"/>
                <w:szCs w:val="20"/>
                <w:lang w:val="en-US"/>
              </w:rPr>
            </w:pPr>
            <w:ins w:id="322"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 w:author="Nick.Tolimieri" w:date="2022-09-06T13:51:00Z"/>
                <w:color w:val="000000"/>
                <w:sz w:val="20"/>
                <w:szCs w:val="20"/>
                <w:lang w:val="en-US"/>
              </w:rPr>
            </w:pPr>
            <w:ins w:id="325"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 w:author="Nick.Tolimieri" w:date="2022-09-06T13:51:00Z"/>
                <w:color w:val="000000"/>
                <w:sz w:val="20"/>
                <w:szCs w:val="20"/>
                <w:lang w:val="en-US"/>
              </w:rPr>
            </w:pPr>
            <w:ins w:id="32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 w:author="Nick.Tolimieri" w:date="2022-09-06T13:51:00Z"/>
                <w:color w:val="000000"/>
                <w:sz w:val="20"/>
                <w:szCs w:val="20"/>
                <w:lang w:val="en-US"/>
              </w:rPr>
            </w:pPr>
            <w:ins w:id="331"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 w:author="Nick.Tolimieri" w:date="2022-09-06T13:51:00Z"/>
                <w:color w:val="000000"/>
                <w:sz w:val="20"/>
                <w:szCs w:val="20"/>
                <w:lang w:val="en-US"/>
              </w:rPr>
            </w:pPr>
            <w:ins w:id="334"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 w:author="Nick.Tolimieri" w:date="2022-09-06T13:51:00Z"/>
                <w:color w:val="000000"/>
                <w:sz w:val="20"/>
                <w:szCs w:val="20"/>
                <w:lang w:val="en-US"/>
              </w:rPr>
            </w:pPr>
            <w:ins w:id="337"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 w:author="Nick.Tolimieri" w:date="2022-09-06T13:51:00Z"/>
                <w:color w:val="000000"/>
                <w:sz w:val="20"/>
                <w:szCs w:val="20"/>
                <w:lang w:val="en-US"/>
              </w:rPr>
            </w:pPr>
            <w:ins w:id="340"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 w:author="Nick.Tolimieri" w:date="2022-09-06T13:51:00Z"/>
                <w:color w:val="000000"/>
                <w:sz w:val="20"/>
                <w:szCs w:val="20"/>
                <w:lang w:val="en-US"/>
              </w:rPr>
            </w:pPr>
            <w:ins w:id="343"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 w:author="Nick.Tolimieri" w:date="2022-09-06T13:51:00Z"/>
                <w:color w:val="000000"/>
                <w:sz w:val="20"/>
                <w:szCs w:val="20"/>
                <w:lang w:val="en-US"/>
              </w:rPr>
            </w:pPr>
            <w:ins w:id="346" w:author="Nick.Tolimieri" w:date="2022-09-06T13:51:00Z">
              <w:r w:rsidRPr="00C97A89">
                <w:rPr>
                  <w:color w:val="000000"/>
                  <w:sz w:val="20"/>
                  <w:szCs w:val="20"/>
                  <w:lang w:val="en-US"/>
                </w:rPr>
                <w:t>4.14</w:t>
              </w:r>
            </w:ins>
          </w:p>
        </w:tc>
      </w:tr>
      <w:tr w:rsidR="00C97A89" w:rsidRPr="00C97A89" w:rsidTr="004C5EBF">
        <w:tblPrEx>
          <w:tblPrExChange w:id="347" w:author="Nick.Tolimieri" w:date="2022-09-13T12:47:00Z">
            <w:tblPrEx>
              <w:tblW w:w="10017" w:type="dxa"/>
            </w:tblPrEx>
          </w:tblPrExChange>
        </w:tblPrEx>
        <w:trPr>
          <w:trHeight w:val="255"/>
          <w:ins w:id="348" w:author="Nick.Tolimieri" w:date="2022-09-06T13:51:00Z"/>
          <w:trPrChange w:id="3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 w:author="Nick.Tolimieri" w:date="2022-09-06T13:51:00Z"/>
                <w:color w:val="000000"/>
                <w:sz w:val="20"/>
                <w:szCs w:val="20"/>
                <w:lang w:val="en-US"/>
              </w:rPr>
            </w:pPr>
            <w:proofErr w:type="spellStart"/>
            <w:ins w:id="35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 w:author="Nick.Tolimieri" w:date="2022-09-06T13:51:00Z"/>
                <w:color w:val="000000"/>
                <w:sz w:val="20"/>
                <w:szCs w:val="20"/>
                <w:lang w:val="en-US"/>
              </w:rPr>
            </w:pPr>
            <w:ins w:id="35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 w:author="Nick.Tolimieri" w:date="2022-09-06T13:51:00Z"/>
                <w:color w:val="000000"/>
                <w:sz w:val="20"/>
                <w:szCs w:val="20"/>
                <w:lang w:val="en-US"/>
              </w:rPr>
            </w:pPr>
            <w:ins w:id="358"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 w:author="Nick.Tolimieri" w:date="2022-09-06T13:51:00Z"/>
                <w:color w:val="000000"/>
                <w:sz w:val="20"/>
                <w:szCs w:val="20"/>
                <w:lang w:val="en-US"/>
              </w:rPr>
            </w:pPr>
            <w:ins w:id="361"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 w:author="Nick.Tolimieri" w:date="2022-09-06T13:51:00Z"/>
                <w:color w:val="000000"/>
                <w:sz w:val="20"/>
                <w:szCs w:val="20"/>
                <w:lang w:val="en-US"/>
              </w:rPr>
            </w:pPr>
            <w:ins w:id="36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 w:author="Nick.Tolimieri" w:date="2022-09-06T13:51:00Z"/>
                <w:color w:val="000000"/>
                <w:sz w:val="20"/>
                <w:szCs w:val="20"/>
                <w:lang w:val="en-US"/>
              </w:rPr>
            </w:pPr>
            <w:ins w:id="367"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 w:author="Nick.Tolimieri" w:date="2022-09-06T13:51:00Z"/>
                <w:color w:val="000000"/>
                <w:sz w:val="20"/>
                <w:szCs w:val="20"/>
                <w:lang w:val="en-US"/>
              </w:rPr>
            </w:pPr>
            <w:ins w:id="3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 w:author="Nick.Tolimieri" w:date="2022-09-06T13:51:00Z"/>
                <w:color w:val="000000"/>
                <w:sz w:val="20"/>
                <w:szCs w:val="20"/>
                <w:lang w:val="en-US"/>
              </w:rPr>
            </w:pPr>
            <w:ins w:id="37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 w:author="Nick.Tolimieri" w:date="2022-09-06T13:51:00Z"/>
                <w:color w:val="000000"/>
                <w:sz w:val="20"/>
                <w:szCs w:val="20"/>
                <w:lang w:val="en-US"/>
              </w:rPr>
            </w:pPr>
            <w:ins w:id="376"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 w:author="Nick.Tolimieri" w:date="2022-09-06T13:51:00Z"/>
                <w:color w:val="000000"/>
                <w:sz w:val="20"/>
                <w:szCs w:val="20"/>
                <w:lang w:val="en-US"/>
              </w:rPr>
            </w:pPr>
            <w:ins w:id="379"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 w:author="Nick.Tolimieri" w:date="2022-09-06T13:51:00Z"/>
                <w:color w:val="000000"/>
                <w:sz w:val="20"/>
                <w:szCs w:val="20"/>
                <w:lang w:val="en-US"/>
              </w:rPr>
            </w:pPr>
            <w:ins w:id="382" w:author="Nick.Tolimieri" w:date="2022-09-06T13:51:00Z">
              <w:r w:rsidRPr="00C97A89">
                <w:rPr>
                  <w:color w:val="000000"/>
                  <w:sz w:val="20"/>
                  <w:szCs w:val="20"/>
                  <w:lang w:val="en-US"/>
                </w:rPr>
                <w:t>5.18</w:t>
              </w:r>
            </w:ins>
          </w:p>
        </w:tc>
      </w:tr>
      <w:tr w:rsidR="00C97A89" w:rsidRPr="00C97A89" w:rsidTr="004C5EBF">
        <w:tblPrEx>
          <w:tblPrExChange w:id="383" w:author="Nick.Tolimieri" w:date="2022-09-13T12:47:00Z">
            <w:tblPrEx>
              <w:tblW w:w="10017" w:type="dxa"/>
            </w:tblPrEx>
          </w:tblPrExChange>
        </w:tblPrEx>
        <w:trPr>
          <w:trHeight w:val="255"/>
          <w:ins w:id="384" w:author="Nick.Tolimieri" w:date="2022-09-06T13:51:00Z"/>
          <w:trPrChange w:id="3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 w:author="Nick.Tolimieri" w:date="2022-09-06T13:51:00Z"/>
                <w:color w:val="000000"/>
                <w:sz w:val="20"/>
                <w:szCs w:val="20"/>
                <w:lang w:val="en-US"/>
              </w:rPr>
            </w:pPr>
            <w:proofErr w:type="spellStart"/>
            <w:ins w:id="38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 w:author="Nick.Tolimieri" w:date="2022-09-06T13:51:00Z"/>
                <w:color w:val="000000"/>
                <w:sz w:val="20"/>
                <w:szCs w:val="20"/>
                <w:lang w:val="en-US"/>
              </w:rPr>
            </w:pPr>
            <w:ins w:id="39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 w:author="Nick.Tolimieri" w:date="2022-09-06T13:51:00Z"/>
                <w:color w:val="000000"/>
                <w:sz w:val="20"/>
                <w:szCs w:val="20"/>
                <w:lang w:val="en-US"/>
              </w:rPr>
            </w:pPr>
            <w:ins w:id="3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 w:author="Nick.Tolimieri" w:date="2022-09-06T13:51:00Z"/>
                <w:color w:val="000000"/>
                <w:sz w:val="20"/>
                <w:szCs w:val="20"/>
                <w:lang w:val="en-US"/>
              </w:rPr>
            </w:pPr>
            <w:ins w:id="39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 w:author="Nick.Tolimieri" w:date="2022-09-06T13:51:00Z"/>
                <w:color w:val="000000"/>
                <w:sz w:val="20"/>
                <w:szCs w:val="20"/>
                <w:lang w:val="en-US"/>
              </w:rPr>
            </w:pPr>
            <w:ins w:id="40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 w:author="Nick.Tolimieri" w:date="2022-09-06T13:51:00Z"/>
                <w:color w:val="000000"/>
                <w:sz w:val="20"/>
                <w:szCs w:val="20"/>
                <w:lang w:val="en-US"/>
              </w:rPr>
            </w:pPr>
            <w:ins w:id="403"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 w:author="Nick.Tolimieri" w:date="2022-09-06T13:51:00Z"/>
                <w:color w:val="000000"/>
                <w:sz w:val="20"/>
                <w:szCs w:val="20"/>
                <w:lang w:val="en-US"/>
              </w:rPr>
            </w:pPr>
            <w:ins w:id="406"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8" w:author="Nick.Tolimieri" w:date="2022-09-06T13:51:00Z"/>
                <w:color w:val="000000"/>
                <w:sz w:val="20"/>
                <w:szCs w:val="20"/>
                <w:lang w:val="en-US"/>
              </w:rPr>
            </w:pPr>
            <w:ins w:id="40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 w:author="Nick.Tolimieri" w:date="2022-09-06T13:51:00Z"/>
                <w:color w:val="000000"/>
                <w:sz w:val="20"/>
                <w:szCs w:val="20"/>
                <w:lang w:val="en-US"/>
              </w:rPr>
            </w:pPr>
            <w:ins w:id="412"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 w:author="Nick.Tolimieri" w:date="2022-09-06T13:51:00Z"/>
                <w:color w:val="000000"/>
                <w:sz w:val="20"/>
                <w:szCs w:val="20"/>
                <w:lang w:val="en-US"/>
              </w:rPr>
            </w:pPr>
            <w:ins w:id="415"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 w:author="Nick.Tolimieri" w:date="2022-09-06T13:51:00Z"/>
                <w:color w:val="000000"/>
                <w:sz w:val="20"/>
                <w:szCs w:val="20"/>
                <w:lang w:val="en-US"/>
              </w:rPr>
            </w:pPr>
            <w:ins w:id="418" w:author="Nick.Tolimieri" w:date="2022-09-06T13:51:00Z">
              <w:r w:rsidRPr="00C97A89">
                <w:rPr>
                  <w:color w:val="000000"/>
                  <w:sz w:val="20"/>
                  <w:szCs w:val="20"/>
                  <w:lang w:val="en-US"/>
                </w:rPr>
                <w:t>1.98</w:t>
              </w:r>
            </w:ins>
          </w:p>
        </w:tc>
      </w:tr>
      <w:tr w:rsidR="00C97A89" w:rsidRPr="00C97A89" w:rsidTr="004C5EBF">
        <w:tblPrEx>
          <w:tblPrExChange w:id="419" w:author="Nick.Tolimieri" w:date="2022-09-13T12:47:00Z">
            <w:tblPrEx>
              <w:tblW w:w="10017" w:type="dxa"/>
            </w:tblPrEx>
          </w:tblPrExChange>
        </w:tblPrEx>
        <w:trPr>
          <w:trHeight w:val="255"/>
          <w:ins w:id="420" w:author="Nick.Tolimieri" w:date="2022-09-06T13:51:00Z"/>
          <w:trPrChange w:id="4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 w:author="Nick.Tolimieri" w:date="2022-09-06T13:51:00Z"/>
                <w:color w:val="000000"/>
                <w:sz w:val="20"/>
                <w:szCs w:val="20"/>
                <w:lang w:val="en-US"/>
              </w:rPr>
            </w:pPr>
            <w:proofErr w:type="spellStart"/>
            <w:ins w:id="42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 w:author="Nick.Tolimieri" w:date="2022-09-06T13:51:00Z"/>
                <w:color w:val="000000"/>
                <w:sz w:val="20"/>
                <w:szCs w:val="20"/>
                <w:lang w:val="en-US"/>
              </w:rPr>
            </w:pPr>
            <w:ins w:id="42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 w:author="Nick.Tolimieri" w:date="2022-09-06T13:51:00Z"/>
                <w:color w:val="000000"/>
                <w:sz w:val="20"/>
                <w:szCs w:val="20"/>
                <w:lang w:val="en-US"/>
              </w:rPr>
            </w:pPr>
            <w:ins w:id="430"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 w:author="Nick.Tolimieri" w:date="2022-09-06T13:51:00Z"/>
                <w:color w:val="000000"/>
                <w:sz w:val="20"/>
                <w:szCs w:val="20"/>
                <w:lang w:val="en-US"/>
              </w:rPr>
            </w:pPr>
            <w:ins w:id="433"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 w:author="Nick.Tolimieri" w:date="2022-09-06T13:51:00Z"/>
                <w:color w:val="000000"/>
                <w:sz w:val="20"/>
                <w:szCs w:val="20"/>
                <w:lang w:val="en-US"/>
              </w:rPr>
            </w:pPr>
            <w:ins w:id="43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 w:author="Nick.Tolimieri" w:date="2022-09-06T13:51:00Z"/>
                <w:color w:val="000000"/>
                <w:sz w:val="20"/>
                <w:szCs w:val="20"/>
                <w:lang w:val="en-US"/>
              </w:rPr>
            </w:pPr>
            <w:ins w:id="439"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 w:author="Nick.Tolimieri" w:date="2022-09-06T13:51:00Z"/>
                <w:color w:val="000000"/>
                <w:sz w:val="20"/>
                <w:szCs w:val="20"/>
                <w:lang w:val="en-US"/>
              </w:rPr>
            </w:pPr>
            <w:ins w:id="442"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 w:author="Nick.Tolimieri" w:date="2022-09-06T13:51:00Z"/>
                <w:color w:val="000000"/>
                <w:sz w:val="20"/>
                <w:szCs w:val="20"/>
                <w:lang w:val="en-US"/>
              </w:rPr>
            </w:pPr>
            <w:ins w:id="44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 w:author="Nick.Tolimieri" w:date="2022-09-06T13:51:00Z"/>
                <w:color w:val="000000"/>
                <w:sz w:val="20"/>
                <w:szCs w:val="20"/>
                <w:lang w:val="en-US"/>
              </w:rPr>
            </w:pPr>
            <w:ins w:id="448"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 w:author="Nick.Tolimieri" w:date="2022-09-06T13:51:00Z"/>
                <w:color w:val="000000"/>
                <w:sz w:val="20"/>
                <w:szCs w:val="20"/>
                <w:lang w:val="en-US"/>
              </w:rPr>
            </w:pPr>
            <w:ins w:id="451"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 w:author="Nick.Tolimieri" w:date="2022-09-06T13:51:00Z"/>
                <w:color w:val="000000"/>
                <w:sz w:val="20"/>
                <w:szCs w:val="20"/>
                <w:lang w:val="en-US"/>
              </w:rPr>
            </w:pPr>
            <w:ins w:id="454" w:author="Nick.Tolimieri" w:date="2022-09-06T13:51:00Z">
              <w:r w:rsidRPr="00C97A89">
                <w:rPr>
                  <w:color w:val="000000"/>
                  <w:sz w:val="20"/>
                  <w:szCs w:val="20"/>
                  <w:lang w:val="en-US"/>
                </w:rPr>
                <w:t>4.25</w:t>
              </w:r>
            </w:ins>
          </w:p>
        </w:tc>
      </w:tr>
      <w:tr w:rsidR="00C97A89" w:rsidRPr="00C97A89" w:rsidTr="004C5EBF">
        <w:tblPrEx>
          <w:tblPrExChange w:id="455" w:author="Nick.Tolimieri" w:date="2022-09-13T12:47:00Z">
            <w:tblPrEx>
              <w:tblW w:w="10017" w:type="dxa"/>
            </w:tblPrEx>
          </w:tblPrExChange>
        </w:tblPrEx>
        <w:trPr>
          <w:trHeight w:val="255"/>
          <w:ins w:id="456" w:author="Nick.Tolimieri" w:date="2022-09-06T13:51:00Z"/>
          <w:trPrChange w:id="4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9" w:author="Nick.Tolimieri" w:date="2022-09-06T13:51:00Z"/>
                <w:color w:val="000000"/>
                <w:sz w:val="20"/>
                <w:szCs w:val="20"/>
                <w:lang w:val="en-US"/>
              </w:rPr>
            </w:pPr>
            <w:proofErr w:type="spellStart"/>
            <w:ins w:id="46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2" w:author="Nick.Tolimieri" w:date="2022-09-06T13:51:00Z"/>
                <w:color w:val="000000"/>
                <w:sz w:val="20"/>
                <w:szCs w:val="20"/>
                <w:lang w:val="en-US"/>
              </w:rPr>
            </w:pPr>
            <w:ins w:id="46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5" w:author="Nick.Tolimieri" w:date="2022-09-06T13:51:00Z"/>
                <w:color w:val="000000"/>
                <w:sz w:val="20"/>
                <w:szCs w:val="20"/>
                <w:lang w:val="en-US"/>
              </w:rPr>
            </w:pPr>
            <w:ins w:id="466"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8" w:author="Nick.Tolimieri" w:date="2022-09-06T13:51:00Z"/>
                <w:color w:val="000000"/>
                <w:sz w:val="20"/>
                <w:szCs w:val="20"/>
                <w:lang w:val="en-US"/>
              </w:rPr>
            </w:pPr>
            <w:ins w:id="469"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1" w:author="Nick.Tolimieri" w:date="2022-09-06T13:51:00Z"/>
                <w:color w:val="000000"/>
                <w:sz w:val="20"/>
                <w:szCs w:val="20"/>
                <w:lang w:val="en-US"/>
              </w:rPr>
            </w:pPr>
            <w:ins w:id="472"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4" w:author="Nick.Tolimieri" w:date="2022-09-06T13:51:00Z"/>
                <w:color w:val="000000"/>
                <w:sz w:val="20"/>
                <w:szCs w:val="20"/>
                <w:lang w:val="en-US"/>
              </w:rPr>
            </w:pPr>
            <w:ins w:id="475"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7" w:author="Nick.Tolimieri" w:date="2022-09-06T13:51:00Z"/>
                <w:color w:val="000000"/>
                <w:sz w:val="20"/>
                <w:szCs w:val="20"/>
                <w:lang w:val="en-US"/>
              </w:rPr>
            </w:pPr>
            <w:ins w:id="478"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0" w:author="Nick.Tolimieri" w:date="2022-09-06T13:51:00Z"/>
                <w:color w:val="000000"/>
                <w:sz w:val="20"/>
                <w:szCs w:val="20"/>
                <w:lang w:val="en-US"/>
              </w:rPr>
            </w:pPr>
            <w:ins w:id="481"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3" w:author="Nick.Tolimieri" w:date="2022-09-06T13:51:00Z"/>
                <w:color w:val="000000"/>
                <w:sz w:val="20"/>
                <w:szCs w:val="20"/>
                <w:lang w:val="en-US"/>
              </w:rPr>
            </w:pPr>
            <w:ins w:id="484"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6" w:author="Nick.Tolimieri" w:date="2022-09-06T13:51:00Z"/>
                <w:color w:val="000000"/>
                <w:sz w:val="20"/>
                <w:szCs w:val="20"/>
                <w:lang w:val="en-US"/>
              </w:rPr>
            </w:pPr>
            <w:ins w:id="487"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9" w:author="Nick.Tolimieri" w:date="2022-09-06T13:51:00Z"/>
                <w:color w:val="000000"/>
                <w:sz w:val="20"/>
                <w:szCs w:val="20"/>
                <w:lang w:val="en-US"/>
              </w:rPr>
            </w:pPr>
            <w:ins w:id="490" w:author="Nick.Tolimieri" w:date="2022-09-06T13:51:00Z">
              <w:r w:rsidRPr="00C97A89">
                <w:rPr>
                  <w:color w:val="000000"/>
                  <w:sz w:val="20"/>
                  <w:szCs w:val="20"/>
                  <w:lang w:val="en-US"/>
                </w:rPr>
                <w:t>3.81</w:t>
              </w:r>
            </w:ins>
          </w:p>
        </w:tc>
      </w:tr>
      <w:tr w:rsidR="00C97A89" w:rsidRPr="00C97A89" w:rsidTr="004C5EBF">
        <w:tblPrEx>
          <w:tblPrExChange w:id="491" w:author="Nick.Tolimieri" w:date="2022-09-13T12:47:00Z">
            <w:tblPrEx>
              <w:tblW w:w="10017" w:type="dxa"/>
            </w:tblPrEx>
          </w:tblPrExChange>
        </w:tblPrEx>
        <w:trPr>
          <w:trHeight w:val="255"/>
          <w:ins w:id="492" w:author="Nick.Tolimieri" w:date="2022-09-06T13:51:00Z"/>
          <w:trPrChange w:id="4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5" w:author="Nick.Tolimieri" w:date="2022-09-06T13:51:00Z"/>
                <w:color w:val="000000"/>
                <w:sz w:val="20"/>
                <w:szCs w:val="20"/>
                <w:lang w:val="en-US"/>
              </w:rPr>
            </w:pPr>
            <w:proofErr w:type="spellStart"/>
            <w:ins w:id="49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8" w:author="Nick.Tolimieri" w:date="2022-09-06T13:51:00Z"/>
                <w:color w:val="000000"/>
                <w:sz w:val="20"/>
                <w:szCs w:val="20"/>
                <w:lang w:val="en-US"/>
              </w:rPr>
            </w:pPr>
            <w:ins w:id="49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5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1" w:author="Nick.Tolimieri" w:date="2022-09-06T13:51:00Z"/>
                <w:color w:val="000000"/>
                <w:sz w:val="20"/>
                <w:szCs w:val="20"/>
                <w:lang w:val="en-US"/>
              </w:rPr>
            </w:pPr>
            <w:ins w:id="50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4" w:author="Nick.Tolimieri" w:date="2022-09-06T13:51:00Z"/>
                <w:color w:val="000000"/>
                <w:sz w:val="20"/>
                <w:szCs w:val="20"/>
                <w:lang w:val="en-US"/>
              </w:rPr>
            </w:pPr>
            <w:ins w:id="50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7" w:author="Nick.Tolimieri" w:date="2022-09-06T13:51:00Z"/>
                <w:color w:val="000000"/>
                <w:sz w:val="20"/>
                <w:szCs w:val="20"/>
                <w:lang w:val="en-US"/>
              </w:rPr>
            </w:pPr>
            <w:ins w:id="50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10" w:author="Nick.Tolimieri" w:date="2022-09-06T13:51:00Z"/>
                <w:color w:val="000000"/>
                <w:sz w:val="20"/>
                <w:szCs w:val="20"/>
                <w:lang w:val="en-US"/>
              </w:rPr>
            </w:pPr>
            <w:ins w:id="51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3" w:author="Nick.Tolimieri" w:date="2022-09-06T13:51:00Z"/>
                <w:color w:val="000000"/>
                <w:sz w:val="20"/>
                <w:szCs w:val="20"/>
                <w:lang w:val="en-US"/>
              </w:rPr>
            </w:pPr>
            <w:ins w:id="51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6" w:author="Nick.Tolimieri" w:date="2022-09-06T13:51:00Z"/>
                <w:color w:val="000000"/>
                <w:sz w:val="20"/>
                <w:szCs w:val="20"/>
                <w:lang w:val="en-US"/>
              </w:rPr>
            </w:pPr>
            <w:ins w:id="5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9" w:author="Nick.Tolimieri" w:date="2022-09-06T13:51:00Z"/>
                <w:color w:val="000000"/>
                <w:sz w:val="20"/>
                <w:szCs w:val="20"/>
                <w:lang w:val="en-US"/>
              </w:rPr>
            </w:pPr>
            <w:ins w:id="5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2" w:author="Nick.Tolimieri" w:date="2022-09-06T13:51:00Z"/>
                <w:color w:val="000000"/>
                <w:sz w:val="20"/>
                <w:szCs w:val="20"/>
                <w:lang w:val="en-US"/>
              </w:rPr>
            </w:pPr>
            <w:ins w:id="5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5" w:author="Nick.Tolimieri" w:date="2022-09-06T13:51:00Z"/>
                <w:color w:val="000000"/>
                <w:sz w:val="20"/>
                <w:szCs w:val="20"/>
                <w:lang w:val="en-US"/>
              </w:rPr>
            </w:pPr>
            <w:ins w:id="526" w:author="Nick.Tolimieri" w:date="2022-09-06T13:51:00Z">
              <w:r w:rsidRPr="00C97A89">
                <w:rPr>
                  <w:color w:val="000000"/>
                  <w:sz w:val="20"/>
                  <w:szCs w:val="20"/>
                  <w:lang w:val="en-US"/>
                </w:rPr>
                <w:t>-</w:t>
              </w:r>
            </w:ins>
          </w:p>
        </w:tc>
      </w:tr>
      <w:tr w:rsidR="00C97A89" w:rsidRPr="00C97A89" w:rsidTr="004C5EBF">
        <w:tblPrEx>
          <w:tblPrExChange w:id="527" w:author="Nick.Tolimieri" w:date="2022-09-13T12:47:00Z">
            <w:tblPrEx>
              <w:tblW w:w="10017" w:type="dxa"/>
            </w:tblPrEx>
          </w:tblPrExChange>
        </w:tblPrEx>
        <w:trPr>
          <w:trHeight w:val="255"/>
          <w:ins w:id="528" w:author="Nick.Tolimieri" w:date="2022-09-06T13:51:00Z"/>
          <w:trPrChange w:id="5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1" w:author="Nick.Tolimieri" w:date="2022-09-06T13:51:00Z"/>
                <w:color w:val="000000"/>
                <w:sz w:val="20"/>
                <w:szCs w:val="20"/>
                <w:lang w:val="en-US"/>
              </w:rPr>
            </w:pPr>
            <w:proofErr w:type="spellStart"/>
            <w:ins w:id="53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4" w:author="Nick.Tolimieri" w:date="2022-09-06T13:51:00Z"/>
                <w:color w:val="000000"/>
                <w:sz w:val="20"/>
                <w:szCs w:val="20"/>
                <w:lang w:val="en-US"/>
              </w:rPr>
            </w:pPr>
            <w:ins w:id="53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7" w:author="Nick.Tolimieri" w:date="2022-09-06T13:51:00Z"/>
                <w:color w:val="000000"/>
                <w:sz w:val="20"/>
                <w:szCs w:val="20"/>
                <w:lang w:val="en-US"/>
              </w:rPr>
            </w:pPr>
            <w:ins w:id="5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0" w:author="Nick.Tolimieri" w:date="2022-09-06T13:51:00Z"/>
                <w:color w:val="000000"/>
                <w:sz w:val="20"/>
                <w:szCs w:val="20"/>
                <w:lang w:val="en-US"/>
              </w:rPr>
            </w:pPr>
            <w:ins w:id="5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3" w:author="Nick.Tolimieri" w:date="2022-09-06T13:51:00Z"/>
                <w:color w:val="000000"/>
                <w:sz w:val="20"/>
                <w:szCs w:val="20"/>
                <w:lang w:val="en-US"/>
              </w:rPr>
            </w:pPr>
            <w:ins w:id="54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6" w:author="Nick.Tolimieri" w:date="2022-09-06T13:51:00Z"/>
                <w:color w:val="000000"/>
                <w:sz w:val="20"/>
                <w:szCs w:val="20"/>
                <w:lang w:val="en-US"/>
              </w:rPr>
            </w:pPr>
            <w:ins w:id="5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9" w:author="Nick.Tolimieri" w:date="2022-09-06T13:51:00Z"/>
                <w:color w:val="000000"/>
                <w:sz w:val="20"/>
                <w:szCs w:val="20"/>
                <w:lang w:val="en-US"/>
              </w:rPr>
            </w:pPr>
            <w:ins w:id="5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2" w:author="Nick.Tolimieri" w:date="2022-09-06T13:51:00Z"/>
                <w:color w:val="000000"/>
                <w:sz w:val="20"/>
                <w:szCs w:val="20"/>
                <w:lang w:val="en-US"/>
              </w:rPr>
            </w:pPr>
            <w:ins w:id="5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5" w:author="Nick.Tolimieri" w:date="2022-09-06T13:51:00Z"/>
                <w:color w:val="000000"/>
                <w:sz w:val="20"/>
                <w:szCs w:val="20"/>
                <w:lang w:val="en-US"/>
              </w:rPr>
            </w:pPr>
            <w:ins w:id="5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8" w:author="Nick.Tolimieri" w:date="2022-09-06T13:51:00Z"/>
                <w:color w:val="000000"/>
                <w:sz w:val="20"/>
                <w:szCs w:val="20"/>
                <w:lang w:val="en-US"/>
              </w:rPr>
            </w:pPr>
            <w:ins w:id="5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1" w:author="Nick.Tolimieri" w:date="2022-09-06T13:51:00Z"/>
                <w:color w:val="000000"/>
                <w:sz w:val="20"/>
                <w:szCs w:val="20"/>
                <w:lang w:val="en-US"/>
              </w:rPr>
            </w:pPr>
            <w:ins w:id="562" w:author="Nick.Tolimieri" w:date="2022-09-06T13:51:00Z">
              <w:r w:rsidRPr="00C97A89">
                <w:rPr>
                  <w:color w:val="000000"/>
                  <w:sz w:val="20"/>
                  <w:szCs w:val="20"/>
                  <w:lang w:val="en-US"/>
                </w:rPr>
                <w:t>-</w:t>
              </w:r>
            </w:ins>
          </w:p>
        </w:tc>
      </w:tr>
      <w:tr w:rsidR="00C97A89" w:rsidRPr="00C97A89" w:rsidTr="004C5EBF">
        <w:tblPrEx>
          <w:tblPrExChange w:id="563" w:author="Nick.Tolimieri" w:date="2022-09-13T12:47:00Z">
            <w:tblPrEx>
              <w:tblW w:w="10017" w:type="dxa"/>
            </w:tblPrEx>
          </w:tblPrExChange>
        </w:tblPrEx>
        <w:trPr>
          <w:trHeight w:val="255"/>
          <w:ins w:id="564" w:author="Nick.Tolimieri" w:date="2022-09-06T13:51:00Z"/>
          <w:trPrChange w:id="5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7" w:author="Nick.Tolimieri" w:date="2022-09-06T13:51:00Z"/>
                <w:color w:val="000000"/>
                <w:sz w:val="20"/>
                <w:szCs w:val="20"/>
                <w:lang w:val="en-US"/>
              </w:rPr>
            </w:pPr>
            <w:proofErr w:type="spellStart"/>
            <w:ins w:id="56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0" w:author="Nick.Tolimieri" w:date="2022-09-06T13:51:00Z"/>
                <w:color w:val="000000"/>
                <w:sz w:val="20"/>
                <w:szCs w:val="20"/>
                <w:lang w:val="en-US"/>
              </w:rPr>
            </w:pPr>
            <w:ins w:id="57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3" w:author="Nick.Tolimieri" w:date="2022-09-06T13:51:00Z"/>
                <w:color w:val="000000"/>
                <w:sz w:val="20"/>
                <w:szCs w:val="20"/>
                <w:lang w:val="en-US"/>
              </w:rPr>
            </w:pPr>
            <w:ins w:id="5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6" w:author="Nick.Tolimieri" w:date="2022-09-06T13:51:00Z"/>
                <w:color w:val="000000"/>
                <w:sz w:val="20"/>
                <w:szCs w:val="20"/>
                <w:lang w:val="en-US"/>
              </w:rPr>
            </w:pPr>
            <w:ins w:id="57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9" w:author="Nick.Tolimieri" w:date="2022-09-06T13:51:00Z"/>
                <w:color w:val="000000"/>
                <w:sz w:val="20"/>
                <w:szCs w:val="20"/>
                <w:lang w:val="en-US"/>
              </w:rPr>
            </w:pPr>
            <w:ins w:id="58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2" w:author="Nick.Tolimieri" w:date="2022-09-06T13:51:00Z"/>
                <w:color w:val="000000"/>
                <w:sz w:val="20"/>
                <w:szCs w:val="20"/>
                <w:lang w:val="en-US"/>
              </w:rPr>
            </w:pPr>
            <w:ins w:id="58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5" w:author="Nick.Tolimieri" w:date="2022-09-06T13:51:00Z"/>
                <w:color w:val="000000"/>
                <w:sz w:val="20"/>
                <w:szCs w:val="20"/>
                <w:lang w:val="en-US"/>
              </w:rPr>
            </w:pPr>
            <w:ins w:id="58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8" w:author="Nick.Tolimieri" w:date="2022-09-06T13:51:00Z"/>
                <w:color w:val="000000"/>
                <w:sz w:val="20"/>
                <w:szCs w:val="20"/>
                <w:lang w:val="en-US"/>
              </w:rPr>
            </w:pPr>
            <w:ins w:id="5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1" w:author="Nick.Tolimieri" w:date="2022-09-06T13:51:00Z"/>
                <w:color w:val="000000"/>
                <w:sz w:val="20"/>
                <w:szCs w:val="20"/>
                <w:lang w:val="en-US"/>
              </w:rPr>
            </w:pPr>
            <w:ins w:id="5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4" w:author="Nick.Tolimieri" w:date="2022-09-06T13:51:00Z"/>
                <w:color w:val="000000"/>
                <w:sz w:val="20"/>
                <w:szCs w:val="20"/>
                <w:lang w:val="en-US"/>
              </w:rPr>
            </w:pPr>
            <w:ins w:id="5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7" w:author="Nick.Tolimieri" w:date="2022-09-06T13:51:00Z"/>
                <w:color w:val="000000"/>
                <w:sz w:val="20"/>
                <w:szCs w:val="20"/>
                <w:lang w:val="en-US"/>
              </w:rPr>
            </w:pPr>
            <w:ins w:id="598" w:author="Nick.Tolimieri" w:date="2022-09-06T13:51:00Z">
              <w:r w:rsidRPr="00C97A89">
                <w:rPr>
                  <w:color w:val="000000"/>
                  <w:sz w:val="20"/>
                  <w:szCs w:val="20"/>
                  <w:lang w:val="en-US"/>
                </w:rPr>
                <w:t>-</w:t>
              </w:r>
            </w:ins>
          </w:p>
        </w:tc>
      </w:tr>
      <w:tr w:rsidR="00C97A89" w:rsidRPr="00C97A89" w:rsidTr="004C5EBF">
        <w:tblPrEx>
          <w:tblPrExChange w:id="599" w:author="Nick.Tolimieri" w:date="2022-09-13T12:47:00Z">
            <w:tblPrEx>
              <w:tblW w:w="10017" w:type="dxa"/>
            </w:tblPrEx>
          </w:tblPrExChange>
        </w:tblPrEx>
        <w:trPr>
          <w:trHeight w:val="255"/>
          <w:ins w:id="600" w:author="Nick.Tolimieri" w:date="2022-09-06T13:51:00Z"/>
          <w:trPrChange w:id="6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3" w:author="Nick.Tolimieri" w:date="2022-09-06T13:51:00Z"/>
                <w:color w:val="000000"/>
                <w:sz w:val="20"/>
                <w:szCs w:val="20"/>
                <w:lang w:val="en-US"/>
              </w:rPr>
            </w:pPr>
            <w:proofErr w:type="spellStart"/>
            <w:ins w:id="60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6" w:author="Nick.Tolimieri" w:date="2022-09-06T13:51:00Z"/>
                <w:color w:val="000000"/>
                <w:sz w:val="20"/>
                <w:szCs w:val="20"/>
                <w:lang w:val="en-US"/>
              </w:rPr>
            </w:pPr>
            <w:ins w:id="60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9" w:author="Nick.Tolimieri" w:date="2022-09-06T13:51:00Z"/>
                <w:color w:val="000000"/>
                <w:sz w:val="20"/>
                <w:szCs w:val="20"/>
                <w:lang w:val="en-US"/>
              </w:rPr>
            </w:pPr>
            <w:ins w:id="6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2" w:author="Nick.Tolimieri" w:date="2022-09-06T13:51:00Z"/>
                <w:color w:val="000000"/>
                <w:sz w:val="20"/>
                <w:szCs w:val="20"/>
                <w:lang w:val="en-US"/>
              </w:rPr>
            </w:pPr>
            <w:ins w:id="613"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5" w:author="Nick.Tolimieri" w:date="2022-09-06T13:51:00Z"/>
                <w:color w:val="000000"/>
                <w:sz w:val="20"/>
                <w:szCs w:val="20"/>
                <w:lang w:val="en-US"/>
              </w:rPr>
            </w:pPr>
            <w:ins w:id="61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8" w:author="Nick.Tolimieri" w:date="2022-09-06T13:51:00Z"/>
                <w:color w:val="000000"/>
                <w:sz w:val="20"/>
                <w:szCs w:val="20"/>
                <w:lang w:val="en-US"/>
              </w:rPr>
            </w:pPr>
            <w:ins w:id="619"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1" w:author="Nick.Tolimieri" w:date="2022-09-06T13:51:00Z"/>
                <w:color w:val="000000"/>
                <w:sz w:val="20"/>
                <w:szCs w:val="20"/>
                <w:lang w:val="en-US"/>
              </w:rPr>
            </w:pPr>
            <w:ins w:id="622"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4" w:author="Nick.Tolimieri" w:date="2022-09-06T13:51:00Z"/>
                <w:color w:val="000000"/>
                <w:sz w:val="20"/>
                <w:szCs w:val="20"/>
                <w:lang w:val="en-US"/>
              </w:rPr>
            </w:pPr>
            <w:ins w:id="625"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7" w:author="Nick.Tolimieri" w:date="2022-09-06T13:51:00Z"/>
                <w:color w:val="000000"/>
                <w:sz w:val="20"/>
                <w:szCs w:val="20"/>
                <w:lang w:val="en-US"/>
              </w:rPr>
            </w:pPr>
            <w:ins w:id="628"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0" w:author="Nick.Tolimieri" w:date="2022-09-06T13:51:00Z"/>
                <w:color w:val="000000"/>
                <w:sz w:val="20"/>
                <w:szCs w:val="20"/>
                <w:lang w:val="en-US"/>
              </w:rPr>
            </w:pPr>
            <w:ins w:id="631"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3" w:author="Nick.Tolimieri" w:date="2022-09-06T13:51:00Z"/>
                <w:color w:val="000000"/>
                <w:sz w:val="20"/>
                <w:szCs w:val="20"/>
                <w:lang w:val="en-US"/>
              </w:rPr>
            </w:pPr>
            <w:ins w:id="634" w:author="Nick.Tolimieri" w:date="2022-09-06T13:51:00Z">
              <w:r w:rsidRPr="00C97A89">
                <w:rPr>
                  <w:color w:val="000000"/>
                  <w:sz w:val="20"/>
                  <w:szCs w:val="20"/>
                  <w:lang w:val="en-US"/>
                </w:rPr>
                <w:t>1.92</w:t>
              </w:r>
            </w:ins>
          </w:p>
        </w:tc>
      </w:tr>
      <w:tr w:rsidR="00C97A89" w:rsidRPr="00C97A89" w:rsidTr="004C5EBF">
        <w:tblPrEx>
          <w:tblPrExChange w:id="635" w:author="Nick.Tolimieri" w:date="2022-09-13T12:47:00Z">
            <w:tblPrEx>
              <w:tblW w:w="10017" w:type="dxa"/>
            </w:tblPrEx>
          </w:tblPrExChange>
        </w:tblPrEx>
        <w:trPr>
          <w:trHeight w:val="255"/>
          <w:ins w:id="636" w:author="Nick.Tolimieri" w:date="2022-09-06T13:51:00Z"/>
          <w:trPrChange w:id="6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9" w:author="Nick.Tolimieri" w:date="2022-09-06T13:51:00Z"/>
                <w:color w:val="000000"/>
                <w:sz w:val="20"/>
                <w:szCs w:val="20"/>
                <w:lang w:val="en-US"/>
              </w:rPr>
            </w:pPr>
            <w:proofErr w:type="spellStart"/>
            <w:ins w:id="64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2" w:author="Nick.Tolimieri" w:date="2022-09-06T13:51:00Z"/>
                <w:color w:val="000000"/>
                <w:sz w:val="20"/>
                <w:szCs w:val="20"/>
                <w:lang w:val="en-US"/>
              </w:rPr>
            </w:pPr>
            <w:ins w:id="64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5" w:author="Nick.Tolimieri" w:date="2022-09-06T13:51:00Z"/>
                <w:color w:val="000000"/>
                <w:sz w:val="20"/>
                <w:szCs w:val="20"/>
                <w:lang w:val="en-US"/>
              </w:rPr>
            </w:pPr>
            <w:ins w:id="64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8" w:author="Nick.Tolimieri" w:date="2022-09-06T13:51:00Z"/>
                <w:color w:val="000000"/>
                <w:sz w:val="20"/>
                <w:szCs w:val="20"/>
                <w:lang w:val="en-US"/>
              </w:rPr>
            </w:pPr>
            <w:ins w:id="649"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1" w:author="Nick.Tolimieri" w:date="2022-09-06T13:51:00Z"/>
                <w:color w:val="000000"/>
                <w:sz w:val="20"/>
                <w:szCs w:val="20"/>
                <w:lang w:val="en-US"/>
              </w:rPr>
            </w:pPr>
            <w:ins w:id="652"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4" w:author="Nick.Tolimieri" w:date="2022-09-06T13:51:00Z"/>
                <w:color w:val="000000"/>
                <w:sz w:val="20"/>
                <w:szCs w:val="20"/>
                <w:lang w:val="en-US"/>
              </w:rPr>
            </w:pPr>
            <w:ins w:id="655"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7" w:author="Nick.Tolimieri" w:date="2022-09-06T13:51:00Z"/>
                <w:color w:val="000000"/>
                <w:sz w:val="20"/>
                <w:szCs w:val="20"/>
                <w:lang w:val="en-US"/>
              </w:rPr>
            </w:pPr>
            <w:ins w:id="6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0" w:author="Nick.Tolimieri" w:date="2022-09-06T13:51:00Z"/>
                <w:color w:val="000000"/>
                <w:sz w:val="20"/>
                <w:szCs w:val="20"/>
                <w:lang w:val="en-US"/>
              </w:rPr>
            </w:pPr>
            <w:ins w:id="661"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3" w:author="Nick.Tolimieri" w:date="2022-09-06T13:51:00Z"/>
                <w:color w:val="000000"/>
                <w:sz w:val="20"/>
                <w:szCs w:val="20"/>
                <w:lang w:val="en-US"/>
              </w:rPr>
            </w:pPr>
            <w:ins w:id="664"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6" w:author="Nick.Tolimieri" w:date="2022-09-06T13:51:00Z"/>
                <w:color w:val="000000"/>
                <w:sz w:val="20"/>
                <w:szCs w:val="20"/>
                <w:lang w:val="en-US"/>
              </w:rPr>
            </w:pPr>
            <w:ins w:id="667"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9" w:author="Nick.Tolimieri" w:date="2022-09-06T13:51:00Z"/>
                <w:color w:val="000000"/>
                <w:sz w:val="20"/>
                <w:szCs w:val="20"/>
                <w:lang w:val="en-US"/>
              </w:rPr>
            </w:pPr>
            <w:ins w:id="670" w:author="Nick.Tolimieri" w:date="2022-09-06T13:51:00Z">
              <w:r w:rsidRPr="00C97A89">
                <w:rPr>
                  <w:color w:val="000000"/>
                  <w:sz w:val="20"/>
                  <w:szCs w:val="20"/>
                  <w:lang w:val="en-US"/>
                </w:rPr>
                <w:t>2.51</w:t>
              </w:r>
            </w:ins>
          </w:p>
        </w:tc>
      </w:tr>
      <w:tr w:rsidR="00C97A89" w:rsidRPr="00C97A89" w:rsidTr="004C5EBF">
        <w:tblPrEx>
          <w:tblPrExChange w:id="671" w:author="Nick.Tolimieri" w:date="2022-09-13T12:47:00Z">
            <w:tblPrEx>
              <w:tblW w:w="10017" w:type="dxa"/>
            </w:tblPrEx>
          </w:tblPrExChange>
        </w:tblPrEx>
        <w:trPr>
          <w:trHeight w:val="255"/>
          <w:ins w:id="672" w:author="Nick.Tolimieri" w:date="2022-09-06T13:51:00Z"/>
          <w:trPrChange w:id="6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5" w:author="Nick.Tolimieri" w:date="2022-09-06T13:51:00Z"/>
                <w:color w:val="000000"/>
                <w:sz w:val="20"/>
                <w:szCs w:val="20"/>
                <w:lang w:val="en-US"/>
              </w:rPr>
            </w:pPr>
            <w:proofErr w:type="spellStart"/>
            <w:ins w:id="67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8" w:author="Nick.Tolimieri" w:date="2022-09-06T13:51:00Z"/>
                <w:color w:val="000000"/>
                <w:sz w:val="20"/>
                <w:szCs w:val="20"/>
                <w:lang w:val="en-US"/>
              </w:rPr>
            </w:pPr>
            <w:ins w:id="67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1" w:author="Nick.Tolimieri" w:date="2022-09-06T13:51:00Z"/>
                <w:color w:val="000000"/>
                <w:sz w:val="20"/>
                <w:szCs w:val="20"/>
                <w:lang w:val="en-US"/>
              </w:rPr>
            </w:pPr>
            <w:ins w:id="68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4" w:author="Nick.Tolimieri" w:date="2022-09-06T13:51:00Z"/>
                <w:color w:val="000000"/>
                <w:sz w:val="20"/>
                <w:szCs w:val="20"/>
                <w:lang w:val="en-US"/>
              </w:rPr>
            </w:pPr>
            <w:ins w:id="6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7" w:author="Nick.Tolimieri" w:date="2022-09-06T13:51:00Z"/>
                <w:color w:val="000000"/>
                <w:sz w:val="20"/>
                <w:szCs w:val="20"/>
                <w:lang w:val="en-US"/>
              </w:rPr>
            </w:pPr>
            <w:ins w:id="68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90" w:author="Nick.Tolimieri" w:date="2022-09-06T13:51:00Z"/>
                <w:color w:val="000000"/>
                <w:sz w:val="20"/>
                <w:szCs w:val="20"/>
                <w:lang w:val="en-US"/>
              </w:rPr>
            </w:pPr>
            <w:ins w:id="6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3" w:author="Nick.Tolimieri" w:date="2022-09-06T13:51:00Z"/>
                <w:color w:val="000000"/>
                <w:sz w:val="20"/>
                <w:szCs w:val="20"/>
                <w:lang w:val="en-US"/>
              </w:rPr>
            </w:pPr>
            <w:ins w:id="6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6" w:author="Nick.Tolimieri" w:date="2022-09-06T13:51:00Z"/>
                <w:color w:val="000000"/>
                <w:sz w:val="20"/>
                <w:szCs w:val="20"/>
                <w:lang w:val="en-US"/>
              </w:rPr>
            </w:pPr>
            <w:ins w:id="6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9" w:author="Nick.Tolimieri" w:date="2022-09-06T13:51:00Z"/>
                <w:color w:val="000000"/>
                <w:sz w:val="20"/>
                <w:szCs w:val="20"/>
                <w:lang w:val="en-US"/>
              </w:rPr>
            </w:pPr>
            <w:ins w:id="7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2" w:author="Nick.Tolimieri" w:date="2022-09-06T13:51:00Z"/>
                <w:color w:val="000000"/>
                <w:sz w:val="20"/>
                <w:szCs w:val="20"/>
                <w:lang w:val="en-US"/>
              </w:rPr>
            </w:pPr>
            <w:ins w:id="7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5" w:author="Nick.Tolimieri" w:date="2022-09-06T13:51:00Z"/>
                <w:color w:val="000000"/>
                <w:sz w:val="20"/>
                <w:szCs w:val="20"/>
                <w:lang w:val="en-US"/>
              </w:rPr>
            </w:pPr>
            <w:ins w:id="706" w:author="Nick.Tolimieri" w:date="2022-09-06T13:51:00Z">
              <w:r w:rsidRPr="00C97A89">
                <w:rPr>
                  <w:color w:val="000000"/>
                  <w:sz w:val="20"/>
                  <w:szCs w:val="20"/>
                  <w:lang w:val="en-US"/>
                </w:rPr>
                <w:t>-</w:t>
              </w:r>
            </w:ins>
          </w:p>
        </w:tc>
      </w:tr>
      <w:tr w:rsidR="00C97A89" w:rsidRPr="00C97A89" w:rsidTr="004C5EBF">
        <w:tblPrEx>
          <w:tblPrExChange w:id="707" w:author="Nick.Tolimieri" w:date="2022-09-13T12:47:00Z">
            <w:tblPrEx>
              <w:tblW w:w="10017" w:type="dxa"/>
            </w:tblPrEx>
          </w:tblPrExChange>
        </w:tblPrEx>
        <w:trPr>
          <w:trHeight w:val="255"/>
          <w:ins w:id="708" w:author="Nick.Tolimieri" w:date="2022-09-06T13:51:00Z"/>
          <w:trPrChange w:id="7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1" w:author="Nick.Tolimieri" w:date="2022-09-06T13:51:00Z"/>
                <w:color w:val="000000"/>
                <w:sz w:val="20"/>
                <w:szCs w:val="20"/>
                <w:lang w:val="en-US"/>
              </w:rPr>
            </w:pPr>
            <w:proofErr w:type="spellStart"/>
            <w:ins w:id="71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4" w:author="Nick.Tolimieri" w:date="2022-09-06T13:51:00Z"/>
                <w:color w:val="000000"/>
                <w:sz w:val="20"/>
                <w:szCs w:val="20"/>
                <w:lang w:val="en-US"/>
              </w:rPr>
            </w:pPr>
            <w:ins w:id="71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7" w:author="Nick.Tolimieri" w:date="2022-09-06T13:51:00Z"/>
                <w:color w:val="000000"/>
                <w:sz w:val="20"/>
                <w:szCs w:val="20"/>
                <w:lang w:val="en-US"/>
              </w:rPr>
            </w:pPr>
            <w:ins w:id="7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0" w:author="Nick.Tolimieri" w:date="2022-09-06T13:51:00Z"/>
                <w:color w:val="000000"/>
                <w:sz w:val="20"/>
                <w:szCs w:val="20"/>
                <w:lang w:val="en-US"/>
              </w:rPr>
            </w:pPr>
            <w:ins w:id="721"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3" w:author="Nick.Tolimieri" w:date="2022-09-06T13:51:00Z"/>
                <w:color w:val="000000"/>
                <w:sz w:val="20"/>
                <w:szCs w:val="20"/>
                <w:lang w:val="en-US"/>
              </w:rPr>
            </w:pPr>
            <w:ins w:id="7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6" w:author="Nick.Tolimieri" w:date="2022-09-06T13:51:00Z"/>
                <w:color w:val="000000"/>
                <w:sz w:val="20"/>
                <w:szCs w:val="20"/>
                <w:lang w:val="en-US"/>
              </w:rPr>
            </w:pPr>
            <w:ins w:id="72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9" w:author="Nick.Tolimieri" w:date="2022-09-06T13:51:00Z"/>
                <w:color w:val="000000"/>
                <w:sz w:val="20"/>
                <w:szCs w:val="20"/>
                <w:lang w:val="en-US"/>
              </w:rPr>
            </w:pPr>
            <w:ins w:id="730"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2" w:author="Nick.Tolimieri" w:date="2022-09-06T13:51:00Z"/>
                <w:color w:val="000000"/>
                <w:sz w:val="20"/>
                <w:szCs w:val="20"/>
                <w:lang w:val="en-US"/>
              </w:rPr>
            </w:pPr>
            <w:ins w:id="733"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5" w:author="Nick.Tolimieri" w:date="2022-09-06T13:51:00Z"/>
                <w:color w:val="000000"/>
                <w:sz w:val="20"/>
                <w:szCs w:val="20"/>
                <w:lang w:val="en-US"/>
              </w:rPr>
            </w:pPr>
            <w:ins w:id="736"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8" w:author="Nick.Tolimieri" w:date="2022-09-06T13:51:00Z"/>
                <w:color w:val="000000"/>
                <w:sz w:val="20"/>
                <w:szCs w:val="20"/>
                <w:lang w:val="en-US"/>
              </w:rPr>
            </w:pPr>
            <w:ins w:id="739"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1" w:author="Nick.Tolimieri" w:date="2022-09-06T13:51:00Z"/>
                <w:color w:val="000000"/>
                <w:sz w:val="20"/>
                <w:szCs w:val="20"/>
                <w:lang w:val="en-US"/>
              </w:rPr>
            </w:pPr>
            <w:ins w:id="742" w:author="Nick.Tolimieri" w:date="2022-09-06T13:51:00Z">
              <w:r w:rsidRPr="00C97A89">
                <w:rPr>
                  <w:color w:val="000000"/>
                  <w:sz w:val="20"/>
                  <w:szCs w:val="20"/>
                  <w:lang w:val="en-US"/>
                </w:rPr>
                <w:t>2.58</w:t>
              </w:r>
            </w:ins>
          </w:p>
        </w:tc>
      </w:tr>
      <w:tr w:rsidR="00C97A89" w:rsidRPr="00C97A89" w:rsidTr="004C5EBF">
        <w:tblPrEx>
          <w:tblPrExChange w:id="743" w:author="Nick.Tolimieri" w:date="2022-09-13T12:47:00Z">
            <w:tblPrEx>
              <w:tblW w:w="10017" w:type="dxa"/>
            </w:tblPrEx>
          </w:tblPrExChange>
        </w:tblPrEx>
        <w:trPr>
          <w:trHeight w:val="255"/>
          <w:ins w:id="744" w:author="Nick.Tolimieri" w:date="2022-09-06T13:51:00Z"/>
          <w:trPrChange w:id="7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7" w:author="Nick.Tolimieri" w:date="2022-09-06T13:51:00Z"/>
                <w:color w:val="000000"/>
                <w:sz w:val="20"/>
                <w:szCs w:val="20"/>
                <w:lang w:val="en-US"/>
              </w:rPr>
            </w:pPr>
            <w:proofErr w:type="spellStart"/>
            <w:ins w:id="74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0" w:author="Nick.Tolimieri" w:date="2022-09-06T13:51:00Z"/>
                <w:color w:val="000000"/>
                <w:sz w:val="20"/>
                <w:szCs w:val="20"/>
                <w:lang w:val="en-US"/>
              </w:rPr>
            </w:pPr>
            <w:ins w:id="75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3" w:author="Nick.Tolimieri" w:date="2022-09-06T13:51:00Z"/>
                <w:color w:val="000000"/>
                <w:sz w:val="20"/>
                <w:szCs w:val="20"/>
                <w:lang w:val="en-US"/>
              </w:rPr>
            </w:pPr>
            <w:ins w:id="7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6" w:author="Nick.Tolimieri" w:date="2022-09-06T13:51:00Z"/>
                <w:color w:val="000000"/>
                <w:sz w:val="20"/>
                <w:szCs w:val="20"/>
                <w:lang w:val="en-US"/>
              </w:rPr>
            </w:pPr>
            <w:ins w:id="757"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9" w:author="Nick.Tolimieri" w:date="2022-09-06T13:51:00Z"/>
                <w:color w:val="000000"/>
                <w:sz w:val="20"/>
                <w:szCs w:val="20"/>
                <w:lang w:val="en-US"/>
              </w:rPr>
            </w:pPr>
            <w:ins w:id="76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2" w:author="Nick.Tolimieri" w:date="2022-09-06T13:51:00Z"/>
                <w:color w:val="000000"/>
                <w:sz w:val="20"/>
                <w:szCs w:val="20"/>
                <w:lang w:val="en-US"/>
              </w:rPr>
            </w:pPr>
            <w:ins w:id="763"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5" w:author="Nick.Tolimieri" w:date="2022-09-06T13:51:00Z"/>
                <w:color w:val="000000"/>
                <w:sz w:val="20"/>
                <w:szCs w:val="20"/>
                <w:lang w:val="en-US"/>
              </w:rPr>
            </w:pPr>
            <w:ins w:id="766"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8" w:author="Nick.Tolimieri" w:date="2022-09-06T13:51:00Z"/>
                <w:color w:val="000000"/>
                <w:sz w:val="20"/>
                <w:szCs w:val="20"/>
                <w:lang w:val="en-US"/>
              </w:rPr>
            </w:pPr>
            <w:ins w:id="769"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1" w:author="Nick.Tolimieri" w:date="2022-09-06T13:51:00Z"/>
                <w:color w:val="000000"/>
                <w:sz w:val="20"/>
                <w:szCs w:val="20"/>
                <w:lang w:val="en-US"/>
              </w:rPr>
            </w:pPr>
            <w:ins w:id="77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4" w:author="Nick.Tolimieri" w:date="2022-09-06T13:51:00Z"/>
                <w:color w:val="000000"/>
                <w:sz w:val="20"/>
                <w:szCs w:val="20"/>
                <w:lang w:val="en-US"/>
              </w:rPr>
            </w:pPr>
            <w:ins w:id="775"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7" w:author="Nick.Tolimieri" w:date="2022-09-06T13:51:00Z"/>
                <w:color w:val="000000"/>
                <w:sz w:val="20"/>
                <w:szCs w:val="20"/>
                <w:lang w:val="en-US"/>
              </w:rPr>
            </w:pPr>
            <w:ins w:id="778" w:author="Nick.Tolimieri" w:date="2022-09-06T13:51:00Z">
              <w:r w:rsidRPr="00C97A89">
                <w:rPr>
                  <w:color w:val="000000"/>
                  <w:sz w:val="20"/>
                  <w:szCs w:val="20"/>
                  <w:lang w:val="en-US"/>
                </w:rPr>
                <w:t>2.38</w:t>
              </w:r>
            </w:ins>
          </w:p>
        </w:tc>
      </w:tr>
      <w:tr w:rsidR="00C97A89" w:rsidRPr="00C97A89" w:rsidTr="004C5EBF">
        <w:tblPrEx>
          <w:tblPrExChange w:id="779" w:author="Nick.Tolimieri" w:date="2022-09-13T12:47:00Z">
            <w:tblPrEx>
              <w:tblW w:w="10017" w:type="dxa"/>
            </w:tblPrEx>
          </w:tblPrExChange>
        </w:tblPrEx>
        <w:trPr>
          <w:trHeight w:val="255"/>
          <w:ins w:id="780" w:author="Nick.Tolimieri" w:date="2022-09-06T13:51:00Z"/>
          <w:trPrChange w:id="7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3" w:author="Nick.Tolimieri" w:date="2022-09-06T13:51:00Z"/>
                <w:color w:val="000000"/>
                <w:sz w:val="20"/>
                <w:szCs w:val="20"/>
                <w:lang w:val="en-US"/>
              </w:rPr>
            </w:pPr>
            <w:proofErr w:type="spellStart"/>
            <w:ins w:id="78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6" w:author="Nick.Tolimieri" w:date="2022-09-06T13:51:00Z"/>
                <w:color w:val="000000"/>
                <w:sz w:val="20"/>
                <w:szCs w:val="20"/>
                <w:lang w:val="en-US"/>
              </w:rPr>
            </w:pPr>
            <w:ins w:id="78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9" w:author="Nick.Tolimieri" w:date="2022-09-06T13:51:00Z"/>
                <w:color w:val="000000"/>
                <w:sz w:val="20"/>
                <w:szCs w:val="20"/>
                <w:lang w:val="en-US"/>
              </w:rPr>
            </w:pPr>
            <w:ins w:id="790"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2" w:author="Nick.Tolimieri" w:date="2022-09-06T13:51:00Z"/>
                <w:color w:val="000000"/>
                <w:sz w:val="20"/>
                <w:szCs w:val="20"/>
                <w:lang w:val="en-US"/>
              </w:rPr>
            </w:pPr>
            <w:ins w:id="793"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5" w:author="Nick.Tolimieri" w:date="2022-09-06T13:51:00Z"/>
                <w:color w:val="000000"/>
                <w:sz w:val="20"/>
                <w:szCs w:val="20"/>
                <w:lang w:val="en-US"/>
              </w:rPr>
            </w:pPr>
            <w:ins w:id="79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8" w:author="Nick.Tolimieri" w:date="2022-09-06T13:51:00Z"/>
                <w:color w:val="000000"/>
                <w:sz w:val="20"/>
                <w:szCs w:val="20"/>
                <w:lang w:val="en-US"/>
              </w:rPr>
            </w:pPr>
            <w:ins w:id="799"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8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1" w:author="Nick.Tolimieri" w:date="2022-09-06T13:51:00Z"/>
                <w:color w:val="000000"/>
                <w:sz w:val="20"/>
                <w:szCs w:val="20"/>
                <w:lang w:val="en-US"/>
              </w:rPr>
            </w:pPr>
            <w:ins w:id="80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4" w:author="Nick.Tolimieri" w:date="2022-09-06T13:51:00Z"/>
                <w:color w:val="000000"/>
                <w:sz w:val="20"/>
                <w:szCs w:val="20"/>
                <w:lang w:val="en-US"/>
              </w:rPr>
            </w:pPr>
            <w:ins w:id="80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7" w:author="Nick.Tolimieri" w:date="2022-09-06T13:51:00Z"/>
                <w:color w:val="000000"/>
                <w:sz w:val="20"/>
                <w:szCs w:val="20"/>
                <w:lang w:val="en-US"/>
              </w:rPr>
            </w:pPr>
            <w:ins w:id="808"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0" w:author="Nick.Tolimieri" w:date="2022-09-06T13:51:00Z"/>
                <w:color w:val="000000"/>
                <w:sz w:val="20"/>
                <w:szCs w:val="20"/>
                <w:lang w:val="en-US"/>
              </w:rPr>
            </w:pPr>
            <w:ins w:id="811"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3" w:author="Nick.Tolimieri" w:date="2022-09-06T13:51:00Z"/>
                <w:color w:val="000000"/>
                <w:sz w:val="20"/>
                <w:szCs w:val="20"/>
                <w:lang w:val="en-US"/>
              </w:rPr>
            </w:pPr>
            <w:ins w:id="814" w:author="Nick.Tolimieri" w:date="2022-09-06T13:51:00Z">
              <w:r w:rsidRPr="00C97A89">
                <w:rPr>
                  <w:color w:val="000000"/>
                  <w:sz w:val="20"/>
                  <w:szCs w:val="20"/>
                  <w:lang w:val="en-US"/>
                </w:rPr>
                <w:t>3.33</w:t>
              </w:r>
            </w:ins>
          </w:p>
        </w:tc>
      </w:tr>
      <w:tr w:rsidR="00C97A89" w:rsidRPr="00C97A89" w:rsidTr="004C5EBF">
        <w:tblPrEx>
          <w:tblPrExChange w:id="815" w:author="Nick.Tolimieri" w:date="2022-09-13T12:47:00Z">
            <w:tblPrEx>
              <w:tblW w:w="10017" w:type="dxa"/>
            </w:tblPrEx>
          </w:tblPrExChange>
        </w:tblPrEx>
        <w:trPr>
          <w:trHeight w:val="255"/>
          <w:ins w:id="816" w:author="Nick.Tolimieri" w:date="2022-09-06T13:51:00Z"/>
          <w:trPrChange w:id="8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9" w:author="Nick.Tolimieri" w:date="2022-09-06T13:51:00Z"/>
                <w:color w:val="000000"/>
                <w:sz w:val="20"/>
                <w:szCs w:val="20"/>
                <w:lang w:val="en-US"/>
              </w:rPr>
            </w:pPr>
            <w:proofErr w:type="spellStart"/>
            <w:ins w:id="82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2" w:author="Nick.Tolimieri" w:date="2022-09-06T13:51:00Z"/>
                <w:color w:val="000000"/>
                <w:sz w:val="20"/>
                <w:szCs w:val="20"/>
                <w:lang w:val="en-US"/>
              </w:rPr>
            </w:pPr>
            <w:ins w:id="82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5" w:author="Nick.Tolimieri" w:date="2022-09-06T13:51:00Z"/>
                <w:color w:val="000000"/>
                <w:sz w:val="20"/>
                <w:szCs w:val="20"/>
                <w:lang w:val="en-US"/>
              </w:rPr>
            </w:pPr>
            <w:ins w:id="82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8" w:author="Nick.Tolimieri" w:date="2022-09-06T13:51:00Z"/>
                <w:color w:val="000000"/>
                <w:sz w:val="20"/>
                <w:szCs w:val="20"/>
                <w:lang w:val="en-US"/>
              </w:rPr>
            </w:pPr>
            <w:ins w:id="82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1" w:author="Nick.Tolimieri" w:date="2022-09-06T13:51:00Z"/>
                <w:color w:val="000000"/>
                <w:sz w:val="20"/>
                <w:szCs w:val="20"/>
                <w:lang w:val="en-US"/>
              </w:rPr>
            </w:pPr>
            <w:ins w:id="83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4" w:author="Nick.Tolimieri" w:date="2022-09-06T13:51:00Z"/>
                <w:color w:val="000000"/>
                <w:sz w:val="20"/>
                <w:szCs w:val="20"/>
                <w:lang w:val="en-US"/>
              </w:rPr>
            </w:pPr>
            <w:ins w:id="83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7" w:author="Nick.Tolimieri" w:date="2022-09-06T13:51:00Z"/>
                <w:color w:val="000000"/>
                <w:sz w:val="20"/>
                <w:szCs w:val="20"/>
                <w:lang w:val="en-US"/>
              </w:rPr>
            </w:pPr>
            <w:ins w:id="83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0" w:author="Nick.Tolimieri" w:date="2022-09-06T13:51:00Z"/>
                <w:color w:val="000000"/>
                <w:sz w:val="20"/>
                <w:szCs w:val="20"/>
                <w:lang w:val="en-US"/>
              </w:rPr>
            </w:pPr>
            <w:ins w:id="8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3" w:author="Nick.Tolimieri" w:date="2022-09-06T13:51:00Z"/>
                <w:color w:val="000000"/>
                <w:sz w:val="20"/>
                <w:szCs w:val="20"/>
                <w:lang w:val="en-US"/>
              </w:rPr>
            </w:pPr>
            <w:ins w:id="8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6" w:author="Nick.Tolimieri" w:date="2022-09-06T13:51:00Z"/>
                <w:color w:val="000000"/>
                <w:sz w:val="20"/>
                <w:szCs w:val="20"/>
                <w:lang w:val="en-US"/>
              </w:rPr>
            </w:pPr>
            <w:ins w:id="8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9" w:author="Nick.Tolimieri" w:date="2022-09-06T13:51:00Z"/>
                <w:color w:val="000000"/>
                <w:sz w:val="20"/>
                <w:szCs w:val="20"/>
                <w:lang w:val="en-US"/>
              </w:rPr>
            </w:pPr>
            <w:ins w:id="850" w:author="Nick.Tolimieri" w:date="2022-09-06T13:51:00Z">
              <w:r w:rsidRPr="00C97A89">
                <w:rPr>
                  <w:color w:val="000000"/>
                  <w:sz w:val="20"/>
                  <w:szCs w:val="20"/>
                  <w:lang w:val="en-US"/>
                </w:rPr>
                <w:t>-</w:t>
              </w:r>
            </w:ins>
          </w:p>
        </w:tc>
      </w:tr>
      <w:tr w:rsidR="00C97A89" w:rsidRPr="00C97A89" w:rsidTr="004C5EBF">
        <w:tblPrEx>
          <w:tblPrExChange w:id="851" w:author="Nick.Tolimieri" w:date="2022-09-13T12:47:00Z">
            <w:tblPrEx>
              <w:tblW w:w="10017" w:type="dxa"/>
            </w:tblPrEx>
          </w:tblPrExChange>
        </w:tblPrEx>
        <w:trPr>
          <w:trHeight w:val="255"/>
          <w:ins w:id="852" w:author="Nick.Tolimieri" w:date="2022-09-06T13:51:00Z"/>
          <w:trPrChange w:id="8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5" w:author="Nick.Tolimieri" w:date="2022-09-06T13:51:00Z"/>
                <w:color w:val="000000"/>
                <w:sz w:val="20"/>
                <w:szCs w:val="20"/>
                <w:lang w:val="en-US"/>
              </w:rPr>
            </w:pPr>
            <w:proofErr w:type="spellStart"/>
            <w:ins w:id="85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8" w:author="Nick.Tolimieri" w:date="2022-09-06T13:51:00Z"/>
                <w:color w:val="000000"/>
                <w:sz w:val="20"/>
                <w:szCs w:val="20"/>
                <w:lang w:val="en-US"/>
              </w:rPr>
            </w:pPr>
            <w:ins w:id="85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1" w:author="Nick.Tolimieri" w:date="2022-09-06T13:51:00Z"/>
                <w:color w:val="000000"/>
                <w:sz w:val="20"/>
                <w:szCs w:val="20"/>
                <w:lang w:val="en-US"/>
              </w:rPr>
            </w:pPr>
            <w:ins w:id="8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4" w:author="Nick.Tolimieri" w:date="2022-09-06T13:51:00Z"/>
                <w:color w:val="000000"/>
                <w:sz w:val="20"/>
                <w:szCs w:val="20"/>
                <w:lang w:val="en-US"/>
              </w:rPr>
            </w:pPr>
            <w:ins w:id="8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7" w:author="Nick.Tolimieri" w:date="2022-09-06T13:51:00Z"/>
                <w:color w:val="000000"/>
                <w:sz w:val="20"/>
                <w:szCs w:val="20"/>
                <w:lang w:val="en-US"/>
              </w:rPr>
            </w:pPr>
            <w:ins w:id="86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70" w:author="Nick.Tolimieri" w:date="2022-09-06T13:51:00Z"/>
                <w:color w:val="000000"/>
                <w:sz w:val="20"/>
                <w:szCs w:val="20"/>
                <w:lang w:val="en-US"/>
              </w:rPr>
            </w:pPr>
            <w:ins w:id="8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3" w:author="Nick.Tolimieri" w:date="2022-09-06T13:51:00Z"/>
                <w:color w:val="000000"/>
                <w:sz w:val="20"/>
                <w:szCs w:val="20"/>
                <w:lang w:val="en-US"/>
              </w:rPr>
            </w:pPr>
            <w:ins w:id="8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6" w:author="Nick.Tolimieri" w:date="2022-09-06T13:51:00Z"/>
                <w:color w:val="000000"/>
                <w:sz w:val="20"/>
                <w:szCs w:val="20"/>
                <w:lang w:val="en-US"/>
              </w:rPr>
            </w:pPr>
            <w:ins w:id="8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9" w:author="Nick.Tolimieri" w:date="2022-09-06T13:51:00Z"/>
                <w:color w:val="000000"/>
                <w:sz w:val="20"/>
                <w:szCs w:val="20"/>
                <w:lang w:val="en-US"/>
              </w:rPr>
            </w:pPr>
            <w:ins w:id="8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2" w:author="Nick.Tolimieri" w:date="2022-09-06T13:51:00Z"/>
                <w:color w:val="000000"/>
                <w:sz w:val="20"/>
                <w:szCs w:val="20"/>
                <w:lang w:val="en-US"/>
              </w:rPr>
            </w:pPr>
            <w:ins w:id="8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5" w:author="Nick.Tolimieri" w:date="2022-09-06T13:51:00Z"/>
                <w:color w:val="000000"/>
                <w:sz w:val="20"/>
                <w:szCs w:val="20"/>
                <w:lang w:val="en-US"/>
              </w:rPr>
            </w:pPr>
            <w:ins w:id="886" w:author="Nick.Tolimieri" w:date="2022-09-06T13:51:00Z">
              <w:r w:rsidRPr="00C97A89">
                <w:rPr>
                  <w:color w:val="000000"/>
                  <w:sz w:val="20"/>
                  <w:szCs w:val="20"/>
                  <w:lang w:val="en-US"/>
                </w:rPr>
                <w:t>-</w:t>
              </w:r>
            </w:ins>
          </w:p>
        </w:tc>
      </w:tr>
      <w:tr w:rsidR="00C97A89" w:rsidRPr="00C97A89" w:rsidTr="004C5EBF">
        <w:tblPrEx>
          <w:tblPrExChange w:id="887" w:author="Nick.Tolimieri" w:date="2022-09-13T12:47:00Z">
            <w:tblPrEx>
              <w:tblW w:w="10017" w:type="dxa"/>
            </w:tblPrEx>
          </w:tblPrExChange>
        </w:tblPrEx>
        <w:trPr>
          <w:trHeight w:val="255"/>
          <w:ins w:id="888" w:author="Nick.Tolimieri" w:date="2022-09-06T13:51:00Z"/>
          <w:trPrChange w:id="8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1" w:author="Nick.Tolimieri" w:date="2022-09-06T13:51:00Z"/>
                <w:color w:val="000000"/>
                <w:sz w:val="20"/>
                <w:szCs w:val="20"/>
                <w:lang w:val="en-US"/>
              </w:rPr>
            </w:pPr>
            <w:proofErr w:type="spellStart"/>
            <w:ins w:id="89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4" w:author="Nick.Tolimieri" w:date="2022-09-06T13:51:00Z"/>
                <w:color w:val="000000"/>
                <w:sz w:val="20"/>
                <w:szCs w:val="20"/>
                <w:lang w:val="en-US"/>
              </w:rPr>
            </w:pPr>
            <w:ins w:id="89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7" w:author="Nick.Tolimieri" w:date="2022-09-06T13:51:00Z"/>
                <w:color w:val="000000"/>
                <w:sz w:val="20"/>
                <w:szCs w:val="20"/>
                <w:lang w:val="en-US"/>
              </w:rPr>
            </w:pPr>
            <w:ins w:id="8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0" w:author="Nick.Tolimieri" w:date="2022-09-06T13:51:00Z"/>
                <w:color w:val="000000"/>
                <w:sz w:val="20"/>
                <w:szCs w:val="20"/>
                <w:lang w:val="en-US"/>
              </w:rPr>
            </w:pPr>
            <w:ins w:id="901"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3" w:author="Nick.Tolimieri" w:date="2022-09-06T13:51:00Z"/>
                <w:color w:val="000000"/>
                <w:sz w:val="20"/>
                <w:szCs w:val="20"/>
                <w:lang w:val="en-US"/>
              </w:rPr>
            </w:pPr>
            <w:ins w:id="90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6" w:author="Nick.Tolimieri" w:date="2022-09-06T13:51:00Z"/>
                <w:color w:val="000000"/>
                <w:sz w:val="20"/>
                <w:szCs w:val="20"/>
                <w:lang w:val="en-US"/>
              </w:rPr>
            </w:pPr>
            <w:ins w:id="90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9" w:author="Nick.Tolimieri" w:date="2022-09-06T13:51:00Z"/>
                <w:color w:val="000000"/>
                <w:sz w:val="20"/>
                <w:szCs w:val="20"/>
                <w:lang w:val="en-US"/>
              </w:rPr>
            </w:pPr>
            <w:ins w:id="9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2" w:author="Nick.Tolimieri" w:date="2022-09-06T13:51:00Z"/>
                <w:color w:val="000000"/>
                <w:sz w:val="20"/>
                <w:szCs w:val="20"/>
                <w:lang w:val="en-US"/>
              </w:rPr>
            </w:pPr>
            <w:ins w:id="913"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5" w:author="Nick.Tolimieri" w:date="2022-09-06T13:51:00Z"/>
                <w:color w:val="000000"/>
                <w:sz w:val="20"/>
                <w:szCs w:val="20"/>
                <w:lang w:val="en-US"/>
              </w:rPr>
            </w:pPr>
            <w:ins w:id="916"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8" w:author="Nick.Tolimieri" w:date="2022-09-06T13:51:00Z"/>
                <w:color w:val="000000"/>
                <w:sz w:val="20"/>
                <w:szCs w:val="20"/>
                <w:lang w:val="en-US"/>
              </w:rPr>
            </w:pPr>
            <w:ins w:id="919"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1" w:author="Nick.Tolimieri" w:date="2022-09-06T13:51:00Z"/>
                <w:color w:val="000000"/>
                <w:sz w:val="20"/>
                <w:szCs w:val="20"/>
                <w:lang w:val="en-US"/>
              </w:rPr>
            </w:pPr>
            <w:ins w:id="922" w:author="Nick.Tolimieri" w:date="2022-09-06T13:51:00Z">
              <w:r w:rsidRPr="00C97A89">
                <w:rPr>
                  <w:color w:val="000000"/>
                  <w:sz w:val="20"/>
                  <w:szCs w:val="20"/>
                  <w:lang w:val="en-US"/>
                </w:rPr>
                <w:t>1.75</w:t>
              </w:r>
            </w:ins>
          </w:p>
        </w:tc>
      </w:tr>
      <w:tr w:rsidR="00C97A89" w:rsidRPr="00C97A89" w:rsidTr="004C5EBF">
        <w:tblPrEx>
          <w:tblPrExChange w:id="923" w:author="Nick.Tolimieri" w:date="2022-09-13T12:47:00Z">
            <w:tblPrEx>
              <w:tblW w:w="10017" w:type="dxa"/>
            </w:tblPrEx>
          </w:tblPrExChange>
        </w:tblPrEx>
        <w:trPr>
          <w:trHeight w:val="255"/>
          <w:ins w:id="924" w:author="Nick.Tolimieri" w:date="2022-09-06T13:51:00Z"/>
          <w:trPrChange w:id="9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7" w:author="Nick.Tolimieri" w:date="2022-09-06T13:51:00Z"/>
                <w:color w:val="000000"/>
                <w:sz w:val="20"/>
                <w:szCs w:val="20"/>
                <w:lang w:val="en-US"/>
              </w:rPr>
            </w:pPr>
            <w:proofErr w:type="spellStart"/>
            <w:ins w:id="92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0" w:author="Nick.Tolimieri" w:date="2022-09-06T13:51:00Z"/>
                <w:color w:val="000000"/>
                <w:sz w:val="20"/>
                <w:szCs w:val="20"/>
                <w:lang w:val="en-US"/>
              </w:rPr>
            </w:pPr>
            <w:ins w:id="93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3" w:author="Nick.Tolimieri" w:date="2022-09-06T13:51:00Z"/>
                <w:color w:val="000000"/>
                <w:sz w:val="20"/>
                <w:szCs w:val="20"/>
                <w:lang w:val="en-US"/>
              </w:rPr>
            </w:pPr>
            <w:ins w:id="9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6" w:author="Nick.Tolimieri" w:date="2022-09-06T13:51:00Z"/>
                <w:color w:val="000000"/>
                <w:sz w:val="20"/>
                <w:szCs w:val="20"/>
                <w:lang w:val="en-US"/>
              </w:rPr>
            </w:pPr>
            <w:ins w:id="937"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9" w:author="Nick.Tolimieri" w:date="2022-09-06T13:51:00Z"/>
                <w:color w:val="000000"/>
                <w:sz w:val="20"/>
                <w:szCs w:val="20"/>
                <w:lang w:val="en-US"/>
              </w:rPr>
            </w:pPr>
            <w:ins w:id="94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2" w:author="Nick.Tolimieri" w:date="2022-09-06T13:51:00Z"/>
                <w:color w:val="000000"/>
                <w:sz w:val="20"/>
                <w:szCs w:val="20"/>
                <w:lang w:val="en-US"/>
              </w:rPr>
            </w:pPr>
            <w:ins w:id="943"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5" w:author="Nick.Tolimieri" w:date="2022-09-06T13:51:00Z"/>
                <w:color w:val="000000"/>
                <w:sz w:val="20"/>
                <w:szCs w:val="20"/>
                <w:lang w:val="en-US"/>
              </w:rPr>
            </w:pPr>
            <w:ins w:id="94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8" w:author="Nick.Tolimieri" w:date="2022-09-06T13:51:00Z"/>
                <w:color w:val="000000"/>
                <w:sz w:val="20"/>
                <w:szCs w:val="20"/>
                <w:lang w:val="en-US"/>
              </w:rPr>
            </w:pPr>
            <w:ins w:id="94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1" w:author="Nick.Tolimieri" w:date="2022-09-06T13:51:00Z"/>
                <w:color w:val="000000"/>
                <w:sz w:val="20"/>
                <w:szCs w:val="20"/>
                <w:lang w:val="en-US"/>
              </w:rPr>
            </w:pPr>
            <w:ins w:id="95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4" w:author="Nick.Tolimieri" w:date="2022-09-06T13:51:00Z"/>
                <w:color w:val="000000"/>
                <w:sz w:val="20"/>
                <w:szCs w:val="20"/>
                <w:lang w:val="en-US"/>
              </w:rPr>
            </w:pPr>
            <w:ins w:id="955"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7" w:author="Nick.Tolimieri" w:date="2022-09-06T13:51:00Z"/>
                <w:color w:val="000000"/>
                <w:sz w:val="20"/>
                <w:szCs w:val="20"/>
                <w:lang w:val="en-US"/>
              </w:rPr>
            </w:pPr>
            <w:ins w:id="958" w:author="Nick.Tolimieri" w:date="2022-09-06T13:51:00Z">
              <w:r w:rsidRPr="00C97A89">
                <w:rPr>
                  <w:color w:val="000000"/>
                  <w:sz w:val="20"/>
                  <w:szCs w:val="20"/>
                  <w:lang w:val="en-US"/>
                </w:rPr>
                <w:t>2.05</w:t>
              </w:r>
            </w:ins>
          </w:p>
        </w:tc>
      </w:tr>
      <w:tr w:rsidR="00C97A89" w:rsidRPr="00C97A89" w:rsidTr="004C5EBF">
        <w:tblPrEx>
          <w:tblPrExChange w:id="959" w:author="Nick.Tolimieri" w:date="2022-09-13T12:47:00Z">
            <w:tblPrEx>
              <w:tblW w:w="10017" w:type="dxa"/>
            </w:tblPrEx>
          </w:tblPrExChange>
        </w:tblPrEx>
        <w:trPr>
          <w:trHeight w:val="255"/>
          <w:ins w:id="960" w:author="Nick.Tolimieri" w:date="2022-09-06T13:51:00Z"/>
          <w:trPrChange w:id="9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3" w:author="Nick.Tolimieri" w:date="2022-09-06T13:51:00Z"/>
                <w:color w:val="000000"/>
                <w:sz w:val="20"/>
                <w:szCs w:val="20"/>
                <w:lang w:val="en-US"/>
              </w:rPr>
            </w:pPr>
            <w:proofErr w:type="spellStart"/>
            <w:ins w:id="96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6" w:author="Nick.Tolimieri" w:date="2022-09-06T13:51:00Z"/>
                <w:color w:val="000000"/>
                <w:sz w:val="20"/>
                <w:szCs w:val="20"/>
                <w:lang w:val="en-US"/>
              </w:rPr>
            </w:pPr>
            <w:ins w:id="96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9" w:author="Nick.Tolimieri" w:date="2022-09-06T13:51:00Z"/>
                <w:color w:val="000000"/>
                <w:sz w:val="20"/>
                <w:szCs w:val="20"/>
                <w:lang w:val="en-US"/>
              </w:rPr>
            </w:pPr>
            <w:ins w:id="9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2" w:author="Nick.Tolimieri" w:date="2022-09-06T13:51:00Z"/>
                <w:color w:val="000000"/>
                <w:sz w:val="20"/>
                <w:szCs w:val="20"/>
                <w:lang w:val="en-US"/>
              </w:rPr>
            </w:pPr>
            <w:ins w:id="9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5" w:author="Nick.Tolimieri" w:date="2022-09-06T13:51:00Z"/>
                <w:color w:val="000000"/>
                <w:sz w:val="20"/>
                <w:szCs w:val="20"/>
                <w:lang w:val="en-US"/>
              </w:rPr>
            </w:pPr>
            <w:ins w:id="97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8" w:author="Nick.Tolimieri" w:date="2022-09-06T13:51:00Z"/>
                <w:color w:val="000000"/>
                <w:sz w:val="20"/>
                <w:szCs w:val="20"/>
                <w:lang w:val="en-US"/>
              </w:rPr>
            </w:pPr>
            <w:ins w:id="9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1" w:author="Nick.Tolimieri" w:date="2022-09-06T13:51:00Z"/>
                <w:color w:val="000000"/>
                <w:sz w:val="20"/>
                <w:szCs w:val="20"/>
                <w:lang w:val="en-US"/>
              </w:rPr>
            </w:pPr>
            <w:ins w:id="9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4" w:author="Nick.Tolimieri" w:date="2022-09-06T13:51:00Z"/>
                <w:color w:val="000000"/>
                <w:sz w:val="20"/>
                <w:szCs w:val="20"/>
                <w:lang w:val="en-US"/>
              </w:rPr>
            </w:pPr>
            <w:ins w:id="9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7" w:author="Nick.Tolimieri" w:date="2022-09-06T13:51:00Z"/>
                <w:color w:val="000000"/>
                <w:sz w:val="20"/>
                <w:szCs w:val="20"/>
                <w:lang w:val="en-US"/>
              </w:rPr>
            </w:pPr>
            <w:ins w:id="9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0" w:author="Nick.Tolimieri" w:date="2022-09-06T13:51:00Z"/>
                <w:color w:val="000000"/>
                <w:sz w:val="20"/>
                <w:szCs w:val="20"/>
                <w:lang w:val="en-US"/>
              </w:rPr>
            </w:pPr>
            <w:ins w:id="9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3" w:author="Nick.Tolimieri" w:date="2022-09-06T13:51:00Z"/>
                <w:color w:val="000000"/>
                <w:sz w:val="20"/>
                <w:szCs w:val="20"/>
                <w:lang w:val="en-US"/>
              </w:rPr>
            </w:pPr>
            <w:ins w:id="994" w:author="Nick.Tolimieri" w:date="2022-09-06T13:51:00Z">
              <w:r w:rsidRPr="00C97A89">
                <w:rPr>
                  <w:color w:val="000000"/>
                  <w:sz w:val="20"/>
                  <w:szCs w:val="20"/>
                  <w:lang w:val="en-US"/>
                </w:rPr>
                <w:t>-</w:t>
              </w:r>
            </w:ins>
          </w:p>
        </w:tc>
      </w:tr>
      <w:tr w:rsidR="00C97A89" w:rsidRPr="00C97A89" w:rsidTr="004C5EBF">
        <w:tblPrEx>
          <w:tblPrExChange w:id="995" w:author="Nick.Tolimieri" w:date="2022-09-13T12:47:00Z">
            <w:tblPrEx>
              <w:tblW w:w="10017" w:type="dxa"/>
            </w:tblPrEx>
          </w:tblPrExChange>
        </w:tblPrEx>
        <w:trPr>
          <w:trHeight w:val="255"/>
          <w:ins w:id="996" w:author="Nick.Tolimieri" w:date="2022-09-06T13:51:00Z"/>
          <w:trPrChange w:id="9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9" w:author="Nick.Tolimieri" w:date="2022-09-06T13:51:00Z"/>
                <w:color w:val="000000"/>
                <w:sz w:val="20"/>
                <w:szCs w:val="20"/>
                <w:lang w:val="en-US"/>
              </w:rPr>
            </w:pPr>
            <w:proofErr w:type="spellStart"/>
            <w:ins w:id="100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2" w:author="Nick.Tolimieri" w:date="2022-09-06T13:51:00Z"/>
                <w:color w:val="000000"/>
                <w:sz w:val="20"/>
                <w:szCs w:val="20"/>
                <w:lang w:val="en-US"/>
              </w:rPr>
            </w:pPr>
            <w:ins w:id="100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5" w:author="Nick.Tolimieri" w:date="2022-09-06T13:51:00Z"/>
                <w:color w:val="000000"/>
                <w:sz w:val="20"/>
                <w:szCs w:val="20"/>
                <w:lang w:val="en-US"/>
              </w:rPr>
            </w:pPr>
            <w:ins w:id="1006"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8" w:author="Nick.Tolimieri" w:date="2022-09-06T13:51:00Z"/>
                <w:color w:val="000000"/>
                <w:sz w:val="20"/>
                <w:szCs w:val="20"/>
                <w:lang w:val="en-US"/>
              </w:rPr>
            </w:pPr>
            <w:ins w:id="1009"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1" w:author="Nick.Tolimieri" w:date="2022-09-06T13:51:00Z"/>
                <w:color w:val="000000"/>
                <w:sz w:val="20"/>
                <w:szCs w:val="20"/>
                <w:lang w:val="en-US"/>
              </w:rPr>
            </w:pPr>
            <w:ins w:id="1012"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4" w:author="Nick.Tolimieri" w:date="2022-09-06T13:51:00Z"/>
                <w:color w:val="000000"/>
                <w:sz w:val="20"/>
                <w:szCs w:val="20"/>
                <w:lang w:val="en-US"/>
              </w:rPr>
            </w:pPr>
            <w:ins w:id="1015"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7" w:author="Nick.Tolimieri" w:date="2022-09-06T13:51:00Z"/>
                <w:color w:val="000000"/>
                <w:sz w:val="20"/>
                <w:szCs w:val="20"/>
                <w:lang w:val="en-US"/>
              </w:rPr>
            </w:pPr>
            <w:ins w:id="10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0" w:author="Nick.Tolimieri" w:date="2022-09-06T13:51:00Z"/>
                <w:color w:val="000000"/>
                <w:sz w:val="20"/>
                <w:szCs w:val="20"/>
                <w:lang w:val="en-US"/>
              </w:rPr>
            </w:pPr>
            <w:ins w:id="1021"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3" w:author="Nick.Tolimieri" w:date="2022-09-06T13:51:00Z"/>
                <w:color w:val="000000"/>
                <w:sz w:val="20"/>
                <w:szCs w:val="20"/>
                <w:lang w:val="en-US"/>
              </w:rPr>
            </w:pPr>
            <w:ins w:id="1024"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6" w:author="Nick.Tolimieri" w:date="2022-09-06T13:51:00Z"/>
                <w:color w:val="000000"/>
                <w:sz w:val="20"/>
                <w:szCs w:val="20"/>
                <w:lang w:val="en-US"/>
              </w:rPr>
            </w:pPr>
            <w:ins w:id="1027"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9" w:author="Nick.Tolimieri" w:date="2022-09-06T13:51:00Z"/>
                <w:color w:val="000000"/>
                <w:sz w:val="20"/>
                <w:szCs w:val="20"/>
                <w:lang w:val="en-US"/>
              </w:rPr>
            </w:pPr>
            <w:ins w:id="1030" w:author="Nick.Tolimieri" w:date="2022-09-06T13:51:00Z">
              <w:r w:rsidRPr="00C97A89">
                <w:rPr>
                  <w:color w:val="000000"/>
                  <w:sz w:val="20"/>
                  <w:szCs w:val="20"/>
                  <w:lang w:val="en-US"/>
                </w:rPr>
                <w:t>4.43</w:t>
              </w:r>
            </w:ins>
          </w:p>
        </w:tc>
      </w:tr>
      <w:tr w:rsidR="00C97A89" w:rsidRPr="00C97A89" w:rsidTr="004C5EBF">
        <w:tblPrEx>
          <w:tblPrExChange w:id="1031" w:author="Nick.Tolimieri" w:date="2022-09-13T12:47:00Z">
            <w:tblPrEx>
              <w:tblW w:w="10017" w:type="dxa"/>
            </w:tblPrEx>
          </w:tblPrExChange>
        </w:tblPrEx>
        <w:trPr>
          <w:trHeight w:val="255"/>
          <w:ins w:id="1032" w:author="Nick.Tolimieri" w:date="2022-09-06T13:51:00Z"/>
          <w:trPrChange w:id="10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5" w:author="Nick.Tolimieri" w:date="2022-09-06T13:51:00Z"/>
                <w:color w:val="000000"/>
                <w:sz w:val="20"/>
                <w:szCs w:val="20"/>
                <w:lang w:val="en-US"/>
              </w:rPr>
            </w:pPr>
            <w:proofErr w:type="spellStart"/>
            <w:ins w:id="103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8" w:author="Nick.Tolimieri" w:date="2022-09-06T13:51:00Z"/>
                <w:color w:val="000000"/>
                <w:sz w:val="20"/>
                <w:szCs w:val="20"/>
                <w:lang w:val="en-US"/>
              </w:rPr>
            </w:pPr>
            <w:ins w:id="103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1" w:author="Nick.Tolimieri" w:date="2022-09-06T13:51:00Z"/>
                <w:color w:val="000000"/>
                <w:sz w:val="20"/>
                <w:szCs w:val="20"/>
                <w:lang w:val="en-US"/>
              </w:rPr>
            </w:pPr>
            <w:ins w:id="1042"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4" w:author="Nick.Tolimieri" w:date="2022-09-06T13:51:00Z"/>
                <w:color w:val="000000"/>
                <w:sz w:val="20"/>
                <w:szCs w:val="20"/>
                <w:lang w:val="en-US"/>
              </w:rPr>
            </w:pPr>
            <w:ins w:id="1045"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7" w:author="Nick.Tolimieri" w:date="2022-09-06T13:51:00Z"/>
                <w:color w:val="000000"/>
                <w:sz w:val="20"/>
                <w:szCs w:val="20"/>
                <w:lang w:val="en-US"/>
              </w:rPr>
            </w:pPr>
            <w:ins w:id="104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0" w:author="Nick.Tolimieri" w:date="2022-09-06T13:51:00Z"/>
                <w:color w:val="000000"/>
                <w:sz w:val="20"/>
                <w:szCs w:val="20"/>
                <w:lang w:val="en-US"/>
              </w:rPr>
            </w:pPr>
            <w:ins w:id="1051"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3" w:author="Nick.Tolimieri" w:date="2022-09-06T13:51:00Z"/>
                <w:color w:val="000000"/>
                <w:sz w:val="20"/>
                <w:szCs w:val="20"/>
                <w:lang w:val="en-US"/>
              </w:rPr>
            </w:pPr>
            <w:ins w:id="105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6" w:author="Nick.Tolimieri" w:date="2022-09-06T13:51:00Z"/>
                <w:color w:val="000000"/>
                <w:sz w:val="20"/>
                <w:szCs w:val="20"/>
                <w:lang w:val="en-US"/>
              </w:rPr>
            </w:pPr>
            <w:ins w:id="1057"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9" w:author="Nick.Tolimieri" w:date="2022-09-06T13:51:00Z"/>
                <w:color w:val="000000"/>
                <w:sz w:val="20"/>
                <w:szCs w:val="20"/>
                <w:lang w:val="en-US"/>
              </w:rPr>
            </w:pPr>
            <w:ins w:id="1060"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2" w:author="Nick.Tolimieri" w:date="2022-09-06T13:51:00Z"/>
                <w:color w:val="000000"/>
                <w:sz w:val="20"/>
                <w:szCs w:val="20"/>
                <w:lang w:val="en-US"/>
              </w:rPr>
            </w:pPr>
            <w:ins w:id="1063"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5" w:author="Nick.Tolimieri" w:date="2022-09-06T13:51:00Z"/>
                <w:color w:val="000000"/>
                <w:sz w:val="20"/>
                <w:szCs w:val="20"/>
                <w:lang w:val="en-US"/>
              </w:rPr>
            </w:pPr>
            <w:ins w:id="1066" w:author="Nick.Tolimieri" w:date="2022-09-06T13:51:00Z">
              <w:r w:rsidRPr="00C97A89">
                <w:rPr>
                  <w:color w:val="000000"/>
                  <w:sz w:val="20"/>
                  <w:szCs w:val="20"/>
                  <w:lang w:val="en-US"/>
                </w:rPr>
                <w:t>3.73</w:t>
              </w:r>
            </w:ins>
          </w:p>
        </w:tc>
      </w:tr>
      <w:tr w:rsidR="00C97A89" w:rsidRPr="00C97A89" w:rsidTr="004C5EBF">
        <w:tblPrEx>
          <w:tblPrExChange w:id="1067" w:author="Nick.Tolimieri" w:date="2022-09-13T12:47:00Z">
            <w:tblPrEx>
              <w:tblW w:w="10017" w:type="dxa"/>
            </w:tblPrEx>
          </w:tblPrExChange>
        </w:tblPrEx>
        <w:trPr>
          <w:trHeight w:val="255"/>
          <w:ins w:id="1068" w:author="Nick.Tolimieri" w:date="2022-09-06T13:51:00Z"/>
          <w:trPrChange w:id="10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1" w:author="Nick.Tolimieri" w:date="2022-09-06T13:51:00Z"/>
                <w:color w:val="000000"/>
                <w:sz w:val="20"/>
                <w:szCs w:val="20"/>
                <w:lang w:val="en-US"/>
              </w:rPr>
            </w:pPr>
            <w:proofErr w:type="spellStart"/>
            <w:ins w:id="107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4" w:author="Nick.Tolimieri" w:date="2022-09-06T13:51:00Z"/>
                <w:color w:val="000000"/>
                <w:sz w:val="20"/>
                <w:szCs w:val="20"/>
                <w:lang w:val="en-US"/>
              </w:rPr>
            </w:pPr>
            <w:ins w:id="107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7" w:author="Nick.Tolimieri" w:date="2022-09-06T13:51:00Z"/>
                <w:color w:val="000000"/>
                <w:sz w:val="20"/>
                <w:szCs w:val="20"/>
                <w:lang w:val="en-US"/>
              </w:rPr>
            </w:pPr>
            <w:ins w:id="107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0" w:author="Nick.Tolimieri" w:date="2022-09-06T13:51:00Z"/>
                <w:color w:val="000000"/>
                <w:sz w:val="20"/>
                <w:szCs w:val="20"/>
                <w:lang w:val="en-US"/>
              </w:rPr>
            </w:pPr>
            <w:ins w:id="1081"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3" w:author="Nick.Tolimieri" w:date="2022-09-06T13:51:00Z"/>
                <w:color w:val="000000"/>
                <w:sz w:val="20"/>
                <w:szCs w:val="20"/>
                <w:lang w:val="en-US"/>
              </w:rPr>
            </w:pPr>
            <w:ins w:id="108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6" w:author="Nick.Tolimieri" w:date="2022-09-06T13:51:00Z"/>
                <w:color w:val="000000"/>
                <w:sz w:val="20"/>
                <w:szCs w:val="20"/>
                <w:lang w:val="en-US"/>
              </w:rPr>
            </w:pPr>
            <w:ins w:id="1087"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9" w:author="Nick.Tolimieri" w:date="2022-09-06T13:51:00Z"/>
                <w:color w:val="000000"/>
                <w:sz w:val="20"/>
                <w:szCs w:val="20"/>
                <w:lang w:val="en-US"/>
              </w:rPr>
            </w:pPr>
            <w:ins w:id="10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2" w:author="Nick.Tolimieri" w:date="2022-09-06T13:51:00Z"/>
                <w:color w:val="000000"/>
                <w:sz w:val="20"/>
                <w:szCs w:val="20"/>
                <w:lang w:val="en-US"/>
              </w:rPr>
            </w:pPr>
            <w:ins w:id="1093"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5" w:author="Nick.Tolimieri" w:date="2022-09-06T13:51:00Z"/>
                <w:color w:val="000000"/>
                <w:sz w:val="20"/>
                <w:szCs w:val="20"/>
                <w:lang w:val="en-US"/>
              </w:rPr>
            </w:pPr>
            <w:ins w:id="1096"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8" w:author="Nick.Tolimieri" w:date="2022-09-06T13:51:00Z"/>
                <w:color w:val="000000"/>
                <w:sz w:val="20"/>
                <w:szCs w:val="20"/>
                <w:lang w:val="en-US"/>
              </w:rPr>
            </w:pPr>
            <w:ins w:id="1099"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1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1" w:author="Nick.Tolimieri" w:date="2022-09-06T13:51:00Z"/>
                <w:color w:val="000000"/>
                <w:sz w:val="20"/>
                <w:szCs w:val="20"/>
                <w:lang w:val="en-US"/>
              </w:rPr>
            </w:pPr>
            <w:ins w:id="1102" w:author="Nick.Tolimieri" w:date="2022-09-06T13:51:00Z">
              <w:r w:rsidRPr="00C97A89">
                <w:rPr>
                  <w:color w:val="000000"/>
                  <w:sz w:val="20"/>
                  <w:szCs w:val="20"/>
                  <w:lang w:val="en-US"/>
                </w:rPr>
                <w:t>2.41</w:t>
              </w:r>
            </w:ins>
          </w:p>
        </w:tc>
      </w:tr>
      <w:tr w:rsidR="00C97A89" w:rsidRPr="00C97A89" w:rsidTr="004C5EBF">
        <w:tblPrEx>
          <w:tblPrExChange w:id="1103" w:author="Nick.Tolimieri" w:date="2022-09-13T12:47:00Z">
            <w:tblPrEx>
              <w:tblW w:w="10017" w:type="dxa"/>
            </w:tblPrEx>
          </w:tblPrExChange>
        </w:tblPrEx>
        <w:trPr>
          <w:trHeight w:val="255"/>
          <w:ins w:id="1104" w:author="Nick.Tolimieri" w:date="2022-09-06T13:51:00Z"/>
          <w:trPrChange w:id="11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7" w:author="Nick.Tolimieri" w:date="2022-09-06T13:51:00Z"/>
                <w:color w:val="000000"/>
                <w:sz w:val="20"/>
                <w:szCs w:val="20"/>
                <w:lang w:val="en-US"/>
              </w:rPr>
            </w:pPr>
            <w:proofErr w:type="spellStart"/>
            <w:ins w:id="110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0" w:author="Nick.Tolimieri" w:date="2022-09-06T13:51:00Z"/>
                <w:color w:val="000000"/>
                <w:sz w:val="20"/>
                <w:szCs w:val="20"/>
                <w:lang w:val="en-US"/>
              </w:rPr>
            </w:pPr>
            <w:ins w:id="111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3" w:author="Nick.Tolimieri" w:date="2022-09-06T13:51:00Z"/>
                <w:color w:val="000000"/>
                <w:sz w:val="20"/>
                <w:szCs w:val="20"/>
                <w:lang w:val="en-US"/>
              </w:rPr>
            </w:pPr>
            <w:ins w:id="11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6" w:author="Nick.Tolimieri" w:date="2022-09-06T13:51:00Z"/>
                <w:color w:val="000000"/>
                <w:sz w:val="20"/>
                <w:szCs w:val="20"/>
                <w:lang w:val="en-US"/>
              </w:rPr>
            </w:pPr>
            <w:ins w:id="1117"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9" w:author="Nick.Tolimieri" w:date="2022-09-06T13:51:00Z"/>
                <w:color w:val="000000"/>
                <w:sz w:val="20"/>
                <w:szCs w:val="20"/>
                <w:lang w:val="en-US"/>
              </w:rPr>
            </w:pPr>
            <w:ins w:id="112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2" w:author="Nick.Tolimieri" w:date="2022-09-06T13:51:00Z"/>
                <w:color w:val="000000"/>
                <w:sz w:val="20"/>
                <w:szCs w:val="20"/>
                <w:lang w:val="en-US"/>
              </w:rPr>
            </w:pPr>
            <w:ins w:id="1123"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5" w:author="Nick.Tolimieri" w:date="2022-09-06T13:51:00Z"/>
                <w:color w:val="000000"/>
                <w:sz w:val="20"/>
                <w:szCs w:val="20"/>
                <w:lang w:val="en-US"/>
              </w:rPr>
            </w:pPr>
            <w:ins w:id="112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8" w:author="Nick.Tolimieri" w:date="2022-09-06T13:51:00Z"/>
                <w:color w:val="000000"/>
                <w:sz w:val="20"/>
                <w:szCs w:val="20"/>
                <w:lang w:val="en-US"/>
              </w:rPr>
            </w:pPr>
            <w:ins w:id="1129"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1" w:author="Nick.Tolimieri" w:date="2022-09-06T13:51:00Z"/>
                <w:color w:val="000000"/>
                <w:sz w:val="20"/>
                <w:szCs w:val="20"/>
                <w:lang w:val="en-US"/>
              </w:rPr>
            </w:pPr>
            <w:ins w:id="1132"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4" w:author="Nick.Tolimieri" w:date="2022-09-06T13:51:00Z"/>
                <w:color w:val="000000"/>
                <w:sz w:val="20"/>
                <w:szCs w:val="20"/>
                <w:lang w:val="en-US"/>
              </w:rPr>
            </w:pPr>
            <w:ins w:id="1135"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7" w:author="Nick.Tolimieri" w:date="2022-09-06T13:51:00Z"/>
                <w:color w:val="000000"/>
                <w:sz w:val="20"/>
                <w:szCs w:val="20"/>
                <w:lang w:val="en-US"/>
              </w:rPr>
            </w:pPr>
            <w:ins w:id="1138" w:author="Nick.Tolimieri" w:date="2022-09-06T13:51:00Z">
              <w:r w:rsidRPr="00C97A89">
                <w:rPr>
                  <w:color w:val="000000"/>
                  <w:sz w:val="20"/>
                  <w:szCs w:val="20"/>
                  <w:lang w:val="en-US"/>
                </w:rPr>
                <w:t>3.37</w:t>
              </w:r>
            </w:ins>
          </w:p>
        </w:tc>
      </w:tr>
      <w:tr w:rsidR="00C97A89" w:rsidRPr="00C97A89" w:rsidTr="004C5EBF">
        <w:tblPrEx>
          <w:tblPrExChange w:id="1139" w:author="Nick.Tolimieri" w:date="2022-09-13T12:47:00Z">
            <w:tblPrEx>
              <w:tblW w:w="10017" w:type="dxa"/>
            </w:tblPrEx>
          </w:tblPrExChange>
        </w:tblPrEx>
        <w:trPr>
          <w:trHeight w:val="255"/>
          <w:ins w:id="1140" w:author="Nick.Tolimieri" w:date="2022-09-06T13:51:00Z"/>
          <w:trPrChange w:id="11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3" w:author="Nick.Tolimieri" w:date="2022-09-06T13:51:00Z"/>
                <w:color w:val="000000"/>
                <w:sz w:val="20"/>
                <w:szCs w:val="20"/>
                <w:lang w:val="en-US"/>
              </w:rPr>
            </w:pPr>
            <w:proofErr w:type="spellStart"/>
            <w:ins w:id="114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6" w:author="Nick.Tolimieri" w:date="2022-09-06T13:51:00Z"/>
                <w:color w:val="000000"/>
                <w:sz w:val="20"/>
                <w:szCs w:val="20"/>
                <w:lang w:val="en-US"/>
              </w:rPr>
            </w:pPr>
            <w:ins w:id="114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9" w:author="Nick.Tolimieri" w:date="2022-09-06T13:51:00Z"/>
                <w:color w:val="000000"/>
                <w:sz w:val="20"/>
                <w:szCs w:val="20"/>
                <w:lang w:val="en-US"/>
              </w:rPr>
            </w:pPr>
            <w:ins w:id="115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2" w:author="Nick.Tolimieri" w:date="2022-09-06T13:51:00Z"/>
                <w:color w:val="000000"/>
                <w:sz w:val="20"/>
                <w:szCs w:val="20"/>
                <w:lang w:val="en-US"/>
              </w:rPr>
            </w:pPr>
            <w:ins w:id="11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5" w:author="Nick.Tolimieri" w:date="2022-09-06T13:51:00Z"/>
                <w:color w:val="000000"/>
                <w:sz w:val="20"/>
                <w:szCs w:val="20"/>
                <w:lang w:val="en-US"/>
              </w:rPr>
            </w:pPr>
            <w:ins w:id="11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8" w:author="Nick.Tolimieri" w:date="2022-09-06T13:51:00Z"/>
                <w:color w:val="000000"/>
                <w:sz w:val="20"/>
                <w:szCs w:val="20"/>
                <w:lang w:val="en-US"/>
              </w:rPr>
            </w:pPr>
            <w:ins w:id="11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1" w:author="Nick.Tolimieri" w:date="2022-09-06T13:51:00Z"/>
                <w:color w:val="000000"/>
                <w:sz w:val="20"/>
                <w:szCs w:val="20"/>
                <w:lang w:val="en-US"/>
              </w:rPr>
            </w:pPr>
            <w:ins w:id="11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4" w:author="Nick.Tolimieri" w:date="2022-09-06T13:51:00Z"/>
                <w:color w:val="000000"/>
                <w:sz w:val="20"/>
                <w:szCs w:val="20"/>
                <w:lang w:val="en-US"/>
              </w:rPr>
            </w:pPr>
            <w:ins w:id="11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7" w:author="Nick.Tolimieri" w:date="2022-09-06T13:51:00Z"/>
                <w:color w:val="000000"/>
                <w:sz w:val="20"/>
                <w:szCs w:val="20"/>
                <w:lang w:val="en-US"/>
              </w:rPr>
            </w:pPr>
            <w:ins w:id="11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0" w:author="Nick.Tolimieri" w:date="2022-09-06T13:51:00Z"/>
                <w:color w:val="000000"/>
                <w:sz w:val="20"/>
                <w:szCs w:val="20"/>
                <w:lang w:val="en-US"/>
              </w:rPr>
            </w:pPr>
            <w:ins w:id="11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3" w:author="Nick.Tolimieri" w:date="2022-09-06T13:51:00Z"/>
                <w:color w:val="000000"/>
                <w:sz w:val="20"/>
                <w:szCs w:val="20"/>
                <w:lang w:val="en-US"/>
              </w:rPr>
            </w:pPr>
            <w:ins w:id="1174" w:author="Nick.Tolimieri" w:date="2022-09-06T13:51:00Z">
              <w:r w:rsidRPr="00C97A89">
                <w:rPr>
                  <w:color w:val="000000"/>
                  <w:sz w:val="20"/>
                  <w:szCs w:val="20"/>
                  <w:lang w:val="en-US"/>
                </w:rPr>
                <w:t>-</w:t>
              </w:r>
            </w:ins>
          </w:p>
        </w:tc>
      </w:tr>
      <w:tr w:rsidR="00C97A89" w:rsidRPr="00C97A89" w:rsidTr="004C5EBF">
        <w:tblPrEx>
          <w:tblPrExChange w:id="1175" w:author="Nick.Tolimieri" w:date="2022-09-13T12:47:00Z">
            <w:tblPrEx>
              <w:tblW w:w="10017" w:type="dxa"/>
            </w:tblPrEx>
          </w:tblPrExChange>
        </w:tblPrEx>
        <w:trPr>
          <w:trHeight w:val="255"/>
          <w:ins w:id="1176" w:author="Nick.Tolimieri" w:date="2022-09-06T13:51:00Z"/>
          <w:trPrChange w:id="11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9" w:author="Nick.Tolimieri" w:date="2022-09-06T13:51:00Z"/>
                <w:color w:val="000000"/>
                <w:sz w:val="20"/>
                <w:szCs w:val="20"/>
                <w:lang w:val="en-US"/>
              </w:rPr>
            </w:pPr>
            <w:proofErr w:type="spellStart"/>
            <w:ins w:id="118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2" w:author="Nick.Tolimieri" w:date="2022-09-06T13:51:00Z"/>
                <w:color w:val="000000"/>
                <w:sz w:val="20"/>
                <w:szCs w:val="20"/>
                <w:lang w:val="en-US"/>
              </w:rPr>
            </w:pPr>
            <w:ins w:id="118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5" w:author="Nick.Tolimieri" w:date="2022-09-06T13:51:00Z"/>
                <w:color w:val="000000"/>
                <w:sz w:val="20"/>
                <w:szCs w:val="20"/>
                <w:lang w:val="en-US"/>
              </w:rPr>
            </w:pPr>
            <w:ins w:id="118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8" w:author="Nick.Tolimieri" w:date="2022-09-06T13:51:00Z"/>
                <w:color w:val="000000"/>
                <w:sz w:val="20"/>
                <w:szCs w:val="20"/>
                <w:lang w:val="en-US"/>
              </w:rPr>
            </w:pPr>
            <w:ins w:id="118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1" w:author="Nick.Tolimieri" w:date="2022-09-06T13:51:00Z"/>
                <w:color w:val="000000"/>
                <w:sz w:val="20"/>
                <w:szCs w:val="20"/>
                <w:lang w:val="en-US"/>
              </w:rPr>
            </w:pPr>
            <w:ins w:id="119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4" w:author="Nick.Tolimieri" w:date="2022-09-06T13:51:00Z"/>
                <w:color w:val="000000"/>
                <w:sz w:val="20"/>
                <w:szCs w:val="20"/>
                <w:lang w:val="en-US"/>
              </w:rPr>
            </w:pPr>
            <w:ins w:id="119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7" w:author="Nick.Tolimieri" w:date="2022-09-06T13:51:00Z"/>
                <w:color w:val="000000"/>
                <w:sz w:val="20"/>
                <w:szCs w:val="20"/>
                <w:lang w:val="en-US"/>
              </w:rPr>
            </w:pPr>
            <w:ins w:id="119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0" w:author="Nick.Tolimieri" w:date="2022-09-06T13:51:00Z"/>
                <w:color w:val="000000"/>
                <w:sz w:val="20"/>
                <w:szCs w:val="20"/>
                <w:lang w:val="en-US"/>
              </w:rPr>
            </w:pPr>
            <w:ins w:id="12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3" w:author="Nick.Tolimieri" w:date="2022-09-06T13:51:00Z"/>
                <w:color w:val="000000"/>
                <w:sz w:val="20"/>
                <w:szCs w:val="20"/>
                <w:lang w:val="en-US"/>
              </w:rPr>
            </w:pPr>
            <w:ins w:id="12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6" w:author="Nick.Tolimieri" w:date="2022-09-06T13:51:00Z"/>
                <w:color w:val="000000"/>
                <w:sz w:val="20"/>
                <w:szCs w:val="20"/>
                <w:lang w:val="en-US"/>
              </w:rPr>
            </w:pPr>
            <w:ins w:id="12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9" w:author="Nick.Tolimieri" w:date="2022-09-06T13:51:00Z"/>
                <w:color w:val="000000"/>
                <w:sz w:val="20"/>
                <w:szCs w:val="20"/>
                <w:lang w:val="en-US"/>
              </w:rPr>
            </w:pPr>
            <w:ins w:id="1210" w:author="Nick.Tolimieri" w:date="2022-09-06T13:51:00Z">
              <w:r w:rsidRPr="00C97A89">
                <w:rPr>
                  <w:color w:val="000000"/>
                  <w:sz w:val="20"/>
                  <w:szCs w:val="20"/>
                  <w:lang w:val="en-US"/>
                </w:rPr>
                <w:t>-</w:t>
              </w:r>
            </w:ins>
          </w:p>
        </w:tc>
      </w:tr>
      <w:tr w:rsidR="00C97A89" w:rsidRPr="00C97A89" w:rsidTr="004C5EBF">
        <w:tblPrEx>
          <w:tblPrExChange w:id="1211" w:author="Nick.Tolimieri" w:date="2022-09-13T12:47:00Z">
            <w:tblPrEx>
              <w:tblW w:w="10017" w:type="dxa"/>
            </w:tblPrEx>
          </w:tblPrExChange>
        </w:tblPrEx>
        <w:trPr>
          <w:trHeight w:val="255"/>
          <w:ins w:id="1212" w:author="Nick.Tolimieri" w:date="2022-09-06T13:51:00Z"/>
          <w:trPrChange w:id="12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5" w:author="Nick.Tolimieri" w:date="2022-09-06T13:51:00Z"/>
                <w:color w:val="000000"/>
                <w:sz w:val="20"/>
                <w:szCs w:val="20"/>
                <w:lang w:val="en-US"/>
              </w:rPr>
            </w:pPr>
            <w:proofErr w:type="spellStart"/>
            <w:ins w:id="121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8" w:author="Nick.Tolimieri" w:date="2022-09-06T13:51:00Z"/>
                <w:color w:val="000000"/>
                <w:sz w:val="20"/>
                <w:szCs w:val="20"/>
                <w:lang w:val="en-US"/>
              </w:rPr>
            </w:pPr>
            <w:ins w:id="121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1" w:author="Nick.Tolimieri" w:date="2022-09-06T13:51:00Z"/>
                <w:color w:val="000000"/>
                <w:sz w:val="20"/>
                <w:szCs w:val="20"/>
                <w:lang w:val="en-US"/>
              </w:rPr>
            </w:pPr>
            <w:ins w:id="1222"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4" w:author="Nick.Tolimieri" w:date="2022-09-06T13:51:00Z"/>
                <w:color w:val="000000"/>
                <w:sz w:val="20"/>
                <w:szCs w:val="20"/>
                <w:lang w:val="en-US"/>
              </w:rPr>
            </w:pPr>
            <w:ins w:id="1225"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7" w:author="Nick.Tolimieri" w:date="2022-09-06T13:51:00Z"/>
                <w:color w:val="000000"/>
                <w:sz w:val="20"/>
                <w:szCs w:val="20"/>
                <w:lang w:val="en-US"/>
              </w:rPr>
            </w:pPr>
            <w:ins w:id="122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0" w:author="Nick.Tolimieri" w:date="2022-09-06T13:51:00Z"/>
                <w:color w:val="000000"/>
                <w:sz w:val="20"/>
                <w:szCs w:val="20"/>
                <w:lang w:val="en-US"/>
              </w:rPr>
            </w:pPr>
            <w:ins w:id="123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3" w:author="Nick.Tolimieri" w:date="2022-09-06T13:51:00Z"/>
                <w:color w:val="000000"/>
                <w:sz w:val="20"/>
                <w:szCs w:val="20"/>
                <w:lang w:val="en-US"/>
              </w:rPr>
            </w:pPr>
            <w:ins w:id="123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6" w:author="Nick.Tolimieri" w:date="2022-09-06T13:51:00Z"/>
                <w:color w:val="000000"/>
                <w:sz w:val="20"/>
                <w:szCs w:val="20"/>
                <w:lang w:val="en-US"/>
              </w:rPr>
            </w:pPr>
            <w:ins w:id="1237"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9" w:author="Nick.Tolimieri" w:date="2022-09-06T13:51:00Z"/>
                <w:color w:val="000000"/>
                <w:sz w:val="20"/>
                <w:szCs w:val="20"/>
                <w:lang w:val="en-US"/>
              </w:rPr>
            </w:pPr>
            <w:ins w:id="1240"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2" w:author="Nick.Tolimieri" w:date="2022-09-06T13:51:00Z"/>
                <w:color w:val="000000"/>
                <w:sz w:val="20"/>
                <w:szCs w:val="20"/>
                <w:lang w:val="en-US"/>
              </w:rPr>
            </w:pPr>
            <w:ins w:id="1243"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5" w:author="Nick.Tolimieri" w:date="2022-09-06T13:51:00Z"/>
                <w:color w:val="000000"/>
                <w:sz w:val="20"/>
                <w:szCs w:val="20"/>
                <w:lang w:val="en-US"/>
              </w:rPr>
            </w:pPr>
            <w:ins w:id="1246" w:author="Nick.Tolimieri" w:date="2022-09-06T13:51:00Z">
              <w:r w:rsidRPr="00C97A89">
                <w:rPr>
                  <w:color w:val="000000"/>
                  <w:sz w:val="20"/>
                  <w:szCs w:val="20"/>
                  <w:lang w:val="en-US"/>
                </w:rPr>
                <w:t>3.83</w:t>
              </w:r>
            </w:ins>
          </w:p>
        </w:tc>
      </w:tr>
      <w:tr w:rsidR="00C97A89" w:rsidRPr="00C97A89" w:rsidTr="004C5EBF">
        <w:tblPrEx>
          <w:tblPrExChange w:id="1247" w:author="Nick.Tolimieri" w:date="2022-09-13T12:47:00Z">
            <w:tblPrEx>
              <w:tblW w:w="10017" w:type="dxa"/>
            </w:tblPrEx>
          </w:tblPrExChange>
        </w:tblPrEx>
        <w:trPr>
          <w:trHeight w:val="255"/>
          <w:ins w:id="1248" w:author="Nick.Tolimieri" w:date="2022-09-06T13:51:00Z"/>
          <w:trPrChange w:id="12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1" w:author="Nick.Tolimieri" w:date="2022-09-06T13:51:00Z"/>
                <w:color w:val="000000"/>
                <w:sz w:val="20"/>
                <w:szCs w:val="20"/>
                <w:lang w:val="en-US"/>
              </w:rPr>
            </w:pPr>
            <w:proofErr w:type="spellStart"/>
            <w:ins w:id="125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4" w:author="Nick.Tolimieri" w:date="2022-09-06T13:51:00Z"/>
                <w:color w:val="000000"/>
                <w:sz w:val="20"/>
                <w:szCs w:val="20"/>
                <w:lang w:val="en-US"/>
              </w:rPr>
            </w:pPr>
            <w:ins w:id="125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7" w:author="Nick.Tolimieri" w:date="2022-09-06T13:51:00Z"/>
                <w:color w:val="000000"/>
                <w:sz w:val="20"/>
                <w:szCs w:val="20"/>
                <w:lang w:val="en-US"/>
              </w:rPr>
            </w:pPr>
            <w:ins w:id="12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0" w:author="Nick.Tolimieri" w:date="2022-09-06T13:51:00Z"/>
                <w:color w:val="000000"/>
                <w:sz w:val="20"/>
                <w:szCs w:val="20"/>
                <w:lang w:val="en-US"/>
              </w:rPr>
            </w:pPr>
            <w:ins w:id="1261"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3" w:author="Nick.Tolimieri" w:date="2022-09-06T13:51:00Z"/>
                <w:color w:val="000000"/>
                <w:sz w:val="20"/>
                <w:szCs w:val="20"/>
                <w:lang w:val="en-US"/>
              </w:rPr>
            </w:pPr>
            <w:ins w:id="126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6" w:author="Nick.Tolimieri" w:date="2022-09-06T13:51:00Z"/>
                <w:color w:val="000000"/>
                <w:sz w:val="20"/>
                <w:szCs w:val="20"/>
                <w:lang w:val="en-US"/>
              </w:rPr>
            </w:pPr>
            <w:ins w:id="1267"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9" w:author="Nick.Tolimieri" w:date="2022-09-06T13:51:00Z"/>
                <w:color w:val="000000"/>
                <w:sz w:val="20"/>
                <w:szCs w:val="20"/>
                <w:lang w:val="en-US"/>
              </w:rPr>
            </w:pPr>
            <w:ins w:id="1270"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2" w:author="Nick.Tolimieri" w:date="2022-09-06T13:51:00Z"/>
                <w:color w:val="000000"/>
                <w:sz w:val="20"/>
                <w:szCs w:val="20"/>
                <w:lang w:val="en-US"/>
              </w:rPr>
            </w:pPr>
            <w:ins w:id="1273"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5" w:author="Nick.Tolimieri" w:date="2022-09-06T13:51:00Z"/>
                <w:color w:val="000000"/>
                <w:sz w:val="20"/>
                <w:szCs w:val="20"/>
                <w:lang w:val="en-US"/>
              </w:rPr>
            </w:pPr>
            <w:ins w:id="1276"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8" w:author="Nick.Tolimieri" w:date="2022-09-06T13:51:00Z"/>
                <w:color w:val="000000"/>
                <w:sz w:val="20"/>
                <w:szCs w:val="20"/>
                <w:lang w:val="en-US"/>
              </w:rPr>
            </w:pPr>
            <w:ins w:id="1279"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1" w:author="Nick.Tolimieri" w:date="2022-09-06T13:51:00Z"/>
                <w:color w:val="000000"/>
                <w:sz w:val="20"/>
                <w:szCs w:val="20"/>
                <w:lang w:val="en-US"/>
              </w:rPr>
            </w:pPr>
            <w:ins w:id="1282" w:author="Nick.Tolimieri" w:date="2022-09-06T13:51:00Z">
              <w:r w:rsidRPr="00C97A89">
                <w:rPr>
                  <w:color w:val="000000"/>
                  <w:sz w:val="20"/>
                  <w:szCs w:val="20"/>
                  <w:lang w:val="en-US"/>
                </w:rPr>
                <w:t>2.9</w:t>
              </w:r>
            </w:ins>
          </w:p>
        </w:tc>
      </w:tr>
      <w:tr w:rsidR="00C97A89" w:rsidRPr="00C97A89" w:rsidTr="004C5EBF">
        <w:tblPrEx>
          <w:tblPrExChange w:id="1283" w:author="Nick.Tolimieri" w:date="2022-09-13T12:47:00Z">
            <w:tblPrEx>
              <w:tblW w:w="10017" w:type="dxa"/>
            </w:tblPrEx>
          </w:tblPrExChange>
        </w:tblPrEx>
        <w:trPr>
          <w:trHeight w:val="255"/>
          <w:ins w:id="1284" w:author="Nick.Tolimieri" w:date="2022-09-06T13:51:00Z"/>
          <w:trPrChange w:id="12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7" w:author="Nick.Tolimieri" w:date="2022-09-06T13:51:00Z"/>
                <w:color w:val="000000"/>
                <w:sz w:val="20"/>
                <w:szCs w:val="20"/>
                <w:lang w:val="en-US"/>
              </w:rPr>
            </w:pPr>
            <w:proofErr w:type="spellStart"/>
            <w:ins w:id="128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0" w:author="Nick.Tolimieri" w:date="2022-09-06T13:51:00Z"/>
                <w:color w:val="000000"/>
                <w:sz w:val="20"/>
                <w:szCs w:val="20"/>
                <w:lang w:val="en-US"/>
              </w:rPr>
            </w:pPr>
            <w:ins w:id="129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3" w:author="Nick.Tolimieri" w:date="2022-09-06T13:51:00Z"/>
                <w:color w:val="000000"/>
                <w:sz w:val="20"/>
                <w:szCs w:val="20"/>
                <w:lang w:val="en-US"/>
              </w:rPr>
            </w:pPr>
            <w:ins w:id="12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6" w:author="Nick.Tolimieri" w:date="2022-09-06T13:51:00Z"/>
                <w:color w:val="000000"/>
                <w:sz w:val="20"/>
                <w:szCs w:val="20"/>
                <w:lang w:val="en-US"/>
              </w:rPr>
            </w:pPr>
            <w:ins w:id="1297"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9" w:author="Nick.Tolimieri" w:date="2022-09-06T13:51:00Z"/>
                <w:color w:val="000000"/>
                <w:sz w:val="20"/>
                <w:szCs w:val="20"/>
                <w:lang w:val="en-US"/>
              </w:rPr>
            </w:pPr>
            <w:ins w:id="1300"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2" w:author="Nick.Tolimieri" w:date="2022-09-06T13:51:00Z"/>
                <w:color w:val="000000"/>
                <w:sz w:val="20"/>
                <w:szCs w:val="20"/>
                <w:lang w:val="en-US"/>
              </w:rPr>
            </w:pPr>
            <w:ins w:id="1303"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5" w:author="Nick.Tolimieri" w:date="2022-09-06T13:51:00Z"/>
                <w:color w:val="000000"/>
                <w:sz w:val="20"/>
                <w:szCs w:val="20"/>
                <w:lang w:val="en-US"/>
              </w:rPr>
            </w:pPr>
            <w:ins w:id="130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8" w:author="Nick.Tolimieri" w:date="2022-09-06T13:51:00Z"/>
                <w:color w:val="000000"/>
                <w:sz w:val="20"/>
                <w:szCs w:val="20"/>
                <w:lang w:val="en-US"/>
              </w:rPr>
            </w:pPr>
            <w:ins w:id="1309"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1" w:author="Nick.Tolimieri" w:date="2022-09-06T13:51:00Z"/>
                <w:color w:val="000000"/>
                <w:sz w:val="20"/>
                <w:szCs w:val="20"/>
                <w:lang w:val="en-US"/>
              </w:rPr>
            </w:pPr>
            <w:ins w:id="1312"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4" w:author="Nick.Tolimieri" w:date="2022-09-06T13:51:00Z"/>
                <w:color w:val="000000"/>
                <w:sz w:val="20"/>
                <w:szCs w:val="20"/>
                <w:lang w:val="en-US"/>
              </w:rPr>
            </w:pPr>
            <w:ins w:id="1315"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7" w:author="Nick.Tolimieri" w:date="2022-09-06T13:51:00Z"/>
                <w:color w:val="000000"/>
                <w:sz w:val="20"/>
                <w:szCs w:val="20"/>
                <w:lang w:val="en-US"/>
              </w:rPr>
            </w:pPr>
            <w:ins w:id="1318" w:author="Nick.Tolimieri" w:date="2022-09-06T13:51:00Z">
              <w:r w:rsidRPr="00C97A89">
                <w:rPr>
                  <w:color w:val="000000"/>
                  <w:sz w:val="20"/>
                  <w:szCs w:val="20"/>
                  <w:lang w:val="en-US"/>
                </w:rPr>
                <w:t>2.23</w:t>
              </w:r>
            </w:ins>
          </w:p>
        </w:tc>
      </w:tr>
      <w:tr w:rsidR="00C97A89" w:rsidRPr="00C97A89" w:rsidTr="004C5EBF">
        <w:tblPrEx>
          <w:tblPrExChange w:id="1319" w:author="Nick.Tolimieri" w:date="2022-09-13T12:47:00Z">
            <w:tblPrEx>
              <w:tblW w:w="10017" w:type="dxa"/>
            </w:tblPrEx>
          </w:tblPrExChange>
        </w:tblPrEx>
        <w:trPr>
          <w:trHeight w:val="255"/>
          <w:ins w:id="1320" w:author="Nick.Tolimieri" w:date="2022-09-06T13:51:00Z"/>
          <w:trPrChange w:id="13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3" w:author="Nick.Tolimieri" w:date="2022-09-06T13:51:00Z"/>
                <w:color w:val="000000"/>
                <w:sz w:val="20"/>
                <w:szCs w:val="20"/>
                <w:lang w:val="en-US"/>
              </w:rPr>
            </w:pPr>
            <w:ins w:id="132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6" w:author="Nick.Tolimieri" w:date="2022-09-06T13:51:00Z"/>
                <w:color w:val="000000"/>
                <w:sz w:val="20"/>
                <w:szCs w:val="20"/>
                <w:lang w:val="en-US"/>
              </w:rPr>
            </w:pPr>
            <w:ins w:id="132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9" w:author="Nick.Tolimieri" w:date="2022-09-06T13:51:00Z"/>
                <w:color w:val="000000"/>
                <w:sz w:val="20"/>
                <w:szCs w:val="20"/>
                <w:lang w:val="en-US"/>
              </w:rPr>
            </w:pPr>
            <w:ins w:id="133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2" w:author="Nick.Tolimieri" w:date="2022-09-06T13:51:00Z"/>
                <w:color w:val="000000"/>
                <w:sz w:val="20"/>
                <w:szCs w:val="20"/>
                <w:lang w:val="en-US"/>
              </w:rPr>
            </w:pPr>
            <w:ins w:id="1333"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5" w:author="Nick.Tolimieri" w:date="2022-09-06T13:51:00Z"/>
                <w:color w:val="000000"/>
                <w:sz w:val="20"/>
                <w:szCs w:val="20"/>
                <w:lang w:val="en-US"/>
              </w:rPr>
            </w:pPr>
            <w:ins w:id="1336"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8" w:author="Nick.Tolimieri" w:date="2022-09-06T13:51:00Z"/>
                <w:color w:val="000000"/>
                <w:sz w:val="20"/>
                <w:szCs w:val="20"/>
                <w:lang w:val="en-US"/>
              </w:rPr>
            </w:pPr>
            <w:ins w:id="1339"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1" w:author="Nick.Tolimieri" w:date="2022-09-06T13:51:00Z"/>
                <w:color w:val="000000"/>
                <w:sz w:val="20"/>
                <w:szCs w:val="20"/>
                <w:lang w:val="en-US"/>
              </w:rPr>
            </w:pPr>
            <w:ins w:id="134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4" w:author="Nick.Tolimieri" w:date="2022-09-06T13:51:00Z"/>
                <w:color w:val="000000"/>
                <w:sz w:val="20"/>
                <w:szCs w:val="20"/>
                <w:lang w:val="en-US"/>
              </w:rPr>
            </w:pPr>
            <w:ins w:id="1345"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7" w:author="Nick.Tolimieri" w:date="2022-09-06T13:51:00Z"/>
                <w:color w:val="000000"/>
                <w:sz w:val="20"/>
                <w:szCs w:val="20"/>
                <w:lang w:val="en-US"/>
              </w:rPr>
            </w:pPr>
            <w:ins w:id="1348"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0" w:author="Nick.Tolimieri" w:date="2022-09-06T13:51:00Z"/>
                <w:color w:val="000000"/>
                <w:sz w:val="20"/>
                <w:szCs w:val="20"/>
                <w:lang w:val="en-US"/>
              </w:rPr>
            </w:pPr>
            <w:ins w:id="1351"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3" w:author="Nick.Tolimieri" w:date="2022-09-06T13:51:00Z"/>
                <w:color w:val="000000"/>
                <w:sz w:val="20"/>
                <w:szCs w:val="20"/>
                <w:lang w:val="en-US"/>
              </w:rPr>
            </w:pPr>
            <w:ins w:id="1354" w:author="Nick.Tolimieri" w:date="2022-09-06T13:51:00Z">
              <w:r w:rsidRPr="00C97A89">
                <w:rPr>
                  <w:color w:val="000000"/>
                  <w:sz w:val="20"/>
                  <w:szCs w:val="20"/>
                  <w:lang w:val="en-US"/>
                </w:rPr>
                <w:t>2.72</w:t>
              </w:r>
            </w:ins>
          </w:p>
        </w:tc>
      </w:tr>
      <w:tr w:rsidR="00C97A89" w:rsidRPr="00C97A89" w:rsidTr="004C5EBF">
        <w:tblPrEx>
          <w:tblPrExChange w:id="1355" w:author="Nick.Tolimieri" w:date="2022-09-13T12:47:00Z">
            <w:tblPrEx>
              <w:tblW w:w="10017" w:type="dxa"/>
            </w:tblPrEx>
          </w:tblPrExChange>
        </w:tblPrEx>
        <w:trPr>
          <w:trHeight w:val="255"/>
          <w:ins w:id="1356" w:author="Nick.Tolimieri" w:date="2022-09-06T13:51:00Z"/>
          <w:trPrChange w:id="13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9" w:author="Nick.Tolimieri" w:date="2022-09-06T13:51:00Z"/>
                <w:color w:val="000000"/>
                <w:sz w:val="20"/>
                <w:szCs w:val="20"/>
                <w:lang w:val="en-US"/>
              </w:rPr>
            </w:pPr>
            <w:ins w:id="136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2" w:author="Nick.Tolimieri" w:date="2022-09-06T13:51:00Z"/>
                <w:color w:val="000000"/>
                <w:sz w:val="20"/>
                <w:szCs w:val="20"/>
                <w:lang w:val="en-US"/>
              </w:rPr>
            </w:pPr>
            <w:ins w:id="136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5" w:author="Nick.Tolimieri" w:date="2022-09-06T13:51:00Z"/>
                <w:color w:val="000000"/>
                <w:sz w:val="20"/>
                <w:szCs w:val="20"/>
                <w:lang w:val="en-US"/>
              </w:rPr>
            </w:pPr>
            <w:ins w:id="1366"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8" w:author="Nick.Tolimieri" w:date="2022-09-06T13:51:00Z"/>
                <w:color w:val="000000"/>
                <w:sz w:val="20"/>
                <w:szCs w:val="20"/>
                <w:lang w:val="en-US"/>
              </w:rPr>
            </w:pPr>
            <w:ins w:id="1369"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1" w:author="Nick.Tolimieri" w:date="2022-09-06T13:51:00Z"/>
                <w:color w:val="000000"/>
                <w:sz w:val="20"/>
                <w:szCs w:val="20"/>
                <w:lang w:val="en-US"/>
              </w:rPr>
            </w:pPr>
            <w:ins w:id="137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4" w:author="Nick.Tolimieri" w:date="2022-09-06T13:51:00Z"/>
                <w:color w:val="000000"/>
                <w:sz w:val="20"/>
                <w:szCs w:val="20"/>
                <w:lang w:val="en-US"/>
              </w:rPr>
            </w:pPr>
            <w:ins w:id="1375"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7" w:author="Nick.Tolimieri" w:date="2022-09-06T13:51:00Z"/>
                <w:color w:val="000000"/>
                <w:sz w:val="20"/>
                <w:szCs w:val="20"/>
                <w:lang w:val="en-US"/>
              </w:rPr>
            </w:pPr>
            <w:ins w:id="1378"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0" w:author="Nick.Tolimieri" w:date="2022-09-06T13:51:00Z"/>
                <w:color w:val="000000"/>
                <w:sz w:val="20"/>
                <w:szCs w:val="20"/>
                <w:lang w:val="en-US"/>
              </w:rPr>
            </w:pPr>
            <w:ins w:id="138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3" w:author="Nick.Tolimieri" w:date="2022-09-06T13:51:00Z"/>
                <w:color w:val="000000"/>
                <w:sz w:val="20"/>
                <w:szCs w:val="20"/>
                <w:lang w:val="en-US"/>
              </w:rPr>
            </w:pPr>
            <w:ins w:id="1384"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6" w:author="Nick.Tolimieri" w:date="2022-09-06T13:51:00Z"/>
                <w:color w:val="000000"/>
                <w:sz w:val="20"/>
                <w:szCs w:val="20"/>
                <w:lang w:val="en-US"/>
              </w:rPr>
            </w:pPr>
            <w:ins w:id="1387"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9" w:author="Nick.Tolimieri" w:date="2022-09-06T13:51:00Z"/>
                <w:color w:val="000000"/>
                <w:sz w:val="20"/>
                <w:szCs w:val="20"/>
                <w:lang w:val="en-US"/>
              </w:rPr>
            </w:pPr>
            <w:ins w:id="1390" w:author="Nick.Tolimieri" w:date="2022-09-06T13:51:00Z">
              <w:r w:rsidRPr="00C97A89">
                <w:rPr>
                  <w:color w:val="000000"/>
                  <w:sz w:val="20"/>
                  <w:szCs w:val="20"/>
                  <w:lang w:val="en-US"/>
                </w:rPr>
                <w:t>3.65</w:t>
              </w:r>
            </w:ins>
          </w:p>
        </w:tc>
      </w:tr>
      <w:tr w:rsidR="00C97A89" w:rsidRPr="00C97A89" w:rsidTr="004C5EBF">
        <w:tblPrEx>
          <w:tblPrExChange w:id="1391" w:author="Nick.Tolimieri" w:date="2022-09-13T12:47:00Z">
            <w:tblPrEx>
              <w:tblW w:w="10017" w:type="dxa"/>
            </w:tblPrEx>
          </w:tblPrExChange>
        </w:tblPrEx>
        <w:trPr>
          <w:trHeight w:val="255"/>
          <w:ins w:id="1392" w:author="Nick.Tolimieri" w:date="2022-09-06T13:51:00Z"/>
          <w:trPrChange w:id="13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5" w:author="Nick.Tolimieri" w:date="2022-09-06T13:51:00Z"/>
                <w:color w:val="000000"/>
                <w:sz w:val="20"/>
                <w:szCs w:val="20"/>
                <w:lang w:val="en-US"/>
              </w:rPr>
            </w:pPr>
            <w:ins w:id="139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8" w:author="Nick.Tolimieri" w:date="2022-09-06T13:51:00Z"/>
                <w:color w:val="000000"/>
                <w:sz w:val="20"/>
                <w:szCs w:val="20"/>
                <w:lang w:val="en-US"/>
              </w:rPr>
            </w:pPr>
            <w:ins w:id="139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4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1" w:author="Nick.Tolimieri" w:date="2022-09-06T13:51:00Z"/>
                <w:color w:val="000000"/>
                <w:sz w:val="20"/>
                <w:szCs w:val="20"/>
                <w:lang w:val="en-US"/>
              </w:rPr>
            </w:pPr>
            <w:ins w:id="1402"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4" w:author="Nick.Tolimieri" w:date="2022-09-06T13:51:00Z"/>
                <w:color w:val="000000"/>
                <w:sz w:val="20"/>
                <w:szCs w:val="20"/>
                <w:lang w:val="en-US"/>
              </w:rPr>
            </w:pPr>
            <w:ins w:id="1405"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7" w:author="Nick.Tolimieri" w:date="2022-09-06T13:51:00Z"/>
                <w:color w:val="000000"/>
                <w:sz w:val="20"/>
                <w:szCs w:val="20"/>
                <w:lang w:val="en-US"/>
              </w:rPr>
            </w:pPr>
            <w:ins w:id="140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0" w:author="Nick.Tolimieri" w:date="2022-09-06T13:51:00Z"/>
                <w:color w:val="000000"/>
                <w:sz w:val="20"/>
                <w:szCs w:val="20"/>
                <w:lang w:val="en-US"/>
              </w:rPr>
            </w:pPr>
            <w:ins w:id="1411"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3" w:author="Nick.Tolimieri" w:date="2022-09-06T13:51:00Z"/>
                <w:color w:val="000000"/>
                <w:sz w:val="20"/>
                <w:szCs w:val="20"/>
                <w:lang w:val="en-US"/>
              </w:rPr>
            </w:pPr>
            <w:ins w:id="1414"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6" w:author="Nick.Tolimieri" w:date="2022-09-06T13:51:00Z"/>
                <w:color w:val="000000"/>
                <w:sz w:val="20"/>
                <w:szCs w:val="20"/>
                <w:lang w:val="en-US"/>
              </w:rPr>
            </w:pPr>
            <w:ins w:id="1417"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9" w:author="Nick.Tolimieri" w:date="2022-09-06T13:51:00Z"/>
                <w:color w:val="000000"/>
                <w:sz w:val="20"/>
                <w:szCs w:val="20"/>
                <w:lang w:val="en-US"/>
              </w:rPr>
            </w:pPr>
            <w:ins w:id="1420"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2" w:author="Nick.Tolimieri" w:date="2022-09-06T13:51:00Z"/>
                <w:color w:val="000000"/>
                <w:sz w:val="20"/>
                <w:szCs w:val="20"/>
                <w:lang w:val="en-US"/>
              </w:rPr>
            </w:pPr>
            <w:ins w:id="1423"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5" w:author="Nick.Tolimieri" w:date="2022-09-06T13:51:00Z"/>
                <w:color w:val="000000"/>
                <w:sz w:val="20"/>
                <w:szCs w:val="20"/>
                <w:lang w:val="en-US"/>
              </w:rPr>
            </w:pPr>
            <w:ins w:id="1426" w:author="Nick.Tolimieri" w:date="2022-09-06T13:51:00Z">
              <w:r w:rsidRPr="00C97A89">
                <w:rPr>
                  <w:color w:val="000000"/>
                  <w:sz w:val="20"/>
                  <w:szCs w:val="20"/>
                  <w:lang w:val="en-US"/>
                </w:rPr>
                <w:t>3.93</w:t>
              </w:r>
            </w:ins>
          </w:p>
        </w:tc>
      </w:tr>
      <w:tr w:rsidR="00C97A89" w:rsidRPr="00C97A89" w:rsidTr="004C5EBF">
        <w:tblPrEx>
          <w:tblPrExChange w:id="1427" w:author="Nick.Tolimieri" w:date="2022-09-13T12:47:00Z">
            <w:tblPrEx>
              <w:tblW w:w="10017" w:type="dxa"/>
            </w:tblPrEx>
          </w:tblPrExChange>
        </w:tblPrEx>
        <w:trPr>
          <w:trHeight w:val="255"/>
          <w:ins w:id="1428" w:author="Nick.Tolimieri" w:date="2022-09-06T13:51:00Z"/>
          <w:trPrChange w:id="14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1" w:author="Nick.Tolimieri" w:date="2022-09-06T13:51:00Z"/>
                <w:color w:val="000000"/>
                <w:sz w:val="20"/>
                <w:szCs w:val="20"/>
                <w:lang w:val="en-US"/>
              </w:rPr>
            </w:pPr>
            <w:ins w:id="143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4" w:author="Nick.Tolimieri" w:date="2022-09-06T13:51:00Z"/>
                <w:color w:val="000000"/>
                <w:sz w:val="20"/>
                <w:szCs w:val="20"/>
                <w:lang w:val="en-US"/>
              </w:rPr>
            </w:pPr>
            <w:ins w:id="143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7" w:author="Nick.Tolimieri" w:date="2022-09-06T13:51:00Z"/>
                <w:color w:val="000000"/>
                <w:sz w:val="20"/>
                <w:szCs w:val="20"/>
                <w:lang w:val="en-US"/>
              </w:rPr>
            </w:pPr>
            <w:ins w:id="1438"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0" w:author="Nick.Tolimieri" w:date="2022-09-06T13:51:00Z"/>
                <w:color w:val="000000"/>
                <w:sz w:val="20"/>
                <w:szCs w:val="20"/>
                <w:lang w:val="en-US"/>
              </w:rPr>
            </w:pPr>
            <w:ins w:id="1441"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3" w:author="Nick.Tolimieri" w:date="2022-09-06T13:51:00Z"/>
                <w:color w:val="000000"/>
                <w:sz w:val="20"/>
                <w:szCs w:val="20"/>
                <w:lang w:val="en-US"/>
              </w:rPr>
            </w:pPr>
            <w:ins w:id="1444"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6" w:author="Nick.Tolimieri" w:date="2022-09-06T13:51:00Z"/>
                <w:color w:val="000000"/>
                <w:sz w:val="20"/>
                <w:szCs w:val="20"/>
                <w:lang w:val="en-US"/>
              </w:rPr>
            </w:pPr>
            <w:ins w:id="1447"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9" w:author="Nick.Tolimieri" w:date="2022-09-06T13:51:00Z"/>
                <w:color w:val="000000"/>
                <w:sz w:val="20"/>
                <w:szCs w:val="20"/>
                <w:lang w:val="en-US"/>
              </w:rPr>
            </w:pPr>
            <w:ins w:id="145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2" w:author="Nick.Tolimieri" w:date="2022-09-06T13:51:00Z"/>
                <w:color w:val="000000"/>
                <w:sz w:val="20"/>
                <w:szCs w:val="20"/>
                <w:lang w:val="en-US"/>
              </w:rPr>
            </w:pPr>
            <w:ins w:id="145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5" w:author="Nick.Tolimieri" w:date="2022-09-06T13:51:00Z"/>
                <w:color w:val="000000"/>
                <w:sz w:val="20"/>
                <w:szCs w:val="20"/>
                <w:lang w:val="en-US"/>
              </w:rPr>
            </w:pPr>
            <w:ins w:id="1456"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8" w:author="Nick.Tolimieri" w:date="2022-09-06T13:51:00Z"/>
                <w:color w:val="000000"/>
                <w:sz w:val="20"/>
                <w:szCs w:val="20"/>
                <w:lang w:val="en-US"/>
              </w:rPr>
            </w:pPr>
            <w:ins w:id="1459"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1" w:author="Nick.Tolimieri" w:date="2022-09-06T13:51:00Z"/>
                <w:color w:val="000000"/>
                <w:sz w:val="20"/>
                <w:szCs w:val="20"/>
                <w:lang w:val="en-US"/>
              </w:rPr>
            </w:pPr>
            <w:ins w:id="1462" w:author="Nick.Tolimieri" w:date="2022-09-06T13:51:00Z">
              <w:r w:rsidRPr="00C97A89">
                <w:rPr>
                  <w:color w:val="000000"/>
                  <w:sz w:val="20"/>
                  <w:szCs w:val="20"/>
                  <w:lang w:val="en-US"/>
                </w:rPr>
                <w:t>4.84</w:t>
              </w:r>
            </w:ins>
          </w:p>
        </w:tc>
      </w:tr>
      <w:tr w:rsidR="00C97A89" w:rsidRPr="00C97A89" w:rsidTr="004C5EBF">
        <w:tblPrEx>
          <w:tblPrExChange w:id="1463" w:author="Nick.Tolimieri" w:date="2022-09-13T12:47:00Z">
            <w:tblPrEx>
              <w:tblW w:w="10017" w:type="dxa"/>
            </w:tblPrEx>
          </w:tblPrExChange>
        </w:tblPrEx>
        <w:trPr>
          <w:trHeight w:val="255"/>
          <w:ins w:id="1464" w:author="Nick.Tolimieri" w:date="2022-09-06T13:51:00Z"/>
          <w:trPrChange w:id="14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7" w:author="Nick.Tolimieri" w:date="2022-09-06T13:51:00Z"/>
                <w:color w:val="000000"/>
                <w:sz w:val="20"/>
                <w:szCs w:val="20"/>
                <w:lang w:val="en-US"/>
              </w:rPr>
            </w:pPr>
            <w:ins w:id="146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0" w:author="Nick.Tolimieri" w:date="2022-09-06T13:51:00Z"/>
                <w:color w:val="000000"/>
                <w:sz w:val="20"/>
                <w:szCs w:val="20"/>
                <w:lang w:val="en-US"/>
              </w:rPr>
            </w:pPr>
            <w:ins w:id="147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3" w:author="Nick.Tolimieri" w:date="2022-09-06T13:51:00Z"/>
                <w:color w:val="000000"/>
                <w:sz w:val="20"/>
                <w:szCs w:val="20"/>
                <w:lang w:val="en-US"/>
              </w:rPr>
            </w:pPr>
            <w:ins w:id="14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6" w:author="Nick.Tolimieri" w:date="2022-09-06T13:51:00Z"/>
                <w:color w:val="000000"/>
                <w:sz w:val="20"/>
                <w:szCs w:val="20"/>
                <w:lang w:val="en-US"/>
              </w:rPr>
            </w:pPr>
            <w:ins w:id="1477"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9" w:author="Nick.Tolimieri" w:date="2022-09-06T13:51:00Z"/>
                <w:color w:val="000000"/>
                <w:sz w:val="20"/>
                <w:szCs w:val="20"/>
                <w:lang w:val="en-US"/>
              </w:rPr>
            </w:pPr>
            <w:ins w:id="148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2" w:author="Nick.Tolimieri" w:date="2022-09-06T13:51:00Z"/>
                <w:color w:val="000000"/>
                <w:sz w:val="20"/>
                <w:szCs w:val="20"/>
                <w:lang w:val="en-US"/>
              </w:rPr>
            </w:pPr>
            <w:ins w:id="1483"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5" w:author="Nick.Tolimieri" w:date="2022-09-06T13:51:00Z"/>
                <w:color w:val="000000"/>
                <w:sz w:val="20"/>
                <w:szCs w:val="20"/>
                <w:lang w:val="en-US"/>
              </w:rPr>
            </w:pPr>
            <w:ins w:id="1486"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8" w:author="Nick.Tolimieri" w:date="2022-09-06T13:51:00Z"/>
                <w:color w:val="000000"/>
                <w:sz w:val="20"/>
                <w:szCs w:val="20"/>
                <w:lang w:val="en-US"/>
              </w:rPr>
            </w:pPr>
            <w:ins w:id="148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1" w:author="Nick.Tolimieri" w:date="2022-09-06T13:51:00Z"/>
                <w:color w:val="000000"/>
                <w:sz w:val="20"/>
                <w:szCs w:val="20"/>
                <w:lang w:val="en-US"/>
              </w:rPr>
            </w:pPr>
            <w:ins w:id="1492"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4" w:author="Nick.Tolimieri" w:date="2022-09-06T13:51:00Z"/>
                <w:color w:val="000000"/>
                <w:sz w:val="20"/>
                <w:szCs w:val="20"/>
                <w:lang w:val="en-US"/>
              </w:rPr>
            </w:pPr>
            <w:ins w:id="1495"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7" w:author="Nick.Tolimieri" w:date="2022-09-06T13:51:00Z"/>
                <w:color w:val="000000"/>
                <w:sz w:val="20"/>
                <w:szCs w:val="20"/>
                <w:lang w:val="en-US"/>
              </w:rPr>
            </w:pPr>
            <w:ins w:id="1498" w:author="Nick.Tolimieri" w:date="2022-09-06T13:51:00Z">
              <w:r w:rsidRPr="00C97A89">
                <w:rPr>
                  <w:color w:val="000000"/>
                  <w:sz w:val="20"/>
                  <w:szCs w:val="20"/>
                  <w:lang w:val="en-US"/>
                </w:rPr>
                <w:t>1.75</w:t>
              </w:r>
            </w:ins>
          </w:p>
        </w:tc>
      </w:tr>
      <w:tr w:rsidR="00C97A89" w:rsidRPr="00C97A89" w:rsidTr="004C5EBF">
        <w:tblPrEx>
          <w:tblPrExChange w:id="1499" w:author="Nick.Tolimieri" w:date="2022-09-13T12:47:00Z">
            <w:tblPrEx>
              <w:tblW w:w="10017" w:type="dxa"/>
            </w:tblPrEx>
          </w:tblPrExChange>
        </w:tblPrEx>
        <w:trPr>
          <w:trHeight w:val="255"/>
          <w:ins w:id="1500" w:author="Nick.Tolimieri" w:date="2022-09-06T13:51:00Z"/>
          <w:trPrChange w:id="15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3" w:author="Nick.Tolimieri" w:date="2022-09-06T13:51:00Z"/>
                <w:color w:val="000000"/>
                <w:sz w:val="20"/>
                <w:szCs w:val="20"/>
                <w:lang w:val="en-US"/>
              </w:rPr>
            </w:pPr>
            <w:ins w:id="150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6" w:author="Nick.Tolimieri" w:date="2022-09-06T13:51:00Z"/>
                <w:color w:val="000000"/>
                <w:sz w:val="20"/>
                <w:szCs w:val="20"/>
                <w:lang w:val="en-US"/>
              </w:rPr>
            </w:pPr>
            <w:ins w:id="150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9" w:author="Nick.Tolimieri" w:date="2022-09-06T13:51:00Z"/>
                <w:color w:val="000000"/>
                <w:sz w:val="20"/>
                <w:szCs w:val="20"/>
                <w:lang w:val="en-US"/>
              </w:rPr>
            </w:pPr>
            <w:ins w:id="1510"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2" w:author="Nick.Tolimieri" w:date="2022-09-06T13:51:00Z"/>
                <w:color w:val="000000"/>
                <w:sz w:val="20"/>
                <w:szCs w:val="20"/>
                <w:lang w:val="en-US"/>
              </w:rPr>
            </w:pPr>
            <w:ins w:id="1513"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5" w:author="Nick.Tolimieri" w:date="2022-09-06T13:51:00Z"/>
                <w:color w:val="000000"/>
                <w:sz w:val="20"/>
                <w:szCs w:val="20"/>
                <w:lang w:val="en-US"/>
              </w:rPr>
            </w:pPr>
            <w:ins w:id="1516"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8" w:author="Nick.Tolimieri" w:date="2022-09-06T13:51:00Z"/>
                <w:color w:val="000000"/>
                <w:sz w:val="20"/>
                <w:szCs w:val="20"/>
                <w:lang w:val="en-US"/>
              </w:rPr>
            </w:pPr>
            <w:ins w:id="1519"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1" w:author="Nick.Tolimieri" w:date="2022-09-06T13:51:00Z"/>
                <w:color w:val="000000"/>
                <w:sz w:val="20"/>
                <w:szCs w:val="20"/>
                <w:lang w:val="en-US"/>
              </w:rPr>
            </w:pPr>
            <w:ins w:id="152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4" w:author="Nick.Tolimieri" w:date="2022-09-06T13:51:00Z"/>
                <w:color w:val="000000"/>
                <w:sz w:val="20"/>
                <w:szCs w:val="20"/>
                <w:lang w:val="en-US"/>
              </w:rPr>
            </w:pPr>
            <w:ins w:id="152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7" w:author="Nick.Tolimieri" w:date="2022-09-06T13:51:00Z"/>
                <w:color w:val="000000"/>
                <w:sz w:val="20"/>
                <w:szCs w:val="20"/>
                <w:lang w:val="en-US"/>
              </w:rPr>
            </w:pPr>
            <w:ins w:id="1528"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0" w:author="Nick.Tolimieri" w:date="2022-09-06T13:51:00Z"/>
                <w:color w:val="000000"/>
                <w:sz w:val="20"/>
                <w:szCs w:val="20"/>
                <w:lang w:val="en-US"/>
              </w:rPr>
            </w:pPr>
            <w:ins w:id="1531"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3" w:author="Nick.Tolimieri" w:date="2022-09-06T13:51:00Z"/>
                <w:color w:val="000000"/>
                <w:sz w:val="20"/>
                <w:szCs w:val="20"/>
                <w:lang w:val="en-US"/>
              </w:rPr>
            </w:pPr>
            <w:ins w:id="1534" w:author="Nick.Tolimieri" w:date="2022-09-06T13:51:00Z">
              <w:r w:rsidRPr="00C97A89">
                <w:rPr>
                  <w:color w:val="000000"/>
                  <w:sz w:val="20"/>
                  <w:szCs w:val="20"/>
                  <w:lang w:val="en-US"/>
                </w:rPr>
                <w:t>4.15</w:t>
              </w:r>
            </w:ins>
          </w:p>
        </w:tc>
      </w:tr>
      <w:tr w:rsidR="00C97A89" w:rsidRPr="00C97A89" w:rsidTr="004C5EBF">
        <w:tblPrEx>
          <w:tblPrExChange w:id="1535" w:author="Nick.Tolimieri" w:date="2022-09-13T12:47:00Z">
            <w:tblPrEx>
              <w:tblW w:w="10017" w:type="dxa"/>
            </w:tblPrEx>
          </w:tblPrExChange>
        </w:tblPrEx>
        <w:trPr>
          <w:trHeight w:val="255"/>
          <w:ins w:id="1536" w:author="Nick.Tolimieri" w:date="2022-09-06T13:51:00Z"/>
          <w:trPrChange w:id="15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9" w:author="Nick.Tolimieri" w:date="2022-09-06T13:51:00Z"/>
                <w:color w:val="000000"/>
                <w:sz w:val="20"/>
                <w:szCs w:val="20"/>
                <w:lang w:val="en-US"/>
              </w:rPr>
            </w:pPr>
            <w:ins w:id="154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2" w:author="Nick.Tolimieri" w:date="2022-09-06T13:51:00Z"/>
                <w:color w:val="000000"/>
                <w:sz w:val="20"/>
                <w:szCs w:val="20"/>
                <w:lang w:val="en-US"/>
              </w:rPr>
            </w:pPr>
            <w:ins w:id="154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5" w:author="Nick.Tolimieri" w:date="2022-09-06T13:51:00Z"/>
                <w:color w:val="000000"/>
                <w:sz w:val="20"/>
                <w:szCs w:val="20"/>
                <w:lang w:val="en-US"/>
              </w:rPr>
            </w:pPr>
            <w:ins w:id="1546"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8" w:author="Nick.Tolimieri" w:date="2022-09-06T13:51:00Z"/>
                <w:color w:val="000000"/>
                <w:sz w:val="20"/>
                <w:szCs w:val="20"/>
                <w:lang w:val="en-US"/>
              </w:rPr>
            </w:pPr>
            <w:ins w:id="1549"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1" w:author="Nick.Tolimieri" w:date="2022-09-06T13:51:00Z"/>
                <w:color w:val="000000"/>
                <w:sz w:val="20"/>
                <w:szCs w:val="20"/>
                <w:lang w:val="en-US"/>
              </w:rPr>
            </w:pPr>
            <w:ins w:id="1552"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4" w:author="Nick.Tolimieri" w:date="2022-09-06T13:51:00Z"/>
                <w:color w:val="000000"/>
                <w:sz w:val="20"/>
                <w:szCs w:val="20"/>
                <w:lang w:val="en-US"/>
              </w:rPr>
            </w:pPr>
            <w:ins w:id="1555"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7" w:author="Nick.Tolimieri" w:date="2022-09-06T13:51:00Z"/>
                <w:color w:val="000000"/>
                <w:sz w:val="20"/>
                <w:szCs w:val="20"/>
                <w:lang w:val="en-US"/>
              </w:rPr>
            </w:pPr>
            <w:ins w:id="15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0" w:author="Nick.Tolimieri" w:date="2022-09-06T13:51:00Z"/>
                <w:color w:val="000000"/>
                <w:sz w:val="20"/>
                <w:szCs w:val="20"/>
                <w:lang w:val="en-US"/>
              </w:rPr>
            </w:pPr>
            <w:ins w:id="1561"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3" w:author="Nick.Tolimieri" w:date="2022-09-06T13:51:00Z"/>
                <w:color w:val="000000"/>
                <w:sz w:val="20"/>
                <w:szCs w:val="20"/>
                <w:lang w:val="en-US"/>
              </w:rPr>
            </w:pPr>
            <w:ins w:id="1564"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6" w:author="Nick.Tolimieri" w:date="2022-09-06T13:51:00Z"/>
                <w:color w:val="000000"/>
                <w:sz w:val="20"/>
                <w:szCs w:val="20"/>
                <w:lang w:val="en-US"/>
              </w:rPr>
            </w:pPr>
            <w:ins w:id="1567"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9" w:author="Nick.Tolimieri" w:date="2022-09-06T13:51:00Z"/>
                <w:color w:val="000000"/>
                <w:sz w:val="20"/>
                <w:szCs w:val="20"/>
                <w:lang w:val="en-US"/>
              </w:rPr>
            </w:pPr>
            <w:ins w:id="1570" w:author="Nick.Tolimieri" w:date="2022-09-06T13:51:00Z">
              <w:r w:rsidRPr="00C97A89">
                <w:rPr>
                  <w:color w:val="000000"/>
                  <w:sz w:val="20"/>
                  <w:szCs w:val="20"/>
                  <w:lang w:val="en-US"/>
                </w:rPr>
                <w:t>3.42</w:t>
              </w:r>
            </w:ins>
          </w:p>
        </w:tc>
      </w:tr>
      <w:tr w:rsidR="00C97A89" w:rsidRPr="00C97A89" w:rsidTr="004C5EBF">
        <w:tblPrEx>
          <w:tblPrExChange w:id="1571" w:author="Nick.Tolimieri" w:date="2022-09-13T12:47:00Z">
            <w:tblPrEx>
              <w:tblW w:w="10017" w:type="dxa"/>
            </w:tblPrEx>
          </w:tblPrExChange>
        </w:tblPrEx>
        <w:trPr>
          <w:trHeight w:val="255"/>
          <w:ins w:id="1572" w:author="Nick.Tolimieri" w:date="2022-09-06T13:51:00Z"/>
          <w:trPrChange w:id="15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5" w:author="Nick.Tolimieri" w:date="2022-09-06T13:51:00Z"/>
                <w:color w:val="000000"/>
                <w:sz w:val="20"/>
                <w:szCs w:val="20"/>
                <w:lang w:val="en-US"/>
              </w:rPr>
            </w:pPr>
            <w:ins w:id="157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8" w:author="Nick.Tolimieri" w:date="2022-09-06T13:51:00Z"/>
                <w:color w:val="000000"/>
                <w:sz w:val="20"/>
                <w:szCs w:val="20"/>
                <w:lang w:val="en-US"/>
              </w:rPr>
            </w:pPr>
            <w:ins w:id="157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1" w:author="Nick.Tolimieri" w:date="2022-09-06T13:51:00Z"/>
                <w:color w:val="000000"/>
                <w:sz w:val="20"/>
                <w:szCs w:val="20"/>
                <w:lang w:val="en-US"/>
              </w:rPr>
            </w:pPr>
            <w:ins w:id="1582"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4" w:author="Nick.Tolimieri" w:date="2022-09-06T13:51:00Z"/>
                <w:color w:val="000000"/>
                <w:sz w:val="20"/>
                <w:szCs w:val="20"/>
                <w:lang w:val="en-US"/>
              </w:rPr>
            </w:pPr>
            <w:ins w:id="15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7" w:author="Nick.Tolimieri" w:date="2022-09-06T13:51:00Z"/>
                <w:color w:val="000000"/>
                <w:sz w:val="20"/>
                <w:szCs w:val="20"/>
                <w:lang w:val="en-US"/>
              </w:rPr>
            </w:pPr>
            <w:ins w:id="158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90" w:author="Nick.Tolimieri" w:date="2022-09-06T13:51:00Z"/>
                <w:color w:val="000000"/>
                <w:sz w:val="20"/>
                <w:szCs w:val="20"/>
                <w:lang w:val="en-US"/>
              </w:rPr>
            </w:pPr>
            <w:ins w:id="15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3" w:author="Nick.Tolimieri" w:date="2022-09-06T13:51:00Z"/>
                <w:color w:val="000000"/>
                <w:sz w:val="20"/>
                <w:szCs w:val="20"/>
                <w:lang w:val="en-US"/>
              </w:rPr>
            </w:pPr>
            <w:ins w:id="15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6" w:author="Nick.Tolimieri" w:date="2022-09-06T13:51:00Z"/>
                <w:color w:val="000000"/>
                <w:sz w:val="20"/>
                <w:szCs w:val="20"/>
                <w:lang w:val="en-US"/>
              </w:rPr>
            </w:pPr>
            <w:ins w:id="15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9" w:author="Nick.Tolimieri" w:date="2022-09-06T13:51:00Z"/>
                <w:color w:val="000000"/>
                <w:sz w:val="20"/>
                <w:szCs w:val="20"/>
                <w:lang w:val="en-US"/>
              </w:rPr>
            </w:pPr>
            <w:ins w:id="16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2" w:author="Nick.Tolimieri" w:date="2022-09-06T13:51:00Z"/>
                <w:color w:val="000000"/>
                <w:sz w:val="20"/>
                <w:szCs w:val="20"/>
                <w:lang w:val="en-US"/>
              </w:rPr>
            </w:pPr>
            <w:ins w:id="16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5" w:author="Nick.Tolimieri" w:date="2022-09-06T13:51:00Z"/>
                <w:color w:val="000000"/>
                <w:sz w:val="20"/>
                <w:szCs w:val="20"/>
                <w:lang w:val="en-US"/>
              </w:rPr>
            </w:pPr>
            <w:ins w:id="1606" w:author="Nick.Tolimieri" w:date="2022-09-06T13:51:00Z">
              <w:r w:rsidRPr="00C97A89">
                <w:rPr>
                  <w:color w:val="000000"/>
                  <w:sz w:val="20"/>
                  <w:szCs w:val="20"/>
                  <w:lang w:val="en-US"/>
                </w:rPr>
                <w:t>-</w:t>
              </w:r>
            </w:ins>
          </w:p>
        </w:tc>
      </w:tr>
      <w:tr w:rsidR="00C97A89" w:rsidRPr="00C97A89" w:rsidTr="004C5EBF">
        <w:tblPrEx>
          <w:tblPrExChange w:id="1607" w:author="Nick.Tolimieri" w:date="2022-09-13T12:47:00Z">
            <w:tblPrEx>
              <w:tblW w:w="10017" w:type="dxa"/>
            </w:tblPrEx>
          </w:tblPrExChange>
        </w:tblPrEx>
        <w:trPr>
          <w:trHeight w:val="255"/>
          <w:ins w:id="1608" w:author="Nick.Tolimieri" w:date="2022-09-06T13:51:00Z"/>
          <w:trPrChange w:id="16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1" w:author="Nick.Tolimieri" w:date="2022-09-06T13:51:00Z"/>
                <w:color w:val="000000"/>
                <w:sz w:val="20"/>
                <w:szCs w:val="20"/>
                <w:lang w:val="en-US"/>
              </w:rPr>
            </w:pPr>
            <w:ins w:id="161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4" w:author="Nick.Tolimieri" w:date="2022-09-06T13:51:00Z"/>
                <w:color w:val="000000"/>
                <w:sz w:val="20"/>
                <w:szCs w:val="20"/>
                <w:lang w:val="en-US"/>
              </w:rPr>
            </w:pPr>
            <w:ins w:id="161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7" w:author="Nick.Tolimieri" w:date="2022-09-06T13:51:00Z"/>
                <w:color w:val="000000"/>
                <w:sz w:val="20"/>
                <w:szCs w:val="20"/>
                <w:lang w:val="en-US"/>
              </w:rPr>
            </w:pPr>
            <w:ins w:id="16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0" w:author="Nick.Tolimieri" w:date="2022-09-06T13:51:00Z"/>
                <w:color w:val="000000"/>
                <w:sz w:val="20"/>
                <w:szCs w:val="20"/>
                <w:lang w:val="en-US"/>
              </w:rPr>
            </w:pPr>
            <w:ins w:id="162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3" w:author="Nick.Tolimieri" w:date="2022-09-06T13:51:00Z"/>
                <w:color w:val="000000"/>
                <w:sz w:val="20"/>
                <w:szCs w:val="20"/>
                <w:lang w:val="en-US"/>
              </w:rPr>
            </w:pPr>
            <w:ins w:id="162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6" w:author="Nick.Tolimieri" w:date="2022-09-06T13:51:00Z"/>
                <w:color w:val="000000"/>
                <w:sz w:val="20"/>
                <w:szCs w:val="20"/>
                <w:lang w:val="en-US"/>
              </w:rPr>
            </w:pPr>
            <w:ins w:id="162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9" w:author="Nick.Tolimieri" w:date="2022-09-06T13:51:00Z"/>
                <w:color w:val="000000"/>
                <w:sz w:val="20"/>
                <w:szCs w:val="20"/>
                <w:lang w:val="en-US"/>
              </w:rPr>
            </w:pPr>
            <w:ins w:id="163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2" w:author="Nick.Tolimieri" w:date="2022-09-06T13:51:00Z"/>
                <w:color w:val="000000"/>
                <w:sz w:val="20"/>
                <w:szCs w:val="20"/>
                <w:lang w:val="en-US"/>
              </w:rPr>
            </w:pPr>
            <w:ins w:id="16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5" w:author="Nick.Tolimieri" w:date="2022-09-06T13:51:00Z"/>
                <w:color w:val="000000"/>
                <w:sz w:val="20"/>
                <w:szCs w:val="20"/>
                <w:lang w:val="en-US"/>
              </w:rPr>
            </w:pPr>
            <w:ins w:id="16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8" w:author="Nick.Tolimieri" w:date="2022-09-06T13:51:00Z"/>
                <w:color w:val="000000"/>
                <w:sz w:val="20"/>
                <w:szCs w:val="20"/>
                <w:lang w:val="en-US"/>
              </w:rPr>
            </w:pPr>
            <w:ins w:id="16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1" w:author="Nick.Tolimieri" w:date="2022-09-06T13:51:00Z"/>
                <w:color w:val="000000"/>
                <w:sz w:val="20"/>
                <w:szCs w:val="20"/>
                <w:lang w:val="en-US"/>
              </w:rPr>
            </w:pPr>
            <w:ins w:id="1642" w:author="Nick.Tolimieri" w:date="2022-09-06T13:51:00Z">
              <w:r w:rsidRPr="00C97A89">
                <w:rPr>
                  <w:color w:val="000000"/>
                  <w:sz w:val="20"/>
                  <w:szCs w:val="20"/>
                  <w:lang w:val="en-US"/>
                </w:rPr>
                <w:t>-</w:t>
              </w:r>
            </w:ins>
          </w:p>
        </w:tc>
      </w:tr>
      <w:tr w:rsidR="00C97A89" w:rsidRPr="00C97A89" w:rsidTr="004C5EBF">
        <w:tblPrEx>
          <w:tblPrExChange w:id="1643" w:author="Nick.Tolimieri" w:date="2022-09-13T12:47:00Z">
            <w:tblPrEx>
              <w:tblW w:w="10017" w:type="dxa"/>
            </w:tblPrEx>
          </w:tblPrExChange>
        </w:tblPrEx>
        <w:trPr>
          <w:trHeight w:val="255"/>
          <w:ins w:id="1644" w:author="Nick.Tolimieri" w:date="2022-09-06T13:51:00Z"/>
          <w:trPrChange w:id="16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7" w:author="Nick.Tolimieri" w:date="2022-09-06T13:51:00Z"/>
                <w:color w:val="000000"/>
                <w:sz w:val="20"/>
                <w:szCs w:val="20"/>
                <w:lang w:val="en-US"/>
              </w:rPr>
            </w:pPr>
            <w:ins w:id="164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0" w:author="Nick.Tolimieri" w:date="2022-09-06T13:51:00Z"/>
                <w:color w:val="000000"/>
                <w:sz w:val="20"/>
                <w:szCs w:val="20"/>
                <w:lang w:val="en-US"/>
              </w:rPr>
            </w:pPr>
            <w:ins w:id="165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3" w:author="Nick.Tolimieri" w:date="2022-09-06T13:51:00Z"/>
                <w:color w:val="000000"/>
                <w:sz w:val="20"/>
                <w:szCs w:val="20"/>
                <w:lang w:val="en-US"/>
              </w:rPr>
            </w:pPr>
            <w:ins w:id="16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6" w:author="Nick.Tolimieri" w:date="2022-09-06T13:51:00Z"/>
                <w:color w:val="000000"/>
                <w:sz w:val="20"/>
                <w:szCs w:val="20"/>
                <w:lang w:val="en-US"/>
              </w:rPr>
            </w:pPr>
            <w:ins w:id="165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9" w:author="Nick.Tolimieri" w:date="2022-09-06T13:51:00Z"/>
                <w:color w:val="000000"/>
                <w:sz w:val="20"/>
                <w:szCs w:val="20"/>
                <w:lang w:val="en-US"/>
              </w:rPr>
            </w:pPr>
            <w:ins w:id="166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2" w:author="Nick.Tolimieri" w:date="2022-09-06T13:51:00Z"/>
                <w:color w:val="000000"/>
                <w:sz w:val="20"/>
                <w:szCs w:val="20"/>
                <w:lang w:val="en-US"/>
              </w:rPr>
            </w:pPr>
            <w:ins w:id="166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5" w:author="Nick.Tolimieri" w:date="2022-09-06T13:51:00Z"/>
                <w:color w:val="000000"/>
                <w:sz w:val="20"/>
                <w:szCs w:val="20"/>
                <w:lang w:val="en-US"/>
              </w:rPr>
            </w:pPr>
            <w:ins w:id="166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8" w:author="Nick.Tolimieri" w:date="2022-09-06T13:51:00Z"/>
                <w:color w:val="000000"/>
                <w:sz w:val="20"/>
                <w:szCs w:val="20"/>
                <w:lang w:val="en-US"/>
              </w:rPr>
            </w:pPr>
            <w:ins w:id="16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1" w:author="Nick.Tolimieri" w:date="2022-09-06T13:51:00Z"/>
                <w:color w:val="000000"/>
                <w:sz w:val="20"/>
                <w:szCs w:val="20"/>
                <w:lang w:val="en-US"/>
              </w:rPr>
            </w:pPr>
            <w:ins w:id="16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4" w:author="Nick.Tolimieri" w:date="2022-09-06T13:51:00Z"/>
                <w:color w:val="000000"/>
                <w:sz w:val="20"/>
                <w:szCs w:val="20"/>
                <w:lang w:val="en-US"/>
              </w:rPr>
            </w:pPr>
            <w:ins w:id="16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7" w:author="Nick.Tolimieri" w:date="2022-09-06T13:51:00Z"/>
                <w:color w:val="000000"/>
                <w:sz w:val="20"/>
                <w:szCs w:val="20"/>
                <w:lang w:val="en-US"/>
              </w:rPr>
            </w:pPr>
            <w:ins w:id="1678" w:author="Nick.Tolimieri" w:date="2022-09-06T13:51:00Z">
              <w:r w:rsidRPr="00C97A89">
                <w:rPr>
                  <w:color w:val="000000"/>
                  <w:sz w:val="20"/>
                  <w:szCs w:val="20"/>
                  <w:lang w:val="en-US"/>
                </w:rPr>
                <w:t>-</w:t>
              </w:r>
            </w:ins>
          </w:p>
        </w:tc>
      </w:tr>
      <w:tr w:rsidR="00C97A89" w:rsidRPr="00C97A89" w:rsidTr="004C5EBF">
        <w:tblPrEx>
          <w:tblPrExChange w:id="1679" w:author="Nick.Tolimieri" w:date="2022-09-13T12:47:00Z">
            <w:tblPrEx>
              <w:tblW w:w="10017" w:type="dxa"/>
            </w:tblPrEx>
          </w:tblPrExChange>
        </w:tblPrEx>
        <w:trPr>
          <w:trHeight w:val="255"/>
          <w:ins w:id="1680" w:author="Nick.Tolimieri" w:date="2022-09-06T13:51:00Z"/>
          <w:trPrChange w:id="16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3" w:author="Nick.Tolimieri" w:date="2022-09-06T13:51:00Z"/>
                <w:color w:val="000000"/>
                <w:sz w:val="20"/>
                <w:szCs w:val="20"/>
                <w:lang w:val="en-US"/>
              </w:rPr>
            </w:pPr>
            <w:ins w:id="168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6" w:author="Nick.Tolimieri" w:date="2022-09-06T13:51:00Z"/>
                <w:color w:val="000000"/>
                <w:sz w:val="20"/>
                <w:szCs w:val="20"/>
                <w:lang w:val="en-US"/>
              </w:rPr>
            </w:pPr>
            <w:ins w:id="168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9" w:author="Nick.Tolimieri" w:date="2022-09-06T13:51:00Z"/>
                <w:color w:val="000000"/>
                <w:sz w:val="20"/>
                <w:szCs w:val="20"/>
                <w:lang w:val="en-US"/>
              </w:rPr>
            </w:pPr>
            <w:ins w:id="169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2" w:author="Nick.Tolimieri" w:date="2022-09-06T13:51:00Z"/>
                <w:color w:val="000000"/>
                <w:sz w:val="20"/>
                <w:szCs w:val="20"/>
                <w:lang w:val="en-US"/>
              </w:rPr>
            </w:pPr>
            <w:ins w:id="1693"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5" w:author="Nick.Tolimieri" w:date="2022-09-06T13:51:00Z"/>
                <w:color w:val="000000"/>
                <w:sz w:val="20"/>
                <w:szCs w:val="20"/>
                <w:lang w:val="en-US"/>
              </w:rPr>
            </w:pPr>
            <w:ins w:id="169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8" w:author="Nick.Tolimieri" w:date="2022-09-06T13:51:00Z"/>
                <w:color w:val="000000"/>
                <w:sz w:val="20"/>
                <w:szCs w:val="20"/>
                <w:lang w:val="en-US"/>
              </w:rPr>
            </w:pPr>
            <w:ins w:id="1699"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7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1" w:author="Nick.Tolimieri" w:date="2022-09-06T13:51:00Z"/>
                <w:color w:val="000000"/>
                <w:sz w:val="20"/>
                <w:szCs w:val="20"/>
                <w:lang w:val="en-US"/>
              </w:rPr>
            </w:pPr>
            <w:ins w:id="1702"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4" w:author="Nick.Tolimieri" w:date="2022-09-06T13:51:00Z"/>
                <w:color w:val="000000"/>
                <w:sz w:val="20"/>
                <w:szCs w:val="20"/>
                <w:lang w:val="en-US"/>
              </w:rPr>
            </w:pPr>
            <w:ins w:id="1705"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7" w:author="Nick.Tolimieri" w:date="2022-09-06T13:51:00Z"/>
                <w:color w:val="000000"/>
                <w:sz w:val="20"/>
                <w:szCs w:val="20"/>
                <w:lang w:val="en-US"/>
              </w:rPr>
            </w:pPr>
            <w:ins w:id="1708"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0" w:author="Nick.Tolimieri" w:date="2022-09-06T13:51:00Z"/>
                <w:color w:val="000000"/>
                <w:sz w:val="20"/>
                <w:szCs w:val="20"/>
                <w:lang w:val="en-US"/>
              </w:rPr>
            </w:pPr>
            <w:ins w:id="1711"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3" w:author="Nick.Tolimieri" w:date="2022-09-06T13:51:00Z"/>
                <w:color w:val="000000"/>
                <w:sz w:val="20"/>
                <w:szCs w:val="20"/>
                <w:lang w:val="en-US"/>
              </w:rPr>
            </w:pPr>
            <w:ins w:id="1714" w:author="Nick.Tolimieri" w:date="2022-09-06T13:51:00Z">
              <w:r w:rsidRPr="00C97A89">
                <w:rPr>
                  <w:color w:val="000000"/>
                  <w:sz w:val="20"/>
                  <w:szCs w:val="20"/>
                  <w:lang w:val="en-US"/>
                </w:rPr>
                <w:t>1.93</w:t>
              </w:r>
            </w:ins>
          </w:p>
        </w:tc>
      </w:tr>
      <w:tr w:rsidR="00C97A89" w:rsidRPr="00C97A89" w:rsidTr="004C5EBF">
        <w:tblPrEx>
          <w:tblPrExChange w:id="1715" w:author="Nick.Tolimieri" w:date="2022-09-13T12:47:00Z">
            <w:tblPrEx>
              <w:tblW w:w="10017" w:type="dxa"/>
            </w:tblPrEx>
          </w:tblPrExChange>
        </w:tblPrEx>
        <w:trPr>
          <w:trHeight w:val="255"/>
          <w:ins w:id="1716" w:author="Nick.Tolimieri" w:date="2022-09-06T13:51:00Z"/>
          <w:trPrChange w:id="17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9" w:author="Nick.Tolimieri" w:date="2022-09-06T13:51:00Z"/>
                <w:color w:val="000000"/>
                <w:sz w:val="20"/>
                <w:szCs w:val="20"/>
                <w:lang w:val="en-US"/>
              </w:rPr>
            </w:pPr>
            <w:ins w:id="172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2" w:author="Nick.Tolimieri" w:date="2022-09-06T13:51:00Z"/>
                <w:color w:val="000000"/>
                <w:sz w:val="20"/>
                <w:szCs w:val="20"/>
                <w:lang w:val="en-US"/>
              </w:rPr>
            </w:pPr>
            <w:ins w:id="172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5" w:author="Nick.Tolimieri" w:date="2022-09-06T13:51:00Z"/>
                <w:color w:val="000000"/>
                <w:sz w:val="20"/>
                <w:szCs w:val="20"/>
                <w:lang w:val="en-US"/>
              </w:rPr>
            </w:pPr>
            <w:ins w:id="172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8" w:author="Nick.Tolimieri" w:date="2022-09-06T13:51:00Z"/>
                <w:color w:val="000000"/>
                <w:sz w:val="20"/>
                <w:szCs w:val="20"/>
                <w:lang w:val="en-US"/>
              </w:rPr>
            </w:pPr>
            <w:ins w:id="1729"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1" w:author="Nick.Tolimieri" w:date="2022-09-06T13:51:00Z"/>
                <w:color w:val="000000"/>
                <w:sz w:val="20"/>
                <w:szCs w:val="20"/>
                <w:lang w:val="en-US"/>
              </w:rPr>
            </w:pPr>
            <w:ins w:id="173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4" w:author="Nick.Tolimieri" w:date="2022-09-06T13:51:00Z"/>
                <w:color w:val="000000"/>
                <w:sz w:val="20"/>
                <w:szCs w:val="20"/>
                <w:lang w:val="en-US"/>
              </w:rPr>
            </w:pPr>
            <w:ins w:id="1735"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7" w:author="Nick.Tolimieri" w:date="2022-09-06T13:51:00Z"/>
                <w:color w:val="000000"/>
                <w:sz w:val="20"/>
                <w:szCs w:val="20"/>
                <w:lang w:val="en-US"/>
              </w:rPr>
            </w:pPr>
            <w:ins w:id="1738"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0" w:author="Nick.Tolimieri" w:date="2022-09-06T13:51:00Z"/>
                <w:color w:val="000000"/>
                <w:sz w:val="20"/>
                <w:szCs w:val="20"/>
                <w:lang w:val="en-US"/>
              </w:rPr>
            </w:pPr>
            <w:ins w:id="1741"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3" w:author="Nick.Tolimieri" w:date="2022-09-06T13:51:00Z"/>
                <w:color w:val="000000"/>
                <w:sz w:val="20"/>
                <w:szCs w:val="20"/>
                <w:lang w:val="en-US"/>
              </w:rPr>
            </w:pPr>
            <w:ins w:id="174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6" w:author="Nick.Tolimieri" w:date="2022-09-06T13:51:00Z"/>
                <w:color w:val="000000"/>
                <w:sz w:val="20"/>
                <w:szCs w:val="20"/>
                <w:lang w:val="en-US"/>
              </w:rPr>
            </w:pPr>
            <w:ins w:id="1747"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9" w:author="Nick.Tolimieri" w:date="2022-09-06T13:51:00Z"/>
                <w:color w:val="000000"/>
                <w:sz w:val="20"/>
                <w:szCs w:val="20"/>
                <w:lang w:val="en-US"/>
              </w:rPr>
            </w:pPr>
            <w:ins w:id="1750" w:author="Nick.Tolimieri" w:date="2022-09-06T13:51:00Z">
              <w:r w:rsidRPr="00C97A89">
                <w:rPr>
                  <w:color w:val="000000"/>
                  <w:sz w:val="20"/>
                  <w:szCs w:val="20"/>
                  <w:lang w:val="en-US"/>
                </w:rPr>
                <w:t>1.69</w:t>
              </w:r>
            </w:ins>
          </w:p>
        </w:tc>
      </w:tr>
      <w:tr w:rsidR="00C97A89" w:rsidRPr="00C97A89" w:rsidTr="004C5EBF">
        <w:tblPrEx>
          <w:tblPrExChange w:id="1751" w:author="Nick.Tolimieri" w:date="2022-09-13T12:47:00Z">
            <w:tblPrEx>
              <w:tblW w:w="10017" w:type="dxa"/>
            </w:tblPrEx>
          </w:tblPrExChange>
        </w:tblPrEx>
        <w:trPr>
          <w:trHeight w:val="255"/>
          <w:ins w:id="1752" w:author="Nick.Tolimieri" w:date="2022-09-06T13:51:00Z"/>
          <w:trPrChange w:id="17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5" w:author="Nick.Tolimieri" w:date="2022-09-06T13:51:00Z"/>
                <w:color w:val="000000"/>
                <w:sz w:val="20"/>
                <w:szCs w:val="20"/>
                <w:lang w:val="en-US"/>
              </w:rPr>
            </w:pPr>
            <w:ins w:id="1756"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8" w:author="Nick.Tolimieri" w:date="2022-09-06T13:51:00Z"/>
                <w:color w:val="000000"/>
                <w:sz w:val="20"/>
                <w:szCs w:val="20"/>
                <w:lang w:val="en-US"/>
              </w:rPr>
            </w:pPr>
            <w:ins w:id="175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1" w:author="Nick.Tolimieri" w:date="2022-09-06T13:51:00Z"/>
                <w:color w:val="000000"/>
                <w:sz w:val="20"/>
                <w:szCs w:val="20"/>
                <w:lang w:val="en-US"/>
              </w:rPr>
            </w:pPr>
            <w:ins w:id="17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4" w:author="Nick.Tolimieri" w:date="2022-09-06T13:51:00Z"/>
                <w:color w:val="000000"/>
                <w:sz w:val="20"/>
                <w:szCs w:val="20"/>
                <w:lang w:val="en-US"/>
              </w:rPr>
            </w:pPr>
            <w:ins w:id="1765"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7" w:author="Nick.Tolimieri" w:date="2022-09-06T13:51:00Z"/>
                <w:color w:val="000000"/>
                <w:sz w:val="20"/>
                <w:szCs w:val="20"/>
                <w:lang w:val="en-US"/>
              </w:rPr>
            </w:pPr>
            <w:ins w:id="176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0" w:author="Nick.Tolimieri" w:date="2022-09-06T13:51:00Z"/>
                <w:color w:val="000000"/>
                <w:sz w:val="20"/>
                <w:szCs w:val="20"/>
                <w:lang w:val="en-US"/>
              </w:rPr>
            </w:pPr>
            <w:ins w:id="1771"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3" w:author="Nick.Tolimieri" w:date="2022-09-06T13:51:00Z"/>
                <w:color w:val="000000"/>
                <w:sz w:val="20"/>
                <w:szCs w:val="20"/>
                <w:lang w:val="en-US"/>
              </w:rPr>
            </w:pPr>
            <w:ins w:id="177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6" w:author="Nick.Tolimieri" w:date="2022-09-06T13:51:00Z"/>
                <w:color w:val="000000"/>
                <w:sz w:val="20"/>
                <w:szCs w:val="20"/>
                <w:lang w:val="en-US"/>
              </w:rPr>
            </w:pPr>
            <w:ins w:id="1777"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9" w:author="Nick.Tolimieri" w:date="2022-09-06T13:51:00Z"/>
                <w:color w:val="000000"/>
                <w:sz w:val="20"/>
                <w:szCs w:val="20"/>
                <w:lang w:val="en-US"/>
              </w:rPr>
            </w:pPr>
            <w:ins w:id="1780"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2" w:author="Nick.Tolimieri" w:date="2022-09-06T13:51:00Z"/>
                <w:color w:val="000000"/>
                <w:sz w:val="20"/>
                <w:szCs w:val="20"/>
                <w:lang w:val="en-US"/>
              </w:rPr>
            </w:pPr>
            <w:ins w:id="1783"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5" w:author="Nick.Tolimieri" w:date="2022-09-06T13:51:00Z"/>
                <w:color w:val="000000"/>
                <w:sz w:val="20"/>
                <w:szCs w:val="20"/>
                <w:lang w:val="en-US"/>
              </w:rPr>
            </w:pPr>
            <w:ins w:id="1786" w:author="Nick.Tolimieri" w:date="2022-09-06T13:51:00Z">
              <w:r w:rsidRPr="00C97A89">
                <w:rPr>
                  <w:color w:val="000000"/>
                  <w:sz w:val="20"/>
                  <w:szCs w:val="20"/>
                  <w:lang w:val="en-US"/>
                </w:rPr>
                <w:t>1.61</w:t>
              </w:r>
            </w:ins>
          </w:p>
        </w:tc>
      </w:tr>
      <w:tr w:rsidR="00C97A89" w:rsidRPr="00C97A89" w:rsidTr="004C5EBF">
        <w:tblPrEx>
          <w:tblPrExChange w:id="1787" w:author="Nick.Tolimieri" w:date="2022-09-13T12:47:00Z">
            <w:tblPrEx>
              <w:tblW w:w="10017" w:type="dxa"/>
            </w:tblPrEx>
          </w:tblPrExChange>
        </w:tblPrEx>
        <w:trPr>
          <w:trHeight w:val="255"/>
          <w:ins w:id="1788" w:author="Nick.Tolimieri" w:date="2022-09-06T13:51:00Z"/>
          <w:trPrChange w:id="17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1" w:author="Nick.Tolimieri" w:date="2022-09-06T13:51:00Z"/>
                <w:color w:val="000000"/>
                <w:sz w:val="20"/>
                <w:szCs w:val="20"/>
                <w:lang w:val="en-US"/>
              </w:rPr>
            </w:pPr>
            <w:ins w:id="179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4" w:author="Nick.Tolimieri" w:date="2022-09-06T13:51:00Z"/>
                <w:color w:val="000000"/>
                <w:sz w:val="20"/>
                <w:szCs w:val="20"/>
                <w:lang w:val="en-US"/>
              </w:rPr>
            </w:pPr>
            <w:ins w:id="179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7" w:author="Nick.Tolimieri" w:date="2022-09-06T13:51:00Z"/>
                <w:color w:val="000000"/>
                <w:sz w:val="20"/>
                <w:szCs w:val="20"/>
                <w:lang w:val="en-US"/>
              </w:rPr>
            </w:pPr>
            <w:ins w:id="17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0" w:author="Nick.Tolimieri" w:date="2022-09-06T13:51:00Z"/>
                <w:color w:val="000000"/>
                <w:sz w:val="20"/>
                <w:szCs w:val="20"/>
                <w:lang w:val="en-US"/>
              </w:rPr>
            </w:pPr>
            <w:ins w:id="1801"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3" w:author="Nick.Tolimieri" w:date="2022-09-06T13:51:00Z"/>
                <w:color w:val="000000"/>
                <w:sz w:val="20"/>
                <w:szCs w:val="20"/>
                <w:lang w:val="en-US"/>
              </w:rPr>
            </w:pPr>
            <w:ins w:id="180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6" w:author="Nick.Tolimieri" w:date="2022-09-06T13:51:00Z"/>
                <w:color w:val="000000"/>
                <w:sz w:val="20"/>
                <w:szCs w:val="20"/>
                <w:lang w:val="en-US"/>
              </w:rPr>
            </w:pPr>
            <w:ins w:id="1807"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9" w:author="Nick.Tolimieri" w:date="2022-09-06T13:51:00Z"/>
                <w:color w:val="000000"/>
                <w:sz w:val="20"/>
                <w:szCs w:val="20"/>
                <w:lang w:val="en-US"/>
              </w:rPr>
            </w:pPr>
            <w:ins w:id="18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2" w:author="Nick.Tolimieri" w:date="2022-09-06T13:51:00Z"/>
                <w:color w:val="000000"/>
                <w:sz w:val="20"/>
                <w:szCs w:val="20"/>
                <w:lang w:val="en-US"/>
              </w:rPr>
            </w:pPr>
            <w:ins w:id="181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5" w:author="Nick.Tolimieri" w:date="2022-09-06T13:51:00Z"/>
                <w:color w:val="000000"/>
                <w:sz w:val="20"/>
                <w:szCs w:val="20"/>
                <w:lang w:val="en-US"/>
              </w:rPr>
            </w:pPr>
            <w:ins w:id="1816"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8" w:author="Nick.Tolimieri" w:date="2022-09-06T13:51:00Z"/>
                <w:color w:val="000000"/>
                <w:sz w:val="20"/>
                <w:szCs w:val="20"/>
                <w:lang w:val="en-US"/>
              </w:rPr>
            </w:pPr>
            <w:ins w:id="1819"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1" w:author="Nick.Tolimieri" w:date="2022-09-06T13:51:00Z"/>
                <w:color w:val="000000"/>
                <w:sz w:val="20"/>
                <w:szCs w:val="20"/>
                <w:lang w:val="en-US"/>
              </w:rPr>
            </w:pPr>
            <w:ins w:id="1822" w:author="Nick.Tolimieri" w:date="2022-09-06T13:51:00Z">
              <w:r w:rsidRPr="00C97A89">
                <w:rPr>
                  <w:color w:val="000000"/>
                  <w:sz w:val="20"/>
                  <w:szCs w:val="20"/>
                  <w:lang w:val="en-US"/>
                </w:rPr>
                <w:t>2.01</w:t>
              </w:r>
            </w:ins>
          </w:p>
        </w:tc>
      </w:tr>
      <w:tr w:rsidR="00C97A89" w:rsidRPr="00C97A89" w:rsidTr="004C5EBF">
        <w:tblPrEx>
          <w:tblPrExChange w:id="1823" w:author="Nick.Tolimieri" w:date="2022-09-13T12:47:00Z">
            <w:tblPrEx>
              <w:tblW w:w="10017" w:type="dxa"/>
            </w:tblPrEx>
          </w:tblPrExChange>
        </w:tblPrEx>
        <w:trPr>
          <w:trHeight w:val="255"/>
          <w:ins w:id="1824" w:author="Nick.Tolimieri" w:date="2022-09-06T13:51:00Z"/>
          <w:trPrChange w:id="18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7" w:author="Nick.Tolimieri" w:date="2022-09-06T13:51:00Z"/>
                <w:color w:val="000000"/>
                <w:sz w:val="20"/>
                <w:szCs w:val="20"/>
                <w:lang w:val="en-US"/>
              </w:rPr>
            </w:pPr>
            <w:ins w:id="182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0" w:author="Nick.Tolimieri" w:date="2022-09-06T13:51:00Z"/>
                <w:color w:val="000000"/>
                <w:sz w:val="20"/>
                <w:szCs w:val="20"/>
                <w:lang w:val="en-US"/>
              </w:rPr>
            </w:pPr>
            <w:ins w:id="183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3" w:author="Nick.Tolimieri" w:date="2022-09-06T13:51:00Z"/>
                <w:color w:val="000000"/>
                <w:sz w:val="20"/>
                <w:szCs w:val="20"/>
                <w:lang w:val="en-US"/>
              </w:rPr>
            </w:pPr>
            <w:ins w:id="18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6" w:author="Nick.Tolimieri" w:date="2022-09-06T13:51:00Z"/>
                <w:color w:val="000000"/>
                <w:sz w:val="20"/>
                <w:szCs w:val="20"/>
                <w:lang w:val="en-US"/>
              </w:rPr>
            </w:pPr>
            <w:ins w:id="1837"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9" w:author="Nick.Tolimieri" w:date="2022-09-06T13:51:00Z"/>
                <w:color w:val="000000"/>
                <w:sz w:val="20"/>
                <w:szCs w:val="20"/>
                <w:lang w:val="en-US"/>
              </w:rPr>
            </w:pPr>
            <w:ins w:id="184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2" w:author="Nick.Tolimieri" w:date="2022-09-06T13:51:00Z"/>
                <w:color w:val="000000"/>
                <w:sz w:val="20"/>
                <w:szCs w:val="20"/>
                <w:lang w:val="en-US"/>
              </w:rPr>
            </w:pPr>
            <w:ins w:id="1843"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5" w:author="Nick.Tolimieri" w:date="2022-09-06T13:51:00Z"/>
                <w:color w:val="000000"/>
                <w:sz w:val="20"/>
                <w:szCs w:val="20"/>
                <w:lang w:val="en-US"/>
              </w:rPr>
            </w:pPr>
            <w:ins w:id="184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8" w:author="Nick.Tolimieri" w:date="2022-09-06T13:51:00Z"/>
                <w:color w:val="000000"/>
                <w:sz w:val="20"/>
                <w:szCs w:val="20"/>
                <w:lang w:val="en-US"/>
              </w:rPr>
            </w:pPr>
            <w:ins w:id="1849"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1" w:author="Nick.Tolimieri" w:date="2022-09-06T13:51:00Z"/>
                <w:color w:val="000000"/>
                <w:sz w:val="20"/>
                <w:szCs w:val="20"/>
                <w:lang w:val="en-US"/>
              </w:rPr>
            </w:pPr>
            <w:ins w:id="1852"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4" w:author="Nick.Tolimieri" w:date="2022-09-06T13:51:00Z"/>
                <w:color w:val="000000"/>
                <w:sz w:val="20"/>
                <w:szCs w:val="20"/>
                <w:lang w:val="en-US"/>
              </w:rPr>
            </w:pPr>
            <w:ins w:id="1855"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7" w:author="Nick.Tolimieri" w:date="2022-09-06T13:51:00Z"/>
                <w:color w:val="000000"/>
                <w:sz w:val="20"/>
                <w:szCs w:val="20"/>
                <w:lang w:val="en-US"/>
              </w:rPr>
            </w:pPr>
            <w:ins w:id="1858" w:author="Nick.Tolimieri" w:date="2022-09-06T13:51:00Z">
              <w:r w:rsidRPr="00C97A89">
                <w:rPr>
                  <w:color w:val="000000"/>
                  <w:sz w:val="20"/>
                  <w:szCs w:val="20"/>
                  <w:lang w:val="en-US"/>
                </w:rPr>
                <w:t>1.83</w:t>
              </w:r>
            </w:ins>
          </w:p>
        </w:tc>
      </w:tr>
      <w:tr w:rsidR="00C97A89" w:rsidRPr="00C97A89" w:rsidTr="004C5EBF">
        <w:tblPrEx>
          <w:tblPrExChange w:id="1859" w:author="Nick.Tolimieri" w:date="2022-09-13T12:47:00Z">
            <w:tblPrEx>
              <w:tblW w:w="10017" w:type="dxa"/>
            </w:tblPrEx>
          </w:tblPrExChange>
        </w:tblPrEx>
        <w:trPr>
          <w:trHeight w:val="255"/>
          <w:ins w:id="1860" w:author="Nick.Tolimieri" w:date="2022-09-06T13:51:00Z"/>
          <w:trPrChange w:id="18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3" w:author="Nick.Tolimieri" w:date="2022-09-06T13:51:00Z"/>
                <w:color w:val="000000"/>
                <w:sz w:val="20"/>
                <w:szCs w:val="20"/>
                <w:lang w:val="en-US"/>
              </w:rPr>
            </w:pPr>
            <w:ins w:id="186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6" w:author="Nick.Tolimieri" w:date="2022-09-06T13:51:00Z"/>
                <w:color w:val="000000"/>
                <w:sz w:val="20"/>
                <w:szCs w:val="20"/>
                <w:lang w:val="en-US"/>
              </w:rPr>
            </w:pPr>
            <w:ins w:id="186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9" w:author="Nick.Tolimieri" w:date="2022-09-06T13:51:00Z"/>
                <w:color w:val="000000"/>
                <w:sz w:val="20"/>
                <w:szCs w:val="20"/>
                <w:lang w:val="en-US"/>
              </w:rPr>
            </w:pPr>
            <w:ins w:id="1870"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2" w:author="Nick.Tolimieri" w:date="2022-09-06T13:51:00Z"/>
                <w:color w:val="000000"/>
                <w:sz w:val="20"/>
                <w:szCs w:val="20"/>
                <w:lang w:val="en-US"/>
              </w:rPr>
            </w:pPr>
            <w:ins w:id="1873"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5" w:author="Nick.Tolimieri" w:date="2022-09-06T13:51:00Z"/>
                <w:color w:val="000000"/>
                <w:sz w:val="20"/>
                <w:szCs w:val="20"/>
                <w:lang w:val="en-US"/>
              </w:rPr>
            </w:pPr>
            <w:ins w:id="187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8" w:author="Nick.Tolimieri" w:date="2022-09-06T13:51:00Z"/>
                <w:color w:val="000000"/>
                <w:sz w:val="20"/>
                <w:szCs w:val="20"/>
                <w:lang w:val="en-US"/>
              </w:rPr>
            </w:pPr>
            <w:ins w:id="1879"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1" w:author="Nick.Tolimieri" w:date="2022-09-06T13:51:00Z"/>
                <w:color w:val="000000"/>
                <w:sz w:val="20"/>
                <w:szCs w:val="20"/>
                <w:lang w:val="en-US"/>
              </w:rPr>
            </w:pPr>
            <w:ins w:id="188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4" w:author="Nick.Tolimieri" w:date="2022-09-06T13:51:00Z"/>
                <w:color w:val="000000"/>
                <w:sz w:val="20"/>
                <w:szCs w:val="20"/>
                <w:lang w:val="en-US"/>
              </w:rPr>
            </w:pPr>
            <w:ins w:id="188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7" w:author="Nick.Tolimieri" w:date="2022-09-06T13:51:00Z"/>
                <w:color w:val="000000"/>
                <w:sz w:val="20"/>
                <w:szCs w:val="20"/>
                <w:lang w:val="en-US"/>
              </w:rPr>
            </w:pPr>
            <w:ins w:id="1888"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0" w:author="Nick.Tolimieri" w:date="2022-09-06T13:51:00Z"/>
                <w:color w:val="000000"/>
                <w:sz w:val="20"/>
                <w:szCs w:val="20"/>
                <w:lang w:val="en-US"/>
              </w:rPr>
            </w:pPr>
            <w:ins w:id="1891"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3" w:author="Nick.Tolimieri" w:date="2022-09-06T13:51:00Z"/>
                <w:color w:val="000000"/>
                <w:sz w:val="20"/>
                <w:szCs w:val="20"/>
                <w:lang w:val="en-US"/>
              </w:rPr>
            </w:pPr>
            <w:ins w:id="1894" w:author="Nick.Tolimieri" w:date="2022-09-06T13:51:00Z">
              <w:r w:rsidRPr="00C97A89">
                <w:rPr>
                  <w:color w:val="000000"/>
                  <w:sz w:val="20"/>
                  <w:szCs w:val="20"/>
                  <w:lang w:val="en-US"/>
                </w:rPr>
                <w:t>2.84</w:t>
              </w:r>
            </w:ins>
          </w:p>
        </w:tc>
      </w:tr>
      <w:tr w:rsidR="00C97A89" w:rsidRPr="00C97A89" w:rsidTr="004C5EBF">
        <w:tblPrEx>
          <w:tblPrExChange w:id="1895" w:author="Nick.Tolimieri" w:date="2022-09-13T12:47:00Z">
            <w:tblPrEx>
              <w:tblW w:w="10017" w:type="dxa"/>
            </w:tblPrEx>
          </w:tblPrExChange>
        </w:tblPrEx>
        <w:trPr>
          <w:trHeight w:val="255"/>
          <w:ins w:id="1896" w:author="Nick.Tolimieri" w:date="2022-09-06T13:51:00Z"/>
          <w:trPrChange w:id="18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9" w:author="Nick.Tolimieri" w:date="2022-09-06T13:51:00Z"/>
                <w:color w:val="000000"/>
                <w:sz w:val="20"/>
                <w:szCs w:val="20"/>
                <w:lang w:val="en-US"/>
              </w:rPr>
            </w:pPr>
            <w:ins w:id="190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2" w:author="Nick.Tolimieri" w:date="2022-09-06T13:51:00Z"/>
                <w:color w:val="000000"/>
                <w:sz w:val="20"/>
                <w:szCs w:val="20"/>
                <w:lang w:val="en-US"/>
              </w:rPr>
            </w:pPr>
            <w:ins w:id="190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5" w:author="Nick.Tolimieri" w:date="2022-09-06T13:51:00Z"/>
                <w:color w:val="000000"/>
                <w:sz w:val="20"/>
                <w:szCs w:val="20"/>
                <w:lang w:val="en-US"/>
              </w:rPr>
            </w:pPr>
            <w:ins w:id="190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8" w:author="Nick.Tolimieri" w:date="2022-09-06T13:51:00Z"/>
                <w:color w:val="000000"/>
                <w:sz w:val="20"/>
                <w:szCs w:val="20"/>
                <w:lang w:val="en-US"/>
              </w:rPr>
            </w:pPr>
            <w:ins w:id="190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1" w:author="Nick.Tolimieri" w:date="2022-09-06T13:51:00Z"/>
                <w:color w:val="000000"/>
                <w:sz w:val="20"/>
                <w:szCs w:val="20"/>
                <w:lang w:val="en-US"/>
              </w:rPr>
            </w:pPr>
            <w:ins w:id="191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4" w:author="Nick.Tolimieri" w:date="2022-09-06T13:51:00Z"/>
                <w:color w:val="000000"/>
                <w:sz w:val="20"/>
                <w:szCs w:val="20"/>
                <w:lang w:val="en-US"/>
              </w:rPr>
            </w:pPr>
            <w:ins w:id="191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7" w:author="Nick.Tolimieri" w:date="2022-09-06T13:51:00Z"/>
                <w:color w:val="000000"/>
                <w:sz w:val="20"/>
                <w:szCs w:val="20"/>
                <w:lang w:val="en-US"/>
              </w:rPr>
            </w:pPr>
            <w:ins w:id="191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0" w:author="Nick.Tolimieri" w:date="2022-09-06T13:51:00Z"/>
                <w:color w:val="000000"/>
                <w:sz w:val="20"/>
                <w:szCs w:val="20"/>
                <w:lang w:val="en-US"/>
              </w:rPr>
            </w:pPr>
            <w:ins w:id="19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3" w:author="Nick.Tolimieri" w:date="2022-09-06T13:51:00Z"/>
                <w:color w:val="000000"/>
                <w:sz w:val="20"/>
                <w:szCs w:val="20"/>
                <w:lang w:val="en-US"/>
              </w:rPr>
            </w:pPr>
            <w:ins w:id="19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6" w:author="Nick.Tolimieri" w:date="2022-09-06T13:51:00Z"/>
                <w:color w:val="000000"/>
                <w:sz w:val="20"/>
                <w:szCs w:val="20"/>
                <w:lang w:val="en-US"/>
              </w:rPr>
            </w:pPr>
            <w:ins w:id="192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9" w:author="Nick.Tolimieri" w:date="2022-09-06T13:51:00Z"/>
                <w:color w:val="000000"/>
                <w:sz w:val="20"/>
                <w:szCs w:val="20"/>
                <w:lang w:val="en-US"/>
              </w:rPr>
            </w:pPr>
            <w:ins w:id="1930" w:author="Nick.Tolimieri" w:date="2022-09-06T13:51:00Z">
              <w:r w:rsidRPr="00C97A89">
                <w:rPr>
                  <w:color w:val="000000"/>
                  <w:sz w:val="20"/>
                  <w:szCs w:val="20"/>
                  <w:lang w:val="en-US"/>
                </w:rPr>
                <w:t>-</w:t>
              </w:r>
            </w:ins>
          </w:p>
        </w:tc>
      </w:tr>
      <w:tr w:rsidR="00C97A89" w:rsidRPr="00C97A89" w:rsidTr="004C5EBF">
        <w:tblPrEx>
          <w:tblPrExChange w:id="1931" w:author="Nick.Tolimieri" w:date="2022-09-13T12:47:00Z">
            <w:tblPrEx>
              <w:tblW w:w="10017" w:type="dxa"/>
            </w:tblPrEx>
          </w:tblPrExChange>
        </w:tblPrEx>
        <w:trPr>
          <w:trHeight w:val="255"/>
          <w:ins w:id="1932" w:author="Nick.Tolimieri" w:date="2022-09-06T13:51:00Z"/>
          <w:trPrChange w:id="19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5" w:author="Nick.Tolimieri" w:date="2022-09-06T13:51:00Z"/>
                <w:color w:val="000000"/>
                <w:sz w:val="20"/>
                <w:szCs w:val="20"/>
                <w:lang w:val="en-US"/>
              </w:rPr>
            </w:pPr>
            <w:ins w:id="193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8" w:author="Nick.Tolimieri" w:date="2022-09-06T13:51:00Z"/>
                <w:color w:val="000000"/>
                <w:sz w:val="20"/>
                <w:szCs w:val="20"/>
                <w:lang w:val="en-US"/>
              </w:rPr>
            </w:pPr>
            <w:ins w:id="193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1" w:author="Nick.Tolimieri" w:date="2022-09-06T13:51:00Z"/>
                <w:color w:val="000000"/>
                <w:sz w:val="20"/>
                <w:szCs w:val="20"/>
                <w:lang w:val="en-US"/>
              </w:rPr>
            </w:pPr>
            <w:ins w:id="194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4" w:author="Nick.Tolimieri" w:date="2022-09-06T13:51:00Z"/>
                <w:color w:val="000000"/>
                <w:sz w:val="20"/>
                <w:szCs w:val="20"/>
                <w:lang w:val="en-US"/>
              </w:rPr>
            </w:pPr>
            <w:ins w:id="19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7" w:author="Nick.Tolimieri" w:date="2022-09-06T13:51:00Z"/>
                <w:color w:val="000000"/>
                <w:sz w:val="20"/>
                <w:szCs w:val="20"/>
                <w:lang w:val="en-US"/>
              </w:rPr>
            </w:pPr>
            <w:ins w:id="19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50" w:author="Nick.Tolimieri" w:date="2022-09-06T13:51:00Z"/>
                <w:color w:val="000000"/>
                <w:sz w:val="20"/>
                <w:szCs w:val="20"/>
                <w:lang w:val="en-US"/>
              </w:rPr>
            </w:pPr>
            <w:ins w:id="19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3" w:author="Nick.Tolimieri" w:date="2022-09-06T13:51:00Z"/>
                <w:color w:val="000000"/>
                <w:sz w:val="20"/>
                <w:szCs w:val="20"/>
                <w:lang w:val="en-US"/>
              </w:rPr>
            </w:pPr>
            <w:ins w:id="19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6" w:author="Nick.Tolimieri" w:date="2022-09-06T13:51:00Z"/>
                <w:color w:val="000000"/>
                <w:sz w:val="20"/>
                <w:szCs w:val="20"/>
                <w:lang w:val="en-US"/>
              </w:rPr>
            </w:pPr>
            <w:ins w:id="19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9" w:author="Nick.Tolimieri" w:date="2022-09-06T13:51:00Z"/>
                <w:color w:val="000000"/>
                <w:sz w:val="20"/>
                <w:szCs w:val="20"/>
                <w:lang w:val="en-US"/>
              </w:rPr>
            </w:pPr>
            <w:ins w:id="19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2" w:author="Nick.Tolimieri" w:date="2022-09-06T13:51:00Z"/>
                <w:color w:val="000000"/>
                <w:sz w:val="20"/>
                <w:szCs w:val="20"/>
                <w:lang w:val="en-US"/>
              </w:rPr>
            </w:pPr>
            <w:ins w:id="19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5" w:author="Nick.Tolimieri" w:date="2022-09-06T13:51:00Z"/>
                <w:color w:val="000000"/>
                <w:sz w:val="20"/>
                <w:szCs w:val="20"/>
                <w:lang w:val="en-US"/>
              </w:rPr>
            </w:pPr>
            <w:ins w:id="1966" w:author="Nick.Tolimieri" w:date="2022-09-06T13:51:00Z">
              <w:r w:rsidRPr="00C97A89">
                <w:rPr>
                  <w:color w:val="000000"/>
                  <w:sz w:val="20"/>
                  <w:szCs w:val="20"/>
                  <w:lang w:val="en-US"/>
                </w:rPr>
                <w:t>-</w:t>
              </w:r>
            </w:ins>
          </w:p>
        </w:tc>
      </w:tr>
      <w:tr w:rsidR="00C97A89" w:rsidRPr="00C97A89" w:rsidTr="004C5EBF">
        <w:tblPrEx>
          <w:tblPrExChange w:id="1967" w:author="Nick.Tolimieri" w:date="2022-09-13T12:47:00Z">
            <w:tblPrEx>
              <w:tblW w:w="10017" w:type="dxa"/>
            </w:tblPrEx>
          </w:tblPrExChange>
        </w:tblPrEx>
        <w:trPr>
          <w:trHeight w:val="255"/>
          <w:ins w:id="1968" w:author="Nick.Tolimieri" w:date="2022-09-06T13:51:00Z"/>
          <w:trPrChange w:id="19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1" w:author="Nick.Tolimieri" w:date="2022-09-06T13:51:00Z"/>
                <w:color w:val="000000"/>
                <w:sz w:val="20"/>
                <w:szCs w:val="20"/>
                <w:lang w:val="en-US"/>
              </w:rPr>
            </w:pPr>
            <w:ins w:id="197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4" w:author="Nick.Tolimieri" w:date="2022-09-06T13:51:00Z"/>
                <w:color w:val="000000"/>
                <w:sz w:val="20"/>
                <w:szCs w:val="20"/>
                <w:lang w:val="en-US"/>
              </w:rPr>
            </w:pPr>
            <w:ins w:id="197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7" w:author="Nick.Tolimieri" w:date="2022-09-06T13:51:00Z"/>
                <w:color w:val="000000"/>
                <w:sz w:val="20"/>
                <w:szCs w:val="20"/>
                <w:lang w:val="en-US"/>
              </w:rPr>
            </w:pPr>
            <w:ins w:id="197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0" w:author="Nick.Tolimieri" w:date="2022-09-06T13:51:00Z"/>
                <w:color w:val="000000"/>
                <w:sz w:val="20"/>
                <w:szCs w:val="20"/>
                <w:lang w:val="en-US"/>
              </w:rPr>
            </w:pPr>
            <w:ins w:id="1981"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3" w:author="Nick.Tolimieri" w:date="2022-09-06T13:51:00Z"/>
                <w:color w:val="000000"/>
                <w:sz w:val="20"/>
                <w:szCs w:val="20"/>
                <w:lang w:val="en-US"/>
              </w:rPr>
            </w:pPr>
            <w:ins w:id="198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6" w:author="Nick.Tolimieri" w:date="2022-09-06T13:51:00Z"/>
                <w:color w:val="000000"/>
                <w:sz w:val="20"/>
                <w:szCs w:val="20"/>
                <w:lang w:val="en-US"/>
              </w:rPr>
            </w:pPr>
            <w:ins w:id="1987"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9" w:author="Nick.Tolimieri" w:date="2022-09-06T13:51:00Z"/>
                <w:color w:val="000000"/>
                <w:sz w:val="20"/>
                <w:szCs w:val="20"/>
                <w:lang w:val="en-US"/>
              </w:rPr>
            </w:pPr>
            <w:ins w:id="19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2" w:author="Nick.Tolimieri" w:date="2022-09-06T13:51:00Z"/>
                <w:color w:val="000000"/>
                <w:sz w:val="20"/>
                <w:szCs w:val="20"/>
                <w:lang w:val="en-US"/>
              </w:rPr>
            </w:pPr>
            <w:ins w:id="1993"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5" w:author="Nick.Tolimieri" w:date="2022-09-06T13:51:00Z"/>
                <w:color w:val="000000"/>
                <w:sz w:val="20"/>
                <w:szCs w:val="20"/>
                <w:lang w:val="en-US"/>
              </w:rPr>
            </w:pPr>
            <w:ins w:id="1996"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8" w:author="Nick.Tolimieri" w:date="2022-09-06T13:51:00Z"/>
                <w:color w:val="000000"/>
                <w:sz w:val="20"/>
                <w:szCs w:val="20"/>
                <w:lang w:val="en-US"/>
              </w:rPr>
            </w:pPr>
            <w:ins w:id="1999"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0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1" w:author="Nick.Tolimieri" w:date="2022-09-06T13:51:00Z"/>
                <w:color w:val="000000"/>
                <w:sz w:val="20"/>
                <w:szCs w:val="20"/>
                <w:lang w:val="en-US"/>
              </w:rPr>
            </w:pPr>
            <w:ins w:id="2002" w:author="Nick.Tolimieri" w:date="2022-09-06T13:51:00Z">
              <w:r w:rsidRPr="00C97A89">
                <w:rPr>
                  <w:color w:val="000000"/>
                  <w:sz w:val="20"/>
                  <w:szCs w:val="20"/>
                  <w:lang w:val="en-US"/>
                </w:rPr>
                <w:t>1.77</w:t>
              </w:r>
            </w:ins>
          </w:p>
        </w:tc>
      </w:tr>
      <w:tr w:rsidR="00C97A89" w:rsidRPr="00C97A89" w:rsidTr="004C5EBF">
        <w:tblPrEx>
          <w:tblPrExChange w:id="2003" w:author="Nick.Tolimieri" w:date="2022-09-13T12:47:00Z">
            <w:tblPrEx>
              <w:tblW w:w="10017" w:type="dxa"/>
            </w:tblPrEx>
          </w:tblPrExChange>
        </w:tblPrEx>
        <w:trPr>
          <w:trHeight w:val="255"/>
          <w:ins w:id="2004" w:author="Nick.Tolimieri" w:date="2022-09-06T13:51:00Z"/>
          <w:trPrChange w:id="20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7" w:author="Nick.Tolimieri" w:date="2022-09-06T13:51:00Z"/>
                <w:color w:val="000000"/>
                <w:sz w:val="20"/>
                <w:szCs w:val="20"/>
                <w:lang w:val="en-US"/>
              </w:rPr>
            </w:pPr>
            <w:ins w:id="200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0" w:author="Nick.Tolimieri" w:date="2022-09-06T13:51:00Z"/>
                <w:color w:val="000000"/>
                <w:sz w:val="20"/>
                <w:szCs w:val="20"/>
                <w:lang w:val="en-US"/>
              </w:rPr>
            </w:pPr>
            <w:ins w:id="201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3" w:author="Nick.Tolimieri" w:date="2022-09-06T13:51:00Z"/>
                <w:color w:val="000000"/>
                <w:sz w:val="20"/>
                <w:szCs w:val="20"/>
                <w:lang w:val="en-US"/>
              </w:rPr>
            </w:pPr>
            <w:ins w:id="20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6" w:author="Nick.Tolimieri" w:date="2022-09-06T13:51:00Z"/>
                <w:color w:val="000000"/>
                <w:sz w:val="20"/>
                <w:szCs w:val="20"/>
                <w:lang w:val="en-US"/>
              </w:rPr>
            </w:pPr>
            <w:ins w:id="201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9" w:author="Nick.Tolimieri" w:date="2022-09-06T13:51:00Z"/>
                <w:color w:val="000000"/>
                <w:sz w:val="20"/>
                <w:szCs w:val="20"/>
                <w:lang w:val="en-US"/>
              </w:rPr>
            </w:pPr>
            <w:ins w:id="202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2" w:author="Nick.Tolimieri" w:date="2022-09-06T13:51:00Z"/>
                <w:color w:val="000000"/>
                <w:sz w:val="20"/>
                <w:szCs w:val="20"/>
                <w:lang w:val="en-US"/>
              </w:rPr>
            </w:pPr>
            <w:ins w:id="202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5" w:author="Nick.Tolimieri" w:date="2022-09-06T13:51:00Z"/>
                <w:color w:val="000000"/>
                <w:sz w:val="20"/>
                <w:szCs w:val="20"/>
                <w:lang w:val="en-US"/>
              </w:rPr>
            </w:pPr>
            <w:ins w:id="202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8" w:author="Nick.Tolimieri" w:date="2022-09-06T13:51:00Z"/>
                <w:color w:val="000000"/>
                <w:sz w:val="20"/>
                <w:szCs w:val="20"/>
                <w:lang w:val="en-US"/>
              </w:rPr>
            </w:pPr>
            <w:ins w:id="20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1" w:author="Nick.Tolimieri" w:date="2022-09-06T13:51:00Z"/>
                <w:color w:val="000000"/>
                <w:sz w:val="20"/>
                <w:szCs w:val="20"/>
                <w:lang w:val="en-US"/>
              </w:rPr>
            </w:pPr>
            <w:ins w:id="20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4" w:author="Nick.Tolimieri" w:date="2022-09-06T13:51:00Z"/>
                <w:color w:val="000000"/>
                <w:sz w:val="20"/>
                <w:szCs w:val="20"/>
                <w:lang w:val="en-US"/>
              </w:rPr>
            </w:pPr>
            <w:ins w:id="20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7" w:author="Nick.Tolimieri" w:date="2022-09-06T13:51:00Z"/>
                <w:color w:val="000000"/>
                <w:sz w:val="20"/>
                <w:szCs w:val="20"/>
                <w:lang w:val="en-US"/>
              </w:rPr>
            </w:pPr>
            <w:ins w:id="2038" w:author="Nick.Tolimieri" w:date="2022-09-06T13:51:00Z">
              <w:r w:rsidRPr="00C97A89">
                <w:rPr>
                  <w:color w:val="000000"/>
                  <w:sz w:val="20"/>
                  <w:szCs w:val="20"/>
                  <w:lang w:val="en-US"/>
                </w:rPr>
                <w:t>-</w:t>
              </w:r>
            </w:ins>
          </w:p>
        </w:tc>
      </w:tr>
      <w:tr w:rsidR="00C97A89" w:rsidRPr="00C97A89" w:rsidTr="004C5EBF">
        <w:tblPrEx>
          <w:tblPrExChange w:id="2039" w:author="Nick.Tolimieri" w:date="2022-09-13T12:47:00Z">
            <w:tblPrEx>
              <w:tblW w:w="10017" w:type="dxa"/>
            </w:tblPrEx>
          </w:tblPrExChange>
        </w:tblPrEx>
        <w:trPr>
          <w:trHeight w:val="255"/>
          <w:ins w:id="2040" w:author="Nick.Tolimieri" w:date="2022-09-06T13:51:00Z"/>
          <w:trPrChange w:id="20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3" w:author="Nick.Tolimieri" w:date="2022-09-06T13:51:00Z"/>
                <w:color w:val="000000"/>
                <w:sz w:val="20"/>
                <w:szCs w:val="20"/>
                <w:lang w:val="en-US"/>
              </w:rPr>
            </w:pPr>
            <w:ins w:id="204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6" w:author="Nick.Tolimieri" w:date="2022-09-06T13:51:00Z"/>
                <w:color w:val="000000"/>
                <w:sz w:val="20"/>
                <w:szCs w:val="20"/>
                <w:lang w:val="en-US"/>
              </w:rPr>
            </w:pPr>
            <w:ins w:id="204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9" w:author="Nick.Tolimieri" w:date="2022-09-06T13:51:00Z"/>
                <w:color w:val="000000"/>
                <w:sz w:val="20"/>
                <w:szCs w:val="20"/>
                <w:lang w:val="en-US"/>
              </w:rPr>
            </w:pPr>
            <w:ins w:id="205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2" w:author="Nick.Tolimieri" w:date="2022-09-06T13:51:00Z"/>
                <w:color w:val="000000"/>
                <w:sz w:val="20"/>
                <w:szCs w:val="20"/>
                <w:lang w:val="en-US"/>
              </w:rPr>
            </w:pPr>
            <w:ins w:id="20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5" w:author="Nick.Tolimieri" w:date="2022-09-06T13:51:00Z"/>
                <w:color w:val="000000"/>
                <w:sz w:val="20"/>
                <w:szCs w:val="20"/>
                <w:lang w:val="en-US"/>
              </w:rPr>
            </w:pPr>
            <w:ins w:id="20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8" w:author="Nick.Tolimieri" w:date="2022-09-06T13:51:00Z"/>
                <w:color w:val="000000"/>
                <w:sz w:val="20"/>
                <w:szCs w:val="20"/>
                <w:lang w:val="en-US"/>
              </w:rPr>
            </w:pPr>
            <w:ins w:id="20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1" w:author="Nick.Tolimieri" w:date="2022-09-06T13:51:00Z"/>
                <w:color w:val="000000"/>
                <w:sz w:val="20"/>
                <w:szCs w:val="20"/>
                <w:lang w:val="en-US"/>
              </w:rPr>
            </w:pPr>
            <w:ins w:id="20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4" w:author="Nick.Tolimieri" w:date="2022-09-06T13:51:00Z"/>
                <w:color w:val="000000"/>
                <w:sz w:val="20"/>
                <w:szCs w:val="20"/>
                <w:lang w:val="en-US"/>
              </w:rPr>
            </w:pPr>
            <w:ins w:id="20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7" w:author="Nick.Tolimieri" w:date="2022-09-06T13:51:00Z"/>
                <w:color w:val="000000"/>
                <w:sz w:val="20"/>
                <w:szCs w:val="20"/>
                <w:lang w:val="en-US"/>
              </w:rPr>
            </w:pPr>
            <w:ins w:id="20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0" w:author="Nick.Tolimieri" w:date="2022-09-06T13:51:00Z"/>
                <w:color w:val="000000"/>
                <w:sz w:val="20"/>
                <w:szCs w:val="20"/>
                <w:lang w:val="en-US"/>
              </w:rPr>
            </w:pPr>
            <w:ins w:id="20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3" w:author="Nick.Tolimieri" w:date="2022-09-06T13:51:00Z"/>
                <w:color w:val="000000"/>
                <w:sz w:val="20"/>
                <w:szCs w:val="20"/>
                <w:lang w:val="en-US"/>
              </w:rPr>
            </w:pPr>
            <w:ins w:id="2074" w:author="Nick.Tolimieri" w:date="2022-09-06T13:51:00Z">
              <w:r w:rsidRPr="00C97A89">
                <w:rPr>
                  <w:color w:val="000000"/>
                  <w:sz w:val="20"/>
                  <w:szCs w:val="20"/>
                  <w:lang w:val="en-US"/>
                </w:rPr>
                <w:t>-</w:t>
              </w:r>
            </w:ins>
          </w:p>
        </w:tc>
      </w:tr>
      <w:tr w:rsidR="00C97A89" w:rsidRPr="00C97A89" w:rsidTr="004C5EBF">
        <w:tblPrEx>
          <w:tblPrExChange w:id="2075" w:author="Nick.Tolimieri" w:date="2022-09-13T12:47:00Z">
            <w:tblPrEx>
              <w:tblW w:w="10017" w:type="dxa"/>
            </w:tblPrEx>
          </w:tblPrExChange>
        </w:tblPrEx>
        <w:trPr>
          <w:trHeight w:val="255"/>
          <w:ins w:id="2076" w:author="Nick.Tolimieri" w:date="2022-09-06T13:51:00Z"/>
          <w:trPrChange w:id="20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9" w:author="Nick.Tolimieri" w:date="2022-09-06T13:51:00Z"/>
                <w:color w:val="000000"/>
                <w:sz w:val="20"/>
                <w:szCs w:val="20"/>
                <w:lang w:val="en-US"/>
              </w:rPr>
            </w:pPr>
            <w:ins w:id="208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2" w:author="Nick.Tolimieri" w:date="2022-09-06T13:51:00Z"/>
                <w:color w:val="000000"/>
                <w:sz w:val="20"/>
                <w:szCs w:val="20"/>
                <w:lang w:val="en-US"/>
              </w:rPr>
            </w:pPr>
            <w:ins w:id="208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5" w:author="Nick.Tolimieri" w:date="2022-09-06T13:51:00Z"/>
                <w:color w:val="000000"/>
                <w:sz w:val="20"/>
                <w:szCs w:val="20"/>
                <w:lang w:val="en-US"/>
              </w:rPr>
            </w:pPr>
            <w:ins w:id="2086"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8" w:author="Nick.Tolimieri" w:date="2022-09-06T13:51:00Z"/>
                <w:color w:val="000000"/>
                <w:sz w:val="20"/>
                <w:szCs w:val="20"/>
                <w:lang w:val="en-US"/>
              </w:rPr>
            </w:pPr>
            <w:ins w:id="2089"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1" w:author="Nick.Tolimieri" w:date="2022-09-06T13:51:00Z"/>
                <w:color w:val="000000"/>
                <w:sz w:val="20"/>
                <w:szCs w:val="20"/>
                <w:lang w:val="en-US"/>
              </w:rPr>
            </w:pPr>
            <w:ins w:id="20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4" w:author="Nick.Tolimieri" w:date="2022-09-06T13:51:00Z"/>
                <w:color w:val="000000"/>
                <w:sz w:val="20"/>
                <w:szCs w:val="20"/>
                <w:lang w:val="en-US"/>
              </w:rPr>
            </w:pPr>
            <w:ins w:id="2095"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7" w:author="Nick.Tolimieri" w:date="2022-09-06T13:51:00Z"/>
                <w:color w:val="000000"/>
                <w:sz w:val="20"/>
                <w:szCs w:val="20"/>
                <w:lang w:val="en-US"/>
              </w:rPr>
            </w:pPr>
            <w:ins w:id="209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0" w:author="Nick.Tolimieri" w:date="2022-09-06T13:51:00Z"/>
                <w:color w:val="000000"/>
                <w:sz w:val="20"/>
                <w:szCs w:val="20"/>
                <w:lang w:val="en-US"/>
              </w:rPr>
            </w:pPr>
            <w:ins w:id="2101"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3" w:author="Nick.Tolimieri" w:date="2022-09-06T13:51:00Z"/>
                <w:color w:val="000000"/>
                <w:sz w:val="20"/>
                <w:szCs w:val="20"/>
                <w:lang w:val="en-US"/>
              </w:rPr>
            </w:pPr>
            <w:ins w:id="2104"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6" w:author="Nick.Tolimieri" w:date="2022-09-06T13:51:00Z"/>
                <w:color w:val="000000"/>
                <w:sz w:val="20"/>
                <w:szCs w:val="20"/>
                <w:lang w:val="en-US"/>
              </w:rPr>
            </w:pPr>
            <w:ins w:id="2107"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9" w:author="Nick.Tolimieri" w:date="2022-09-06T13:51:00Z"/>
                <w:color w:val="000000"/>
                <w:sz w:val="20"/>
                <w:szCs w:val="20"/>
                <w:lang w:val="en-US"/>
              </w:rPr>
            </w:pPr>
            <w:ins w:id="2110" w:author="Nick.Tolimieri" w:date="2022-09-06T13:51:00Z">
              <w:r w:rsidRPr="00C97A89">
                <w:rPr>
                  <w:color w:val="000000"/>
                  <w:sz w:val="20"/>
                  <w:szCs w:val="20"/>
                  <w:lang w:val="en-US"/>
                </w:rPr>
                <w:t>3.45</w:t>
              </w:r>
            </w:ins>
          </w:p>
        </w:tc>
      </w:tr>
      <w:tr w:rsidR="00C97A89" w:rsidRPr="00C97A89" w:rsidTr="004C5EBF">
        <w:tblPrEx>
          <w:tblPrExChange w:id="2111" w:author="Nick.Tolimieri" w:date="2022-09-13T12:47:00Z">
            <w:tblPrEx>
              <w:tblW w:w="10017" w:type="dxa"/>
            </w:tblPrEx>
          </w:tblPrExChange>
        </w:tblPrEx>
        <w:trPr>
          <w:trHeight w:val="255"/>
          <w:ins w:id="2112" w:author="Nick.Tolimieri" w:date="2022-09-06T13:51:00Z"/>
          <w:trPrChange w:id="21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5" w:author="Nick.Tolimieri" w:date="2022-09-06T13:51:00Z"/>
                <w:color w:val="000000"/>
                <w:sz w:val="20"/>
                <w:szCs w:val="20"/>
                <w:lang w:val="en-US"/>
              </w:rPr>
            </w:pPr>
            <w:ins w:id="211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8" w:author="Nick.Tolimieri" w:date="2022-09-06T13:51:00Z"/>
                <w:color w:val="000000"/>
                <w:sz w:val="20"/>
                <w:szCs w:val="20"/>
                <w:lang w:val="en-US"/>
              </w:rPr>
            </w:pPr>
            <w:ins w:id="211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1" w:author="Nick.Tolimieri" w:date="2022-09-06T13:51:00Z"/>
                <w:color w:val="000000"/>
                <w:sz w:val="20"/>
                <w:szCs w:val="20"/>
                <w:lang w:val="en-US"/>
              </w:rPr>
            </w:pPr>
            <w:ins w:id="212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4" w:author="Nick.Tolimieri" w:date="2022-09-06T13:51:00Z"/>
                <w:color w:val="000000"/>
                <w:sz w:val="20"/>
                <w:szCs w:val="20"/>
                <w:lang w:val="en-US"/>
              </w:rPr>
            </w:pPr>
            <w:ins w:id="2125"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7" w:author="Nick.Tolimieri" w:date="2022-09-06T13:51:00Z"/>
                <w:color w:val="000000"/>
                <w:sz w:val="20"/>
                <w:szCs w:val="20"/>
                <w:lang w:val="en-US"/>
              </w:rPr>
            </w:pPr>
            <w:ins w:id="212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0" w:author="Nick.Tolimieri" w:date="2022-09-06T13:51:00Z"/>
                <w:color w:val="000000"/>
                <w:sz w:val="20"/>
                <w:szCs w:val="20"/>
                <w:lang w:val="en-US"/>
              </w:rPr>
            </w:pPr>
            <w:ins w:id="2131"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3" w:author="Nick.Tolimieri" w:date="2022-09-06T13:51:00Z"/>
                <w:color w:val="000000"/>
                <w:sz w:val="20"/>
                <w:szCs w:val="20"/>
                <w:lang w:val="en-US"/>
              </w:rPr>
            </w:pPr>
            <w:ins w:id="2134"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6" w:author="Nick.Tolimieri" w:date="2022-09-06T13:51:00Z"/>
                <w:color w:val="000000"/>
                <w:sz w:val="20"/>
                <w:szCs w:val="20"/>
                <w:lang w:val="en-US"/>
              </w:rPr>
            </w:pPr>
            <w:ins w:id="2137"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9" w:author="Nick.Tolimieri" w:date="2022-09-06T13:51:00Z"/>
                <w:color w:val="000000"/>
                <w:sz w:val="20"/>
                <w:szCs w:val="20"/>
                <w:lang w:val="en-US"/>
              </w:rPr>
            </w:pPr>
            <w:ins w:id="2140"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2" w:author="Nick.Tolimieri" w:date="2022-09-06T13:51:00Z"/>
                <w:color w:val="000000"/>
                <w:sz w:val="20"/>
                <w:szCs w:val="20"/>
                <w:lang w:val="en-US"/>
              </w:rPr>
            </w:pPr>
            <w:ins w:id="2143"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5" w:author="Nick.Tolimieri" w:date="2022-09-06T13:51:00Z"/>
                <w:color w:val="000000"/>
                <w:sz w:val="20"/>
                <w:szCs w:val="20"/>
                <w:lang w:val="en-US"/>
              </w:rPr>
            </w:pPr>
            <w:ins w:id="2146" w:author="Nick.Tolimieri" w:date="2022-09-06T13:51:00Z">
              <w:r w:rsidRPr="00C97A89">
                <w:rPr>
                  <w:color w:val="000000"/>
                  <w:sz w:val="20"/>
                  <w:szCs w:val="20"/>
                  <w:lang w:val="en-US"/>
                </w:rPr>
                <w:t>3.89</w:t>
              </w:r>
            </w:ins>
          </w:p>
        </w:tc>
      </w:tr>
      <w:tr w:rsidR="00C97A89" w:rsidRPr="00C97A89" w:rsidTr="004C5EBF">
        <w:tblPrEx>
          <w:tblPrExChange w:id="2147" w:author="Nick.Tolimieri" w:date="2022-09-13T12:47:00Z">
            <w:tblPrEx>
              <w:tblW w:w="10017" w:type="dxa"/>
            </w:tblPrEx>
          </w:tblPrExChange>
        </w:tblPrEx>
        <w:trPr>
          <w:trHeight w:val="255"/>
          <w:ins w:id="2148" w:author="Nick.Tolimieri" w:date="2022-09-06T13:51:00Z"/>
          <w:trPrChange w:id="21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1" w:author="Nick.Tolimieri" w:date="2022-09-06T13:51:00Z"/>
                <w:color w:val="000000"/>
                <w:sz w:val="20"/>
                <w:szCs w:val="20"/>
                <w:lang w:val="en-US"/>
              </w:rPr>
            </w:pPr>
            <w:ins w:id="215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4" w:author="Nick.Tolimieri" w:date="2022-09-06T13:51:00Z"/>
                <w:color w:val="000000"/>
                <w:sz w:val="20"/>
                <w:szCs w:val="20"/>
                <w:lang w:val="en-US"/>
              </w:rPr>
            </w:pPr>
            <w:ins w:id="215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7" w:author="Nick.Tolimieri" w:date="2022-09-06T13:51:00Z"/>
                <w:color w:val="000000"/>
                <w:sz w:val="20"/>
                <w:szCs w:val="20"/>
                <w:lang w:val="en-US"/>
              </w:rPr>
            </w:pPr>
            <w:ins w:id="21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0" w:author="Nick.Tolimieri" w:date="2022-09-06T13:51:00Z"/>
                <w:color w:val="000000"/>
                <w:sz w:val="20"/>
                <w:szCs w:val="20"/>
                <w:lang w:val="en-US"/>
              </w:rPr>
            </w:pPr>
            <w:ins w:id="2161"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3" w:author="Nick.Tolimieri" w:date="2022-09-06T13:51:00Z"/>
                <w:color w:val="000000"/>
                <w:sz w:val="20"/>
                <w:szCs w:val="20"/>
                <w:lang w:val="en-US"/>
              </w:rPr>
            </w:pPr>
            <w:ins w:id="2164" w:author="Nick.Tolimieri"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6" w:author="Nick.Tolimieri" w:date="2022-09-06T13:51:00Z"/>
                <w:color w:val="000000"/>
                <w:sz w:val="20"/>
                <w:szCs w:val="20"/>
                <w:lang w:val="en-US"/>
              </w:rPr>
            </w:pPr>
            <w:ins w:id="2167"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9" w:author="Nick.Tolimieri" w:date="2022-09-06T13:51:00Z"/>
                <w:color w:val="000000"/>
                <w:sz w:val="20"/>
                <w:szCs w:val="20"/>
                <w:lang w:val="en-US"/>
              </w:rPr>
            </w:pPr>
            <w:ins w:id="21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2" w:author="Nick.Tolimieri" w:date="2022-09-06T13:51:00Z"/>
                <w:color w:val="000000"/>
                <w:sz w:val="20"/>
                <w:szCs w:val="20"/>
                <w:lang w:val="en-US"/>
              </w:rPr>
            </w:pPr>
            <w:ins w:id="2173"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5" w:author="Nick.Tolimieri" w:date="2022-09-06T13:51:00Z"/>
                <w:color w:val="000000"/>
                <w:sz w:val="20"/>
                <w:szCs w:val="20"/>
                <w:lang w:val="en-US"/>
              </w:rPr>
            </w:pPr>
            <w:ins w:id="2176"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8" w:author="Nick.Tolimieri" w:date="2022-09-06T13:51:00Z"/>
                <w:color w:val="000000"/>
                <w:sz w:val="20"/>
                <w:szCs w:val="20"/>
                <w:lang w:val="en-US"/>
              </w:rPr>
            </w:pPr>
            <w:ins w:id="2179"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1" w:author="Nick.Tolimieri" w:date="2022-09-06T13:51:00Z"/>
                <w:color w:val="000000"/>
                <w:sz w:val="20"/>
                <w:szCs w:val="20"/>
                <w:lang w:val="en-US"/>
              </w:rPr>
            </w:pPr>
            <w:ins w:id="2182" w:author="Nick.Tolimieri" w:date="2022-09-06T13:51:00Z">
              <w:r w:rsidRPr="00C97A89">
                <w:rPr>
                  <w:color w:val="000000"/>
                  <w:sz w:val="20"/>
                  <w:szCs w:val="20"/>
                  <w:lang w:val="en-US"/>
                </w:rPr>
                <w:t>3.09</w:t>
              </w:r>
            </w:ins>
          </w:p>
        </w:tc>
      </w:tr>
      <w:tr w:rsidR="00C97A89" w:rsidRPr="00C97A89" w:rsidTr="004C5EBF">
        <w:tblPrEx>
          <w:tblPrExChange w:id="2183" w:author="Nick.Tolimieri" w:date="2022-09-13T12:47:00Z">
            <w:tblPrEx>
              <w:tblW w:w="10017" w:type="dxa"/>
            </w:tblPrEx>
          </w:tblPrExChange>
        </w:tblPrEx>
        <w:trPr>
          <w:trHeight w:val="255"/>
          <w:ins w:id="2184" w:author="Nick.Tolimieri" w:date="2022-09-06T13:51:00Z"/>
          <w:trPrChange w:id="21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7" w:author="Nick.Tolimieri" w:date="2022-09-06T13:51:00Z"/>
                <w:color w:val="000000"/>
                <w:sz w:val="20"/>
                <w:szCs w:val="20"/>
                <w:lang w:val="en-US"/>
              </w:rPr>
            </w:pPr>
            <w:ins w:id="218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0" w:author="Nick.Tolimieri" w:date="2022-09-06T13:51:00Z"/>
                <w:color w:val="000000"/>
                <w:sz w:val="20"/>
                <w:szCs w:val="20"/>
                <w:lang w:val="en-US"/>
              </w:rPr>
            </w:pPr>
            <w:ins w:id="219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3" w:author="Nick.Tolimieri" w:date="2022-09-06T13:51:00Z"/>
                <w:color w:val="000000"/>
                <w:sz w:val="20"/>
                <w:szCs w:val="20"/>
                <w:lang w:val="en-US"/>
              </w:rPr>
            </w:pPr>
            <w:ins w:id="2194"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6" w:author="Nick.Tolimieri" w:date="2022-09-06T13:51:00Z"/>
                <w:color w:val="000000"/>
                <w:sz w:val="20"/>
                <w:szCs w:val="20"/>
                <w:lang w:val="en-US"/>
              </w:rPr>
            </w:pPr>
            <w:ins w:id="2197"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9" w:author="Nick.Tolimieri" w:date="2022-09-06T13:51:00Z"/>
                <w:color w:val="000000"/>
                <w:sz w:val="20"/>
                <w:szCs w:val="20"/>
                <w:lang w:val="en-US"/>
              </w:rPr>
            </w:pPr>
            <w:ins w:id="220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2" w:author="Nick.Tolimieri" w:date="2022-09-06T13:51:00Z"/>
                <w:color w:val="000000"/>
                <w:sz w:val="20"/>
                <w:szCs w:val="20"/>
                <w:lang w:val="en-US"/>
              </w:rPr>
            </w:pPr>
            <w:ins w:id="2203"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5" w:author="Nick.Tolimieri" w:date="2022-09-06T13:51:00Z"/>
                <w:color w:val="000000"/>
                <w:sz w:val="20"/>
                <w:szCs w:val="20"/>
                <w:lang w:val="en-US"/>
              </w:rPr>
            </w:pPr>
            <w:ins w:id="220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8" w:author="Nick.Tolimieri" w:date="2022-09-06T13:51:00Z"/>
                <w:color w:val="000000"/>
                <w:sz w:val="20"/>
                <w:szCs w:val="20"/>
                <w:lang w:val="en-US"/>
              </w:rPr>
            </w:pPr>
            <w:ins w:id="2209"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1" w:author="Nick.Tolimieri" w:date="2022-09-06T13:51:00Z"/>
                <w:color w:val="000000"/>
                <w:sz w:val="20"/>
                <w:szCs w:val="20"/>
                <w:lang w:val="en-US"/>
              </w:rPr>
            </w:pPr>
            <w:ins w:id="2212"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4" w:author="Nick.Tolimieri" w:date="2022-09-06T13:51:00Z"/>
                <w:color w:val="000000"/>
                <w:sz w:val="20"/>
                <w:szCs w:val="20"/>
                <w:lang w:val="en-US"/>
              </w:rPr>
            </w:pPr>
            <w:ins w:id="2215"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7" w:author="Nick.Tolimieri" w:date="2022-09-06T13:51:00Z"/>
                <w:color w:val="000000"/>
                <w:sz w:val="20"/>
                <w:szCs w:val="20"/>
                <w:lang w:val="en-US"/>
              </w:rPr>
            </w:pPr>
            <w:ins w:id="2218" w:author="Nick.Tolimieri" w:date="2022-09-06T13:51:00Z">
              <w:r w:rsidRPr="00C97A89">
                <w:rPr>
                  <w:color w:val="000000"/>
                  <w:sz w:val="20"/>
                  <w:szCs w:val="20"/>
                  <w:lang w:val="en-US"/>
                </w:rPr>
                <w:t>3.52</w:t>
              </w:r>
            </w:ins>
          </w:p>
        </w:tc>
      </w:tr>
      <w:tr w:rsidR="00C97A89" w:rsidRPr="00C97A89" w:rsidTr="004C5EBF">
        <w:tblPrEx>
          <w:tblPrExChange w:id="2219" w:author="Nick.Tolimieri" w:date="2022-09-13T12:47:00Z">
            <w:tblPrEx>
              <w:tblW w:w="10017" w:type="dxa"/>
            </w:tblPrEx>
          </w:tblPrExChange>
        </w:tblPrEx>
        <w:trPr>
          <w:trHeight w:val="255"/>
          <w:ins w:id="2220" w:author="Nick.Tolimieri" w:date="2022-09-06T13:51:00Z"/>
          <w:trPrChange w:id="22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3" w:author="Nick.Tolimieri" w:date="2022-09-06T13:51:00Z"/>
                <w:color w:val="000000"/>
                <w:sz w:val="20"/>
                <w:szCs w:val="20"/>
                <w:lang w:val="en-US"/>
              </w:rPr>
            </w:pPr>
            <w:ins w:id="222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6" w:author="Nick.Tolimieri" w:date="2022-09-06T13:51:00Z"/>
                <w:color w:val="000000"/>
                <w:sz w:val="20"/>
                <w:szCs w:val="20"/>
                <w:lang w:val="en-US"/>
              </w:rPr>
            </w:pPr>
            <w:ins w:id="222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9" w:author="Nick.Tolimieri" w:date="2022-09-06T13:51:00Z"/>
                <w:color w:val="000000"/>
                <w:sz w:val="20"/>
                <w:szCs w:val="20"/>
                <w:lang w:val="en-US"/>
              </w:rPr>
            </w:pPr>
            <w:ins w:id="223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2" w:author="Nick.Tolimieri" w:date="2022-09-06T13:51:00Z"/>
                <w:color w:val="000000"/>
                <w:sz w:val="20"/>
                <w:szCs w:val="20"/>
                <w:lang w:val="en-US"/>
              </w:rPr>
            </w:pPr>
            <w:ins w:id="22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5" w:author="Nick.Tolimieri" w:date="2022-09-06T13:51:00Z"/>
                <w:color w:val="000000"/>
                <w:sz w:val="20"/>
                <w:szCs w:val="20"/>
                <w:lang w:val="en-US"/>
              </w:rPr>
            </w:pPr>
            <w:ins w:id="22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8" w:author="Nick.Tolimieri" w:date="2022-09-06T13:51:00Z"/>
                <w:color w:val="000000"/>
                <w:sz w:val="20"/>
                <w:szCs w:val="20"/>
                <w:lang w:val="en-US"/>
              </w:rPr>
            </w:pPr>
            <w:ins w:id="22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1" w:author="Nick.Tolimieri" w:date="2022-09-06T13:51:00Z"/>
                <w:color w:val="000000"/>
                <w:sz w:val="20"/>
                <w:szCs w:val="20"/>
                <w:lang w:val="en-US"/>
              </w:rPr>
            </w:pPr>
            <w:ins w:id="22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4" w:author="Nick.Tolimieri" w:date="2022-09-06T13:51:00Z"/>
                <w:color w:val="000000"/>
                <w:sz w:val="20"/>
                <w:szCs w:val="20"/>
                <w:lang w:val="en-US"/>
              </w:rPr>
            </w:pPr>
            <w:ins w:id="22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7" w:author="Nick.Tolimieri" w:date="2022-09-06T13:51:00Z"/>
                <w:color w:val="000000"/>
                <w:sz w:val="20"/>
                <w:szCs w:val="20"/>
                <w:lang w:val="en-US"/>
              </w:rPr>
            </w:pPr>
            <w:ins w:id="22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0" w:author="Nick.Tolimieri" w:date="2022-09-06T13:51:00Z"/>
                <w:color w:val="000000"/>
                <w:sz w:val="20"/>
                <w:szCs w:val="20"/>
                <w:lang w:val="en-US"/>
              </w:rPr>
            </w:pPr>
            <w:ins w:id="22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3" w:author="Nick.Tolimieri" w:date="2022-09-06T13:51:00Z"/>
                <w:color w:val="000000"/>
                <w:sz w:val="20"/>
                <w:szCs w:val="20"/>
                <w:lang w:val="en-US"/>
              </w:rPr>
            </w:pPr>
            <w:ins w:id="2254" w:author="Nick.Tolimieri" w:date="2022-09-06T13:51:00Z">
              <w:r w:rsidRPr="00C97A89">
                <w:rPr>
                  <w:color w:val="000000"/>
                  <w:sz w:val="20"/>
                  <w:szCs w:val="20"/>
                  <w:lang w:val="en-US"/>
                </w:rPr>
                <w:t>-</w:t>
              </w:r>
            </w:ins>
          </w:p>
        </w:tc>
      </w:tr>
      <w:tr w:rsidR="00C97A89" w:rsidRPr="00C97A89" w:rsidTr="004C5EBF">
        <w:tblPrEx>
          <w:tblPrExChange w:id="2255" w:author="Nick.Tolimieri" w:date="2022-09-13T12:47:00Z">
            <w:tblPrEx>
              <w:tblW w:w="10017" w:type="dxa"/>
            </w:tblPrEx>
          </w:tblPrExChange>
        </w:tblPrEx>
        <w:trPr>
          <w:trHeight w:val="255"/>
          <w:ins w:id="2256" w:author="Nick.Tolimieri" w:date="2022-09-06T13:51:00Z"/>
          <w:trPrChange w:id="22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9" w:author="Nick.Tolimieri" w:date="2022-09-06T13:51:00Z"/>
                <w:color w:val="000000"/>
                <w:sz w:val="20"/>
                <w:szCs w:val="20"/>
                <w:lang w:val="en-US"/>
              </w:rPr>
            </w:pPr>
            <w:ins w:id="226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2" w:author="Nick.Tolimieri" w:date="2022-09-06T13:51:00Z"/>
                <w:color w:val="000000"/>
                <w:sz w:val="20"/>
                <w:szCs w:val="20"/>
                <w:lang w:val="en-US"/>
              </w:rPr>
            </w:pPr>
            <w:ins w:id="226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5" w:author="Nick.Tolimieri" w:date="2022-09-06T13:51:00Z"/>
                <w:color w:val="000000"/>
                <w:sz w:val="20"/>
                <w:szCs w:val="20"/>
                <w:lang w:val="en-US"/>
              </w:rPr>
            </w:pPr>
            <w:ins w:id="226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8" w:author="Nick.Tolimieri" w:date="2022-09-06T13:51:00Z"/>
                <w:color w:val="000000"/>
                <w:sz w:val="20"/>
                <w:szCs w:val="20"/>
                <w:lang w:val="en-US"/>
              </w:rPr>
            </w:pPr>
            <w:ins w:id="226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1" w:author="Nick.Tolimieri" w:date="2022-09-06T13:51:00Z"/>
                <w:color w:val="000000"/>
                <w:sz w:val="20"/>
                <w:szCs w:val="20"/>
                <w:lang w:val="en-US"/>
              </w:rPr>
            </w:pPr>
            <w:ins w:id="227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4" w:author="Nick.Tolimieri" w:date="2022-09-06T13:51:00Z"/>
                <w:color w:val="000000"/>
                <w:sz w:val="20"/>
                <w:szCs w:val="20"/>
                <w:lang w:val="en-US"/>
              </w:rPr>
            </w:pPr>
            <w:ins w:id="227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7" w:author="Nick.Tolimieri" w:date="2022-09-06T13:51:00Z"/>
                <w:color w:val="000000"/>
                <w:sz w:val="20"/>
                <w:szCs w:val="20"/>
                <w:lang w:val="en-US"/>
              </w:rPr>
            </w:pPr>
            <w:ins w:id="227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0" w:author="Nick.Tolimieri" w:date="2022-09-06T13:51:00Z"/>
                <w:color w:val="000000"/>
                <w:sz w:val="20"/>
                <w:szCs w:val="20"/>
                <w:lang w:val="en-US"/>
              </w:rPr>
            </w:pPr>
            <w:ins w:id="22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3" w:author="Nick.Tolimieri" w:date="2022-09-06T13:51:00Z"/>
                <w:color w:val="000000"/>
                <w:sz w:val="20"/>
                <w:szCs w:val="20"/>
                <w:lang w:val="en-US"/>
              </w:rPr>
            </w:pPr>
            <w:ins w:id="22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6" w:author="Nick.Tolimieri" w:date="2022-09-06T13:51:00Z"/>
                <w:color w:val="000000"/>
                <w:sz w:val="20"/>
                <w:szCs w:val="20"/>
                <w:lang w:val="en-US"/>
              </w:rPr>
            </w:pPr>
            <w:ins w:id="22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9" w:author="Nick.Tolimieri" w:date="2022-09-06T13:51:00Z"/>
                <w:color w:val="000000"/>
                <w:sz w:val="20"/>
                <w:szCs w:val="20"/>
                <w:lang w:val="en-US"/>
              </w:rPr>
            </w:pPr>
            <w:ins w:id="2290" w:author="Nick.Tolimieri" w:date="2022-09-06T13:51:00Z">
              <w:r w:rsidRPr="00C97A89">
                <w:rPr>
                  <w:color w:val="000000"/>
                  <w:sz w:val="20"/>
                  <w:szCs w:val="20"/>
                  <w:lang w:val="en-US"/>
                </w:rPr>
                <w:t>-</w:t>
              </w:r>
            </w:ins>
          </w:p>
        </w:tc>
      </w:tr>
      <w:tr w:rsidR="00C97A89" w:rsidRPr="00C97A89" w:rsidTr="004C5EBF">
        <w:tblPrEx>
          <w:tblPrExChange w:id="2291" w:author="Nick.Tolimieri" w:date="2022-09-13T12:47:00Z">
            <w:tblPrEx>
              <w:tblW w:w="10017" w:type="dxa"/>
            </w:tblPrEx>
          </w:tblPrExChange>
        </w:tblPrEx>
        <w:trPr>
          <w:trHeight w:val="255"/>
          <w:ins w:id="2292" w:author="Nick.Tolimieri" w:date="2022-09-06T13:51:00Z"/>
          <w:trPrChange w:id="22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5" w:author="Nick.Tolimieri" w:date="2022-09-06T13:51:00Z"/>
                <w:color w:val="000000"/>
                <w:sz w:val="20"/>
                <w:szCs w:val="20"/>
                <w:lang w:val="en-US"/>
              </w:rPr>
            </w:pPr>
            <w:ins w:id="229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8" w:author="Nick.Tolimieri" w:date="2022-09-06T13:51:00Z"/>
                <w:color w:val="000000"/>
                <w:sz w:val="20"/>
                <w:szCs w:val="20"/>
                <w:lang w:val="en-US"/>
              </w:rPr>
            </w:pPr>
            <w:ins w:id="229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3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1" w:author="Nick.Tolimieri" w:date="2022-09-06T13:51:00Z"/>
                <w:color w:val="000000"/>
                <w:sz w:val="20"/>
                <w:szCs w:val="20"/>
                <w:lang w:val="en-US"/>
              </w:rPr>
            </w:pPr>
            <w:ins w:id="2302"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4" w:author="Nick.Tolimieri" w:date="2022-09-06T13:51:00Z"/>
                <w:color w:val="000000"/>
                <w:sz w:val="20"/>
                <w:szCs w:val="20"/>
                <w:lang w:val="en-US"/>
              </w:rPr>
            </w:pPr>
            <w:ins w:id="2305"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7" w:author="Nick.Tolimieri" w:date="2022-09-06T13:51:00Z"/>
                <w:color w:val="000000"/>
                <w:sz w:val="20"/>
                <w:szCs w:val="20"/>
                <w:lang w:val="en-US"/>
              </w:rPr>
            </w:pPr>
            <w:ins w:id="230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0" w:author="Nick.Tolimieri" w:date="2022-09-06T13:51:00Z"/>
                <w:color w:val="000000"/>
                <w:sz w:val="20"/>
                <w:szCs w:val="20"/>
                <w:lang w:val="en-US"/>
              </w:rPr>
            </w:pPr>
            <w:ins w:id="2311"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3" w:author="Nick.Tolimieri" w:date="2022-09-06T13:51:00Z"/>
                <w:color w:val="000000"/>
                <w:sz w:val="20"/>
                <w:szCs w:val="20"/>
                <w:lang w:val="en-US"/>
              </w:rPr>
            </w:pPr>
            <w:ins w:id="231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6" w:author="Nick.Tolimieri" w:date="2022-09-06T13:51:00Z"/>
                <w:color w:val="000000"/>
                <w:sz w:val="20"/>
                <w:szCs w:val="20"/>
                <w:lang w:val="en-US"/>
              </w:rPr>
            </w:pPr>
            <w:ins w:id="2317"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9" w:author="Nick.Tolimieri" w:date="2022-09-06T13:51:00Z"/>
                <w:color w:val="000000"/>
                <w:sz w:val="20"/>
                <w:szCs w:val="20"/>
                <w:lang w:val="en-US"/>
              </w:rPr>
            </w:pPr>
            <w:ins w:id="2320"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2" w:author="Nick.Tolimieri" w:date="2022-09-06T13:51:00Z"/>
                <w:color w:val="000000"/>
                <w:sz w:val="20"/>
                <w:szCs w:val="20"/>
                <w:lang w:val="en-US"/>
              </w:rPr>
            </w:pPr>
            <w:ins w:id="2323"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5" w:author="Nick.Tolimieri" w:date="2022-09-06T13:51:00Z"/>
                <w:color w:val="000000"/>
                <w:sz w:val="20"/>
                <w:szCs w:val="20"/>
                <w:lang w:val="en-US"/>
              </w:rPr>
            </w:pPr>
            <w:ins w:id="2326" w:author="Nick.Tolimieri" w:date="2022-09-06T13:51:00Z">
              <w:r w:rsidRPr="00C97A89">
                <w:rPr>
                  <w:color w:val="000000"/>
                  <w:sz w:val="20"/>
                  <w:szCs w:val="20"/>
                  <w:lang w:val="en-US"/>
                </w:rPr>
                <w:t>3.27</w:t>
              </w:r>
            </w:ins>
          </w:p>
        </w:tc>
      </w:tr>
      <w:tr w:rsidR="00C97A89" w:rsidRPr="00C97A89" w:rsidTr="004C5EBF">
        <w:tblPrEx>
          <w:tblPrExChange w:id="2327" w:author="Nick.Tolimieri" w:date="2022-09-13T12:47:00Z">
            <w:tblPrEx>
              <w:tblW w:w="10017" w:type="dxa"/>
            </w:tblPrEx>
          </w:tblPrExChange>
        </w:tblPrEx>
        <w:trPr>
          <w:trHeight w:val="255"/>
          <w:ins w:id="2328" w:author="Nick.Tolimieri" w:date="2022-09-06T13:51:00Z"/>
          <w:trPrChange w:id="23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1" w:author="Nick.Tolimieri" w:date="2022-09-06T13:51:00Z"/>
                <w:color w:val="000000"/>
                <w:sz w:val="20"/>
                <w:szCs w:val="20"/>
                <w:lang w:val="en-US"/>
              </w:rPr>
            </w:pPr>
            <w:ins w:id="233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4" w:author="Nick.Tolimieri" w:date="2022-09-06T13:51:00Z"/>
                <w:color w:val="000000"/>
                <w:sz w:val="20"/>
                <w:szCs w:val="20"/>
                <w:lang w:val="en-US"/>
              </w:rPr>
            </w:pPr>
            <w:ins w:id="233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7" w:author="Nick.Tolimieri" w:date="2022-09-06T13:51:00Z"/>
                <w:color w:val="000000"/>
                <w:sz w:val="20"/>
                <w:szCs w:val="20"/>
                <w:lang w:val="en-US"/>
              </w:rPr>
            </w:pPr>
            <w:ins w:id="23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0" w:author="Nick.Tolimieri" w:date="2022-09-06T13:51:00Z"/>
                <w:color w:val="000000"/>
                <w:sz w:val="20"/>
                <w:szCs w:val="20"/>
                <w:lang w:val="en-US"/>
              </w:rPr>
            </w:pPr>
            <w:ins w:id="234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3" w:author="Nick.Tolimieri" w:date="2022-09-06T13:51:00Z"/>
                <w:color w:val="000000"/>
                <w:sz w:val="20"/>
                <w:szCs w:val="20"/>
                <w:lang w:val="en-US"/>
              </w:rPr>
            </w:pPr>
            <w:ins w:id="234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6" w:author="Nick.Tolimieri" w:date="2022-09-06T13:51:00Z"/>
                <w:color w:val="000000"/>
                <w:sz w:val="20"/>
                <w:szCs w:val="20"/>
                <w:lang w:val="en-US"/>
              </w:rPr>
            </w:pPr>
            <w:ins w:id="2347"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9" w:author="Nick.Tolimieri" w:date="2022-09-06T13:51:00Z"/>
                <w:color w:val="000000"/>
                <w:sz w:val="20"/>
                <w:szCs w:val="20"/>
                <w:lang w:val="en-US"/>
              </w:rPr>
            </w:pPr>
            <w:ins w:id="2350"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2" w:author="Nick.Tolimieri" w:date="2022-09-06T13:51:00Z"/>
                <w:color w:val="000000"/>
                <w:sz w:val="20"/>
                <w:szCs w:val="20"/>
                <w:lang w:val="en-US"/>
              </w:rPr>
            </w:pPr>
            <w:ins w:id="235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5" w:author="Nick.Tolimieri" w:date="2022-09-06T13:51:00Z"/>
                <w:color w:val="000000"/>
                <w:sz w:val="20"/>
                <w:szCs w:val="20"/>
                <w:lang w:val="en-US"/>
              </w:rPr>
            </w:pPr>
            <w:ins w:id="2356"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8" w:author="Nick.Tolimieri" w:date="2022-09-06T13:51:00Z"/>
                <w:color w:val="000000"/>
                <w:sz w:val="20"/>
                <w:szCs w:val="20"/>
                <w:lang w:val="en-US"/>
              </w:rPr>
            </w:pPr>
            <w:ins w:id="2359"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1" w:author="Nick.Tolimieri" w:date="2022-09-06T13:51:00Z"/>
                <w:color w:val="000000"/>
                <w:sz w:val="20"/>
                <w:szCs w:val="20"/>
                <w:lang w:val="en-US"/>
              </w:rPr>
            </w:pPr>
            <w:ins w:id="2362" w:author="Nick.Tolimieri" w:date="2022-09-06T13:51:00Z">
              <w:r w:rsidRPr="00C97A89">
                <w:rPr>
                  <w:color w:val="000000"/>
                  <w:sz w:val="20"/>
                  <w:szCs w:val="20"/>
                  <w:lang w:val="en-US"/>
                </w:rPr>
                <w:t>2.48</w:t>
              </w:r>
            </w:ins>
          </w:p>
        </w:tc>
      </w:tr>
      <w:tr w:rsidR="00C97A89" w:rsidRPr="00C97A89" w:rsidTr="004C5EBF">
        <w:tblPrEx>
          <w:tblPrExChange w:id="2363" w:author="Nick.Tolimieri" w:date="2022-09-13T12:47:00Z">
            <w:tblPrEx>
              <w:tblW w:w="10017" w:type="dxa"/>
            </w:tblPrEx>
          </w:tblPrExChange>
        </w:tblPrEx>
        <w:trPr>
          <w:trHeight w:val="255"/>
          <w:ins w:id="2364" w:author="Nick.Tolimieri" w:date="2022-09-06T13:51:00Z"/>
          <w:trPrChange w:id="23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7" w:author="Nick.Tolimieri" w:date="2022-09-06T13:51:00Z"/>
                <w:color w:val="000000"/>
                <w:sz w:val="20"/>
                <w:szCs w:val="20"/>
                <w:lang w:val="en-US"/>
              </w:rPr>
            </w:pPr>
            <w:ins w:id="236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0" w:author="Nick.Tolimieri" w:date="2022-09-06T13:51:00Z"/>
                <w:color w:val="000000"/>
                <w:sz w:val="20"/>
                <w:szCs w:val="20"/>
                <w:lang w:val="en-US"/>
              </w:rPr>
            </w:pPr>
            <w:ins w:id="237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3" w:author="Nick.Tolimieri" w:date="2022-09-06T13:51:00Z"/>
                <w:color w:val="000000"/>
                <w:sz w:val="20"/>
                <w:szCs w:val="20"/>
                <w:lang w:val="en-US"/>
              </w:rPr>
            </w:pPr>
            <w:ins w:id="237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6" w:author="Nick.Tolimieri" w:date="2022-09-06T13:51:00Z"/>
                <w:color w:val="000000"/>
                <w:sz w:val="20"/>
                <w:szCs w:val="20"/>
                <w:lang w:val="en-US"/>
              </w:rPr>
            </w:pPr>
            <w:ins w:id="237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9" w:author="Nick.Tolimieri" w:date="2022-09-06T13:51:00Z"/>
                <w:color w:val="000000"/>
                <w:sz w:val="20"/>
                <w:szCs w:val="20"/>
                <w:lang w:val="en-US"/>
              </w:rPr>
            </w:pPr>
            <w:ins w:id="238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2" w:author="Nick.Tolimieri" w:date="2022-09-06T13:51:00Z"/>
                <w:color w:val="000000"/>
                <w:sz w:val="20"/>
                <w:szCs w:val="20"/>
                <w:lang w:val="en-US"/>
              </w:rPr>
            </w:pPr>
            <w:ins w:id="2383"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5" w:author="Nick.Tolimieri" w:date="2022-09-06T13:51:00Z"/>
                <w:color w:val="000000"/>
                <w:sz w:val="20"/>
                <w:szCs w:val="20"/>
                <w:lang w:val="en-US"/>
              </w:rPr>
            </w:pPr>
            <w:ins w:id="238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8" w:author="Nick.Tolimieri" w:date="2022-09-06T13:51:00Z"/>
                <w:color w:val="000000"/>
                <w:sz w:val="20"/>
                <w:szCs w:val="20"/>
                <w:lang w:val="en-US"/>
              </w:rPr>
            </w:pPr>
            <w:ins w:id="238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1" w:author="Nick.Tolimieri" w:date="2022-09-06T13:51:00Z"/>
                <w:color w:val="000000"/>
                <w:sz w:val="20"/>
                <w:szCs w:val="20"/>
                <w:lang w:val="en-US"/>
              </w:rPr>
            </w:pPr>
            <w:ins w:id="2392"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4" w:author="Nick.Tolimieri" w:date="2022-09-06T13:51:00Z"/>
                <w:color w:val="000000"/>
                <w:sz w:val="20"/>
                <w:szCs w:val="20"/>
                <w:lang w:val="en-US"/>
              </w:rPr>
            </w:pPr>
            <w:ins w:id="2395"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7" w:author="Nick.Tolimieri" w:date="2022-09-06T13:51:00Z"/>
                <w:color w:val="000000"/>
                <w:sz w:val="20"/>
                <w:szCs w:val="20"/>
                <w:lang w:val="en-US"/>
              </w:rPr>
            </w:pPr>
            <w:ins w:id="2398" w:author="Nick.Tolimieri" w:date="2022-09-06T13:51:00Z">
              <w:r w:rsidRPr="00C97A89">
                <w:rPr>
                  <w:color w:val="000000"/>
                  <w:sz w:val="20"/>
                  <w:szCs w:val="20"/>
                  <w:lang w:val="en-US"/>
                </w:rPr>
                <w:t>2.43</w:t>
              </w:r>
            </w:ins>
          </w:p>
        </w:tc>
      </w:tr>
      <w:tr w:rsidR="00C97A89" w:rsidRPr="00C97A89" w:rsidTr="004C5EBF">
        <w:tblPrEx>
          <w:tblPrExChange w:id="2399" w:author="Nick.Tolimieri" w:date="2022-09-13T12:47:00Z">
            <w:tblPrEx>
              <w:tblW w:w="10017" w:type="dxa"/>
            </w:tblPrEx>
          </w:tblPrExChange>
        </w:tblPrEx>
        <w:trPr>
          <w:trHeight w:val="255"/>
          <w:ins w:id="2400" w:author="Nick.Tolimieri" w:date="2022-09-06T13:51:00Z"/>
          <w:trPrChange w:id="24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3" w:author="Nick.Tolimieri" w:date="2022-09-06T13:51:00Z"/>
                <w:color w:val="000000"/>
                <w:sz w:val="20"/>
                <w:szCs w:val="20"/>
                <w:lang w:val="en-US"/>
              </w:rPr>
            </w:pPr>
            <w:ins w:id="240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6" w:author="Nick.Tolimieri" w:date="2022-09-06T13:51:00Z"/>
                <w:color w:val="000000"/>
                <w:sz w:val="20"/>
                <w:szCs w:val="20"/>
                <w:lang w:val="en-US"/>
              </w:rPr>
            </w:pPr>
            <w:ins w:id="240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9" w:author="Nick.Tolimieri" w:date="2022-09-06T13:51:00Z"/>
                <w:color w:val="000000"/>
                <w:sz w:val="20"/>
                <w:szCs w:val="20"/>
                <w:lang w:val="en-US"/>
              </w:rPr>
            </w:pPr>
            <w:ins w:id="241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2" w:author="Nick.Tolimieri" w:date="2022-09-06T13:51:00Z"/>
                <w:color w:val="000000"/>
                <w:sz w:val="20"/>
                <w:szCs w:val="20"/>
                <w:lang w:val="en-US"/>
              </w:rPr>
            </w:pPr>
            <w:ins w:id="2413"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5" w:author="Nick.Tolimieri" w:date="2022-09-06T13:51:00Z"/>
                <w:color w:val="000000"/>
                <w:sz w:val="20"/>
                <w:szCs w:val="20"/>
                <w:lang w:val="en-US"/>
              </w:rPr>
            </w:pPr>
            <w:ins w:id="2416"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8" w:author="Nick.Tolimieri" w:date="2022-09-06T13:51:00Z"/>
                <w:color w:val="000000"/>
                <w:sz w:val="20"/>
                <w:szCs w:val="20"/>
                <w:lang w:val="en-US"/>
              </w:rPr>
            </w:pPr>
            <w:ins w:id="2419"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1" w:author="Nick.Tolimieri" w:date="2022-09-06T13:51:00Z"/>
                <w:color w:val="000000"/>
                <w:sz w:val="20"/>
                <w:szCs w:val="20"/>
                <w:lang w:val="en-US"/>
              </w:rPr>
            </w:pPr>
            <w:ins w:id="242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4" w:author="Nick.Tolimieri" w:date="2022-09-06T13:51:00Z"/>
                <w:color w:val="000000"/>
                <w:sz w:val="20"/>
                <w:szCs w:val="20"/>
                <w:lang w:val="en-US"/>
              </w:rPr>
            </w:pPr>
            <w:ins w:id="2425"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7" w:author="Nick.Tolimieri" w:date="2022-09-06T13:51:00Z"/>
                <w:color w:val="000000"/>
                <w:sz w:val="20"/>
                <w:szCs w:val="20"/>
                <w:lang w:val="en-US"/>
              </w:rPr>
            </w:pPr>
            <w:ins w:id="2428"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0" w:author="Nick.Tolimieri" w:date="2022-09-06T13:51:00Z"/>
                <w:color w:val="000000"/>
                <w:sz w:val="20"/>
                <w:szCs w:val="20"/>
                <w:lang w:val="en-US"/>
              </w:rPr>
            </w:pPr>
            <w:ins w:id="2431"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3" w:author="Nick.Tolimieri" w:date="2022-09-06T13:51:00Z"/>
                <w:color w:val="000000"/>
                <w:sz w:val="20"/>
                <w:szCs w:val="20"/>
                <w:lang w:val="en-US"/>
              </w:rPr>
            </w:pPr>
            <w:ins w:id="2434" w:author="Nick.Tolimieri" w:date="2022-09-06T13:51:00Z">
              <w:r w:rsidRPr="00C97A89">
                <w:rPr>
                  <w:color w:val="000000"/>
                  <w:sz w:val="20"/>
                  <w:szCs w:val="20"/>
                  <w:lang w:val="en-US"/>
                </w:rPr>
                <w:t>2.72</w:t>
              </w:r>
            </w:ins>
          </w:p>
        </w:tc>
      </w:tr>
      <w:tr w:rsidR="00C97A89" w:rsidRPr="00C97A89" w:rsidTr="004C5EBF">
        <w:tblPrEx>
          <w:tblPrExChange w:id="2435" w:author="Nick.Tolimieri" w:date="2022-09-13T12:47:00Z">
            <w:tblPrEx>
              <w:tblW w:w="10017" w:type="dxa"/>
            </w:tblPrEx>
          </w:tblPrExChange>
        </w:tblPrEx>
        <w:trPr>
          <w:trHeight w:val="255"/>
          <w:ins w:id="2436" w:author="Nick.Tolimieri" w:date="2022-09-06T13:51:00Z"/>
          <w:trPrChange w:id="24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9" w:author="Nick.Tolimieri" w:date="2022-09-06T13:51:00Z"/>
                <w:color w:val="000000"/>
                <w:sz w:val="20"/>
                <w:szCs w:val="20"/>
                <w:lang w:val="en-US"/>
              </w:rPr>
            </w:pPr>
            <w:ins w:id="244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2" w:author="Nick.Tolimieri" w:date="2022-09-06T13:51:00Z"/>
                <w:color w:val="000000"/>
                <w:sz w:val="20"/>
                <w:szCs w:val="20"/>
                <w:lang w:val="en-US"/>
              </w:rPr>
            </w:pPr>
            <w:ins w:id="244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5" w:author="Nick.Tolimieri" w:date="2022-09-06T13:51:00Z"/>
                <w:color w:val="000000"/>
                <w:sz w:val="20"/>
                <w:szCs w:val="20"/>
                <w:lang w:val="en-US"/>
              </w:rPr>
            </w:pPr>
            <w:ins w:id="2446"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8" w:author="Nick.Tolimieri" w:date="2022-09-06T13:51:00Z"/>
                <w:color w:val="000000"/>
                <w:sz w:val="20"/>
                <w:szCs w:val="20"/>
                <w:lang w:val="en-US"/>
              </w:rPr>
            </w:pPr>
            <w:ins w:id="2449"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1" w:author="Nick.Tolimieri" w:date="2022-09-06T13:51:00Z"/>
                <w:color w:val="000000"/>
                <w:sz w:val="20"/>
                <w:szCs w:val="20"/>
                <w:lang w:val="en-US"/>
              </w:rPr>
            </w:pPr>
            <w:ins w:id="245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4" w:author="Nick.Tolimieri" w:date="2022-09-06T13:51:00Z"/>
                <w:color w:val="000000"/>
                <w:sz w:val="20"/>
                <w:szCs w:val="20"/>
                <w:lang w:val="en-US"/>
              </w:rPr>
            </w:pPr>
            <w:ins w:id="2455"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7" w:author="Nick.Tolimieri" w:date="2022-09-06T13:51:00Z"/>
                <w:color w:val="000000"/>
                <w:sz w:val="20"/>
                <w:szCs w:val="20"/>
                <w:lang w:val="en-US"/>
              </w:rPr>
            </w:pPr>
            <w:ins w:id="2458"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0" w:author="Nick.Tolimieri" w:date="2022-09-06T13:51:00Z"/>
                <w:color w:val="000000"/>
                <w:sz w:val="20"/>
                <w:szCs w:val="20"/>
                <w:lang w:val="en-US"/>
              </w:rPr>
            </w:pPr>
            <w:ins w:id="246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3" w:author="Nick.Tolimieri" w:date="2022-09-06T13:51:00Z"/>
                <w:color w:val="000000"/>
                <w:sz w:val="20"/>
                <w:szCs w:val="20"/>
                <w:lang w:val="en-US"/>
              </w:rPr>
            </w:pPr>
            <w:ins w:id="2464"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6" w:author="Nick.Tolimieri" w:date="2022-09-06T13:51:00Z"/>
                <w:color w:val="000000"/>
                <w:sz w:val="20"/>
                <w:szCs w:val="20"/>
                <w:lang w:val="en-US"/>
              </w:rPr>
            </w:pPr>
            <w:ins w:id="2467"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9" w:author="Nick.Tolimieri" w:date="2022-09-06T13:51:00Z"/>
                <w:color w:val="000000"/>
                <w:sz w:val="20"/>
                <w:szCs w:val="20"/>
                <w:lang w:val="en-US"/>
              </w:rPr>
            </w:pPr>
            <w:ins w:id="2470" w:author="Nick.Tolimieri" w:date="2022-09-06T13:51:00Z">
              <w:r w:rsidRPr="00C97A89">
                <w:rPr>
                  <w:color w:val="000000"/>
                  <w:sz w:val="20"/>
                  <w:szCs w:val="20"/>
                  <w:lang w:val="en-US"/>
                </w:rPr>
                <w:t>3.8</w:t>
              </w:r>
            </w:ins>
          </w:p>
        </w:tc>
      </w:tr>
      <w:tr w:rsidR="00C97A89" w:rsidRPr="00C97A89" w:rsidTr="004C5EBF">
        <w:tblPrEx>
          <w:tblPrExChange w:id="2471" w:author="Nick.Tolimieri" w:date="2022-09-13T12:47:00Z">
            <w:tblPrEx>
              <w:tblW w:w="10017" w:type="dxa"/>
            </w:tblPrEx>
          </w:tblPrExChange>
        </w:tblPrEx>
        <w:trPr>
          <w:trHeight w:val="255"/>
          <w:ins w:id="2472" w:author="Nick.Tolimieri" w:date="2022-09-06T13:51:00Z"/>
          <w:trPrChange w:id="24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5" w:author="Nick.Tolimieri" w:date="2022-09-06T13:51:00Z"/>
                <w:color w:val="000000"/>
                <w:sz w:val="20"/>
                <w:szCs w:val="20"/>
                <w:lang w:val="en-US"/>
              </w:rPr>
            </w:pPr>
            <w:ins w:id="247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8" w:author="Nick.Tolimieri" w:date="2022-09-06T13:51:00Z"/>
                <w:color w:val="000000"/>
                <w:sz w:val="20"/>
                <w:szCs w:val="20"/>
                <w:lang w:val="en-US"/>
              </w:rPr>
            </w:pPr>
            <w:ins w:id="247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1" w:author="Nick.Tolimieri" w:date="2022-09-06T13:51:00Z"/>
                <w:color w:val="000000"/>
                <w:sz w:val="20"/>
                <w:szCs w:val="20"/>
                <w:lang w:val="en-US"/>
              </w:rPr>
            </w:pPr>
            <w:ins w:id="2482"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4" w:author="Nick.Tolimieri" w:date="2022-09-06T13:51:00Z"/>
                <w:color w:val="000000"/>
                <w:sz w:val="20"/>
                <w:szCs w:val="20"/>
                <w:lang w:val="en-US"/>
              </w:rPr>
            </w:pPr>
            <w:ins w:id="2485"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7" w:author="Nick.Tolimieri" w:date="2022-09-06T13:51:00Z"/>
                <w:color w:val="000000"/>
                <w:sz w:val="20"/>
                <w:szCs w:val="20"/>
                <w:lang w:val="en-US"/>
              </w:rPr>
            </w:pPr>
            <w:ins w:id="248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0" w:author="Nick.Tolimieri" w:date="2022-09-06T13:51:00Z"/>
                <w:color w:val="000000"/>
                <w:sz w:val="20"/>
                <w:szCs w:val="20"/>
                <w:lang w:val="en-US"/>
              </w:rPr>
            </w:pPr>
            <w:ins w:id="249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3" w:author="Nick.Tolimieri" w:date="2022-09-06T13:51:00Z"/>
                <w:color w:val="000000"/>
                <w:sz w:val="20"/>
                <w:szCs w:val="20"/>
                <w:lang w:val="en-US"/>
              </w:rPr>
            </w:pPr>
            <w:ins w:id="2494"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6" w:author="Nick.Tolimieri" w:date="2022-09-06T13:51:00Z"/>
                <w:color w:val="000000"/>
                <w:sz w:val="20"/>
                <w:szCs w:val="20"/>
                <w:lang w:val="en-US"/>
              </w:rPr>
            </w:pPr>
            <w:ins w:id="2497"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9" w:author="Nick.Tolimieri" w:date="2022-09-06T13:51:00Z"/>
                <w:color w:val="000000"/>
                <w:sz w:val="20"/>
                <w:szCs w:val="20"/>
                <w:lang w:val="en-US"/>
              </w:rPr>
            </w:pPr>
            <w:ins w:id="2500"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2" w:author="Nick.Tolimieri" w:date="2022-09-06T13:51:00Z"/>
                <w:color w:val="000000"/>
                <w:sz w:val="20"/>
                <w:szCs w:val="20"/>
                <w:lang w:val="en-US"/>
              </w:rPr>
            </w:pPr>
            <w:ins w:id="2503"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5" w:author="Nick.Tolimieri" w:date="2022-09-06T13:51:00Z"/>
                <w:color w:val="000000"/>
                <w:sz w:val="20"/>
                <w:szCs w:val="20"/>
                <w:lang w:val="en-US"/>
              </w:rPr>
            </w:pPr>
            <w:ins w:id="2506" w:author="Nick.Tolimieri" w:date="2022-09-06T13:51:00Z">
              <w:r w:rsidRPr="00C97A89">
                <w:rPr>
                  <w:color w:val="000000"/>
                  <w:sz w:val="20"/>
                  <w:szCs w:val="20"/>
                  <w:lang w:val="en-US"/>
                </w:rPr>
                <w:t>4.04</w:t>
              </w:r>
            </w:ins>
          </w:p>
        </w:tc>
      </w:tr>
      <w:tr w:rsidR="00C97A89" w:rsidRPr="00C97A89" w:rsidTr="004C5EBF">
        <w:tblPrEx>
          <w:tblPrExChange w:id="2507" w:author="Nick.Tolimieri" w:date="2022-09-13T12:47:00Z">
            <w:tblPrEx>
              <w:tblW w:w="10017" w:type="dxa"/>
            </w:tblPrEx>
          </w:tblPrExChange>
        </w:tblPrEx>
        <w:trPr>
          <w:trHeight w:val="255"/>
          <w:ins w:id="2508" w:author="Nick.Tolimieri" w:date="2022-09-06T13:51:00Z"/>
          <w:trPrChange w:id="25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1" w:author="Nick.Tolimieri" w:date="2022-09-06T13:51:00Z"/>
                <w:color w:val="000000"/>
                <w:sz w:val="20"/>
                <w:szCs w:val="20"/>
                <w:lang w:val="en-US"/>
              </w:rPr>
            </w:pPr>
            <w:ins w:id="251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4" w:author="Nick.Tolimieri" w:date="2022-09-06T13:51:00Z"/>
                <w:color w:val="000000"/>
                <w:sz w:val="20"/>
                <w:szCs w:val="20"/>
                <w:lang w:val="en-US"/>
              </w:rPr>
            </w:pPr>
            <w:ins w:id="251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7" w:author="Nick.Tolimieri" w:date="2022-09-06T13:51:00Z"/>
                <w:color w:val="000000"/>
                <w:sz w:val="20"/>
                <w:szCs w:val="20"/>
                <w:lang w:val="en-US"/>
              </w:rPr>
            </w:pPr>
            <w:ins w:id="2518"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0" w:author="Nick.Tolimieri" w:date="2022-09-06T13:51:00Z"/>
                <w:color w:val="000000"/>
                <w:sz w:val="20"/>
                <w:szCs w:val="20"/>
                <w:lang w:val="en-US"/>
              </w:rPr>
            </w:pPr>
            <w:ins w:id="2521"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3" w:author="Nick.Tolimieri" w:date="2022-09-06T13:51:00Z"/>
                <w:color w:val="000000"/>
                <w:sz w:val="20"/>
                <w:szCs w:val="20"/>
                <w:lang w:val="en-US"/>
              </w:rPr>
            </w:pPr>
            <w:ins w:id="25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6" w:author="Nick.Tolimieri" w:date="2022-09-06T13:51:00Z"/>
                <w:color w:val="000000"/>
                <w:sz w:val="20"/>
                <w:szCs w:val="20"/>
                <w:lang w:val="en-US"/>
              </w:rPr>
            </w:pPr>
            <w:ins w:id="2527"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9" w:author="Nick.Tolimieri" w:date="2022-09-06T13:51:00Z"/>
                <w:color w:val="000000"/>
                <w:sz w:val="20"/>
                <w:szCs w:val="20"/>
                <w:lang w:val="en-US"/>
              </w:rPr>
            </w:pPr>
            <w:ins w:id="2530"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2" w:author="Nick.Tolimieri" w:date="2022-09-06T13:51:00Z"/>
                <w:color w:val="000000"/>
                <w:sz w:val="20"/>
                <w:szCs w:val="20"/>
                <w:lang w:val="en-US"/>
              </w:rPr>
            </w:pPr>
            <w:ins w:id="253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5" w:author="Nick.Tolimieri" w:date="2022-09-06T13:51:00Z"/>
                <w:color w:val="000000"/>
                <w:sz w:val="20"/>
                <w:szCs w:val="20"/>
                <w:lang w:val="en-US"/>
              </w:rPr>
            </w:pPr>
            <w:ins w:id="2536"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8" w:author="Nick.Tolimieri" w:date="2022-09-06T13:51:00Z"/>
                <w:color w:val="000000"/>
                <w:sz w:val="20"/>
                <w:szCs w:val="20"/>
                <w:lang w:val="en-US"/>
              </w:rPr>
            </w:pPr>
            <w:ins w:id="2539"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1" w:author="Nick.Tolimieri" w:date="2022-09-06T13:51:00Z"/>
                <w:color w:val="000000"/>
                <w:sz w:val="20"/>
                <w:szCs w:val="20"/>
                <w:lang w:val="en-US"/>
              </w:rPr>
            </w:pPr>
            <w:ins w:id="2542" w:author="Nick.Tolimieri" w:date="2022-09-06T13:51:00Z">
              <w:r w:rsidRPr="00C97A89">
                <w:rPr>
                  <w:color w:val="000000"/>
                  <w:sz w:val="20"/>
                  <w:szCs w:val="20"/>
                  <w:lang w:val="en-US"/>
                </w:rPr>
                <w:t>1.61</w:t>
              </w:r>
            </w:ins>
          </w:p>
        </w:tc>
      </w:tr>
      <w:tr w:rsidR="00C97A89" w:rsidRPr="00C97A89" w:rsidTr="004C5EBF">
        <w:tblPrEx>
          <w:tblPrExChange w:id="2543" w:author="Nick.Tolimieri" w:date="2022-09-13T12:47:00Z">
            <w:tblPrEx>
              <w:tblW w:w="10017" w:type="dxa"/>
            </w:tblPrEx>
          </w:tblPrExChange>
        </w:tblPrEx>
        <w:trPr>
          <w:trHeight w:val="255"/>
          <w:ins w:id="2544" w:author="Nick.Tolimieri" w:date="2022-09-06T13:51:00Z"/>
          <w:trPrChange w:id="25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7" w:author="Nick.Tolimieri" w:date="2022-09-06T13:51:00Z"/>
                <w:color w:val="000000"/>
                <w:sz w:val="20"/>
                <w:szCs w:val="20"/>
                <w:lang w:val="en-US"/>
              </w:rPr>
            </w:pPr>
            <w:ins w:id="254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0" w:author="Nick.Tolimieri" w:date="2022-09-06T13:51:00Z"/>
                <w:color w:val="000000"/>
                <w:sz w:val="20"/>
                <w:szCs w:val="20"/>
                <w:lang w:val="en-US"/>
              </w:rPr>
            </w:pPr>
            <w:ins w:id="255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3" w:author="Nick.Tolimieri" w:date="2022-09-06T13:51:00Z"/>
                <w:color w:val="000000"/>
                <w:sz w:val="20"/>
                <w:szCs w:val="20"/>
                <w:lang w:val="en-US"/>
              </w:rPr>
            </w:pPr>
            <w:ins w:id="25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6" w:author="Nick.Tolimieri" w:date="2022-09-06T13:51:00Z"/>
                <w:color w:val="000000"/>
                <w:sz w:val="20"/>
                <w:szCs w:val="20"/>
                <w:lang w:val="en-US"/>
              </w:rPr>
            </w:pPr>
            <w:ins w:id="255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9" w:author="Nick.Tolimieri" w:date="2022-09-06T13:51:00Z"/>
                <w:color w:val="000000"/>
                <w:sz w:val="20"/>
                <w:szCs w:val="20"/>
                <w:lang w:val="en-US"/>
              </w:rPr>
            </w:pPr>
            <w:ins w:id="256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2" w:author="Nick.Tolimieri" w:date="2022-09-06T13:51:00Z"/>
                <w:color w:val="000000"/>
                <w:sz w:val="20"/>
                <w:szCs w:val="20"/>
                <w:lang w:val="en-US"/>
              </w:rPr>
            </w:pPr>
            <w:ins w:id="256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5" w:author="Nick.Tolimieri" w:date="2022-09-06T13:51:00Z"/>
                <w:color w:val="000000"/>
                <w:sz w:val="20"/>
                <w:szCs w:val="20"/>
                <w:lang w:val="en-US"/>
              </w:rPr>
            </w:pPr>
            <w:ins w:id="256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8" w:author="Nick.Tolimieri" w:date="2022-09-06T13:51:00Z"/>
                <w:color w:val="000000"/>
                <w:sz w:val="20"/>
                <w:szCs w:val="20"/>
                <w:lang w:val="en-US"/>
              </w:rPr>
            </w:pPr>
            <w:ins w:id="25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1" w:author="Nick.Tolimieri" w:date="2022-09-06T13:51:00Z"/>
                <w:color w:val="000000"/>
                <w:sz w:val="20"/>
                <w:szCs w:val="20"/>
                <w:lang w:val="en-US"/>
              </w:rPr>
            </w:pPr>
            <w:ins w:id="25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4" w:author="Nick.Tolimieri" w:date="2022-09-06T13:51:00Z"/>
                <w:color w:val="000000"/>
                <w:sz w:val="20"/>
                <w:szCs w:val="20"/>
                <w:lang w:val="en-US"/>
              </w:rPr>
            </w:pPr>
            <w:ins w:id="25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7" w:author="Nick.Tolimieri" w:date="2022-09-06T13:51:00Z"/>
                <w:color w:val="000000"/>
                <w:sz w:val="20"/>
                <w:szCs w:val="20"/>
                <w:lang w:val="en-US"/>
              </w:rPr>
            </w:pPr>
            <w:ins w:id="2578" w:author="Nick.Tolimieri" w:date="2022-09-06T13:51:00Z">
              <w:r w:rsidRPr="00C97A89">
                <w:rPr>
                  <w:color w:val="000000"/>
                  <w:sz w:val="20"/>
                  <w:szCs w:val="20"/>
                  <w:lang w:val="en-US"/>
                </w:rPr>
                <w:t>-</w:t>
              </w:r>
            </w:ins>
          </w:p>
        </w:tc>
      </w:tr>
      <w:tr w:rsidR="00C97A89" w:rsidRPr="00C97A89" w:rsidTr="004C5EBF">
        <w:tblPrEx>
          <w:tblPrExChange w:id="2579" w:author="Nick.Tolimieri" w:date="2022-09-13T12:47:00Z">
            <w:tblPrEx>
              <w:tblW w:w="10017" w:type="dxa"/>
            </w:tblPrEx>
          </w:tblPrExChange>
        </w:tblPrEx>
        <w:trPr>
          <w:trHeight w:val="255"/>
          <w:ins w:id="2580" w:author="Nick.Tolimieri" w:date="2022-09-06T13:51:00Z"/>
          <w:trPrChange w:id="25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3" w:author="Nick.Tolimieri" w:date="2022-09-06T13:51:00Z"/>
                <w:color w:val="000000"/>
                <w:sz w:val="20"/>
                <w:szCs w:val="20"/>
                <w:lang w:val="en-US"/>
              </w:rPr>
            </w:pPr>
            <w:ins w:id="258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6" w:author="Nick.Tolimieri" w:date="2022-09-06T13:51:00Z"/>
                <w:color w:val="000000"/>
                <w:sz w:val="20"/>
                <w:szCs w:val="20"/>
                <w:lang w:val="en-US"/>
              </w:rPr>
            </w:pPr>
            <w:ins w:id="258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9" w:author="Nick.Tolimieri" w:date="2022-09-06T13:51:00Z"/>
                <w:color w:val="000000"/>
                <w:sz w:val="20"/>
                <w:szCs w:val="20"/>
                <w:lang w:val="en-US"/>
              </w:rPr>
            </w:pPr>
            <w:ins w:id="2590"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2" w:author="Nick.Tolimieri" w:date="2022-09-06T13:51:00Z"/>
                <w:color w:val="000000"/>
                <w:sz w:val="20"/>
                <w:szCs w:val="20"/>
                <w:lang w:val="en-US"/>
              </w:rPr>
            </w:pPr>
            <w:ins w:id="2593"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5" w:author="Nick.Tolimieri" w:date="2022-09-06T13:51:00Z"/>
                <w:color w:val="000000"/>
                <w:sz w:val="20"/>
                <w:szCs w:val="20"/>
                <w:lang w:val="en-US"/>
              </w:rPr>
            </w:pPr>
            <w:ins w:id="2596"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8" w:author="Nick.Tolimieri" w:date="2022-09-06T13:51:00Z"/>
                <w:color w:val="000000"/>
                <w:sz w:val="20"/>
                <w:szCs w:val="20"/>
                <w:lang w:val="en-US"/>
              </w:rPr>
            </w:pPr>
            <w:ins w:id="2599"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6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1" w:author="Nick.Tolimieri" w:date="2022-09-06T13:51:00Z"/>
                <w:color w:val="000000"/>
                <w:sz w:val="20"/>
                <w:szCs w:val="20"/>
                <w:lang w:val="en-US"/>
              </w:rPr>
            </w:pPr>
            <w:ins w:id="2602"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4" w:author="Nick.Tolimieri" w:date="2022-09-06T13:51:00Z"/>
                <w:color w:val="000000"/>
                <w:sz w:val="20"/>
                <w:szCs w:val="20"/>
                <w:lang w:val="en-US"/>
              </w:rPr>
            </w:pPr>
            <w:ins w:id="260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7" w:author="Nick.Tolimieri" w:date="2022-09-06T13:51:00Z"/>
                <w:color w:val="000000"/>
                <w:sz w:val="20"/>
                <w:szCs w:val="20"/>
                <w:lang w:val="en-US"/>
              </w:rPr>
            </w:pPr>
            <w:ins w:id="2608"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0" w:author="Nick.Tolimieri" w:date="2022-09-06T13:51:00Z"/>
                <w:color w:val="000000"/>
                <w:sz w:val="20"/>
                <w:szCs w:val="20"/>
                <w:lang w:val="en-US"/>
              </w:rPr>
            </w:pPr>
            <w:ins w:id="2611"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3" w:author="Nick.Tolimieri" w:date="2022-09-06T13:51:00Z"/>
                <w:color w:val="000000"/>
                <w:sz w:val="20"/>
                <w:szCs w:val="20"/>
                <w:lang w:val="en-US"/>
              </w:rPr>
            </w:pPr>
            <w:ins w:id="2614" w:author="Nick.Tolimieri" w:date="2022-09-06T13:51:00Z">
              <w:r w:rsidRPr="00C97A89">
                <w:rPr>
                  <w:color w:val="000000"/>
                  <w:sz w:val="20"/>
                  <w:szCs w:val="20"/>
                  <w:lang w:val="en-US"/>
                </w:rPr>
                <w:t>4.12</w:t>
              </w:r>
            </w:ins>
          </w:p>
        </w:tc>
      </w:tr>
      <w:tr w:rsidR="00C97A89" w:rsidRPr="00C97A89" w:rsidTr="004C5EBF">
        <w:tblPrEx>
          <w:tblPrExChange w:id="2615" w:author="Nick.Tolimieri" w:date="2022-09-13T12:47:00Z">
            <w:tblPrEx>
              <w:tblW w:w="10017" w:type="dxa"/>
            </w:tblPrEx>
          </w:tblPrExChange>
        </w:tblPrEx>
        <w:trPr>
          <w:trHeight w:val="255"/>
          <w:ins w:id="2616" w:author="Nick.Tolimieri" w:date="2022-09-06T13:51:00Z"/>
          <w:trPrChange w:id="26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9" w:author="Nick.Tolimieri" w:date="2022-09-06T13:51:00Z"/>
                <w:color w:val="000000"/>
                <w:sz w:val="20"/>
                <w:szCs w:val="20"/>
                <w:lang w:val="en-US"/>
              </w:rPr>
            </w:pPr>
            <w:ins w:id="262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2" w:author="Nick.Tolimieri" w:date="2022-09-06T13:51:00Z"/>
                <w:color w:val="000000"/>
                <w:sz w:val="20"/>
                <w:szCs w:val="20"/>
                <w:lang w:val="en-US"/>
              </w:rPr>
            </w:pPr>
            <w:ins w:id="262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5" w:author="Nick.Tolimieri" w:date="2022-09-06T13:51:00Z"/>
                <w:color w:val="000000"/>
                <w:sz w:val="20"/>
                <w:szCs w:val="20"/>
                <w:lang w:val="en-US"/>
              </w:rPr>
            </w:pPr>
            <w:ins w:id="2626"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8" w:author="Nick.Tolimieri" w:date="2022-09-06T13:51:00Z"/>
                <w:color w:val="000000"/>
                <w:sz w:val="20"/>
                <w:szCs w:val="20"/>
                <w:lang w:val="en-US"/>
              </w:rPr>
            </w:pPr>
            <w:ins w:id="2629"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1" w:author="Nick.Tolimieri" w:date="2022-09-06T13:51:00Z"/>
                <w:color w:val="000000"/>
                <w:sz w:val="20"/>
                <w:szCs w:val="20"/>
                <w:lang w:val="en-US"/>
              </w:rPr>
            </w:pPr>
            <w:ins w:id="2632"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4" w:author="Nick.Tolimieri" w:date="2022-09-06T13:51:00Z"/>
                <w:color w:val="000000"/>
                <w:sz w:val="20"/>
                <w:szCs w:val="20"/>
                <w:lang w:val="en-US"/>
              </w:rPr>
            </w:pPr>
            <w:ins w:id="2635"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7" w:author="Nick.Tolimieri" w:date="2022-09-06T13:51:00Z"/>
                <w:color w:val="000000"/>
                <w:sz w:val="20"/>
                <w:szCs w:val="20"/>
                <w:lang w:val="en-US"/>
              </w:rPr>
            </w:pPr>
            <w:ins w:id="263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0" w:author="Nick.Tolimieri" w:date="2022-09-06T13:51:00Z"/>
                <w:color w:val="000000"/>
                <w:sz w:val="20"/>
                <w:szCs w:val="20"/>
                <w:lang w:val="en-US"/>
              </w:rPr>
            </w:pPr>
            <w:ins w:id="2641"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3" w:author="Nick.Tolimieri" w:date="2022-09-06T13:51:00Z"/>
                <w:color w:val="000000"/>
                <w:sz w:val="20"/>
                <w:szCs w:val="20"/>
                <w:lang w:val="en-US"/>
              </w:rPr>
            </w:pPr>
            <w:ins w:id="2644"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6" w:author="Nick.Tolimieri" w:date="2022-09-06T13:51:00Z"/>
                <w:color w:val="000000"/>
                <w:sz w:val="20"/>
                <w:szCs w:val="20"/>
                <w:lang w:val="en-US"/>
              </w:rPr>
            </w:pPr>
            <w:ins w:id="2647"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9" w:author="Nick.Tolimieri" w:date="2022-09-06T13:51:00Z"/>
                <w:color w:val="000000"/>
                <w:sz w:val="20"/>
                <w:szCs w:val="20"/>
                <w:lang w:val="en-US"/>
              </w:rPr>
            </w:pPr>
            <w:ins w:id="2650" w:author="Nick.Tolimieri" w:date="2022-09-06T13:51:00Z">
              <w:r w:rsidRPr="00C97A89">
                <w:rPr>
                  <w:color w:val="000000"/>
                  <w:sz w:val="20"/>
                  <w:szCs w:val="20"/>
                  <w:lang w:val="en-US"/>
                </w:rPr>
                <w:t>3.07</w:t>
              </w:r>
            </w:ins>
          </w:p>
        </w:tc>
      </w:tr>
      <w:tr w:rsidR="00C97A89" w:rsidRPr="00C97A89" w:rsidTr="004C5EBF">
        <w:tblPrEx>
          <w:tblPrExChange w:id="2651" w:author="Nick.Tolimieri" w:date="2022-09-13T12:47:00Z">
            <w:tblPrEx>
              <w:tblW w:w="10017" w:type="dxa"/>
            </w:tblPrEx>
          </w:tblPrExChange>
        </w:tblPrEx>
        <w:trPr>
          <w:trHeight w:val="255"/>
          <w:ins w:id="2652" w:author="Nick.Tolimieri" w:date="2022-09-06T13:51:00Z"/>
          <w:trPrChange w:id="26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5" w:author="Nick.Tolimieri" w:date="2022-09-06T13:51:00Z"/>
                <w:color w:val="000000"/>
                <w:sz w:val="20"/>
                <w:szCs w:val="20"/>
                <w:lang w:val="en-US"/>
              </w:rPr>
            </w:pPr>
            <w:ins w:id="265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8" w:author="Nick.Tolimieri" w:date="2022-09-06T13:51:00Z"/>
                <w:color w:val="000000"/>
                <w:sz w:val="20"/>
                <w:szCs w:val="20"/>
                <w:lang w:val="en-US"/>
              </w:rPr>
            </w:pPr>
            <w:ins w:id="265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1" w:author="Nick.Tolimieri" w:date="2022-09-06T13:51:00Z"/>
                <w:color w:val="000000"/>
                <w:sz w:val="20"/>
                <w:szCs w:val="20"/>
                <w:lang w:val="en-US"/>
              </w:rPr>
            </w:pPr>
            <w:ins w:id="266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4" w:author="Nick.Tolimieri" w:date="2022-09-06T13:51:00Z"/>
                <w:color w:val="000000"/>
                <w:sz w:val="20"/>
                <w:szCs w:val="20"/>
                <w:lang w:val="en-US"/>
              </w:rPr>
            </w:pPr>
            <w:ins w:id="26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7" w:author="Nick.Tolimieri" w:date="2022-09-06T13:51:00Z"/>
                <w:color w:val="000000"/>
                <w:sz w:val="20"/>
                <w:szCs w:val="20"/>
                <w:lang w:val="en-US"/>
              </w:rPr>
            </w:pPr>
            <w:ins w:id="266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0" w:author="Nick.Tolimieri" w:date="2022-09-06T13:51:00Z"/>
                <w:color w:val="000000"/>
                <w:sz w:val="20"/>
                <w:szCs w:val="20"/>
                <w:lang w:val="en-US"/>
              </w:rPr>
            </w:pPr>
            <w:ins w:id="26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3" w:author="Nick.Tolimieri" w:date="2022-09-06T13:51:00Z"/>
                <w:color w:val="000000"/>
                <w:sz w:val="20"/>
                <w:szCs w:val="20"/>
                <w:lang w:val="en-US"/>
              </w:rPr>
            </w:pPr>
            <w:ins w:id="26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6" w:author="Nick.Tolimieri" w:date="2022-09-06T13:51:00Z"/>
                <w:color w:val="000000"/>
                <w:sz w:val="20"/>
                <w:szCs w:val="20"/>
                <w:lang w:val="en-US"/>
              </w:rPr>
            </w:pPr>
            <w:ins w:id="26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9" w:author="Nick.Tolimieri" w:date="2022-09-06T13:51:00Z"/>
                <w:color w:val="000000"/>
                <w:sz w:val="20"/>
                <w:szCs w:val="20"/>
                <w:lang w:val="en-US"/>
              </w:rPr>
            </w:pPr>
            <w:ins w:id="26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2" w:author="Nick.Tolimieri" w:date="2022-09-06T13:51:00Z"/>
                <w:color w:val="000000"/>
                <w:sz w:val="20"/>
                <w:szCs w:val="20"/>
                <w:lang w:val="en-US"/>
              </w:rPr>
            </w:pPr>
            <w:ins w:id="26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5" w:author="Nick.Tolimieri" w:date="2022-09-06T13:51:00Z"/>
                <w:color w:val="000000"/>
                <w:sz w:val="20"/>
                <w:szCs w:val="20"/>
                <w:lang w:val="en-US"/>
              </w:rPr>
            </w:pPr>
            <w:ins w:id="2686" w:author="Nick.Tolimieri" w:date="2022-09-06T13:51:00Z">
              <w:r w:rsidRPr="00C97A89">
                <w:rPr>
                  <w:color w:val="000000"/>
                  <w:sz w:val="20"/>
                  <w:szCs w:val="20"/>
                  <w:lang w:val="en-US"/>
                </w:rPr>
                <w:t>-</w:t>
              </w:r>
            </w:ins>
          </w:p>
        </w:tc>
      </w:tr>
      <w:tr w:rsidR="00C97A89" w:rsidRPr="00C97A89" w:rsidTr="004C5EBF">
        <w:tblPrEx>
          <w:tblPrExChange w:id="2687" w:author="Nick.Tolimieri" w:date="2022-09-13T12:47:00Z">
            <w:tblPrEx>
              <w:tblW w:w="10017" w:type="dxa"/>
            </w:tblPrEx>
          </w:tblPrExChange>
        </w:tblPrEx>
        <w:trPr>
          <w:trHeight w:val="255"/>
          <w:ins w:id="2688" w:author="Nick.Tolimieri" w:date="2022-09-06T13:51:00Z"/>
          <w:trPrChange w:id="26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1" w:author="Nick.Tolimieri" w:date="2022-09-06T13:51:00Z"/>
                <w:color w:val="000000"/>
                <w:sz w:val="20"/>
                <w:szCs w:val="20"/>
                <w:lang w:val="en-US"/>
              </w:rPr>
            </w:pPr>
            <w:ins w:id="269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4" w:author="Nick.Tolimieri" w:date="2022-09-06T13:51:00Z"/>
                <w:color w:val="000000"/>
                <w:sz w:val="20"/>
                <w:szCs w:val="20"/>
                <w:lang w:val="en-US"/>
              </w:rPr>
            </w:pPr>
            <w:ins w:id="269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7" w:author="Nick.Tolimieri" w:date="2022-09-06T13:51:00Z"/>
                <w:color w:val="000000"/>
                <w:sz w:val="20"/>
                <w:szCs w:val="20"/>
                <w:lang w:val="en-US"/>
              </w:rPr>
            </w:pPr>
            <w:ins w:id="26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0" w:author="Nick.Tolimieri" w:date="2022-09-06T13:51:00Z"/>
                <w:color w:val="000000"/>
                <w:sz w:val="20"/>
                <w:szCs w:val="20"/>
                <w:lang w:val="en-US"/>
              </w:rPr>
            </w:pPr>
            <w:ins w:id="270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3" w:author="Nick.Tolimieri" w:date="2022-09-06T13:51:00Z"/>
                <w:color w:val="000000"/>
                <w:sz w:val="20"/>
                <w:szCs w:val="20"/>
                <w:lang w:val="en-US"/>
              </w:rPr>
            </w:pPr>
            <w:ins w:id="270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6" w:author="Nick.Tolimieri" w:date="2022-09-06T13:51:00Z"/>
                <w:color w:val="000000"/>
                <w:sz w:val="20"/>
                <w:szCs w:val="20"/>
                <w:lang w:val="en-US"/>
              </w:rPr>
            </w:pPr>
            <w:ins w:id="270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9" w:author="Nick.Tolimieri" w:date="2022-09-06T13:51:00Z"/>
                <w:color w:val="000000"/>
                <w:sz w:val="20"/>
                <w:szCs w:val="20"/>
                <w:lang w:val="en-US"/>
              </w:rPr>
            </w:pPr>
            <w:ins w:id="271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2" w:author="Nick.Tolimieri" w:date="2022-09-06T13:51:00Z"/>
                <w:color w:val="000000"/>
                <w:sz w:val="20"/>
                <w:szCs w:val="20"/>
                <w:lang w:val="en-US"/>
              </w:rPr>
            </w:pPr>
            <w:ins w:id="27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5" w:author="Nick.Tolimieri" w:date="2022-09-06T13:51:00Z"/>
                <w:color w:val="000000"/>
                <w:sz w:val="20"/>
                <w:szCs w:val="20"/>
                <w:lang w:val="en-US"/>
              </w:rPr>
            </w:pPr>
            <w:ins w:id="27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8" w:author="Nick.Tolimieri" w:date="2022-09-06T13:51:00Z"/>
                <w:color w:val="000000"/>
                <w:sz w:val="20"/>
                <w:szCs w:val="20"/>
                <w:lang w:val="en-US"/>
              </w:rPr>
            </w:pPr>
            <w:ins w:id="271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1" w:author="Nick.Tolimieri" w:date="2022-09-06T13:51:00Z"/>
                <w:color w:val="000000"/>
                <w:sz w:val="20"/>
                <w:szCs w:val="20"/>
                <w:lang w:val="en-US"/>
              </w:rPr>
            </w:pPr>
            <w:ins w:id="2722" w:author="Nick.Tolimieri" w:date="2022-09-06T13:51:00Z">
              <w:r w:rsidRPr="00C97A89">
                <w:rPr>
                  <w:color w:val="000000"/>
                  <w:sz w:val="20"/>
                  <w:szCs w:val="20"/>
                  <w:lang w:val="en-US"/>
                </w:rPr>
                <w:t>-</w:t>
              </w:r>
            </w:ins>
          </w:p>
        </w:tc>
      </w:tr>
      <w:tr w:rsidR="00C97A89" w:rsidRPr="00C97A89" w:rsidTr="004C5EBF">
        <w:tblPrEx>
          <w:tblPrExChange w:id="2723" w:author="Nick.Tolimieri" w:date="2022-09-13T12:47:00Z">
            <w:tblPrEx>
              <w:tblW w:w="10017" w:type="dxa"/>
            </w:tblPrEx>
          </w:tblPrExChange>
        </w:tblPrEx>
        <w:trPr>
          <w:trHeight w:val="255"/>
          <w:ins w:id="2724" w:author="Nick.Tolimieri" w:date="2022-09-06T13:51:00Z"/>
          <w:trPrChange w:id="27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7" w:author="Nick.Tolimieri" w:date="2022-09-06T13:51:00Z"/>
                <w:color w:val="000000"/>
                <w:sz w:val="20"/>
                <w:szCs w:val="20"/>
                <w:lang w:val="en-US"/>
              </w:rPr>
            </w:pPr>
            <w:ins w:id="272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0" w:author="Nick.Tolimieri" w:date="2022-09-06T13:51:00Z"/>
                <w:color w:val="000000"/>
                <w:sz w:val="20"/>
                <w:szCs w:val="20"/>
                <w:lang w:val="en-US"/>
              </w:rPr>
            </w:pPr>
            <w:ins w:id="273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3" w:author="Nick.Tolimieri" w:date="2022-09-06T13:51:00Z"/>
                <w:color w:val="000000"/>
                <w:sz w:val="20"/>
                <w:szCs w:val="20"/>
                <w:lang w:val="en-US"/>
              </w:rPr>
            </w:pPr>
            <w:ins w:id="27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6" w:author="Nick.Tolimieri" w:date="2022-09-06T13:51:00Z"/>
                <w:color w:val="000000"/>
                <w:sz w:val="20"/>
                <w:szCs w:val="20"/>
                <w:lang w:val="en-US"/>
              </w:rPr>
            </w:pPr>
            <w:ins w:id="27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9" w:author="Nick.Tolimieri" w:date="2022-09-06T13:51:00Z"/>
                <w:color w:val="000000"/>
                <w:sz w:val="20"/>
                <w:szCs w:val="20"/>
                <w:lang w:val="en-US"/>
              </w:rPr>
            </w:pPr>
            <w:ins w:id="274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2" w:author="Nick.Tolimieri" w:date="2022-09-06T13:51:00Z"/>
                <w:color w:val="000000"/>
                <w:sz w:val="20"/>
                <w:szCs w:val="20"/>
                <w:lang w:val="en-US"/>
              </w:rPr>
            </w:pPr>
            <w:ins w:id="27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5" w:author="Nick.Tolimieri" w:date="2022-09-06T13:51:00Z"/>
                <w:color w:val="000000"/>
                <w:sz w:val="20"/>
                <w:szCs w:val="20"/>
                <w:lang w:val="en-US"/>
              </w:rPr>
            </w:pPr>
            <w:ins w:id="27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8" w:author="Nick.Tolimieri" w:date="2022-09-06T13:51:00Z"/>
                <w:color w:val="000000"/>
                <w:sz w:val="20"/>
                <w:szCs w:val="20"/>
                <w:lang w:val="en-US"/>
              </w:rPr>
            </w:pPr>
            <w:ins w:id="27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1" w:author="Nick.Tolimieri" w:date="2022-09-06T13:51:00Z"/>
                <w:color w:val="000000"/>
                <w:sz w:val="20"/>
                <w:szCs w:val="20"/>
                <w:lang w:val="en-US"/>
              </w:rPr>
            </w:pPr>
            <w:ins w:id="27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4" w:author="Nick.Tolimieri" w:date="2022-09-06T13:51:00Z"/>
                <w:color w:val="000000"/>
                <w:sz w:val="20"/>
                <w:szCs w:val="20"/>
                <w:lang w:val="en-US"/>
              </w:rPr>
            </w:pPr>
            <w:ins w:id="27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7" w:author="Nick.Tolimieri" w:date="2022-09-06T13:51:00Z"/>
                <w:color w:val="000000"/>
                <w:sz w:val="20"/>
                <w:szCs w:val="20"/>
                <w:lang w:val="en-US"/>
              </w:rPr>
            </w:pPr>
            <w:ins w:id="2758" w:author="Nick.Tolimieri" w:date="2022-09-06T13:51:00Z">
              <w:r w:rsidRPr="00C97A89">
                <w:rPr>
                  <w:color w:val="000000"/>
                  <w:sz w:val="20"/>
                  <w:szCs w:val="20"/>
                  <w:lang w:val="en-US"/>
                </w:rPr>
                <w:t>-</w:t>
              </w:r>
            </w:ins>
          </w:p>
        </w:tc>
      </w:tr>
      <w:tr w:rsidR="00C97A89" w:rsidRPr="00C97A89" w:rsidTr="004C5EBF">
        <w:tblPrEx>
          <w:tblPrExChange w:id="2759" w:author="Nick.Tolimieri" w:date="2022-09-13T12:47:00Z">
            <w:tblPrEx>
              <w:tblW w:w="10017" w:type="dxa"/>
            </w:tblPrEx>
          </w:tblPrExChange>
        </w:tblPrEx>
        <w:trPr>
          <w:trHeight w:val="255"/>
          <w:ins w:id="2760" w:author="Nick.Tolimieri" w:date="2022-09-06T13:51:00Z"/>
          <w:trPrChange w:id="27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3" w:author="Nick.Tolimieri" w:date="2022-09-06T13:51:00Z"/>
                <w:color w:val="000000"/>
                <w:sz w:val="20"/>
                <w:szCs w:val="20"/>
                <w:lang w:val="en-US"/>
              </w:rPr>
            </w:pPr>
            <w:ins w:id="276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6" w:author="Nick.Tolimieri" w:date="2022-09-06T13:51:00Z"/>
                <w:color w:val="000000"/>
                <w:sz w:val="20"/>
                <w:szCs w:val="20"/>
                <w:lang w:val="en-US"/>
              </w:rPr>
            </w:pPr>
            <w:ins w:id="276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9" w:author="Nick.Tolimieri" w:date="2022-09-06T13:51:00Z"/>
                <w:color w:val="000000"/>
                <w:sz w:val="20"/>
                <w:szCs w:val="20"/>
                <w:lang w:val="en-US"/>
              </w:rPr>
            </w:pPr>
            <w:ins w:id="27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2" w:author="Nick.Tolimieri" w:date="2022-09-06T13:51:00Z"/>
                <w:color w:val="000000"/>
                <w:sz w:val="20"/>
                <w:szCs w:val="20"/>
                <w:lang w:val="en-US"/>
              </w:rPr>
            </w:pPr>
            <w:ins w:id="27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5" w:author="Nick.Tolimieri" w:date="2022-09-06T13:51:00Z"/>
                <w:color w:val="000000"/>
                <w:sz w:val="20"/>
                <w:szCs w:val="20"/>
                <w:lang w:val="en-US"/>
              </w:rPr>
            </w:pPr>
            <w:ins w:id="277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8" w:author="Nick.Tolimieri" w:date="2022-09-06T13:51:00Z"/>
                <w:color w:val="000000"/>
                <w:sz w:val="20"/>
                <w:szCs w:val="20"/>
                <w:lang w:val="en-US"/>
              </w:rPr>
            </w:pPr>
            <w:ins w:id="27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1" w:author="Nick.Tolimieri" w:date="2022-09-06T13:51:00Z"/>
                <w:color w:val="000000"/>
                <w:sz w:val="20"/>
                <w:szCs w:val="20"/>
                <w:lang w:val="en-US"/>
              </w:rPr>
            </w:pPr>
            <w:ins w:id="27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4" w:author="Nick.Tolimieri" w:date="2022-09-06T13:51:00Z"/>
                <w:color w:val="000000"/>
                <w:sz w:val="20"/>
                <w:szCs w:val="20"/>
                <w:lang w:val="en-US"/>
              </w:rPr>
            </w:pPr>
            <w:ins w:id="27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7" w:author="Nick.Tolimieri" w:date="2022-09-06T13:51:00Z"/>
                <w:color w:val="000000"/>
                <w:sz w:val="20"/>
                <w:szCs w:val="20"/>
                <w:lang w:val="en-US"/>
              </w:rPr>
            </w:pPr>
            <w:ins w:id="27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0" w:author="Nick.Tolimieri" w:date="2022-09-06T13:51:00Z"/>
                <w:color w:val="000000"/>
                <w:sz w:val="20"/>
                <w:szCs w:val="20"/>
                <w:lang w:val="en-US"/>
              </w:rPr>
            </w:pPr>
            <w:ins w:id="27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3" w:author="Nick.Tolimieri" w:date="2022-09-06T13:51:00Z"/>
                <w:color w:val="000000"/>
                <w:sz w:val="20"/>
                <w:szCs w:val="20"/>
                <w:lang w:val="en-US"/>
              </w:rPr>
            </w:pPr>
            <w:ins w:id="2794" w:author="Nick.Tolimieri" w:date="2022-09-06T13:51:00Z">
              <w:r w:rsidRPr="00C97A89">
                <w:rPr>
                  <w:color w:val="000000"/>
                  <w:sz w:val="20"/>
                  <w:szCs w:val="20"/>
                  <w:lang w:val="en-US"/>
                </w:rPr>
                <w:t>-</w:t>
              </w:r>
            </w:ins>
          </w:p>
        </w:tc>
      </w:tr>
      <w:tr w:rsidR="00C97A89" w:rsidRPr="00C97A89" w:rsidTr="004C5EBF">
        <w:tblPrEx>
          <w:tblPrExChange w:id="2795" w:author="Nick.Tolimieri" w:date="2022-09-13T12:47:00Z">
            <w:tblPrEx>
              <w:tblW w:w="10017" w:type="dxa"/>
            </w:tblPrEx>
          </w:tblPrExChange>
        </w:tblPrEx>
        <w:trPr>
          <w:trHeight w:val="255"/>
          <w:ins w:id="2796" w:author="Nick.Tolimieri" w:date="2022-09-06T13:51:00Z"/>
          <w:trPrChange w:id="27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9" w:author="Nick.Tolimieri" w:date="2022-09-06T13:51:00Z"/>
                <w:color w:val="000000"/>
                <w:sz w:val="20"/>
                <w:szCs w:val="20"/>
                <w:lang w:val="en-US"/>
              </w:rPr>
            </w:pPr>
            <w:ins w:id="280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2" w:author="Nick.Tolimieri" w:date="2022-09-06T13:51:00Z"/>
                <w:color w:val="000000"/>
                <w:sz w:val="20"/>
                <w:szCs w:val="20"/>
                <w:lang w:val="en-US"/>
              </w:rPr>
            </w:pPr>
            <w:ins w:id="280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5" w:author="Nick.Tolimieri" w:date="2022-09-06T13:51:00Z"/>
                <w:color w:val="000000"/>
                <w:sz w:val="20"/>
                <w:szCs w:val="20"/>
                <w:lang w:val="en-US"/>
              </w:rPr>
            </w:pPr>
            <w:ins w:id="2806"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8" w:author="Nick.Tolimieri" w:date="2022-09-06T13:51:00Z"/>
                <w:color w:val="000000"/>
                <w:sz w:val="20"/>
                <w:szCs w:val="20"/>
                <w:lang w:val="en-US"/>
              </w:rPr>
            </w:pPr>
            <w:ins w:id="2809"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1" w:author="Nick.Tolimieri" w:date="2022-09-06T13:51:00Z"/>
                <w:color w:val="000000"/>
                <w:sz w:val="20"/>
                <w:szCs w:val="20"/>
                <w:lang w:val="en-US"/>
              </w:rPr>
            </w:pPr>
            <w:ins w:id="281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4" w:author="Nick.Tolimieri" w:date="2022-09-06T13:51:00Z"/>
                <w:color w:val="000000"/>
                <w:sz w:val="20"/>
                <w:szCs w:val="20"/>
                <w:lang w:val="en-US"/>
              </w:rPr>
            </w:pPr>
            <w:ins w:id="2815"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7" w:author="Nick.Tolimieri" w:date="2022-09-06T13:51:00Z"/>
                <w:color w:val="000000"/>
                <w:sz w:val="20"/>
                <w:szCs w:val="20"/>
                <w:lang w:val="en-US"/>
              </w:rPr>
            </w:pPr>
            <w:ins w:id="281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0" w:author="Nick.Tolimieri" w:date="2022-09-06T13:51:00Z"/>
                <w:color w:val="000000"/>
                <w:sz w:val="20"/>
                <w:szCs w:val="20"/>
                <w:lang w:val="en-US"/>
              </w:rPr>
            </w:pPr>
            <w:ins w:id="2821"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3" w:author="Nick.Tolimieri" w:date="2022-09-06T13:51:00Z"/>
                <w:color w:val="000000"/>
                <w:sz w:val="20"/>
                <w:szCs w:val="20"/>
                <w:lang w:val="en-US"/>
              </w:rPr>
            </w:pPr>
            <w:ins w:id="2824"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6" w:author="Nick.Tolimieri" w:date="2022-09-06T13:51:00Z"/>
                <w:color w:val="000000"/>
                <w:sz w:val="20"/>
                <w:szCs w:val="20"/>
                <w:lang w:val="en-US"/>
              </w:rPr>
            </w:pPr>
            <w:ins w:id="2827"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9" w:author="Nick.Tolimieri" w:date="2022-09-06T13:51:00Z"/>
                <w:color w:val="000000"/>
                <w:sz w:val="20"/>
                <w:szCs w:val="20"/>
                <w:lang w:val="en-US"/>
              </w:rPr>
            </w:pPr>
            <w:ins w:id="2830" w:author="Nick.Tolimieri" w:date="2022-09-06T13:51:00Z">
              <w:r w:rsidRPr="00C97A89">
                <w:rPr>
                  <w:color w:val="000000"/>
                  <w:sz w:val="20"/>
                  <w:szCs w:val="20"/>
                  <w:lang w:val="en-US"/>
                </w:rPr>
                <w:t>2.15</w:t>
              </w:r>
            </w:ins>
          </w:p>
        </w:tc>
      </w:tr>
      <w:tr w:rsidR="00C97A89" w:rsidRPr="00C97A89" w:rsidTr="004C5EBF">
        <w:tblPrEx>
          <w:tblPrExChange w:id="2831" w:author="Nick.Tolimieri" w:date="2022-09-13T12:47:00Z">
            <w:tblPrEx>
              <w:tblW w:w="10017" w:type="dxa"/>
            </w:tblPrEx>
          </w:tblPrExChange>
        </w:tblPrEx>
        <w:trPr>
          <w:trHeight w:val="255"/>
          <w:ins w:id="2832" w:author="Nick.Tolimieri" w:date="2022-09-06T13:51:00Z"/>
          <w:trPrChange w:id="28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5" w:author="Nick.Tolimieri" w:date="2022-09-06T13:51:00Z"/>
                <w:color w:val="000000"/>
                <w:sz w:val="20"/>
                <w:szCs w:val="20"/>
                <w:lang w:val="en-US"/>
              </w:rPr>
            </w:pPr>
            <w:ins w:id="283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8" w:author="Nick.Tolimieri" w:date="2022-09-06T13:51:00Z"/>
                <w:color w:val="000000"/>
                <w:sz w:val="20"/>
                <w:szCs w:val="20"/>
                <w:lang w:val="en-US"/>
              </w:rPr>
            </w:pPr>
            <w:ins w:id="283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1" w:author="Nick.Tolimieri" w:date="2022-09-06T13:51:00Z"/>
                <w:color w:val="000000"/>
                <w:sz w:val="20"/>
                <w:szCs w:val="20"/>
                <w:lang w:val="en-US"/>
              </w:rPr>
            </w:pPr>
            <w:ins w:id="2842"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4" w:author="Nick.Tolimieri" w:date="2022-09-06T13:51:00Z"/>
                <w:color w:val="000000"/>
                <w:sz w:val="20"/>
                <w:szCs w:val="20"/>
                <w:lang w:val="en-US"/>
              </w:rPr>
            </w:pPr>
            <w:ins w:id="28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7" w:author="Nick.Tolimieri" w:date="2022-09-06T13:51:00Z"/>
                <w:color w:val="000000"/>
                <w:sz w:val="20"/>
                <w:szCs w:val="20"/>
                <w:lang w:val="en-US"/>
              </w:rPr>
            </w:pPr>
            <w:ins w:id="28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0" w:author="Nick.Tolimieri" w:date="2022-09-06T13:51:00Z"/>
                <w:color w:val="000000"/>
                <w:sz w:val="20"/>
                <w:szCs w:val="20"/>
                <w:lang w:val="en-US"/>
              </w:rPr>
            </w:pPr>
            <w:ins w:id="28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3" w:author="Nick.Tolimieri" w:date="2022-09-06T13:51:00Z"/>
                <w:color w:val="000000"/>
                <w:sz w:val="20"/>
                <w:szCs w:val="20"/>
                <w:lang w:val="en-US"/>
              </w:rPr>
            </w:pPr>
            <w:ins w:id="28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6" w:author="Nick.Tolimieri" w:date="2022-09-06T13:51:00Z"/>
                <w:color w:val="000000"/>
                <w:sz w:val="20"/>
                <w:szCs w:val="20"/>
                <w:lang w:val="en-US"/>
              </w:rPr>
            </w:pPr>
            <w:ins w:id="28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9" w:author="Nick.Tolimieri" w:date="2022-09-06T13:51:00Z"/>
                <w:color w:val="000000"/>
                <w:sz w:val="20"/>
                <w:szCs w:val="20"/>
                <w:lang w:val="en-US"/>
              </w:rPr>
            </w:pPr>
            <w:ins w:id="28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2" w:author="Nick.Tolimieri" w:date="2022-09-06T13:51:00Z"/>
                <w:color w:val="000000"/>
                <w:sz w:val="20"/>
                <w:szCs w:val="20"/>
                <w:lang w:val="en-US"/>
              </w:rPr>
            </w:pPr>
            <w:ins w:id="28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5" w:author="Nick.Tolimieri" w:date="2022-09-06T13:51:00Z"/>
                <w:color w:val="000000"/>
                <w:sz w:val="20"/>
                <w:szCs w:val="20"/>
                <w:lang w:val="en-US"/>
              </w:rPr>
            </w:pPr>
            <w:ins w:id="2866" w:author="Nick.Tolimieri" w:date="2022-09-06T13:51:00Z">
              <w:r w:rsidRPr="00C97A89">
                <w:rPr>
                  <w:color w:val="000000"/>
                  <w:sz w:val="20"/>
                  <w:szCs w:val="20"/>
                  <w:lang w:val="en-US"/>
                </w:rPr>
                <w:t>-</w:t>
              </w:r>
            </w:ins>
          </w:p>
        </w:tc>
      </w:tr>
      <w:tr w:rsidR="00C97A89" w:rsidRPr="00C97A89" w:rsidTr="004C5EBF">
        <w:tblPrEx>
          <w:tblPrExChange w:id="2867" w:author="Nick.Tolimieri" w:date="2022-09-13T12:47:00Z">
            <w:tblPrEx>
              <w:tblW w:w="10017" w:type="dxa"/>
            </w:tblPrEx>
          </w:tblPrExChange>
        </w:tblPrEx>
        <w:trPr>
          <w:trHeight w:val="255"/>
          <w:ins w:id="2868" w:author="Nick.Tolimieri" w:date="2022-09-06T13:51:00Z"/>
          <w:trPrChange w:id="28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1" w:author="Nick.Tolimieri" w:date="2022-09-06T13:51:00Z"/>
                <w:color w:val="000000"/>
                <w:sz w:val="20"/>
                <w:szCs w:val="20"/>
                <w:lang w:val="en-US"/>
              </w:rPr>
            </w:pPr>
            <w:ins w:id="287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4" w:author="Nick.Tolimieri" w:date="2022-09-06T13:51:00Z"/>
                <w:color w:val="000000"/>
                <w:sz w:val="20"/>
                <w:szCs w:val="20"/>
                <w:lang w:val="en-US"/>
              </w:rPr>
            </w:pPr>
            <w:ins w:id="287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7" w:author="Nick.Tolimieri" w:date="2022-09-06T13:51:00Z"/>
                <w:color w:val="000000"/>
                <w:sz w:val="20"/>
                <w:szCs w:val="20"/>
                <w:lang w:val="en-US"/>
              </w:rPr>
            </w:pPr>
            <w:ins w:id="2878"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0" w:author="Nick.Tolimieri" w:date="2022-09-06T13:51:00Z"/>
                <w:color w:val="000000"/>
                <w:sz w:val="20"/>
                <w:szCs w:val="20"/>
                <w:lang w:val="en-US"/>
              </w:rPr>
            </w:pPr>
            <w:ins w:id="2881"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3" w:author="Nick.Tolimieri" w:date="2022-09-06T13:51:00Z"/>
                <w:color w:val="000000"/>
                <w:sz w:val="20"/>
                <w:szCs w:val="20"/>
                <w:lang w:val="en-US"/>
              </w:rPr>
            </w:pPr>
            <w:ins w:id="288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6" w:author="Nick.Tolimieri" w:date="2022-09-06T13:51:00Z"/>
                <w:color w:val="000000"/>
                <w:sz w:val="20"/>
                <w:szCs w:val="20"/>
                <w:lang w:val="en-US"/>
              </w:rPr>
            </w:pPr>
            <w:ins w:id="2887"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9" w:author="Nick.Tolimieri" w:date="2022-09-06T13:51:00Z"/>
                <w:color w:val="000000"/>
                <w:sz w:val="20"/>
                <w:szCs w:val="20"/>
                <w:lang w:val="en-US"/>
              </w:rPr>
            </w:pPr>
            <w:ins w:id="28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2" w:author="Nick.Tolimieri" w:date="2022-09-06T13:51:00Z"/>
                <w:color w:val="000000"/>
                <w:sz w:val="20"/>
                <w:szCs w:val="20"/>
                <w:lang w:val="en-US"/>
              </w:rPr>
            </w:pPr>
            <w:ins w:id="289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5" w:author="Nick.Tolimieri" w:date="2022-09-06T13:51:00Z"/>
                <w:color w:val="000000"/>
                <w:sz w:val="20"/>
                <w:szCs w:val="20"/>
                <w:lang w:val="en-US"/>
              </w:rPr>
            </w:pPr>
            <w:ins w:id="2896"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8" w:author="Nick.Tolimieri" w:date="2022-09-06T13:51:00Z"/>
                <w:color w:val="000000"/>
                <w:sz w:val="20"/>
                <w:szCs w:val="20"/>
                <w:lang w:val="en-US"/>
              </w:rPr>
            </w:pPr>
            <w:ins w:id="2899"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9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1" w:author="Nick.Tolimieri" w:date="2022-09-06T13:51:00Z"/>
                <w:color w:val="000000"/>
                <w:sz w:val="20"/>
                <w:szCs w:val="20"/>
                <w:lang w:val="en-US"/>
              </w:rPr>
            </w:pPr>
            <w:ins w:id="2902" w:author="Nick.Tolimieri" w:date="2022-09-06T13:51:00Z">
              <w:r w:rsidRPr="00C97A89">
                <w:rPr>
                  <w:color w:val="000000"/>
                  <w:sz w:val="20"/>
                  <w:szCs w:val="20"/>
                  <w:lang w:val="en-US"/>
                </w:rPr>
                <w:t>2.1</w:t>
              </w:r>
            </w:ins>
          </w:p>
        </w:tc>
      </w:tr>
      <w:tr w:rsidR="00C97A89" w:rsidRPr="00C97A89" w:rsidTr="004C5EBF">
        <w:tblPrEx>
          <w:tblPrExChange w:id="2903" w:author="Nick.Tolimieri" w:date="2022-09-13T12:47:00Z">
            <w:tblPrEx>
              <w:tblW w:w="10017" w:type="dxa"/>
            </w:tblPrEx>
          </w:tblPrExChange>
        </w:tblPrEx>
        <w:trPr>
          <w:trHeight w:val="255"/>
          <w:ins w:id="2904" w:author="Nick.Tolimieri" w:date="2022-09-06T13:51:00Z"/>
          <w:trPrChange w:id="29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7" w:author="Nick.Tolimieri" w:date="2022-09-06T13:51:00Z"/>
                <w:color w:val="000000"/>
                <w:sz w:val="20"/>
                <w:szCs w:val="20"/>
                <w:lang w:val="en-US"/>
              </w:rPr>
            </w:pPr>
            <w:ins w:id="290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0" w:author="Nick.Tolimieri" w:date="2022-09-06T13:51:00Z"/>
                <w:color w:val="000000"/>
                <w:sz w:val="20"/>
                <w:szCs w:val="20"/>
                <w:lang w:val="en-US"/>
              </w:rPr>
            </w:pPr>
            <w:ins w:id="291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3" w:author="Nick.Tolimieri" w:date="2022-09-06T13:51:00Z"/>
                <w:color w:val="000000"/>
                <w:sz w:val="20"/>
                <w:szCs w:val="20"/>
                <w:lang w:val="en-US"/>
              </w:rPr>
            </w:pPr>
            <w:ins w:id="29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6" w:author="Nick.Tolimieri" w:date="2022-09-06T13:51:00Z"/>
                <w:color w:val="000000"/>
                <w:sz w:val="20"/>
                <w:szCs w:val="20"/>
                <w:lang w:val="en-US"/>
              </w:rPr>
            </w:pPr>
            <w:ins w:id="2917"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9" w:author="Nick.Tolimieri" w:date="2022-09-06T13:51:00Z"/>
                <w:color w:val="000000"/>
                <w:sz w:val="20"/>
                <w:szCs w:val="20"/>
                <w:lang w:val="en-US"/>
              </w:rPr>
            </w:pPr>
            <w:ins w:id="292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2" w:author="Nick.Tolimieri" w:date="2022-09-06T13:51:00Z"/>
                <w:color w:val="000000"/>
                <w:sz w:val="20"/>
                <w:szCs w:val="20"/>
                <w:lang w:val="en-US"/>
              </w:rPr>
            </w:pPr>
            <w:ins w:id="2923"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5" w:author="Nick.Tolimieri" w:date="2022-09-06T13:51:00Z"/>
                <w:color w:val="000000"/>
                <w:sz w:val="20"/>
                <w:szCs w:val="20"/>
                <w:lang w:val="en-US"/>
              </w:rPr>
            </w:pPr>
            <w:ins w:id="2926"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8" w:author="Nick.Tolimieri" w:date="2022-09-06T13:51:00Z"/>
                <w:color w:val="000000"/>
                <w:sz w:val="20"/>
                <w:szCs w:val="20"/>
                <w:lang w:val="en-US"/>
              </w:rPr>
            </w:pPr>
            <w:ins w:id="2929"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1" w:author="Nick.Tolimieri" w:date="2022-09-06T13:51:00Z"/>
                <w:color w:val="000000"/>
                <w:sz w:val="20"/>
                <w:szCs w:val="20"/>
                <w:lang w:val="en-US"/>
              </w:rPr>
            </w:pPr>
            <w:ins w:id="2932"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4" w:author="Nick.Tolimieri" w:date="2022-09-06T13:51:00Z"/>
                <w:color w:val="000000"/>
                <w:sz w:val="20"/>
                <w:szCs w:val="20"/>
                <w:lang w:val="en-US"/>
              </w:rPr>
            </w:pPr>
            <w:ins w:id="2935"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7" w:author="Nick.Tolimieri" w:date="2022-09-06T13:51:00Z"/>
                <w:color w:val="000000"/>
                <w:sz w:val="20"/>
                <w:szCs w:val="20"/>
                <w:lang w:val="en-US"/>
              </w:rPr>
            </w:pPr>
            <w:ins w:id="2938" w:author="Nick.Tolimieri" w:date="2022-09-06T13:51:00Z">
              <w:r w:rsidRPr="00C97A89">
                <w:rPr>
                  <w:color w:val="000000"/>
                  <w:sz w:val="20"/>
                  <w:szCs w:val="20"/>
                  <w:lang w:val="en-US"/>
                </w:rPr>
                <w:t>1.8</w:t>
              </w:r>
            </w:ins>
          </w:p>
        </w:tc>
      </w:tr>
      <w:tr w:rsidR="00C97A89" w:rsidRPr="00C97A89" w:rsidTr="004C5EBF">
        <w:tblPrEx>
          <w:tblPrExChange w:id="2939" w:author="Nick.Tolimieri" w:date="2022-09-13T12:47:00Z">
            <w:tblPrEx>
              <w:tblW w:w="10017" w:type="dxa"/>
            </w:tblPrEx>
          </w:tblPrExChange>
        </w:tblPrEx>
        <w:trPr>
          <w:trHeight w:val="255"/>
          <w:ins w:id="2940" w:author="Nick.Tolimieri" w:date="2022-09-06T13:51:00Z"/>
          <w:trPrChange w:id="29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3" w:author="Nick.Tolimieri" w:date="2022-09-06T13:51:00Z"/>
                <w:color w:val="000000"/>
                <w:sz w:val="20"/>
                <w:szCs w:val="20"/>
                <w:lang w:val="en-US"/>
              </w:rPr>
            </w:pPr>
            <w:ins w:id="294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6" w:author="Nick.Tolimieri" w:date="2022-09-06T13:51:00Z"/>
                <w:color w:val="000000"/>
                <w:sz w:val="20"/>
                <w:szCs w:val="20"/>
                <w:lang w:val="en-US"/>
              </w:rPr>
            </w:pPr>
            <w:ins w:id="294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9" w:author="Nick.Tolimieri" w:date="2022-09-06T13:51:00Z"/>
                <w:color w:val="000000"/>
                <w:sz w:val="20"/>
                <w:szCs w:val="20"/>
                <w:lang w:val="en-US"/>
              </w:rPr>
            </w:pPr>
            <w:ins w:id="2950"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2" w:author="Nick.Tolimieri" w:date="2022-09-06T13:51:00Z"/>
                <w:color w:val="000000"/>
                <w:sz w:val="20"/>
                <w:szCs w:val="20"/>
                <w:lang w:val="en-US"/>
              </w:rPr>
            </w:pPr>
            <w:ins w:id="2953"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5" w:author="Nick.Tolimieri" w:date="2022-09-06T13:51:00Z"/>
                <w:color w:val="000000"/>
                <w:sz w:val="20"/>
                <w:szCs w:val="20"/>
                <w:lang w:val="en-US"/>
              </w:rPr>
            </w:pPr>
            <w:ins w:id="295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8" w:author="Nick.Tolimieri" w:date="2022-09-06T13:51:00Z"/>
                <w:color w:val="000000"/>
                <w:sz w:val="20"/>
                <w:szCs w:val="20"/>
                <w:lang w:val="en-US"/>
              </w:rPr>
            </w:pPr>
            <w:ins w:id="2959"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1" w:author="Nick.Tolimieri" w:date="2022-09-06T13:51:00Z"/>
                <w:color w:val="000000"/>
                <w:sz w:val="20"/>
                <w:szCs w:val="20"/>
                <w:lang w:val="en-US"/>
              </w:rPr>
            </w:pPr>
            <w:ins w:id="2962"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4" w:author="Nick.Tolimieri" w:date="2022-09-06T13:51:00Z"/>
                <w:color w:val="000000"/>
                <w:sz w:val="20"/>
                <w:szCs w:val="20"/>
                <w:lang w:val="en-US"/>
              </w:rPr>
            </w:pPr>
            <w:ins w:id="2965"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7" w:author="Nick.Tolimieri" w:date="2022-09-06T13:51:00Z"/>
                <w:color w:val="000000"/>
                <w:sz w:val="20"/>
                <w:szCs w:val="20"/>
                <w:lang w:val="en-US"/>
              </w:rPr>
            </w:pPr>
            <w:ins w:id="2968"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0" w:author="Nick.Tolimieri" w:date="2022-09-06T13:51:00Z"/>
                <w:color w:val="000000"/>
                <w:sz w:val="20"/>
                <w:szCs w:val="20"/>
                <w:lang w:val="en-US"/>
              </w:rPr>
            </w:pPr>
            <w:ins w:id="2971"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3" w:author="Nick.Tolimieri" w:date="2022-09-06T13:51:00Z"/>
                <w:color w:val="000000"/>
                <w:sz w:val="20"/>
                <w:szCs w:val="20"/>
                <w:lang w:val="en-US"/>
              </w:rPr>
            </w:pPr>
            <w:ins w:id="2974" w:author="Nick.Tolimieri" w:date="2022-09-06T13:51:00Z">
              <w:r w:rsidRPr="00C97A89">
                <w:rPr>
                  <w:color w:val="000000"/>
                  <w:sz w:val="20"/>
                  <w:szCs w:val="20"/>
                  <w:lang w:val="en-US"/>
                </w:rPr>
                <w:t>3.02</w:t>
              </w:r>
            </w:ins>
          </w:p>
        </w:tc>
      </w:tr>
      <w:tr w:rsidR="00C97A89" w:rsidRPr="00C97A89" w:rsidTr="004C5EBF">
        <w:tblPrEx>
          <w:tblPrExChange w:id="2975" w:author="Nick.Tolimieri" w:date="2022-09-13T12:47:00Z">
            <w:tblPrEx>
              <w:tblW w:w="10017" w:type="dxa"/>
            </w:tblPrEx>
          </w:tblPrExChange>
        </w:tblPrEx>
        <w:trPr>
          <w:trHeight w:val="255"/>
          <w:ins w:id="2976" w:author="Nick.Tolimieri" w:date="2022-09-06T13:51:00Z"/>
          <w:trPrChange w:id="29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9" w:author="Nick.Tolimieri" w:date="2022-09-06T13:51:00Z"/>
                <w:color w:val="000000"/>
                <w:sz w:val="20"/>
                <w:szCs w:val="20"/>
                <w:lang w:val="en-US"/>
              </w:rPr>
            </w:pPr>
            <w:ins w:id="298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2" w:author="Nick.Tolimieri" w:date="2022-09-06T13:51:00Z"/>
                <w:color w:val="000000"/>
                <w:sz w:val="20"/>
                <w:szCs w:val="20"/>
                <w:lang w:val="en-US"/>
              </w:rPr>
            </w:pPr>
            <w:ins w:id="298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5" w:author="Nick.Tolimieri" w:date="2022-09-06T13:51:00Z"/>
                <w:color w:val="000000"/>
                <w:sz w:val="20"/>
                <w:szCs w:val="20"/>
                <w:lang w:val="en-US"/>
              </w:rPr>
            </w:pPr>
            <w:ins w:id="298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8" w:author="Nick.Tolimieri" w:date="2022-09-06T13:51:00Z"/>
                <w:color w:val="000000"/>
                <w:sz w:val="20"/>
                <w:szCs w:val="20"/>
                <w:lang w:val="en-US"/>
              </w:rPr>
            </w:pPr>
            <w:ins w:id="298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1" w:author="Nick.Tolimieri" w:date="2022-09-06T13:51:00Z"/>
                <w:color w:val="000000"/>
                <w:sz w:val="20"/>
                <w:szCs w:val="20"/>
                <w:lang w:val="en-US"/>
              </w:rPr>
            </w:pPr>
            <w:ins w:id="299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4" w:author="Nick.Tolimieri" w:date="2022-09-06T13:51:00Z"/>
                <w:color w:val="000000"/>
                <w:sz w:val="20"/>
                <w:szCs w:val="20"/>
                <w:lang w:val="en-US"/>
              </w:rPr>
            </w:pPr>
            <w:ins w:id="299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7" w:author="Nick.Tolimieri" w:date="2022-09-06T13:51:00Z"/>
                <w:color w:val="000000"/>
                <w:sz w:val="20"/>
                <w:szCs w:val="20"/>
                <w:lang w:val="en-US"/>
              </w:rPr>
            </w:pPr>
            <w:ins w:id="299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0" w:author="Nick.Tolimieri" w:date="2022-09-06T13:51:00Z"/>
                <w:color w:val="000000"/>
                <w:sz w:val="20"/>
                <w:szCs w:val="20"/>
                <w:lang w:val="en-US"/>
              </w:rPr>
            </w:pPr>
            <w:ins w:id="30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3" w:author="Nick.Tolimieri" w:date="2022-09-06T13:51:00Z"/>
                <w:color w:val="000000"/>
                <w:sz w:val="20"/>
                <w:szCs w:val="20"/>
                <w:lang w:val="en-US"/>
              </w:rPr>
            </w:pPr>
            <w:ins w:id="30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6" w:author="Nick.Tolimieri" w:date="2022-09-06T13:51:00Z"/>
                <w:color w:val="000000"/>
                <w:sz w:val="20"/>
                <w:szCs w:val="20"/>
                <w:lang w:val="en-US"/>
              </w:rPr>
            </w:pPr>
            <w:ins w:id="30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9" w:author="Nick.Tolimieri" w:date="2022-09-06T13:51:00Z"/>
                <w:color w:val="000000"/>
                <w:sz w:val="20"/>
                <w:szCs w:val="20"/>
                <w:lang w:val="en-US"/>
              </w:rPr>
            </w:pPr>
            <w:ins w:id="3010" w:author="Nick.Tolimieri" w:date="2022-09-06T13:51:00Z">
              <w:r w:rsidRPr="00C97A89">
                <w:rPr>
                  <w:color w:val="000000"/>
                  <w:sz w:val="20"/>
                  <w:szCs w:val="20"/>
                  <w:lang w:val="en-US"/>
                </w:rPr>
                <w:t>-</w:t>
              </w:r>
            </w:ins>
          </w:p>
        </w:tc>
      </w:tr>
      <w:tr w:rsidR="00C97A89" w:rsidRPr="00C97A89" w:rsidTr="004C5EBF">
        <w:tblPrEx>
          <w:tblPrExChange w:id="3011" w:author="Nick.Tolimieri" w:date="2022-09-13T12:47:00Z">
            <w:tblPrEx>
              <w:tblW w:w="10017" w:type="dxa"/>
            </w:tblPrEx>
          </w:tblPrExChange>
        </w:tblPrEx>
        <w:trPr>
          <w:trHeight w:val="255"/>
          <w:ins w:id="3012" w:author="Nick.Tolimieri" w:date="2022-09-06T13:51:00Z"/>
          <w:trPrChange w:id="30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5" w:author="Nick.Tolimieri" w:date="2022-09-06T13:51:00Z"/>
                <w:color w:val="000000"/>
                <w:sz w:val="20"/>
                <w:szCs w:val="20"/>
                <w:lang w:val="en-US"/>
              </w:rPr>
            </w:pPr>
            <w:ins w:id="301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8" w:author="Nick.Tolimieri" w:date="2022-09-06T13:51:00Z"/>
                <w:color w:val="000000"/>
                <w:sz w:val="20"/>
                <w:szCs w:val="20"/>
                <w:lang w:val="en-US"/>
              </w:rPr>
            </w:pPr>
            <w:ins w:id="301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1" w:author="Nick.Tolimieri" w:date="2022-09-06T13:51:00Z"/>
                <w:color w:val="000000"/>
                <w:sz w:val="20"/>
                <w:szCs w:val="20"/>
                <w:lang w:val="en-US"/>
              </w:rPr>
            </w:pPr>
            <w:ins w:id="3022"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4" w:author="Nick.Tolimieri" w:date="2022-09-06T13:51:00Z"/>
                <w:color w:val="000000"/>
                <w:sz w:val="20"/>
                <w:szCs w:val="20"/>
                <w:lang w:val="en-US"/>
              </w:rPr>
            </w:pPr>
            <w:ins w:id="302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7" w:author="Nick.Tolimieri" w:date="2022-09-06T13:51:00Z"/>
                <w:color w:val="000000"/>
                <w:sz w:val="20"/>
                <w:szCs w:val="20"/>
                <w:lang w:val="en-US"/>
              </w:rPr>
            </w:pPr>
            <w:ins w:id="302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0" w:author="Nick.Tolimieri" w:date="2022-09-06T13:51:00Z"/>
                <w:color w:val="000000"/>
                <w:sz w:val="20"/>
                <w:szCs w:val="20"/>
                <w:lang w:val="en-US"/>
              </w:rPr>
            </w:pPr>
            <w:ins w:id="303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3" w:author="Nick.Tolimieri" w:date="2022-09-06T13:51:00Z"/>
                <w:color w:val="000000"/>
                <w:sz w:val="20"/>
                <w:szCs w:val="20"/>
                <w:lang w:val="en-US"/>
              </w:rPr>
            </w:pPr>
            <w:ins w:id="303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6" w:author="Nick.Tolimieri" w:date="2022-09-06T13:51:00Z"/>
                <w:color w:val="000000"/>
                <w:sz w:val="20"/>
                <w:szCs w:val="20"/>
                <w:lang w:val="en-US"/>
              </w:rPr>
            </w:pPr>
            <w:ins w:id="30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9" w:author="Nick.Tolimieri" w:date="2022-09-06T13:51:00Z"/>
                <w:color w:val="000000"/>
                <w:sz w:val="20"/>
                <w:szCs w:val="20"/>
                <w:lang w:val="en-US"/>
              </w:rPr>
            </w:pPr>
            <w:ins w:id="30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2" w:author="Nick.Tolimieri" w:date="2022-09-06T13:51:00Z"/>
                <w:color w:val="000000"/>
                <w:sz w:val="20"/>
                <w:szCs w:val="20"/>
                <w:lang w:val="en-US"/>
              </w:rPr>
            </w:pPr>
            <w:ins w:id="304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5" w:author="Nick.Tolimieri" w:date="2022-09-06T13:51:00Z"/>
                <w:color w:val="000000"/>
                <w:sz w:val="20"/>
                <w:szCs w:val="20"/>
                <w:lang w:val="en-US"/>
              </w:rPr>
            </w:pPr>
            <w:ins w:id="3046" w:author="Nick.Tolimieri" w:date="2022-09-06T13:51:00Z">
              <w:r w:rsidRPr="00C97A89">
                <w:rPr>
                  <w:color w:val="000000"/>
                  <w:sz w:val="20"/>
                  <w:szCs w:val="20"/>
                  <w:lang w:val="en-US"/>
                </w:rPr>
                <w:t>-</w:t>
              </w:r>
            </w:ins>
          </w:p>
        </w:tc>
      </w:tr>
      <w:tr w:rsidR="00C97A89" w:rsidRPr="00C97A89" w:rsidTr="004C5EBF">
        <w:tblPrEx>
          <w:tblPrExChange w:id="3047" w:author="Nick.Tolimieri" w:date="2022-09-13T12:47:00Z">
            <w:tblPrEx>
              <w:tblW w:w="10017" w:type="dxa"/>
            </w:tblPrEx>
          </w:tblPrExChange>
        </w:tblPrEx>
        <w:trPr>
          <w:trHeight w:val="255"/>
          <w:ins w:id="3048" w:author="Nick.Tolimieri" w:date="2022-09-06T13:51:00Z"/>
          <w:trPrChange w:id="30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1" w:author="Nick.Tolimieri" w:date="2022-09-06T13:51:00Z"/>
                <w:color w:val="000000"/>
                <w:sz w:val="20"/>
                <w:szCs w:val="20"/>
                <w:lang w:val="en-US"/>
              </w:rPr>
            </w:pPr>
            <w:ins w:id="305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4" w:author="Nick.Tolimieri" w:date="2022-09-06T13:51:00Z"/>
                <w:color w:val="000000"/>
                <w:sz w:val="20"/>
                <w:szCs w:val="20"/>
                <w:lang w:val="en-US"/>
              </w:rPr>
            </w:pPr>
            <w:ins w:id="305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7" w:author="Nick.Tolimieri" w:date="2022-09-06T13:51:00Z"/>
                <w:color w:val="000000"/>
                <w:sz w:val="20"/>
                <w:szCs w:val="20"/>
                <w:lang w:val="en-US"/>
              </w:rPr>
            </w:pPr>
            <w:ins w:id="30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0" w:author="Nick.Tolimieri" w:date="2022-09-06T13:51:00Z"/>
                <w:color w:val="000000"/>
                <w:sz w:val="20"/>
                <w:szCs w:val="20"/>
                <w:lang w:val="en-US"/>
              </w:rPr>
            </w:pPr>
            <w:ins w:id="3061"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3" w:author="Nick.Tolimieri" w:date="2022-09-06T13:51:00Z"/>
                <w:color w:val="000000"/>
                <w:sz w:val="20"/>
                <w:szCs w:val="20"/>
                <w:lang w:val="en-US"/>
              </w:rPr>
            </w:pPr>
            <w:ins w:id="306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6" w:author="Nick.Tolimieri" w:date="2022-09-06T13:51:00Z"/>
                <w:color w:val="000000"/>
                <w:sz w:val="20"/>
                <w:szCs w:val="20"/>
                <w:lang w:val="en-US"/>
              </w:rPr>
            </w:pPr>
            <w:ins w:id="3067"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9" w:author="Nick.Tolimieri" w:date="2022-09-06T13:51:00Z"/>
                <w:color w:val="000000"/>
                <w:sz w:val="20"/>
                <w:szCs w:val="20"/>
                <w:lang w:val="en-US"/>
              </w:rPr>
            </w:pPr>
            <w:ins w:id="30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2" w:author="Nick.Tolimieri" w:date="2022-09-06T13:51:00Z"/>
                <w:color w:val="000000"/>
                <w:sz w:val="20"/>
                <w:szCs w:val="20"/>
                <w:lang w:val="en-US"/>
              </w:rPr>
            </w:pPr>
            <w:ins w:id="3073"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5" w:author="Nick.Tolimieri" w:date="2022-09-06T13:51:00Z"/>
                <w:color w:val="000000"/>
                <w:sz w:val="20"/>
                <w:szCs w:val="20"/>
                <w:lang w:val="en-US"/>
              </w:rPr>
            </w:pPr>
            <w:ins w:id="3076"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8" w:author="Nick.Tolimieri" w:date="2022-09-06T13:51:00Z"/>
                <w:color w:val="000000"/>
                <w:sz w:val="20"/>
                <w:szCs w:val="20"/>
                <w:lang w:val="en-US"/>
              </w:rPr>
            </w:pPr>
            <w:ins w:id="3079"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1" w:author="Nick.Tolimieri" w:date="2022-09-06T13:51:00Z"/>
                <w:color w:val="000000"/>
                <w:sz w:val="20"/>
                <w:szCs w:val="20"/>
                <w:lang w:val="en-US"/>
              </w:rPr>
            </w:pPr>
            <w:ins w:id="3082" w:author="Nick.Tolimieri" w:date="2022-09-06T13:51:00Z">
              <w:r w:rsidRPr="00C97A89">
                <w:rPr>
                  <w:color w:val="000000"/>
                  <w:sz w:val="20"/>
                  <w:szCs w:val="20"/>
                  <w:lang w:val="en-US"/>
                </w:rPr>
                <w:t>1.76</w:t>
              </w:r>
            </w:ins>
          </w:p>
        </w:tc>
      </w:tr>
      <w:tr w:rsidR="00C97A89" w:rsidRPr="00C97A89" w:rsidTr="004C5EBF">
        <w:tblPrEx>
          <w:tblPrExChange w:id="3083" w:author="Nick.Tolimieri" w:date="2022-09-13T12:47:00Z">
            <w:tblPrEx>
              <w:tblW w:w="10017" w:type="dxa"/>
            </w:tblPrEx>
          </w:tblPrExChange>
        </w:tblPrEx>
        <w:trPr>
          <w:trHeight w:val="255"/>
          <w:ins w:id="3084" w:author="Nick.Tolimieri" w:date="2022-09-06T13:51:00Z"/>
          <w:trPrChange w:id="30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7" w:author="Nick.Tolimieri" w:date="2022-09-06T13:51:00Z"/>
                <w:color w:val="000000"/>
                <w:sz w:val="20"/>
                <w:szCs w:val="20"/>
                <w:lang w:val="en-US"/>
              </w:rPr>
            </w:pPr>
            <w:ins w:id="308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0" w:author="Nick.Tolimieri" w:date="2022-09-06T13:51:00Z"/>
                <w:color w:val="000000"/>
                <w:sz w:val="20"/>
                <w:szCs w:val="20"/>
                <w:lang w:val="en-US"/>
              </w:rPr>
            </w:pPr>
            <w:ins w:id="309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3" w:author="Nick.Tolimieri" w:date="2022-09-06T13:51:00Z"/>
                <w:color w:val="000000"/>
                <w:sz w:val="20"/>
                <w:szCs w:val="20"/>
                <w:lang w:val="en-US"/>
              </w:rPr>
            </w:pPr>
            <w:ins w:id="30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6" w:author="Nick.Tolimieri" w:date="2022-09-06T13:51:00Z"/>
                <w:color w:val="000000"/>
                <w:sz w:val="20"/>
                <w:szCs w:val="20"/>
                <w:lang w:val="en-US"/>
              </w:rPr>
            </w:pPr>
            <w:ins w:id="309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9" w:author="Nick.Tolimieri" w:date="2022-09-06T13:51:00Z"/>
                <w:color w:val="000000"/>
                <w:sz w:val="20"/>
                <w:szCs w:val="20"/>
                <w:lang w:val="en-US"/>
              </w:rPr>
            </w:pPr>
            <w:ins w:id="310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2" w:author="Nick.Tolimieri" w:date="2022-09-06T13:51:00Z"/>
                <w:color w:val="000000"/>
                <w:sz w:val="20"/>
                <w:szCs w:val="20"/>
                <w:lang w:val="en-US"/>
              </w:rPr>
            </w:pPr>
            <w:ins w:id="310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5" w:author="Nick.Tolimieri" w:date="2022-09-06T13:51:00Z"/>
                <w:color w:val="000000"/>
                <w:sz w:val="20"/>
                <w:szCs w:val="20"/>
                <w:lang w:val="en-US"/>
              </w:rPr>
            </w:pPr>
            <w:ins w:id="310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8" w:author="Nick.Tolimieri" w:date="2022-09-06T13:51:00Z"/>
                <w:color w:val="000000"/>
                <w:sz w:val="20"/>
                <w:szCs w:val="20"/>
                <w:lang w:val="en-US"/>
              </w:rPr>
            </w:pPr>
            <w:ins w:id="31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1" w:author="Nick.Tolimieri" w:date="2022-09-06T13:51:00Z"/>
                <w:color w:val="000000"/>
                <w:sz w:val="20"/>
                <w:szCs w:val="20"/>
                <w:lang w:val="en-US"/>
              </w:rPr>
            </w:pPr>
            <w:ins w:id="31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4" w:author="Nick.Tolimieri" w:date="2022-09-06T13:51:00Z"/>
                <w:color w:val="000000"/>
                <w:sz w:val="20"/>
                <w:szCs w:val="20"/>
                <w:lang w:val="en-US"/>
              </w:rPr>
            </w:pPr>
            <w:ins w:id="311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7" w:author="Nick.Tolimieri" w:date="2022-09-06T13:51:00Z"/>
                <w:color w:val="000000"/>
                <w:sz w:val="20"/>
                <w:szCs w:val="20"/>
                <w:lang w:val="en-US"/>
              </w:rPr>
            </w:pPr>
            <w:ins w:id="3118" w:author="Nick.Tolimieri" w:date="2022-09-06T13:51:00Z">
              <w:r w:rsidRPr="00C97A89">
                <w:rPr>
                  <w:color w:val="000000"/>
                  <w:sz w:val="20"/>
                  <w:szCs w:val="20"/>
                  <w:lang w:val="en-US"/>
                </w:rPr>
                <w:t>-</w:t>
              </w:r>
            </w:ins>
          </w:p>
        </w:tc>
      </w:tr>
      <w:tr w:rsidR="00C97A89" w:rsidRPr="00C97A89" w:rsidTr="004C5EBF">
        <w:tblPrEx>
          <w:tblPrExChange w:id="3119" w:author="Nick.Tolimieri" w:date="2022-09-13T12:47:00Z">
            <w:tblPrEx>
              <w:tblW w:w="10017" w:type="dxa"/>
            </w:tblPrEx>
          </w:tblPrExChange>
        </w:tblPrEx>
        <w:trPr>
          <w:trHeight w:val="255"/>
          <w:ins w:id="3120" w:author="Nick.Tolimieri" w:date="2022-09-06T13:51:00Z"/>
          <w:trPrChange w:id="31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3" w:author="Nick.Tolimieri" w:date="2022-09-06T13:51:00Z"/>
                <w:color w:val="000000"/>
                <w:sz w:val="20"/>
                <w:szCs w:val="20"/>
                <w:lang w:val="en-US"/>
              </w:rPr>
            </w:pPr>
            <w:ins w:id="312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6" w:author="Nick.Tolimieri" w:date="2022-09-06T13:51:00Z"/>
                <w:color w:val="000000"/>
                <w:sz w:val="20"/>
                <w:szCs w:val="20"/>
                <w:lang w:val="en-US"/>
              </w:rPr>
            </w:pPr>
            <w:ins w:id="312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9" w:author="Nick.Tolimieri" w:date="2022-09-06T13:51:00Z"/>
                <w:color w:val="000000"/>
                <w:sz w:val="20"/>
                <w:szCs w:val="20"/>
                <w:lang w:val="en-US"/>
              </w:rPr>
            </w:pPr>
            <w:ins w:id="313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2" w:author="Nick.Tolimieri" w:date="2022-09-06T13:51:00Z"/>
                <w:color w:val="000000"/>
                <w:sz w:val="20"/>
                <w:szCs w:val="20"/>
                <w:lang w:val="en-US"/>
              </w:rPr>
            </w:pPr>
            <w:ins w:id="31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5" w:author="Nick.Tolimieri" w:date="2022-09-06T13:51:00Z"/>
                <w:color w:val="000000"/>
                <w:sz w:val="20"/>
                <w:szCs w:val="20"/>
                <w:lang w:val="en-US"/>
              </w:rPr>
            </w:pPr>
            <w:ins w:id="31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8" w:author="Nick.Tolimieri" w:date="2022-09-06T13:51:00Z"/>
                <w:color w:val="000000"/>
                <w:sz w:val="20"/>
                <w:szCs w:val="20"/>
                <w:lang w:val="en-US"/>
              </w:rPr>
            </w:pPr>
            <w:ins w:id="31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1" w:author="Nick.Tolimieri" w:date="2022-09-06T13:51:00Z"/>
                <w:color w:val="000000"/>
                <w:sz w:val="20"/>
                <w:szCs w:val="20"/>
                <w:lang w:val="en-US"/>
              </w:rPr>
            </w:pPr>
            <w:ins w:id="31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4" w:author="Nick.Tolimieri" w:date="2022-09-06T13:51:00Z"/>
                <w:color w:val="000000"/>
                <w:sz w:val="20"/>
                <w:szCs w:val="20"/>
                <w:lang w:val="en-US"/>
              </w:rPr>
            </w:pPr>
            <w:ins w:id="31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7" w:author="Nick.Tolimieri" w:date="2022-09-06T13:51:00Z"/>
                <w:color w:val="000000"/>
                <w:sz w:val="20"/>
                <w:szCs w:val="20"/>
                <w:lang w:val="en-US"/>
              </w:rPr>
            </w:pPr>
            <w:ins w:id="31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0" w:author="Nick.Tolimieri" w:date="2022-09-06T13:51:00Z"/>
                <w:color w:val="000000"/>
                <w:sz w:val="20"/>
                <w:szCs w:val="20"/>
                <w:lang w:val="en-US"/>
              </w:rPr>
            </w:pPr>
            <w:ins w:id="31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3" w:author="Nick.Tolimieri" w:date="2022-09-06T13:51:00Z"/>
                <w:color w:val="000000"/>
                <w:sz w:val="20"/>
                <w:szCs w:val="20"/>
                <w:lang w:val="en-US"/>
              </w:rPr>
            </w:pPr>
            <w:ins w:id="3154" w:author="Nick.Tolimieri" w:date="2022-09-06T13:51:00Z">
              <w:r w:rsidRPr="00C97A89">
                <w:rPr>
                  <w:color w:val="000000"/>
                  <w:sz w:val="20"/>
                  <w:szCs w:val="20"/>
                  <w:lang w:val="en-US"/>
                </w:rPr>
                <w:t>-</w:t>
              </w:r>
            </w:ins>
          </w:p>
        </w:tc>
      </w:tr>
      <w:tr w:rsidR="00C97A89" w:rsidRPr="00C97A89" w:rsidTr="004C5EBF">
        <w:tblPrEx>
          <w:tblPrExChange w:id="3155" w:author="Nick.Tolimieri" w:date="2022-09-13T12:47:00Z">
            <w:tblPrEx>
              <w:tblW w:w="10017" w:type="dxa"/>
            </w:tblPrEx>
          </w:tblPrExChange>
        </w:tblPrEx>
        <w:trPr>
          <w:trHeight w:val="255"/>
          <w:ins w:id="3156" w:author="Nick.Tolimieri" w:date="2022-09-06T13:51:00Z"/>
          <w:trPrChange w:id="31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9" w:author="Nick.Tolimieri" w:date="2022-09-06T13:51:00Z"/>
                <w:color w:val="000000"/>
                <w:sz w:val="20"/>
                <w:szCs w:val="20"/>
                <w:lang w:val="en-US"/>
              </w:rPr>
            </w:pPr>
            <w:ins w:id="316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2" w:author="Nick.Tolimieri" w:date="2022-09-06T13:51:00Z"/>
                <w:color w:val="000000"/>
                <w:sz w:val="20"/>
                <w:szCs w:val="20"/>
                <w:lang w:val="en-US"/>
              </w:rPr>
            </w:pPr>
            <w:ins w:id="316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5" w:author="Nick.Tolimieri" w:date="2022-09-06T13:51:00Z"/>
                <w:color w:val="000000"/>
                <w:sz w:val="20"/>
                <w:szCs w:val="20"/>
                <w:lang w:val="en-US"/>
              </w:rPr>
            </w:pPr>
            <w:ins w:id="3166"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8" w:author="Nick.Tolimieri" w:date="2022-09-06T13:51:00Z"/>
                <w:color w:val="000000"/>
                <w:sz w:val="20"/>
                <w:szCs w:val="20"/>
                <w:lang w:val="en-US"/>
              </w:rPr>
            </w:pPr>
            <w:ins w:id="3169"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1" w:author="Nick.Tolimieri" w:date="2022-09-06T13:51:00Z"/>
                <w:color w:val="000000"/>
                <w:sz w:val="20"/>
                <w:szCs w:val="20"/>
                <w:lang w:val="en-US"/>
              </w:rPr>
            </w:pPr>
            <w:ins w:id="317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4" w:author="Nick.Tolimieri" w:date="2022-09-06T13:51:00Z"/>
                <w:color w:val="000000"/>
                <w:sz w:val="20"/>
                <w:szCs w:val="20"/>
                <w:lang w:val="en-US"/>
              </w:rPr>
            </w:pPr>
            <w:ins w:id="3175"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7" w:author="Nick.Tolimieri" w:date="2022-09-06T13:51:00Z"/>
                <w:color w:val="000000"/>
                <w:sz w:val="20"/>
                <w:szCs w:val="20"/>
                <w:lang w:val="en-US"/>
              </w:rPr>
            </w:pPr>
            <w:ins w:id="3178"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0" w:author="Nick.Tolimieri" w:date="2022-09-06T13:51:00Z"/>
                <w:color w:val="000000"/>
                <w:sz w:val="20"/>
                <w:szCs w:val="20"/>
                <w:lang w:val="en-US"/>
              </w:rPr>
            </w:pPr>
            <w:ins w:id="3181"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3" w:author="Nick.Tolimieri" w:date="2022-09-06T13:51:00Z"/>
                <w:color w:val="000000"/>
                <w:sz w:val="20"/>
                <w:szCs w:val="20"/>
                <w:lang w:val="en-US"/>
              </w:rPr>
            </w:pPr>
            <w:ins w:id="3184"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6" w:author="Nick.Tolimieri" w:date="2022-09-06T13:51:00Z"/>
                <w:color w:val="000000"/>
                <w:sz w:val="20"/>
                <w:szCs w:val="20"/>
                <w:lang w:val="en-US"/>
              </w:rPr>
            </w:pPr>
            <w:ins w:id="3187"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9" w:author="Nick.Tolimieri" w:date="2022-09-06T13:51:00Z"/>
                <w:color w:val="000000"/>
                <w:sz w:val="20"/>
                <w:szCs w:val="20"/>
                <w:lang w:val="en-US"/>
              </w:rPr>
            </w:pPr>
            <w:ins w:id="3190" w:author="Nick.Tolimieri" w:date="2022-09-06T13:51:00Z">
              <w:r w:rsidRPr="00C97A89">
                <w:rPr>
                  <w:color w:val="000000"/>
                  <w:sz w:val="20"/>
                  <w:szCs w:val="20"/>
                  <w:lang w:val="en-US"/>
                </w:rPr>
                <w:t>3.25</w:t>
              </w:r>
            </w:ins>
          </w:p>
        </w:tc>
      </w:tr>
      <w:tr w:rsidR="00C97A89" w:rsidRPr="00C97A89" w:rsidTr="004C5EBF">
        <w:tblPrEx>
          <w:tblPrExChange w:id="3191" w:author="Nick.Tolimieri" w:date="2022-09-13T12:47:00Z">
            <w:tblPrEx>
              <w:tblW w:w="10017" w:type="dxa"/>
            </w:tblPrEx>
          </w:tblPrExChange>
        </w:tblPrEx>
        <w:trPr>
          <w:trHeight w:val="255"/>
          <w:ins w:id="3192" w:author="Nick.Tolimieri" w:date="2022-09-06T13:51:00Z"/>
          <w:trPrChange w:id="31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5" w:author="Nick.Tolimieri" w:date="2022-09-06T13:51:00Z"/>
                <w:color w:val="000000"/>
                <w:sz w:val="20"/>
                <w:szCs w:val="20"/>
                <w:lang w:val="en-US"/>
              </w:rPr>
            </w:pPr>
            <w:ins w:id="319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8" w:author="Nick.Tolimieri" w:date="2022-09-06T13:51:00Z"/>
                <w:color w:val="000000"/>
                <w:sz w:val="20"/>
                <w:szCs w:val="20"/>
                <w:lang w:val="en-US"/>
              </w:rPr>
            </w:pPr>
            <w:ins w:id="319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2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1" w:author="Nick.Tolimieri" w:date="2022-09-06T13:51:00Z"/>
                <w:color w:val="000000"/>
                <w:sz w:val="20"/>
                <w:szCs w:val="20"/>
                <w:lang w:val="en-US"/>
              </w:rPr>
            </w:pPr>
            <w:ins w:id="3202"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4" w:author="Nick.Tolimieri" w:date="2022-09-06T13:51:00Z"/>
                <w:color w:val="000000"/>
                <w:sz w:val="20"/>
                <w:szCs w:val="20"/>
                <w:lang w:val="en-US"/>
              </w:rPr>
            </w:pPr>
            <w:ins w:id="3205"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7" w:author="Nick.Tolimieri" w:date="2022-09-06T13:51:00Z"/>
                <w:color w:val="000000"/>
                <w:sz w:val="20"/>
                <w:szCs w:val="20"/>
                <w:lang w:val="en-US"/>
              </w:rPr>
            </w:pPr>
            <w:ins w:id="320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0" w:author="Nick.Tolimieri" w:date="2022-09-06T13:51:00Z"/>
                <w:color w:val="000000"/>
                <w:sz w:val="20"/>
                <w:szCs w:val="20"/>
                <w:lang w:val="en-US"/>
              </w:rPr>
            </w:pPr>
            <w:ins w:id="3211"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3" w:author="Nick.Tolimieri" w:date="2022-09-06T13:51:00Z"/>
                <w:color w:val="000000"/>
                <w:sz w:val="20"/>
                <w:szCs w:val="20"/>
                <w:lang w:val="en-US"/>
              </w:rPr>
            </w:pPr>
            <w:ins w:id="321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6" w:author="Nick.Tolimieri" w:date="2022-09-06T13:51:00Z"/>
                <w:color w:val="000000"/>
                <w:sz w:val="20"/>
                <w:szCs w:val="20"/>
                <w:lang w:val="en-US"/>
              </w:rPr>
            </w:pPr>
            <w:ins w:id="3217"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9" w:author="Nick.Tolimieri" w:date="2022-09-06T13:51:00Z"/>
                <w:color w:val="000000"/>
                <w:sz w:val="20"/>
                <w:szCs w:val="20"/>
                <w:lang w:val="en-US"/>
              </w:rPr>
            </w:pPr>
            <w:ins w:id="3220"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2" w:author="Nick.Tolimieri" w:date="2022-09-06T13:51:00Z"/>
                <w:color w:val="000000"/>
                <w:sz w:val="20"/>
                <w:szCs w:val="20"/>
                <w:lang w:val="en-US"/>
              </w:rPr>
            </w:pPr>
            <w:ins w:id="3223"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5" w:author="Nick.Tolimieri" w:date="2022-09-06T13:51:00Z"/>
                <w:color w:val="000000"/>
                <w:sz w:val="20"/>
                <w:szCs w:val="20"/>
                <w:lang w:val="en-US"/>
              </w:rPr>
            </w:pPr>
            <w:ins w:id="3226" w:author="Nick.Tolimieri" w:date="2022-09-06T13:51:00Z">
              <w:r w:rsidRPr="00C97A89">
                <w:rPr>
                  <w:color w:val="000000"/>
                  <w:sz w:val="20"/>
                  <w:szCs w:val="20"/>
                  <w:lang w:val="en-US"/>
                </w:rPr>
                <w:t>3.79</w:t>
              </w:r>
            </w:ins>
          </w:p>
        </w:tc>
      </w:tr>
      <w:tr w:rsidR="00C97A89" w:rsidRPr="00C97A89" w:rsidTr="004C5EBF">
        <w:tblPrEx>
          <w:tblPrExChange w:id="3227" w:author="Nick.Tolimieri" w:date="2022-09-13T12:47:00Z">
            <w:tblPrEx>
              <w:tblW w:w="10017" w:type="dxa"/>
            </w:tblPrEx>
          </w:tblPrExChange>
        </w:tblPrEx>
        <w:trPr>
          <w:trHeight w:val="255"/>
          <w:ins w:id="3228" w:author="Nick.Tolimieri" w:date="2022-09-06T13:51:00Z"/>
          <w:trPrChange w:id="32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1" w:author="Nick.Tolimieri" w:date="2022-09-06T13:51:00Z"/>
                <w:color w:val="000000"/>
                <w:sz w:val="20"/>
                <w:szCs w:val="20"/>
                <w:lang w:val="en-US"/>
              </w:rPr>
            </w:pPr>
            <w:ins w:id="323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4" w:author="Nick.Tolimieri" w:date="2022-09-06T13:51:00Z"/>
                <w:color w:val="000000"/>
                <w:sz w:val="20"/>
                <w:szCs w:val="20"/>
                <w:lang w:val="en-US"/>
              </w:rPr>
            </w:pPr>
            <w:ins w:id="323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7" w:author="Nick.Tolimieri" w:date="2022-09-06T13:51:00Z"/>
                <w:color w:val="000000"/>
                <w:sz w:val="20"/>
                <w:szCs w:val="20"/>
                <w:lang w:val="en-US"/>
              </w:rPr>
            </w:pPr>
            <w:ins w:id="3238"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0" w:author="Nick.Tolimieri" w:date="2022-09-06T13:51:00Z"/>
                <w:color w:val="000000"/>
                <w:sz w:val="20"/>
                <w:szCs w:val="20"/>
                <w:lang w:val="en-US"/>
              </w:rPr>
            </w:pPr>
            <w:ins w:id="3241"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3" w:author="Nick.Tolimieri" w:date="2022-09-06T13:51:00Z"/>
                <w:color w:val="000000"/>
                <w:sz w:val="20"/>
                <w:szCs w:val="20"/>
                <w:lang w:val="en-US"/>
              </w:rPr>
            </w:pPr>
            <w:ins w:id="3244" w:author="Nick.Tolimieri"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6" w:author="Nick.Tolimieri" w:date="2022-09-06T13:51:00Z"/>
                <w:color w:val="000000"/>
                <w:sz w:val="20"/>
                <w:szCs w:val="20"/>
                <w:lang w:val="en-US"/>
              </w:rPr>
            </w:pPr>
            <w:ins w:id="3247"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9" w:author="Nick.Tolimieri" w:date="2022-09-06T13:51:00Z"/>
                <w:color w:val="000000"/>
                <w:sz w:val="20"/>
                <w:szCs w:val="20"/>
                <w:lang w:val="en-US"/>
              </w:rPr>
            </w:pPr>
            <w:ins w:id="325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2" w:author="Nick.Tolimieri" w:date="2022-09-06T13:51:00Z"/>
                <w:color w:val="000000"/>
                <w:sz w:val="20"/>
                <w:szCs w:val="20"/>
                <w:lang w:val="en-US"/>
              </w:rPr>
            </w:pPr>
            <w:ins w:id="3253"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5" w:author="Nick.Tolimieri" w:date="2022-09-06T13:51:00Z"/>
                <w:color w:val="000000"/>
                <w:sz w:val="20"/>
                <w:szCs w:val="20"/>
                <w:lang w:val="en-US"/>
              </w:rPr>
            </w:pPr>
            <w:ins w:id="3256"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8" w:author="Nick.Tolimieri" w:date="2022-09-06T13:51:00Z"/>
                <w:color w:val="000000"/>
                <w:sz w:val="20"/>
                <w:szCs w:val="20"/>
                <w:lang w:val="en-US"/>
              </w:rPr>
            </w:pPr>
            <w:ins w:id="325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1" w:author="Nick.Tolimieri" w:date="2022-09-06T13:51:00Z"/>
                <w:color w:val="000000"/>
                <w:sz w:val="20"/>
                <w:szCs w:val="20"/>
                <w:lang w:val="en-US"/>
              </w:rPr>
            </w:pPr>
            <w:ins w:id="3262" w:author="Nick.Tolimieri" w:date="2022-09-06T13:51:00Z">
              <w:r w:rsidRPr="00C97A89">
                <w:rPr>
                  <w:color w:val="000000"/>
                  <w:sz w:val="20"/>
                  <w:szCs w:val="20"/>
                  <w:lang w:val="en-US"/>
                </w:rPr>
                <w:t>2.69</w:t>
              </w:r>
            </w:ins>
          </w:p>
        </w:tc>
      </w:tr>
      <w:tr w:rsidR="00C97A89" w:rsidRPr="00C97A89" w:rsidTr="004C5EBF">
        <w:tblPrEx>
          <w:tblPrExChange w:id="3263" w:author="Nick.Tolimieri" w:date="2022-09-13T12:47:00Z">
            <w:tblPrEx>
              <w:tblW w:w="10017" w:type="dxa"/>
            </w:tblPrEx>
          </w:tblPrExChange>
        </w:tblPrEx>
        <w:trPr>
          <w:trHeight w:val="255"/>
          <w:ins w:id="3264" w:author="Nick.Tolimieri" w:date="2022-09-06T13:51:00Z"/>
          <w:trPrChange w:id="32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7" w:author="Nick.Tolimieri" w:date="2022-09-06T13:51:00Z"/>
                <w:color w:val="000000"/>
                <w:sz w:val="20"/>
                <w:szCs w:val="20"/>
                <w:lang w:val="en-US"/>
              </w:rPr>
            </w:pPr>
            <w:ins w:id="326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0" w:author="Nick.Tolimieri" w:date="2022-09-06T13:51:00Z"/>
                <w:color w:val="000000"/>
                <w:sz w:val="20"/>
                <w:szCs w:val="20"/>
                <w:lang w:val="en-US"/>
              </w:rPr>
            </w:pPr>
            <w:ins w:id="327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3" w:author="Nick.Tolimieri" w:date="2022-09-06T13:51:00Z"/>
                <w:color w:val="000000"/>
                <w:sz w:val="20"/>
                <w:szCs w:val="20"/>
                <w:lang w:val="en-US"/>
              </w:rPr>
            </w:pPr>
            <w:ins w:id="327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6" w:author="Nick.Tolimieri" w:date="2022-09-06T13:51:00Z"/>
                <w:color w:val="000000"/>
                <w:sz w:val="20"/>
                <w:szCs w:val="20"/>
                <w:lang w:val="en-US"/>
              </w:rPr>
            </w:pPr>
            <w:ins w:id="3277"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9" w:author="Nick.Tolimieri" w:date="2022-09-06T13:51:00Z"/>
                <w:color w:val="000000"/>
                <w:sz w:val="20"/>
                <w:szCs w:val="20"/>
                <w:lang w:val="en-US"/>
              </w:rPr>
            </w:pPr>
            <w:ins w:id="3280"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2" w:author="Nick.Tolimieri" w:date="2022-09-06T13:51:00Z"/>
                <w:color w:val="000000"/>
                <w:sz w:val="20"/>
                <w:szCs w:val="20"/>
                <w:lang w:val="en-US"/>
              </w:rPr>
            </w:pPr>
            <w:ins w:id="3283"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5" w:author="Nick.Tolimieri" w:date="2022-09-06T13:51:00Z"/>
                <w:color w:val="000000"/>
                <w:sz w:val="20"/>
                <w:szCs w:val="20"/>
                <w:lang w:val="en-US"/>
              </w:rPr>
            </w:pPr>
            <w:ins w:id="328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8" w:author="Nick.Tolimieri" w:date="2022-09-06T13:51:00Z"/>
                <w:color w:val="000000"/>
                <w:sz w:val="20"/>
                <w:szCs w:val="20"/>
                <w:lang w:val="en-US"/>
              </w:rPr>
            </w:pPr>
            <w:ins w:id="3289"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1" w:author="Nick.Tolimieri" w:date="2022-09-06T13:51:00Z"/>
                <w:color w:val="000000"/>
                <w:sz w:val="20"/>
                <w:szCs w:val="20"/>
                <w:lang w:val="en-US"/>
              </w:rPr>
            </w:pPr>
            <w:ins w:id="3292"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4" w:author="Nick.Tolimieri" w:date="2022-09-06T13:51:00Z"/>
                <w:color w:val="000000"/>
                <w:sz w:val="20"/>
                <w:szCs w:val="20"/>
                <w:lang w:val="en-US"/>
              </w:rPr>
            </w:pPr>
            <w:ins w:id="3295"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7" w:author="Nick.Tolimieri" w:date="2022-09-06T13:51:00Z"/>
                <w:color w:val="000000"/>
                <w:sz w:val="20"/>
                <w:szCs w:val="20"/>
                <w:lang w:val="en-US"/>
              </w:rPr>
            </w:pPr>
            <w:ins w:id="3298" w:author="Nick.Tolimieri" w:date="2022-09-06T13:51:00Z">
              <w:r w:rsidRPr="00C97A89">
                <w:rPr>
                  <w:color w:val="000000"/>
                  <w:sz w:val="20"/>
                  <w:szCs w:val="20"/>
                  <w:lang w:val="en-US"/>
                </w:rPr>
                <w:t>3.45</w:t>
              </w:r>
            </w:ins>
          </w:p>
        </w:tc>
      </w:tr>
      <w:tr w:rsidR="00C97A89" w:rsidRPr="00C97A89" w:rsidTr="004C5EBF">
        <w:tblPrEx>
          <w:tblPrExChange w:id="3299" w:author="Nick.Tolimieri" w:date="2022-09-13T12:47:00Z">
            <w:tblPrEx>
              <w:tblW w:w="10017" w:type="dxa"/>
            </w:tblPrEx>
          </w:tblPrExChange>
        </w:tblPrEx>
        <w:trPr>
          <w:trHeight w:val="255"/>
          <w:ins w:id="3300" w:author="Nick.Tolimieri" w:date="2022-09-06T13:51:00Z"/>
          <w:trPrChange w:id="33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3" w:author="Nick.Tolimieri" w:date="2022-09-06T13:51:00Z"/>
                <w:color w:val="000000"/>
                <w:sz w:val="20"/>
                <w:szCs w:val="20"/>
                <w:lang w:val="en-US"/>
              </w:rPr>
            </w:pPr>
            <w:ins w:id="330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6" w:author="Nick.Tolimieri" w:date="2022-09-06T13:51:00Z"/>
                <w:color w:val="000000"/>
                <w:sz w:val="20"/>
                <w:szCs w:val="20"/>
                <w:lang w:val="en-US"/>
              </w:rPr>
            </w:pPr>
            <w:ins w:id="330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9" w:author="Nick.Tolimieri" w:date="2022-09-06T13:51:00Z"/>
                <w:color w:val="000000"/>
                <w:sz w:val="20"/>
                <w:szCs w:val="20"/>
                <w:lang w:val="en-US"/>
              </w:rPr>
            </w:pPr>
            <w:ins w:id="33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2" w:author="Nick.Tolimieri" w:date="2022-09-06T13:51:00Z"/>
                <w:color w:val="000000"/>
                <w:sz w:val="20"/>
                <w:szCs w:val="20"/>
                <w:lang w:val="en-US"/>
              </w:rPr>
            </w:pPr>
            <w:ins w:id="331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5" w:author="Nick.Tolimieri" w:date="2022-09-06T13:51:00Z"/>
                <w:color w:val="000000"/>
                <w:sz w:val="20"/>
                <w:szCs w:val="20"/>
                <w:lang w:val="en-US"/>
              </w:rPr>
            </w:pPr>
            <w:ins w:id="331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8" w:author="Nick.Tolimieri" w:date="2022-09-06T13:51:00Z"/>
                <w:color w:val="000000"/>
                <w:sz w:val="20"/>
                <w:szCs w:val="20"/>
                <w:lang w:val="en-US"/>
              </w:rPr>
            </w:pPr>
            <w:ins w:id="331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1" w:author="Nick.Tolimieri" w:date="2022-09-06T13:51:00Z"/>
                <w:color w:val="000000"/>
                <w:sz w:val="20"/>
                <w:szCs w:val="20"/>
                <w:lang w:val="en-US"/>
              </w:rPr>
            </w:pPr>
            <w:ins w:id="332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4" w:author="Nick.Tolimieri" w:date="2022-09-06T13:51:00Z"/>
                <w:color w:val="000000"/>
                <w:sz w:val="20"/>
                <w:szCs w:val="20"/>
                <w:lang w:val="en-US"/>
              </w:rPr>
            </w:pPr>
            <w:ins w:id="33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7" w:author="Nick.Tolimieri" w:date="2022-09-06T13:51:00Z"/>
                <w:color w:val="000000"/>
                <w:sz w:val="20"/>
                <w:szCs w:val="20"/>
                <w:lang w:val="en-US"/>
              </w:rPr>
            </w:pPr>
            <w:ins w:id="33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0" w:author="Nick.Tolimieri" w:date="2022-09-06T13:51:00Z"/>
                <w:color w:val="000000"/>
                <w:sz w:val="20"/>
                <w:szCs w:val="20"/>
                <w:lang w:val="en-US"/>
              </w:rPr>
            </w:pPr>
            <w:ins w:id="333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3" w:author="Nick.Tolimieri" w:date="2022-09-06T13:51:00Z"/>
                <w:color w:val="000000"/>
                <w:sz w:val="20"/>
                <w:szCs w:val="20"/>
                <w:lang w:val="en-US"/>
              </w:rPr>
            </w:pPr>
            <w:ins w:id="3334" w:author="Nick.Tolimieri" w:date="2022-09-06T13:51:00Z">
              <w:r w:rsidRPr="00C97A89">
                <w:rPr>
                  <w:color w:val="000000"/>
                  <w:sz w:val="20"/>
                  <w:szCs w:val="20"/>
                  <w:lang w:val="en-US"/>
                </w:rPr>
                <w:t>-</w:t>
              </w:r>
            </w:ins>
          </w:p>
        </w:tc>
      </w:tr>
      <w:tr w:rsidR="00C97A89" w:rsidRPr="00C97A89" w:rsidTr="004C5EBF">
        <w:tblPrEx>
          <w:tblPrExChange w:id="3335" w:author="Nick.Tolimieri" w:date="2022-09-13T12:47:00Z">
            <w:tblPrEx>
              <w:tblW w:w="10017" w:type="dxa"/>
            </w:tblPrEx>
          </w:tblPrExChange>
        </w:tblPrEx>
        <w:trPr>
          <w:trHeight w:val="255"/>
          <w:ins w:id="3336" w:author="Nick.Tolimieri" w:date="2022-09-06T13:51:00Z"/>
          <w:trPrChange w:id="33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9" w:author="Nick.Tolimieri" w:date="2022-09-06T13:51:00Z"/>
                <w:color w:val="000000"/>
                <w:sz w:val="20"/>
                <w:szCs w:val="20"/>
                <w:lang w:val="en-US"/>
              </w:rPr>
            </w:pPr>
            <w:ins w:id="334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2" w:author="Nick.Tolimieri" w:date="2022-09-06T13:51:00Z"/>
                <w:color w:val="000000"/>
                <w:sz w:val="20"/>
                <w:szCs w:val="20"/>
                <w:lang w:val="en-US"/>
              </w:rPr>
            </w:pPr>
            <w:ins w:id="334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5" w:author="Nick.Tolimieri" w:date="2022-09-06T13:51:00Z"/>
                <w:color w:val="000000"/>
                <w:sz w:val="20"/>
                <w:szCs w:val="20"/>
                <w:lang w:val="en-US"/>
              </w:rPr>
            </w:pPr>
            <w:ins w:id="3346"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8" w:author="Nick.Tolimieri" w:date="2022-09-06T13:51:00Z"/>
                <w:color w:val="000000"/>
                <w:sz w:val="20"/>
                <w:szCs w:val="20"/>
                <w:lang w:val="en-US"/>
              </w:rPr>
            </w:pPr>
            <w:ins w:id="3349"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1" w:author="Nick.Tolimieri" w:date="2022-09-06T13:51:00Z"/>
                <w:color w:val="000000"/>
                <w:sz w:val="20"/>
                <w:szCs w:val="20"/>
                <w:lang w:val="en-US"/>
              </w:rPr>
            </w:pPr>
            <w:ins w:id="335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4" w:author="Nick.Tolimieri" w:date="2022-09-06T13:51:00Z"/>
                <w:color w:val="000000"/>
                <w:sz w:val="20"/>
                <w:szCs w:val="20"/>
                <w:lang w:val="en-US"/>
              </w:rPr>
            </w:pPr>
            <w:ins w:id="3355"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7" w:author="Nick.Tolimieri" w:date="2022-09-06T13:51:00Z"/>
                <w:color w:val="000000"/>
                <w:sz w:val="20"/>
                <w:szCs w:val="20"/>
                <w:lang w:val="en-US"/>
              </w:rPr>
            </w:pPr>
            <w:ins w:id="33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0" w:author="Nick.Tolimieri" w:date="2022-09-06T13:51:00Z"/>
                <w:color w:val="000000"/>
                <w:sz w:val="20"/>
                <w:szCs w:val="20"/>
                <w:lang w:val="en-US"/>
              </w:rPr>
            </w:pPr>
            <w:ins w:id="3361"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3" w:author="Nick.Tolimieri" w:date="2022-09-06T13:51:00Z"/>
                <w:color w:val="000000"/>
                <w:sz w:val="20"/>
                <w:szCs w:val="20"/>
                <w:lang w:val="en-US"/>
              </w:rPr>
            </w:pPr>
            <w:ins w:id="3364"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6" w:author="Nick.Tolimieri" w:date="2022-09-06T13:51:00Z"/>
                <w:color w:val="000000"/>
                <w:sz w:val="20"/>
                <w:szCs w:val="20"/>
                <w:lang w:val="en-US"/>
              </w:rPr>
            </w:pPr>
            <w:ins w:id="3367"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9" w:author="Nick.Tolimieri" w:date="2022-09-06T13:51:00Z"/>
                <w:color w:val="000000"/>
                <w:sz w:val="20"/>
                <w:szCs w:val="20"/>
                <w:lang w:val="en-US"/>
              </w:rPr>
            </w:pPr>
            <w:ins w:id="3370" w:author="Nick.Tolimieri" w:date="2022-09-06T13:51:00Z">
              <w:r w:rsidRPr="00C97A89">
                <w:rPr>
                  <w:color w:val="000000"/>
                  <w:sz w:val="20"/>
                  <w:szCs w:val="20"/>
                  <w:lang w:val="en-US"/>
                </w:rPr>
                <w:t>2.37</w:t>
              </w:r>
            </w:ins>
          </w:p>
        </w:tc>
      </w:tr>
      <w:tr w:rsidR="00C97A89" w:rsidRPr="00C97A89" w:rsidTr="004C5EBF">
        <w:tblPrEx>
          <w:tblPrExChange w:id="3371" w:author="Nick.Tolimieri" w:date="2022-09-13T12:47:00Z">
            <w:tblPrEx>
              <w:tblW w:w="10017" w:type="dxa"/>
            </w:tblPrEx>
          </w:tblPrExChange>
        </w:tblPrEx>
        <w:trPr>
          <w:trHeight w:val="255"/>
          <w:ins w:id="3372" w:author="Nick.Tolimieri" w:date="2022-09-06T13:51:00Z"/>
          <w:trPrChange w:id="33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5" w:author="Nick.Tolimieri" w:date="2022-09-06T13:51:00Z"/>
                <w:color w:val="000000"/>
                <w:sz w:val="20"/>
                <w:szCs w:val="20"/>
                <w:lang w:val="en-US"/>
              </w:rPr>
            </w:pPr>
            <w:ins w:id="337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8" w:author="Nick.Tolimieri" w:date="2022-09-06T13:51:00Z"/>
                <w:color w:val="000000"/>
                <w:sz w:val="20"/>
                <w:szCs w:val="20"/>
                <w:lang w:val="en-US"/>
              </w:rPr>
            </w:pPr>
            <w:ins w:id="337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1" w:author="Nick.Tolimieri" w:date="2022-09-06T13:51:00Z"/>
                <w:color w:val="000000"/>
                <w:sz w:val="20"/>
                <w:szCs w:val="20"/>
                <w:lang w:val="en-US"/>
              </w:rPr>
            </w:pPr>
            <w:ins w:id="3382"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4" w:author="Nick.Tolimieri" w:date="2022-09-06T13:51:00Z"/>
                <w:color w:val="000000"/>
                <w:sz w:val="20"/>
                <w:szCs w:val="20"/>
                <w:lang w:val="en-US"/>
              </w:rPr>
            </w:pPr>
            <w:ins w:id="3385"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7" w:author="Nick.Tolimieri" w:date="2022-09-06T13:51:00Z"/>
                <w:color w:val="000000"/>
                <w:sz w:val="20"/>
                <w:szCs w:val="20"/>
                <w:lang w:val="en-US"/>
              </w:rPr>
            </w:pPr>
            <w:ins w:id="338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0" w:author="Nick.Tolimieri" w:date="2022-09-06T13:51:00Z"/>
                <w:color w:val="000000"/>
                <w:sz w:val="20"/>
                <w:szCs w:val="20"/>
                <w:lang w:val="en-US"/>
              </w:rPr>
            </w:pPr>
            <w:ins w:id="3391"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3" w:author="Nick.Tolimieri" w:date="2022-09-06T13:51:00Z"/>
                <w:color w:val="000000"/>
                <w:sz w:val="20"/>
                <w:szCs w:val="20"/>
                <w:lang w:val="en-US"/>
              </w:rPr>
            </w:pPr>
            <w:ins w:id="339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6" w:author="Nick.Tolimieri" w:date="2022-09-06T13:51:00Z"/>
                <w:color w:val="000000"/>
                <w:sz w:val="20"/>
                <w:szCs w:val="20"/>
                <w:lang w:val="en-US"/>
              </w:rPr>
            </w:pPr>
            <w:ins w:id="3397"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9" w:author="Nick.Tolimieri" w:date="2022-09-06T13:51:00Z"/>
                <w:color w:val="000000"/>
                <w:sz w:val="20"/>
                <w:szCs w:val="20"/>
                <w:lang w:val="en-US"/>
              </w:rPr>
            </w:pPr>
            <w:ins w:id="3400"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2" w:author="Nick.Tolimieri" w:date="2022-09-06T13:51:00Z"/>
                <w:color w:val="000000"/>
                <w:sz w:val="20"/>
                <w:szCs w:val="20"/>
                <w:lang w:val="en-US"/>
              </w:rPr>
            </w:pPr>
            <w:ins w:id="3403"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5" w:author="Nick.Tolimieri" w:date="2022-09-06T13:51:00Z"/>
                <w:color w:val="000000"/>
                <w:sz w:val="20"/>
                <w:szCs w:val="20"/>
                <w:lang w:val="en-US"/>
              </w:rPr>
            </w:pPr>
            <w:ins w:id="3406" w:author="Nick.Tolimieri" w:date="2022-09-06T13:51:00Z">
              <w:r w:rsidRPr="00C97A89">
                <w:rPr>
                  <w:color w:val="000000"/>
                  <w:sz w:val="20"/>
                  <w:szCs w:val="20"/>
                  <w:lang w:val="en-US"/>
                </w:rPr>
                <w:t>3.29</w:t>
              </w:r>
            </w:ins>
          </w:p>
        </w:tc>
      </w:tr>
      <w:tr w:rsidR="00C97A89" w:rsidRPr="00C97A89" w:rsidTr="004C5EBF">
        <w:tblPrEx>
          <w:tblPrExChange w:id="3407" w:author="Nick.Tolimieri" w:date="2022-09-13T12:47:00Z">
            <w:tblPrEx>
              <w:tblW w:w="10017" w:type="dxa"/>
            </w:tblPrEx>
          </w:tblPrExChange>
        </w:tblPrEx>
        <w:trPr>
          <w:trHeight w:val="255"/>
          <w:ins w:id="3408" w:author="Nick.Tolimieri" w:date="2022-09-06T13:51:00Z"/>
          <w:trPrChange w:id="34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1" w:author="Nick.Tolimieri" w:date="2022-09-06T13:51:00Z"/>
                <w:color w:val="000000"/>
                <w:sz w:val="20"/>
                <w:szCs w:val="20"/>
                <w:lang w:val="en-US"/>
              </w:rPr>
            </w:pPr>
            <w:ins w:id="341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4" w:author="Nick.Tolimieri" w:date="2022-09-06T13:51:00Z"/>
                <w:color w:val="000000"/>
                <w:sz w:val="20"/>
                <w:szCs w:val="20"/>
                <w:lang w:val="en-US"/>
              </w:rPr>
            </w:pPr>
            <w:ins w:id="341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7" w:author="Nick.Tolimieri" w:date="2022-09-06T13:51:00Z"/>
                <w:color w:val="000000"/>
                <w:sz w:val="20"/>
                <w:szCs w:val="20"/>
                <w:lang w:val="en-US"/>
              </w:rPr>
            </w:pPr>
            <w:ins w:id="34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0" w:author="Nick.Tolimieri" w:date="2022-09-06T13:51:00Z"/>
                <w:color w:val="000000"/>
                <w:sz w:val="20"/>
                <w:szCs w:val="20"/>
                <w:lang w:val="en-US"/>
              </w:rPr>
            </w:pPr>
            <w:ins w:id="342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3" w:author="Nick.Tolimieri" w:date="2022-09-06T13:51:00Z"/>
                <w:color w:val="000000"/>
                <w:sz w:val="20"/>
                <w:szCs w:val="20"/>
                <w:lang w:val="en-US"/>
              </w:rPr>
            </w:pPr>
            <w:ins w:id="34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6" w:author="Nick.Tolimieri" w:date="2022-09-06T13:51:00Z"/>
                <w:color w:val="000000"/>
                <w:sz w:val="20"/>
                <w:szCs w:val="20"/>
                <w:lang w:val="en-US"/>
              </w:rPr>
            </w:pPr>
            <w:ins w:id="342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9" w:author="Nick.Tolimieri" w:date="2022-09-06T13:51:00Z"/>
                <w:color w:val="000000"/>
                <w:sz w:val="20"/>
                <w:szCs w:val="20"/>
                <w:lang w:val="en-US"/>
              </w:rPr>
            </w:pPr>
            <w:ins w:id="3430"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2" w:author="Nick.Tolimieri" w:date="2022-09-06T13:51:00Z"/>
                <w:color w:val="000000"/>
                <w:sz w:val="20"/>
                <w:szCs w:val="20"/>
                <w:lang w:val="en-US"/>
              </w:rPr>
            </w:pPr>
            <w:ins w:id="3433"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5" w:author="Nick.Tolimieri" w:date="2022-09-06T13:51:00Z"/>
                <w:color w:val="000000"/>
                <w:sz w:val="20"/>
                <w:szCs w:val="20"/>
                <w:lang w:val="en-US"/>
              </w:rPr>
            </w:pPr>
            <w:ins w:id="3436"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8" w:author="Nick.Tolimieri" w:date="2022-09-06T13:51:00Z"/>
                <w:color w:val="000000"/>
                <w:sz w:val="20"/>
                <w:szCs w:val="20"/>
                <w:lang w:val="en-US"/>
              </w:rPr>
            </w:pPr>
            <w:ins w:id="3439"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1" w:author="Nick.Tolimieri" w:date="2022-09-06T13:51:00Z"/>
                <w:color w:val="000000"/>
                <w:sz w:val="20"/>
                <w:szCs w:val="20"/>
                <w:lang w:val="en-US"/>
              </w:rPr>
            </w:pPr>
            <w:ins w:id="3442" w:author="Nick.Tolimieri" w:date="2022-09-06T13:51:00Z">
              <w:r w:rsidRPr="00C97A89">
                <w:rPr>
                  <w:color w:val="000000"/>
                  <w:sz w:val="20"/>
                  <w:szCs w:val="20"/>
                  <w:lang w:val="en-US"/>
                </w:rPr>
                <w:t>2.78</w:t>
              </w:r>
            </w:ins>
          </w:p>
        </w:tc>
      </w:tr>
      <w:tr w:rsidR="00C97A89" w:rsidRPr="00C97A89" w:rsidTr="004C5EBF">
        <w:tblPrEx>
          <w:tblPrExChange w:id="3443" w:author="Nick.Tolimieri" w:date="2022-09-13T12:47:00Z">
            <w:tblPrEx>
              <w:tblW w:w="10017" w:type="dxa"/>
            </w:tblPrEx>
          </w:tblPrExChange>
        </w:tblPrEx>
        <w:trPr>
          <w:trHeight w:val="255"/>
          <w:ins w:id="3444" w:author="Nick.Tolimieri" w:date="2022-09-06T13:51:00Z"/>
          <w:trPrChange w:id="34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7" w:author="Nick.Tolimieri" w:date="2022-09-06T13:51:00Z"/>
                <w:color w:val="000000"/>
                <w:sz w:val="20"/>
                <w:szCs w:val="20"/>
                <w:lang w:val="en-US"/>
              </w:rPr>
            </w:pPr>
            <w:ins w:id="344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0" w:author="Nick.Tolimieri" w:date="2022-09-06T13:51:00Z"/>
                <w:color w:val="000000"/>
                <w:sz w:val="20"/>
                <w:szCs w:val="20"/>
                <w:lang w:val="en-US"/>
              </w:rPr>
            </w:pPr>
            <w:ins w:id="345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3" w:author="Nick.Tolimieri" w:date="2022-09-06T13:51:00Z"/>
                <w:color w:val="000000"/>
                <w:sz w:val="20"/>
                <w:szCs w:val="20"/>
                <w:lang w:val="en-US"/>
              </w:rPr>
            </w:pPr>
            <w:ins w:id="3454"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6" w:author="Nick.Tolimieri" w:date="2022-09-06T13:51:00Z"/>
                <w:color w:val="000000"/>
                <w:sz w:val="20"/>
                <w:szCs w:val="20"/>
                <w:lang w:val="en-US"/>
              </w:rPr>
            </w:pPr>
            <w:ins w:id="3457"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9" w:author="Nick.Tolimieri" w:date="2022-09-06T13:51:00Z"/>
                <w:color w:val="000000"/>
                <w:sz w:val="20"/>
                <w:szCs w:val="20"/>
                <w:lang w:val="en-US"/>
              </w:rPr>
            </w:pPr>
            <w:ins w:id="3460"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2" w:author="Nick.Tolimieri" w:date="2022-09-06T13:51:00Z"/>
                <w:color w:val="000000"/>
                <w:sz w:val="20"/>
                <w:szCs w:val="20"/>
                <w:lang w:val="en-US"/>
              </w:rPr>
            </w:pPr>
            <w:ins w:id="3463"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5" w:author="Nick.Tolimieri" w:date="2022-09-06T13:51:00Z"/>
                <w:color w:val="000000"/>
                <w:sz w:val="20"/>
                <w:szCs w:val="20"/>
                <w:lang w:val="en-US"/>
              </w:rPr>
            </w:pPr>
            <w:ins w:id="34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8" w:author="Nick.Tolimieri" w:date="2022-09-06T13:51:00Z"/>
                <w:color w:val="000000"/>
                <w:sz w:val="20"/>
                <w:szCs w:val="20"/>
                <w:lang w:val="en-US"/>
              </w:rPr>
            </w:pPr>
            <w:ins w:id="3469"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1" w:author="Nick.Tolimieri" w:date="2022-09-06T13:51:00Z"/>
                <w:color w:val="000000"/>
                <w:sz w:val="20"/>
                <w:szCs w:val="20"/>
                <w:lang w:val="en-US"/>
              </w:rPr>
            </w:pPr>
            <w:ins w:id="3472"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4" w:author="Nick.Tolimieri" w:date="2022-09-06T13:51:00Z"/>
                <w:color w:val="000000"/>
                <w:sz w:val="20"/>
                <w:szCs w:val="20"/>
                <w:lang w:val="en-US"/>
              </w:rPr>
            </w:pPr>
            <w:ins w:id="3475"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7" w:author="Nick.Tolimieri" w:date="2022-09-06T13:51:00Z"/>
                <w:color w:val="000000"/>
                <w:sz w:val="20"/>
                <w:szCs w:val="20"/>
                <w:lang w:val="en-US"/>
              </w:rPr>
            </w:pPr>
            <w:ins w:id="3478" w:author="Nick.Tolimieri" w:date="2022-09-06T13:51:00Z">
              <w:r w:rsidRPr="00C97A89">
                <w:rPr>
                  <w:color w:val="000000"/>
                  <w:sz w:val="20"/>
                  <w:szCs w:val="20"/>
                  <w:lang w:val="en-US"/>
                </w:rPr>
                <w:t>2.8</w:t>
              </w:r>
            </w:ins>
          </w:p>
        </w:tc>
      </w:tr>
      <w:tr w:rsidR="00C97A89" w:rsidRPr="00C97A89" w:rsidTr="004C5EBF">
        <w:tblPrEx>
          <w:tblPrExChange w:id="3479" w:author="Nick.Tolimieri" w:date="2022-09-13T12:47:00Z">
            <w:tblPrEx>
              <w:tblW w:w="10017" w:type="dxa"/>
            </w:tblPrEx>
          </w:tblPrExChange>
        </w:tblPrEx>
        <w:trPr>
          <w:trHeight w:val="255"/>
          <w:ins w:id="3480" w:author="Nick.Tolimieri" w:date="2022-09-06T13:51:00Z"/>
          <w:trPrChange w:id="34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3" w:author="Nick.Tolimieri" w:date="2022-09-06T13:51:00Z"/>
                <w:color w:val="000000"/>
                <w:sz w:val="20"/>
                <w:szCs w:val="20"/>
                <w:lang w:val="en-US"/>
              </w:rPr>
            </w:pPr>
            <w:ins w:id="348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6" w:author="Nick.Tolimieri" w:date="2022-09-06T13:51:00Z"/>
                <w:color w:val="000000"/>
                <w:sz w:val="20"/>
                <w:szCs w:val="20"/>
                <w:lang w:val="en-US"/>
              </w:rPr>
            </w:pPr>
            <w:ins w:id="348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9" w:author="Nick.Tolimieri" w:date="2022-09-06T13:51:00Z"/>
                <w:color w:val="000000"/>
                <w:sz w:val="20"/>
                <w:szCs w:val="20"/>
                <w:lang w:val="en-US"/>
              </w:rPr>
            </w:pPr>
            <w:ins w:id="3490"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2" w:author="Nick.Tolimieri" w:date="2022-09-06T13:51:00Z"/>
                <w:color w:val="000000"/>
                <w:sz w:val="20"/>
                <w:szCs w:val="20"/>
                <w:lang w:val="en-US"/>
              </w:rPr>
            </w:pPr>
            <w:ins w:id="3493"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5" w:author="Nick.Tolimieri" w:date="2022-09-06T13:51:00Z"/>
                <w:color w:val="000000"/>
                <w:sz w:val="20"/>
                <w:szCs w:val="20"/>
                <w:lang w:val="en-US"/>
              </w:rPr>
            </w:pPr>
            <w:ins w:id="349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8" w:author="Nick.Tolimieri" w:date="2022-09-06T13:51:00Z"/>
                <w:color w:val="000000"/>
                <w:sz w:val="20"/>
                <w:szCs w:val="20"/>
                <w:lang w:val="en-US"/>
              </w:rPr>
            </w:pPr>
            <w:ins w:id="3499"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5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1" w:author="Nick.Tolimieri" w:date="2022-09-06T13:51:00Z"/>
                <w:color w:val="000000"/>
                <w:sz w:val="20"/>
                <w:szCs w:val="20"/>
                <w:lang w:val="en-US"/>
              </w:rPr>
            </w:pPr>
            <w:ins w:id="350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4" w:author="Nick.Tolimieri" w:date="2022-09-06T13:51:00Z"/>
                <w:color w:val="000000"/>
                <w:sz w:val="20"/>
                <w:szCs w:val="20"/>
                <w:lang w:val="en-US"/>
              </w:rPr>
            </w:pPr>
            <w:ins w:id="3505"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7" w:author="Nick.Tolimieri" w:date="2022-09-06T13:51:00Z"/>
                <w:color w:val="000000"/>
                <w:sz w:val="20"/>
                <w:szCs w:val="20"/>
                <w:lang w:val="en-US"/>
              </w:rPr>
            </w:pPr>
            <w:ins w:id="3508"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0" w:author="Nick.Tolimieri" w:date="2022-09-06T13:51:00Z"/>
                <w:color w:val="000000"/>
                <w:sz w:val="20"/>
                <w:szCs w:val="20"/>
                <w:lang w:val="en-US"/>
              </w:rPr>
            </w:pPr>
            <w:ins w:id="3511"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3" w:author="Nick.Tolimieri" w:date="2022-09-06T13:51:00Z"/>
                <w:color w:val="000000"/>
                <w:sz w:val="20"/>
                <w:szCs w:val="20"/>
                <w:lang w:val="en-US"/>
              </w:rPr>
            </w:pPr>
            <w:ins w:id="3514" w:author="Nick.Tolimieri" w:date="2022-09-06T13:51:00Z">
              <w:r w:rsidRPr="00C97A89">
                <w:rPr>
                  <w:color w:val="000000"/>
                  <w:sz w:val="20"/>
                  <w:szCs w:val="20"/>
                  <w:lang w:val="en-US"/>
                </w:rPr>
                <w:t>2.84</w:t>
              </w:r>
            </w:ins>
          </w:p>
        </w:tc>
      </w:tr>
      <w:tr w:rsidR="00C97A89" w:rsidRPr="00C97A89" w:rsidTr="004C5EBF">
        <w:tblPrEx>
          <w:tblPrExChange w:id="3515" w:author="Nick.Tolimieri" w:date="2022-09-13T12:47:00Z">
            <w:tblPrEx>
              <w:tblW w:w="10017" w:type="dxa"/>
            </w:tblPrEx>
          </w:tblPrExChange>
        </w:tblPrEx>
        <w:trPr>
          <w:trHeight w:val="255"/>
          <w:ins w:id="3516" w:author="Nick.Tolimieri" w:date="2022-09-06T13:51:00Z"/>
          <w:trPrChange w:id="35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9" w:author="Nick.Tolimieri" w:date="2022-09-06T13:51:00Z"/>
                <w:color w:val="000000"/>
                <w:sz w:val="20"/>
                <w:szCs w:val="20"/>
                <w:lang w:val="en-US"/>
              </w:rPr>
            </w:pPr>
            <w:ins w:id="352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2" w:author="Nick.Tolimieri" w:date="2022-09-06T13:51:00Z"/>
                <w:color w:val="000000"/>
                <w:sz w:val="20"/>
                <w:szCs w:val="20"/>
                <w:lang w:val="en-US"/>
              </w:rPr>
            </w:pPr>
            <w:ins w:id="352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5" w:author="Nick.Tolimieri" w:date="2022-09-06T13:51:00Z"/>
                <w:color w:val="000000"/>
                <w:sz w:val="20"/>
                <w:szCs w:val="20"/>
                <w:lang w:val="en-US"/>
              </w:rPr>
            </w:pPr>
            <w:ins w:id="3526"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8" w:author="Nick.Tolimieri" w:date="2022-09-06T13:51:00Z"/>
                <w:color w:val="000000"/>
                <w:sz w:val="20"/>
                <w:szCs w:val="20"/>
                <w:lang w:val="en-US"/>
              </w:rPr>
            </w:pPr>
            <w:ins w:id="3529"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1" w:author="Nick.Tolimieri" w:date="2022-09-06T13:51:00Z"/>
                <w:color w:val="000000"/>
                <w:sz w:val="20"/>
                <w:szCs w:val="20"/>
                <w:lang w:val="en-US"/>
              </w:rPr>
            </w:pPr>
            <w:ins w:id="353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4" w:author="Nick.Tolimieri" w:date="2022-09-06T13:51:00Z"/>
                <w:color w:val="000000"/>
                <w:sz w:val="20"/>
                <w:szCs w:val="20"/>
                <w:lang w:val="en-US"/>
              </w:rPr>
            </w:pPr>
            <w:ins w:id="3535"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7" w:author="Nick.Tolimieri" w:date="2022-09-06T13:51:00Z"/>
                <w:color w:val="000000"/>
                <w:sz w:val="20"/>
                <w:szCs w:val="20"/>
                <w:lang w:val="en-US"/>
              </w:rPr>
            </w:pPr>
            <w:ins w:id="3538"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0" w:author="Nick.Tolimieri" w:date="2022-09-06T13:51:00Z"/>
                <w:color w:val="000000"/>
                <w:sz w:val="20"/>
                <w:szCs w:val="20"/>
                <w:lang w:val="en-US"/>
              </w:rPr>
            </w:pPr>
            <w:ins w:id="354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3" w:author="Nick.Tolimieri" w:date="2022-09-06T13:51:00Z"/>
                <w:color w:val="000000"/>
                <w:sz w:val="20"/>
                <w:szCs w:val="20"/>
                <w:lang w:val="en-US"/>
              </w:rPr>
            </w:pPr>
            <w:ins w:id="3544"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6" w:author="Nick.Tolimieri" w:date="2022-09-06T13:51:00Z"/>
                <w:color w:val="000000"/>
                <w:sz w:val="20"/>
                <w:szCs w:val="20"/>
                <w:lang w:val="en-US"/>
              </w:rPr>
            </w:pPr>
            <w:ins w:id="3547"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9" w:author="Nick.Tolimieri" w:date="2022-09-06T13:51:00Z"/>
                <w:color w:val="000000"/>
                <w:sz w:val="20"/>
                <w:szCs w:val="20"/>
                <w:lang w:val="en-US"/>
              </w:rPr>
            </w:pPr>
            <w:ins w:id="3550" w:author="Nick.Tolimieri" w:date="2022-09-06T13:51:00Z">
              <w:r w:rsidRPr="00C97A89">
                <w:rPr>
                  <w:color w:val="000000"/>
                  <w:sz w:val="20"/>
                  <w:szCs w:val="20"/>
                  <w:lang w:val="en-US"/>
                </w:rPr>
                <w:t>3.96</w:t>
              </w:r>
            </w:ins>
          </w:p>
        </w:tc>
      </w:tr>
      <w:tr w:rsidR="00C97A89" w:rsidRPr="00C97A89" w:rsidTr="004C5EBF">
        <w:tblPrEx>
          <w:tblPrExChange w:id="3551" w:author="Nick.Tolimieri" w:date="2022-09-13T12:47:00Z">
            <w:tblPrEx>
              <w:tblW w:w="10017" w:type="dxa"/>
            </w:tblPrEx>
          </w:tblPrExChange>
        </w:tblPrEx>
        <w:trPr>
          <w:trHeight w:val="255"/>
          <w:ins w:id="3552" w:author="Nick.Tolimieri" w:date="2022-09-06T13:51:00Z"/>
          <w:trPrChange w:id="35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5" w:author="Nick.Tolimieri" w:date="2022-09-06T13:51:00Z"/>
                <w:color w:val="000000"/>
                <w:sz w:val="20"/>
                <w:szCs w:val="20"/>
                <w:lang w:val="en-US"/>
              </w:rPr>
            </w:pPr>
            <w:ins w:id="3556"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8" w:author="Nick.Tolimieri" w:date="2022-09-06T13:51:00Z"/>
                <w:color w:val="000000"/>
                <w:sz w:val="20"/>
                <w:szCs w:val="20"/>
                <w:lang w:val="en-US"/>
              </w:rPr>
            </w:pPr>
            <w:ins w:id="355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1" w:author="Nick.Tolimieri" w:date="2022-09-06T13:51:00Z"/>
                <w:color w:val="000000"/>
                <w:sz w:val="20"/>
                <w:szCs w:val="20"/>
                <w:lang w:val="en-US"/>
              </w:rPr>
            </w:pPr>
            <w:ins w:id="3562"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4" w:author="Nick.Tolimieri" w:date="2022-09-06T13:51:00Z"/>
                <w:color w:val="000000"/>
                <w:sz w:val="20"/>
                <w:szCs w:val="20"/>
                <w:lang w:val="en-US"/>
              </w:rPr>
            </w:pPr>
            <w:ins w:id="3565"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7" w:author="Nick.Tolimieri" w:date="2022-09-06T13:51:00Z"/>
                <w:color w:val="000000"/>
                <w:sz w:val="20"/>
                <w:szCs w:val="20"/>
                <w:lang w:val="en-US"/>
              </w:rPr>
            </w:pPr>
            <w:ins w:id="356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0" w:author="Nick.Tolimieri" w:date="2022-09-06T13:51:00Z"/>
                <w:color w:val="000000"/>
                <w:sz w:val="20"/>
                <w:szCs w:val="20"/>
                <w:lang w:val="en-US"/>
              </w:rPr>
            </w:pPr>
            <w:ins w:id="357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3" w:author="Nick.Tolimieri" w:date="2022-09-06T13:51:00Z"/>
                <w:color w:val="000000"/>
                <w:sz w:val="20"/>
                <w:szCs w:val="20"/>
                <w:lang w:val="en-US"/>
              </w:rPr>
            </w:pPr>
            <w:ins w:id="3574"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6" w:author="Nick.Tolimieri" w:date="2022-09-06T13:51:00Z"/>
                <w:color w:val="000000"/>
                <w:sz w:val="20"/>
                <w:szCs w:val="20"/>
                <w:lang w:val="en-US"/>
              </w:rPr>
            </w:pPr>
            <w:ins w:id="3577"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9" w:author="Nick.Tolimieri" w:date="2022-09-06T13:51:00Z"/>
                <w:color w:val="000000"/>
                <w:sz w:val="20"/>
                <w:szCs w:val="20"/>
                <w:lang w:val="en-US"/>
              </w:rPr>
            </w:pPr>
            <w:ins w:id="3580"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2" w:author="Nick.Tolimieri" w:date="2022-09-06T13:51:00Z"/>
                <w:color w:val="000000"/>
                <w:sz w:val="20"/>
                <w:szCs w:val="20"/>
                <w:lang w:val="en-US"/>
              </w:rPr>
            </w:pPr>
            <w:ins w:id="3583"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5" w:author="Nick.Tolimieri" w:date="2022-09-06T13:51:00Z"/>
                <w:color w:val="000000"/>
                <w:sz w:val="20"/>
                <w:szCs w:val="20"/>
                <w:lang w:val="en-US"/>
              </w:rPr>
            </w:pPr>
            <w:ins w:id="3586" w:author="Nick.Tolimieri" w:date="2022-09-06T13:51:00Z">
              <w:r w:rsidRPr="00C97A89">
                <w:rPr>
                  <w:color w:val="000000"/>
                  <w:sz w:val="20"/>
                  <w:szCs w:val="20"/>
                  <w:lang w:val="en-US"/>
                </w:rPr>
                <w:t>4.14</w:t>
              </w:r>
            </w:ins>
          </w:p>
        </w:tc>
      </w:tr>
      <w:tr w:rsidR="00C97A89" w:rsidRPr="00C97A89" w:rsidTr="004C5EBF">
        <w:tblPrEx>
          <w:tblPrExChange w:id="3587" w:author="Nick.Tolimieri" w:date="2022-09-13T12:47:00Z">
            <w:tblPrEx>
              <w:tblW w:w="10017" w:type="dxa"/>
            </w:tblPrEx>
          </w:tblPrExChange>
        </w:tblPrEx>
        <w:trPr>
          <w:trHeight w:val="255"/>
          <w:ins w:id="3588" w:author="Nick.Tolimieri" w:date="2022-09-06T13:51:00Z"/>
          <w:trPrChange w:id="35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1" w:author="Nick.Tolimieri" w:date="2022-09-06T13:51:00Z"/>
                <w:color w:val="000000"/>
                <w:sz w:val="20"/>
                <w:szCs w:val="20"/>
                <w:lang w:val="en-US"/>
              </w:rPr>
            </w:pPr>
            <w:ins w:id="359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4" w:author="Nick.Tolimieri" w:date="2022-09-06T13:51:00Z"/>
                <w:color w:val="000000"/>
                <w:sz w:val="20"/>
                <w:szCs w:val="20"/>
                <w:lang w:val="en-US"/>
              </w:rPr>
            </w:pPr>
            <w:ins w:id="359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7" w:author="Nick.Tolimieri" w:date="2022-09-06T13:51:00Z"/>
                <w:color w:val="000000"/>
                <w:sz w:val="20"/>
                <w:szCs w:val="20"/>
                <w:lang w:val="en-US"/>
              </w:rPr>
            </w:pPr>
            <w:ins w:id="3598"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0" w:author="Nick.Tolimieri" w:date="2022-09-06T13:51:00Z"/>
                <w:color w:val="000000"/>
                <w:sz w:val="20"/>
                <w:szCs w:val="20"/>
                <w:lang w:val="en-US"/>
              </w:rPr>
            </w:pPr>
            <w:ins w:id="3601"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3" w:author="Nick.Tolimieri" w:date="2022-09-06T13:51:00Z"/>
                <w:color w:val="000000"/>
                <w:sz w:val="20"/>
                <w:szCs w:val="20"/>
                <w:lang w:val="en-US"/>
              </w:rPr>
            </w:pPr>
            <w:ins w:id="3604"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6" w:author="Nick.Tolimieri" w:date="2022-09-06T13:51:00Z"/>
                <w:color w:val="000000"/>
                <w:sz w:val="20"/>
                <w:szCs w:val="20"/>
                <w:lang w:val="en-US"/>
              </w:rPr>
            </w:pPr>
            <w:ins w:id="3607"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9" w:author="Nick.Tolimieri" w:date="2022-09-06T13:51:00Z"/>
                <w:color w:val="000000"/>
                <w:sz w:val="20"/>
                <w:szCs w:val="20"/>
                <w:lang w:val="en-US"/>
              </w:rPr>
            </w:pPr>
            <w:ins w:id="36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2" w:author="Nick.Tolimieri" w:date="2022-09-06T13:51:00Z"/>
                <w:color w:val="000000"/>
                <w:sz w:val="20"/>
                <w:szCs w:val="20"/>
                <w:lang w:val="en-US"/>
              </w:rPr>
            </w:pPr>
            <w:ins w:id="361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5" w:author="Nick.Tolimieri" w:date="2022-09-06T13:51:00Z"/>
                <w:color w:val="000000"/>
                <w:sz w:val="20"/>
                <w:szCs w:val="20"/>
                <w:lang w:val="en-US"/>
              </w:rPr>
            </w:pPr>
            <w:ins w:id="3616"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8" w:author="Nick.Tolimieri" w:date="2022-09-06T13:51:00Z"/>
                <w:color w:val="000000"/>
                <w:sz w:val="20"/>
                <w:szCs w:val="20"/>
                <w:lang w:val="en-US"/>
              </w:rPr>
            </w:pPr>
            <w:ins w:id="361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1" w:author="Nick.Tolimieri" w:date="2022-09-06T13:51:00Z"/>
                <w:color w:val="000000"/>
                <w:sz w:val="20"/>
                <w:szCs w:val="20"/>
                <w:lang w:val="en-US"/>
              </w:rPr>
            </w:pPr>
            <w:ins w:id="3622" w:author="Nick.Tolimieri" w:date="2022-09-06T13:51:00Z">
              <w:r w:rsidRPr="00C97A89">
                <w:rPr>
                  <w:color w:val="000000"/>
                  <w:sz w:val="20"/>
                  <w:szCs w:val="20"/>
                  <w:lang w:val="en-US"/>
                </w:rPr>
                <w:t>2.92</w:t>
              </w:r>
            </w:ins>
          </w:p>
        </w:tc>
      </w:tr>
      <w:tr w:rsidR="00C97A89" w:rsidRPr="00C97A89" w:rsidTr="004C5EBF">
        <w:tblPrEx>
          <w:tblPrExChange w:id="3623" w:author="Nick.Tolimieri" w:date="2022-09-13T12:47:00Z">
            <w:tblPrEx>
              <w:tblW w:w="10017" w:type="dxa"/>
            </w:tblPrEx>
          </w:tblPrExChange>
        </w:tblPrEx>
        <w:trPr>
          <w:trHeight w:val="255"/>
          <w:ins w:id="3624" w:author="Nick.Tolimieri" w:date="2022-09-06T13:51:00Z"/>
          <w:trPrChange w:id="36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7" w:author="Nick.Tolimieri" w:date="2022-09-06T13:51:00Z"/>
                <w:color w:val="000000"/>
                <w:sz w:val="20"/>
                <w:szCs w:val="20"/>
                <w:lang w:val="en-US"/>
              </w:rPr>
            </w:pPr>
            <w:ins w:id="362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0" w:author="Nick.Tolimieri" w:date="2022-09-06T13:51:00Z"/>
                <w:color w:val="000000"/>
                <w:sz w:val="20"/>
                <w:szCs w:val="20"/>
                <w:lang w:val="en-US"/>
              </w:rPr>
            </w:pPr>
            <w:ins w:id="363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3" w:author="Nick.Tolimieri" w:date="2022-09-06T13:51:00Z"/>
                <w:color w:val="000000"/>
                <w:sz w:val="20"/>
                <w:szCs w:val="20"/>
                <w:lang w:val="en-US"/>
              </w:rPr>
            </w:pPr>
            <w:ins w:id="363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6" w:author="Nick.Tolimieri" w:date="2022-09-06T13:51:00Z"/>
                <w:color w:val="000000"/>
                <w:sz w:val="20"/>
                <w:szCs w:val="20"/>
                <w:lang w:val="en-US"/>
              </w:rPr>
            </w:pPr>
            <w:ins w:id="36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9" w:author="Nick.Tolimieri" w:date="2022-09-06T13:51:00Z"/>
                <w:color w:val="000000"/>
                <w:sz w:val="20"/>
                <w:szCs w:val="20"/>
                <w:lang w:val="en-US"/>
              </w:rPr>
            </w:pPr>
            <w:ins w:id="364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2" w:author="Nick.Tolimieri" w:date="2022-09-06T13:51:00Z"/>
                <w:color w:val="000000"/>
                <w:sz w:val="20"/>
                <w:szCs w:val="20"/>
                <w:lang w:val="en-US"/>
              </w:rPr>
            </w:pPr>
            <w:ins w:id="36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5" w:author="Nick.Tolimieri" w:date="2022-09-06T13:51:00Z"/>
                <w:color w:val="000000"/>
                <w:sz w:val="20"/>
                <w:szCs w:val="20"/>
                <w:lang w:val="en-US"/>
              </w:rPr>
            </w:pPr>
            <w:ins w:id="36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8" w:author="Nick.Tolimieri" w:date="2022-09-06T13:51:00Z"/>
                <w:color w:val="000000"/>
                <w:sz w:val="20"/>
                <w:szCs w:val="20"/>
                <w:lang w:val="en-US"/>
              </w:rPr>
            </w:pPr>
            <w:ins w:id="36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1" w:author="Nick.Tolimieri" w:date="2022-09-06T13:51:00Z"/>
                <w:color w:val="000000"/>
                <w:sz w:val="20"/>
                <w:szCs w:val="20"/>
                <w:lang w:val="en-US"/>
              </w:rPr>
            </w:pPr>
            <w:ins w:id="36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4" w:author="Nick.Tolimieri" w:date="2022-09-06T13:51:00Z"/>
                <w:color w:val="000000"/>
                <w:sz w:val="20"/>
                <w:szCs w:val="20"/>
                <w:lang w:val="en-US"/>
              </w:rPr>
            </w:pPr>
            <w:ins w:id="36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7" w:author="Nick.Tolimieri" w:date="2022-09-06T13:51:00Z"/>
                <w:color w:val="000000"/>
                <w:sz w:val="20"/>
                <w:szCs w:val="20"/>
                <w:lang w:val="en-US"/>
              </w:rPr>
            </w:pPr>
            <w:ins w:id="3658" w:author="Nick.Tolimieri" w:date="2022-09-06T13:51:00Z">
              <w:r w:rsidRPr="00C97A89">
                <w:rPr>
                  <w:color w:val="000000"/>
                  <w:sz w:val="20"/>
                  <w:szCs w:val="20"/>
                  <w:lang w:val="en-US"/>
                </w:rPr>
                <w:t>-</w:t>
              </w:r>
            </w:ins>
          </w:p>
        </w:tc>
      </w:tr>
      <w:tr w:rsidR="00C97A89" w:rsidRPr="00C97A89" w:rsidTr="004C5EBF">
        <w:tblPrEx>
          <w:tblPrExChange w:id="3659" w:author="Nick.Tolimieri" w:date="2022-09-13T12:47:00Z">
            <w:tblPrEx>
              <w:tblW w:w="10017" w:type="dxa"/>
            </w:tblPrEx>
          </w:tblPrExChange>
        </w:tblPrEx>
        <w:trPr>
          <w:trHeight w:val="255"/>
          <w:ins w:id="3660" w:author="Nick.Tolimieri" w:date="2022-09-06T13:51:00Z"/>
          <w:trPrChange w:id="36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3" w:author="Nick.Tolimieri" w:date="2022-09-06T13:51:00Z"/>
                <w:color w:val="000000"/>
                <w:sz w:val="20"/>
                <w:szCs w:val="20"/>
                <w:lang w:val="en-US"/>
              </w:rPr>
            </w:pPr>
            <w:ins w:id="366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6" w:author="Nick.Tolimieri" w:date="2022-09-06T13:51:00Z"/>
                <w:color w:val="000000"/>
                <w:sz w:val="20"/>
                <w:szCs w:val="20"/>
                <w:lang w:val="en-US"/>
              </w:rPr>
            </w:pPr>
            <w:ins w:id="366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9" w:author="Nick.Tolimieri" w:date="2022-09-06T13:51:00Z"/>
                <w:color w:val="000000"/>
                <w:sz w:val="20"/>
                <w:szCs w:val="20"/>
                <w:lang w:val="en-US"/>
              </w:rPr>
            </w:pPr>
            <w:ins w:id="3670"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2" w:author="Nick.Tolimieri" w:date="2022-09-06T13:51:00Z"/>
                <w:color w:val="000000"/>
                <w:sz w:val="20"/>
                <w:szCs w:val="20"/>
                <w:lang w:val="en-US"/>
              </w:rPr>
            </w:pPr>
            <w:ins w:id="3673"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5" w:author="Nick.Tolimieri" w:date="2022-09-06T13:51:00Z"/>
                <w:color w:val="000000"/>
                <w:sz w:val="20"/>
                <w:szCs w:val="20"/>
                <w:lang w:val="en-US"/>
              </w:rPr>
            </w:pPr>
            <w:ins w:id="3676"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8" w:author="Nick.Tolimieri" w:date="2022-09-06T13:51:00Z"/>
                <w:color w:val="000000"/>
                <w:sz w:val="20"/>
                <w:szCs w:val="20"/>
                <w:lang w:val="en-US"/>
              </w:rPr>
            </w:pPr>
            <w:ins w:id="3679"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1" w:author="Nick.Tolimieri" w:date="2022-09-06T13:51:00Z"/>
                <w:color w:val="000000"/>
                <w:sz w:val="20"/>
                <w:szCs w:val="20"/>
                <w:lang w:val="en-US"/>
              </w:rPr>
            </w:pPr>
            <w:ins w:id="368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4" w:author="Nick.Tolimieri" w:date="2022-09-06T13:51:00Z"/>
                <w:color w:val="000000"/>
                <w:sz w:val="20"/>
                <w:szCs w:val="20"/>
                <w:lang w:val="en-US"/>
              </w:rPr>
            </w:pPr>
            <w:ins w:id="3685"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7" w:author="Nick.Tolimieri" w:date="2022-09-06T13:51:00Z"/>
                <w:color w:val="000000"/>
                <w:sz w:val="20"/>
                <w:szCs w:val="20"/>
                <w:lang w:val="en-US"/>
              </w:rPr>
            </w:pPr>
            <w:ins w:id="3688"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0" w:author="Nick.Tolimieri" w:date="2022-09-06T13:51:00Z"/>
                <w:color w:val="000000"/>
                <w:sz w:val="20"/>
                <w:szCs w:val="20"/>
                <w:lang w:val="en-US"/>
              </w:rPr>
            </w:pPr>
            <w:ins w:id="3691"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3" w:author="Nick.Tolimieri" w:date="2022-09-06T13:51:00Z"/>
                <w:color w:val="000000"/>
                <w:sz w:val="20"/>
                <w:szCs w:val="20"/>
                <w:lang w:val="en-US"/>
              </w:rPr>
            </w:pPr>
            <w:ins w:id="3694" w:author="Nick.Tolimieri" w:date="2022-09-06T13:51:00Z">
              <w:r w:rsidRPr="00C97A89">
                <w:rPr>
                  <w:color w:val="000000"/>
                  <w:sz w:val="20"/>
                  <w:szCs w:val="20"/>
                  <w:lang w:val="en-US"/>
                </w:rPr>
                <w:t>4.11</w:t>
              </w:r>
            </w:ins>
          </w:p>
        </w:tc>
      </w:tr>
      <w:tr w:rsidR="00C97A89" w:rsidRPr="00C97A89" w:rsidTr="004C5EBF">
        <w:tblPrEx>
          <w:tblPrExChange w:id="3695" w:author="Nick.Tolimieri" w:date="2022-09-13T12:47:00Z">
            <w:tblPrEx>
              <w:tblW w:w="10017" w:type="dxa"/>
            </w:tblPrEx>
          </w:tblPrExChange>
        </w:tblPrEx>
        <w:trPr>
          <w:trHeight w:val="255"/>
          <w:ins w:id="3696" w:author="Nick.Tolimieri" w:date="2022-09-06T13:51:00Z"/>
          <w:trPrChange w:id="36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9" w:author="Nick.Tolimieri" w:date="2022-09-06T13:51:00Z"/>
                <w:color w:val="000000"/>
                <w:sz w:val="20"/>
                <w:szCs w:val="20"/>
                <w:lang w:val="en-US"/>
              </w:rPr>
            </w:pPr>
            <w:ins w:id="370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2" w:author="Nick.Tolimieri" w:date="2022-09-06T13:51:00Z"/>
                <w:color w:val="000000"/>
                <w:sz w:val="20"/>
                <w:szCs w:val="20"/>
                <w:lang w:val="en-US"/>
              </w:rPr>
            </w:pPr>
            <w:ins w:id="370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5" w:author="Nick.Tolimieri" w:date="2022-09-06T13:51:00Z"/>
                <w:color w:val="000000"/>
                <w:sz w:val="20"/>
                <w:szCs w:val="20"/>
                <w:lang w:val="en-US"/>
              </w:rPr>
            </w:pPr>
            <w:ins w:id="3706"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8" w:author="Nick.Tolimieri" w:date="2022-09-06T13:51:00Z"/>
                <w:color w:val="000000"/>
                <w:sz w:val="20"/>
                <w:szCs w:val="20"/>
                <w:lang w:val="en-US"/>
              </w:rPr>
            </w:pPr>
            <w:ins w:id="3709"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1" w:author="Nick.Tolimieri" w:date="2022-09-06T13:51:00Z"/>
                <w:color w:val="000000"/>
                <w:sz w:val="20"/>
                <w:szCs w:val="20"/>
                <w:lang w:val="en-US"/>
              </w:rPr>
            </w:pPr>
            <w:ins w:id="3712"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4" w:author="Nick.Tolimieri" w:date="2022-09-06T13:51:00Z"/>
                <w:color w:val="000000"/>
                <w:sz w:val="20"/>
                <w:szCs w:val="20"/>
                <w:lang w:val="en-US"/>
              </w:rPr>
            </w:pPr>
            <w:ins w:id="3715"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7" w:author="Nick.Tolimieri" w:date="2022-09-06T13:51:00Z"/>
                <w:color w:val="000000"/>
                <w:sz w:val="20"/>
                <w:szCs w:val="20"/>
                <w:lang w:val="en-US"/>
              </w:rPr>
            </w:pPr>
            <w:ins w:id="37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0" w:author="Nick.Tolimieri" w:date="2022-09-06T13:51:00Z"/>
                <w:color w:val="000000"/>
                <w:sz w:val="20"/>
                <w:szCs w:val="20"/>
                <w:lang w:val="en-US"/>
              </w:rPr>
            </w:pPr>
            <w:ins w:id="3721"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3" w:author="Nick.Tolimieri" w:date="2022-09-06T13:51:00Z"/>
                <w:color w:val="000000"/>
                <w:sz w:val="20"/>
                <w:szCs w:val="20"/>
                <w:lang w:val="en-US"/>
              </w:rPr>
            </w:pPr>
            <w:ins w:id="3724"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6" w:author="Nick.Tolimieri" w:date="2022-09-06T13:51:00Z"/>
                <w:color w:val="000000"/>
                <w:sz w:val="20"/>
                <w:szCs w:val="20"/>
                <w:lang w:val="en-US"/>
              </w:rPr>
            </w:pPr>
            <w:ins w:id="3727"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9" w:author="Nick.Tolimieri" w:date="2022-09-06T13:51:00Z"/>
                <w:color w:val="000000"/>
                <w:sz w:val="20"/>
                <w:szCs w:val="20"/>
                <w:lang w:val="en-US"/>
              </w:rPr>
            </w:pPr>
            <w:ins w:id="3730" w:author="Nick.Tolimieri" w:date="2022-09-06T13:51:00Z">
              <w:r w:rsidRPr="00C97A89">
                <w:rPr>
                  <w:color w:val="000000"/>
                  <w:sz w:val="20"/>
                  <w:szCs w:val="20"/>
                  <w:lang w:val="en-US"/>
                </w:rPr>
                <w:t>3.18</w:t>
              </w:r>
            </w:ins>
          </w:p>
        </w:tc>
      </w:tr>
      <w:tr w:rsidR="00C97A89" w:rsidRPr="00C97A89" w:rsidTr="004C5EBF">
        <w:tblPrEx>
          <w:tblPrExChange w:id="3731" w:author="Nick.Tolimieri" w:date="2022-09-13T12:47:00Z">
            <w:tblPrEx>
              <w:tblW w:w="10017" w:type="dxa"/>
            </w:tblPrEx>
          </w:tblPrExChange>
        </w:tblPrEx>
        <w:trPr>
          <w:trHeight w:val="255"/>
          <w:ins w:id="3732" w:author="Nick.Tolimieri" w:date="2022-09-06T13:51:00Z"/>
          <w:trPrChange w:id="37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5" w:author="Nick.Tolimieri" w:date="2022-09-06T13:51:00Z"/>
                <w:color w:val="000000"/>
                <w:sz w:val="20"/>
                <w:szCs w:val="20"/>
                <w:lang w:val="en-US"/>
              </w:rPr>
            </w:pPr>
            <w:ins w:id="373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8" w:author="Nick.Tolimieri" w:date="2022-09-06T13:51:00Z"/>
                <w:color w:val="000000"/>
                <w:sz w:val="20"/>
                <w:szCs w:val="20"/>
                <w:lang w:val="en-US"/>
              </w:rPr>
            </w:pPr>
            <w:ins w:id="373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1" w:author="Nick.Tolimieri" w:date="2022-09-06T13:51:00Z"/>
                <w:color w:val="000000"/>
                <w:sz w:val="20"/>
                <w:szCs w:val="20"/>
                <w:lang w:val="en-US"/>
              </w:rPr>
            </w:pPr>
            <w:ins w:id="374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4" w:author="Nick.Tolimieri" w:date="2022-09-06T13:51:00Z"/>
                <w:color w:val="000000"/>
                <w:sz w:val="20"/>
                <w:szCs w:val="20"/>
                <w:lang w:val="en-US"/>
              </w:rPr>
            </w:pPr>
            <w:ins w:id="37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7" w:author="Nick.Tolimieri" w:date="2022-09-06T13:51:00Z"/>
                <w:color w:val="000000"/>
                <w:sz w:val="20"/>
                <w:szCs w:val="20"/>
                <w:lang w:val="en-US"/>
              </w:rPr>
            </w:pPr>
            <w:ins w:id="37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0" w:author="Nick.Tolimieri" w:date="2022-09-06T13:51:00Z"/>
                <w:color w:val="000000"/>
                <w:sz w:val="20"/>
                <w:szCs w:val="20"/>
                <w:lang w:val="en-US"/>
              </w:rPr>
            </w:pPr>
            <w:ins w:id="37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3" w:author="Nick.Tolimieri" w:date="2022-09-06T13:51:00Z"/>
                <w:color w:val="000000"/>
                <w:sz w:val="20"/>
                <w:szCs w:val="20"/>
                <w:lang w:val="en-US"/>
              </w:rPr>
            </w:pPr>
            <w:ins w:id="37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6" w:author="Nick.Tolimieri" w:date="2022-09-06T13:51:00Z"/>
                <w:color w:val="000000"/>
                <w:sz w:val="20"/>
                <w:szCs w:val="20"/>
                <w:lang w:val="en-US"/>
              </w:rPr>
            </w:pPr>
            <w:ins w:id="37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9" w:author="Nick.Tolimieri" w:date="2022-09-06T13:51:00Z"/>
                <w:color w:val="000000"/>
                <w:sz w:val="20"/>
                <w:szCs w:val="20"/>
                <w:lang w:val="en-US"/>
              </w:rPr>
            </w:pPr>
            <w:ins w:id="37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2" w:author="Nick.Tolimieri" w:date="2022-09-06T13:51:00Z"/>
                <w:color w:val="000000"/>
                <w:sz w:val="20"/>
                <w:szCs w:val="20"/>
                <w:lang w:val="en-US"/>
              </w:rPr>
            </w:pPr>
            <w:ins w:id="37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5" w:author="Nick.Tolimieri" w:date="2022-09-06T13:51:00Z"/>
                <w:color w:val="000000"/>
                <w:sz w:val="20"/>
                <w:szCs w:val="20"/>
                <w:lang w:val="en-US"/>
              </w:rPr>
            </w:pPr>
            <w:ins w:id="3766" w:author="Nick.Tolimieri" w:date="2022-09-06T13:51:00Z">
              <w:r w:rsidRPr="00C97A89">
                <w:rPr>
                  <w:color w:val="000000"/>
                  <w:sz w:val="20"/>
                  <w:szCs w:val="20"/>
                  <w:lang w:val="en-US"/>
                </w:rPr>
                <w:t>-</w:t>
              </w:r>
            </w:ins>
          </w:p>
        </w:tc>
      </w:tr>
      <w:tr w:rsidR="00C97A89" w:rsidRPr="00C97A89" w:rsidTr="004C5EBF">
        <w:tblPrEx>
          <w:tblPrExChange w:id="3767" w:author="Nick.Tolimieri" w:date="2022-09-13T12:47:00Z">
            <w:tblPrEx>
              <w:tblW w:w="10017" w:type="dxa"/>
            </w:tblPrEx>
          </w:tblPrExChange>
        </w:tblPrEx>
        <w:trPr>
          <w:trHeight w:val="255"/>
          <w:ins w:id="3768" w:author="Nick.Tolimieri" w:date="2022-09-06T13:51:00Z"/>
          <w:trPrChange w:id="37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1" w:author="Nick.Tolimieri" w:date="2022-09-06T13:51:00Z"/>
                <w:color w:val="000000"/>
                <w:sz w:val="20"/>
                <w:szCs w:val="20"/>
                <w:lang w:val="en-US"/>
              </w:rPr>
            </w:pPr>
            <w:ins w:id="377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4" w:author="Nick.Tolimieri" w:date="2022-09-06T13:51:00Z"/>
                <w:color w:val="000000"/>
                <w:sz w:val="20"/>
                <w:szCs w:val="20"/>
                <w:lang w:val="en-US"/>
              </w:rPr>
            </w:pPr>
            <w:ins w:id="377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7" w:author="Nick.Tolimieri" w:date="2022-09-06T13:51:00Z"/>
                <w:color w:val="000000"/>
                <w:sz w:val="20"/>
                <w:szCs w:val="20"/>
                <w:lang w:val="en-US"/>
              </w:rPr>
            </w:pPr>
            <w:ins w:id="3778"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0" w:author="Nick.Tolimieri" w:date="2022-09-06T13:51:00Z"/>
                <w:color w:val="000000"/>
                <w:sz w:val="20"/>
                <w:szCs w:val="20"/>
                <w:lang w:val="en-US"/>
              </w:rPr>
            </w:pPr>
            <w:ins w:id="378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3" w:author="Nick.Tolimieri" w:date="2022-09-06T13:51:00Z"/>
                <w:color w:val="000000"/>
                <w:sz w:val="20"/>
                <w:szCs w:val="20"/>
                <w:lang w:val="en-US"/>
              </w:rPr>
            </w:pPr>
            <w:ins w:id="378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6" w:author="Nick.Tolimieri" w:date="2022-09-06T13:51:00Z"/>
                <w:color w:val="000000"/>
                <w:sz w:val="20"/>
                <w:szCs w:val="20"/>
                <w:lang w:val="en-US"/>
              </w:rPr>
            </w:pPr>
            <w:ins w:id="378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9" w:author="Nick.Tolimieri" w:date="2022-09-06T13:51:00Z"/>
                <w:color w:val="000000"/>
                <w:sz w:val="20"/>
                <w:szCs w:val="20"/>
                <w:lang w:val="en-US"/>
              </w:rPr>
            </w:pPr>
            <w:ins w:id="379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2" w:author="Nick.Tolimieri" w:date="2022-09-06T13:51:00Z"/>
                <w:color w:val="000000"/>
                <w:sz w:val="20"/>
                <w:szCs w:val="20"/>
                <w:lang w:val="en-US"/>
              </w:rPr>
            </w:pPr>
            <w:ins w:id="37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5" w:author="Nick.Tolimieri" w:date="2022-09-06T13:51:00Z"/>
                <w:color w:val="000000"/>
                <w:sz w:val="20"/>
                <w:szCs w:val="20"/>
                <w:lang w:val="en-US"/>
              </w:rPr>
            </w:pPr>
            <w:ins w:id="37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8" w:author="Nick.Tolimieri" w:date="2022-09-06T13:51:00Z"/>
                <w:color w:val="000000"/>
                <w:sz w:val="20"/>
                <w:szCs w:val="20"/>
                <w:lang w:val="en-US"/>
              </w:rPr>
            </w:pPr>
            <w:ins w:id="379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1" w:author="Nick.Tolimieri" w:date="2022-09-06T13:51:00Z"/>
                <w:color w:val="000000"/>
                <w:sz w:val="20"/>
                <w:szCs w:val="20"/>
                <w:lang w:val="en-US"/>
              </w:rPr>
            </w:pPr>
            <w:ins w:id="3802" w:author="Nick.Tolimieri" w:date="2022-09-06T13:51:00Z">
              <w:r w:rsidRPr="00C97A89">
                <w:rPr>
                  <w:color w:val="000000"/>
                  <w:sz w:val="20"/>
                  <w:szCs w:val="20"/>
                  <w:lang w:val="en-US"/>
                </w:rPr>
                <w:t>-</w:t>
              </w:r>
            </w:ins>
          </w:p>
        </w:tc>
      </w:tr>
      <w:tr w:rsidR="00C97A89" w:rsidRPr="00C97A89" w:rsidTr="004C5EBF">
        <w:tblPrEx>
          <w:tblPrExChange w:id="3803" w:author="Nick.Tolimieri" w:date="2022-09-13T12:47:00Z">
            <w:tblPrEx>
              <w:tblW w:w="10017" w:type="dxa"/>
            </w:tblPrEx>
          </w:tblPrExChange>
        </w:tblPrEx>
        <w:trPr>
          <w:trHeight w:val="255"/>
          <w:ins w:id="3804" w:author="Nick.Tolimieri" w:date="2022-09-06T13:51:00Z"/>
          <w:trPrChange w:id="38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7" w:author="Nick.Tolimieri" w:date="2022-09-06T13:51:00Z"/>
                <w:color w:val="000000"/>
                <w:sz w:val="20"/>
                <w:szCs w:val="20"/>
                <w:lang w:val="en-US"/>
              </w:rPr>
            </w:pPr>
            <w:ins w:id="380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0" w:author="Nick.Tolimieri" w:date="2022-09-06T13:51:00Z"/>
                <w:color w:val="000000"/>
                <w:sz w:val="20"/>
                <w:szCs w:val="20"/>
                <w:lang w:val="en-US"/>
              </w:rPr>
            </w:pPr>
            <w:ins w:id="381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3" w:author="Nick.Tolimieri" w:date="2022-09-06T13:51:00Z"/>
                <w:color w:val="000000"/>
                <w:sz w:val="20"/>
                <w:szCs w:val="20"/>
                <w:lang w:val="en-US"/>
              </w:rPr>
            </w:pPr>
            <w:ins w:id="381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6" w:author="Nick.Tolimieri" w:date="2022-09-06T13:51:00Z"/>
                <w:color w:val="000000"/>
                <w:sz w:val="20"/>
                <w:szCs w:val="20"/>
                <w:lang w:val="en-US"/>
              </w:rPr>
            </w:pPr>
            <w:ins w:id="381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9" w:author="Nick.Tolimieri" w:date="2022-09-06T13:51:00Z"/>
                <w:color w:val="000000"/>
                <w:sz w:val="20"/>
                <w:szCs w:val="20"/>
                <w:lang w:val="en-US"/>
              </w:rPr>
            </w:pPr>
            <w:ins w:id="382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2" w:author="Nick.Tolimieri" w:date="2022-09-06T13:51:00Z"/>
                <w:color w:val="000000"/>
                <w:sz w:val="20"/>
                <w:szCs w:val="20"/>
                <w:lang w:val="en-US"/>
              </w:rPr>
            </w:pPr>
            <w:ins w:id="382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5" w:author="Nick.Tolimieri" w:date="2022-09-06T13:51:00Z"/>
                <w:color w:val="000000"/>
                <w:sz w:val="20"/>
                <w:szCs w:val="20"/>
                <w:lang w:val="en-US"/>
              </w:rPr>
            </w:pPr>
            <w:ins w:id="382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8" w:author="Nick.Tolimieri" w:date="2022-09-06T13:51:00Z"/>
                <w:color w:val="000000"/>
                <w:sz w:val="20"/>
                <w:szCs w:val="20"/>
                <w:lang w:val="en-US"/>
              </w:rPr>
            </w:pPr>
            <w:ins w:id="38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1" w:author="Nick.Tolimieri" w:date="2022-09-06T13:51:00Z"/>
                <w:color w:val="000000"/>
                <w:sz w:val="20"/>
                <w:szCs w:val="20"/>
                <w:lang w:val="en-US"/>
              </w:rPr>
            </w:pPr>
            <w:ins w:id="38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4" w:author="Nick.Tolimieri" w:date="2022-09-06T13:51:00Z"/>
                <w:color w:val="000000"/>
                <w:sz w:val="20"/>
                <w:szCs w:val="20"/>
                <w:lang w:val="en-US"/>
              </w:rPr>
            </w:pPr>
            <w:ins w:id="38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7" w:author="Nick.Tolimieri" w:date="2022-09-06T13:51:00Z"/>
                <w:color w:val="000000"/>
                <w:sz w:val="20"/>
                <w:szCs w:val="20"/>
                <w:lang w:val="en-US"/>
              </w:rPr>
            </w:pPr>
            <w:ins w:id="3838" w:author="Nick.Tolimieri" w:date="2022-09-06T13:51:00Z">
              <w:r w:rsidRPr="00C97A89">
                <w:rPr>
                  <w:color w:val="000000"/>
                  <w:sz w:val="20"/>
                  <w:szCs w:val="20"/>
                  <w:lang w:val="en-US"/>
                </w:rPr>
                <w:t>-</w:t>
              </w:r>
            </w:ins>
          </w:p>
        </w:tc>
      </w:tr>
      <w:tr w:rsidR="00C97A89" w:rsidRPr="00C97A89" w:rsidTr="004C5EBF">
        <w:tblPrEx>
          <w:tblPrExChange w:id="3839" w:author="Nick.Tolimieri" w:date="2022-09-13T12:47:00Z">
            <w:tblPrEx>
              <w:tblW w:w="10017" w:type="dxa"/>
            </w:tblPrEx>
          </w:tblPrExChange>
        </w:tblPrEx>
        <w:trPr>
          <w:trHeight w:val="255"/>
          <w:ins w:id="3840" w:author="Nick.Tolimieri" w:date="2022-09-06T13:51:00Z"/>
          <w:trPrChange w:id="38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3" w:author="Nick.Tolimieri" w:date="2022-09-06T13:51:00Z"/>
                <w:color w:val="000000"/>
                <w:sz w:val="20"/>
                <w:szCs w:val="20"/>
                <w:lang w:val="en-US"/>
              </w:rPr>
            </w:pPr>
            <w:ins w:id="384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6" w:author="Nick.Tolimieri" w:date="2022-09-06T13:51:00Z"/>
                <w:color w:val="000000"/>
                <w:sz w:val="20"/>
                <w:szCs w:val="20"/>
                <w:lang w:val="en-US"/>
              </w:rPr>
            </w:pPr>
            <w:ins w:id="384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9" w:author="Nick.Tolimieri" w:date="2022-09-06T13:51:00Z"/>
                <w:color w:val="000000"/>
                <w:sz w:val="20"/>
                <w:szCs w:val="20"/>
                <w:lang w:val="en-US"/>
              </w:rPr>
            </w:pPr>
            <w:ins w:id="385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2" w:author="Nick.Tolimieri" w:date="2022-09-06T13:51:00Z"/>
                <w:color w:val="000000"/>
                <w:sz w:val="20"/>
                <w:szCs w:val="20"/>
                <w:lang w:val="en-US"/>
              </w:rPr>
            </w:pPr>
            <w:ins w:id="38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5" w:author="Nick.Tolimieri" w:date="2022-09-06T13:51:00Z"/>
                <w:color w:val="000000"/>
                <w:sz w:val="20"/>
                <w:szCs w:val="20"/>
                <w:lang w:val="en-US"/>
              </w:rPr>
            </w:pPr>
            <w:ins w:id="38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8" w:author="Nick.Tolimieri" w:date="2022-09-06T13:51:00Z"/>
                <w:color w:val="000000"/>
                <w:sz w:val="20"/>
                <w:szCs w:val="20"/>
                <w:lang w:val="en-US"/>
              </w:rPr>
            </w:pPr>
            <w:ins w:id="38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1" w:author="Nick.Tolimieri" w:date="2022-09-06T13:51:00Z"/>
                <w:color w:val="000000"/>
                <w:sz w:val="20"/>
                <w:szCs w:val="20"/>
                <w:lang w:val="en-US"/>
              </w:rPr>
            </w:pPr>
            <w:ins w:id="38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4" w:author="Nick.Tolimieri" w:date="2022-09-06T13:51:00Z"/>
                <w:color w:val="000000"/>
                <w:sz w:val="20"/>
                <w:szCs w:val="20"/>
                <w:lang w:val="en-US"/>
              </w:rPr>
            </w:pPr>
            <w:ins w:id="38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7" w:author="Nick.Tolimieri" w:date="2022-09-06T13:51:00Z"/>
                <w:color w:val="000000"/>
                <w:sz w:val="20"/>
                <w:szCs w:val="20"/>
                <w:lang w:val="en-US"/>
              </w:rPr>
            </w:pPr>
            <w:ins w:id="38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0" w:author="Nick.Tolimieri" w:date="2022-09-06T13:51:00Z"/>
                <w:color w:val="000000"/>
                <w:sz w:val="20"/>
                <w:szCs w:val="20"/>
                <w:lang w:val="en-US"/>
              </w:rPr>
            </w:pPr>
            <w:ins w:id="38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3" w:author="Nick.Tolimieri" w:date="2022-09-06T13:51:00Z"/>
                <w:color w:val="000000"/>
                <w:sz w:val="20"/>
                <w:szCs w:val="20"/>
                <w:lang w:val="en-US"/>
              </w:rPr>
            </w:pPr>
            <w:ins w:id="3874" w:author="Nick.Tolimieri" w:date="2022-09-06T13:51:00Z">
              <w:r w:rsidRPr="00C97A89">
                <w:rPr>
                  <w:color w:val="000000"/>
                  <w:sz w:val="20"/>
                  <w:szCs w:val="20"/>
                  <w:lang w:val="en-US"/>
                </w:rPr>
                <w:t>-</w:t>
              </w:r>
            </w:ins>
          </w:p>
        </w:tc>
      </w:tr>
      <w:tr w:rsidR="00C97A89" w:rsidRPr="00C97A89" w:rsidTr="004C5EBF">
        <w:tblPrEx>
          <w:tblPrExChange w:id="3875" w:author="Nick.Tolimieri" w:date="2022-09-13T12:47:00Z">
            <w:tblPrEx>
              <w:tblW w:w="10017" w:type="dxa"/>
            </w:tblPrEx>
          </w:tblPrExChange>
        </w:tblPrEx>
        <w:trPr>
          <w:trHeight w:val="255"/>
          <w:ins w:id="3876" w:author="Nick.Tolimieri" w:date="2022-09-06T13:51:00Z"/>
          <w:trPrChange w:id="38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9" w:author="Nick.Tolimieri" w:date="2022-09-06T13:51:00Z"/>
                <w:color w:val="000000"/>
                <w:sz w:val="20"/>
                <w:szCs w:val="20"/>
                <w:lang w:val="en-US"/>
              </w:rPr>
            </w:pPr>
            <w:ins w:id="388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2" w:author="Nick.Tolimieri" w:date="2022-09-06T13:51:00Z"/>
                <w:color w:val="000000"/>
                <w:sz w:val="20"/>
                <w:szCs w:val="20"/>
                <w:lang w:val="en-US"/>
              </w:rPr>
            </w:pPr>
            <w:ins w:id="388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5" w:author="Nick.Tolimieri" w:date="2022-09-06T13:51:00Z"/>
                <w:color w:val="000000"/>
                <w:sz w:val="20"/>
                <w:szCs w:val="20"/>
                <w:lang w:val="en-US"/>
              </w:rPr>
            </w:pPr>
            <w:ins w:id="3886"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8" w:author="Nick.Tolimieri" w:date="2022-09-06T13:51:00Z"/>
                <w:color w:val="000000"/>
                <w:sz w:val="20"/>
                <w:szCs w:val="20"/>
                <w:lang w:val="en-US"/>
              </w:rPr>
            </w:pPr>
            <w:ins w:id="3889"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1" w:author="Nick.Tolimieri" w:date="2022-09-06T13:51:00Z"/>
                <w:color w:val="000000"/>
                <w:sz w:val="20"/>
                <w:szCs w:val="20"/>
                <w:lang w:val="en-US"/>
              </w:rPr>
            </w:pPr>
            <w:ins w:id="38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4" w:author="Nick.Tolimieri" w:date="2022-09-06T13:51:00Z"/>
                <w:color w:val="000000"/>
                <w:sz w:val="20"/>
                <w:szCs w:val="20"/>
                <w:lang w:val="en-US"/>
              </w:rPr>
            </w:pPr>
            <w:ins w:id="3895"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7" w:author="Nick.Tolimieri" w:date="2022-09-06T13:51:00Z"/>
                <w:color w:val="000000"/>
                <w:sz w:val="20"/>
                <w:szCs w:val="20"/>
                <w:lang w:val="en-US"/>
              </w:rPr>
            </w:pPr>
            <w:ins w:id="389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0" w:author="Nick.Tolimieri" w:date="2022-09-06T13:51:00Z"/>
                <w:color w:val="000000"/>
                <w:sz w:val="20"/>
                <w:szCs w:val="20"/>
                <w:lang w:val="en-US"/>
              </w:rPr>
            </w:pPr>
            <w:ins w:id="3901"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3" w:author="Nick.Tolimieri" w:date="2022-09-06T13:51:00Z"/>
                <w:color w:val="000000"/>
                <w:sz w:val="20"/>
                <w:szCs w:val="20"/>
                <w:lang w:val="en-US"/>
              </w:rPr>
            </w:pPr>
            <w:ins w:id="3904"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6" w:author="Nick.Tolimieri" w:date="2022-09-06T13:51:00Z"/>
                <w:color w:val="000000"/>
                <w:sz w:val="20"/>
                <w:szCs w:val="20"/>
                <w:lang w:val="en-US"/>
              </w:rPr>
            </w:pPr>
            <w:ins w:id="3907"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9" w:author="Nick.Tolimieri" w:date="2022-09-06T13:51:00Z"/>
                <w:color w:val="000000"/>
                <w:sz w:val="20"/>
                <w:szCs w:val="20"/>
                <w:lang w:val="en-US"/>
              </w:rPr>
            </w:pPr>
            <w:ins w:id="3910" w:author="Nick.Tolimieri" w:date="2022-09-06T13:51:00Z">
              <w:r w:rsidRPr="00C97A89">
                <w:rPr>
                  <w:color w:val="000000"/>
                  <w:sz w:val="20"/>
                  <w:szCs w:val="20"/>
                  <w:lang w:val="en-US"/>
                </w:rPr>
                <w:t>2.48</w:t>
              </w:r>
            </w:ins>
          </w:p>
        </w:tc>
      </w:tr>
      <w:tr w:rsidR="00C97A89" w:rsidRPr="00C97A89" w:rsidTr="004C5EBF">
        <w:tblPrEx>
          <w:tblPrExChange w:id="3911" w:author="Nick.Tolimieri" w:date="2022-09-13T12:47:00Z">
            <w:tblPrEx>
              <w:tblW w:w="10017" w:type="dxa"/>
            </w:tblPrEx>
          </w:tblPrExChange>
        </w:tblPrEx>
        <w:trPr>
          <w:trHeight w:val="255"/>
          <w:ins w:id="3912" w:author="Nick.Tolimieri" w:date="2022-09-06T13:51:00Z"/>
          <w:trPrChange w:id="39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5" w:author="Nick.Tolimieri" w:date="2022-09-06T13:51:00Z"/>
                <w:color w:val="000000"/>
                <w:sz w:val="20"/>
                <w:szCs w:val="20"/>
                <w:lang w:val="en-US"/>
              </w:rPr>
            </w:pPr>
            <w:ins w:id="391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8" w:author="Nick.Tolimieri" w:date="2022-09-06T13:51:00Z"/>
                <w:color w:val="000000"/>
                <w:sz w:val="20"/>
                <w:szCs w:val="20"/>
                <w:lang w:val="en-US"/>
              </w:rPr>
            </w:pPr>
            <w:ins w:id="391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1" w:author="Nick.Tolimieri" w:date="2022-09-06T13:51:00Z"/>
                <w:color w:val="000000"/>
                <w:sz w:val="20"/>
                <w:szCs w:val="20"/>
                <w:lang w:val="en-US"/>
              </w:rPr>
            </w:pPr>
            <w:ins w:id="3922"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4" w:author="Nick.Tolimieri" w:date="2022-09-06T13:51:00Z"/>
                <w:color w:val="000000"/>
                <w:sz w:val="20"/>
                <w:szCs w:val="20"/>
                <w:lang w:val="en-US"/>
              </w:rPr>
            </w:pPr>
            <w:ins w:id="3925"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7" w:author="Nick.Tolimieri" w:date="2022-09-06T13:51:00Z"/>
                <w:color w:val="000000"/>
                <w:sz w:val="20"/>
                <w:szCs w:val="20"/>
                <w:lang w:val="en-US"/>
              </w:rPr>
            </w:pPr>
            <w:ins w:id="3928"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0" w:author="Nick.Tolimieri" w:date="2022-09-06T13:51:00Z"/>
                <w:color w:val="000000"/>
                <w:sz w:val="20"/>
                <w:szCs w:val="20"/>
                <w:lang w:val="en-US"/>
              </w:rPr>
            </w:pPr>
            <w:ins w:id="3931"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3" w:author="Nick.Tolimieri" w:date="2022-09-06T13:51:00Z"/>
                <w:color w:val="000000"/>
                <w:sz w:val="20"/>
                <w:szCs w:val="20"/>
                <w:lang w:val="en-US"/>
              </w:rPr>
            </w:pPr>
            <w:ins w:id="393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6" w:author="Nick.Tolimieri" w:date="2022-09-06T13:51:00Z"/>
                <w:color w:val="000000"/>
                <w:sz w:val="20"/>
                <w:szCs w:val="20"/>
                <w:lang w:val="en-US"/>
              </w:rPr>
            </w:pPr>
            <w:ins w:id="3937"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9" w:author="Nick.Tolimieri" w:date="2022-09-06T13:51:00Z"/>
                <w:color w:val="000000"/>
                <w:sz w:val="20"/>
                <w:szCs w:val="20"/>
                <w:lang w:val="en-US"/>
              </w:rPr>
            </w:pPr>
            <w:ins w:id="3940"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2" w:author="Nick.Tolimieri" w:date="2022-09-06T13:51:00Z"/>
                <w:color w:val="000000"/>
                <w:sz w:val="20"/>
                <w:szCs w:val="20"/>
                <w:lang w:val="en-US"/>
              </w:rPr>
            </w:pPr>
            <w:ins w:id="3943"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5" w:author="Nick.Tolimieri" w:date="2022-09-06T13:51:00Z"/>
                <w:color w:val="000000"/>
                <w:sz w:val="20"/>
                <w:szCs w:val="20"/>
                <w:lang w:val="en-US"/>
              </w:rPr>
            </w:pPr>
            <w:ins w:id="3946" w:author="Nick.Tolimieri" w:date="2022-09-06T13:51:00Z">
              <w:r w:rsidRPr="00C97A89">
                <w:rPr>
                  <w:color w:val="000000"/>
                  <w:sz w:val="20"/>
                  <w:szCs w:val="20"/>
                  <w:lang w:val="en-US"/>
                </w:rPr>
                <w:t>3.65</w:t>
              </w:r>
            </w:ins>
          </w:p>
        </w:tc>
      </w:tr>
      <w:tr w:rsidR="00C97A89" w:rsidRPr="00C97A89" w:rsidTr="004C5EBF">
        <w:tblPrEx>
          <w:tblPrExChange w:id="3947" w:author="Nick.Tolimieri" w:date="2022-09-13T12:47:00Z">
            <w:tblPrEx>
              <w:tblW w:w="10017" w:type="dxa"/>
            </w:tblPrEx>
          </w:tblPrExChange>
        </w:tblPrEx>
        <w:trPr>
          <w:trHeight w:val="255"/>
          <w:ins w:id="3948" w:author="Nick.Tolimieri" w:date="2022-09-06T13:51:00Z"/>
          <w:trPrChange w:id="39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1" w:author="Nick.Tolimieri" w:date="2022-09-06T13:51:00Z"/>
                <w:color w:val="000000"/>
                <w:sz w:val="20"/>
                <w:szCs w:val="20"/>
                <w:lang w:val="en-US"/>
              </w:rPr>
            </w:pPr>
            <w:ins w:id="395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4" w:author="Nick.Tolimieri" w:date="2022-09-06T13:51:00Z"/>
                <w:color w:val="000000"/>
                <w:sz w:val="20"/>
                <w:szCs w:val="20"/>
                <w:lang w:val="en-US"/>
              </w:rPr>
            </w:pPr>
            <w:ins w:id="395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7" w:author="Nick.Tolimieri" w:date="2022-09-06T13:51:00Z"/>
                <w:color w:val="000000"/>
                <w:sz w:val="20"/>
                <w:szCs w:val="20"/>
                <w:lang w:val="en-US"/>
              </w:rPr>
            </w:pPr>
            <w:ins w:id="3958"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0" w:author="Nick.Tolimieri" w:date="2022-09-06T13:51:00Z"/>
                <w:color w:val="000000"/>
                <w:sz w:val="20"/>
                <w:szCs w:val="20"/>
                <w:lang w:val="en-US"/>
              </w:rPr>
            </w:pPr>
            <w:ins w:id="3961"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3" w:author="Nick.Tolimieri" w:date="2022-09-06T13:51:00Z"/>
                <w:color w:val="000000"/>
                <w:sz w:val="20"/>
                <w:szCs w:val="20"/>
                <w:lang w:val="en-US"/>
              </w:rPr>
            </w:pPr>
            <w:ins w:id="396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6" w:author="Nick.Tolimieri" w:date="2022-09-06T13:51:00Z"/>
                <w:color w:val="000000"/>
                <w:sz w:val="20"/>
                <w:szCs w:val="20"/>
                <w:lang w:val="en-US"/>
              </w:rPr>
            </w:pPr>
            <w:ins w:id="3967"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9" w:author="Nick.Tolimieri" w:date="2022-09-06T13:51:00Z"/>
                <w:color w:val="000000"/>
                <w:sz w:val="20"/>
                <w:szCs w:val="20"/>
                <w:lang w:val="en-US"/>
              </w:rPr>
            </w:pPr>
            <w:ins w:id="39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2" w:author="Nick.Tolimieri" w:date="2022-09-06T13:51:00Z"/>
                <w:color w:val="000000"/>
                <w:sz w:val="20"/>
                <w:szCs w:val="20"/>
                <w:lang w:val="en-US"/>
              </w:rPr>
            </w:pPr>
            <w:ins w:id="3973"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5" w:author="Nick.Tolimieri" w:date="2022-09-06T13:51:00Z"/>
                <w:color w:val="000000"/>
                <w:sz w:val="20"/>
                <w:szCs w:val="20"/>
                <w:lang w:val="en-US"/>
              </w:rPr>
            </w:pPr>
            <w:ins w:id="3976"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8" w:author="Nick.Tolimieri" w:date="2022-09-06T13:51:00Z"/>
                <w:color w:val="000000"/>
                <w:sz w:val="20"/>
                <w:szCs w:val="20"/>
                <w:lang w:val="en-US"/>
              </w:rPr>
            </w:pPr>
            <w:ins w:id="3979"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1" w:author="Nick.Tolimieri" w:date="2022-09-06T13:51:00Z"/>
                <w:color w:val="000000"/>
                <w:sz w:val="20"/>
                <w:szCs w:val="20"/>
                <w:lang w:val="en-US"/>
              </w:rPr>
            </w:pPr>
            <w:ins w:id="3982" w:author="Nick.Tolimieri" w:date="2022-09-06T13:51:00Z">
              <w:r w:rsidRPr="00C97A89">
                <w:rPr>
                  <w:color w:val="000000"/>
                  <w:sz w:val="20"/>
                  <w:szCs w:val="20"/>
                  <w:lang w:val="en-US"/>
                </w:rPr>
                <w:t>2.13</w:t>
              </w:r>
            </w:ins>
          </w:p>
        </w:tc>
      </w:tr>
      <w:tr w:rsidR="00C97A89" w:rsidRPr="00C97A89" w:rsidTr="004C5EBF">
        <w:tblPrEx>
          <w:tblPrExChange w:id="3983" w:author="Nick.Tolimieri" w:date="2022-09-13T12:47:00Z">
            <w:tblPrEx>
              <w:tblW w:w="10017" w:type="dxa"/>
            </w:tblPrEx>
          </w:tblPrExChange>
        </w:tblPrEx>
        <w:trPr>
          <w:trHeight w:val="255"/>
          <w:ins w:id="3984" w:author="Nick.Tolimieri" w:date="2022-09-06T13:51:00Z"/>
          <w:trPrChange w:id="39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7" w:author="Nick.Tolimieri" w:date="2022-09-06T13:51:00Z"/>
                <w:color w:val="000000"/>
                <w:sz w:val="20"/>
                <w:szCs w:val="20"/>
                <w:lang w:val="en-US"/>
              </w:rPr>
            </w:pPr>
            <w:ins w:id="398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0" w:author="Nick.Tolimieri" w:date="2022-09-06T13:51:00Z"/>
                <w:color w:val="000000"/>
                <w:sz w:val="20"/>
                <w:szCs w:val="20"/>
                <w:lang w:val="en-US"/>
              </w:rPr>
            </w:pPr>
            <w:ins w:id="399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3" w:author="Nick.Tolimieri" w:date="2022-09-06T13:51:00Z"/>
                <w:color w:val="000000"/>
                <w:sz w:val="20"/>
                <w:szCs w:val="20"/>
                <w:lang w:val="en-US"/>
              </w:rPr>
            </w:pPr>
            <w:ins w:id="39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6" w:author="Nick.Tolimieri" w:date="2022-09-06T13:51:00Z"/>
                <w:color w:val="000000"/>
                <w:sz w:val="20"/>
                <w:szCs w:val="20"/>
                <w:lang w:val="en-US"/>
              </w:rPr>
            </w:pPr>
            <w:ins w:id="3997"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9" w:author="Nick.Tolimieri" w:date="2022-09-06T13:51:00Z"/>
                <w:color w:val="000000"/>
                <w:sz w:val="20"/>
                <w:szCs w:val="20"/>
                <w:lang w:val="en-US"/>
              </w:rPr>
            </w:pPr>
            <w:ins w:id="400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2" w:author="Nick.Tolimieri" w:date="2022-09-06T13:51:00Z"/>
                <w:color w:val="000000"/>
                <w:sz w:val="20"/>
                <w:szCs w:val="20"/>
                <w:lang w:val="en-US"/>
              </w:rPr>
            </w:pPr>
            <w:ins w:id="4003"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5" w:author="Nick.Tolimieri" w:date="2022-09-06T13:51:00Z"/>
                <w:color w:val="000000"/>
                <w:sz w:val="20"/>
                <w:szCs w:val="20"/>
                <w:lang w:val="en-US"/>
              </w:rPr>
            </w:pPr>
            <w:ins w:id="4006"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8" w:author="Nick.Tolimieri" w:date="2022-09-06T13:51:00Z"/>
                <w:color w:val="000000"/>
                <w:sz w:val="20"/>
                <w:szCs w:val="20"/>
                <w:lang w:val="en-US"/>
              </w:rPr>
            </w:pPr>
            <w:ins w:id="4009"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1" w:author="Nick.Tolimieri" w:date="2022-09-06T13:51:00Z"/>
                <w:color w:val="000000"/>
                <w:sz w:val="20"/>
                <w:szCs w:val="20"/>
                <w:lang w:val="en-US"/>
              </w:rPr>
            </w:pPr>
            <w:ins w:id="4012"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4" w:author="Nick.Tolimieri" w:date="2022-09-06T13:51:00Z"/>
                <w:color w:val="000000"/>
                <w:sz w:val="20"/>
                <w:szCs w:val="20"/>
                <w:lang w:val="en-US"/>
              </w:rPr>
            </w:pPr>
            <w:ins w:id="4015"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7" w:author="Nick.Tolimieri" w:date="2022-09-06T13:51:00Z"/>
                <w:color w:val="000000"/>
                <w:sz w:val="20"/>
                <w:szCs w:val="20"/>
                <w:lang w:val="en-US"/>
              </w:rPr>
            </w:pPr>
            <w:ins w:id="4018" w:author="Nick.Tolimieri" w:date="2022-09-06T13:51:00Z">
              <w:r w:rsidRPr="00C97A89">
                <w:rPr>
                  <w:color w:val="000000"/>
                  <w:sz w:val="20"/>
                  <w:szCs w:val="20"/>
                  <w:lang w:val="en-US"/>
                </w:rPr>
                <w:t>2.62</w:t>
              </w:r>
            </w:ins>
          </w:p>
        </w:tc>
      </w:tr>
      <w:tr w:rsidR="00C97A89" w:rsidRPr="00C97A89" w:rsidTr="004C5EBF">
        <w:tblPrEx>
          <w:tblPrExChange w:id="4019" w:author="Nick.Tolimieri" w:date="2022-09-13T12:47:00Z">
            <w:tblPrEx>
              <w:tblW w:w="10017" w:type="dxa"/>
            </w:tblPrEx>
          </w:tblPrExChange>
        </w:tblPrEx>
        <w:trPr>
          <w:trHeight w:val="255"/>
          <w:ins w:id="4020" w:author="Nick.Tolimieri" w:date="2022-09-06T13:51:00Z"/>
          <w:trPrChange w:id="40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3" w:author="Nick.Tolimieri" w:date="2022-09-06T13:51:00Z"/>
                <w:color w:val="000000"/>
                <w:sz w:val="20"/>
                <w:szCs w:val="20"/>
                <w:lang w:val="en-US"/>
              </w:rPr>
            </w:pPr>
            <w:ins w:id="402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6" w:author="Nick.Tolimieri" w:date="2022-09-06T13:51:00Z"/>
                <w:color w:val="000000"/>
                <w:sz w:val="20"/>
                <w:szCs w:val="20"/>
                <w:lang w:val="en-US"/>
              </w:rPr>
            </w:pPr>
            <w:ins w:id="402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9" w:author="Nick.Tolimieri" w:date="2022-09-06T13:51:00Z"/>
                <w:color w:val="000000"/>
                <w:sz w:val="20"/>
                <w:szCs w:val="20"/>
                <w:lang w:val="en-US"/>
              </w:rPr>
            </w:pPr>
            <w:ins w:id="4030"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2" w:author="Nick.Tolimieri" w:date="2022-09-06T13:51:00Z"/>
                <w:color w:val="000000"/>
                <w:sz w:val="20"/>
                <w:szCs w:val="20"/>
                <w:lang w:val="en-US"/>
              </w:rPr>
            </w:pPr>
            <w:ins w:id="40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5" w:author="Nick.Tolimieri" w:date="2022-09-06T13:51:00Z"/>
                <w:color w:val="000000"/>
                <w:sz w:val="20"/>
                <w:szCs w:val="20"/>
                <w:lang w:val="en-US"/>
              </w:rPr>
            </w:pPr>
            <w:ins w:id="40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8" w:author="Nick.Tolimieri" w:date="2022-09-06T13:51:00Z"/>
                <w:color w:val="000000"/>
                <w:sz w:val="20"/>
                <w:szCs w:val="20"/>
                <w:lang w:val="en-US"/>
              </w:rPr>
            </w:pPr>
            <w:ins w:id="40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1" w:author="Nick.Tolimieri" w:date="2022-09-06T13:51:00Z"/>
                <w:color w:val="000000"/>
                <w:sz w:val="20"/>
                <w:szCs w:val="20"/>
                <w:lang w:val="en-US"/>
              </w:rPr>
            </w:pPr>
            <w:ins w:id="40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4" w:author="Nick.Tolimieri" w:date="2022-09-06T13:51:00Z"/>
                <w:color w:val="000000"/>
                <w:sz w:val="20"/>
                <w:szCs w:val="20"/>
                <w:lang w:val="en-US"/>
              </w:rPr>
            </w:pPr>
            <w:ins w:id="40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7" w:author="Nick.Tolimieri" w:date="2022-09-06T13:51:00Z"/>
                <w:color w:val="000000"/>
                <w:sz w:val="20"/>
                <w:szCs w:val="20"/>
                <w:lang w:val="en-US"/>
              </w:rPr>
            </w:pPr>
            <w:ins w:id="40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0" w:author="Nick.Tolimieri" w:date="2022-09-06T13:51:00Z"/>
                <w:color w:val="000000"/>
                <w:sz w:val="20"/>
                <w:szCs w:val="20"/>
                <w:lang w:val="en-US"/>
              </w:rPr>
            </w:pPr>
            <w:ins w:id="40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3" w:author="Nick.Tolimieri" w:date="2022-09-06T13:51:00Z"/>
                <w:color w:val="000000"/>
                <w:sz w:val="20"/>
                <w:szCs w:val="20"/>
                <w:lang w:val="en-US"/>
              </w:rPr>
            </w:pPr>
            <w:ins w:id="4054" w:author="Nick.Tolimieri" w:date="2022-09-06T13:51:00Z">
              <w:r w:rsidRPr="00C97A89">
                <w:rPr>
                  <w:color w:val="000000"/>
                  <w:sz w:val="20"/>
                  <w:szCs w:val="20"/>
                  <w:lang w:val="en-US"/>
                </w:rPr>
                <w:t>-</w:t>
              </w:r>
            </w:ins>
          </w:p>
        </w:tc>
      </w:tr>
      <w:tr w:rsidR="00C97A89" w:rsidRPr="00C97A89" w:rsidTr="004C5EBF">
        <w:tblPrEx>
          <w:tblPrExChange w:id="4055" w:author="Nick.Tolimieri" w:date="2022-09-13T12:47:00Z">
            <w:tblPrEx>
              <w:tblW w:w="10017" w:type="dxa"/>
            </w:tblPrEx>
          </w:tblPrExChange>
        </w:tblPrEx>
        <w:trPr>
          <w:trHeight w:val="255"/>
          <w:ins w:id="4056" w:author="Nick.Tolimieri" w:date="2022-09-06T13:51:00Z"/>
          <w:trPrChange w:id="40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9" w:author="Nick.Tolimieri" w:date="2022-09-06T13:51:00Z"/>
                <w:color w:val="000000"/>
                <w:sz w:val="20"/>
                <w:szCs w:val="20"/>
                <w:lang w:val="en-US"/>
              </w:rPr>
            </w:pPr>
            <w:ins w:id="406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2" w:author="Nick.Tolimieri" w:date="2022-09-06T13:51:00Z"/>
                <w:color w:val="000000"/>
                <w:sz w:val="20"/>
                <w:szCs w:val="20"/>
                <w:lang w:val="en-US"/>
              </w:rPr>
            </w:pPr>
            <w:ins w:id="406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5" w:author="Nick.Tolimieri" w:date="2022-09-06T13:51:00Z"/>
                <w:color w:val="000000"/>
                <w:sz w:val="20"/>
                <w:szCs w:val="20"/>
                <w:lang w:val="en-US"/>
              </w:rPr>
            </w:pPr>
            <w:ins w:id="406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8" w:author="Nick.Tolimieri" w:date="2022-09-06T13:51:00Z"/>
                <w:color w:val="000000"/>
                <w:sz w:val="20"/>
                <w:szCs w:val="20"/>
                <w:lang w:val="en-US"/>
              </w:rPr>
            </w:pPr>
            <w:ins w:id="406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1" w:author="Nick.Tolimieri" w:date="2022-09-06T13:51:00Z"/>
                <w:color w:val="000000"/>
                <w:sz w:val="20"/>
                <w:szCs w:val="20"/>
                <w:lang w:val="en-US"/>
              </w:rPr>
            </w:pPr>
            <w:ins w:id="407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4" w:author="Nick.Tolimieri" w:date="2022-09-06T13:51:00Z"/>
                <w:color w:val="000000"/>
                <w:sz w:val="20"/>
                <w:szCs w:val="20"/>
                <w:lang w:val="en-US"/>
              </w:rPr>
            </w:pPr>
            <w:ins w:id="407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7" w:author="Nick.Tolimieri" w:date="2022-09-06T13:51:00Z"/>
                <w:color w:val="000000"/>
                <w:sz w:val="20"/>
                <w:szCs w:val="20"/>
                <w:lang w:val="en-US"/>
              </w:rPr>
            </w:pPr>
            <w:ins w:id="407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0" w:author="Nick.Tolimieri" w:date="2022-09-06T13:51:00Z"/>
                <w:color w:val="000000"/>
                <w:sz w:val="20"/>
                <w:szCs w:val="20"/>
                <w:lang w:val="en-US"/>
              </w:rPr>
            </w:pPr>
            <w:ins w:id="40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3" w:author="Nick.Tolimieri" w:date="2022-09-06T13:51:00Z"/>
                <w:color w:val="000000"/>
                <w:sz w:val="20"/>
                <w:szCs w:val="20"/>
                <w:lang w:val="en-US"/>
              </w:rPr>
            </w:pPr>
            <w:ins w:id="40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6" w:author="Nick.Tolimieri" w:date="2022-09-06T13:51:00Z"/>
                <w:color w:val="000000"/>
                <w:sz w:val="20"/>
                <w:szCs w:val="20"/>
                <w:lang w:val="en-US"/>
              </w:rPr>
            </w:pPr>
            <w:ins w:id="40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9" w:author="Nick.Tolimieri" w:date="2022-09-06T13:51:00Z"/>
                <w:color w:val="000000"/>
                <w:sz w:val="20"/>
                <w:szCs w:val="20"/>
                <w:lang w:val="en-US"/>
              </w:rPr>
            </w:pPr>
            <w:ins w:id="4090" w:author="Nick.Tolimieri" w:date="2022-09-06T13:51:00Z">
              <w:r w:rsidRPr="00C97A89">
                <w:rPr>
                  <w:color w:val="000000"/>
                  <w:sz w:val="20"/>
                  <w:szCs w:val="20"/>
                  <w:lang w:val="en-US"/>
                </w:rPr>
                <w:t>-</w:t>
              </w:r>
            </w:ins>
          </w:p>
        </w:tc>
      </w:tr>
      <w:tr w:rsidR="00C97A89" w:rsidRPr="00C97A89" w:rsidTr="004C5EBF">
        <w:tblPrEx>
          <w:tblPrExChange w:id="4091" w:author="Nick.Tolimieri" w:date="2022-09-13T12:47:00Z">
            <w:tblPrEx>
              <w:tblW w:w="10017" w:type="dxa"/>
            </w:tblPrEx>
          </w:tblPrExChange>
        </w:tblPrEx>
        <w:trPr>
          <w:trHeight w:val="255"/>
          <w:ins w:id="4092" w:author="Nick.Tolimieri" w:date="2022-09-06T13:51:00Z"/>
          <w:trPrChange w:id="40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5" w:author="Nick.Tolimieri" w:date="2022-09-06T13:51:00Z"/>
                <w:color w:val="000000"/>
                <w:sz w:val="20"/>
                <w:szCs w:val="20"/>
                <w:lang w:val="en-US"/>
              </w:rPr>
            </w:pPr>
            <w:ins w:id="409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8" w:author="Nick.Tolimieri" w:date="2022-09-06T13:51:00Z"/>
                <w:color w:val="000000"/>
                <w:sz w:val="20"/>
                <w:szCs w:val="20"/>
                <w:lang w:val="en-US"/>
              </w:rPr>
            </w:pPr>
            <w:ins w:id="409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1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1" w:author="Nick.Tolimieri" w:date="2022-09-06T13:51:00Z"/>
                <w:color w:val="000000"/>
                <w:sz w:val="20"/>
                <w:szCs w:val="20"/>
                <w:lang w:val="en-US"/>
              </w:rPr>
            </w:pPr>
            <w:ins w:id="4102"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4" w:author="Nick.Tolimieri" w:date="2022-09-06T13:51:00Z"/>
                <w:color w:val="000000"/>
                <w:sz w:val="20"/>
                <w:szCs w:val="20"/>
                <w:lang w:val="en-US"/>
              </w:rPr>
            </w:pPr>
            <w:ins w:id="410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7" w:author="Nick.Tolimieri" w:date="2022-09-06T13:51:00Z"/>
                <w:color w:val="000000"/>
                <w:sz w:val="20"/>
                <w:szCs w:val="20"/>
                <w:lang w:val="en-US"/>
              </w:rPr>
            </w:pPr>
            <w:ins w:id="410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0" w:author="Nick.Tolimieri" w:date="2022-09-06T13:51:00Z"/>
                <w:color w:val="000000"/>
                <w:sz w:val="20"/>
                <w:szCs w:val="20"/>
                <w:lang w:val="en-US"/>
              </w:rPr>
            </w:pPr>
            <w:ins w:id="411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3" w:author="Nick.Tolimieri" w:date="2022-09-06T13:51:00Z"/>
                <w:color w:val="000000"/>
                <w:sz w:val="20"/>
                <w:szCs w:val="20"/>
                <w:lang w:val="en-US"/>
              </w:rPr>
            </w:pPr>
            <w:ins w:id="411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6" w:author="Nick.Tolimieri" w:date="2022-09-06T13:51:00Z"/>
                <w:color w:val="000000"/>
                <w:sz w:val="20"/>
                <w:szCs w:val="20"/>
                <w:lang w:val="en-US"/>
              </w:rPr>
            </w:pPr>
            <w:ins w:id="41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9" w:author="Nick.Tolimieri" w:date="2022-09-06T13:51:00Z"/>
                <w:color w:val="000000"/>
                <w:sz w:val="20"/>
                <w:szCs w:val="20"/>
                <w:lang w:val="en-US"/>
              </w:rPr>
            </w:pPr>
            <w:ins w:id="41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2" w:author="Nick.Tolimieri" w:date="2022-09-06T13:51:00Z"/>
                <w:color w:val="000000"/>
                <w:sz w:val="20"/>
                <w:szCs w:val="20"/>
                <w:lang w:val="en-US"/>
              </w:rPr>
            </w:pPr>
            <w:ins w:id="41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5" w:author="Nick.Tolimieri" w:date="2022-09-06T13:51:00Z"/>
                <w:color w:val="000000"/>
                <w:sz w:val="20"/>
                <w:szCs w:val="20"/>
                <w:lang w:val="en-US"/>
              </w:rPr>
            </w:pPr>
            <w:ins w:id="4126" w:author="Nick.Tolimieri" w:date="2022-09-06T13:51:00Z">
              <w:r w:rsidRPr="00C97A89">
                <w:rPr>
                  <w:color w:val="000000"/>
                  <w:sz w:val="20"/>
                  <w:szCs w:val="20"/>
                  <w:lang w:val="en-US"/>
                </w:rPr>
                <w:t>-</w:t>
              </w:r>
            </w:ins>
          </w:p>
        </w:tc>
      </w:tr>
      <w:tr w:rsidR="00C97A89" w:rsidRPr="00C97A89" w:rsidTr="004C5EBF">
        <w:tblPrEx>
          <w:tblPrExChange w:id="4127" w:author="Nick.Tolimieri" w:date="2022-09-13T12:47:00Z">
            <w:tblPrEx>
              <w:tblW w:w="10017" w:type="dxa"/>
            </w:tblPrEx>
          </w:tblPrExChange>
        </w:tblPrEx>
        <w:trPr>
          <w:trHeight w:val="255"/>
          <w:ins w:id="4128" w:author="Nick.Tolimieri" w:date="2022-09-06T13:51:00Z"/>
          <w:trPrChange w:id="41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1" w:author="Nick.Tolimieri" w:date="2022-09-06T13:51:00Z"/>
                <w:color w:val="000000"/>
                <w:sz w:val="20"/>
                <w:szCs w:val="20"/>
                <w:lang w:val="en-US"/>
              </w:rPr>
            </w:pPr>
            <w:ins w:id="413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4" w:author="Nick.Tolimieri" w:date="2022-09-06T13:51:00Z"/>
                <w:color w:val="000000"/>
                <w:sz w:val="20"/>
                <w:szCs w:val="20"/>
                <w:lang w:val="en-US"/>
              </w:rPr>
            </w:pPr>
            <w:ins w:id="413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7" w:author="Nick.Tolimieri" w:date="2022-09-06T13:51:00Z"/>
                <w:color w:val="000000"/>
                <w:sz w:val="20"/>
                <w:szCs w:val="20"/>
                <w:lang w:val="en-US"/>
              </w:rPr>
            </w:pPr>
            <w:ins w:id="41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0" w:author="Nick.Tolimieri" w:date="2022-09-06T13:51:00Z"/>
                <w:color w:val="000000"/>
                <w:sz w:val="20"/>
                <w:szCs w:val="20"/>
                <w:lang w:val="en-US"/>
              </w:rPr>
            </w:pPr>
            <w:ins w:id="41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3" w:author="Nick.Tolimieri" w:date="2022-09-06T13:51:00Z"/>
                <w:color w:val="000000"/>
                <w:sz w:val="20"/>
                <w:szCs w:val="20"/>
                <w:lang w:val="en-US"/>
              </w:rPr>
            </w:pPr>
            <w:ins w:id="414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6" w:author="Nick.Tolimieri" w:date="2022-09-06T13:51:00Z"/>
                <w:color w:val="000000"/>
                <w:sz w:val="20"/>
                <w:szCs w:val="20"/>
                <w:lang w:val="en-US"/>
              </w:rPr>
            </w:pPr>
            <w:ins w:id="41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9" w:author="Nick.Tolimieri" w:date="2022-09-06T13:51:00Z"/>
                <w:color w:val="000000"/>
                <w:sz w:val="20"/>
                <w:szCs w:val="20"/>
                <w:lang w:val="en-US"/>
              </w:rPr>
            </w:pPr>
            <w:ins w:id="41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2" w:author="Nick.Tolimieri" w:date="2022-09-06T13:51:00Z"/>
                <w:color w:val="000000"/>
                <w:sz w:val="20"/>
                <w:szCs w:val="20"/>
                <w:lang w:val="en-US"/>
              </w:rPr>
            </w:pPr>
            <w:ins w:id="41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5" w:author="Nick.Tolimieri" w:date="2022-09-06T13:51:00Z"/>
                <w:color w:val="000000"/>
                <w:sz w:val="20"/>
                <w:szCs w:val="20"/>
                <w:lang w:val="en-US"/>
              </w:rPr>
            </w:pPr>
            <w:ins w:id="41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8" w:author="Nick.Tolimieri" w:date="2022-09-06T13:51:00Z"/>
                <w:color w:val="000000"/>
                <w:sz w:val="20"/>
                <w:szCs w:val="20"/>
                <w:lang w:val="en-US"/>
              </w:rPr>
            </w:pPr>
            <w:ins w:id="41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1" w:author="Nick.Tolimieri" w:date="2022-09-06T13:51:00Z"/>
                <w:color w:val="000000"/>
                <w:sz w:val="20"/>
                <w:szCs w:val="20"/>
                <w:lang w:val="en-US"/>
              </w:rPr>
            </w:pPr>
            <w:ins w:id="4162" w:author="Nick.Tolimieri" w:date="2022-09-06T13:51:00Z">
              <w:r w:rsidRPr="00C97A89">
                <w:rPr>
                  <w:color w:val="000000"/>
                  <w:sz w:val="20"/>
                  <w:szCs w:val="20"/>
                  <w:lang w:val="en-US"/>
                </w:rPr>
                <w:t>-</w:t>
              </w:r>
            </w:ins>
          </w:p>
        </w:tc>
      </w:tr>
      <w:tr w:rsidR="00C97A89" w:rsidRPr="00C97A89" w:rsidTr="004C5EBF">
        <w:tblPrEx>
          <w:tblPrExChange w:id="4163" w:author="Nick.Tolimieri" w:date="2022-09-13T12:47:00Z">
            <w:tblPrEx>
              <w:tblW w:w="10017" w:type="dxa"/>
            </w:tblPrEx>
          </w:tblPrExChange>
        </w:tblPrEx>
        <w:trPr>
          <w:trHeight w:val="255"/>
          <w:ins w:id="4164" w:author="Nick.Tolimieri" w:date="2022-09-06T13:51:00Z"/>
          <w:trPrChange w:id="41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7" w:author="Nick.Tolimieri" w:date="2022-09-06T13:51:00Z"/>
                <w:color w:val="000000"/>
                <w:sz w:val="20"/>
                <w:szCs w:val="20"/>
                <w:lang w:val="en-US"/>
              </w:rPr>
            </w:pPr>
            <w:ins w:id="416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0" w:author="Nick.Tolimieri" w:date="2022-09-06T13:51:00Z"/>
                <w:color w:val="000000"/>
                <w:sz w:val="20"/>
                <w:szCs w:val="20"/>
                <w:lang w:val="en-US"/>
              </w:rPr>
            </w:pPr>
            <w:ins w:id="417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3" w:author="Nick.Tolimieri" w:date="2022-09-06T13:51:00Z"/>
                <w:color w:val="000000"/>
                <w:sz w:val="20"/>
                <w:szCs w:val="20"/>
                <w:lang w:val="en-US"/>
              </w:rPr>
            </w:pPr>
            <w:ins w:id="41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6" w:author="Nick.Tolimieri" w:date="2022-09-06T13:51:00Z"/>
                <w:color w:val="000000"/>
                <w:sz w:val="20"/>
                <w:szCs w:val="20"/>
                <w:lang w:val="en-US"/>
              </w:rPr>
            </w:pPr>
            <w:ins w:id="417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9" w:author="Nick.Tolimieri" w:date="2022-09-06T13:51:00Z"/>
                <w:color w:val="000000"/>
                <w:sz w:val="20"/>
                <w:szCs w:val="20"/>
                <w:lang w:val="en-US"/>
              </w:rPr>
            </w:pPr>
            <w:ins w:id="418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2" w:author="Nick.Tolimieri" w:date="2022-09-06T13:51:00Z"/>
                <w:color w:val="000000"/>
                <w:sz w:val="20"/>
                <w:szCs w:val="20"/>
                <w:lang w:val="en-US"/>
              </w:rPr>
            </w:pPr>
            <w:ins w:id="418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5" w:author="Nick.Tolimieri" w:date="2022-09-06T13:51:00Z"/>
                <w:color w:val="000000"/>
                <w:sz w:val="20"/>
                <w:szCs w:val="20"/>
                <w:lang w:val="en-US"/>
              </w:rPr>
            </w:pPr>
            <w:ins w:id="418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8" w:author="Nick.Tolimieri" w:date="2022-09-06T13:51:00Z"/>
                <w:color w:val="000000"/>
                <w:sz w:val="20"/>
                <w:szCs w:val="20"/>
                <w:lang w:val="en-US"/>
              </w:rPr>
            </w:pPr>
            <w:ins w:id="41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1" w:author="Nick.Tolimieri" w:date="2022-09-06T13:51:00Z"/>
                <w:color w:val="000000"/>
                <w:sz w:val="20"/>
                <w:szCs w:val="20"/>
                <w:lang w:val="en-US"/>
              </w:rPr>
            </w:pPr>
            <w:ins w:id="41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4" w:author="Nick.Tolimieri" w:date="2022-09-06T13:51:00Z"/>
                <w:color w:val="000000"/>
                <w:sz w:val="20"/>
                <w:szCs w:val="20"/>
                <w:lang w:val="en-US"/>
              </w:rPr>
            </w:pPr>
            <w:ins w:id="41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7" w:author="Nick.Tolimieri" w:date="2022-09-06T13:51:00Z"/>
                <w:color w:val="000000"/>
                <w:sz w:val="20"/>
                <w:szCs w:val="20"/>
                <w:lang w:val="en-US"/>
              </w:rPr>
            </w:pPr>
            <w:ins w:id="4198" w:author="Nick.Tolimieri" w:date="2022-09-06T13:51:00Z">
              <w:r w:rsidRPr="00C97A89">
                <w:rPr>
                  <w:color w:val="000000"/>
                  <w:sz w:val="20"/>
                  <w:szCs w:val="20"/>
                  <w:lang w:val="en-US"/>
                </w:rPr>
                <w:t>-</w:t>
              </w:r>
            </w:ins>
          </w:p>
        </w:tc>
      </w:tr>
      <w:tr w:rsidR="00C97A89" w:rsidRPr="00C97A89" w:rsidTr="004C5EBF">
        <w:tblPrEx>
          <w:tblPrExChange w:id="4199" w:author="Nick.Tolimieri" w:date="2022-09-13T12:47:00Z">
            <w:tblPrEx>
              <w:tblW w:w="10017" w:type="dxa"/>
            </w:tblPrEx>
          </w:tblPrExChange>
        </w:tblPrEx>
        <w:trPr>
          <w:trHeight w:val="255"/>
          <w:ins w:id="4200" w:author="Nick.Tolimieri" w:date="2022-09-06T13:51:00Z"/>
          <w:trPrChange w:id="42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3" w:author="Nick.Tolimieri" w:date="2022-09-06T13:51:00Z"/>
                <w:color w:val="000000"/>
                <w:sz w:val="20"/>
                <w:szCs w:val="20"/>
                <w:lang w:val="en-US"/>
              </w:rPr>
            </w:pPr>
            <w:ins w:id="420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6" w:author="Nick.Tolimieri" w:date="2022-09-06T13:51:00Z"/>
                <w:color w:val="000000"/>
                <w:sz w:val="20"/>
                <w:szCs w:val="20"/>
                <w:lang w:val="en-US"/>
              </w:rPr>
            </w:pPr>
            <w:ins w:id="420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9" w:author="Nick.Tolimieri" w:date="2022-09-06T13:51:00Z"/>
                <w:color w:val="000000"/>
                <w:sz w:val="20"/>
                <w:szCs w:val="20"/>
                <w:lang w:val="en-US"/>
              </w:rPr>
            </w:pPr>
            <w:ins w:id="421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2" w:author="Nick.Tolimieri" w:date="2022-09-06T13:51:00Z"/>
                <w:color w:val="000000"/>
                <w:sz w:val="20"/>
                <w:szCs w:val="20"/>
                <w:lang w:val="en-US"/>
              </w:rPr>
            </w:pPr>
            <w:ins w:id="4213"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5" w:author="Nick.Tolimieri" w:date="2022-09-06T13:51:00Z"/>
                <w:color w:val="000000"/>
                <w:sz w:val="20"/>
                <w:szCs w:val="20"/>
                <w:lang w:val="en-US"/>
              </w:rPr>
            </w:pPr>
            <w:ins w:id="421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8" w:author="Nick.Tolimieri" w:date="2022-09-06T13:51:00Z"/>
                <w:color w:val="000000"/>
                <w:sz w:val="20"/>
                <w:szCs w:val="20"/>
                <w:lang w:val="en-US"/>
              </w:rPr>
            </w:pPr>
            <w:ins w:id="4219"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1" w:author="Nick.Tolimieri" w:date="2022-09-06T13:51:00Z"/>
                <w:color w:val="000000"/>
                <w:sz w:val="20"/>
                <w:szCs w:val="20"/>
                <w:lang w:val="en-US"/>
              </w:rPr>
            </w:pPr>
            <w:ins w:id="422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4" w:author="Nick.Tolimieri" w:date="2022-09-06T13:51:00Z"/>
                <w:color w:val="000000"/>
                <w:sz w:val="20"/>
                <w:szCs w:val="20"/>
                <w:lang w:val="en-US"/>
              </w:rPr>
            </w:pPr>
            <w:ins w:id="4225"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7" w:author="Nick.Tolimieri" w:date="2022-09-06T13:51:00Z"/>
                <w:color w:val="000000"/>
                <w:sz w:val="20"/>
                <w:szCs w:val="20"/>
                <w:lang w:val="en-US"/>
              </w:rPr>
            </w:pPr>
            <w:ins w:id="4228"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0" w:author="Nick.Tolimieri" w:date="2022-09-06T13:51:00Z"/>
                <w:color w:val="000000"/>
                <w:sz w:val="20"/>
                <w:szCs w:val="20"/>
                <w:lang w:val="en-US"/>
              </w:rPr>
            </w:pPr>
            <w:ins w:id="4231"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3" w:author="Nick.Tolimieri" w:date="2022-09-06T13:51:00Z"/>
                <w:color w:val="000000"/>
                <w:sz w:val="20"/>
                <w:szCs w:val="20"/>
                <w:lang w:val="en-US"/>
              </w:rPr>
            </w:pPr>
            <w:ins w:id="4234" w:author="Nick.Tolimieri" w:date="2022-09-06T13:51:00Z">
              <w:r w:rsidRPr="00C97A89">
                <w:rPr>
                  <w:color w:val="000000"/>
                  <w:sz w:val="20"/>
                  <w:szCs w:val="20"/>
                  <w:lang w:val="en-US"/>
                </w:rPr>
                <w:t>1.66</w:t>
              </w:r>
            </w:ins>
          </w:p>
        </w:tc>
      </w:tr>
      <w:tr w:rsidR="00C97A89" w:rsidRPr="00C97A89" w:rsidTr="004C5EBF">
        <w:tblPrEx>
          <w:tblPrExChange w:id="4235" w:author="Nick.Tolimieri" w:date="2022-09-13T12:47:00Z">
            <w:tblPrEx>
              <w:tblW w:w="10017" w:type="dxa"/>
            </w:tblPrEx>
          </w:tblPrExChange>
        </w:tblPrEx>
        <w:trPr>
          <w:trHeight w:val="255"/>
          <w:ins w:id="4236" w:author="Nick.Tolimieri" w:date="2022-09-06T13:51:00Z"/>
          <w:trPrChange w:id="42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9" w:author="Nick.Tolimieri" w:date="2022-09-06T13:51:00Z"/>
                <w:color w:val="000000"/>
                <w:sz w:val="20"/>
                <w:szCs w:val="20"/>
                <w:lang w:val="en-US"/>
              </w:rPr>
            </w:pPr>
            <w:ins w:id="424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2" w:author="Nick.Tolimieri" w:date="2022-09-06T13:51:00Z"/>
                <w:color w:val="000000"/>
                <w:sz w:val="20"/>
                <w:szCs w:val="20"/>
                <w:lang w:val="en-US"/>
              </w:rPr>
            </w:pPr>
            <w:ins w:id="424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5" w:author="Nick.Tolimieri" w:date="2022-09-06T13:51:00Z"/>
                <w:color w:val="000000"/>
                <w:sz w:val="20"/>
                <w:szCs w:val="20"/>
                <w:lang w:val="en-US"/>
              </w:rPr>
            </w:pPr>
            <w:ins w:id="4246"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8" w:author="Nick.Tolimieri" w:date="2022-09-06T13:51:00Z"/>
                <w:color w:val="000000"/>
                <w:sz w:val="20"/>
                <w:szCs w:val="20"/>
                <w:lang w:val="en-US"/>
              </w:rPr>
            </w:pPr>
            <w:ins w:id="4249"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1" w:author="Nick.Tolimieri" w:date="2022-09-06T13:51:00Z"/>
                <w:color w:val="000000"/>
                <w:sz w:val="20"/>
                <w:szCs w:val="20"/>
                <w:lang w:val="en-US"/>
              </w:rPr>
            </w:pPr>
            <w:ins w:id="425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4" w:author="Nick.Tolimieri" w:date="2022-09-06T13:51:00Z"/>
                <w:color w:val="000000"/>
                <w:sz w:val="20"/>
                <w:szCs w:val="20"/>
                <w:lang w:val="en-US"/>
              </w:rPr>
            </w:pPr>
            <w:ins w:id="4255"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7" w:author="Nick.Tolimieri" w:date="2022-09-06T13:51:00Z"/>
                <w:color w:val="000000"/>
                <w:sz w:val="20"/>
                <w:szCs w:val="20"/>
                <w:lang w:val="en-US"/>
              </w:rPr>
            </w:pPr>
            <w:ins w:id="4258"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0" w:author="Nick.Tolimieri" w:date="2022-09-06T13:51:00Z"/>
                <w:color w:val="000000"/>
                <w:sz w:val="20"/>
                <w:szCs w:val="20"/>
                <w:lang w:val="en-US"/>
              </w:rPr>
            </w:pPr>
            <w:ins w:id="4261"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3" w:author="Nick.Tolimieri" w:date="2022-09-06T13:51:00Z"/>
                <w:color w:val="000000"/>
                <w:sz w:val="20"/>
                <w:szCs w:val="20"/>
                <w:lang w:val="en-US"/>
              </w:rPr>
            </w:pPr>
            <w:ins w:id="4264"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6" w:author="Nick.Tolimieri" w:date="2022-09-06T13:51:00Z"/>
                <w:color w:val="000000"/>
                <w:sz w:val="20"/>
                <w:szCs w:val="20"/>
                <w:lang w:val="en-US"/>
              </w:rPr>
            </w:pPr>
            <w:ins w:id="4267"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9" w:author="Nick.Tolimieri" w:date="2022-09-06T13:51:00Z"/>
                <w:color w:val="000000"/>
                <w:sz w:val="20"/>
                <w:szCs w:val="20"/>
                <w:lang w:val="en-US"/>
              </w:rPr>
            </w:pPr>
            <w:ins w:id="4270" w:author="Nick.Tolimieri" w:date="2022-09-06T13:51:00Z">
              <w:r w:rsidRPr="00C97A89">
                <w:rPr>
                  <w:color w:val="000000"/>
                  <w:sz w:val="20"/>
                  <w:szCs w:val="20"/>
                  <w:lang w:val="en-US"/>
                </w:rPr>
                <w:t>3.94</w:t>
              </w:r>
            </w:ins>
          </w:p>
        </w:tc>
      </w:tr>
      <w:tr w:rsidR="00C97A89" w:rsidRPr="00C97A89" w:rsidTr="004C5EBF">
        <w:tblPrEx>
          <w:tblPrExChange w:id="4271" w:author="Nick.Tolimieri" w:date="2022-09-13T12:47:00Z">
            <w:tblPrEx>
              <w:tblW w:w="10017" w:type="dxa"/>
            </w:tblPrEx>
          </w:tblPrExChange>
        </w:tblPrEx>
        <w:trPr>
          <w:trHeight w:val="255"/>
          <w:ins w:id="4272" w:author="Nick.Tolimieri" w:date="2022-09-06T13:51:00Z"/>
          <w:trPrChange w:id="42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5" w:author="Nick.Tolimieri" w:date="2022-09-06T13:51:00Z"/>
                <w:color w:val="000000"/>
                <w:sz w:val="20"/>
                <w:szCs w:val="20"/>
                <w:lang w:val="en-US"/>
              </w:rPr>
            </w:pPr>
            <w:ins w:id="427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8" w:author="Nick.Tolimieri" w:date="2022-09-06T13:51:00Z"/>
                <w:color w:val="000000"/>
                <w:sz w:val="20"/>
                <w:szCs w:val="20"/>
                <w:lang w:val="en-US"/>
              </w:rPr>
            </w:pPr>
            <w:ins w:id="427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1" w:author="Nick.Tolimieri" w:date="2022-09-06T13:51:00Z"/>
                <w:color w:val="000000"/>
                <w:sz w:val="20"/>
                <w:szCs w:val="20"/>
                <w:lang w:val="en-US"/>
              </w:rPr>
            </w:pPr>
            <w:ins w:id="4282"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4" w:author="Nick.Tolimieri" w:date="2022-09-06T13:51:00Z"/>
                <w:color w:val="000000"/>
                <w:sz w:val="20"/>
                <w:szCs w:val="20"/>
                <w:lang w:val="en-US"/>
              </w:rPr>
            </w:pPr>
            <w:ins w:id="4285"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7" w:author="Nick.Tolimieri" w:date="2022-09-06T13:51:00Z"/>
                <w:color w:val="000000"/>
                <w:sz w:val="20"/>
                <w:szCs w:val="20"/>
                <w:lang w:val="en-US"/>
              </w:rPr>
            </w:pPr>
            <w:ins w:id="428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0" w:author="Nick.Tolimieri" w:date="2022-09-06T13:51:00Z"/>
                <w:color w:val="000000"/>
                <w:sz w:val="20"/>
                <w:szCs w:val="20"/>
                <w:lang w:val="en-US"/>
              </w:rPr>
            </w:pPr>
            <w:ins w:id="4291"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3" w:author="Nick.Tolimieri" w:date="2022-09-06T13:51:00Z"/>
                <w:color w:val="000000"/>
                <w:sz w:val="20"/>
                <w:szCs w:val="20"/>
                <w:lang w:val="en-US"/>
              </w:rPr>
            </w:pPr>
            <w:ins w:id="4294"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6" w:author="Nick.Tolimieri" w:date="2022-09-06T13:51:00Z"/>
                <w:color w:val="000000"/>
                <w:sz w:val="20"/>
                <w:szCs w:val="20"/>
                <w:lang w:val="en-US"/>
              </w:rPr>
            </w:pPr>
            <w:ins w:id="4297"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9" w:author="Nick.Tolimieri" w:date="2022-09-06T13:51:00Z"/>
                <w:color w:val="000000"/>
                <w:sz w:val="20"/>
                <w:szCs w:val="20"/>
                <w:lang w:val="en-US"/>
              </w:rPr>
            </w:pPr>
            <w:ins w:id="4300"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2" w:author="Nick.Tolimieri" w:date="2022-09-06T13:51:00Z"/>
                <w:color w:val="000000"/>
                <w:sz w:val="20"/>
                <w:szCs w:val="20"/>
                <w:lang w:val="en-US"/>
              </w:rPr>
            </w:pPr>
            <w:ins w:id="4303"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5" w:author="Nick.Tolimieri" w:date="2022-09-06T13:51:00Z"/>
                <w:color w:val="000000"/>
                <w:sz w:val="20"/>
                <w:szCs w:val="20"/>
                <w:lang w:val="en-US"/>
              </w:rPr>
            </w:pPr>
            <w:ins w:id="4306" w:author="Nick.Tolimieri" w:date="2022-09-06T13:51:00Z">
              <w:r w:rsidRPr="00C97A89">
                <w:rPr>
                  <w:color w:val="000000"/>
                  <w:sz w:val="20"/>
                  <w:szCs w:val="20"/>
                  <w:lang w:val="en-US"/>
                </w:rPr>
                <w:t>3.52</w:t>
              </w:r>
            </w:ins>
          </w:p>
        </w:tc>
      </w:tr>
      <w:tr w:rsidR="00C97A89" w:rsidRPr="00C97A89" w:rsidTr="004C5EBF">
        <w:tblPrEx>
          <w:tblPrExChange w:id="4307" w:author="Nick.Tolimieri" w:date="2022-09-13T12:47:00Z">
            <w:tblPrEx>
              <w:tblW w:w="10017" w:type="dxa"/>
            </w:tblPrEx>
          </w:tblPrExChange>
        </w:tblPrEx>
        <w:trPr>
          <w:trHeight w:val="255"/>
          <w:ins w:id="4308" w:author="Nick.Tolimieri" w:date="2022-09-06T13:51:00Z"/>
          <w:trPrChange w:id="43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1" w:author="Nick.Tolimieri" w:date="2022-09-06T13:51:00Z"/>
                <w:color w:val="000000"/>
                <w:sz w:val="20"/>
                <w:szCs w:val="20"/>
                <w:lang w:val="en-US"/>
              </w:rPr>
            </w:pPr>
            <w:ins w:id="431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4" w:author="Nick.Tolimieri" w:date="2022-09-06T13:51:00Z"/>
                <w:color w:val="000000"/>
                <w:sz w:val="20"/>
                <w:szCs w:val="20"/>
                <w:lang w:val="en-US"/>
              </w:rPr>
            </w:pPr>
            <w:ins w:id="431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7" w:author="Nick.Tolimieri" w:date="2022-09-06T13:51:00Z"/>
                <w:color w:val="000000"/>
                <w:sz w:val="20"/>
                <w:szCs w:val="20"/>
                <w:lang w:val="en-US"/>
              </w:rPr>
            </w:pPr>
            <w:ins w:id="4318"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0" w:author="Nick.Tolimieri" w:date="2022-09-06T13:51:00Z"/>
                <w:color w:val="000000"/>
                <w:sz w:val="20"/>
                <w:szCs w:val="20"/>
                <w:lang w:val="en-US"/>
              </w:rPr>
            </w:pPr>
            <w:ins w:id="4321"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3" w:author="Nick.Tolimieri" w:date="2022-09-06T13:51:00Z"/>
                <w:color w:val="000000"/>
                <w:sz w:val="20"/>
                <w:szCs w:val="20"/>
                <w:lang w:val="en-US"/>
              </w:rPr>
            </w:pPr>
            <w:ins w:id="432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6" w:author="Nick.Tolimieri" w:date="2022-09-06T13:51:00Z"/>
                <w:color w:val="000000"/>
                <w:sz w:val="20"/>
                <w:szCs w:val="20"/>
                <w:lang w:val="en-US"/>
              </w:rPr>
            </w:pPr>
            <w:ins w:id="4327"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9" w:author="Nick.Tolimieri" w:date="2022-09-06T13:51:00Z"/>
                <w:color w:val="000000"/>
                <w:sz w:val="20"/>
                <w:szCs w:val="20"/>
                <w:lang w:val="en-US"/>
              </w:rPr>
            </w:pPr>
            <w:ins w:id="433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2" w:author="Nick.Tolimieri" w:date="2022-09-06T13:51:00Z"/>
                <w:color w:val="000000"/>
                <w:sz w:val="20"/>
                <w:szCs w:val="20"/>
                <w:lang w:val="en-US"/>
              </w:rPr>
            </w:pPr>
            <w:ins w:id="4333"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5" w:author="Nick.Tolimieri" w:date="2022-09-06T13:51:00Z"/>
                <w:color w:val="000000"/>
                <w:sz w:val="20"/>
                <w:szCs w:val="20"/>
                <w:lang w:val="en-US"/>
              </w:rPr>
            </w:pPr>
            <w:ins w:id="4336"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8" w:author="Nick.Tolimieri" w:date="2022-09-06T13:51:00Z"/>
                <w:color w:val="000000"/>
                <w:sz w:val="20"/>
                <w:szCs w:val="20"/>
                <w:lang w:val="en-US"/>
              </w:rPr>
            </w:pPr>
            <w:ins w:id="4339"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1" w:author="Nick.Tolimieri" w:date="2022-09-06T13:51:00Z"/>
                <w:color w:val="000000"/>
                <w:sz w:val="20"/>
                <w:szCs w:val="20"/>
                <w:lang w:val="en-US"/>
              </w:rPr>
            </w:pPr>
            <w:ins w:id="4342" w:author="Nick.Tolimieri" w:date="2022-09-06T13:51:00Z">
              <w:r w:rsidRPr="00C97A89">
                <w:rPr>
                  <w:color w:val="000000"/>
                  <w:sz w:val="20"/>
                  <w:szCs w:val="20"/>
                  <w:lang w:val="en-US"/>
                </w:rPr>
                <w:t>3.07</w:t>
              </w:r>
            </w:ins>
          </w:p>
        </w:tc>
      </w:tr>
      <w:tr w:rsidR="00C97A89" w:rsidRPr="00C97A89" w:rsidTr="004C5EBF">
        <w:tblPrEx>
          <w:tblPrExChange w:id="4343" w:author="Nick.Tolimieri" w:date="2022-09-13T12:47:00Z">
            <w:tblPrEx>
              <w:tblW w:w="10017" w:type="dxa"/>
            </w:tblPrEx>
          </w:tblPrExChange>
        </w:tblPrEx>
        <w:trPr>
          <w:trHeight w:val="255"/>
          <w:ins w:id="4344" w:author="Nick.Tolimieri" w:date="2022-09-06T13:51:00Z"/>
          <w:trPrChange w:id="43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7" w:author="Nick.Tolimieri" w:date="2022-09-06T13:51:00Z"/>
                <w:color w:val="000000"/>
                <w:sz w:val="20"/>
                <w:szCs w:val="20"/>
                <w:lang w:val="en-US"/>
              </w:rPr>
            </w:pPr>
            <w:ins w:id="434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0" w:author="Nick.Tolimieri" w:date="2022-09-06T13:51:00Z"/>
                <w:color w:val="000000"/>
                <w:sz w:val="20"/>
                <w:szCs w:val="20"/>
                <w:lang w:val="en-US"/>
              </w:rPr>
            </w:pPr>
            <w:ins w:id="435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3" w:author="Nick.Tolimieri" w:date="2022-09-06T13:51:00Z"/>
                <w:color w:val="000000"/>
                <w:sz w:val="20"/>
                <w:szCs w:val="20"/>
                <w:lang w:val="en-US"/>
              </w:rPr>
            </w:pPr>
            <w:ins w:id="4354"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6" w:author="Nick.Tolimieri" w:date="2022-09-06T13:51:00Z"/>
                <w:color w:val="000000"/>
                <w:sz w:val="20"/>
                <w:szCs w:val="20"/>
                <w:lang w:val="en-US"/>
              </w:rPr>
            </w:pPr>
            <w:ins w:id="4357"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9" w:author="Nick.Tolimieri" w:date="2022-09-06T13:51:00Z"/>
                <w:color w:val="000000"/>
                <w:sz w:val="20"/>
                <w:szCs w:val="20"/>
                <w:lang w:val="en-US"/>
              </w:rPr>
            </w:pPr>
            <w:ins w:id="436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2" w:author="Nick.Tolimieri" w:date="2022-09-06T13:51:00Z"/>
                <w:color w:val="000000"/>
                <w:sz w:val="20"/>
                <w:szCs w:val="20"/>
                <w:lang w:val="en-US"/>
              </w:rPr>
            </w:pPr>
            <w:ins w:id="4363"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5" w:author="Nick.Tolimieri" w:date="2022-09-06T13:51:00Z"/>
                <w:color w:val="000000"/>
                <w:sz w:val="20"/>
                <w:szCs w:val="20"/>
                <w:lang w:val="en-US"/>
              </w:rPr>
            </w:pPr>
            <w:ins w:id="43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8" w:author="Nick.Tolimieri" w:date="2022-09-06T13:51:00Z"/>
                <w:color w:val="000000"/>
                <w:sz w:val="20"/>
                <w:szCs w:val="20"/>
                <w:lang w:val="en-US"/>
              </w:rPr>
            </w:pPr>
            <w:ins w:id="4369"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1" w:author="Nick.Tolimieri" w:date="2022-09-06T13:51:00Z"/>
                <w:color w:val="000000"/>
                <w:sz w:val="20"/>
                <w:szCs w:val="20"/>
                <w:lang w:val="en-US"/>
              </w:rPr>
            </w:pPr>
            <w:ins w:id="4372"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4" w:author="Nick.Tolimieri" w:date="2022-09-06T13:51:00Z"/>
                <w:color w:val="000000"/>
                <w:sz w:val="20"/>
                <w:szCs w:val="20"/>
                <w:lang w:val="en-US"/>
              </w:rPr>
            </w:pPr>
            <w:ins w:id="4375"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7" w:author="Nick.Tolimieri" w:date="2022-09-06T13:51:00Z"/>
                <w:color w:val="000000"/>
                <w:sz w:val="20"/>
                <w:szCs w:val="20"/>
                <w:lang w:val="en-US"/>
              </w:rPr>
            </w:pPr>
            <w:ins w:id="4378" w:author="Nick.Tolimieri" w:date="2022-09-06T13:51:00Z">
              <w:r w:rsidRPr="00C97A89">
                <w:rPr>
                  <w:color w:val="000000"/>
                  <w:sz w:val="20"/>
                  <w:szCs w:val="20"/>
                  <w:lang w:val="en-US"/>
                </w:rPr>
                <w:t>3.6</w:t>
              </w:r>
            </w:ins>
          </w:p>
        </w:tc>
      </w:tr>
      <w:tr w:rsidR="00C97A89" w:rsidRPr="00C97A89" w:rsidTr="004C5EBF">
        <w:tblPrEx>
          <w:tblPrExChange w:id="4379" w:author="Nick.Tolimieri" w:date="2022-09-13T12:47:00Z">
            <w:tblPrEx>
              <w:tblW w:w="10017" w:type="dxa"/>
            </w:tblPrEx>
          </w:tblPrExChange>
        </w:tblPrEx>
        <w:trPr>
          <w:trHeight w:val="255"/>
          <w:ins w:id="4380" w:author="Nick.Tolimieri" w:date="2022-09-06T13:51:00Z"/>
          <w:trPrChange w:id="43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3" w:author="Nick.Tolimieri" w:date="2022-09-06T13:51:00Z"/>
                <w:color w:val="000000"/>
                <w:sz w:val="20"/>
                <w:szCs w:val="20"/>
                <w:lang w:val="en-US"/>
              </w:rPr>
            </w:pPr>
            <w:ins w:id="438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6" w:author="Nick.Tolimieri" w:date="2022-09-06T13:51:00Z"/>
                <w:color w:val="000000"/>
                <w:sz w:val="20"/>
                <w:szCs w:val="20"/>
                <w:lang w:val="en-US"/>
              </w:rPr>
            </w:pPr>
            <w:ins w:id="438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9" w:author="Nick.Tolimieri" w:date="2022-09-06T13:51:00Z"/>
                <w:color w:val="000000"/>
                <w:sz w:val="20"/>
                <w:szCs w:val="20"/>
                <w:lang w:val="en-US"/>
              </w:rPr>
            </w:pPr>
            <w:ins w:id="439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2" w:author="Nick.Tolimieri" w:date="2022-09-06T13:51:00Z"/>
                <w:color w:val="000000"/>
                <w:sz w:val="20"/>
                <w:szCs w:val="20"/>
                <w:lang w:val="en-US"/>
              </w:rPr>
            </w:pPr>
            <w:ins w:id="439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5" w:author="Nick.Tolimieri" w:date="2022-09-06T13:51:00Z"/>
                <w:color w:val="000000"/>
                <w:sz w:val="20"/>
                <w:szCs w:val="20"/>
                <w:lang w:val="en-US"/>
              </w:rPr>
            </w:pPr>
            <w:ins w:id="439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8" w:author="Nick.Tolimieri" w:date="2022-09-06T13:51:00Z"/>
                <w:color w:val="000000"/>
                <w:sz w:val="20"/>
                <w:szCs w:val="20"/>
                <w:lang w:val="en-US"/>
              </w:rPr>
            </w:pPr>
            <w:ins w:id="439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4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1" w:author="Nick.Tolimieri" w:date="2022-09-06T13:51:00Z"/>
                <w:color w:val="000000"/>
                <w:sz w:val="20"/>
                <w:szCs w:val="20"/>
                <w:lang w:val="en-US"/>
              </w:rPr>
            </w:pPr>
            <w:ins w:id="440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4" w:author="Nick.Tolimieri" w:date="2022-09-06T13:51:00Z"/>
                <w:color w:val="000000"/>
                <w:sz w:val="20"/>
                <w:szCs w:val="20"/>
                <w:lang w:val="en-US"/>
              </w:rPr>
            </w:pPr>
            <w:ins w:id="44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7" w:author="Nick.Tolimieri" w:date="2022-09-06T13:51:00Z"/>
                <w:color w:val="000000"/>
                <w:sz w:val="20"/>
                <w:szCs w:val="20"/>
                <w:lang w:val="en-US"/>
              </w:rPr>
            </w:pPr>
            <w:ins w:id="44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0" w:author="Nick.Tolimieri" w:date="2022-09-06T13:51:00Z"/>
                <w:color w:val="000000"/>
                <w:sz w:val="20"/>
                <w:szCs w:val="20"/>
                <w:lang w:val="en-US"/>
              </w:rPr>
            </w:pPr>
            <w:ins w:id="441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3" w:author="Nick.Tolimieri" w:date="2022-09-06T13:51:00Z"/>
                <w:color w:val="000000"/>
                <w:sz w:val="20"/>
                <w:szCs w:val="20"/>
                <w:lang w:val="en-US"/>
              </w:rPr>
            </w:pPr>
            <w:ins w:id="4414" w:author="Nick.Tolimieri" w:date="2022-09-06T13:51:00Z">
              <w:r w:rsidRPr="00C97A89">
                <w:rPr>
                  <w:color w:val="000000"/>
                  <w:sz w:val="20"/>
                  <w:szCs w:val="20"/>
                  <w:lang w:val="en-US"/>
                </w:rPr>
                <w:t>-</w:t>
              </w:r>
            </w:ins>
          </w:p>
        </w:tc>
      </w:tr>
      <w:tr w:rsidR="00C97A89" w:rsidRPr="00C97A89" w:rsidTr="004C5EBF">
        <w:tblPrEx>
          <w:tblPrExChange w:id="4415" w:author="Nick.Tolimieri" w:date="2022-09-13T12:47:00Z">
            <w:tblPrEx>
              <w:tblW w:w="10017" w:type="dxa"/>
            </w:tblPrEx>
          </w:tblPrExChange>
        </w:tblPrEx>
        <w:trPr>
          <w:trHeight w:val="255"/>
          <w:ins w:id="4416" w:author="Nick.Tolimieri" w:date="2022-09-06T13:51:00Z"/>
          <w:trPrChange w:id="44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9" w:author="Nick.Tolimieri" w:date="2022-09-06T13:51:00Z"/>
                <w:color w:val="000000"/>
                <w:sz w:val="20"/>
                <w:szCs w:val="20"/>
                <w:lang w:val="en-US"/>
              </w:rPr>
            </w:pPr>
            <w:ins w:id="442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2" w:author="Nick.Tolimieri" w:date="2022-09-06T13:51:00Z"/>
                <w:color w:val="000000"/>
                <w:sz w:val="20"/>
                <w:szCs w:val="20"/>
                <w:lang w:val="en-US"/>
              </w:rPr>
            </w:pPr>
            <w:ins w:id="442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5" w:author="Nick.Tolimieri" w:date="2022-09-06T13:51:00Z"/>
                <w:color w:val="000000"/>
                <w:sz w:val="20"/>
                <w:szCs w:val="20"/>
                <w:lang w:val="en-US"/>
              </w:rPr>
            </w:pPr>
            <w:ins w:id="4426"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8" w:author="Nick.Tolimieri" w:date="2022-09-06T13:51:00Z"/>
                <w:color w:val="000000"/>
                <w:sz w:val="20"/>
                <w:szCs w:val="20"/>
                <w:lang w:val="en-US"/>
              </w:rPr>
            </w:pPr>
            <w:ins w:id="4429"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1" w:author="Nick.Tolimieri" w:date="2022-09-06T13:51:00Z"/>
                <w:color w:val="000000"/>
                <w:sz w:val="20"/>
                <w:szCs w:val="20"/>
                <w:lang w:val="en-US"/>
              </w:rPr>
            </w:pPr>
            <w:ins w:id="443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4" w:author="Nick.Tolimieri" w:date="2022-09-06T13:51:00Z"/>
                <w:color w:val="000000"/>
                <w:sz w:val="20"/>
                <w:szCs w:val="20"/>
                <w:lang w:val="en-US"/>
              </w:rPr>
            </w:pPr>
            <w:ins w:id="4435"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7" w:author="Nick.Tolimieri" w:date="2022-09-06T13:51:00Z"/>
                <w:color w:val="000000"/>
                <w:sz w:val="20"/>
                <w:szCs w:val="20"/>
                <w:lang w:val="en-US"/>
              </w:rPr>
            </w:pPr>
            <w:ins w:id="443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0" w:author="Nick.Tolimieri" w:date="2022-09-06T13:51:00Z"/>
                <w:color w:val="000000"/>
                <w:sz w:val="20"/>
                <w:szCs w:val="20"/>
                <w:lang w:val="en-US"/>
              </w:rPr>
            </w:pPr>
            <w:ins w:id="4441"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3" w:author="Nick.Tolimieri" w:date="2022-09-06T13:51:00Z"/>
                <w:color w:val="000000"/>
                <w:sz w:val="20"/>
                <w:szCs w:val="20"/>
                <w:lang w:val="en-US"/>
              </w:rPr>
            </w:pPr>
            <w:ins w:id="4444"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6" w:author="Nick.Tolimieri" w:date="2022-09-06T13:51:00Z"/>
                <w:color w:val="000000"/>
                <w:sz w:val="20"/>
                <w:szCs w:val="20"/>
                <w:lang w:val="en-US"/>
              </w:rPr>
            </w:pPr>
            <w:ins w:id="4447"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9" w:author="Nick.Tolimieri" w:date="2022-09-06T13:51:00Z"/>
                <w:color w:val="000000"/>
                <w:sz w:val="20"/>
                <w:szCs w:val="20"/>
                <w:lang w:val="en-US"/>
              </w:rPr>
            </w:pPr>
            <w:ins w:id="4450" w:author="Nick.Tolimieri" w:date="2022-09-06T13:51:00Z">
              <w:r w:rsidRPr="00C97A89">
                <w:rPr>
                  <w:color w:val="000000"/>
                  <w:sz w:val="20"/>
                  <w:szCs w:val="20"/>
                  <w:lang w:val="en-US"/>
                </w:rPr>
                <w:t>2.92</w:t>
              </w:r>
            </w:ins>
          </w:p>
        </w:tc>
      </w:tr>
      <w:tr w:rsidR="00C97A89" w:rsidRPr="00C97A89" w:rsidTr="004C5EBF">
        <w:tblPrEx>
          <w:tblPrExChange w:id="4451" w:author="Nick.Tolimieri" w:date="2022-09-13T12:47:00Z">
            <w:tblPrEx>
              <w:tblW w:w="10017" w:type="dxa"/>
            </w:tblPrEx>
          </w:tblPrExChange>
        </w:tblPrEx>
        <w:trPr>
          <w:trHeight w:val="255"/>
          <w:ins w:id="4452" w:author="Nick.Tolimieri" w:date="2022-09-06T13:51:00Z"/>
          <w:trPrChange w:id="44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5" w:author="Nick.Tolimieri" w:date="2022-09-06T13:51:00Z"/>
                <w:color w:val="000000"/>
                <w:sz w:val="20"/>
                <w:szCs w:val="20"/>
                <w:lang w:val="en-US"/>
              </w:rPr>
            </w:pPr>
            <w:ins w:id="445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8" w:author="Nick.Tolimieri" w:date="2022-09-06T13:51:00Z"/>
                <w:color w:val="000000"/>
                <w:sz w:val="20"/>
                <w:szCs w:val="20"/>
                <w:lang w:val="en-US"/>
              </w:rPr>
            </w:pPr>
            <w:ins w:id="445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1" w:author="Nick.Tolimieri" w:date="2022-09-06T13:51:00Z"/>
                <w:color w:val="000000"/>
                <w:sz w:val="20"/>
                <w:szCs w:val="20"/>
                <w:lang w:val="en-US"/>
              </w:rPr>
            </w:pPr>
            <w:ins w:id="4462"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4" w:author="Nick.Tolimieri" w:date="2022-09-06T13:51:00Z"/>
                <w:color w:val="000000"/>
                <w:sz w:val="20"/>
                <w:szCs w:val="20"/>
                <w:lang w:val="en-US"/>
              </w:rPr>
            </w:pPr>
            <w:ins w:id="4465"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7" w:author="Nick.Tolimieri" w:date="2022-09-06T13:51:00Z"/>
                <w:color w:val="000000"/>
                <w:sz w:val="20"/>
                <w:szCs w:val="20"/>
                <w:lang w:val="en-US"/>
              </w:rPr>
            </w:pPr>
            <w:ins w:id="446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0" w:author="Nick.Tolimieri" w:date="2022-09-06T13:51:00Z"/>
                <w:color w:val="000000"/>
                <w:sz w:val="20"/>
                <w:szCs w:val="20"/>
                <w:lang w:val="en-US"/>
              </w:rPr>
            </w:pPr>
            <w:ins w:id="4471"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3" w:author="Nick.Tolimieri" w:date="2022-09-06T13:51:00Z"/>
                <w:color w:val="000000"/>
                <w:sz w:val="20"/>
                <w:szCs w:val="20"/>
                <w:lang w:val="en-US"/>
              </w:rPr>
            </w:pPr>
            <w:ins w:id="447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6" w:author="Nick.Tolimieri" w:date="2022-09-06T13:51:00Z"/>
                <w:color w:val="000000"/>
                <w:sz w:val="20"/>
                <w:szCs w:val="20"/>
                <w:lang w:val="en-US"/>
              </w:rPr>
            </w:pPr>
            <w:ins w:id="4477"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9" w:author="Nick.Tolimieri" w:date="2022-09-06T13:51:00Z"/>
                <w:color w:val="000000"/>
                <w:sz w:val="20"/>
                <w:szCs w:val="20"/>
                <w:lang w:val="en-US"/>
              </w:rPr>
            </w:pPr>
            <w:ins w:id="4480"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2" w:author="Nick.Tolimieri" w:date="2022-09-06T13:51:00Z"/>
                <w:color w:val="000000"/>
                <w:sz w:val="20"/>
                <w:szCs w:val="20"/>
                <w:lang w:val="en-US"/>
              </w:rPr>
            </w:pPr>
            <w:ins w:id="4483"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5" w:author="Nick.Tolimieri" w:date="2022-09-06T13:51:00Z"/>
                <w:color w:val="000000"/>
                <w:sz w:val="20"/>
                <w:szCs w:val="20"/>
                <w:lang w:val="en-US"/>
              </w:rPr>
            </w:pPr>
            <w:ins w:id="4486" w:author="Nick.Tolimieri" w:date="2022-09-06T13:51:00Z">
              <w:r w:rsidRPr="00C97A89">
                <w:rPr>
                  <w:color w:val="000000"/>
                  <w:sz w:val="20"/>
                  <w:szCs w:val="20"/>
                  <w:lang w:val="en-US"/>
                </w:rPr>
                <w:t>3.81</w:t>
              </w:r>
            </w:ins>
          </w:p>
        </w:tc>
      </w:tr>
      <w:tr w:rsidR="00C97A89" w:rsidRPr="00C97A89" w:rsidTr="004C5EBF">
        <w:tblPrEx>
          <w:tblPrExChange w:id="4487" w:author="Nick.Tolimieri" w:date="2022-09-13T12:47:00Z">
            <w:tblPrEx>
              <w:tblW w:w="10017" w:type="dxa"/>
            </w:tblPrEx>
          </w:tblPrExChange>
        </w:tblPrEx>
        <w:trPr>
          <w:trHeight w:val="255"/>
          <w:ins w:id="4488" w:author="Nick.Tolimieri" w:date="2022-09-06T13:51:00Z"/>
          <w:trPrChange w:id="44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1" w:author="Nick.Tolimieri" w:date="2022-09-06T13:51:00Z"/>
                <w:color w:val="000000"/>
                <w:sz w:val="20"/>
                <w:szCs w:val="20"/>
                <w:lang w:val="en-US"/>
              </w:rPr>
            </w:pPr>
            <w:ins w:id="449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4" w:author="Nick.Tolimieri" w:date="2022-09-06T13:51:00Z"/>
                <w:color w:val="000000"/>
                <w:sz w:val="20"/>
                <w:szCs w:val="20"/>
                <w:lang w:val="en-US"/>
              </w:rPr>
            </w:pPr>
            <w:ins w:id="449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7" w:author="Nick.Tolimieri" w:date="2022-09-06T13:51:00Z"/>
                <w:color w:val="000000"/>
                <w:sz w:val="20"/>
                <w:szCs w:val="20"/>
                <w:lang w:val="en-US"/>
              </w:rPr>
            </w:pPr>
            <w:ins w:id="44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0" w:author="Nick.Tolimieri" w:date="2022-09-06T13:51:00Z"/>
                <w:color w:val="000000"/>
                <w:sz w:val="20"/>
                <w:szCs w:val="20"/>
                <w:lang w:val="en-US"/>
              </w:rPr>
            </w:pPr>
            <w:ins w:id="4501"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3" w:author="Nick.Tolimieri" w:date="2022-09-06T13:51:00Z"/>
                <w:color w:val="000000"/>
                <w:sz w:val="20"/>
                <w:szCs w:val="20"/>
                <w:lang w:val="en-US"/>
              </w:rPr>
            </w:pPr>
            <w:ins w:id="450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6" w:author="Nick.Tolimieri" w:date="2022-09-06T13:51:00Z"/>
                <w:color w:val="000000"/>
                <w:sz w:val="20"/>
                <w:szCs w:val="20"/>
                <w:lang w:val="en-US"/>
              </w:rPr>
            </w:pPr>
            <w:ins w:id="4507"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9" w:author="Nick.Tolimieri" w:date="2022-09-06T13:51:00Z"/>
                <w:color w:val="000000"/>
                <w:sz w:val="20"/>
                <w:szCs w:val="20"/>
                <w:lang w:val="en-US"/>
              </w:rPr>
            </w:pPr>
            <w:ins w:id="4510"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2" w:author="Nick.Tolimieri" w:date="2022-09-06T13:51:00Z"/>
                <w:color w:val="000000"/>
                <w:sz w:val="20"/>
                <w:szCs w:val="20"/>
                <w:lang w:val="en-US"/>
              </w:rPr>
            </w:pPr>
            <w:ins w:id="451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5" w:author="Nick.Tolimieri" w:date="2022-09-06T13:51:00Z"/>
                <w:color w:val="000000"/>
                <w:sz w:val="20"/>
                <w:szCs w:val="20"/>
                <w:lang w:val="en-US"/>
              </w:rPr>
            </w:pPr>
            <w:ins w:id="4516"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8" w:author="Nick.Tolimieri" w:date="2022-09-06T13:51:00Z"/>
                <w:color w:val="000000"/>
                <w:sz w:val="20"/>
                <w:szCs w:val="20"/>
                <w:lang w:val="en-US"/>
              </w:rPr>
            </w:pPr>
            <w:ins w:id="451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1" w:author="Nick.Tolimieri" w:date="2022-09-06T13:51:00Z"/>
                <w:color w:val="000000"/>
                <w:sz w:val="20"/>
                <w:szCs w:val="20"/>
                <w:lang w:val="en-US"/>
              </w:rPr>
            </w:pPr>
            <w:ins w:id="4522" w:author="Nick.Tolimieri" w:date="2022-09-06T13:51:00Z">
              <w:r w:rsidRPr="00C97A89">
                <w:rPr>
                  <w:color w:val="000000"/>
                  <w:sz w:val="20"/>
                  <w:szCs w:val="20"/>
                  <w:lang w:val="en-US"/>
                </w:rPr>
                <w:t>2.58</w:t>
              </w:r>
            </w:ins>
          </w:p>
        </w:tc>
      </w:tr>
      <w:tr w:rsidR="00C97A89" w:rsidRPr="00C97A89" w:rsidTr="004C5EBF">
        <w:tblPrEx>
          <w:tblPrExChange w:id="4523" w:author="Nick.Tolimieri" w:date="2022-09-13T12:47:00Z">
            <w:tblPrEx>
              <w:tblW w:w="10017" w:type="dxa"/>
            </w:tblPrEx>
          </w:tblPrExChange>
        </w:tblPrEx>
        <w:trPr>
          <w:trHeight w:val="255"/>
          <w:ins w:id="4524" w:author="Nick.Tolimieri" w:date="2022-09-06T13:51:00Z"/>
          <w:trPrChange w:id="4525" w:author="Nick.Tolimieri"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6" w:author="Nick.Tolimieri"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7" w:author="Nick.Tolimieri" w:date="2022-09-06T13:51:00Z"/>
                <w:color w:val="000000"/>
                <w:sz w:val="20"/>
                <w:szCs w:val="20"/>
                <w:lang w:val="en-US"/>
              </w:rPr>
            </w:pPr>
            <w:ins w:id="4528"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9" w:author="Nick.Tolimieri"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0" w:author="Nick.Tolimieri" w:date="2022-09-06T13:51:00Z"/>
                <w:color w:val="000000"/>
                <w:sz w:val="20"/>
                <w:szCs w:val="20"/>
                <w:lang w:val="en-US"/>
              </w:rPr>
            </w:pPr>
            <w:ins w:id="4531"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2" w:author="Nick.Tolimieri"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3" w:author="Nick.Tolimieri" w:date="2022-09-06T13:51:00Z"/>
                <w:color w:val="000000"/>
                <w:sz w:val="20"/>
                <w:szCs w:val="20"/>
                <w:lang w:val="en-US"/>
              </w:rPr>
            </w:pPr>
            <w:ins w:id="4534"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5" w:author="Nick.Tolimieri"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6" w:author="Nick.Tolimieri" w:date="2022-09-06T13:51:00Z"/>
                <w:color w:val="000000"/>
                <w:sz w:val="20"/>
                <w:szCs w:val="20"/>
                <w:lang w:val="en-US"/>
              </w:rPr>
            </w:pPr>
            <w:ins w:id="4537"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8" w:author="Nick.Tolimieri"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9" w:author="Nick.Tolimieri" w:date="2022-09-06T13:51:00Z"/>
                <w:color w:val="000000"/>
                <w:sz w:val="20"/>
                <w:szCs w:val="20"/>
                <w:lang w:val="en-US"/>
              </w:rPr>
            </w:pPr>
            <w:ins w:id="4540" w:author="Nick.Tolimieri"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1" w:author="Nick.Tolimieri"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2" w:author="Nick.Tolimieri" w:date="2022-09-06T13:51:00Z"/>
                <w:color w:val="000000"/>
                <w:sz w:val="20"/>
                <w:szCs w:val="20"/>
                <w:lang w:val="en-US"/>
              </w:rPr>
            </w:pPr>
            <w:ins w:id="4543"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4" w:author="Nick.Tolimieri"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5" w:author="Nick.Tolimieri" w:date="2022-09-06T13:51:00Z"/>
                <w:color w:val="000000"/>
                <w:sz w:val="20"/>
                <w:szCs w:val="20"/>
                <w:lang w:val="en-US"/>
              </w:rPr>
            </w:pPr>
            <w:ins w:id="4546"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7" w:author="Nick.Tolimieri"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8" w:author="Nick.Tolimieri" w:date="2022-09-06T13:51:00Z"/>
                <w:color w:val="000000"/>
                <w:sz w:val="20"/>
                <w:szCs w:val="20"/>
                <w:lang w:val="en-US"/>
              </w:rPr>
            </w:pPr>
            <w:ins w:id="4549"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50"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1" w:author="Nick.Tolimieri" w:date="2022-09-06T13:51:00Z"/>
                <w:color w:val="000000"/>
                <w:sz w:val="20"/>
                <w:szCs w:val="20"/>
                <w:lang w:val="en-US"/>
              </w:rPr>
            </w:pPr>
            <w:ins w:id="4552"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3"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4" w:author="Nick.Tolimieri" w:date="2022-09-06T13:51:00Z"/>
                <w:color w:val="000000"/>
                <w:sz w:val="20"/>
                <w:szCs w:val="20"/>
                <w:lang w:val="en-US"/>
              </w:rPr>
            </w:pPr>
            <w:ins w:id="4555"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6"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7" w:author="Nick.Tolimieri" w:date="2022-09-06T13:51:00Z"/>
                <w:color w:val="000000"/>
                <w:sz w:val="20"/>
                <w:szCs w:val="20"/>
                <w:lang w:val="en-US"/>
              </w:rPr>
            </w:pPr>
            <w:ins w:id="4558" w:author="Nick.Tolimieri" w:date="2022-09-06T13:51:00Z">
              <w:r w:rsidRPr="00C97A89">
                <w:rPr>
                  <w:color w:val="000000"/>
                  <w:sz w:val="20"/>
                  <w:szCs w:val="20"/>
                  <w:lang w:val="en-US"/>
                </w:rPr>
                <w:t>3.13</w:t>
              </w:r>
            </w:ins>
          </w:p>
        </w:tc>
      </w:tr>
    </w:tbl>
    <w:p w:rsidR="00207938" w:rsidRDefault="00B7111A" w:rsidP="00207938">
      <w:pPr>
        <w:ind w:firstLine="0"/>
        <w:rPr>
          <w:rFonts w:asciiTheme="minorHAnsi" w:eastAsiaTheme="minorHAnsi" w:hAnsiTheme="minorHAnsi" w:cstheme="minorBidi"/>
          <w:sz w:val="22"/>
          <w:szCs w:val="22"/>
          <w:lang w:val="en-US"/>
        </w:rPr>
        <w:pPrChange w:id="4559" w:author="Nick.Tolimieri" w:date="2022-09-13T12:37:00Z">
          <w:pPr/>
        </w:pPrChange>
      </w:pPr>
      <w:ins w:id="4560" w:author="Nick.Tolimieri" w:date="2022-09-02T11:51:00Z">
        <w:r>
          <w:fldChar w:fldCharType="begin"/>
        </w:r>
        <w:r>
          <w:instrText xml:space="preserve"> LINK </w:instrText>
        </w:r>
      </w:ins>
      <w:r w:rsidR="00207938">
        <w:instrText xml:space="preserve">Excel.SheetBinaryMacroEnabled.12 "C:\\Users\\nick.tolimieri\\Documents\\GitHub\\OCNMS\\Flagstone paper\\Plots\\Table_MHW_Intensity.csv" Table_MHW_Intensity!R1C1:R55C10 </w:instrText>
      </w:r>
      <w:ins w:id="4561" w:author="Nick.Tolimieri" w:date="2022-09-02T11:51:00Z">
        <w:r>
          <w:instrText xml:space="preserve">\a \f 5 \h </w:instrText>
        </w:r>
      </w:ins>
      <w:r>
        <w:instrText xml:space="preserve"> \* MERGEFORMAT </w:instrText>
      </w:r>
      <w:ins w:id="4562" w:author="Nick.Tolimieri" w:date="2022-09-02T11:51:00Z">
        <w:r w:rsidR="00207938">
          <w:fldChar w:fldCharType="separate"/>
        </w:r>
      </w:ins>
    </w:p>
    <w:tbl>
      <w:tblPr>
        <w:tblStyle w:val="TableGrid"/>
        <w:tblW w:w="9600" w:type="dxa"/>
        <w:tblLayout w:type="fixed"/>
        <w:tblLook w:val="04A0" w:firstRow="1" w:lastRow="0" w:firstColumn="1" w:lastColumn="0" w:noHBand="0" w:noVBand="1"/>
        <w:tblPrChange w:id="4563" w:author="Nick.Tolimieri" w:date="2022-09-13T12:3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4">
          <w:tblGrid>
            <w:gridCol w:w="960"/>
            <w:gridCol w:w="960"/>
            <w:gridCol w:w="960"/>
            <w:gridCol w:w="960"/>
            <w:gridCol w:w="960"/>
            <w:gridCol w:w="960"/>
            <w:gridCol w:w="960"/>
            <w:gridCol w:w="960"/>
            <w:gridCol w:w="960"/>
            <w:gridCol w:w="960"/>
          </w:tblGrid>
        </w:tblGridChange>
      </w:tblGrid>
      <w:tr w:rsidR="00207938" w:rsidRPr="00207938" w:rsidTr="00207938">
        <w:trPr>
          <w:divId w:val="365297945"/>
          <w:trHeight w:val="300"/>
          <w:ins w:id="4565" w:author="Nick.Tolimieri" w:date="2022-09-13T12:37:00Z"/>
          <w:trPrChange w:id="4566" w:author="Nick.Tolimieri" w:date="2022-09-13T12:37:00Z">
            <w:trPr>
              <w:divId w:val="365297945"/>
              <w:trHeight w:val="300"/>
            </w:trPr>
          </w:trPrChange>
        </w:trPr>
        <w:tc>
          <w:tcPr>
            <w:tcW w:w="960" w:type="dxa"/>
            <w:noWrap/>
            <w:hideMark/>
            <w:tcPrChange w:id="45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568" w:author="Nick.Tolimieri" w:date="2022-09-13T12:37:00Z"/>
                <w:rFonts w:asciiTheme="minorHAnsi" w:eastAsiaTheme="minorHAnsi" w:hAnsiTheme="minorHAnsi" w:cstheme="minorBidi"/>
                <w:sz w:val="22"/>
                <w:szCs w:val="22"/>
                <w:rPrChange w:id="4569" w:author="Nick.Tolimieri" w:date="2022-09-13T12:37:00Z">
                  <w:rPr>
                    <w:ins w:id="4570" w:author="Nick.Tolimieri" w:date="2022-09-13T12:37:00Z"/>
                    <w:rFonts w:ascii="Calibri" w:hAnsi="Calibri" w:cs="Calibri"/>
                    <w:color w:val="000000"/>
                    <w:sz w:val="22"/>
                    <w:szCs w:val="22"/>
                  </w:rPr>
                </w:rPrChange>
              </w:rPr>
              <w:pPrChange w:id="4571" w:author="Nick.Tolimieri" w:date="2022-09-13T12:37:00Z">
                <w:pPr/>
              </w:pPrChange>
            </w:pPr>
            <w:ins w:id="4572" w:author="Nick.Tolimieri" w:date="2022-09-13T12:37:00Z">
              <w:r w:rsidRPr="00207938">
                <w:rPr>
                  <w:rFonts w:asciiTheme="minorHAnsi" w:eastAsiaTheme="minorHAnsi" w:hAnsiTheme="minorHAnsi" w:cstheme="minorBidi"/>
                  <w:sz w:val="22"/>
                  <w:szCs w:val="22"/>
                  <w:rPrChange w:id="4573" w:author="Nick.Tolimieri" w:date="2022-09-13T12:37:00Z">
                    <w:rPr>
                      <w:rFonts w:ascii="Calibri" w:hAnsi="Calibri" w:cs="Calibri"/>
                      <w:color w:val="000000"/>
                      <w:sz w:val="22"/>
                      <w:szCs w:val="22"/>
                    </w:rPr>
                  </w:rPrChange>
                </w:rPr>
                <w:t>Site</w:t>
              </w:r>
            </w:ins>
          </w:p>
        </w:tc>
        <w:tc>
          <w:tcPr>
            <w:tcW w:w="960" w:type="dxa"/>
            <w:noWrap/>
            <w:hideMark/>
            <w:tcPrChange w:id="45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575" w:author="Nick.Tolimieri" w:date="2022-09-13T12:37:00Z"/>
                <w:rFonts w:asciiTheme="minorHAnsi" w:eastAsiaTheme="minorHAnsi" w:hAnsiTheme="minorHAnsi" w:cstheme="minorBidi"/>
                <w:sz w:val="22"/>
                <w:szCs w:val="22"/>
                <w:rPrChange w:id="4576" w:author="Nick.Tolimieri" w:date="2022-09-13T12:37:00Z">
                  <w:rPr>
                    <w:ins w:id="4577" w:author="Nick.Tolimieri" w:date="2022-09-13T12:37:00Z"/>
                    <w:rFonts w:ascii="Calibri" w:hAnsi="Calibri" w:cs="Calibri"/>
                    <w:color w:val="000000"/>
                    <w:sz w:val="22"/>
                    <w:szCs w:val="22"/>
                  </w:rPr>
                </w:rPrChange>
              </w:rPr>
              <w:pPrChange w:id="4578" w:author="Nick.Tolimieri" w:date="2022-09-13T12:37:00Z">
                <w:pPr/>
              </w:pPrChange>
            </w:pPr>
            <w:ins w:id="4579" w:author="Nick.Tolimieri" w:date="2022-09-13T12:37:00Z">
              <w:r w:rsidRPr="00207938">
                <w:rPr>
                  <w:rFonts w:asciiTheme="minorHAnsi" w:eastAsiaTheme="minorHAnsi" w:hAnsiTheme="minorHAnsi" w:cstheme="minorBidi"/>
                  <w:sz w:val="22"/>
                  <w:szCs w:val="22"/>
                  <w:rPrChange w:id="4580" w:author="Nick.Tolimieri" w:date="2022-09-13T12:37:00Z">
                    <w:rPr>
                      <w:rFonts w:ascii="Calibri" w:hAnsi="Calibri" w:cs="Calibri"/>
                      <w:color w:val="000000"/>
                      <w:sz w:val="22"/>
                      <w:szCs w:val="22"/>
                    </w:rPr>
                  </w:rPrChange>
                </w:rPr>
                <w:t>Year</w:t>
              </w:r>
            </w:ins>
          </w:p>
        </w:tc>
        <w:tc>
          <w:tcPr>
            <w:tcW w:w="960" w:type="dxa"/>
            <w:noWrap/>
            <w:hideMark/>
            <w:tcPrChange w:id="45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582" w:author="Nick.Tolimieri" w:date="2022-09-13T12:37:00Z"/>
                <w:rFonts w:asciiTheme="minorHAnsi" w:eastAsiaTheme="minorHAnsi" w:hAnsiTheme="minorHAnsi" w:cstheme="minorBidi"/>
                <w:sz w:val="22"/>
                <w:szCs w:val="22"/>
                <w:rPrChange w:id="4583" w:author="Nick.Tolimieri" w:date="2022-09-13T12:37:00Z">
                  <w:rPr>
                    <w:ins w:id="4584" w:author="Nick.Tolimieri" w:date="2022-09-13T12:37:00Z"/>
                    <w:rFonts w:ascii="Calibri" w:hAnsi="Calibri" w:cs="Calibri"/>
                    <w:color w:val="000000"/>
                    <w:sz w:val="22"/>
                    <w:szCs w:val="22"/>
                  </w:rPr>
                </w:rPrChange>
              </w:rPr>
              <w:pPrChange w:id="4585" w:author="Nick.Tolimieri" w:date="2022-09-13T12:37:00Z">
                <w:pPr/>
              </w:pPrChange>
            </w:pPr>
            <w:ins w:id="4586" w:author="Nick.Tolimieri" w:date="2022-09-13T12:37:00Z">
              <w:r w:rsidRPr="00207938">
                <w:rPr>
                  <w:rFonts w:asciiTheme="minorHAnsi" w:eastAsiaTheme="minorHAnsi" w:hAnsiTheme="minorHAnsi" w:cstheme="minorBidi"/>
                  <w:sz w:val="22"/>
                  <w:szCs w:val="22"/>
                  <w:rPrChange w:id="4587" w:author="Nick.Tolimieri" w:date="2022-09-13T12:37:00Z">
                    <w:rPr>
                      <w:rFonts w:ascii="Calibri" w:hAnsi="Calibri" w:cs="Calibri"/>
                      <w:color w:val="000000"/>
                      <w:sz w:val="22"/>
                      <w:szCs w:val="22"/>
                    </w:rPr>
                  </w:rPrChange>
                </w:rPr>
                <w:t>Days &gt; 15C</w:t>
              </w:r>
            </w:ins>
          </w:p>
        </w:tc>
        <w:tc>
          <w:tcPr>
            <w:tcW w:w="960" w:type="dxa"/>
            <w:noWrap/>
            <w:hideMark/>
            <w:tcPrChange w:id="458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589" w:author="Nick.Tolimieri" w:date="2022-09-13T12:37:00Z"/>
                <w:rFonts w:asciiTheme="minorHAnsi" w:eastAsiaTheme="minorHAnsi" w:hAnsiTheme="minorHAnsi" w:cstheme="minorBidi"/>
                <w:sz w:val="22"/>
                <w:szCs w:val="22"/>
                <w:rPrChange w:id="4590" w:author="Nick.Tolimieri" w:date="2022-09-13T12:37:00Z">
                  <w:rPr>
                    <w:ins w:id="4591" w:author="Nick.Tolimieri" w:date="2022-09-13T12:37:00Z"/>
                    <w:rFonts w:ascii="Calibri" w:hAnsi="Calibri" w:cs="Calibri"/>
                    <w:color w:val="000000"/>
                    <w:sz w:val="22"/>
                    <w:szCs w:val="22"/>
                  </w:rPr>
                </w:rPrChange>
              </w:rPr>
              <w:pPrChange w:id="4592" w:author="Nick.Tolimieri" w:date="2022-09-13T12:37:00Z">
                <w:pPr/>
              </w:pPrChange>
            </w:pPr>
            <w:ins w:id="4593" w:author="Nick.Tolimieri" w:date="2022-09-13T12:37:00Z">
              <w:r w:rsidRPr="00207938">
                <w:rPr>
                  <w:rFonts w:asciiTheme="minorHAnsi" w:eastAsiaTheme="minorHAnsi" w:hAnsiTheme="minorHAnsi" w:cstheme="minorBidi"/>
                  <w:sz w:val="22"/>
                  <w:szCs w:val="22"/>
                  <w:rPrChange w:id="4594" w:author="Nick.Tolimieri" w:date="2022-09-13T12:37:00Z">
                    <w:rPr>
                      <w:rFonts w:ascii="Calibri" w:hAnsi="Calibri" w:cs="Calibri"/>
                      <w:color w:val="000000"/>
                      <w:sz w:val="22"/>
                      <w:szCs w:val="22"/>
                    </w:rPr>
                  </w:rPrChange>
                </w:rPr>
                <w:t>Days above threshold</w:t>
              </w:r>
            </w:ins>
          </w:p>
        </w:tc>
        <w:tc>
          <w:tcPr>
            <w:tcW w:w="960" w:type="dxa"/>
            <w:noWrap/>
            <w:hideMark/>
            <w:tcPrChange w:id="459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596" w:author="Nick.Tolimieri" w:date="2022-09-13T12:37:00Z"/>
                <w:rFonts w:asciiTheme="minorHAnsi" w:eastAsiaTheme="minorHAnsi" w:hAnsiTheme="minorHAnsi" w:cstheme="minorBidi"/>
                <w:sz w:val="22"/>
                <w:szCs w:val="22"/>
                <w:rPrChange w:id="4597" w:author="Nick.Tolimieri" w:date="2022-09-13T12:37:00Z">
                  <w:rPr>
                    <w:ins w:id="4598" w:author="Nick.Tolimieri" w:date="2022-09-13T12:37:00Z"/>
                    <w:rFonts w:ascii="Calibri" w:hAnsi="Calibri" w:cs="Calibri"/>
                    <w:color w:val="000000"/>
                    <w:sz w:val="22"/>
                    <w:szCs w:val="22"/>
                  </w:rPr>
                </w:rPrChange>
              </w:rPr>
              <w:pPrChange w:id="4599" w:author="Nick.Tolimieri" w:date="2022-09-13T12:37:00Z">
                <w:pPr/>
              </w:pPrChange>
            </w:pPr>
            <w:ins w:id="4600" w:author="Nick.Tolimieri" w:date="2022-09-13T12:37:00Z">
              <w:r w:rsidRPr="00207938">
                <w:rPr>
                  <w:rFonts w:asciiTheme="minorHAnsi" w:eastAsiaTheme="minorHAnsi" w:hAnsiTheme="minorHAnsi" w:cstheme="minorBidi"/>
                  <w:sz w:val="22"/>
                  <w:szCs w:val="22"/>
                  <w:rPrChange w:id="4601" w:author="Nick.Tolimieri" w:date="2022-09-13T12:37:00Z">
                    <w:rPr>
                      <w:rFonts w:ascii="Calibri" w:hAnsi="Calibri" w:cs="Calibri"/>
                      <w:color w:val="000000"/>
                      <w:sz w:val="22"/>
                      <w:szCs w:val="22"/>
                    </w:rPr>
                  </w:rPrChange>
                </w:rPr>
                <w:t>MHW events</w:t>
              </w:r>
            </w:ins>
          </w:p>
        </w:tc>
        <w:tc>
          <w:tcPr>
            <w:tcW w:w="960" w:type="dxa"/>
            <w:noWrap/>
            <w:hideMark/>
            <w:tcPrChange w:id="460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03" w:author="Nick.Tolimieri" w:date="2022-09-13T12:37:00Z"/>
                <w:rFonts w:asciiTheme="minorHAnsi" w:eastAsiaTheme="minorHAnsi" w:hAnsiTheme="minorHAnsi" w:cstheme="minorBidi"/>
                <w:sz w:val="22"/>
                <w:szCs w:val="22"/>
                <w:rPrChange w:id="4604" w:author="Nick.Tolimieri" w:date="2022-09-13T12:37:00Z">
                  <w:rPr>
                    <w:ins w:id="4605" w:author="Nick.Tolimieri" w:date="2022-09-13T12:37:00Z"/>
                    <w:rFonts w:ascii="Calibri" w:hAnsi="Calibri" w:cs="Calibri"/>
                    <w:color w:val="000000"/>
                    <w:sz w:val="22"/>
                    <w:szCs w:val="22"/>
                  </w:rPr>
                </w:rPrChange>
              </w:rPr>
              <w:pPrChange w:id="4606" w:author="Nick.Tolimieri" w:date="2022-09-13T12:37:00Z">
                <w:pPr/>
              </w:pPrChange>
            </w:pPr>
            <w:ins w:id="4607" w:author="Nick.Tolimieri" w:date="2022-09-13T12:37:00Z">
              <w:r w:rsidRPr="00207938">
                <w:rPr>
                  <w:rFonts w:asciiTheme="minorHAnsi" w:eastAsiaTheme="minorHAnsi" w:hAnsiTheme="minorHAnsi" w:cstheme="minorBidi"/>
                  <w:sz w:val="22"/>
                  <w:szCs w:val="22"/>
                  <w:rPrChange w:id="4608" w:author="Nick.Tolimieri" w:date="2022-09-13T12:37:00Z">
                    <w:rPr>
                      <w:rFonts w:ascii="Calibri" w:hAnsi="Calibri" w:cs="Calibri"/>
                      <w:color w:val="000000"/>
                      <w:sz w:val="22"/>
                      <w:szCs w:val="22"/>
                    </w:rPr>
                  </w:rPrChange>
                </w:rPr>
                <w:t>HW days (5+)</w:t>
              </w:r>
            </w:ins>
          </w:p>
        </w:tc>
        <w:tc>
          <w:tcPr>
            <w:tcW w:w="960" w:type="dxa"/>
            <w:noWrap/>
            <w:hideMark/>
            <w:tcPrChange w:id="460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10" w:author="Nick.Tolimieri" w:date="2022-09-13T12:37:00Z"/>
                <w:rFonts w:asciiTheme="minorHAnsi" w:eastAsiaTheme="minorHAnsi" w:hAnsiTheme="minorHAnsi" w:cstheme="minorBidi"/>
                <w:sz w:val="22"/>
                <w:szCs w:val="22"/>
                <w:rPrChange w:id="4611" w:author="Nick.Tolimieri" w:date="2022-09-13T12:37:00Z">
                  <w:rPr>
                    <w:ins w:id="4612" w:author="Nick.Tolimieri" w:date="2022-09-13T12:37:00Z"/>
                    <w:rFonts w:ascii="Calibri" w:hAnsi="Calibri" w:cs="Calibri"/>
                    <w:color w:val="000000"/>
                    <w:sz w:val="22"/>
                    <w:szCs w:val="22"/>
                  </w:rPr>
                </w:rPrChange>
              </w:rPr>
              <w:pPrChange w:id="4613" w:author="Nick.Tolimieri" w:date="2022-09-13T12:37:00Z">
                <w:pPr/>
              </w:pPrChange>
            </w:pPr>
            <w:ins w:id="4614" w:author="Nick.Tolimieri" w:date="2022-09-13T12:37:00Z">
              <w:r w:rsidRPr="00207938">
                <w:rPr>
                  <w:rFonts w:asciiTheme="minorHAnsi" w:eastAsiaTheme="minorHAnsi" w:hAnsiTheme="minorHAnsi" w:cstheme="minorBidi"/>
                  <w:sz w:val="22"/>
                  <w:szCs w:val="22"/>
                  <w:rPrChange w:id="4615" w:author="Nick.Tolimieri" w:date="2022-09-13T12:37:00Z">
                    <w:rPr>
                      <w:rFonts w:ascii="Calibri" w:hAnsi="Calibri" w:cs="Calibri"/>
                      <w:color w:val="000000"/>
                      <w:sz w:val="22"/>
                      <w:szCs w:val="22"/>
                    </w:rPr>
                  </w:rPrChange>
                </w:rPr>
                <w:t>Min days</w:t>
              </w:r>
            </w:ins>
          </w:p>
        </w:tc>
        <w:tc>
          <w:tcPr>
            <w:tcW w:w="960" w:type="dxa"/>
            <w:noWrap/>
            <w:hideMark/>
            <w:tcPrChange w:id="461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17" w:author="Nick.Tolimieri" w:date="2022-09-13T12:37:00Z"/>
                <w:rFonts w:asciiTheme="minorHAnsi" w:eastAsiaTheme="minorHAnsi" w:hAnsiTheme="minorHAnsi" w:cstheme="minorBidi"/>
                <w:sz w:val="22"/>
                <w:szCs w:val="22"/>
                <w:rPrChange w:id="4618" w:author="Nick.Tolimieri" w:date="2022-09-13T12:37:00Z">
                  <w:rPr>
                    <w:ins w:id="4619" w:author="Nick.Tolimieri" w:date="2022-09-13T12:37:00Z"/>
                    <w:rFonts w:ascii="Calibri" w:hAnsi="Calibri" w:cs="Calibri"/>
                    <w:color w:val="000000"/>
                    <w:sz w:val="22"/>
                    <w:szCs w:val="22"/>
                  </w:rPr>
                </w:rPrChange>
              </w:rPr>
              <w:pPrChange w:id="4620" w:author="Nick.Tolimieri" w:date="2022-09-13T12:37:00Z">
                <w:pPr/>
              </w:pPrChange>
            </w:pPr>
            <w:ins w:id="4621" w:author="Nick.Tolimieri" w:date="2022-09-13T12:37:00Z">
              <w:r w:rsidRPr="00207938">
                <w:rPr>
                  <w:rFonts w:asciiTheme="minorHAnsi" w:eastAsiaTheme="minorHAnsi" w:hAnsiTheme="minorHAnsi" w:cstheme="minorBidi"/>
                  <w:sz w:val="22"/>
                  <w:szCs w:val="22"/>
                  <w:rPrChange w:id="4622" w:author="Nick.Tolimieri" w:date="2022-09-13T12:37:00Z">
                    <w:rPr>
                      <w:rFonts w:ascii="Calibri" w:hAnsi="Calibri" w:cs="Calibri"/>
                      <w:color w:val="000000"/>
                      <w:sz w:val="22"/>
                      <w:szCs w:val="22"/>
                    </w:rPr>
                  </w:rPrChange>
                </w:rPr>
                <w:t>Max days</w:t>
              </w:r>
            </w:ins>
          </w:p>
        </w:tc>
        <w:tc>
          <w:tcPr>
            <w:tcW w:w="960" w:type="dxa"/>
            <w:noWrap/>
            <w:hideMark/>
            <w:tcPrChange w:id="462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24" w:author="Nick.Tolimieri" w:date="2022-09-13T12:37:00Z"/>
                <w:rFonts w:asciiTheme="minorHAnsi" w:eastAsiaTheme="minorHAnsi" w:hAnsiTheme="minorHAnsi" w:cstheme="minorBidi"/>
                <w:sz w:val="22"/>
                <w:szCs w:val="22"/>
                <w:rPrChange w:id="4625" w:author="Nick.Tolimieri" w:date="2022-09-13T12:37:00Z">
                  <w:rPr>
                    <w:ins w:id="4626" w:author="Nick.Tolimieri" w:date="2022-09-13T12:37:00Z"/>
                    <w:rFonts w:ascii="Calibri" w:hAnsi="Calibri" w:cs="Calibri"/>
                    <w:color w:val="000000"/>
                    <w:sz w:val="22"/>
                    <w:szCs w:val="22"/>
                  </w:rPr>
                </w:rPrChange>
              </w:rPr>
              <w:pPrChange w:id="4627" w:author="Nick.Tolimieri" w:date="2022-09-13T12:37:00Z">
                <w:pPr/>
              </w:pPrChange>
            </w:pPr>
            <w:ins w:id="4628" w:author="Nick.Tolimieri" w:date="2022-09-13T12:37:00Z">
              <w:r w:rsidRPr="00207938">
                <w:rPr>
                  <w:rFonts w:asciiTheme="minorHAnsi" w:eastAsiaTheme="minorHAnsi" w:hAnsiTheme="minorHAnsi" w:cstheme="minorBidi"/>
                  <w:sz w:val="22"/>
                  <w:szCs w:val="22"/>
                  <w:rPrChange w:id="4629" w:author="Nick.Tolimieri" w:date="2022-09-13T12:37:00Z">
                    <w:rPr>
                      <w:rFonts w:ascii="Calibri" w:hAnsi="Calibri" w:cs="Calibri"/>
                      <w:color w:val="000000"/>
                      <w:sz w:val="22"/>
                      <w:szCs w:val="22"/>
                    </w:rPr>
                  </w:rPrChange>
                </w:rPr>
                <w:t>Mean intensity</w:t>
              </w:r>
            </w:ins>
          </w:p>
        </w:tc>
        <w:tc>
          <w:tcPr>
            <w:tcW w:w="960" w:type="dxa"/>
            <w:noWrap/>
            <w:hideMark/>
            <w:tcPrChange w:id="463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31" w:author="Nick.Tolimieri" w:date="2022-09-13T12:37:00Z"/>
                <w:rFonts w:asciiTheme="minorHAnsi" w:eastAsiaTheme="minorHAnsi" w:hAnsiTheme="minorHAnsi" w:cstheme="minorBidi"/>
                <w:sz w:val="22"/>
                <w:szCs w:val="22"/>
                <w:rPrChange w:id="4632" w:author="Nick.Tolimieri" w:date="2022-09-13T12:37:00Z">
                  <w:rPr>
                    <w:ins w:id="4633" w:author="Nick.Tolimieri" w:date="2022-09-13T12:37:00Z"/>
                    <w:rFonts w:ascii="Calibri" w:hAnsi="Calibri" w:cs="Calibri"/>
                    <w:color w:val="000000"/>
                    <w:sz w:val="22"/>
                    <w:szCs w:val="22"/>
                  </w:rPr>
                </w:rPrChange>
              </w:rPr>
              <w:pPrChange w:id="4634" w:author="Nick.Tolimieri" w:date="2022-09-13T12:37:00Z">
                <w:pPr/>
              </w:pPrChange>
            </w:pPr>
            <w:proofErr w:type="spellStart"/>
            <w:ins w:id="4635" w:author="Nick.Tolimieri" w:date="2022-09-13T12:37:00Z">
              <w:r w:rsidRPr="00207938">
                <w:rPr>
                  <w:rFonts w:asciiTheme="minorHAnsi" w:eastAsiaTheme="minorHAnsi" w:hAnsiTheme="minorHAnsi" w:cstheme="minorBidi"/>
                  <w:sz w:val="22"/>
                  <w:szCs w:val="22"/>
                  <w:rPrChange w:id="4636" w:author="Nick.Tolimieri" w:date="2022-09-13T12:37:00Z">
                    <w:rPr>
                      <w:rFonts w:ascii="Calibri" w:hAnsi="Calibri" w:cs="Calibri"/>
                      <w:color w:val="000000"/>
                      <w:sz w:val="22"/>
                      <w:szCs w:val="22"/>
                    </w:rPr>
                  </w:rPrChange>
                </w:rPr>
                <w:t>Var</w:t>
              </w:r>
              <w:proofErr w:type="spellEnd"/>
              <w:r w:rsidRPr="00207938">
                <w:rPr>
                  <w:rFonts w:asciiTheme="minorHAnsi" w:eastAsiaTheme="minorHAnsi" w:hAnsiTheme="minorHAnsi" w:cstheme="minorBidi"/>
                  <w:sz w:val="22"/>
                  <w:szCs w:val="22"/>
                  <w:rPrChange w:id="4637" w:author="Nick.Tolimieri" w:date="2022-09-13T12:37:00Z">
                    <w:rPr>
                      <w:rFonts w:ascii="Calibri" w:hAnsi="Calibri" w:cs="Calibri"/>
                      <w:color w:val="000000"/>
                      <w:sz w:val="22"/>
                      <w:szCs w:val="22"/>
                    </w:rPr>
                  </w:rPrChange>
                </w:rPr>
                <w:t xml:space="preserve"> intensity</w:t>
              </w:r>
            </w:ins>
          </w:p>
        </w:tc>
      </w:tr>
      <w:tr w:rsidR="00207938" w:rsidRPr="00207938" w:rsidTr="00207938">
        <w:trPr>
          <w:divId w:val="365297945"/>
          <w:trHeight w:val="300"/>
          <w:ins w:id="4638" w:author="Nick.Tolimieri" w:date="2022-09-13T12:37:00Z"/>
          <w:trPrChange w:id="4639" w:author="Nick.Tolimieri" w:date="2022-09-13T12:37:00Z">
            <w:trPr>
              <w:divId w:val="365297945"/>
              <w:trHeight w:val="300"/>
            </w:trPr>
          </w:trPrChange>
        </w:trPr>
        <w:tc>
          <w:tcPr>
            <w:tcW w:w="960" w:type="dxa"/>
            <w:noWrap/>
            <w:hideMark/>
            <w:tcPrChange w:id="46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41" w:author="Nick.Tolimieri" w:date="2022-09-13T12:37:00Z"/>
                <w:rFonts w:asciiTheme="minorHAnsi" w:eastAsiaTheme="minorHAnsi" w:hAnsiTheme="minorHAnsi" w:cstheme="minorBidi"/>
                <w:sz w:val="22"/>
                <w:szCs w:val="22"/>
                <w:rPrChange w:id="4642" w:author="Nick.Tolimieri" w:date="2022-09-13T12:37:00Z">
                  <w:rPr>
                    <w:ins w:id="4643" w:author="Nick.Tolimieri" w:date="2022-09-13T12:37:00Z"/>
                    <w:rFonts w:ascii="Calibri" w:hAnsi="Calibri" w:cs="Calibri"/>
                    <w:color w:val="000000"/>
                    <w:sz w:val="22"/>
                    <w:szCs w:val="22"/>
                  </w:rPr>
                </w:rPrChange>
              </w:rPr>
              <w:pPrChange w:id="4644" w:author="Nick.Tolimieri" w:date="2022-09-13T12:37:00Z">
                <w:pPr/>
              </w:pPrChange>
            </w:pPr>
            <w:proofErr w:type="spellStart"/>
            <w:ins w:id="4645" w:author="Nick.Tolimieri" w:date="2022-09-13T12:37:00Z">
              <w:r w:rsidRPr="00207938">
                <w:rPr>
                  <w:rFonts w:asciiTheme="minorHAnsi" w:eastAsiaTheme="minorHAnsi" w:hAnsiTheme="minorHAnsi" w:cstheme="minorBidi"/>
                  <w:sz w:val="22"/>
                  <w:szCs w:val="22"/>
                  <w:rPrChange w:id="464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46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46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4649" w:author="Nick.Tolimieri" w:date="2022-09-13T12:37:00Z">
                    <w:rPr>
                      <w:rFonts w:ascii="Calibri" w:hAnsi="Calibri" w:cs="Calibri"/>
                      <w:color w:val="000000"/>
                      <w:sz w:val="22"/>
                      <w:szCs w:val="22"/>
                    </w:rPr>
                  </w:rPrChange>
                </w:rPr>
                <w:t xml:space="preserve"> B.</w:t>
              </w:r>
            </w:ins>
          </w:p>
        </w:tc>
        <w:tc>
          <w:tcPr>
            <w:tcW w:w="960" w:type="dxa"/>
            <w:noWrap/>
            <w:hideMark/>
            <w:tcPrChange w:id="46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51" w:author="Nick.Tolimieri" w:date="2022-09-13T12:37:00Z"/>
                <w:rFonts w:asciiTheme="minorHAnsi" w:eastAsiaTheme="minorHAnsi" w:hAnsiTheme="minorHAnsi" w:cstheme="minorBidi"/>
                <w:sz w:val="22"/>
                <w:szCs w:val="22"/>
                <w:rPrChange w:id="4652" w:author="Nick.Tolimieri" w:date="2022-09-13T12:37:00Z">
                  <w:rPr>
                    <w:ins w:id="4653" w:author="Nick.Tolimieri" w:date="2022-09-13T12:37:00Z"/>
                    <w:rFonts w:ascii="Calibri" w:hAnsi="Calibri" w:cs="Calibri"/>
                    <w:color w:val="000000"/>
                    <w:sz w:val="22"/>
                    <w:szCs w:val="22"/>
                  </w:rPr>
                </w:rPrChange>
              </w:rPr>
              <w:pPrChange w:id="4654" w:author="Nick.Tolimieri" w:date="2022-09-13T12:37:00Z">
                <w:pPr>
                  <w:jc w:val="right"/>
                </w:pPr>
              </w:pPrChange>
            </w:pPr>
            <w:ins w:id="4655" w:author="Nick.Tolimieri" w:date="2022-09-13T12:37:00Z">
              <w:r w:rsidRPr="00207938">
                <w:rPr>
                  <w:rFonts w:asciiTheme="minorHAnsi" w:eastAsiaTheme="minorHAnsi" w:hAnsiTheme="minorHAnsi" w:cstheme="minorBidi"/>
                  <w:sz w:val="22"/>
                  <w:szCs w:val="22"/>
                  <w:rPrChange w:id="4656" w:author="Nick.Tolimieri" w:date="2022-09-13T12:37:00Z">
                    <w:rPr>
                      <w:rFonts w:ascii="Calibri" w:hAnsi="Calibri" w:cs="Calibri"/>
                      <w:color w:val="000000"/>
                      <w:sz w:val="22"/>
                      <w:szCs w:val="22"/>
                    </w:rPr>
                  </w:rPrChange>
                </w:rPr>
                <w:t>1992</w:t>
              </w:r>
            </w:ins>
          </w:p>
        </w:tc>
        <w:tc>
          <w:tcPr>
            <w:tcW w:w="960" w:type="dxa"/>
            <w:noWrap/>
            <w:hideMark/>
            <w:tcPrChange w:id="46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58" w:author="Nick.Tolimieri" w:date="2022-09-13T12:37:00Z"/>
                <w:rFonts w:asciiTheme="minorHAnsi" w:eastAsiaTheme="minorHAnsi" w:hAnsiTheme="minorHAnsi" w:cstheme="minorBidi"/>
                <w:sz w:val="22"/>
                <w:szCs w:val="22"/>
                <w:rPrChange w:id="4659" w:author="Nick.Tolimieri" w:date="2022-09-13T12:37:00Z">
                  <w:rPr>
                    <w:ins w:id="4660" w:author="Nick.Tolimieri" w:date="2022-09-13T12:37:00Z"/>
                    <w:rFonts w:ascii="Calibri" w:hAnsi="Calibri" w:cs="Calibri"/>
                    <w:color w:val="000000"/>
                    <w:sz w:val="22"/>
                    <w:szCs w:val="22"/>
                  </w:rPr>
                </w:rPrChange>
              </w:rPr>
              <w:pPrChange w:id="4661" w:author="Nick.Tolimieri" w:date="2022-09-13T12:37:00Z">
                <w:pPr>
                  <w:jc w:val="right"/>
                </w:pPr>
              </w:pPrChange>
            </w:pPr>
            <w:ins w:id="4662" w:author="Nick.Tolimieri" w:date="2022-09-13T12:37:00Z">
              <w:r w:rsidRPr="00207938">
                <w:rPr>
                  <w:rFonts w:asciiTheme="minorHAnsi" w:eastAsiaTheme="minorHAnsi" w:hAnsiTheme="minorHAnsi" w:cstheme="minorBidi"/>
                  <w:sz w:val="22"/>
                  <w:szCs w:val="22"/>
                  <w:rPrChange w:id="4663" w:author="Nick.Tolimieri" w:date="2022-09-13T12:37:00Z">
                    <w:rPr>
                      <w:rFonts w:ascii="Calibri" w:hAnsi="Calibri" w:cs="Calibri"/>
                      <w:color w:val="000000"/>
                      <w:sz w:val="22"/>
                      <w:szCs w:val="22"/>
                    </w:rPr>
                  </w:rPrChange>
                </w:rPr>
                <w:t>4</w:t>
              </w:r>
            </w:ins>
          </w:p>
        </w:tc>
        <w:tc>
          <w:tcPr>
            <w:tcW w:w="960" w:type="dxa"/>
            <w:noWrap/>
            <w:hideMark/>
            <w:tcPrChange w:id="46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65" w:author="Nick.Tolimieri" w:date="2022-09-13T12:37:00Z"/>
                <w:rFonts w:asciiTheme="minorHAnsi" w:eastAsiaTheme="minorHAnsi" w:hAnsiTheme="minorHAnsi" w:cstheme="minorBidi"/>
                <w:sz w:val="22"/>
                <w:szCs w:val="22"/>
                <w:rPrChange w:id="4666" w:author="Nick.Tolimieri" w:date="2022-09-13T12:37:00Z">
                  <w:rPr>
                    <w:ins w:id="4667" w:author="Nick.Tolimieri" w:date="2022-09-13T12:37:00Z"/>
                    <w:rFonts w:ascii="Calibri" w:hAnsi="Calibri" w:cs="Calibri"/>
                    <w:color w:val="000000"/>
                    <w:sz w:val="22"/>
                    <w:szCs w:val="22"/>
                  </w:rPr>
                </w:rPrChange>
              </w:rPr>
              <w:pPrChange w:id="4668" w:author="Nick.Tolimieri" w:date="2022-09-13T12:37:00Z">
                <w:pPr>
                  <w:jc w:val="right"/>
                </w:pPr>
              </w:pPrChange>
            </w:pPr>
            <w:ins w:id="4669" w:author="Nick.Tolimieri" w:date="2022-09-13T12:37:00Z">
              <w:r w:rsidRPr="00207938">
                <w:rPr>
                  <w:rFonts w:asciiTheme="minorHAnsi" w:eastAsiaTheme="minorHAnsi" w:hAnsiTheme="minorHAnsi" w:cstheme="minorBidi"/>
                  <w:sz w:val="22"/>
                  <w:szCs w:val="22"/>
                  <w:rPrChange w:id="4670" w:author="Nick.Tolimieri" w:date="2022-09-13T12:37:00Z">
                    <w:rPr>
                      <w:rFonts w:ascii="Calibri" w:hAnsi="Calibri" w:cs="Calibri"/>
                      <w:color w:val="000000"/>
                      <w:sz w:val="22"/>
                      <w:szCs w:val="22"/>
                    </w:rPr>
                  </w:rPrChange>
                </w:rPr>
                <w:t>44</w:t>
              </w:r>
            </w:ins>
          </w:p>
        </w:tc>
        <w:tc>
          <w:tcPr>
            <w:tcW w:w="960" w:type="dxa"/>
            <w:noWrap/>
            <w:hideMark/>
            <w:tcPrChange w:id="46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72" w:author="Nick.Tolimieri" w:date="2022-09-13T12:37:00Z"/>
                <w:rFonts w:asciiTheme="minorHAnsi" w:eastAsiaTheme="minorHAnsi" w:hAnsiTheme="minorHAnsi" w:cstheme="minorBidi"/>
                <w:sz w:val="22"/>
                <w:szCs w:val="22"/>
                <w:rPrChange w:id="4673" w:author="Nick.Tolimieri" w:date="2022-09-13T12:37:00Z">
                  <w:rPr>
                    <w:ins w:id="4674" w:author="Nick.Tolimieri" w:date="2022-09-13T12:37:00Z"/>
                    <w:rFonts w:ascii="Calibri" w:hAnsi="Calibri" w:cs="Calibri"/>
                    <w:color w:val="000000"/>
                    <w:sz w:val="22"/>
                    <w:szCs w:val="22"/>
                  </w:rPr>
                </w:rPrChange>
              </w:rPr>
              <w:pPrChange w:id="4675" w:author="Nick.Tolimieri" w:date="2022-09-13T12:37:00Z">
                <w:pPr>
                  <w:jc w:val="right"/>
                </w:pPr>
              </w:pPrChange>
            </w:pPr>
            <w:ins w:id="4676" w:author="Nick.Tolimieri" w:date="2022-09-13T12:37:00Z">
              <w:r w:rsidRPr="00207938">
                <w:rPr>
                  <w:rFonts w:asciiTheme="minorHAnsi" w:eastAsiaTheme="minorHAnsi" w:hAnsiTheme="minorHAnsi" w:cstheme="minorBidi"/>
                  <w:sz w:val="22"/>
                  <w:szCs w:val="22"/>
                  <w:rPrChange w:id="4677" w:author="Nick.Tolimieri" w:date="2022-09-13T12:37:00Z">
                    <w:rPr>
                      <w:rFonts w:ascii="Calibri" w:hAnsi="Calibri" w:cs="Calibri"/>
                      <w:color w:val="000000"/>
                      <w:sz w:val="22"/>
                      <w:szCs w:val="22"/>
                    </w:rPr>
                  </w:rPrChange>
                </w:rPr>
                <w:t>4</w:t>
              </w:r>
            </w:ins>
          </w:p>
        </w:tc>
        <w:tc>
          <w:tcPr>
            <w:tcW w:w="960" w:type="dxa"/>
            <w:noWrap/>
            <w:hideMark/>
            <w:tcPrChange w:id="46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79" w:author="Nick.Tolimieri" w:date="2022-09-13T12:37:00Z"/>
                <w:rFonts w:asciiTheme="minorHAnsi" w:eastAsiaTheme="minorHAnsi" w:hAnsiTheme="minorHAnsi" w:cstheme="minorBidi"/>
                <w:sz w:val="22"/>
                <w:szCs w:val="22"/>
                <w:rPrChange w:id="4680" w:author="Nick.Tolimieri" w:date="2022-09-13T12:37:00Z">
                  <w:rPr>
                    <w:ins w:id="4681" w:author="Nick.Tolimieri" w:date="2022-09-13T12:37:00Z"/>
                    <w:rFonts w:ascii="Calibri" w:hAnsi="Calibri" w:cs="Calibri"/>
                    <w:color w:val="000000"/>
                    <w:sz w:val="22"/>
                    <w:szCs w:val="22"/>
                  </w:rPr>
                </w:rPrChange>
              </w:rPr>
              <w:pPrChange w:id="4682" w:author="Nick.Tolimieri" w:date="2022-09-13T12:37:00Z">
                <w:pPr>
                  <w:jc w:val="right"/>
                </w:pPr>
              </w:pPrChange>
            </w:pPr>
            <w:ins w:id="4683" w:author="Nick.Tolimieri" w:date="2022-09-13T12:37:00Z">
              <w:r w:rsidRPr="00207938">
                <w:rPr>
                  <w:rFonts w:asciiTheme="minorHAnsi" w:eastAsiaTheme="minorHAnsi" w:hAnsiTheme="minorHAnsi" w:cstheme="minorBidi"/>
                  <w:sz w:val="22"/>
                  <w:szCs w:val="22"/>
                  <w:rPrChange w:id="4684" w:author="Nick.Tolimieri" w:date="2022-09-13T12:37:00Z">
                    <w:rPr>
                      <w:rFonts w:ascii="Calibri" w:hAnsi="Calibri" w:cs="Calibri"/>
                      <w:color w:val="000000"/>
                      <w:sz w:val="22"/>
                      <w:szCs w:val="22"/>
                    </w:rPr>
                  </w:rPrChange>
                </w:rPr>
                <w:t>33</w:t>
              </w:r>
            </w:ins>
          </w:p>
        </w:tc>
        <w:tc>
          <w:tcPr>
            <w:tcW w:w="960" w:type="dxa"/>
            <w:noWrap/>
            <w:hideMark/>
            <w:tcPrChange w:id="46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86" w:author="Nick.Tolimieri" w:date="2022-09-13T12:37:00Z"/>
                <w:rFonts w:asciiTheme="minorHAnsi" w:eastAsiaTheme="minorHAnsi" w:hAnsiTheme="minorHAnsi" w:cstheme="minorBidi"/>
                <w:sz w:val="22"/>
                <w:szCs w:val="22"/>
                <w:rPrChange w:id="4687" w:author="Nick.Tolimieri" w:date="2022-09-13T12:37:00Z">
                  <w:rPr>
                    <w:ins w:id="4688" w:author="Nick.Tolimieri" w:date="2022-09-13T12:37:00Z"/>
                    <w:rFonts w:ascii="Calibri" w:hAnsi="Calibri" w:cs="Calibri"/>
                    <w:color w:val="000000"/>
                    <w:sz w:val="22"/>
                    <w:szCs w:val="22"/>
                  </w:rPr>
                </w:rPrChange>
              </w:rPr>
              <w:pPrChange w:id="4689" w:author="Nick.Tolimieri" w:date="2022-09-13T12:37:00Z">
                <w:pPr>
                  <w:jc w:val="right"/>
                </w:pPr>
              </w:pPrChange>
            </w:pPr>
            <w:ins w:id="4690" w:author="Nick.Tolimieri" w:date="2022-09-13T12:37:00Z">
              <w:r w:rsidRPr="00207938">
                <w:rPr>
                  <w:rFonts w:asciiTheme="minorHAnsi" w:eastAsiaTheme="minorHAnsi" w:hAnsiTheme="minorHAnsi" w:cstheme="minorBidi"/>
                  <w:sz w:val="22"/>
                  <w:szCs w:val="22"/>
                  <w:rPrChange w:id="4691" w:author="Nick.Tolimieri" w:date="2022-09-13T12:37:00Z">
                    <w:rPr>
                      <w:rFonts w:ascii="Calibri" w:hAnsi="Calibri" w:cs="Calibri"/>
                      <w:color w:val="000000"/>
                      <w:sz w:val="22"/>
                      <w:szCs w:val="22"/>
                    </w:rPr>
                  </w:rPrChange>
                </w:rPr>
                <w:t>5</w:t>
              </w:r>
            </w:ins>
          </w:p>
        </w:tc>
        <w:tc>
          <w:tcPr>
            <w:tcW w:w="960" w:type="dxa"/>
            <w:noWrap/>
            <w:hideMark/>
            <w:tcPrChange w:id="46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693" w:author="Nick.Tolimieri" w:date="2022-09-13T12:37:00Z"/>
                <w:rFonts w:asciiTheme="minorHAnsi" w:eastAsiaTheme="minorHAnsi" w:hAnsiTheme="minorHAnsi" w:cstheme="minorBidi"/>
                <w:sz w:val="22"/>
                <w:szCs w:val="22"/>
                <w:rPrChange w:id="4694" w:author="Nick.Tolimieri" w:date="2022-09-13T12:37:00Z">
                  <w:rPr>
                    <w:ins w:id="4695" w:author="Nick.Tolimieri" w:date="2022-09-13T12:37:00Z"/>
                    <w:rFonts w:ascii="Calibri" w:hAnsi="Calibri" w:cs="Calibri"/>
                    <w:color w:val="000000"/>
                    <w:sz w:val="22"/>
                    <w:szCs w:val="22"/>
                  </w:rPr>
                </w:rPrChange>
              </w:rPr>
              <w:pPrChange w:id="4696" w:author="Nick.Tolimieri" w:date="2022-09-13T12:37:00Z">
                <w:pPr>
                  <w:jc w:val="right"/>
                </w:pPr>
              </w:pPrChange>
            </w:pPr>
            <w:ins w:id="4697" w:author="Nick.Tolimieri" w:date="2022-09-13T12:37:00Z">
              <w:r w:rsidRPr="00207938">
                <w:rPr>
                  <w:rFonts w:asciiTheme="minorHAnsi" w:eastAsiaTheme="minorHAnsi" w:hAnsiTheme="minorHAnsi" w:cstheme="minorBidi"/>
                  <w:sz w:val="22"/>
                  <w:szCs w:val="22"/>
                  <w:rPrChange w:id="4698" w:author="Nick.Tolimieri" w:date="2022-09-13T12:37:00Z">
                    <w:rPr>
                      <w:rFonts w:ascii="Calibri" w:hAnsi="Calibri" w:cs="Calibri"/>
                      <w:color w:val="000000"/>
                      <w:sz w:val="22"/>
                      <w:szCs w:val="22"/>
                    </w:rPr>
                  </w:rPrChange>
                </w:rPr>
                <w:t>11</w:t>
              </w:r>
            </w:ins>
          </w:p>
        </w:tc>
        <w:tc>
          <w:tcPr>
            <w:tcW w:w="960" w:type="dxa"/>
            <w:noWrap/>
            <w:hideMark/>
            <w:tcPrChange w:id="46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00" w:author="Nick.Tolimieri" w:date="2022-09-13T12:37:00Z"/>
                <w:rFonts w:asciiTheme="minorHAnsi" w:eastAsiaTheme="minorHAnsi" w:hAnsiTheme="minorHAnsi" w:cstheme="minorBidi"/>
                <w:sz w:val="22"/>
                <w:szCs w:val="22"/>
                <w:rPrChange w:id="4701" w:author="Nick.Tolimieri" w:date="2022-09-13T12:37:00Z">
                  <w:rPr>
                    <w:ins w:id="4702" w:author="Nick.Tolimieri" w:date="2022-09-13T12:37:00Z"/>
                    <w:rFonts w:ascii="Calibri" w:hAnsi="Calibri" w:cs="Calibri"/>
                    <w:color w:val="000000"/>
                    <w:sz w:val="22"/>
                    <w:szCs w:val="22"/>
                  </w:rPr>
                </w:rPrChange>
              </w:rPr>
              <w:pPrChange w:id="4703" w:author="Nick.Tolimieri" w:date="2022-09-13T12:37:00Z">
                <w:pPr>
                  <w:jc w:val="right"/>
                </w:pPr>
              </w:pPrChange>
            </w:pPr>
            <w:ins w:id="4704" w:author="Nick.Tolimieri" w:date="2022-09-13T12:37:00Z">
              <w:r w:rsidRPr="00207938">
                <w:rPr>
                  <w:rFonts w:asciiTheme="minorHAnsi" w:eastAsiaTheme="minorHAnsi" w:hAnsiTheme="minorHAnsi" w:cstheme="minorBidi"/>
                  <w:sz w:val="22"/>
                  <w:szCs w:val="22"/>
                  <w:rPrChange w:id="4705" w:author="Nick.Tolimieri" w:date="2022-09-13T12:37:00Z">
                    <w:rPr>
                      <w:rFonts w:ascii="Calibri" w:hAnsi="Calibri" w:cs="Calibri"/>
                      <w:color w:val="000000"/>
                      <w:sz w:val="22"/>
                      <w:szCs w:val="22"/>
                    </w:rPr>
                  </w:rPrChange>
                </w:rPr>
                <w:t>2.03</w:t>
              </w:r>
            </w:ins>
          </w:p>
        </w:tc>
        <w:tc>
          <w:tcPr>
            <w:tcW w:w="960" w:type="dxa"/>
            <w:noWrap/>
            <w:hideMark/>
            <w:tcPrChange w:id="47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07" w:author="Nick.Tolimieri" w:date="2022-09-13T12:37:00Z"/>
                <w:rFonts w:asciiTheme="minorHAnsi" w:eastAsiaTheme="minorHAnsi" w:hAnsiTheme="minorHAnsi" w:cstheme="minorBidi"/>
                <w:sz w:val="22"/>
                <w:szCs w:val="22"/>
                <w:rPrChange w:id="4708" w:author="Nick.Tolimieri" w:date="2022-09-13T12:37:00Z">
                  <w:rPr>
                    <w:ins w:id="4709" w:author="Nick.Tolimieri" w:date="2022-09-13T12:37:00Z"/>
                    <w:rFonts w:ascii="Calibri" w:hAnsi="Calibri" w:cs="Calibri"/>
                    <w:color w:val="000000"/>
                    <w:sz w:val="22"/>
                    <w:szCs w:val="22"/>
                  </w:rPr>
                </w:rPrChange>
              </w:rPr>
              <w:pPrChange w:id="4710" w:author="Nick.Tolimieri" w:date="2022-09-13T12:37:00Z">
                <w:pPr>
                  <w:jc w:val="right"/>
                </w:pPr>
              </w:pPrChange>
            </w:pPr>
            <w:ins w:id="4711" w:author="Nick.Tolimieri" w:date="2022-09-13T12:37:00Z">
              <w:r w:rsidRPr="00207938">
                <w:rPr>
                  <w:rFonts w:asciiTheme="minorHAnsi" w:eastAsiaTheme="minorHAnsi" w:hAnsiTheme="minorHAnsi" w:cstheme="minorBidi"/>
                  <w:sz w:val="22"/>
                  <w:szCs w:val="22"/>
                  <w:rPrChange w:id="4712" w:author="Nick.Tolimieri" w:date="2022-09-13T12:37:00Z">
                    <w:rPr>
                      <w:rFonts w:ascii="Calibri" w:hAnsi="Calibri" w:cs="Calibri"/>
                      <w:color w:val="000000"/>
                      <w:sz w:val="22"/>
                      <w:szCs w:val="22"/>
                    </w:rPr>
                  </w:rPrChange>
                </w:rPr>
                <w:t>0.5</w:t>
              </w:r>
            </w:ins>
          </w:p>
        </w:tc>
      </w:tr>
      <w:tr w:rsidR="00207938" w:rsidRPr="00207938" w:rsidTr="00207938">
        <w:trPr>
          <w:divId w:val="365297945"/>
          <w:trHeight w:val="300"/>
          <w:ins w:id="4713" w:author="Nick.Tolimieri" w:date="2022-09-13T12:37:00Z"/>
          <w:trPrChange w:id="4714" w:author="Nick.Tolimieri" w:date="2022-09-13T12:37:00Z">
            <w:trPr>
              <w:divId w:val="365297945"/>
              <w:trHeight w:val="300"/>
            </w:trPr>
          </w:trPrChange>
        </w:trPr>
        <w:tc>
          <w:tcPr>
            <w:tcW w:w="960" w:type="dxa"/>
            <w:noWrap/>
            <w:hideMark/>
            <w:tcPrChange w:id="47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16" w:author="Nick.Tolimieri" w:date="2022-09-13T12:37:00Z"/>
                <w:rFonts w:asciiTheme="minorHAnsi" w:eastAsiaTheme="minorHAnsi" w:hAnsiTheme="minorHAnsi" w:cstheme="minorBidi"/>
                <w:sz w:val="22"/>
                <w:szCs w:val="22"/>
                <w:rPrChange w:id="4717" w:author="Nick.Tolimieri" w:date="2022-09-13T12:37:00Z">
                  <w:rPr>
                    <w:ins w:id="4718" w:author="Nick.Tolimieri" w:date="2022-09-13T12:37:00Z"/>
                    <w:rFonts w:ascii="Calibri" w:hAnsi="Calibri" w:cs="Calibri"/>
                    <w:color w:val="000000"/>
                    <w:sz w:val="22"/>
                    <w:szCs w:val="22"/>
                  </w:rPr>
                </w:rPrChange>
              </w:rPr>
              <w:pPrChange w:id="4719" w:author="Nick.Tolimieri" w:date="2022-09-13T12:37:00Z">
                <w:pPr/>
              </w:pPrChange>
            </w:pPr>
            <w:proofErr w:type="spellStart"/>
            <w:ins w:id="4720" w:author="Nick.Tolimieri" w:date="2022-09-13T12:37:00Z">
              <w:r w:rsidRPr="00207938">
                <w:rPr>
                  <w:rFonts w:asciiTheme="minorHAnsi" w:eastAsiaTheme="minorHAnsi" w:hAnsiTheme="minorHAnsi" w:cstheme="minorBidi"/>
                  <w:sz w:val="22"/>
                  <w:szCs w:val="22"/>
                  <w:rPrChange w:id="4721" w:author="Nick.Tolimieri" w:date="2022-09-13T12:37:00Z">
                    <w:rPr>
                      <w:rFonts w:ascii="Calibri" w:hAnsi="Calibri" w:cs="Calibri"/>
                      <w:color w:val="000000"/>
                      <w:sz w:val="22"/>
                      <w:szCs w:val="22"/>
                    </w:rPr>
                  </w:rPrChange>
                </w:rPr>
                <w:lastRenderedPageBreak/>
                <w:t>Tatoosh</w:t>
              </w:r>
              <w:proofErr w:type="spellEnd"/>
              <w:r w:rsidRPr="00207938">
                <w:rPr>
                  <w:rFonts w:asciiTheme="minorHAnsi" w:eastAsiaTheme="minorHAnsi" w:hAnsiTheme="minorHAnsi" w:cstheme="minorBidi"/>
                  <w:sz w:val="22"/>
                  <w:szCs w:val="22"/>
                  <w:rPrChange w:id="47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47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4724" w:author="Nick.Tolimieri" w:date="2022-09-13T12:37:00Z">
                    <w:rPr>
                      <w:rFonts w:ascii="Calibri" w:hAnsi="Calibri" w:cs="Calibri"/>
                      <w:color w:val="000000"/>
                      <w:sz w:val="22"/>
                      <w:szCs w:val="22"/>
                    </w:rPr>
                  </w:rPrChange>
                </w:rPr>
                <w:t xml:space="preserve"> B.</w:t>
              </w:r>
            </w:ins>
          </w:p>
        </w:tc>
        <w:tc>
          <w:tcPr>
            <w:tcW w:w="960" w:type="dxa"/>
            <w:noWrap/>
            <w:hideMark/>
            <w:tcPrChange w:id="47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26" w:author="Nick.Tolimieri" w:date="2022-09-13T12:37:00Z"/>
                <w:rFonts w:asciiTheme="minorHAnsi" w:eastAsiaTheme="minorHAnsi" w:hAnsiTheme="minorHAnsi" w:cstheme="minorBidi"/>
                <w:sz w:val="22"/>
                <w:szCs w:val="22"/>
                <w:rPrChange w:id="4727" w:author="Nick.Tolimieri" w:date="2022-09-13T12:37:00Z">
                  <w:rPr>
                    <w:ins w:id="4728" w:author="Nick.Tolimieri" w:date="2022-09-13T12:37:00Z"/>
                    <w:rFonts w:ascii="Calibri" w:hAnsi="Calibri" w:cs="Calibri"/>
                    <w:color w:val="000000"/>
                    <w:sz w:val="22"/>
                    <w:szCs w:val="22"/>
                  </w:rPr>
                </w:rPrChange>
              </w:rPr>
              <w:pPrChange w:id="4729" w:author="Nick.Tolimieri" w:date="2022-09-13T12:37:00Z">
                <w:pPr>
                  <w:jc w:val="right"/>
                </w:pPr>
              </w:pPrChange>
            </w:pPr>
            <w:ins w:id="4730" w:author="Nick.Tolimieri" w:date="2022-09-13T12:37:00Z">
              <w:r w:rsidRPr="00207938">
                <w:rPr>
                  <w:rFonts w:asciiTheme="minorHAnsi" w:eastAsiaTheme="minorHAnsi" w:hAnsiTheme="minorHAnsi" w:cstheme="minorBidi"/>
                  <w:sz w:val="22"/>
                  <w:szCs w:val="22"/>
                  <w:rPrChange w:id="4731" w:author="Nick.Tolimieri" w:date="2022-09-13T12:37:00Z">
                    <w:rPr>
                      <w:rFonts w:ascii="Calibri" w:hAnsi="Calibri" w:cs="Calibri"/>
                      <w:color w:val="000000"/>
                      <w:sz w:val="22"/>
                      <w:szCs w:val="22"/>
                    </w:rPr>
                  </w:rPrChange>
                </w:rPr>
                <w:t>1993</w:t>
              </w:r>
            </w:ins>
          </w:p>
        </w:tc>
        <w:tc>
          <w:tcPr>
            <w:tcW w:w="960" w:type="dxa"/>
            <w:noWrap/>
            <w:hideMark/>
            <w:tcPrChange w:id="47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33" w:author="Nick.Tolimieri" w:date="2022-09-13T12:37:00Z"/>
                <w:rFonts w:asciiTheme="minorHAnsi" w:eastAsiaTheme="minorHAnsi" w:hAnsiTheme="minorHAnsi" w:cstheme="minorBidi"/>
                <w:sz w:val="22"/>
                <w:szCs w:val="22"/>
                <w:rPrChange w:id="4734" w:author="Nick.Tolimieri" w:date="2022-09-13T12:37:00Z">
                  <w:rPr>
                    <w:ins w:id="4735" w:author="Nick.Tolimieri" w:date="2022-09-13T12:37:00Z"/>
                    <w:rFonts w:ascii="Calibri" w:hAnsi="Calibri" w:cs="Calibri"/>
                    <w:color w:val="000000"/>
                    <w:sz w:val="22"/>
                    <w:szCs w:val="22"/>
                  </w:rPr>
                </w:rPrChange>
              </w:rPr>
              <w:pPrChange w:id="4736" w:author="Nick.Tolimieri" w:date="2022-09-13T12:37:00Z">
                <w:pPr>
                  <w:jc w:val="right"/>
                </w:pPr>
              </w:pPrChange>
            </w:pPr>
            <w:ins w:id="4737" w:author="Nick.Tolimieri" w:date="2022-09-13T12:37:00Z">
              <w:r w:rsidRPr="00207938">
                <w:rPr>
                  <w:rFonts w:asciiTheme="minorHAnsi" w:eastAsiaTheme="minorHAnsi" w:hAnsiTheme="minorHAnsi" w:cstheme="minorBidi"/>
                  <w:sz w:val="22"/>
                  <w:szCs w:val="22"/>
                  <w:rPrChange w:id="4738" w:author="Nick.Tolimieri" w:date="2022-09-13T12:37:00Z">
                    <w:rPr>
                      <w:rFonts w:ascii="Calibri" w:hAnsi="Calibri" w:cs="Calibri"/>
                      <w:color w:val="000000"/>
                      <w:sz w:val="22"/>
                      <w:szCs w:val="22"/>
                    </w:rPr>
                  </w:rPrChange>
                </w:rPr>
                <w:t>6</w:t>
              </w:r>
            </w:ins>
          </w:p>
        </w:tc>
        <w:tc>
          <w:tcPr>
            <w:tcW w:w="960" w:type="dxa"/>
            <w:noWrap/>
            <w:hideMark/>
            <w:tcPrChange w:id="47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40" w:author="Nick.Tolimieri" w:date="2022-09-13T12:37:00Z"/>
                <w:rFonts w:asciiTheme="minorHAnsi" w:eastAsiaTheme="minorHAnsi" w:hAnsiTheme="minorHAnsi" w:cstheme="minorBidi"/>
                <w:sz w:val="22"/>
                <w:szCs w:val="22"/>
                <w:rPrChange w:id="4741" w:author="Nick.Tolimieri" w:date="2022-09-13T12:37:00Z">
                  <w:rPr>
                    <w:ins w:id="4742" w:author="Nick.Tolimieri" w:date="2022-09-13T12:37:00Z"/>
                    <w:rFonts w:ascii="Calibri" w:hAnsi="Calibri" w:cs="Calibri"/>
                    <w:color w:val="000000"/>
                    <w:sz w:val="22"/>
                    <w:szCs w:val="22"/>
                  </w:rPr>
                </w:rPrChange>
              </w:rPr>
              <w:pPrChange w:id="4743" w:author="Nick.Tolimieri" w:date="2022-09-13T12:37:00Z">
                <w:pPr>
                  <w:jc w:val="right"/>
                </w:pPr>
              </w:pPrChange>
            </w:pPr>
            <w:ins w:id="4744" w:author="Nick.Tolimieri" w:date="2022-09-13T12:37:00Z">
              <w:r w:rsidRPr="00207938">
                <w:rPr>
                  <w:rFonts w:asciiTheme="minorHAnsi" w:eastAsiaTheme="minorHAnsi" w:hAnsiTheme="minorHAnsi" w:cstheme="minorBidi"/>
                  <w:sz w:val="22"/>
                  <w:szCs w:val="22"/>
                  <w:rPrChange w:id="4745" w:author="Nick.Tolimieri" w:date="2022-09-13T12:37:00Z">
                    <w:rPr>
                      <w:rFonts w:ascii="Calibri" w:hAnsi="Calibri" w:cs="Calibri"/>
                      <w:color w:val="000000"/>
                      <w:sz w:val="22"/>
                      <w:szCs w:val="22"/>
                    </w:rPr>
                  </w:rPrChange>
                </w:rPr>
                <w:t>42</w:t>
              </w:r>
            </w:ins>
          </w:p>
        </w:tc>
        <w:tc>
          <w:tcPr>
            <w:tcW w:w="960" w:type="dxa"/>
            <w:noWrap/>
            <w:hideMark/>
            <w:tcPrChange w:id="47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47" w:author="Nick.Tolimieri" w:date="2022-09-13T12:37:00Z"/>
                <w:rFonts w:asciiTheme="minorHAnsi" w:eastAsiaTheme="minorHAnsi" w:hAnsiTheme="minorHAnsi" w:cstheme="minorBidi"/>
                <w:sz w:val="22"/>
                <w:szCs w:val="22"/>
                <w:rPrChange w:id="4748" w:author="Nick.Tolimieri" w:date="2022-09-13T12:37:00Z">
                  <w:rPr>
                    <w:ins w:id="4749" w:author="Nick.Tolimieri" w:date="2022-09-13T12:37:00Z"/>
                    <w:rFonts w:ascii="Calibri" w:hAnsi="Calibri" w:cs="Calibri"/>
                    <w:color w:val="000000"/>
                    <w:sz w:val="22"/>
                    <w:szCs w:val="22"/>
                  </w:rPr>
                </w:rPrChange>
              </w:rPr>
              <w:pPrChange w:id="4750" w:author="Nick.Tolimieri" w:date="2022-09-13T12:37:00Z">
                <w:pPr>
                  <w:jc w:val="right"/>
                </w:pPr>
              </w:pPrChange>
            </w:pPr>
            <w:ins w:id="4751" w:author="Nick.Tolimieri" w:date="2022-09-13T12:37:00Z">
              <w:r w:rsidRPr="00207938">
                <w:rPr>
                  <w:rFonts w:asciiTheme="minorHAnsi" w:eastAsiaTheme="minorHAnsi" w:hAnsiTheme="minorHAnsi" w:cstheme="minorBidi"/>
                  <w:sz w:val="22"/>
                  <w:szCs w:val="22"/>
                  <w:rPrChange w:id="4752" w:author="Nick.Tolimieri" w:date="2022-09-13T12:37:00Z">
                    <w:rPr>
                      <w:rFonts w:ascii="Calibri" w:hAnsi="Calibri" w:cs="Calibri"/>
                      <w:color w:val="000000"/>
                      <w:sz w:val="22"/>
                      <w:szCs w:val="22"/>
                    </w:rPr>
                  </w:rPrChange>
                </w:rPr>
                <w:t>2</w:t>
              </w:r>
            </w:ins>
          </w:p>
        </w:tc>
        <w:tc>
          <w:tcPr>
            <w:tcW w:w="960" w:type="dxa"/>
            <w:noWrap/>
            <w:hideMark/>
            <w:tcPrChange w:id="47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54" w:author="Nick.Tolimieri" w:date="2022-09-13T12:37:00Z"/>
                <w:rFonts w:asciiTheme="minorHAnsi" w:eastAsiaTheme="minorHAnsi" w:hAnsiTheme="minorHAnsi" w:cstheme="minorBidi"/>
                <w:sz w:val="22"/>
                <w:szCs w:val="22"/>
                <w:rPrChange w:id="4755" w:author="Nick.Tolimieri" w:date="2022-09-13T12:37:00Z">
                  <w:rPr>
                    <w:ins w:id="4756" w:author="Nick.Tolimieri" w:date="2022-09-13T12:37:00Z"/>
                    <w:rFonts w:ascii="Calibri" w:hAnsi="Calibri" w:cs="Calibri"/>
                    <w:color w:val="000000"/>
                    <w:sz w:val="22"/>
                    <w:szCs w:val="22"/>
                  </w:rPr>
                </w:rPrChange>
              </w:rPr>
              <w:pPrChange w:id="4757" w:author="Nick.Tolimieri" w:date="2022-09-13T12:37:00Z">
                <w:pPr>
                  <w:jc w:val="right"/>
                </w:pPr>
              </w:pPrChange>
            </w:pPr>
            <w:ins w:id="4758" w:author="Nick.Tolimieri" w:date="2022-09-13T12:37:00Z">
              <w:r w:rsidRPr="00207938">
                <w:rPr>
                  <w:rFonts w:asciiTheme="minorHAnsi" w:eastAsiaTheme="minorHAnsi" w:hAnsiTheme="minorHAnsi" w:cstheme="minorBidi"/>
                  <w:sz w:val="22"/>
                  <w:szCs w:val="22"/>
                  <w:rPrChange w:id="4759" w:author="Nick.Tolimieri" w:date="2022-09-13T12:37:00Z">
                    <w:rPr>
                      <w:rFonts w:ascii="Calibri" w:hAnsi="Calibri" w:cs="Calibri"/>
                      <w:color w:val="000000"/>
                      <w:sz w:val="22"/>
                      <w:szCs w:val="22"/>
                    </w:rPr>
                  </w:rPrChange>
                </w:rPr>
                <w:t>36</w:t>
              </w:r>
            </w:ins>
          </w:p>
        </w:tc>
        <w:tc>
          <w:tcPr>
            <w:tcW w:w="960" w:type="dxa"/>
            <w:noWrap/>
            <w:hideMark/>
            <w:tcPrChange w:id="47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61" w:author="Nick.Tolimieri" w:date="2022-09-13T12:37:00Z"/>
                <w:rFonts w:asciiTheme="minorHAnsi" w:eastAsiaTheme="minorHAnsi" w:hAnsiTheme="minorHAnsi" w:cstheme="minorBidi"/>
                <w:sz w:val="22"/>
                <w:szCs w:val="22"/>
                <w:rPrChange w:id="4762" w:author="Nick.Tolimieri" w:date="2022-09-13T12:37:00Z">
                  <w:rPr>
                    <w:ins w:id="4763" w:author="Nick.Tolimieri" w:date="2022-09-13T12:37:00Z"/>
                    <w:rFonts w:ascii="Calibri" w:hAnsi="Calibri" w:cs="Calibri"/>
                    <w:color w:val="000000"/>
                    <w:sz w:val="22"/>
                    <w:szCs w:val="22"/>
                  </w:rPr>
                </w:rPrChange>
              </w:rPr>
              <w:pPrChange w:id="4764" w:author="Nick.Tolimieri" w:date="2022-09-13T12:37:00Z">
                <w:pPr>
                  <w:jc w:val="right"/>
                </w:pPr>
              </w:pPrChange>
            </w:pPr>
            <w:ins w:id="4765" w:author="Nick.Tolimieri" w:date="2022-09-13T12:37:00Z">
              <w:r w:rsidRPr="00207938">
                <w:rPr>
                  <w:rFonts w:asciiTheme="minorHAnsi" w:eastAsiaTheme="minorHAnsi" w:hAnsiTheme="minorHAnsi" w:cstheme="minorBidi"/>
                  <w:sz w:val="22"/>
                  <w:szCs w:val="22"/>
                  <w:rPrChange w:id="4766" w:author="Nick.Tolimieri" w:date="2022-09-13T12:37:00Z">
                    <w:rPr>
                      <w:rFonts w:ascii="Calibri" w:hAnsi="Calibri" w:cs="Calibri"/>
                      <w:color w:val="000000"/>
                      <w:sz w:val="22"/>
                      <w:szCs w:val="22"/>
                    </w:rPr>
                  </w:rPrChange>
                </w:rPr>
                <w:t>6</w:t>
              </w:r>
            </w:ins>
          </w:p>
        </w:tc>
        <w:tc>
          <w:tcPr>
            <w:tcW w:w="960" w:type="dxa"/>
            <w:noWrap/>
            <w:hideMark/>
            <w:tcPrChange w:id="47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68" w:author="Nick.Tolimieri" w:date="2022-09-13T12:37:00Z"/>
                <w:rFonts w:asciiTheme="minorHAnsi" w:eastAsiaTheme="minorHAnsi" w:hAnsiTheme="minorHAnsi" w:cstheme="minorBidi"/>
                <w:sz w:val="22"/>
                <w:szCs w:val="22"/>
                <w:rPrChange w:id="4769" w:author="Nick.Tolimieri" w:date="2022-09-13T12:37:00Z">
                  <w:rPr>
                    <w:ins w:id="4770" w:author="Nick.Tolimieri" w:date="2022-09-13T12:37:00Z"/>
                    <w:rFonts w:ascii="Calibri" w:hAnsi="Calibri" w:cs="Calibri"/>
                    <w:color w:val="000000"/>
                    <w:sz w:val="22"/>
                    <w:szCs w:val="22"/>
                  </w:rPr>
                </w:rPrChange>
              </w:rPr>
              <w:pPrChange w:id="4771" w:author="Nick.Tolimieri" w:date="2022-09-13T12:37:00Z">
                <w:pPr>
                  <w:jc w:val="right"/>
                </w:pPr>
              </w:pPrChange>
            </w:pPr>
            <w:ins w:id="4772" w:author="Nick.Tolimieri" w:date="2022-09-13T12:37:00Z">
              <w:r w:rsidRPr="00207938">
                <w:rPr>
                  <w:rFonts w:asciiTheme="minorHAnsi" w:eastAsiaTheme="minorHAnsi" w:hAnsiTheme="minorHAnsi" w:cstheme="minorBidi"/>
                  <w:sz w:val="22"/>
                  <w:szCs w:val="22"/>
                  <w:rPrChange w:id="4773" w:author="Nick.Tolimieri" w:date="2022-09-13T12:37:00Z">
                    <w:rPr>
                      <w:rFonts w:ascii="Calibri" w:hAnsi="Calibri" w:cs="Calibri"/>
                      <w:color w:val="000000"/>
                      <w:sz w:val="22"/>
                      <w:szCs w:val="22"/>
                    </w:rPr>
                  </w:rPrChange>
                </w:rPr>
                <w:t>30</w:t>
              </w:r>
            </w:ins>
          </w:p>
        </w:tc>
        <w:tc>
          <w:tcPr>
            <w:tcW w:w="960" w:type="dxa"/>
            <w:noWrap/>
            <w:hideMark/>
            <w:tcPrChange w:id="47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75" w:author="Nick.Tolimieri" w:date="2022-09-13T12:37:00Z"/>
                <w:rFonts w:asciiTheme="minorHAnsi" w:eastAsiaTheme="minorHAnsi" w:hAnsiTheme="minorHAnsi" w:cstheme="minorBidi"/>
                <w:sz w:val="22"/>
                <w:szCs w:val="22"/>
                <w:rPrChange w:id="4776" w:author="Nick.Tolimieri" w:date="2022-09-13T12:37:00Z">
                  <w:rPr>
                    <w:ins w:id="4777" w:author="Nick.Tolimieri" w:date="2022-09-13T12:37:00Z"/>
                    <w:rFonts w:ascii="Calibri" w:hAnsi="Calibri" w:cs="Calibri"/>
                    <w:color w:val="000000"/>
                    <w:sz w:val="22"/>
                    <w:szCs w:val="22"/>
                  </w:rPr>
                </w:rPrChange>
              </w:rPr>
              <w:pPrChange w:id="4778" w:author="Nick.Tolimieri" w:date="2022-09-13T12:37:00Z">
                <w:pPr>
                  <w:jc w:val="right"/>
                </w:pPr>
              </w:pPrChange>
            </w:pPr>
            <w:ins w:id="4779" w:author="Nick.Tolimieri" w:date="2022-09-13T12:37:00Z">
              <w:r w:rsidRPr="00207938">
                <w:rPr>
                  <w:rFonts w:asciiTheme="minorHAnsi" w:eastAsiaTheme="minorHAnsi" w:hAnsiTheme="minorHAnsi" w:cstheme="minorBidi"/>
                  <w:sz w:val="22"/>
                  <w:szCs w:val="22"/>
                  <w:rPrChange w:id="4780" w:author="Nick.Tolimieri" w:date="2022-09-13T12:37:00Z">
                    <w:rPr>
                      <w:rFonts w:ascii="Calibri" w:hAnsi="Calibri" w:cs="Calibri"/>
                      <w:color w:val="000000"/>
                      <w:sz w:val="22"/>
                      <w:szCs w:val="22"/>
                    </w:rPr>
                  </w:rPrChange>
                </w:rPr>
                <w:t>2.27</w:t>
              </w:r>
            </w:ins>
          </w:p>
        </w:tc>
        <w:tc>
          <w:tcPr>
            <w:tcW w:w="960" w:type="dxa"/>
            <w:noWrap/>
            <w:hideMark/>
            <w:tcPrChange w:id="47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82" w:author="Nick.Tolimieri" w:date="2022-09-13T12:37:00Z"/>
                <w:rFonts w:asciiTheme="minorHAnsi" w:eastAsiaTheme="minorHAnsi" w:hAnsiTheme="minorHAnsi" w:cstheme="minorBidi"/>
                <w:sz w:val="22"/>
                <w:szCs w:val="22"/>
                <w:rPrChange w:id="4783" w:author="Nick.Tolimieri" w:date="2022-09-13T12:37:00Z">
                  <w:rPr>
                    <w:ins w:id="4784" w:author="Nick.Tolimieri" w:date="2022-09-13T12:37:00Z"/>
                    <w:rFonts w:ascii="Calibri" w:hAnsi="Calibri" w:cs="Calibri"/>
                    <w:color w:val="000000"/>
                    <w:sz w:val="22"/>
                    <w:szCs w:val="22"/>
                  </w:rPr>
                </w:rPrChange>
              </w:rPr>
              <w:pPrChange w:id="4785" w:author="Nick.Tolimieri" w:date="2022-09-13T12:37:00Z">
                <w:pPr>
                  <w:jc w:val="right"/>
                </w:pPr>
              </w:pPrChange>
            </w:pPr>
            <w:ins w:id="4786" w:author="Nick.Tolimieri" w:date="2022-09-13T12:37:00Z">
              <w:r w:rsidRPr="00207938">
                <w:rPr>
                  <w:rFonts w:asciiTheme="minorHAnsi" w:eastAsiaTheme="minorHAnsi" w:hAnsiTheme="minorHAnsi" w:cstheme="minorBidi"/>
                  <w:sz w:val="22"/>
                  <w:szCs w:val="22"/>
                  <w:rPrChange w:id="4787" w:author="Nick.Tolimieri" w:date="2022-09-13T12:37:00Z">
                    <w:rPr>
                      <w:rFonts w:ascii="Calibri" w:hAnsi="Calibri" w:cs="Calibri"/>
                      <w:color w:val="000000"/>
                      <w:sz w:val="22"/>
                      <w:szCs w:val="22"/>
                    </w:rPr>
                  </w:rPrChange>
                </w:rPr>
                <w:t>0.42</w:t>
              </w:r>
            </w:ins>
          </w:p>
        </w:tc>
      </w:tr>
      <w:tr w:rsidR="00207938" w:rsidRPr="00207938" w:rsidTr="00207938">
        <w:trPr>
          <w:divId w:val="365297945"/>
          <w:trHeight w:val="300"/>
          <w:ins w:id="4788" w:author="Nick.Tolimieri" w:date="2022-09-13T12:37:00Z"/>
          <w:trPrChange w:id="4789" w:author="Nick.Tolimieri" w:date="2022-09-13T12:37:00Z">
            <w:trPr>
              <w:divId w:val="365297945"/>
              <w:trHeight w:val="300"/>
            </w:trPr>
          </w:trPrChange>
        </w:trPr>
        <w:tc>
          <w:tcPr>
            <w:tcW w:w="960" w:type="dxa"/>
            <w:noWrap/>
            <w:hideMark/>
            <w:tcPrChange w:id="47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791" w:author="Nick.Tolimieri" w:date="2022-09-13T12:37:00Z"/>
                <w:rFonts w:asciiTheme="minorHAnsi" w:eastAsiaTheme="minorHAnsi" w:hAnsiTheme="minorHAnsi" w:cstheme="minorBidi"/>
                <w:sz w:val="22"/>
                <w:szCs w:val="22"/>
                <w:rPrChange w:id="4792" w:author="Nick.Tolimieri" w:date="2022-09-13T12:37:00Z">
                  <w:rPr>
                    <w:ins w:id="4793" w:author="Nick.Tolimieri" w:date="2022-09-13T12:37:00Z"/>
                    <w:rFonts w:ascii="Calibri" w:hAnsi="Calibri" w:cs="Calibri"/>
                    <w:color w:val="000000"/>
                    <w:sz w:val="22"/>
                    <w:szCs w:val="22"/>
                  </w:rPr>
                </w:rPrChange>
              </w:rPr>
              <w:pPrChange w:id="4794" w:author="Nick.Tolimieri" w:date="2022-09-13T12:37:00Z">
                <w:pPr/>
              </w:pPrChange>
            </w:pPr>
            <w:proofErr w:type="spellStart"/>
            <w:ins w:id="4795" w:author="Nick.Tolimieri" w:date="2022-09-13T12:37:00Z">
              <w:r w:rsidRPr="00207938">
                <w:rPr>
                  <w:rFonts w:asciiTheme="minorHAnsi" w:eastAsiaTheme="minorHAnsi" w:hAnsiTheme="minorHAnsi" w:cstheme="minorBidi"/>
                  <w:sz w:val="22"/>
                  <w:szCs w:val="22"/>
                  <w:rPrChange w:id="479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479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479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4799" w:author="Nick.Tolimieri" w:date="2022-09-13T12:37:00Z">
                    <w:rPr>
                      <w:rFonts w:ascii="Calibri" w:hAnsi="Calibri" w:cs="Calibri"/>
                      <w:color w:val="000000"/>
                      <w:sz w:val="22"/>
                      <w:szCs w:val="22"/>
                    </w:rPr>
                  </w:rPrChange>
                </w:rPr>
                <w:t xml:space="preserve"> B.</w:t>
              </w:r>
            </w:ins>
          </w:p>
        </w:tc>
        <w:tc>
          <w:tcPr>
            <w:tcW w:w="960" w:type="dxa"/>
            <w:noWrap/>
            <w:hideMark/>
            <w:tcPrChange w:id="48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01" w:author="Nick.Tolimieri" w:date="2022-09-13T12:37:00Z"/>
                <w:rFonts w:asciiTheme="minorHAnsi" w:eastAsiaTheme="minorHAnsi" w:hAnsiTheme="minorHAnsi" w:cstheme="minorBidi"/>
                <w:sz w:val="22"/>
                <w:szCs w:val="22"/>
                <w:rPrChange w:id="4802" w:author="Nick.Tolimieri" w:date="2022-09-13T12:37:00Z">
                  <w:rPr>
                    <w:ins w:id="4803" w:author="Nick.Tolimieri" w:date="2022-09-13T12:37:00Z"/>
                    <w:rFonts w:ascii="Calibri" w:hAnsi="Calibri" w:cs="Calibri"/>
                    <w:color w:val="000000"/>
                    <w:sz w:val="22"/>
                    <w:szCs w:val="22"/>
                  </w:rPr>
                </w:rPrChange>
              </w:rPr>
              <w:pPrChange w:id="4804" w:author="Nick.Tolimieri" w:date="2022-09-13T12:37:00Z">
                <w:pPr>
                  <w:jc w:val="right"/>
                </w:pPr>
              </w:pPrChange>
            </w:pPr>
            <w:ins w:id="4805" w:author="Nick.Tolimieri" w:date="2022-09-13T12:37:00Z">
              <w:r w:rsidRPr="00207938">
                <w:rPr>
                  <w:rFonts w:asciiTheme="minorHAnsi" w:eastAsiaTheme="minorHAnsi" w:hAnsiTheme="minorHAnsi" w:cstheme="minorBidi"/>
                  <w:sz w:val="22"/>
                  <w:szCs w:val="22"/>
                  <w:rPrChange w:id="4806" w:author="Nick.Tolimieri" w:date="2022-09-13T12:37:00Z">
                    <w:rPr>
                      <w:rFonts w:ascii="Calibri" w:hAnsi="Calibri" w:cs="Calibri"/>
                      <w:color w:val="000000"/>
                      <w:sz w:val="22"/>
                      <w:szCs w:val="22"/>
                    </w:rPr>
                  </w:rPrChange>
                </w:rPr>
                <w:t>1994</w:t>
              </w:r>
            </w:ins>
          </w:p>
        </w:tc>
        <w:tc>
          <w:tcPr>
            <w:tcW w:w="960" w:type="dxa"/>
            <w:noWrap/>
            <w:hideMark/>
            <w:tcPrChange w:id="48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08" w:author="Nick.Tolimieri" w:date="2022-09-13T12:37:00Z"/>
                <w:rFonts w:asciiTheme="minorHAnsi" w:eastAsiaTheme="minorHAnsi" w:hAnsiTheme="minorHAnsi" w:cstheme="minorBidi"/>
                <w:sz w:val="22"/>
                <w:szCs w:val="22"/>
                <w:rPrChange w:id="4809" w:author="Nick.Tolimieri" w:date="2022-09-13T12:37:00Z">
                  <w:rPr>
                    <w:ins w:id="4810" w:author="Nick.Tolimieri" w:date="2022-09-13T12:37:00Z"/>
                    <w:rFonts w:ascii="Calibri" w:hAnsi="Calibri" w:cs="Calibri"/>
                    <w:color w:val="000000"/>
                    <w:sz w:val="22"/>
                    <w:szCs w:val="22"/>
                  </w:rPr>
                </w:rPrChange>
              </w:rPr>
              <w:pPrChange w:id="4811" w:author="Nick.Tolimieri" w:date="2022-09-13T12:37:00Z">
                <w:pPr>
                  <w:jc w:val="right"/>
                </w:pPr>
              </w:pPrChange>
            </w:pPr>
            <w:ins w:id="4812" w:author="Nick.Tolimieri" w:date="2022-09-13T12:37:00Z">
              <w:r w:rsidRPr="00207938">
                <w:rPr>
                  <w:rFonts w:asciiTheme="minorHAnsi" w:eastAsiaTheme="minorHAnsi" w:hAnsiTheme="minorHAnsi" w:cstheme="minorBidi"/>
                  <w:sz w:val="22"/>
                  <w:szCs w:val="22"/>
                  <w:rPrChange w:id="4813" w:author="Nick.Tolimieri" w:date="2022-09-13T12:37:00Z">
                    <w:rPr>
                      <w:rFonts w:ascii="Calibri" w:hAnsi="Calibri" w:cs="Calibri"/>
                      <w:color w:val="000000"/>
                      <w:sz w:val="22"/>
                      <w:szCs w:val="22"/>
                    </w:rPr>
                  </w:rPrChange>
                </w:rPr>
                <w:t>14</w:t>
              </w:r>
            </w:ins>
          </w:p>
        </w:tc>
        <w:tc>
          <w:tcPr>
            <w:tcW w:w="960" w:type="dxa"/>
            <w:noWrap/>
            <w:hideMark/>
            <w:tcPrChange w:id="48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15" w:author="Nick.Tolimieri" w:date="2022-09-13T12:37:00Z"/>
                <w:rFonts w:asciiTheme="minorHAnsi" w:eastAsiaTheme="minorHAnsi" w:hAnsiTheme="minorHAnsi" w:cstheme="minorBidi"/>
                <w:sz w:val="22"/>
                <w:szCs w:val="22"/>
                <w:rPrChange w:id="4816" w:author="Nick.Tolimieri" w:date="2022-09-13T12:37:00Z">
                  <w:rPr>
                    <w:ins w:id="4817" w:author="Nick.Tolimieri" w:date="2022-09-13T12:37:00Z"/>
                    <w:rFonts w:ascii="Calibri" w:hAnsi="Calibri" w:cs="Calibri"/>
                    <w:color w:val="000000"/>
                    <w:sz w:val="22"/>
                    <w:szCs w:val="22"/>
                  </w:rPr>
                </w:rPrChange>
              </w:rPr>
              <w:pPrChange w:id="4818" w:author="Nick.Tolimieri" w:date="2022-09-13T12:37:00Z">
                <w:pPr>
                  <w:jc w:val="right"/>
                </w:pPr>
              </w:pPrChange>
            </w:pPr>
            <w:ins w:id="4819" w:author="Nick.Tolimieri" w:date="2022-09-13T12:37:00Z">
              <w:r w:rsidRPr="00207938">
                <w:rPr>
                  <w:rFonts w:asciiTheme="minorHAnsi" w:eastAsiaTheme="minorHAnsi" w:hAnsiTheme="minorHAnsi" w:cstheme="minorBidi"/>
                  <w:sz w:val="22"/>
                  <w:szCs w:val="22"/>
                  <w:rPrChange w:id="4820" w:author="Nick.Tolimieri" w:date="2022-09-13T12:37:00Z">
                    <w:rPr>
                      <w:rFonts w:ascii="Calibri" w:hAnsi="Calibri" w:cs="Calibri"/>
                      <w:color w:val="000000"/>
                      <w:sz w:val="22"/>
                      <w:szCs w:val="22"/>
                    </w:rPr>
                  </w:rPrChange>
                </w:rPr>
                <w:t>47</w:t>
              </w:r>
            </w:ins>
          </w:p>
        </w:tc>
        <w:tc>
          <w:tcPr>
            <w:tcW w:w="960" w:type="dxa"/>
            <w:noWrap/>
            <w:hideMark/>
            <w:tcPrChange w:id="48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22" w:author="Nick.Tolimieri" w:date="2022-09-13T12:37:00Z"/>
                <w:rFonts w:asciiTheme="minorHAnsi" w:eastAsiaTheme="minorHAnsi" w:hAnsiTheme="minorHAnsi" w:cstheme="minorBidi"/>
                <w:sz w:val="22"/>
                <w:szCs w:val="22"/>
                <w:rPrChange w:id="4823" w:author="Nick.Tolimieri" w:date="2022-09-13T12:37:00Z">
                  <w:rPr>
                    <w:ins w:id="4824" w:author="Nick.Tolimieri" w:date="2022-09-13T12:37:00Z"/>
                    <w:rFonts w:ascii="Calibri" w:hAnsi="Calibri" w:cs="Calibri"/>
                    <w:color w:val="000000"/>
                    <w:sz w:val="22"/>
                    <w:szCs w:val="22"/>
                  </w:rPr>
                </w:rPrChange>
              </w:rPr>
              <w:pPrChange w:id="4825" w:author="Nick.Tolimieri" w:date="2022-09-13T12:37:00Z">
                <w:pPr>
                  <w:jc w:val="right"/>
                </w:pPr>
              </w:pPrChange>
            </w:pPr>
            <w:ins w:id="4826" w:author="Nick.Tolimieri" w:date="2022-09-13T12:37:00Z">
              <w:r w:rsidRPr="00207938">
                <w:rPr>
                  <w:rFonts w:asciiTheme="minorHAnsi" w:eastAsiaTheme="minorHAnsi" w:hAnsiTheme="minorHAnsi" w:cstheme="minorBidi"/>
                  <w:sz w:val="22"/>
                  <w:szCs w:val="22"/>
                  <w:rPrChange w:id="4827" w:author="Nick.Tolimieri" w:date="2022-09-13T12:37:00Z">
                    <w:rPr>
                      <w:rFonts w:ascii="Calibri" w:hAnsi="Calibri" w:cs="Calibri"/>
                      <w:color w:val="000000"/>
                      <w:sz w:val="22"/>
                      <w:szCs w:val="22"/>
                    </w:rPr>
                  </w:rPrChange>
                </w:rPr>
                <w:t>1</w:t>
              </w:r>
            </w:ins>
          </w:p>
        </w:tc>
        <w:tc>
          <w:tcPr>
            <w:tcW w:w="960" w:type="dxa"/>
            <w:noWrap/>
            <w:hideMark/>
            <w:tcPrChange w:id="48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29" w:author="Nick.Tolimieri" w:date="2022-09-13T12:37:00Z"/>
                <w:rFonts w:asciiTheme="minorHAnsi" w:eastAsiaTheme="minorHAnsi" w:hAnsiTheme="minorHAnsi" w:cstheme="minorBidi"/>
                <w:sz w:val="22"/>
                <w:szCs w:val="22"/>
                <w:rPrChange w:id="4830" w:author="Nick.Tolimieri" w:date="2022-09-13T12:37:00Z">
                  <w:rPr>
                    <w:ins w:id="4831" w:author="Nick.Tolimieri" w:date="2022-09-13T12:37:00Z"/>
                    <w:rFonts w:ascii="Calibri" w:hAnsi="Calibri" w:cs="Calibri"/>
                    <w:color w:val="000000"/>
                    <w:sz w:val="22"/>
                    <w:szCs w:val="22"/>
                  </w:rPr>
                </w:rPrChange>
              </w:rPr>
              <w:pPrChange w:id="4832" w:author="Nick.Tolimieri" w:date="2022-09-13T12:37:00Z">
                <w:pPr>
                  <w:jc w:val="right"/>
                </w:pPr>
              </w:pPrChange>
            </w:pPr>
            <w:ins w:id="4833" w:author="Nick.Tolimieri" w:date="2022-09-13T12:37:00Z">
              <w:r w:rsidRPr="00207938">
                <w:rPr>
                  <w:rFonts w:asciiTheme="minorHAnsi" w:eastAsiaTheme="minorHAnsi" w:hAnsiTheme="minorHAnsi" w:cstheme="minorBidi"/>
                  <w:sz w:val="22"/>
                  <w:szCs w:val="22"/>
                  <w:rPrChange w:id="4834" w:author="Nick.Tolimieri" w:date="2022-09-13T12:37:00Z">
                    <w:rPr>
                      <w:rFonts w:ascii="Calibri" w:hAnsi="Calibri" w:cs="Calibri"/>
                      <w:color w:val="000000"/>
                      <w:sz w:val="22"/>
                      <w:szCs w:val="22"/>
                    </w:rPr>
                  </w:rPrChange>
                </w:rPr>
                <w:t>30</w:t>
              </w:r>
            </w:ins>
          </w:p>
        </w:tc>
        <w:tc>
          <w:tcPr>
            <w:tcW w:w="960" w:type="dxa"/>
            <w:noWrap/>
            <w:hideMark/>
            <w:tcPrChange w:id="48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36" w:author="Nick.Tolimieri" w:date="2022-09-13T12:37:00Z"/>
                <w:rFonts w:asciiTheme="minorHAnsi" w:eastAsiaTheme="minorHAnsi" w:hAnsiTheme="minorHAnsi" w:cstheme="minorBidi"/>
                <w:sz w:val="22"/>
                <w:szCs w:val="22"/>
                <w:rPrChange w:id="4837" w:author="Nick.Tolimieri" w:date="2022-09-13T12:37:00Z">
                  <w:rPr>
                    <w:ins w:id="4838" w:author="Nick.Tolimieri" w:date="2022-09-13T12:37:00Z"/>
                    <w:rFonts w:ascii="Calibri" w:hAnsi="Calibri" w:cs="Calibri"/>
                    <w:color w:val="000000"/>
                    <w:sz w:val="22"/>
                    <w:szCs w:val="22"/>
                  </w:rPr>
                </w:rPrChange>
              </w:rPr>
              <w:pPrChange w:id="4839" w:author="Nick.Tolimieri" w:date="2022-09-13T12:37:00Z">
                <w:pPr>
                  <w:jc w:val="right"/>
                </w:pPr>
              </w:pPrChange>
            </w:pPr>
            <w:ins w:id="4840" w:author="Nick.Tolimieri" w:date="2022-09-13T12:37:00Z">
              <w:r w:rsidRPr="00207938">
                <w:rPr>
                  <w:rFonts w:asciiTheme="minorHAnsi" w:eastAsiaTheme="minorHAnsi" w:hAnsiTheme="minorHAnsi" w:cstheme="minorBidi"/>
                  <w:sz w:val="22"/>
                  <w:szCs w:val="22"/>
                  <w:rPrChange w:id="4841" w:author="Nick.Tolimieri" w:date="2022-09-13T12:37:00Z">
                    <w:rPr>
                      <w:rFonts w:ascii="Calibri" w:hAnsi="Calibri" w:cs="Calibri"/>
                      <w:color w:val="000000"/>
                      <w:sz w:val="22"/>
                      <w:szCs w:val="22"/>
                    </w:rPr>
                  </w:rPrChange>
                </w:rPr>
                <w:t>30</w:t>
              </w:r>
            </w:ins>
          </w:p>
        </w:tc>
        <w:tc>
          <w:tcPr>
            <w:tcW w:w="960" w:type="dxa"/>
            <w:noWrap/>
            <w:hideMark/>
            <w:tcPrChange w:id="48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43" w:author="Nick.Tolimieri" w:date="2022-09-13T12:37:00Z"/>
                <w:rFonts w:asciiTheme="minorHAnsi" w:eastAsiaTheme="minorHAnsi" w:hAnsiTheme="minorHAnsi" w:cstheme="minorBidi"/>
                <w:sz w:val="22"/>
                <w:szCs w:val="22"/>
                <w:rPrChange w:id="4844" w:author="Nick.Tolimieri" w:date="2022-09-13T12:37:00Z">
                  <w:rPr>
                    <w:ins w:id="4845" w:author="Nick.Tolimieri" w:date="2022-09-13T12:37:00Z"/>
                    <w:rFonts w:ascii="Calibri" w:hAnsi="Calibri" w:cs="Calibri"/>
                    <w:color w:val="000000"/>
                    <w:sz w:val="22"/>
                    <w:szCs w:val="22"/>
                  </w:rPr>
                </w:rPrChange>
              </w:rPr>
              <w:pPrChange w:id="4846" w:author="Nick.Tolimieri" w:date="2022-09-13T12:37:00Z">
                <w:pPr>
                  <w:jc w:val="right"/>
                </w:pPr>
              </w:pPrChange>
            </w:pPr>
            <w:ins w:id="4847" w:author="Nick.Tolimieri" w:date="2022-09-13T12:37:00Z">
              <w:r w:rsidRPr="00207938">
                <w:rPr>
                  <w:rFonts w:asciiTheme="minorHAnsi" w:eastAsiaTheme="minorHAnsi" w:hAnsiTheme="minorHAnsi" w:cstheme="minorBidi"/>
                  <w:sz w:val="22"/>
                  <w:szCs w:val="22"/>
                  <w:rPrChange w:id="4848" w:author="Nick.Tolimieri" w:date="2022-09-13T12:37:00Z">
                    <w:rPr>
                      <w:rFonts w:ascii="Calibri" w:hAnsi="Calibri" w:cs="Calibri"/>
                      <w:color w:val="000000"/>
                      <w:sz w:val="22"/>
                      <w:szCs w:val="22"/>
                    </w:rPr>
                  </w:rPrChange>
                </w:rPr>
                <w:t>30</w:t>
              </w:r>
            </w:ins>
          </w:p>
        </w:tc>
        <w:tc>
          <w:tcPr>
            <w:tcW w:w="960" w:type="dxa"/>
            <w:noWrap/>
            <w:hideMark/>
            <w:tcPrChange w:id="48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50" w:author="Nick.Tolimieri" w:date="2022-09-13T12:37:00Z"/>
                <w:rFonts w:asciiTheme="minorHAnsi" w:eastAsiaTheme="minorHAnsi" w:hAnsiTheme="minorHAnsi" w:cstheme="minorBidi"/>
                <w:sz w:val="22"/>
                <w:szCs w:val="22"/>
                <w:rPrChange w:id="4851" w:author="Nick.Tolimieri" w:date="2022-09-13T12:37:00Z">
                  <w:rPr>
                    <w:ins w:id="4852" w:author="Nick.Tolimieri" w:date="2022-09-13T12:37:00Z"/>
                    <w:rFonts w:ascii="Calibri" w:hAnsi="Calibri" w:cs="Calibri"/>
                    <w:color w:val="000000"/>
                    <w:sz w:val="22"/>
                    <w:szCs w:val="22"/>
                  </w:rPr>
                </w:rPrChange>
              </w:rPr>
              <w:pPrChange w:id="4853" w:author="Nick.Tolimieri" w:date="2022-09-13T12:37:00Z">
                <w:pPr>
                  <w:jc w:val="right"/>
                </w:pPr>
              </w:pPrChange>
            </w:pPr>
            <w:ins w:id="4854" w:author="Nick.Tolimieri" w:date="2022-09-13T12:37:00Z">
              <w:r w:rsidRPr="00207938">
                <w:rPr>
                  <w:rFonts w:asciiTheme="minorHAnsi" w:eastAsiaTheme="minorHAnsi" w:hAnsiTheme="minorHAnsi" w:cstheme="minorBidi"/>
                  <w:sz w:val="22"/>
                  <w:szCs w:val="22"/>
                  <w:rPrChange w:id="4855" w:author="Nick.Tolimieri" w:date="2022-09-13T12:37:00Z">
                    <w:rPr>
                      <w:rFonts w:ascii="Calibri" w:hAnsi="Calibri" w:cs="Calibri"/>
                      <w:color w:val="000000"/>
                      <w:sz w:val="22"/>
                      <w:szCs w:val="22"/>
                    </w:rPr>
                  </w:rPrChange>
                </w:rPr>
                <w:t>2.64</w:t>
              </w:r>
            </w:ins>
          </w:p>
        </w:tc>
        <w:tc>
          <w:tcPr>
            <w:tcW w:w="960" w:type="dxa"/>
            <w:noWrap/>
            <w:hideMark/>
            <w:tcPrChange w:id="48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57" w:author="Nick.Tolimieri" w:date="2022-09-13T12:37:00Z"/>
                <w:rFonts w:asciiTheme="minorHAnsi" w:eastAsiaTheme="minorHAnsi" w:hAnsiTheme="minorHAnsi" w:cstheme="minorBidi"/>
                <w:sz w:val="22"/>
                <w:szCs w:val="22"/>
                <w:rPrChange w:id="4858" w:author="Nick.Tolimieri" w:date="2022-09-13T12:37:00Z">
                  <w:rPr>
                    <w:ins w:id="4859" w:author="Nick.Tolimieri" w:date="2022-09-13T12:37:00Z"/>
                    <w:rFonts w:ascii="Calibri" w:hAnsi="Calibri" w:cs="Calibri"/>
                    <w:color w:val="000000"/>
                    <w:sz w:val="22"/>
                    <w:szCs w:val="22"/>
                  </w:rPr>
                </w:rPrChange>
              </w:rPr>
              <w:pPrChange w:id="4860" w:author="Nick.Tolimieri" w:date="2022-09-13T12:37:00Z">
                <w:pPr>
                  <w:jc w:val="right"/>
                </w:pPr>
              </w:pPrChange>
            </w:pPr>
            <w:ins w:id="4861" w:author="Nick.Tolimieri" w:date="2022-09-13T12:37:00Z">
              <w:r w:rsidRPr="00207938">
                <w:rPr>
                  <w:rFonts w:asciiTheme="minorHAnsi" w:eastAsiaTheme="minorHAnsi" w:hAnsiTheme="minorHAnsi" w:cstheme="minorBidi"/>
                  <w:sz w:val="22"/>
                  <w:szCs w:val="22"/>
                  <w:rPrChange w:id="4862" w:author="Nick.Tolimieri" w:date="2022-09-13T12:37:00Z">
                    <w:rPr>
                      <w:rFonts w:ascii="Calibri" w:hAnsi="Calibri" w:cs="Calibri"/>
                      <w:color w:val="000000"/>
                      <w:sz w:val="22"/>
                      <w:szCs w:val="22"/>
                    </w:rPr>
                  </w:rPrChange>
                </w:rPr>
                <w:t>0.71</w:t>
              </w:r>
            </w:ins>
          </w:p>
        </w:tc>
      </w:tr>
      <w:tr w:rsidR="00207938" w:rsidRPr="00207938" w:rsidTr="00207938">
        <w:trPr>
          <w:divId w:val="365297945"/>
          <w:trHeight w:val="300"/>
          <w:ins w:id="4863" w:author="Nick.Tolimieri" w:date="2022-09-13T12:37:00Z"/>
          <w:trPrChange w:id="4864" w:author="Nick.Tolimieri" w:date="2022-09-13T12:37:00Z">
            <w:trPr>
              <w:divId w:val="365297945"/>
              <w:trHeight w:val="300"/>
            </w:trPr>
          </w:trPrChange>
        </w:trPr>
        <w:tc>
          <w:tcPr>
            <w:tcW w:w="960" w:type="dxa"/>
            <w:noWrap/>
            <w:hideMark/>
            <w:tcPrChange w:id="48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66" w:author="Nick.Tolimieri" w:date="2022-09-13T12:37:00Z"/>
                <w:rFonts w:asciiTheme="minorHAnsi" w:eastAsiaTheme="minorHAnsi" w:hAnsiTheme="minorHAnsi" w:cstheme="minorBidi"/>
                <w:sz w:val="22"/>
                <w:szCs w:val="22"/>
                <w:rPrChange w:id="4867" w:author="Nick.Tolimieri" w:date="2022-09-13T12:37:00Z">
                  <w:rPr>
                    <w:ins w:id="4868" w:author="Nick.Tolimieri" w:date="2022-09-13T12:37:00Z"/>
                    <w:rFonts w:ascii="Calibri" w:hAnsi="Calibri" w:cs="Calibri"/>
                    <w:color w:val="000000"/>
                    <w:sz w:val="22"/>
                    <w:szCs w:val="22"/>
                  </w:rPr>
                </w:rPrChange>
              </w:rPr>
              <w:pPrChange w:id="4869" w:author="Nick.Tolimieri" w:date="2022-09-13T12:37:00Z">
                <w:pPr/>
              </w:pPrChange>
            </w:pPr>
            <w:proofErr w:type="spellStart"/>
            <w:ins w:id="4870" w:author="Nick.Tolimieri" w:date="2022-09-13T12:37:00Z">
              <w:r w:rsidRPr="00207938">
                <w:rPr>
                  <w:rFonts w:asciiTheme="minorHAnsi" w:eastAsiaTheme="minorHAnsi" w:hAnsiTheme="minorHAnsi" w:cstheme="minorBidi"/>
                  <w:sz w:val="22"/>
                  <w:szCs w:val="22"/>
                  <w:rPrChange w:id="487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487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487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4874" w:author="Nick.Tolimieri" w:date="2022-09-13T12:37:00Z">
                    <w:rPr>
                      <w:rFonts w:ascii="Calibri" w:hAnsi="Calibri" w:cs="Calibri"/>
                      <w:color w:val="000000"/>
                      <w:sz w:val="22"/>
                      <w:szCs w:val="22"/>
                    </w:rPr>
                  </w:rPrChange>
                </w:rPr>
                <w:t xml:space="preserve"> B.</w:t>
              </w:r>
            </w:ins>
          </w:p>
        </w:tc>
        <w:tc>
          <w:tcPr>
            <w:tcW w:w="960" w:type="dxa"/>
            <w:noWrap/>
            <w:hideMark/>
            <w:tcPrChange w:id="48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76" w:author="Nick.Tolimieri" w:date="2022-09-13T12:37:00Z"/>
                <w:rFonts w:asciiTheme="minorHAnsi" w:eastAsiaTheme="minorHAnsi" w:hAnsiTheme="minorHAnsi" w:cstheme="minorBidi"/>
                <w:sz w:val="22"/>
                <w:szCs w:val="22"/>
                <w:rPrChange w:id="4877" w:author="Nick.Tolimieri" w:date="2022-09-13T12:37:00Z">
                  <w:rPr>
                    <w:ins w:id="4878" w:author="Nick.Tolimieri" w:date="2022-09-13T12:37:00Z"/>
                    <w:rFonts w:ascii="Calibri" w:hAnsi="Calibri" w:cs="Calibri"/>
                    <w:color w:val="000000"/>
                    <w:sz w:val="22"/>
                    <w:szCs w:val="22"/>
                  </w:rPr>
                </w:rPrChange>
              </w:rPr>
              <w:pPrChange w:id="4879" w:author="Nick.Tolimieri" w:date="2022-09-13T12:37:00Z">
                <w:pPr>
                  <w:jc w:val="right"/>
                </w:pPr>
              </w:pPrChange>
            </w:pPr>
            <w:ins w:id="4880" w:author="Nick.Tolimieri" w:date="2022-09-13T12:37:00Z">
              <w:r w:rsidRPr="00207938">
                <w:rPr>
                  <w:rFonts w:asciiTheme="minorHAnsi" w:eastAsiaTheme="minorHAnsi" w:hAnsiTheme="minorHAnsi" w:cstheme="minorBidi"/>
                  <w:sz w:val="22"/>
                  <w:szCs w:val="22"/>
                  <w:rPrChange w:id="4881" w:author="Nick.Tolimieri" w:date="2022-09-13T12:37:00Z">
                    <w:rPr>
                      <w:rFonts w:ascii="Calibri" w:hAnsi="Calibri" w:cs="Calibri"/>
                      <w:color w:val="000000"/>
                      <w:sz w:val="22"/>
                      <w:szCs w:val="22"/>
                    </w:rPr>
                  </w:rPrChange>
                </w:rPr>
                <w:t>1995</w:t>
              </w:r>
            </w:ins>
          </w:p>
        </w:tc>
        <w:tc>
          <w:tcPr>
            <w:tcW w:w="960" w:type="dxa"/>
            <w:noWrap/>
            <w:hideMark/>
            <w:tcPrChange w:id="48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83" w:author="Nick.Tolimieri" w:date="2022-09-13T12:37:00Z"/>
                <w:rFonts w:asciiTheme="minorHAnsi" w:eastAsiaTheme="minorHAnsi" w:hAnsiTheme="minorHAnsi" w:cstheme="minorBidi"/>
                <w:sz w:val="22"/>
                <w:szCs w:val="22"/>
                <w:rPrChange w:id="4884" w:author="Nick.Tolimieri" w:date="2022-09-13T12:37:00Z">
                  <w:rPr>
                    <w:ins w:id="4885" w:author="Nick.Tolimieri" w:date="2022-09-13T12:37:00Z"/>
                    <w:rFonts w:ascii="Calibri" w:hAnsi="Calibri" w:cs="Calibri"/>
                    <w:color w:val="000000"/>
                    <w:sz w:val="22"/>
                    <w:szCs w:val="22"/>
                  </w:rPr>
                </w:rPrChange>
              </w:rPr>
              <w:pPrChange w:id="4886" w:author="Nick.Tolimieri" w:date="2022-09-13T12:37:00Z">
                <w:pPr>
                  <w:jc w:val="right"/>
                </w:pPr>
              </w:pPrChange>
            </w:pPr>
            <w:ins w:id="4887" w:author="Nick.Tolimieri" w:date="2022-09-13T12:37:00Z">
              <w:r w:rsidRPr="00207938">
                <w:rPr>
                  <w:rFonts w:asciiTheme="minorHAnsi" w:eastAsiaTheme="minorHAnsi" w:hAnsiTheme="minorHAnsi" w:cstheme="minorBidi"/>
                  <w:sz w:val="22"/>
                  <w:szCs w:val="22"/>
                  <w:rPrChange w:id="4888" w:author="Nick.Tolimieri" w:date="2022-09-13T12:37:00Z">
                    <w:rPr>
                      <w:rFonts w:ascii="Calibri" w:hAnsi="Calibri" w:cs="Calibri"/>
                      <w:color w:val="000000"/>
                      <w:sz w:val="22"/>
                      <w:szCs w:val="22"/>
                    </w:rPr>
                  </w:rPrChange>
                </w:rPr>
                <w:t>4</w:t>
              </w:r>
            </w:ins>
          </w:p>
        </w:tc>
        <w:tc>
          <w:tcPr>
            <w:tcW w:w="960" w:type="dxa"/>
            <w:noWrap/>
            <w:hideMark/>
            <w:tcPrChange w:id="48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90" w:author="Nick.Tolimieri" w:date="2022-09-13T12:37:00Z"/>
                <w:rFonts w:asciiTheme="minorHAnsi" w:eastAsiaTheme="minorHAnsi" w:hAnsiTheme="minorHAnsi" w:cstheme="minorBidi"/>
                <w:sz w:val="22"/>
                <w:szCs w:val="22"/>
                <w:rPrChange w:id="4891" w:author="Nick.Tolimieri" w:date="2022-09-13T12:37:00Z">
                  <w:rPr>
                    <w:ins w:id="4892" w:author="Nick.Tolimieri" w:date="2022-09-13T12:37:00Z"/>
                    <w:rFonts w:ascii="Calibri" w:hAnsi="Calibri" w:cs="Calibri"/>
                    <w:color w:val="000000"/>
                    <w:sz w:val="22"/>
                    <w:szCs w:val="22"/>
                  </w:rPr>
                </w:rPrChange>
              </w:rPr>
              <w:pPrChange w:id="4893" w:author="Nick.Tolimieri" w:date="2022-09-13T12:37:00Z">
                <w:pPr>
                  <w:jc w:val="right"/>
                </w:pPr>
              </w:pPrChange>
            </w:pPr>
            <w:ins w:id="4894" w:author="Nick.Tolimieri" w:date="2022-09-13T12:37:00Z">
              <w:r w:rsidRPr="00207938">
                <w:rPr>
                  <w:rFonts w:asciiTheme="minorHAnsi" w:eastAsiaTheme="minorHAnsi" w:hAnsiTheme="minorHAnsi" w:cstheme="minorBidi"/>
                  <w:sz w:val="22"/>
                  <w:szCs w:val="22"/>
                  <w:rPrChange w:id="4895" w:author="Nick.Tolimieri" w:date="2022-09-13T12:37:00Z">
                    <w:rPr>
                      <w:rFonts w:ascii="Calibri" w:hAnsi="Calibri" w:cs="Calibri"/>
                      <w:color w:val="000000"/>
                      <w:sz w:val="22"/>
                      <w:szCs w:val="22"/>
                    </w:rPr>
                  </w:rPrChange>
                </w:rPr>
                <w:t>59</w:t>
              </w:r>
            </w:ins>
          </w:p>
        </w:tc>
        <w:tc>
          <w:tcPr>
            <w:tcW w:w="960" w:type="dxa"/>
            <w:noWrap/>
            <w:hideMark/>
            <w:tcPrChange w:id="48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897" w:author="Nick.Tolimieri" w:date="2022-09-13T12:37:00Z"/>
                <w:rFonts w:asciiTheme="minorHAnsi" w:eastAsiaTheme="minorHAnsi" w:hAnsiTheme="minorHAnsi" w:cstheme="minorBidi"/>
                <w:sz w:val="22"/>
                <w:szCs w:val="22"/>
                <w:rPrChange w:id="4898" w:author="Nick.Tolimieri" w:date="2022-09-13T12:37:00Z">
                  <w:rPr>
                    <w:ins w:id="4899" w:author="Nick.Tolimieri" w:date="2022-09-13T12:37:00Z"/>
                    <w:rFonts w:ascii="Calibri" w:hAnsi="Calibri" w:cs="Calibri"/>
                    <w:color w:val="000000"/>
                    <w:sz w:val="22"/>
                    <w:szCs w:val="22"/>
                  </w:rPr>
                </w:rPrChange>
              </w:rPr>
              <w:pPrChange w:id="4900" w:author="Nick.Tolimieri" w:date="2022-09-13T12:37:00Z">
                <w:pPr>
                  <w:jc w:val="right"/>
                </w:pPr>
              </w:pPrChange>
            </w:pPr>
            <w:ins w:id="4901" w:author="Nick.Tolimieri" w:date="2022-09-13T12:37:00Z">
              <w:r w:rsidRPr="00207938">
                <w:rPr>
                  <w:rFonts w:asciiTheme="minorHAnsi" w:eastAsiaTheme="minorHAnsi" w:hAnsiTheme="minorHAnsi" w:cstheme="minorBidi"/>
                  <w:sz w:val="22"/>
                  <w:szCs w:val="22"/>
                  <w:rPrChange w:id="4902" w:author="Nick.Tolimieri" w:date="2022-09-13T12:37:00Z">
                    <w:rPr>
                      <w:rFonts w:ascii="Calibri" w:hAnsi="Calibri" w:cs="Calibri"/>
                      <w:color w:val="000000"/>
                      <w:sz w:val="22"/>
                      <w:szCs w:val="22"/>
                    </w:rPr>
                  </w:rPrChange>
                </w:rPr>
                <w:t>6</w:t>
              </w:r>
            </w:ins>
          </w:p>
        </w:tc>
        <w:tc>
          <w:tcPr>
            <w:tcW w:w="960" w:type="dxa"/>
            <w:noWrap/>
            <w:hideMark/>
            <w:tcPrChange w:id="49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04" w:author="Nick.Tolimieri" w:date="2022-09-13T12:37:00Z"/>
                <w:rFonts w:asciiTheme="minorHAnsi" w:eastAsiaTheme="minorHAnsi" w:hAnsiTheme="minorHAnsi" w:cstheme="minorBidi"/>
                <w:sz w:val="22"/>
                <w:szCs w:val="22"/>
                <w:rPrChange w:id="4905" w:author="Nick.Tolimieri" w:date="2022-09-13T12:37:00Z">
                  <w:rPr>
                    <w:ins w:id="4906" w:author="Nick.Tolimieri" w:date="2022-09-13T12:37:00Z"/>
                    <w:rFonts w:ascii="Calibri" w:hAnsi="Calibri" w:cs="Calibri"/>
                    <w:color w:val="000000"/>
                    <w:sz w:val="22"/>
                    <w:szCs w:val="22"/>
                  </w:rPr>
                </w:rPrChange>
              </w:rPr>
              <w:pPrChange w:id="4907" w:author="Nick.Tolimieri" w:date="2022-09-13T12:37:00Z">
                <w:pPr>
                  <w:jc w:val="right"/>
                </w:pPr>
              </w:pPrChange>
            </w:pPr>
            <w:ins w:id="4908" w:author="Nick.Tolimieri" w:date="2022-09-13T12:37:00Z">
              <w:r w:rsidRPr="00207938">
                <w:rPr>
                  <w:rFonts w:asciiTheme="minorHAnsi" w:eastAsiaTheme="minorHAnsi" w:hAnsiTheme="minorHAnsi" w:cstheme="minorBidi"/>
                  <w:sz w:val="22"/>
                  <w:szCs w:val="22"/>
                  <w:rPrChange w:id="4909" w:author="Nick.Tolimieri" w:date="2022-09-13T12:37:00Z">
                    <w:rPr>
                      <w:rFonts w:ascii="Calibri" w:hAnsi="Calibri" w:cs="Calibri"/>
                      <w:color w:val="000000"/>
                      <w:sz w:val="22"/>
                      <w:szCs w:val="22"/>
                    </w:rPr>
                  </w:rPrChange>
                </w:rPr>
                <w:t>46</w:t>
              </w:r>
            </w:ins>
          </w:p>
        </w:tc>
        <w:tc>
          <w:tcPr>
            <w:tcW w:w="960" w:type="dxa"/>
            <w:noWrap/>
            <w:hideMark/>
            <w:tcPrChange w:id="49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11" w:author="Nick.Tolimieri" w:date="2022-09-13T12:37:00Z"/>
                <w:rFonts w:asciiTheme="minorHAnsi" w:eastAsiaTheme="minorHAnsi" w:hAnsiTheme="minorHAnsi" w:cstheme="minorBidi"/>
                <w:sz w:val="22"/>
                <w:szCs w:val="22"/>
                <w:rPrChange w:id="4912" w:author="Nick.Tolimieri" w:date="2022-09-13T12:37:00Z">
                  <w:rPr>
                    <w:ins w:id="4913" w:author="Nick.Tolimieri" w:date="2022-09-13T12:37:00Z"/>
                    <w:rFonts w:ascii="Calibri" w:hAnsi="Calibri" w:cs="Calibri"/>
                    <w:color w:val="000000"/>
                    <w:sz w:val="22"/>
                    <w:szCs w:val="22"/>
                  </w:rPr>
                </w:rPrChange>
              </w:rPr>
              <w:pPrChange w:id="4914" w:author="Nick.Tolimieri" w:date="2022-09-13T12:37:00Z">
                <w:pPr>
                  <w:jc w:val="right"/>
                </w:pPr>
              </w:pPrChange>
            </w:pPr>
            <w:ins w:id="4915" w:author="Nick.Tolimieri" w:date="2022-09-13T12:37:00Z">
              <w:r w:rsidRPr="00207938">
                <w:rPr>
                  <w:rFonts w:asciiTheme="minorHAnsi" w:eastAsiaTheme="minorHAnsi" w:hAnsiTheme="minorHAnsi" w:cstheme="minorBidi"/>
                  <w:sz w:val="22"/>
                  <w:szCs w:val="22"/>
                  <w:rPrChange w:id="4916" w:author="Nick.Tolimieri" w:date="2022-09-13T12:37:00Z">
                    <w:rPr>
                      <w:rFonts w:ascii="Calibri" w:hAnsi="Calibri" w:cs="Calibri"/>
                      <w:color w:val="000000"/>
                      <w:sz w:val="22"/>
                      <w:szCs w:val="22"/>
                    </w:rPr>
                  </w:rPrChange>
                </w:rPr>
                <w:t>5</w:t>
              </w:r>
            </w:ins>
          </w:p>
        </w:tc>
        <w:tc>
          <w:tcPr>
            <w:tcW w:w="960" w:type="dxa"/>
            <w:noWrap/>
            <w:hideMark/>
            <w:tcPrChange w:id="49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18" w:author="Nick.Tolimieri" w:date="2022-09-13T12:37:00Z"/>
                <w:rFonts w:asciiTheme="minorHAnsi" w:eastAsiaTheme="minorHAnsi" w:hAnsiTheme="minorHAnsi" w:cstheme="minorBidi"/>
                <w:sz w:val="22"/>
                <w:szCs w:val="22"/>
                <w:rPrChange w:id="4919" w:author="Nick.Tolimieri" w:date="2022-09-13T12:37:00Z">
                  <w:rPr>
                    <w:ins w:id="4920" w:author="Nick.Tolimieri" w:date="2022-09-13T12:37:00Z"/>
                    <w:rFonts w:ascii="Calibri" w:hAnsi="Calibri" w:cs="Calibri"/>
                    <w:color w:val="000000"/>
                    <w:sz w:val="22"/>
                    <w:szCs w:val="22"/>
                  </w:rPr>
                </w:rPrChange>
              </w:rPr>
              <w:pPrChange w:id="4921" w:author="Nick.Tolimieri" w:date="2022-09-13T12:37:00Z">
                <w:pPr>
                  <w:jc w:val="right"/>
                </w:pPr>
              </w:pPrChange>
            </w:pPr>
            <w:ins w:id="4922" w:author="Nick.Tolimieri" w:date="2022-09-13T12:37:00Z">
              <w:r w:rsidRPr="00207938">
                <w:rPr>
                  <w:rFonts w:asciiTheme="minorHAnsi" w:eastAsiaTheme="minorHAnsi" w:hAnsiTheme="minorHAnsi" w:cstheme="minorBidi"/>
                  <w:sz w:val="22"/>
                  <w:szCs w:val="22"/>
                  <w:rPrChange w:id="4923" w:author="Nick.Tolimieri" w:date="2022-09-13T12:37:00Z">
                    <w:rPr>
                      <w:rFonts w:ascii="Calibri" w:hAnsi="Calibri" w:cs="Calibri"/>
                      <w:color w:val="000000"/>
                      <w:sz w:val="22"/>
                      <w:szCs w:val="22"/>
                    </w:rPr>
                  </w:rPrChange>
                </w:rPr>
                <w:t>14</w:t>
              </w:r>
            </w:ins>
          </w:p>
        </w:tc>
        <w:tc>
          <w:tcPr>
            <w:tcW w:w="960" w:type="dxa"/>
            <w:noWrap/>
            <w:hideMark/>
            <w:tcPrChange w:id="49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25" w:author="Nick.Tolimieri" w:date="2022-09-13T12:37:00Z"/>
                <w:rFonts w:asciiTheme="minorHAnsi" w:eastAsiaTheme="minorHAnsi" w:hAnsiTheme="minorHAnsi" w:cstheme="minorBidi"/>
                <w:sz w:val="22"/>
                <w:szCs w:val="22"/>
                <w:rPrChange w:id="4926" w:author="Nick.Tolimieri" w:date="2022-09-13T12:37:00Z">
                  <w:rPr>
                    <w:ins w:id="4927" w:author="Nick.Tolimieri" w:date="2022-09-13T12:37:00Z"/>
                    <w:rFonts w:ascii="Calibri" w:hAnsi="Calibri" w:cs="Calibri"/>
                    <w:color w:val="000000"/>
                    <w:sz w:val="22"/>
                    <w:szCs w:val="22"/>
                  </w:rPr>
                </w:rPrChange>
              </w:rPr>
              <w:pPrChange w:id="4928" w:author="Nick.Tolimieri" w:date="2022-09-13T12:37:00Z">
                <w:pPr>
                  <w:jc w:val="right"/>
                </w:pPr>
              </w:pPrChange>
            </w:pPr>
            <w:ins w:id="4929" w:author="Nick.Tolimieri" w:date="2022-09-13T12:37:00Z">
              <w:r w:rsidRPr="00207938">
                <w:rPr>
                  <w:rFonts w:asciiTheme="minorHAnsi" w:eastAsiaTheme="minorHAnsi" w:hAnsiTheme="minorHAnsi" w:cstheme="minorBidi"/>
                  <w:sz w:val="22"/>
                  <w:szCs w:val="22"/>
                  <w:rPrChange w:id="4930" w:author="Nick.Tolimieri" w:date="2022-09-13T12:37:00Z">
                    <w:rPr>
                      <w:rFonts w:ascii="Calibri" w:hAnsi="Calibri" w:cs="Calibri"/>
                      <w:color w:val="000000"/>
                      <w:sz w:val="22"/>
                      <w:szCs w:val="22"/>
                    </w:rPr>
                  </w:rPrChange>
                </w:rPr>
                <w:t>2.14</w:t>
              </w:r>
            </w:ins>
          </w:p>
        </w:tc>
        <w:tc>
          <w:tcPr>
            <w:tcW w:w="960" w:type="dxa"/>
            <w:noWrap/>
            <w:hideMark/>
            <w:tcPrChange w:id="49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32" w:author="Nick.Tolimieri" w:date="2022-09-13T12:37:00Z"/>
                <w:rFonts w:asciiTheme="minorHAnsi" w:eastAsiaTheme="minorHAnsi" w:hAnsiTheme="minorHAnsi" w:cstheme="minorBidi"/>
                <w:sz w:val="22"/>
                <w:szCs w:val="22"/>
                <w:rPrChange w:id="4933" w:author="Nick.Tolimieri" w:date="2022-09-13T12:37:00Z">
                  <w:rPr>
                    <w:ins w:id="4934" w:author="Nick.Tolimieri" w:date="2022-09-13T12:37:00Z"/>
                    <w:rFonts w:ascii="Calibri" w:hAnsi="Calibri" w:cs="Calibri"/>
                    <w:color w:val="000000"/>
                    <w:sz w:val="22"/>
                    <w:szCs w:val="22"/>
                  </w:rPr>
                </w:rPrChange>
              </w:rPr>
              <w:pPrChange w:id="4935" w:author="Nick.Tolimieri" w:date="2022-09-13T12:37:00Z">
                <w:pPr>
                  <w:jc w:val="right"/>
                </w:pPr>
              </w:pPrChange>
            </w:pPr>
            <w:ins w:id="4936" w:author="Nick.Tolimieri" w:date="2022-09-13T12:37:00Z">
              <w:r w:rsidRPr="00207938">
                <w:rPr>
                  <w:rFonts w:asciiTheme="minorHAnsi" w:eastAsiaTheme="minorHAnsi" w:hAnsiTheme="minorHAnsi" w:cstheme="minorBidi"/>
                  <w:sz w:val="22"/>
                  <w:szCs w:val="22"/>
                  <w:rPrChange w:id="4937" w:author="Nick.Tolimieri" w:date="2022-09-13T12:37:00Z">
                    <w:rPr>
                      <w:rFonts w:ascii="Calibri" w:hAnsi="Calibri" w:cs="Calibri"/>
                      <w:color w:val="000000"/>
                      <w:sz w:val="22"/>
                      <w:szCs w:val="22"/>
                    </w:rPr>
                  </w:rPrChange>
                </w:rPr>
                <w:t>0.47</w:t>
              </w:r>
            </w:ins>
          </w:p>
        </w:tc>
      </w:tr>
      <w:tr w:rsidR="00207938" w:rsidRPr="00207938" w:rsidTr="00207938">
        <w:trPr>
          <w:divId w:val="365297945"/>
          <w:trHeight w:val="300"/>
          <w:ins w:id="4938" w:author="Nick.Tolimieri" w:date="2022-09-13T12:37:00Z"/>
          <w:trPrChange w:id="4939" w:author="Nick.Tolimieri" w:date="2022-09-13T12:37:00Z">
            <w:trPr>
              <w:divId w:val="365297945"/>
              <w:trHeight w:val="300"/>
            </w:trPr>
          </w:trPrChange>
        </w:trPr>
        <w:tc>
          <w:tcPr>
            <w:tcW w:w="960" w:type="dxa"/>
            <w:noWrap/>
            <w:hideMark/>
            <w:tcPrChange w:id="49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41" w:author="Nick.Tolimieri" w:date="2022-09-13T12:37:00Z"/>
                <w:rFonts w:asciiTheme="minorHAnsi" w:eastAsiaTheme="minorHAnsi" w:hAnsiTheme="minorHAnsi" w:cstheme="minorBidi"/>
                <w:sz w:val="22"/>
                <w:szCs w:val="22"/>
                <w:rPrChange w:id="4942" w:author="Nick.Tolimieri" w:date="2022-09-13T12:37:00Z">
                  <w:rPr>
                    <w:ins w:id="4943" w:author="Nick.Tolimieri" w:date="2022-09-13T12:37:00Z"/>
                    <w:rFonts w:ascii="Calibri" w:hAnsi="Calibri" w:cs="Calibri"/>
                    <w:color w:val="000000"/>
                    <w:sz w:val="22"/>
                    <w:szCs w:val="22"/>
                  </w:rPr>
                </w:rPrChange>
              </w:rPr>
              <w:pPrChange w:id="4944" w:author="Nick.Tolimieri" w:date="2022-09-13T12:37:00Z">
                <w:pPr/>
              </w:pPrChange>
            </w:pPr>
            <w:proofErr w:type="spellStart"/>
            <w:ins w:id="4945" w:author="Nick.Tolimieri" w:date="2022-09-13T12:37:00Z">
              <w:r w:rsidRPr="00207938">
                <w:rPr>
                  <w:rFonts w:asciiTheme="minorHAnsi" w:eastAsiaTheme="minorHAnsi" w:hAnsiTheme="minorHAnsi" w:cstheme="minorBidi"/>
                  <w:sz w:val="22"/>
                  <w:szCs w:val="22"/>
                  <w:rPrChange w:id="494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49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49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4949" w:author="Nick.Tolimieri" w:date="2022-09-13T12:37:00Z">
                    <w:rPr>
                      <w:rFonts w:ascii="Calibri" w:hAnsi="Calibri" w:cs="Calibri"/>
                      <w:color w:val="000000"/>
                      <w:sz w:val="22"/>
                      <w:szCs w:val="22"/>
                    </w:rPr>
                  </w:rPrChange>
                </w:rPr>
                <w:t xml:space="preserve"> B.</w:t>
              </w:r>
            </w:ins>
          </w:p>
        </w:tc>
        <w:tc>
          <w:tcPr>
            <w:tcW w:w="960" w:type="dxa"/>
            <w:noWrap/>
            <w:hideMark/>
            <w:tcPrChange w:id="49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51" w:author="Nick.Tolimieri" w:date="2022-09-13T12:37:00Z"/>
                <w:rFonts w:asciiTheme="minorHAnsi" w:eastAsiaTheme="minorHAnsi" w:hAnsiTheme="minorHAnsi" w:cstheme="minorBidi"/>
                <w:sz w:val="22"/>
                <w:szCs w:val="22"/>
                <w:rPrChange w:id="4952" w:author="Nick.Tolimieri" w:date="2022-09-13T12:37:00Z">
                  <w:rPr>
                    <w:ins w:id="4953" w:author="Nick.Tolimieri" w:date="2022-09-13T12:37:00Z"/>
                    <w:rFonts w:ascii="Calibri" w:hAnsi="Calibri" w:cs="Calibri"/>
                    <w:color w:val="000000"/>
                    <w:sz w:val="22"/>
                    <w:szCs w:val="22"/>
                  </w:rPr>
                </w:rPrChange>
              </w:rPr>
              <w:pPrChange w:id="4954" w:author="Nick.Tolimieri" w:date="2022-09-13T12:37:00Z">
                <w:pPr>
                  <w:jc w:val="right"/>
                </w:pPr>
              </w:pPrChange>
            </w:pPr>
            <w:ins w:id="4955" w:author="Nick.Tolimieri" w:date="2022-09-13T12:37:00Z">
              <w:r w:rsidRPr="00207938">
                <w:rPr>
                  <w:rFonts w:asciiTheme="minorHAnsi" w:eastAsiaTheme="minorHAnsi" w:hAnsiTheme="minorHAnsi" w:cstheme="minorBidi"/>
                  <w:sz w:val="22"/>
                  <w:szCs w:val="22"/>
                  <w:rPrChange w:id="4956" w:author="Nick.Tolimieri" w:date="2022-09-13T12:37:00Z">
                    <w:rPr>
                      <w:rFonts w:ascii="Calibri" w:hAnsi="Calibri" w:cs="Calibri"/>
                      <w:color w:val="000000"/>
                      <w:sz w:val="22"/>
                      <w:szCs w:val="22"/>
                    </w:rPr>
                  </w:rPrChange>
                </w:rPr>
                <w:t>1996</w:t>
              </w:r>
            </w:ins>
          </w:p>
        </w:tc>
        <w:tc>
          <w:tcPr>
            <w:tcW w:w="960" w:type="dxa"/>
            <w:noWrap/>
            <w:hideMark/>
            <w:tcPrChange w:id="49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58" w:author="Nick.Tolimieri" w:date="2022-09-13T12:37:00Z"/>
                <w:rFonts w:asciiTheme="minorHAnsi" w:eastAsiaTheme="minorHAnsi" w:hAnsiTheme="minorHAnsi" w:cstheme="minorBidi"/>
                <w:sz w:val="22"/>
                <w:szCs w:val="22"/>
                <w:rPrChange w:id="4959" w:author="Nick.Tolimieri" w:date="2022-09-13T12:37:00Z">
                  <w:rPr>
                    <w:ins w:id="4960" w:author="Nick.Tolimieri" w:date="2022-09-13T12:37:00Z"/>
                    <w:rFonts w:ascii="Calibri" w:hAnsi="Calibri" w:cs="Calibri"/>
                    <w:color w:val="000000"/>
                    <w:sz w:val="22"/>
                    <w:szCs w:val="22"/>
                  </w:rPr>
                </w:rPrChange>
              </w:rPr>
              <w:pPrChange w:id="4961" w:author="Nick.Tolimieri" w:date="2022-09-13T12:37:00Z">
                <w:pPr>
                  <w:jc w:val="right"/>
                </w:pPr>
              </w:pPrChange>
            </w:pPr>
            <w:ins w:id="4962" w:author="Nick.Tolimieri" w:date="2022-09-13T12:37:00Z">
              <w:r w:rsidRPr="00207938">
                <w:rPr>
                  <w:rFonts w:asciiTheme="minorHAnsi" w:eastAsiaTheme="minorHAnsi" w:hAnsiTheme="minorHAnsi" w:cstheme="minorBidi"/>
                  <w:sz w:val="22"/>
                  <w:szCs w:val="22"/>
                  <w:rPrChange w:id="4963" w:author="Nick.Tolimieri" w:date="2022-09-13T12:37:00Z">
                    <w:rPr>
                      <w:rFonts w:ascii="Calibri" w:hAnsi="Calibri" w:cs="Calibri"/>
                      <w:color w:val="000000"/>
                      <w:sz w:val="22"/>
                      <w:szCs w:val="22"/>
                    </w:rPr>
                  </w:rPrChange>
                </w:rPr>
                <w:t>0</w:t>
              </w:r>
            </w:ins>
          </w:p>
        </w:tc>
        <w:tc>
          <w:tcPr>
            <w:tcW w:w="960" w:type="dxa"/>
            <w:noWrap/>
            <w:hideMark/>
            <w:tcPrChange w:id="49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65" w:author="Nick.Tolimieri" w:date="2022-09-13T12:37:00Z"/>
                <w:rFonts w:asciiTheme="minorHAnsi" w:eastAsiaTheme="minorHAnsi" w:hAnsiTheme="minorHAnsi" w:cstheme="minorBidi"/>
                <w:sz w:val="22"/>
                <w:szCs w:val="22"/>
                <w:rPrChange w:id="4966" w:author="Nick.Tolimieri" w:date="2022-09-13T12:37:00Z">
                  <w:rPr>
                    <w:ins w:id="4967" w:author="Nick.Tolimieri" w:date="2022-09-13T12:37:00Z"/>
                    <w:rFonts w:ascii="Calibri" w:hAnsi="Calibri" w:cs="Calibri"/>
                    <w:color w:val="000000"/>
                    <w:sz w:val="22"/>
                    <w:szCs w:val="22"/>
                  </w:rPr>
                </w:rPrChange>
              </w:rPr>
              <w:pPrChange w:id="4968" w:author="Nick.Tolimieri" w:date="2022-09-13T12:37:00Z">
                <w:pPr>
                  <w:jc w:val="right"/>
                </w:pPr>
              </w:pPrChange>
            </w:pPr>
            <w:ins w:id="4969" w:author="Nick.Tolimieri" w:date="2022-09-13T12:37:00Z">
              <w:r w:rsidRPr="00207938">
                <w:rPr>
                  <w:rFonts w:asciiTheme="minorHAnsi" w:eastAsiaTheme="minorHAnsi" w:hAnsiTheme="minorHAnsi" w:cstheme="minorBidi"/>
                  <w:sz w:val="22"/>
                  <w:szCs w:val="22"/>
                  <w:rPrChange w:id="4970" w:author="Nick.Tolimieri" w:date="2022-09-13T12:37:00Z">
                    <w:rPr>
                      <w:rFonts w:ascii="Calibri" w:hAnsi="Calibri" w:cs="Calibri"/>
                      <w:color w:val="000000"/>
                      <w:sz w:val="22"/>
                      <w:szCs w:val="22"/>
                    </w:rPr>
                  </w:rPrChange>
                </w:rPr>
                <w:t>18</w:t>
              </w:r>
            </w:ins>
          </w:p>
        </w:tc>
        <w:tc>
          <w:tcPr>
            <w:tcW w:w="960" w:type="dxa"/>
            <w:noWrap/>
            <w:hideMark/>
            <w:tcPrChange w:id="49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72" w:author="Nick.Tolimieri" w:date="2022-09-13T12:37:00Z"/>
                <w:rFonts w:asciiTheme="minorHAnsi" w:eastAsiaTheme="minorHAnsi" w:hAnsiTheme="minorHAnsi" w:cstheme="minorBidi"/>
                <w:sz w:val="22"/>
                <w:szCs w:val="22"/>
                <w:rPrChange w:id="4973" w:author="Nick.Tolimieri" w:date="2022-09-13T12:37:00Z">
                  <w:rPr>
                    <w:ins w:id="4974" w:author="Nick.Tolimieri" w:date="2022-09-13T12:37:00Z"/>
                    <w:rFonts w:ascii="Calibri" w:hAnsi="Calibri" w:cs="Calibri"/>
                    <w:color w:val="000000"/>
                    <w:sz w:val="22"/>
                    <w:szCs w:val="22"/>
                  </w:rPr>
                </w:rPrChange>
              </w:rPr>
              <w:pPrChange w:id="4975" w:author="Nick.Tolimieri" w:date="2022-09-13T12:37:00Z">
                <w:pPr>
                  <w:jc w:val="right"/>
                </w:pPr>
              </w:pPrChange>
            </w:pPr>
            <w:ins w:id="4976" w:author="Nick.Tolimieri" w:date="2022-09-13T12:37:00Z">
              <w:r w:rsidRPr="00207938">
                <w:rPr>
                  <w:rFonts w:asciiTheme="minorHAnsi" w:eastAsiaTheme="minorHAnsi" w:hAnsiTheme="minorHAnsi" w:cstheme="minorBidi"/>
                  <w:sz w:val="22"/>
                  <w:szCs w:val="22"/>
                  <w:rPrChange w:id="4977" w:author="Nick.Tolimieri" w:date="2022-09-13T12:37:00Z">
                    <w:rPr>
                      <w:rFonts w:ascii="Calibri" w:hAnsi="Calibri" w:cs="Calibri"/>
                      <w:color w:val="000000"/>
                      <w:sz w:val="22"/>
                      <w:szCs w:val="22"/>
                    </w:rPr>
                  </w:rPrChange>
                </w:rPr>
                <w:t>1</w:t>
              </w:r>
            </w:ins>
          </w:p>
        </w:tc>
        <w:tc>
          <w:tcPr>
            <w:tcW w:w="960" w:type="dxa"/>
            <w:noWrap/>
            <w:hideMark/>
            <w:tcPrChange w:id="49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79" w:author="Nick.Tolimieri" w:date="2022-09-13T12:37:00Z"/>
                <w:rFonts w:asciiTheme="minorHAnsi" w:eastAsiaTheme="minorHAnsi" w:hAnsiTheme="minorHAnsi" w:cstheme="minorBidi"/>
                <w:sz w:val="22"/>
                <w:szCs w:val="22"/>
                <w:rPrChange w:id="4980" w:author="Nick.Tolimieri" w:date="2022-09-13T12:37:00Z">
                  <w:rPr>
                    <w:ins w:id="4981" w:author="Nick.Tolimieri" w:date="2022-09-13T12:37:00Z"/>
                    <w:rFonts w:ascii="Calibri" w:hAnsi="Calibri" w:cs="Calibri"/>
                    <w:color w:val="000000"/>
                    <w:sz w:val="22"/>
                    <w:szCs w:val="22"/>
                  </w:rPr>
                </w:rPrChange>
              </w:rPr>
              <w:pPrChange w:id="4982" w:author="Nick.Tolimieri" w:date="2022-09-13T12:37:00Z">
                <w:pPr>
                  <w:jc w:val="right"/>
                </w:pPr>
              </w:pPrChange>
            </w:pPr>
            <w:ins w:id="4983" w:author="Nick.Tolimieri" w:date="2022-09-13T12:37:00Z">
              <w:r w:rsidRPr="00207938">
                <w:rPr>
                  <w:rFonts w:asciiTheme="minorHAnsi" w:eastAsiaTheme="minorHAnsi" w:hAnsiTheme="minorHAnsi" w:cstheme="minorBidi"/>
                  <w:sz w:val="22"/>
                  <w:szCs w:val="22"/>
                  <w:rPrChange w:id="4984" w:author="Nick.Tolimieri" w:date="2022-09-13T12:37:00Z">
                    <w:rPr>
                      <w:rFonts w:ascii="Calibri" w:hAnsi="Calibri" w:cs="Calibri"/>
                      <w:color w:val="000000"/>
                      <w:sz w:val="22"/>
                      <w:szCs w:val="22"/>
                    </w:rPr>
                  </w:rPrChange>
                </w:rPr>
                <w:t>9</w:t>
              </w:r>
            </w:ins>
          </w:p>
        </w:tc>
        <w:tc>
          <w:tcPr>
            <w:tcW w:w="960" w:type="dxa"/>
            <w:noWrap/>
            <w:hideMark/>
            <w:tcPrChange w:id="49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86" w:author="Nick.Tolimieri" w:date="2022-09-13T12:37:00Z"/>
                <w:rFonts w:asciiTheme="minorHAnsi" w:eastAsiaTheme="minorHAnsi" w:hAnsiTheme="minorHAnsi" w:cstheme="minorBidi"/>
                <w:sz w:val="22"/>
                <w:szCs w:val="22"/>
                <w:rPrChange w:id="4987" w:author="Nick.Tolimieri" w:date="2022-09-13T12:37:00Z">
                  <w:rPr>
                    <w:ins w:id="4988" w:author="Nick.Tolimieri" w:date="2022-09-13T12:37:00Z"/>
                    <w:rFonts w:ascii="Calibri" w:hAnsi="Calibri" w:cs="Calibri"/>
                    <w:color w:val="000000"/>
                    <w:sz w:val="22"/>
                    <w:szCs w:val="22"/>
                  </w:rPr>
                </w:rPrChange>
              </w:rPr>
              <w:pPrChange w:id="4989" w:author="Nick.Tolimieri" w:date="2022-09-13T12:37:00Z">
                <w:pPr>
                  <w:jc w:val="right"/>
                </w:pPr>
              </w:pPrChange>
            </w:pPr>
            <w:ins w:id="4990" w:author="Nick.Tolimieri" w:date="2022-09-13T12:37:00Z">
              <w:r w:rsidRPr="00207938">
                <w:rPr>
                  <w:rFonts w:asciiTheme="minorHAnsi" w:eastAsiaTheme="minorHAnsi" w:hAnsiTheme="minorHAnsi" w:cstheme="minorBidi"/>
                  <w:sz w:val="22"/>
                  <w:szCs w:val="22"/>
                  <w:rPrChange w:id="4991" w:author="Nick.Tolimieri" w:date="2022-09-13T12:37:00Z">
                    <w:rPr>
                      <w:rFonts w:ascii="Calibri" w:hAnsi="Calibri" w:cs="Calibri"/>
                      <w:color w:val="000000"/>
                      <w:sz w:val="22"/>
                      <w:szCs w:val="22"/>
                    </w:rPr>
                  </w:rPrChange>
                </w:rPr>
                <w:t>9</w:t>
              </w:r>
            </w:ins>
          </w:p>
        </w:tc>
        <w:tc>
          <w:tcPr>
            <w:tcW w:w="960" w:type="dxa"/>
            <w:noWrap/>
            <w:hideMark/>
            <w:tcPrChange w:id="49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4993" w:author="Nick.Tolimieri" w:date="2022-09-13T12:37:00Z"/>
                <w:rFonts w:asciiTheme="minorHAnsi" w:eastAsiaTheme="minorHAnsi" w:hAnsiTheme="minorHAnsi" w:cstheme="minorBidi"/>
                <w:sz w:val="22"/>
                <w:szCs w:val="22"/>
                <w:rPrChange w:id="4994" w:author="Nick.Tolimieri" w:date="2022-09-13T12:37:00Z">
                  <w:rPr>
                    <w:ins w:id="4995" w:author="Nick.Tolimieri" w:date="2022-09-13T12:37:00Z"/>
                    <w:rFonts w:ascii="Calibri" w:hAnsi="Calibri" w:cs="Calibri"/>
                    <w:color w:val="000000"/>
                    <w:sz w:val="22"/>
                    <w:szCs w:val="22"/>
                  </w:rPr>
                </w:rPrChange>
              </w:rPr>
              <w:pPrChange w:id="4996" w:author="Nick.Tolimieri" w:date="2022-09-13T12:37:00Z">
                <w:pPr>
                  <w:jc w:val="right"/>
                </w:pPr>
              </w:pPrChange>
            </w:pPr>
            <w:ins w:id="4997" w:author="Nick.Tolimieri" w:date="2022-09-13T12:37:00Z">
              <w:r w:rsidRPr="00207938">
                <w:rPr>
                  <w:rFonts w:asciiTheme="minorHAnsi" w:eastAsiaTheme="minorHAnsi" w:hAnsiTheme="minorHAnsi" w:cstheme="minorBidi"/>
                  <w:sz w:val="22"/>
                  <w:szCs w:val="22"/>
                  <w:rPrChange w:id="4998" w:author="Nick.Tolimieri" w:date="2022-09-13T12:37:00Z">
                    <w:rPr>
                      <w:rFonts w:ascii="Calibri" w:hAnsi="Calibri" w:cs="Calibri"/>
                      <w:color w:val="000000"/>
                      <w:sz w:val="22"/>
                      <w:szCs w:val="22"/>
                    </w:rPr>
                  </w:rPrChange>
                </w:rPr>
                <w:t>9</w:t>
              </w:r>
            </w:ins>
          </w:p>
        </w:tc>
        <w:tc>
          <w:tcPr>
            <w:tcW w:w="960" w:type="dxa"/>
            <w:noWrap/>
            <w:hideMark/>
            <w:tcPrChange w:id="49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00" w:author="Nick.Tolimieri" w:date="2022-09-13T12:37:00Z"/>
                <w:rFonts w:asciiTheme="minorHAnsi" w:eastAsiaTheme="minorHAnsi" w:hAnsiTheme="minorHAnsi" w:cstheme="minorBidi"/>
                <w:sz w:val="22"/>
                <w:szCs w:val="22"/>
                <w:rPrChange w:id="5001" w:author="Nick.Tolimieri" w:date="2022-09-13T12:37:00Z">
                  <w:rPr>
                    <w:ins w:id="5002" w:author="Nick.Tolimieri" w:date="2022-09-13T12:37:00Z"/>
                    <w:rFonts w:ascii="Calibri" w:hAnsi="Calibri" w:cs="Calibri"/>
                    <w:color w:val="000000"/>
                    <w:sz w:val="22"/>
                    <w:szCs w:val="22"/>
                  </w:rPr>
                </w:rPrChange>
              </w:rPr>
              <w:pPrChange w:id="5003" w:author="Nick.Tolimieri" w:date="2022-09-13T12:37:00Z">
                <w:pPr>
                  <w:jc w:val="right"/>
                </w:pPr>
              </w:pPrChange>
            </w:pPr>
            <w:ins w:id="5004" w:author="Nick.Tolimieri" w:date="2022-09-13T12:37:00Z">
              <w:r w:rsidRPr="00207938">
                <w:rPr>
                  <w:rFonts w:asciiTheme="minorHAnsi" w:eastAsiaTheme="minorHAnsi" w:hAnsiTheme="minorHAnsi" w:cstheme="minorBidi"/>
                  <w:sz w:val="22"/>
                  <w:szCs w:val="22"/>
                  <w:rPrChange w:id="5005" w:author="Nick.Tolimieri" w:date="2022-09-13T12:37:00Z">
                    <w:rPr>
                      <w:rFonts w:ascii="Calibri" w:hAnsi="Calibri" w:cs="Calibri"/>
                      <w:color w:val="000000"/>
                      <w:sz w:val="22"/>
                      <w:szCs w:val="22"/>
                    </w:rPr>
                  </w:rPrChange>
                </w:rPr>
                <w:t>1.78</w:t>
              </w:r>
            </w:ins>
          </w:p>
        </w:tc>
        <w:tc>
          <w:tcPr>
            <w:tcW w:w="960" w:type="dxa"/>
            <w:noWrap/>
            <w:hideMark/>
            <w:tcPrChange w:id="50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07" w:author="Nick.Tolimieri" w:date="2022-09-13T12:37:00Z"/>
                <w:rFonts w:asciiTheme="minorHAnsi" w:eastAsiaTheme="minorHAnsi" w:hAnsiTheme="minorHAnsi" w:cstheme="minorBidi"/>
                <w:sz w:val="22"/>
                <w:szCs w:val="22"/>
                <w:rPrChange w:id="5008" w:author="Nick.Tolimieri" w:date="2022-09-13T12:37:00Z">
                  <w:rPr>
                    <w:ins w:id="5009" w:author="Nick.Tolimieri" w:date="2022-09-13T12:37:00Z"/>
                    <w:rFonts w:ascii="Calibri" w:hAnsi="Calibri" w:cs="Calibri"/>
                    <w:color w:val="000000"/>
                    <w:sz w:val="22"/>
                    <w:szCs w:val="22"/>
                  </w:rPr>
                </w:rPrChange>
              </w:rPr>
              <w:pPrChange w:id="5010" w:author="Nick.Tolimieri" w:date="2022-09-13T12:37:00Z">
                <w:pPr>
                  <w:jc w:val="right"/>
                </w:pPr>
              </w:pPrChange>
            </w:pPr>
            <w:ins w:id="5011" w:author="Nick.Tolimieri" w:date="2022-09-13T12:37:00Z">
              <w:r w:rsidRPr="00207938">
                <w:rPr>
                  <w:rFonts w:asciiTheme="minorHAnsi" w:eastAsiaTheme="minorHAnsi" w:hAnsiTheme="minorHAnsi" w:cstheme="minorBidi"/>
                  <w:sz w:val="22"/>
                  <w:szCs w:val="22"/>
                  <w:rPrChange w:id="5012" w:author="Nick.Tolimieri" w:date="2022-09-13T12:37:00Z">
                    <w:rPr>
                      <w:rFonts w:ascii="Calibri" w:hAnsi="Calibri" w:cs="Calibri"/>
                      <w:color w:val="000000"/>
                      <w:sz w:val="22"/>
                      <w:szCs w:val="22"/>
                    </w:rPr>
                  </w:rPrChange>
                </w:rPr>
                <w:t>0.16</w:t>
              </w:r>
            </w:ins>
          </w:p>
        </w:tc>
      </w:tr>
      <w:tr w:rsidR="00207938" w:rsidRPr="00207938" w:rsidTr="00207938">
        <w:trPr>
          <w:divId w:val="365297945"/>
          <w:trHeight w:val="300"/>
          <w:ins w:id="5013" w:author="Nick.Tolimieri" w:date="2022-09-13T12:37:00Z"/>
          <w:trPrChange w:id="5014" w:author="Nick.Tolimieri" w:date="2022-09-13T12:37:00Z">
            <w:trPr>
              <w:divId w:val="365297945"/>
              <w:trHeight w:val="300"/>
            </w:trPr>
          </w:trPrChange>
        </w:trPr>
        <w:tc>
          <w:tcPr>
            <w:tcW w:w="960" w:type="dxa"/>
            <w:noWrap/>
            <w:hideMark/>
            <w:tcPrChange w:id="50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16" w:author="Nick.Tolimieri" w:date="2022-09-13T12:37:00Z"/>
                <w:rFonts w:asciiTheme="minorHAnsi" w:eastAsiaTheme="minorHAnsi" w:hAnsiTheme="minorHAnsi" w:cstheme="minorBidi"/>
                <w:sz w:val="22"/>
                <w:szCs w:val="22"/>
                <w:rPrChange w:id="5017" w:author="Nick.Tolimieri" w:date="2022-09-13T12:37:00Z">
                  <w:rPr>
                    <w:ins w:id="5018" w:author="Nick.Tolimieri" w:date="2022-09-13T12:37:00Z"/>
                    <w:rFonts w:ascii="Calibri" w:hAnsi="Calibri" w:cs="Calibri"/>
                    <w:color w:val="000000"/>
                    <w:sz w:val="22"/>
                    <w:szCs w:val="22"/>
                  </w:rPr>
                </w:rPrChange>
              </w:rPr>
              <w:pPrChange w:id="5019" w:author="Nick.Tolimieri" w:date="2022-09-13T12:37:00Z">
                <w:pPr/>
              </w:pPrChange>
            </w:pPr>
            <w:proofErr w:type="spellStart"/>
            <w:ins w:id="5020" w:author="Nick.Tolimieri" w:date="2022-09-13T12:37:00Z">
              <w:r w:rsidRPr="00207938">
                <w:rPr>
                  <w:rFonts w:asciiTheme="minorHAnsi" w:eastAsiaTheme="minorHAnsi" w:hAnsiTheme="minorHAnsi" w:cstheme="minorBidi"/>
                  <w:sz w:val="22"/>
                  <w:szCs w:val="22"/>
                  <w:rPrChange w:id="502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0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0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024" w:author="Nick.Tolimieri" w:date="2022-09-13T12:37:00Z">
                    <w:rPr>
                      <w:rFonts w:ascii="Calibri" w:hAnsi="Calibri" w:cs="Calibri"/>
                      <w:color w:val="000000"/>
                      <w:sz w:val="22"/>
                      <w:szCs w:val="22"/>
                    </w:rPr>
                  </w:rPrChange>
                </w:rPr>
                <w:t xml:space="preserve"> B.</w:t>
              </w:r>
            </w:ins>
          </w:p>
        </w:tc>
        <w:tc>
          <w:tcPr>
            <w:tcW w:w="960" w:type="dxa"/>
            <w:noWrap/>
            <w:hideMark/>
            <w:tcPrChange w:id="50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26" w:author="Nick.Tolimieri" w:date="2022-09-13T12:37:00Z"/>
                <w:rFonts w:asciiTheme="minorHAnsi" w:eastAsiaTheme="minorHAnsi" w:hAnsiTheme="minorHAnsi" w:cstheme="minorBidi"/>
                <w:sz w:val="22"/>
                <w:szCs w:val="22"/>
                <w:rPrChange w:id="5027" w:author="Nick.Tolimieri" w:date="2022-09-13T12:37:00Z">
                  <w:rPr>
                    <w:ins w:id="5028" w:author="Nick.Tolimieri" w:date="2022-09-13T12:37:00Z"/>
                    <w:rFonts w:ascii="Calibri" w:hAnsi="Calibri" w:cs="Calibri"/>
                    <w:color w:val="000000"/>
                    <w:sz w:val="22"/>
                    <w:szCs w:val="22"/>
                  </w:rPr>
                </w:rPrChange>
              </w:rPr>
              <w:pPrChange w:id="5029" w:author="Nick.Tolimieri" w:date="2022-09-13T12:37:00Z">
                <w:pPr>
                  <w:jc w:val="right"/>
                </w:pPr>
              </w:pPrChange>
            </w:pPr>
            <w:ins w:id="5030" w:author="Nick.Tolimieri" w:date="2022-09-13T12:37:00Z">
              <w:r w:rsidRPr="00207938">
                <w:rPr>
                  <w:rFonts w:asciiTheme="minorHAnsi" w:eastAsiaTheme="minorHAnsi" w:hAnsiTheme="minorHAnsi" w:cstheme="minorBidi"/>
                  <w:sz w:val="22"/>
                  <w:szCs w:val="22"/>
                  <w:rPrChange w:id="5031" w:author="Nick.Tolimieri" w:date="2022-09-13T12:37:00Z">
                    <w:rPr>
                      <w:rFonts w:ascii="Calibri" w:hAnsi="Calibri" w:cs="Calibri"/>
                      <w:color w:val="000000"/>
                      <w:sz w:val="22"/>
                      <w:szCs w:val="22"/>
                    </w:rPr>
                  </w:rPrChange>
                </w:rPr>
                <w:t>1997</w:t>
              </w:r>
            </w:ins>
          </w:p>
        </w:tc>
        <w:tc>
          <w:tcPr>
            <w:tcW w:w="960" w:type="dxa"/>
            <w:noWrap/>
            <w:hideMark/>
            <w:tcPrChange w:id="50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33" w:author="Nick.Tolimieri" w:date="2022-09-13T12:37:00Z"/>
                <w:rFonts w:asciiTheme="minorHAnsi" w:eastAsiaTheme="minorHAnsi" w:hAnsiTheme="minorHAnsi" w:cstheme="minorBidi"/>
                <w:sz w:val="22"/>
                <w:szCs w:val="22"/>
                <w:rPrChange w:id="5034" w:author="Nick.Tolimieri" w:date="2022-09-13T12:37:00Z">
                  <w:rPr>
                    <w:ins w:id="5035" w:author="Nick.Tolimieri" w:date="2022-09-13T12:37:00Z"/>
                    <w:rFonts w:ascii="Calibri" w:hAnsi="Calibri" w:cs="Calibri"/>
                    <w:color w:val="000000"/>
                    <w:sz w:val="22"/>
                    <w:szCs w:val="22"/>
                  </w:rPr>
                </w:rPrChange>
              </w:rPr>
              <w:pPrChange w:id="5036" w:author="Nick.Tolimieri" w:date="2022-09-13T12:37:00Z">
                <w:pPr>
                  <w:jc w:val="right"/>
                </w:pPr>
              </w:pPrChange>
            </w:pPr>
            <w:ins w:id="5037" w:author="Nick.Tolimieri" w:date="2022-09-13T12:37:00Z">
              <w:r w:rsidRPr="00207938">
                <w:rPr>
                  <w:rFonts w:asciiTheme="minorHAnsi" w:eastAsiaTheme="minorHAnsi" w:hAnsiTheme="minorHAnsi" w:cstheme="minorBidi"/>
                  <w:sz w:val="22"/>
                  <w:szCs w:val="22"/>
                  <w:rPrChange w:id="5038" w:author="Nick.Tolimieri" w:date="2022-09-13T12:37:00Z">
                    <w:rPr>
                      <w:rFonts w:ascii="Calibri" w:hAnsi="Calibri" w:cs="Calibri"/>
                      <w:color w:val="000000"/>
                      <w:sz w:val="22"/>
                      <w:szCs w:val="22"/>
                    </w:rPr>
                  </w:rPrChange>
                </w:rPr>
                <w:t>30</w:t>
              </w:r>
            </w:ins>
          </w:p>
        </w:tc>
        <w:tc>
          <w:tcPr>
            <w:tcW w:w="960" w:type="dxa"/>
            <w:noWrap/>
            <w:hideMark/>
            <w:tcPrChange w:id="50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40" w:author="Nick.Tolimieri" w:date="2022-09-13T12:37:00Z"/>
                <w:rFonts w:asciiTheme="minorHAnsi" w:eastAsiaTheme="minorHAnsi" w:hAnsiTheme="minorHAnsi" w:cstheme="minorBidi"/>
                <w:sz w:val="22"/>
                <w:szCs w:val="22"/>
                <w:rPrChange w:id="5041" w:author="Nick.Tolimieri" w:date="2022-09-13T12:37:00Z">
                  <w:rPr>
                    <w:ins w:id="5042" w:author="Nick.Tolimieri" w:date="2022-09-13T12:37:00Z"/>
                    <w:rFonts w:ascii="Calibri" w:hAnsi="Calibri" w:cs="Calibri"/>
                    <w:color w:val="000000"/>
                    <w:sz w:val="22"/>
                    <w:szCs w:val="22"/>
                  </w:rPr>
                </w:rPrChange>
              </w:rPr>
              <w:pPrChange w:id="5043" w:author="Nick.Tolimieri" w:date="2022-09-13T12:37:00Z">
                <w:pPr>
                  <w:jc w:val="right"/>
                </w:pPr>
              </w:pPrChange>
            </w:pPr>
            <w:ins w:id="5044" w:author="Nick.Tolimieri" w:date="2022-09-13T12:37:00Z">
              <w:r w:rsidRPr="00207938">
                <w:rPr>
                  <w:rFonts w:asciiTheme="minorHAnsi" w:eastAsiaTheme="minorHAnsi" w:hAnsiTheme="minorHAnsi" w:cstheme="minorBidi"/>
                  <w:sz w:val="22"/>
                  <w:szCs w:val="22"/>
                  <w:rPrChange w:id="5045" w:author="Nick.Tolimieri" w:date="2022-09-13T12:37:00Z">
                    <w:rPr>
                      <w:rFonts w:ascii="Calibri" w:hAnsi="Calibri" w:cs="Calibri"/>
                      <w:color w:val="000000"/>
                      <w:sz w:val="22"/>
                      <w:szCs w:val="22"/>
                    </w:rPr>
                  </w:rPrChange>
                </w:rPr>
                <w:t>128</w:t>
              </w:r>
            </w:ins>
          </w:p>
        </w:tc>
        <w:tc>
          <w:tcPr>
            <w:tcW w:w="960" w:type="dxa"/>
            <w:noWrap/>
            <w:hideMark/>
            <w:tcPrChange w:id="50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47" w:author="Nick.Tolimieri" w:date="2022-09-13T12:37:00Z"/>
                <w:rFonts w:asciiTheme="minorHAnsi" w:eastAsiaTheme="minorHAnsi" w:hAnsiTheme="minorHAnsi" w:cstheme="minorBidi"/>
                <w:sz w:val="22"/>
                <w:szCs w:val="22"/>
                <w:rPrChange w:id="5048" w:author="Nick.Tolimieri" w:date="2022-09-13T12:37:00Z">
                  <w:rPr>
                    <w:ins w:id="5049" w:author="Nick.Tolimieri" w:date="2022-09-13T12:37:00Z"/>
                    <w:rFonts w:ascii="Calibri" w:hAnsi="Calibri" w:cs="Calibri"/>
                    <w:color w:val="000000"/>
                    <w:sz w:val="22"/>
                    <w:szCs w:val="22"/>
                  </w:rPr>
                </w:rPrChange>
              </w:rPr>
              <w:pPrChange w:id="5050" w:author="Nick.Tolimieri" w:date="2022-09-13T12:37:00Z">
                <w:pPr>
                  <w:jc w:val="right"/>
                </w:pPr>
              </w:pPrChange>
            </w:pPr>
            <w:ins w:id="5051" w:author="Nick.Tolimieri" w:date="2022-09-13T12:37:00Z">
              <w:r w:rsidRPr="00207938">
                <w:rPr>
                  <w:rFonts w:asciiTheme="minorHAnsi" w:eastAsiaTheme="minorHAnsi" w:hAnsiTheme="minorHAnsi" w:cstheme="minorBidi"/>
                  <w:sz w:val="22"/>
                  <w:szCs w:val="22"/>
                  <w:rPrChange w:id="5052" w:author="Nick.Tolimieri" w:date="2022-09-13T12:37:00Z">
                    <w:rPr>
                      <w:rFonts w:ascii="Calibri" w:hAnsi="Calibri" w:cs="Calibri"/>
                      <w:color w:val="000000"/>
                      <w:sz w:val="22"/>
                      <w:szCs w:val="22"/>
                    </w:rPr>
                  </w:rPrChange>
                </w:rPr>
                <w:t>4</w:t>
              </w:r>
            </w:ins>
          </w:p>
        </w:tc>
        <w:tc>
          <w:tcPr>
            <w:tcW w:w="960" w:type="dxa"/>
            <w:noWrap/>
            <w:hideMark/>
            <w:tcPrChange w:id="50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54" w:author="Nick.Tolimieri" w:date="2022-09-13T12:37:00Z"/>
                <w:rFonts w:asciiTheme="minorHAnsi" w:eastAsiaTheme="minorHAnsi" w:hAnsiTheme="minorHAnsi" w:cstheme="minorBidi"/>
                <w:sz w:val="22"/>
                <w:szCs w:val="22"/>
                <w:rPrChange w:id="5055" w:author="Nick.Tolimieri" w:date="2022-09-13T12:37:00Z">
                  <w:rPr>
                    <w:ins w:id="5056" w:author="Nick.Tolimieri" w:date="2022-09-13T12:37:00Z"/>
                    <w:rFonts w:ascii="Calibri" w:hAnsi="Calibri" w:cs="Calibri"/>
                    <w:color w:val="000000"/>
                    <w:sz w:val="22"/>
                    <w:szCs w:val="22"/>
                  </w:rPr>
                </w:rPrChange>
              </w:rPr>
              <w:pPrChange w:id="5057" w:author="Nick.Tolimieri" w:date="2022-09-13T12:37:00Z">
                <w:pPr>
                  <w:jc w:val="right"/>
                </w:pPr>
              </w:pPrChange>
            </w:pPr>
            <w:ins w:id="5058" w:author="Nick.Tolimieri" w:date="2022-09-13T12:37:00Z">
              <w:r w:rsidRPr="00207938">
                <w:rPr>
                  <w:rFonts w:asciiTheme="minorHAnsi" w:eastAsiaTheme="minorHAnsi" w:hAnsiTheme="minorHAnsi" w:cstheme="minorBidi"/>
                  <w:sz w:val="22"/>
                  <w:szCs w:val="22"/>
                  <w:rPrChange w:id="5059" w:author="Nick.Tolimieri" w:date="2022-09-13T12:37:00Z">
                    <w:rPr>
                      <w:rFonts w:ascii="Calibri" w:hAnsi="Calibri" w:cs="Calibri"/>
                      <w:color w:val="000000"/>
                      <w:sz w:val="22"/>
                      <w:szCs w:val="22"/>
                    </w:rPr>
                  </w:rPrChange>
                </w:rPr>
                <w:t>114</w:t>
              </w:r>
            </w:ins>
          </w:p>
        </w:tc>
        <w:tc>
          <w:tcPr>
            <w:tcW w:w="960" w:type="dxa"/>
            <w:noWrap/>
            <w:hideMark/>
            <w:tcPrChange w:id="50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61" w:author="Nick.Tolimieri" w:date="2022-09-13T12:37:00Z"/>
                <w:rFonts w:asciiTheme="minorHAnsi" w:eastAsiaTheme="minorHAnsi" w:hAnsiTheme="minorHAnsi" w:cstheme="minorBidi"/>
                <w:sz w:val="22"/>
                <w:szCs w:val="22"/>
                <w:rPrChange w:id="5062" w:author="Nick.Tolimieri" w:date="2022-09-13T12:37:00Z">
                  <w:rPr>
                    <w:ins w:id="5063" w:author="Nick.Tolimieri" w:date="2022-09-13T12:37:00Z"/>
                    <w:rFonts w:ascii="Calibri" w:hAnsi="Calibri" w:cs="Calibri"/>
                    <w:color w:val="000000"/>
                    <w:sz w:val="22"/>
                    <w:szCs w:val="22"/>
                  </w:rPr>
                </w:rPrChange>
              </w:rPr>
              <w:pPrChange w:id="5064" w:author="Nick.Tolimieri" w:date="2022-09-13T12:37:00Z">
                <w:pPr>
                  <w:jc w:val="right"/>
                </w:pPr>
              </w:pPrChange>
            </w:pPr>
            <w:ins w:id="5065" w:author="Nick.Tolimieri" w:date="2022-09-13T12:37:00Z">
              <w:r w:rsidRPr="00207938">
                <w:rPr>
                  <w:rFonts w:asciiTheme="minorHAnsi" w:eastAsiaTheme="minorHAnsi" w:hAnsiTheme="minorHAnsi" w:cstheme="minorBidi"/>
                  <w:sz w:val="22"/>
                  <w:szCs w:val="22"/>
                  <w:rPrChange w:id="5066" w:author="Nick.Tolimieri" w:date="2022-09-13T12:37:00Z">
                    <w:rPr>
                      <w:rFonts w:ascii="Calibri" w:hAnsi="Calibri" w:cs="Calibri"/>
                      <w:color w:val="000000"/>
                      <w:sz w:val="22"/>
                      <w:szCs w:val="22"/>
                    </w:rPr>
                  </w:rPrChange>
                </w:rPr>
                <w:t>11</w:t>
              </w:r>
            </w:ins>
          </w:p>
        </w:tc>
        <w:tc>
          <w:tcPr>
            <w:tcW w:w="960" w:type="dxa"/>
            <w:noWrap/>
            <w:hideMark/>
            <w:tcPrChange w:id="50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68" w:author="Nick.Tolimieri" w:date="2022-09-13T12:37:00Z"/>
                <w:rFonts w:asciiTheme="minorHAnsi" w:eastAsiaTheme="minorHAnsi" w:hAnsiTheme="minorHAnsi" w:cstheme="minorBidi"/>
                <w:sz w:val="22"/>
                <w:szCs w:val="22"/>
                <w:rPrChange w:id="5069" w:author="Nick.Tolimieri" w:date="2022-09-13T12:37:00Z">
                  <w:rPr>
                    <w:ins w:id="5070" w:author="Nick.Tolimieri" w:date="2022-09-13T12:37:00Z"/>
                    <w:rFonts w:ascii="Calibri" w:hAnsi="Calibri" w:cs="Calibri"/>
                    <w:color w:val="000000"/>
                    <w:sz w:val="22"/>
                    <w:szCs w:val="22"/>
                  </w:rPr>
                </w:rPrChange>
              </w:rPr>
              <w:pPrChange w:id="5071" w:author="Nick.Tolimieri" w:date="2022-09-13T12:37:00Z">
                <w:pPr>
                  <w:jc w:val="right"/>
                </w:pPr>
              </w:pPrChange>
            </w:pPr>
            <w:ins w:id="5072" w:author="Nick.Tolimieri" w:date="2022-09-13T12:37:00Z">
              <w:r w:rsidRPr="00207938">
                <w:rPr>
                  <w:rFonts w:asciiTheme="minorHAnsi" w:eastAsiaTheme="minorHAnsi" w:hAnsiTheme="minorHAnsi" w:cstheme="minorBidi"/>
                  <w:sz w:val="22"/>
                  <w:szCs w:val="22"/>
                  <w:rPrChange w:id="5073" w:author="Nick.Tolimieri" w:date="2022-09-13T12:37:00Z">
                    <w:rPr>
                      <w:rFonts w:ascii="Calibri" w:hAnsi="Calibri" w:cs="Calibri"/>
                      <w:color w:val="000000"/>
                      <w:sz w:val="22"/>
                      <w:szCs w:val="22"/>
                    </w:rPr>
                  </w:rPrChange>
                </w:rPr>
                <w:t>50</w:t>
              </w:r>
            </w:ins>
          </w:p>
        </w:tc>
        <w:tc>
          <w:tcPr>
            <w:tcW w:w="960" w:type="dxa"/>
            <w:noWrap/>
            <w:hideMark/>
            <w:tcPrChange w:id="50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75" w:author="Nick.Tolimieri" w:date="2022-09-13T12:37:00Z"/>
                <w:rFonts w:asciiTheme="minorHAnsi" w:eastAsiaTheme="minorHAnsi" w:hAnsiTheme="minorHAnsi" w:cstheme="minorBidi"/>
                <w:sz w:val="22"/>
                <w:szCs w:val="22"/>
                <w:rPrChange w:id="5076" w:author="Nick.Tolimieri" w:date="2022-09-13T12:37:00Z">
                  <w:rPr>
                    <w:ins w:id="5077" w:author="Nick.Tolimieri" w:date="2022-09-13T12:37:00Z"/>
                    <w:rFonts w:ascii="Calibri" w:hAnsi="Calibri" w:cs="Calibri"/>
                    <w:color w:val="000000"/>
                    <w:sz w:val="22"/>
                    <w:szCs w:val="22"/>
                  </w:rPr>
                </w:rPrChange>
              </w:rPr>
              <w:pPrChange w:id="5078" w:author="Nick.Tolimieri" w:date="2022-09-13T12:37:00Z">
                <w:pPr>
                  <w:jc w:val="right"/>
                </w:pPr>
              </w:pPrChange>
            </w:pPr>
            <w:ins w:id="5079" w:author="Nick.Tolimieri" w:date="2022-09-13T12:37:00Z">
              <w:r w:rsidRPr="00207938">
                <w:rPr>
                  <w:rFonts w:asciiTheme="minorHAnsi" w:eastAsiaTheme="minorHAnsi" w:hAnsiTheme="minorHAnsi" w:cstheme="minorBidi"/>
                  <w:sz w:val="22"/>
                  <w:szCs w:val="22"/>
                  <w:rPrChange w:id="5080" w:author="Nick.Tolimieri" w:date="2022-09-13T12:37:00Z">
                    <w:rPr>
                      <w:rFonts w:ascii="Calibri" w:hAnsi="Calibri" w:cs="Calibri"/>
                      <w:color w:val="000000"/>
                      <w:sz w:val="22"/>
                      <w:szCs w:val="22"/>
                    </w:rPr>
                  </w:rPrChange>
                </w:rPr>
                <w:t>2.21</w:t>
              </w:r>
            </w:ins>
          </w:p>
        </w:tc>
        <w:tc>
          <w:tcPr>
            <w:tcW w:w="960" w:type="dxa"/>
            <w:noWrap/>
            <w:hideMark/>
            <w:tcPrChange w:id="50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82" w:author="Nick.Tolimieri" w:date="2022-09-13T12:37:00Z"/>
                <w:rFonts w:asciiTheme="minorHAnsi" w:eastAsiaTheme="minorHAnsi" w:hAnsiTheme="minorHAnsi" w:cstheme="minorBidi"/>
                <w:sz w:val="22"/>
                <w:szCs w:val="22"/>
                <w:rPrChange w:id="5083" w:author="Nick.Tolimieri" w:date="2022-09-13T12:37:00Z">
                  <w:rPr>
                    <w:ins w:id="5084" w:author="Nick.Tolimieri" w:date="2022-09-13T12:37:00Z"/>
                    <w:rFonts w:ascii="Calibri" w:hAnsi="Calibri" w:cs="Calibri"/>
                    <w:color w:val="000000"/>
                    <w:sz w:val="22"/>
                    <w:szCs w:val="22"/>
                  </w:rPr>
                </w:rPrChange>
              </w:rPr>
              <w:pPrChange w:id="5085" w:author="Nick.Tolimieri" w:date="2022-09-13T12:37:00Z">
                <w:pPr>
                  <w:jc w:val="right"/>
                </w:pPr>
              </w:pPrChange>
            </w:pPr>
            <w:ins w:id="5086" w:author="Nick.Tolimieri" w:date="2022-09-13T12:37:00Z">
              <w:r w:rsidRPr="00207938">
                <w:rPr>
                  <w:rFonts w:asciiTheme="minorHAnsi" w:eastAsiaTheme="minorHAnsi" w:hAnsiTheme="minorHAnsi" w:cstheme="minorBidi"/>
                  <w:sz w:val="22"/>
                  <w:szCs w:val="22"/>
                  <w:rPrChange w:id="5087" w:author="Nick.Tolimieri" w:date="2022-09-13T12:37:00Z">
                    <w:rPr>
                      <w:rFonts w:ascii="Calibri" w:hAnsi="Calibri" w:cs="Calibri"/>
                      <w:color w:val="000000"/>
                      <w:sz w:val="22"/>
                      <w:szCs w:val="22"/>
                    </w:rPr>
                  </w:rPrChange>
                </w:rPr>
                <w:t>0.48</w:t>
              </w:r>
            </w:ins>
          </w:p>
        </w:tc>
      </w:tr>
      <w:tr w:rsidR="00207938" w:rsidRPr="00207938" w:rsidTr="00207938">
        <w:trPr>
          <w:divId w:val="365297945"/>
          <w:trHeight w:val="300"/>
          <w:ins w:id="5088" w:author="Nick.Tolimieri" w:date="2022-09-13T12:37:00Z"/>
          <w:trPrChange w:id="5089" w:author="Nick.Tolimieri" w:date="2022-09-13T12:37:00Z">
            <w:trPr>
              <w:divId w:val="365297945"/>
              <w:trHeight w:val="300"/>
            </w:trPr>
          </w:trPrChange>
        </w:trPr>
        <w:tc>
          <w:tcPr>
            <w:tcW w:w="960" w:type="dxa"/>
            <w:noWrap/>
            <w:hideMark/>
            <w:tcPrChange w:id="50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091" w:author="Nick.Tolimieri" w:date="2022-09-13T12:37:00Z"/>
                <w:rFonts w:asciiTheme="minorHAnsi" w:eastAsiaTheme="minorHAnsi" w:hAnsiTheme="minorHAnsi" w:cstheme="minorBidi"/>
                <w:sz w:val="22"/>
                <w:szCs w:val="22"/>
                <w:rPrChange w:id="5092" w:author="Nick.Tolimieri" w:date="2022-09-13T12:37:00Z">
                  <w:rPr>
                    <w:ins w:id="5093" w:author="Nick.Tolimieri" w:date="2022-09-13T12:37:00Z"/>
                    <w:rFonts w:ascii="Calibri" w:hAnsi="Calibri" w:cs="Calibri"/>
                    <w:color w:val="000000"/>
                    <w:sz w:val="22"/>
                    <w:szCs w:val="22"/>
                  </w:rPr>
                </w:rPrChange>
              </w:rPr>
              <w:pPrChange w:id="5094" w:author="Nick.Tolimieri" w:date="2022-09-13T12:37:00Z">
                <w:pPr/>
              </w:pPrChange>
            </w:pPr>
            <w:proofErr w:type="spellStart"/>
            <w:ins w:id="5095" w:author="Nick.Tolimieri" w:date="2022-09-13T12:37:00Z">
              <w:r w:rsidRPr="00207938">
                <w:rPr>
                  <w:rFonts w:asciiTheme="minorHAnsi" w:eastAsiaTheme="minorHAnsi" w:hAnsiTheme="minorHAnsi" w:cstheme="minorBidi"/>
                  <w:sz w:val="22"/>
                  <w:szCs w:val="22"/>
                  <w:rPrChange w:id="509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09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09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099" w:author="Nick.Tolimieri" w:date="2022-09-13T12:37:00Z">
                    <w:rPr>
                      <w:rFonts w:ascii="Calibri" w:hAnsi="Calibri" w:cs="Calibri"/>
                      <w:color w:val="000000"/>
                      <w:sz w:val="22"/>
                      <w:szCs w:val="22"/>
                    </w:rPr>
                  </w:rPrChange>
                </w:rPr>
                <w:t xml:space="preserve"> B.</w:t>
              </w:r>
            </w:ins>
          </w:p>
        </w:tc>
        <w:tc>
          <w:tcPr>
            <w:tcW w:w="960" w:type="dxa"/>
            <w:noWrap/>
            <w:hideMark/>
            <w:tcPrChange w:id="51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01" w:author="Nick.Tolimieri" w:date="2022-09-13T12:37:00Z"/>
                <w:rFonts w:asciiTheme="minorHAnsi" w:eastAsiaTheme="minorHAnsi" w:hAnsiTheme="minorHAnsi" w:cstheme="minorBidi"/>
                <w:sz w:val="22"/>
                <w:szCs w:val="22"/>
                <w:rPrChange w:id="5102" w:author="Nick.Tolimieri" w:date="2022-09-13T12:37:00Z">
                  <w:rPr>
                    <w:ins w:id="5103" w:author="Nick.Tolimieri" w:date="2022-09-13T12:37:00Z"/>
                    <w:rFonts w:ascii="Calibri" w:hAnsi="Calibri" w:cs="Calibri"/>
                    <w:color w:val="000000"/>
                    <w:sz w:val="22"/>
                    <w:szCs w:val="22"/>
                  </w:rPr>
                </w:rPrChange>
              </w:rPr>
              <w:pPrChange w:id="5104" w:author="Nick.Tolimieri" w:date="2022-09-13T12:37:00Z">
                <w:pPr>
                  <w:jc w:val="right"/>
                </w:pPr>
              </w:pPrChange>
            </w:pPr>
            <w:ins w:id="5105" w:author="Nick.Tolimieri" w:date="2022-09-13T12:37:00Z">
              <w:r w:rsidRPr="00207938">
                <w:rPr>
                  <w:rFonts w:asciiTheme="minorHAnsi" w:eastAsiaTheme="minorHAnsi" w:hAnsiTheme="minorHAnsi" w:cstheme="minorBidi"/>
                  <w:sz w:val="22"/>
                  <w:szCs w:val="22"/>
                  <w:rPrChange w:id="5106" w:author="Nick.Tolimieri" w:date="2022-09-13T12:37:00Z">
                    <w:rPr>
                      <w:rFonts w:ascii="Calibri" w:hAnsi="Calibri" w:cs="Calibri"/>
                      <w:color w:val="000000"/>
                      <w:sz w:val="22"/>
                      <w:szCs w:val="22"/>
                    </w:rPr>
                  </w:rPrChange>
                </w:rPr>
                <w:t>1998</w:t>
              </w:r>
            </w:ins>
          </w:p>
        </w:tc>
        <w:tc>
          <w:tcPr>
            <w:tcW w:w="960" w:type="dxa"/>
            <w:noWrap/>
            <w:hideMark/>
            <w:tcPrChange w:id="51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08" w:author="Nick.Tolimieri" w:date="2022-09-13T12:37:00Z"/>
                <w:rFonts w:asciiTheme="minorHAnsi" w:eastAsiaTheme="minorHAnsi" w:hAnsiTheme="minorHAnsi" w:cstheme="minorBidi"/>
                <w:sz w:val="22"/>
                <w:szCs w:val="22"/>
                <w:rPrChange w:id="5109" w:author="Nick.Tolimieri" w:date="2022-09-13T12:37:00Z">
                  <w:rPr>
                    <w:ins w:id="5110" w:author="Nick.Tolimieri" w:date="2022-09-13T12:37:00Z"/>
                    <w:rFonts w:ascii="Calibri" w:hAnsi="Calibri" w:cs="Calibri"/>
                    <w:color w:val="000000"/>
                    <w:sz w:val="22"/>
                    <w:szCs w:val="22"/>
                  </w:rPr>
                </w:rPrChange>
              </w:rPr>
              <w:pPrChange w:id="5111" w:author="Nick.Tolimieri" w:date="2022-09-13T12:37:00Z">
                <w:pPr>
                  <w:jc w:val="right"/>
                </w:pPr>
              </w:pPrChange>
            </w:pPr>
            <w:ins w:id="5112" w:author="Nick.Tolimieri" w:date="2022-09-13T12:37:00Z">
              <w:r w:rsidRPr="00207938">
                <w:rPr>
                  <w:rFonts w:asciiTheme="minorHAnsi" w:eastAsiaTheme="minorHAnsi" w:hAnsiTheme="minorHAnsi" w:cstheme="minorBidi"/>
                  <w:sz w:val="22"/>
                  <w:szCs w:val="22"/>
                  <w:rPrChange w:id="5113" w:author="Nick.Tolimieri" w:date="2022-09-13T12:37:00Z">
                    <w:rPr>
                      <w:rFonts w:ascii="Calibri" w:hAnsi="Calibri" w:cs="Calibri"/>
                      <w:color w:val="000000"/>
                      <w:sz w:val="22"/>
                      <w:szCs w:val="22"/>
                    </w:rPr>
                  </w:rPrChange>
                </w:rPr>
                <w:t>14</w:t>
              </w:r>
            </w:ins>
          </w:p>
        </w:tc>
        <w:tc>
          <w:tcPr>
            <w:tcW w:w="960" w:type="dxa"/>
            <w:noWrap/>
            <w:hideMark/>
            <w:tcPrChange w:id="51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15" w:author="Nick.Tolimieri" w:date="2022-09-13T12:37:00Z"/>
                <w:rFonts w:asciiTheme="minorHAnsi" w:eastAsiaTheme="minorHAnsi" w:hAnsiTheme="minorHAnsi" w:cstheme="minorBidi"/>
                <w:sz w:val="22"/>
                <w:szCs w:val="22"/>
                <w:rPrChange w:id="5116" w:author="Nick.Tolimieri" w:date="2022-09-13T12:37:00Z">
                  <w:rPr>
                    <w:ins w:id="5117" w:author="Nick.Tolimieri" w:date="2022-09-13T12:37:00Z"/>
                    <w:rFonts w:ascii="Calibri" w:hAnsi="Calibri" w:cs="Calibri"/>
                    <w:color w:val="000000"/>
                    <w:sz w:val="22"/>
                    <w:szCs w:val="22"/>
                  </w:rPr>
                </w:rPrChange>
              </w:rPr>
              <w:pPrChange w:id="5118" w:author="Nick.Tolimieri" w:date="2022-09-13T12:37:00Z">
                <w:pPr>
                  <w:jc w:val="right"/>
                </w:pPr>
              </w:pPrChange>
            </w:pPr>
            <w:ins w:id="5119" w:author="Nick.Tolimieri" w:date="2022-09-13T12:37:00Z">
              <w:r w:rsidRPr="00207938">
                <w:rPr>
                  <w:rFonts w:asciiTheme="minorHAnsi" w:eastAsiaTheme="minorHAnsi" w:hAnsiTheme="minorHAnsi" w:cstheme="minorBidi"/>
                  <w:sz w:val="22"/>
                  <w:szCs w:val="22"/>
                  <w:rPrChange w:id="5120" w:author="Nick.Tolimieri" w:date="2022-09-13T12:37:00Z">
                    <w:rPr>
                      <w:rFonts w:ascii="Calibri" w:hAnsi="Calibri" w:cs="Calibri"/>
                      <w:color w:val="000000"/>
                      <w:sz w:val="22"/>
                      <w:szCs w:val="22"/>
                    </w:rPr>
                  </w:rPrChange>
                </w:rPr>
                <w:t>144</w:t>
              </w:r>
            </w:ins>
          </w:p>
        </w:tc>
        <w:tc>
          <w:tcPr>
            <w:tcW w:w="960" w:type="dxa"/>
            <w:noWrap/>
            <w:hideMark/>
            <w:tcPrChange w:id="51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22" w:author="Nick.Tolimieri" w:date="2022-09-13T12:37:00Z"/>
                <w:rFonts w:asciiTheme="minorHAnsi" w:eastAsiaTheme="minorHAnsi" w:hAnsiTheme="minorHAnsi" w:cstheme="minorBidi"/>
                <w:sz w:val="22"/>
                <w:szCs w:val="22"/>
                <w:rPrChange w:id="5123" w:author="Nick.Tolimieri" w:date="2022-09-13T12:37:00Z">
                  <w:rPr>
                    <w:ins w:id="5124" w:author="Nick.Tolimieri" w:date="2022-09-13T12:37:00Z"/>
                    <w:rFonts w:ascii="Calibri" w:hAnsi="Calibri" w:cs="Calibri"/>
                    <w:color w:val="000000"/>
                    <w:sz w:val="22"/>
                    <w:szCs w:val="22"/>
                  </w:rPr>
                </w:rPrChange>
              </w:rPr>
              <w:pPrChange w:id="5125" w:author="Nick.Tolimieri" w:date="2022-09-13T12:37:00Z">
                <w:pPr>
                  <w:jc w:val="right"/>
                </w:pPr>
              </w:pPrChange>
            </w:pPr>
            <w:ins w:id="5126" w:author="Nick.Tolimieri" w:date="2022-09-13T12:37:00Z">
              <w:r w:rsidRPr="00207938">
                <w:rPr>
                  <w:rFonts w:asciiTheme="minorHAnsi" w:eastAsiaTheme="minorHAnsi" w:hAnsiTheme="minorHAnsi" w:cstheme="minorBidi"/>
                  <w:sz w:val="22"/>
                  <w:szCs w:val="22"/>
                  <w:rPrChange w:id="5127" w:author="Nick.Tolimieri" w:date="2022-09-13T12:37:00Z">
                    <w:rPr>
                      <w:rFonts w:ascii="Calibri" w:hAnsi="Calibri" w:cs="Calibri"/>
                      <w:color w:val="000000"/>
                      <w:sz w:val="22"/>
                      <w:szCs w:val="22"/>
                    </w:rPr>
                  </w:rPrChange>
                </w:rPr>
                <w:t>5</w:t>
              </w:r>
            </w:ins>
          </w:p>
        </w:tc>
        <w:tc>
          <w:tcPr>
            <w:tcW w:w="960" w:type="dxa"/>
            <w:noWrap/>
            <w:hideMark/>
            <w:tcPrChange w:id="51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29" w:author="Nick.Tolimieri" w:date="2022-09-13T12:37:00Z"/>
                <w:rFonts w:asciiTheme="minorHAnsi" w:eastAsiaTheme="minorHAnsi" w:hAnsiTheme="minorHAnsi" w:cstheme="minorBidi"/>
                <w:sz w:val="22"/>
                <w:szCs w:val="22"/>
                <w:rPrChange w:id="5130" w:author="Nick.Tolimieri" w:date="2022-09-13T12:37:00Z">
                  <w:rPr>
                    <w:ins w:id="5131" w:author="Nick.Tolimieri" w:date="2022-09-13T12:37:00Z"/>
                    <w:rFonts w:ascii="Calibri" w:hAnsi="Calibri" w:cs="Calibri"/>
                    <w:color w:val="000000"/>
                    <w:sz w:val="22"/>
                    <w:szCs w:val="22"/>
                  </w:rPr>
                </w:rPrChange>
              </w:rPr>
              <w:pPrChange w:id="5132" w:author="Nick.Tolimieri" w:date="2022-09-13T12:37:00Z">
                <w:pPr>
                  <w:jc w:val="right"/>
                </w:pPr>
              </w:pPrChange>
            </w:pPr>
            <w:ins w:id="5133" w:author="Nick.Tolimieri" w:date="2022-09-13T12:37:00Z">
              <w:r w:rsidRPr="00207938">
                <w:rPr>
                  <w:rFonts w:asciiTheme="minorHAnsi" w:eastAsiaTheme="minorHAnsi" w:hAnsiTheme="minorHAnsi" w:cstheme="minorBidi"/>
                  <w:sz w:val="22"/>
                  <w:szCs w:val="22"/>
                  <w:rPrChange w:id="5134" w:author="Nick.Tolimieri" w:date="2022-09-13T12:37:00Z">
                    <w:rPr>
                      <w:rFonts w:ascii="Calibri" w:hAnsi="Calibri" w:cs="Calibri"/>
                      <w:color w:val="000000"/>
                      <w:sz w:val="22"/>
                      <w:szCs w:val="22"/>
                    </w:rPr>
                  </w:rPrChange>
                </w:rPr>
                <w:t>135</w:t>
              </w:r>
            </w:ins>
          </w:p>
        </w:tc>
        <w:tc>
          <w:tcPr>
            <w:tcW w:w="960" w:type="dxa"/>
            <w:noWrap/>
            <w:hideMark/>
            <w:tcPrChange w:id="51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36" w:author="Nick.Tolimieri" w:date="2022-09-13T12:37:00Z"/>
                <w:rFonts w:asciiTheme="minorHAnsi" w:eastAsiaTheme="minorHAnsi" w:hAnsiTheme="minorHAnsi" w:cstheme="minorBidi"/>
                <w:sz w:val="22"/>
                <w:szCs w:val="22"/>
                <w:rPrChange w:id="5137" w:author="Nick.Tolimieri" w:date="2022-09-13T12:37:00Z">
                  <w:rPr>
                    <w:ins w:id="5138" w:author="Nick.Tolimieri" w:date="2022-09-13T12:37:00Z"/>
                    <w:rFonts w:ascii="Calibri" w:hAnsi="Calibri" w:cs="Calibri"/>
                    <w:color w:val="000000"/>
                    <w:sz w:val="22"/>
                    <w:szCs w:val="22"/>
                  </w:rPr>
                </w:rPrChange>
              </w:rPr>
              <w:pPrChange w:id="5139" w:author="Nick.Tolimieri" w:date="2022-09-13T12:37:00Z">
                <w:pPr>
                  <w:jc w:val="right"/>
                </w:pPr>
              </w:pPrChange>
            </w:pPr>
            <w:ins w:id="5140" w:author="Nick.Tolimieri" w:date="2022-09-13T12:37:00Z">
              <w:r w:rsidRPr="00207938">
                <w:rPr>
                  <w:rFonts w:asciiTheme="minorHAnsi" w:eastAsiaTheme="minorHAnsi" w:hAnsiTheme="minorHAnsi" w:cstheme="minorBidi"/>
                  <w:sz w:val="22"/>
                  <w:szCs w:val="22"/>
                  <w:rPrChange w:id="5141" w:author="Nick.Tolimieri" w:date="2022-09-13T12:37:00Z">
                    <w:rPr>
                      <w:rFonts w:ascii="Calibri" w:hAnsi="Calibri" w:cs="Calibri"/>
                      <w:color w:val="000000"/>
                      <w:sz w:val="22"/>
                      <w:szCs w:val="22"/>
                    </w:rPr>
                  </w:rPrChange>
                </w:rPr>
                <w:t>7</w:t>
              </w:r>
            </w:ins>
          </w:p>
        </w:tc>
        <w:tc>
          <w:tcPr>
            <w:tcW w:w="960" w:type="dxa"/>
            <w:noWrap/>
            <w:hideMark/>
            <w:tcPrChange w:id="51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43" w:author="Nick.Tolimieri" w:date="2022-09-13T12:37:00Z"/>
                <w:rFonts w:asciiTheme="minorHAnsi" w:eastAsiaTheme="minorHAnsi" w:hAnsiTheme="minorHAnsi" w:cstheme="minorBidi"/>
                <w:sz w:val="22"/>
                <w:szCs w:val="22"/>
                <w:rPrChange w:id="5144" w:author="Nick.Tolimieri" w:date="2022-09-13T12:37:00Z">
                  <w:rPr>
                    <w:ins w:id="5145" w:author="Nick.Tolimieri" w:date="2022-09-13T12:37:00Z"/>
                    <w:rFonts w:ascii="Calibri" w:hAnsi="Calibri" w:cs="Calibri"/>
                    <w:color w:val="000000"/>
                    <w:sz w:val="22"/>
                    <w:szCs w:val="22"/>
                  </w:rPr>
                </w:rPrChange>
              </w:rPr>
              <w:pPrChange w:id="5146" w:author="Nick.Tolimieri" w:date="2022-09-13T12:37:00Z">
                <w:pPr>
                  <w:jc w:val="right"/>
                </w:pPr>
              </w:pPrChange>
            </w:pPr>
            <w:ins w:id="5147" w:author="Nick.Tolimieri" w:date="2022-09-13T12:37:00Z">
              <w:r w:rsidRPr="00207938">
                <w:rPr>
                  <w:rFonts w:asciiTheme="minorHAnsi" w:eastAsiaTheme="minorHAnsi" w:hAnsiTheme="minorHAnsi" w:cstheme="minorBidi"/>
                  <w:sz w:val="22"/>
                  <w:szCs w:val="22"/>
                  <w:rPrChange w:id="5148" w:author="Nick.Tolimieri" w:date="2022-09-13T12:37:00Z">
                    <w:rPr>
                      <w:rFonts w:ascii="Calibri" w:hAnsi="Calibri" w:cs="Calibri"/>
                      <w:color w:val="000000"/>
                      <w:sz w:val="22"/>
                      <w:szCs w:val="22"/>
                    </w:rPr>
                  </w:rPrChange>
                </w:rPr>
                <w:t>40</w:t>
              </w:r>
            </w:ins>
          </w:p>
        </w:tc>
        <w:tc>
          <w:tcPr>
            <w:tcW w:w="960" w:type="dxa"/>
            <w:noWrap/>
            <w:hideMark/>
            <w:tcPrChange w:id="51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50" w:author="Nick.Tolimieri" w:date="2022-09-13T12:37:00Z"/>
                <w:rFonts w:asciiTheme="minorHAnsi" w:eastAsiaTheme="minorHAnsi" w:hAnsiTheme="minorHAnsi" w:cstheme="minorBidi"/>
                <w:sz w:val="22"/>
                <w:szCs w:val="22"/>
                <w:rPrChange w:id="5151" w:author="Nick.Tolimieri" w:date="2022-09-13T12:37:00Z">
                  <w:rPr>
                    <w:ins w:id="5152" w:author="Nick.Tolimieri" w:date="2022-09-13T12:37:00Z"/>
                    <w:rFonts w:ascii="Calibri" w:hAnsi="Calibri" w:cs="Calibri"/>
                    <w:color w:val="000000"/>
                    <w:sz w:val="22"/>
                    <w:szCs w:val="22"/>
                  </w:rPr>
                </w:rPrChange>
              </w:rPr>
              <w:pPrChange w:id="5153" w:author="Nick.Tolimieri" w:date="2022-09-13T12:37:00Z">
                <w:pPr>
                  <w:jc w:val="right"/>
                </w:pPr>
              </w:pPrChange>
            </w:pPr>
            <w:ins w:id="5154" w:author="Nick.Tolimieri" w:date="2022-09-13T12:37:00Z">
              <w:r w:rsidRPr="00207938">
                <w:rPr>
                  <w:rFonts w:asciiTheme="minorHAnsi" w:eastAsiaTheme="minorHAnsi" w:hAnsiTheme="minorHAnsi" w:cstheme="minorBidi"/>
                  <w:sz w:val="22"/>
                  <w:szCs w:val="22"/>
                  <w:rPrChange w:id="5155" w:author="Nick.Tolimieri" w:date="2022-09-13T12:37:00Z">
                    <w:rPr>
                      <w:rFonts w:ascii="Calibri" w:hAnsi="Calibri" w:cs="Calibri"/>
                      <w:color w:val="000000"/>
                      <w:sz w:val="22"/>
                      <w:szCs w:val="22"/>
                    </w:rPr>
                  </w:rPrChange>
                </w:rPr>
                <w:t>1.98</w:t>
              </w:r>
            </w:ins>
          </w:p>
        </w:tc>
        <w:tc>
          <w:tcPr>
            <w:tcW w:w="960" w:type="dxa"/>
            <w:noWrap/>
            <w:hideMark/>
            <w:tcPrChange w:id="51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57" w:author="Nick.Tolimieri" w:date="2022-09-13T12:37:00Z"/>
                <w:rFonts w:asciiTheme="minorHAnsi" w:eastAsiaTheme="minorHAnsi" w:hAnsiTheme="minorHAnsi" w:cstheme="minorBidi"/>
                <w:sz w:val="22"/>
                <w:szCs w:val="22"/>
                <w:rPrChange w:id="5158" w:author="Nick.Tolimieri" w:date="2022-09-13T12:37:00Z">
                  <w:rPr>
                    <w:ins w:id="5159" w:author="Nick.Tolimieri" w:date="2022-09-13T12:37:00Z"/>
                    <w:rFonts w:ascii="Calibri" w:hAnsi="Calibri" w:cs="Calibri"/>
                    <w:color w:val="000000"/>
                    <w:sz w:val="22"/>
                    <w:szCs w:val="22"/>
                  </w:rPr>
                </w:rPrChange>
              </w:rPr>
              <w:pPrChange w:id="5160" w:author="Nick.Tolimieri" w:date="2022-09-13T12:37:00Z">
                <w:pPr>
                  <w:jc w:val="right"/>
                </w:pPr>
              </w:pPrChange>
            </w:pPr>
            <w:ins w:id="5161" w:author="Nick.Tolimieri" w:date="2022-09-13T12:37:00Z">
              <w:r w:rsidRPr="00207938">
                <w:rPr>
                  <w:rFonts w:asciiTheme="minorHAnsi" w:eastAsiaTheme="minorHAnsi" w:hAnsiTheme="minorHAnsi" w:cstheme="minorBidi"/>
                  <w:sz w:val="22"/>
                  <w:szCs w:val="22"/>
                  <w:rPrChange w:id="5162" w:author="Nick.Tolimieri" w:date="2022-09-13T12:37:00Z">
                    <w:rPr>
                      <w:rFonts w:ascii="Calibri" w:hAnsi="Calibri" w:cs="Calibri"/>
                      <w:color w:val="000000"/>
                      <w:sz w:val="22"/>
                      <w:szCs w:val="22"/>
                    </w:rPr>
                  </w:rPrChange>
                </w:rPr>
                <w:t>0.39</w:t>
              </w:r>
            </w:ins>
          </w:p>
        </w:tc>
      </w:tr>
      <w:tr w:rsidR="00207938" w:rsidRPr="00207938" w:rsidTr="00207938">
        <w:trPr>
          <w:divId w:val="365297945"/>
          <w:trHeight w:val="300"/>
          <w:ins w:id="5163" w:author="Nick.Tolimieri" w:date="2022-09-13T12:37:00Z"/>
          <w:trPrChange w:id="5164" w:author="Nick.Tolimieri" w:date="2022-09-13T12:37:00Z">
            <w:trPr>
              <w:divId w:val="365297945"/>
              <w:trHeight w:val="300"/>
            </w:trPr>
          </w:trPrChange>
        </w:trPr>
        <w:tc>
          <w:tcPr>
            <w:tcW w:w="960" w:type="dxa"/>
            <w:noWrap/>
            <w:hideMark/>
            <w:tcPrChange w:id="51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66" w:author="Nick.Tolimieri" w:date="2022-09-13T12:37:00Z"/>
                <w:rFonts w:asciiTheme="minorHAnsi" w:eastAsiaTheme="minorHAnsi" w:hAnsiTheme="minorHAnsi" w:cstheme="minorBidi"/>
                <w:sz w:val="22"/>
                <w:szCs w:val="22"/>
                <w:rPrChange w:id="5167" w:author="Nick.Tolimieri" w:date="2022-09-13T12:37:00Z">
                  <w:rPr>
                    <w:ins w:id="5168" w:author="Nick.Tolimieri" w:date="2022-09-13T12:37:00Z"/>
                    <w:rFonts w:ascii="Calibri" w:hAnsi="Calibri" w:cs="Calibri"/>
                    <w:color w:val="000000"/>
                    <w:sz w:val="22"/>
                    <w:szCs w:val="22"/>
                  </w:rPr>
                </w:rPrChange>
              </w:rPr>
              <w:pPrChange w:id="5169" w:author="Nick.Tolimieri" w:date="2022-09-13T12:37:00Z">
                <w:pPr/>
              </w:pPrChange>
            </w:pPr>
            <w:proofErr w:type="spellStart"/>
            <w:ins w:id="5170" w:author="Nick.Tolimieri" w:date="2022-09-13T12:37:00Z">
              <w:r w:rsidRPr="00207938">
                <w:rPr>
                  <w:rFonts w:asciiTheme="minorHAnsi" w:eastAsiaTheme="minorHAnsi" w:hAnsiTheme="minorHAnsi" w:cstheme="minorBidi"/>
                  <w:sz w:val="22"/>
                  <w:szCs w:val="22"/>
                  <w:rPrChange w:id="517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17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17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174" w:author="Nick.Tolimieri" w:date="2022-09-13T12:37:00Z">
                    <w:rPr>
                      <w:rFonts w:ascii="Calibri" w:hAnsi="Calibri" w:cs="Calibri"/>
                      <w:color w:val="000000"/>
                      <w:sz w:val="22"/>
                      <w:szCs w:val="22"/>
                    </w:rPr>
                  </w:rPrChange>
                </w:rPr>
                <w:t xml:space="preserve"> B.</w:t>
              </w:r>
            </w:ins>
          </w:p>
        </w:tc>
        <w:tc>
          <w:tcPr>
            <w:tcW w:w="960" w:type="dxa"/>
            <w:noWrap/>
            <w:hideMark/>
            <w:tcPrChange w:id="51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76" w:author="Nick.Tolimieri" w:date="2022-09-13T12:37:00Z"/>
                <w:rFonts w:asciiTheme="minorHAnsi" w:eastAsiaTheme="minorHAnsi" w:hAnsiTheme="minorHAnsi" w:cstheme="minorBidi"/>
                <w:sz w:val="22"/>
                <w:szCs w:val="22"/>
                <w:rPrChange w:id="5177" w:author="Nick.Tolimieri" w:date="2022-09-13T12:37:00Z">
                  <w:rPr>
                    <w:ins w:id="5178" w:author="Nick.Tolimieri" w:date="2022-09-13T12:37:00Z"/>
                    <w:rFonts w:ascii="Calibri" w:hAnsi="Calibri" w:cs="Calibri"/>
                    <w:color w:val="000000"/>
                    <w:sz w:val="22"/>
                    <w:szCs w:val="22"/>
                  </w:rPr>
                </w:rPrChange>
              </w:rPr>
              <w:pPrChange w:id="5179" w:author="Nick.Tolimieri" w:date="2022-09-13T12:37:00Z">
                <w:pPr>
                  <w:jc w:val="right"/>
                </w:pPr>
              </w:pPrChange>
            </w:pPr>
            <w:ins w:id="5180" w:author="Nick.Tolimieri" w:date="2022-09-13T12:37:00Z">
              <w:r w:rsidRPr="00207938">
                <w:rPr>
                  <w:rFonts w:asciiTheme="minorHAnsi" w:eastAsiaTheme="minorHAnsi" w:hAnsiTheme="minorHAnsi" w:cstheme="minorBidi"/>
                  <w:sz w:val="22"/>
                  <w:szCs w:val="22"/>
                  <w:rPrChange w:id="5181" w:author="Nick.Tolimieri" w:date="2022-09-13T12:37:00Z">
                    <w:rPr>
                      <w:rFonts w:ascii="Calibri" w:hAnsi="Calibri" w:cs="Calibri"/>
                      <w:color w:val="000000"/>
                      <w:sz w:val="22"/>
                      <w:szCs w:val="22"/>
                    </w:rPr>
                  </w:rPrChange>
                </w:rPr>
                <w:t>1999</w:t>
              </w:r>
            </w:ins>
          </w:p>
        </w:tc>
        <w:tc>
          <w:tcPr>
            <w:tcW w:w="960" w:type="dxa"/>
            <w:noWrap/>
            <w:hideMark/>
            <w:tcPrChange w:id="51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83" w:author="Nick.Tolimieri" w:date="2022-09-13T12:37:00Z"/>
                <w:rFonts w:asciiTheme="minorHAnsi" w:eastAsiaTheme="minorHAnsi" w:hAnsiTheme="minorHAnsi" w:cstheme="minorBidi"/>
                <w:sz w:val="22"/>
                <w:szCs w:val="22"/>
                <w:rPrChange w:id="5184" w:author="Nick.Tolimieri" w:date="2022-09-13T12:37:00Z">
                  <w:rPr>
                    <w:ins w:id="5185" w:author="Nick.Tolimieri" w:date="2022-09-13T12:37:00Z"/>
                    <w:rFonts w:ascii="Calibri" w:hAnsi="Calibri" w:cs="Calibri"/>
                    <w:color w:val="000000"/>
                    <w:sz w:val="22"/>
                    <w:szCs w:val="22"/>
                  </w:rPr>
                </w:rPrChange>
              </w:rPr>
              <w:pPrChange w:id="5186" w:author="Nick.Tolimieri" w:date="2022-09-13T12:37:00Z">
                <w:pPr>
                  <w:jc w:val="right"/>
                </w:pPr>
              </w:pPrChange>
            </w:pPr>
            <w:ins w:id="5187" w:author="Nick.Tolimieri" w:date="2022-09-13T12:37:00Z">
              <w:r w:rsidRPr="00207938">
                <w:rPr>
                  <w:rFonts w:asciiTheme="minorHAnsi" w:eastAsiaTheme="minorHAnsi" w:hAnsiTheme="minorHAnsi" w:cstheme="minorBidi"/>
                  <w:sz w:val="22"/>
                  <w:szCs w:val="22"/>
                  <w:rPrChange w:id="5188" w:author="Nick.Tolimieri" w:date="2022-09-13T12:37:00Z">
                    <w:rPr>
                      <w:rFonts w:ascii="Calibri" w:hAnsi="Calibri" w:cs="Calibri"/>
                      <w:color w:val="000000"/>
                      <w:sz w:val="22"/>
                      <w:szCs w:val="22"/>
                    </w:rPr>
                  </w:rPrChange>
                </w:rPr>
                <w:t>0</w:t>
              </w:r>
            </w:ins>
          </w:p>
        </w:tc>
        <w:tc>
          <w:tcPr>
            <w:tcW w:w="960" w:type="dxa"/>
            <w:noWrap/>
            <w:hideMark/>
            <w:tcPrChange w:id="51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90" w:author="Nick.Tolimieri" w:date="2022-09-13T12:37:00Z"/>
                <w:rFonts w:asciiTheme="minorHAnsi" w:eastAsiaTheme="minorHAnsi" w:hAnsiTheme="minorHAnsi" w:cstheme="minorBidi"/>
                <w:sz w:val="22"/>
                <w:szCs w:val="22"/>
                <w:rPrChange w:id="5191" w:author="Nick.Tolimieri" w:date="2022-09-13T12:37:00Z">
                  <w:rPr>
                    <w:ins w:id="5192" w:author="Nick.Tolimieri" w:date="2022-09-13T12:37:00Z"/>
                    <w:rFonts w:ascii="Calibri" w:hAnsi="Calibri" w:cs="Calibri"/>
                    <w:color w:val="000000"/>
                    <w:sz w:val="22"/>
                    <w:szCs w:val="22"/>
                  </w:rPr>
                </w:rPrChange>
              </w:rPr>
              <w:pPrChange w:id="5193" w:author="Nick.Tolimieri" w:date="2022-09-13T12:37:00Z">
                <w:pPr>
                  <w:jc w:val="right"/>
                </w:pPr>
              </w:pPrChange>
            </w:pPr>
            <w:ins w:id="5194" w:author="Nick.Tolimieri" w:date="2022-09-13T12:37:00Z">
              <w:r w:rsidRPr="00207938">
                <w:rPr>
                  <w:rFonts w:asciiTheme="minorHAnsi" w:eastAsiaTheme="minorHAnsi" w:hAnsiTheme="minorHAnsi" w:cstheme="minorBidi"/>
                  <w:sz w:val="22"/>
                  <w:szCs w:val="22"/>
                  <w:rPrChange w:id="5195" w:author="Nick.Tolimieri" w:date="2022-09-13T12:37:00Z">
                    <w:rPr>
                      <w:rFonts w:ascii="Calibri" w:hAnsi="Calibri" w:cs="Calibri"/>
                      <w:color w:val="000000"/>
                      <w:sz w:val="22"/>
                      <w:szCs w:val="22"/>
                    </w:rPr>
                  </w:rPrChange>
                </w:rPr>
                <w:t>0</w:t>
              </w:r>
            </w:ins>
          </w:p>
        </w:tc>
        <w:tc>
          <w:tcPr>
            <w:tcW w:w="960" w:type="dxa"/>
            <w:noWrap/>
            <w:hideMark/>
            <w:tcPrChange w:id="51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197" w:author="Nick.Tolimieri" w:date="2022-09-13T12:37:00Z"/>
                <w:rFonts w:asciiTheme="minorHAnsi" w:eastAsiaTheme="minorHAnsi" w:hAnsiTheme="minorHAnsi" w:cstheme="minorBidi"/>
                <w:sz w:val="22"/>
                <w:szCs w:val="22"/>
                <w:rPrChange w:id="5198" w:author="Nick.Tolimieri" w:date="2022-09-13T12:37:00Z">
                  <w:rPr>
                    <w:ins w:id="5199" w:author="Nick.Tolimieri" w:date="2022-09-13T12:37:00Z"/>
                    <w:rFonts w:ascii="Calibri" w:hAnsi="Calibri" w:cs="Calibri"/>
                    <w:color w:val="000000"/>
                    <w:sz w:val="22"/>
                    <w:szCs w:val="22"/>
                  </w:rPr>
                </w:rPrChange>
              </w:rPr>
              <w:pPrChange w:id="5200" w:author="Nick.Tolimieri" w:date="2022-09-13T12:37:00Z">
                <w:pPr>
                  <w:jc w:val="right"/>
                </w:pPr>
              </w:pPrChange>
            </w:pPr>
            <w:ins w:id="5201" w:author="Nick.Tolimieri" w:date="2022-09-13T12:37:00Z">
              <w:r w:rsidRPr="00207938">
                <w:rPr>
                  <w:rFonts w:asciiTheme="minorHAnsi" w:eastAsiaTheme="minorHAnsi" w:hAnsiTheme="minorHAnsi" w:cstheme="minorBidi"/>
                  <w:sz w:val="22"/>
                  <w:szCs w:val="22"/>
                  <w:rPrChange w:id="5202" w:author="Nick.Tolimieri" w:date="2022-09-13T12:37:00Z">
                    <w:rPr>
                      <w:rFonts w:ascii="Calibri" w:hAnsi="Calibri" w:cs="Calibri"/>
                      <w:color w:val="000000"/>
                      <w:sz w:val="22"/>
                      <w:szCs w:val="22"/>
                    </w:rPr>
                  </w:rPrChange>
                </w:rPr>
                <w:t>0</w:t>
              </w:r>
            </w:ins>
          </w:p>
        </w:tc>
        <w:tc>
          <w:tcPr>
            <w:tcW w:w="960" w:type="dxa"/>
            <w:noWrap/>
            <w:hideMark/>
            <w:tcPrChange w:id="52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04" w:author="Nick.Tolimieri" w:date="2022-09-13T12:37:00Z"/>
                <w:rFonts w:asciiTheme="minorHAnsi" w:eastAsiaTheme="minorHAnsi" w:hAnsiTheme="minorHAnsi" w:cstheme="minorBidi"/>
                <w:sz w:val="22"/>
                <w:szCs w:val="22"/>
                <w:rPrChange w:id="5205" w:author="Nick.Tolimieri" w:date="2022-09-13T12:37:00Z">
                  <w:rPr>
                    <w:ins w:id="5206" w:author="Nick.Tolimieri" w:date="2022-09-13T12:37:00Z"/>
                    <w:rFonts w:ascii="Calibri" w:hAnsi="Calibri" w:cs="Calibri"/>
                    <w:color w:val="000000"/>
                    <w:sz w:val="22"/>
                    <w:szCs w:val="22"/>
                  </w:rPr>
                </w:rPrChange>
              </w:rPr>
              <w:pPrChange w:id="5207" w:author="Nick.Tolimieri" w:date="2022-09-13T12:37:00Z">
                <w:pPr>
                  <w:jc w:val="right"/>
                </w:pPr>
              </w:pPrChange>
            </w:pPr>
            <w:ins w:id="5208" w:author="Nick.Tolimieri" w:date="2022-09-13T12:37:00Z">
              <w:r w:rsidRPr="00207938">
                <w:rPr>
                  <w:rFonts w:asciiTheme="minorHAnsi" w:eastAsiaTheme="minorHAnsi" w:hAnsiTheme="minorHAnsi" w:cstheme="minorBidi"/>
                  <w:sz w:val="22"/>
                  <w:szCs w:val="22"/>
                  <w:rPrChange w:id="5209" w:author="Nick.Tolimieri" w:date="2022-09-13T12:37:00Z">
                    <w:rPr>
                      <w:rFonts w:ascii="Calibri" w:hAnsi="Calibri" w:cs="Calibri"/>
                      <w:color w:val="000000"/>
                      <w:sz w:val="22"/>
                      <w:szCs w:val="22"/>
                    </w:rPr>
                  </w:rPrChange>
                </w:rPr>
                <w:t>0</w:t>
              </w:r>
            </w:ins>
          </w:p>
        </w:tc>
        <w:tc>
          <w:tcPr>
            <w:tcW w:w="960" w:type="dxa"/>
            <w:noWrap/>
            <w:hideMark/>
            <w:tcPrChange w:id="52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11" w:author="Nick.Tolimieri" w:date="2022-09-13T12:37:00Z"/>
                <w:rFonts w:asciiTheme="minorHAnsi" w:eastAsiaTheme="minorHAnsi" w:hAnsiTheme="minorHAnsi" w:cstheme="minorBidi"/>
                <w:sz w:val="22"/>
                <w:szCs w:val="22"/>
                <w:rPrChange w:id="5212" w:author="Nick.Tolimieri" w:date="2022-09-13T12:37:00Z">
                  <w:rPr>
                    <w:ins w:id="5213" w:author="Nick.Tolimieri" w:date="2022-09-13T12:37:00Z"/>
                    <w:rFonts w:ascii="Calibri" w:hAnsi="Calibri" w:cs="Calibri"/>
                    <w:color w:val="000000"/>
                    <w:sz w:val="22"/>
                    <w:szCs w:val="22"/>
                  </w:rPr>
                </w:rPrChange>
              </w:rPr>
              <w:pPrChange w:id="5214" w:author="Nick.Tolimieri" w:date="2022-09-13T12:37:00Z">
                <w:pPr/>
              </w:pPrChange>
            </w:pPr>
            <w:ins w:id="5215" w:author="Nick.Tolimieri" w:date="2022-09-13T12:37:00Z">
              <w:r w:rsidRPr="00207938">
                <w:rPr>
                  <w:rFonts w:asciiTheme="minorHAnsi" w:eastAsiaTheme="minorHAnsi" w:hAnsiTheme="minorHAnsi" w:cstheme="minorBidi"/>
                  <w:sz w:val="22"/>
                  <w:szCs w:val="22"/>
                  <w:rPrChange w:id="5216" w:author="Nick.Tolimieri" w:date="2022-09-13T12:37:00Z">
                    <w:rPr>
                      <w:rFonts w:ascii="Calibri" w:hAnsi="Calibri" w:cs="Calibri"/>
                      <w:color w:val="000000"/>
                      <w:sz w:val="22"/>
                      <w:szCs w:val="22"/>
                    </w:rPr>
                  </w:rPrChange>
                </w:rPr>
                <w:t>NA</w:t>
              </w:r>
            </w:ins>
          </w:p>
        </w:tc>
        <w:tc>
          <w:tcPr>
            <w:tcW w:w="960" w:type="dxa"/>
            <w:noWrap/>
            <w:hideMark/>
            <w:tcPrChange w:id="52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18" w:author="Nick.Tolimieri" w:date="2022-09-13T12:37:00Z"/>
                <w:rFonts w:asciiTheme="minorHAnsi" w:eastAsiaTheme="minorHAnsi" w:hAnsiTheme="minorHAnsi" w:cstheme="minorBidi"/>
                <w:sz w:val="22"/>
                <w:szCs w:val="22"/>
                <w:rPrChange w:id="5219" w:author="Nick.Tolimieri" w:date="2022-09-13T12:37:00Z">
                  <w:rPr>
                    <w:ins w:id="5220" w:author="Nick.Tolimieri" w:date="2022-09-13T12:37:00Z"/>
                    <w:rFonts w:ascii="Calibri" w:hAnsi="Calibri" w:cs="Calibri"/>
                    <w:color w:val="000000"/>
                    <w:sz w:val="22"/>
                    <w:szCs w:val="22"/>
                  </w:rPr>
                </w:rPrChange>
              </w:rPr>
              <w:pPrChange w:id="5221" w:author="Nick.Tolimieri" w:date="2022-09-13T12:37:00Z">
                <w:pPr/>
              </w:pPrChange>
            </w:pPr>
            <w:ins w:id="5222" w:author="Nick.Tolimieri" w:date="2022-09-13T12:37:00Z">
              <w:r w:rsidRPr="00207938">
                <w:rPr>
                  <w:rFonts w:asciiTheme="minorHAnsi" w:eastAsiaTheme="minorHAnsi" w:hAnsiTheme="minorHAnsi" w:cstheme="minorBidi"/>
                  <w:sz w:val="22"/>
                  <w:szCs w:val="22"/>
                  <w:rPrChange w:id="5223" w:author="Nick.Tolimieri" w:date="2022-09-13T12:37:00Z">
                    <w:rPr>
                      <w:rFonts w:ascii="Calibri" w:hAnsi="Calibri" w:cs="Calibri"/>
                      <w:color w:val="000000"/>
                      <w:sz w:val="22"/>
                      <w:szCs w:val="22"/>
                    </w:rPr>
                  </w:rPrChange>
                </w:rPr>
                <w:t>NA</w:t>
              </w:r>
            </w:ins>
          </w:p>
        </w:tc>
        <w:tc>
          <w:tcPr>
            <w:tcW w:w="960" w:type="dxa"/>
            <w:noWrap/>
            <w:hideMark/>
            <w:tcPrChange w:id="52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25" w:author="Nick.Tolimieri" w:date="2022-09-13T12:37:00Z"/>
                <w:rFonts w:asciiTheme="minorHAnsi" w:eastAsiaTheme="minorHAnsi" w:hAnsiTheme="minorHAnsi" w:cstheme="minorBidi"/>
                <w:sz w:val="22"/>
                <w:szCs w:val="22"/>
                <w:rPrChange w:id="5226" w:author="Nick.Tolimieri" w:date="2022-09-13T12:37:00Z">
                  <w:rPr>
                    <w:ins w:id="5227" w:author="Nick.Tolimieri" w:date="2022-09-13T12:37:00Z"/>
                    <w:rFonts w:ascii="Calibri" w:hAnsi="Calibri" w:cs="Calibri"/>
                    <w:color w:val="000000"/>
                    <w:sz w:val="22"/>
                    <w:szCs w:val="22"/>
                  </w:rPr>
                </w:rPrChange>
              </w:rPr>
              <w:pPrChange w:id="5228" w:author="Nick.Tolimieri" w:date="2022-09-13T12:37:00Z">
                <w:pPr/>
              </w:pPrChange>
            </w:pPr>
            <w:ins w:id="5229" w:author="Nick.Tolimieri" w:date="2022-09-13T12:37:00Z">
              <w:r w:rsidRPr="00207938">
                <w:rPr>
                  <w:rFonts w:asciiTheme="minorHAnsi" w:eastAsiaTheme="minorHAnsi" w:hAnsiTheme="minorHAnsi" w:cstheme="minorBidi"/>
                  <w:sz w:val="22"/>
                  <w:szCs w:val="22"/>
                  <w:rPrChange w:id="5230" w:author="Nick.Tolimieri" w:date="2022-09-13T12:37:00Z">
                    <w:rPr>
                      <w:rFonts w:ascii="Calibri" w:hAnsi="Calibri" w:cs="Calibri"/>
                      <w:color w:val="000000"/>
                      <w:sz w:val="22"/>
                      <w:szCs w:val="22"/>
                    </w:rPr>
                  </w:rPrChange>
                </w:rPr>
                <w:t>NA</w:t>
              </w:r>
            </w:ins>
          </w:p>
        </w:tc>
        <w:tc>
          <w:tcPr>
            <w:tcW w:w="960" w:type="dxa"/>
            <w:noWrap/>
            <w:hideMark/>
            <w:tcPrChange w:id="52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32" w:author="Nick.Tolimieri" w:date="2022-09-13T12:37:00Z"/>
                <w:rFonts w:asciiTheme="minorHAnsi" w:eastAsiaTheme="minorHAnsi" w:hAnsiTheme="minorHAnsi" w:cstheme="minorBidi"/>
                <w:sz w:val="22"/>
                <w:szCs w:val="22"/>
                <w:rPrChange w:id="5233" w:author="Nick.Tolimieri" w:date="2022-09-13T12:37:00Z">
                  <w:rPr>
                    <w:ins w:id="5234" w:author="Nick.Tolimieri" w:date="2022-09-13T12:37:00Z"/>
                    <w:rFonts w:ascii="Calibri" w:hAnsi="Calibri" w:cs="Calibri"/>
                    <w:color w:val="000000"/>
                    <w:sz w:val="22"/>
                    <w:szCs w:val="22"/>
                  </w:rPr>
                </w:rPrChange>
              </w:rPr>
              <w:pPrChange w:id="5235" w:author="Nick.Tolimieri" w:date="2022-09-13T12:37:00Z">
                <w:pPr/>
              </w:pPrChange>
            </w:pPr>
            <w:ins w:id="5236" w:author="Nick.Tolimieri" w:date="2022-09-13T12:37:00Z">
              <w:r w:rsidRPr="00207938">
                <w:rPr>
                  <w:rFonts w:asciiTheme="minorHAnsi" w:eastAsiaTheme="minorHAnsi" w:hAnsiTheme="minorHAnsi" w:cstheme="minorBidi"/>
                  <w:sz w:val="22"/>
                  <w:szCs w:val="22"/>
                  <w:rPrChange w:id="5237"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5238" w:author="Nick.Tolimieri" w:date="2022-09-13T12:37:00Z"/>
          <w:trPrChange w:id="5239" w:author="Nick.Tolimieri" w:date="2022-09-13T12:37:00Z">
            <w:trPr>
              <w:divId w:val="365297945"/>
              <w:trHeight w:val="300"/>
            </w:trPr>
          </w:trPrChange>
        </w:trPr>
        <w:tc>
          <w:tcPr>
            <w:tcW w:w="960" w:type="dxa"/>
            <w:noWrap/>
            <w:hideMark/>
            <w:tcPrChange w:id="52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41" w:author="Nick.Tolimieri" w:date="2022-09-13T12:37:00Z"/>
                <w:rFonts w:asciiTheme="minorHAnsi" w:eastAsiaTheme="minorHAnsi" w:hAnsiTheme="minorHAnsi" w:cstheme="minorBidi"/>
                <w:sz w:val="22"/>
                <w:szCs w:val="22"/>
                <w:rPrChange w:id="5242" w:author="Nick.Tolimieri" w:date="2022-09-13T12:37:00Z">
                  <w:rPr>
                    <w:ins w:id="5243" w:author="Nick.Tolimieri" w:date="2022-09-13T12:37:00Z"/>
                    <w:rFonts w:ascii="Calibri" w:hAnsi="Calibri" w:cs="Calibri"/>
                    <w:color w:val="000000"/>
                    <w:sz w:val="22"/>
                    <w:szCs w:val="22"/>
                  </w:rPr>
                </w:rPrChange>
              </w:rPr>
              <w:pPrChange w:id="5244" w:author="Nick.Tolimieri" w:date="2022-09-13T12:37:00Z">
                <w:pPr/>
              </w:pPrChange>
            </w:pPr>
            <w:proofErr w:type="spellStart"/>
            <w:ins w:id="5245" w:author="Nick.Tolimieri" w:date="2022-09-13T12:37:00Z">
              <w:r w:rsidRPr="00207938">
                <w:rPr>
                  <w:rFonts w:asciiTheme="minorHAnsi" w:eastAsiaTheme="minorHAnsi" w:hAnsiTheme="minorHAnsi" w:cstheme="minorBidi"/>
                  <w:sz w:val="22"/>
                  <w:szCs w:val="22"/>
                  <w:rPrChange w:id="5246" w:author="Nick.Tolimieri" w:date="2022-09-13T12:37:00Z">
                    <w:rPr>
                      <w:rFonts w:ascii="Calibri" w:hAnsi="Calibri" w:cs="Calibri"/>
                      <w:color w:val="000000"/>
                      <w:sz w:val="22"/>
                      <w:szCs w:val="22"/>
                    </w:rPr>
                  </w:rPrChange>
                </w:rPr>
                <w:lastRenderedPageBreak/>
                <w:t>Tatoosh</w:t>
              </w:r>
              <w:proofErr w:type="spellEnd"/>
              <w:r w:rsidRPr="00207938">
                <w:rPr>
                  <w:rFonts w:asciiTheme="minorHAnsi" w:eastAsiaTheme="minorHAnsi" w:hAnsiTheme="minorHAnsi" w:cstheme="minorBidi"/>
                  <w:sz w:val="22"/>
                  <w:szCs w:val="22"/>
                  <w:rPrChange w:id="52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2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249" w:author="Nick.Tolimieri" w:date="2022-09-13T12:37:00Z">
                    <w:rPr>
                      <w:rFonts w:ascii="Calibri" w:hAnsi="Calibri" w:cs="Calibri"/>
                      <w:color w:val="000000"/>
                      <w:sz w:val="22"/>
                      <w:szCs w:val="22"/>
                    </w:rPr>
                  </w:rPrChange>
                </w:rPr>
                <w:t xml:space="preserve"> B.</w:t>
              </w:r>
            </w:ins>
          </w:p>
        </w:tc>
        <w:tc>
          <w:tcPr>
            <w:tcW w:w="960" w:type="dxa"/>
            <w:noWrap/>
            <w:hideMark/>
            <w:tcPrChange w:id="52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51" w:author="Nick.Tolimieri" w:date="2022-09-13T12:37:00Z"/>
                <w:rFonts w:asciiTheme="minorHAnsi" w:eastAsiaTheme="minorHAnsi" w:hAnsiTheme="minorHAnsi" w:cstheme="minorBidi"/>
                <w:sz w:val="22"/>
                <w:szCs w:val="22"/>
                <w:rPrChange w:id="5252" w:author="Nick.Tolimieri" w:date="2022-09-13T12:37:00Z">
                  <w:rPr>
                    <w:ins w:id="5253" w:author="Nick.Tolimieri" w:date="2022-09-13T12:37:00Z"/>
                    <w:rFonts w:ascii="Calibri" w:hAnsi="Calibri" w:cs="Calibri"/>
                    <w:color w:val="000000"/>
                    <w:sz w:val="22"/>
                    <w:szCs w:val="22"/>
                  </w:rPr>
                </w:rPrChange>
              </w:rPr>
              <w:pPrChange w:id="5254" w:author="Nick.Tolimieri" w:date="2022-09-13T12:37:00Z">
                <w:pPr>
                  <w:jc w:val="right"/>
                </w:pPr>
              </w:pPrChange>
            </w:pPr>
            <w:ins w:id="5255" w:author="Nick.Tolimieri" w:date="2022-09-13T12:37:00Z">
              <w:r w:rsidRPr="00207938">
                <w:rPr>
                  <w:rFonts w:asciiTheme="minorHAnsi" w:eastAsiaTheme="minorHAnsi" w:hAnsiTheme="minorHAnsi" w:cstheme="minorBidi"/>
                  <w:sz w:val="22"/>
                  <w:szCs w:val="22"/>
                  <w:rPrChange w:id="5256" w:author="Nick.Tolimieri" w:date="2022-09-13T12:37:00Z">
                    <w:rPr>
                      <w:rFonts w:ascii="Calibri" w:hAnsi="Calibri" w:cs="Calibri"/>
                      <w:color w:val="000000"/>
                      <w:sz w:val="22"/>
                      <w:szCs w:val="22"/>
                    </w:rPr>
                  </w:rPrChange>
                </w:rPr>
                <w:t>2000</w:t>
              </w:r>
            </w:ins>
          </w:p>
        </w:tc>
        <w:tc>
          <w:tcPr>
            <w:tcW w:w="960" w:type="dxa"/>
            <w:noWrap/>
            <w:hideMark/>
            <w:tcPrChange w:id="52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58" w:author="Nick.Tolimieri" w:date="2022-09-13T12:37:00Z"/>
                <w:rFonts w:asciiTheme="minorHAnsi" w:eastAsiaTheme="minorHAnsi" w:hAnsiTheme="minorHAnsi" w:cstheme="minorBidi"/>
                <w:sz w:val="22"/>
                <w:szCs w:val="22"/>
                <w:rPrChange w:id="5259" w:author="Nick.Tolimieri" w:date="2022-09-13T12:37:00Z">
                  <w:rPr>
                    <w:ins w:id="5260" w:author="Nick.Tolimieri" w:date="2022-09-13T12:37:00Z"/>
                    <w:rFonts w:ascii="Calibri" w:hAnsi="Calibri" w:cs="Calibri"/>
                    <w:color w:val="000000"/>
                    <w:sz w:val="22"/>
                    <w:szCs w:val="22"/>
                  </w:rPr>
                </w:rPrChange>
              </w:rPr>
              <w:pPrChange w:id="5261" w:author="Nick.Tolimieri" w:date="2022-09-13T12:37:00Z">
                <w:pPr>
                  <w:jc w:val="right"/>
                </w:pPr>
              </w:pPrChange>
            </w:pPr>
            <w:ins w:id="5262" w:author="Nick.Tolimieri" w:date="2022-09-13T12:37:00Z">
              <w:r w:rsidRPr="00207938">
                <w:rPr>
                  <w:rFonts w:asciiTheme="minorHAnsi" w:eastAsiaTheme="minorHAnsi" w:hAnsiTheme="minorHAnsi" w:cstheme="minorBidi"/>
                  <w:sz w:val="22"/>
                  <w:szCs w:val="22"/>
                  <w:rPrChange w:id="5263" w:author="Nick.Tolimieri" w:date="2022-09-13T12:37:00Z">
                    <w:rPr>
                      <w:rFonts w:ascii="Calibri" w:hAnsi="Calibri" w:cs="Calibri"/>
                      <w:color w:val="000000"/>
                      <w:sz w:val="22"/>
                      <w:szCs w:val="22"/>
                    </w:rPr>
                  </w:rPrChange>
                </w:rPr>
                <w:t>0</w:t>
              </w:r>
            </w:ins>
          </w:p>
        </w:tc>
        <w:tc>
          <w:tcPr>
            <w:tcW w:w="960" w:type="dxa"/>
            <w:noWrap/>
            <w:hideMark/>
            <w:tcPrChange w:id="52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65" w:author="Nick.Tolimieri" w:date="2022-09-13T12:37:00Z"/>
                <w:rFonts w:asciiTheme="minorHAnsi" w:eastAsiaTheme="minorHAnsi" w:hAnsiTheme="minorHAnsi" w:cstheme="minorBidi"/>
                <w:sz w:val="22"/>
                <w:szCs w:val="22"/>
                <w:rPrChange w:id="5266" w:author="Nick.Tolimieri" w:date="2022-09-13T12:37:00Z">
                  <w:rPr>
                    <w:ins w:id="5267" w:author="Nick.Tolimieri" w:date="2022-09-13T12:37:00Z"/>
                    <w:rFonts w:ascii="Calibri" w:hAnsi="Calibri" w:cs="Calibri"/>
                    <w:color w:val="000000"/>
                    <w:sz w:val="22"/>
                    <w:szCs w:val="22"/>
                  </w:rPr>
                </w:rPrChange>
              </w:rPr>
              <w:pPrChange w:id="5268" w:author="Nick.Tolimieri" w:date="2022-09-13T12:37:00Z">
                <w:pPr>
                  <w:jc w:val="right"/>
                </w:pPr>
              </w:pPrChange>
            </w:pPr>
            <w:ins w:id="5269" w:author="Nick.Tolimieri" w:date="2022-09-13T12:37:00Z">
              <w:r w:rsidRPr="00207938">
                <w:rPr>
                  <w:rFonts w:asciiTheme="minorHAnsi" w:eastAsiaTheme="minorHAnsi" w:hAnsiTheme="minorHAnsi" w:cstheme="minorBidi"/>
                  <w:sz w:val="22"/>
                  <w:szCs w:val="22"/>
                  <w:rPrChange w:id="5270" w:author="Nick.Tolimieri" w:date="2022-09-13T12:37:00Z">
                    <w:rPr>
                      <w:rFonts w:ascii="Calibri" w:hAnsi="Calibri" w:cs="Calibri"/>
                      <w:color w:val="000000"/>
                      <w:sz w:val="22"/>
                      <w:szCs w:val="22"/>
                    </w:rPr>
                  </w:rPrChange>
                </w:rPr>
                <w:t>0</w:t>
              </w:r>
            </w:ins>
          </w:p>
        </w:tc>
        <w:tc>
          <w:tcPr>
            <w:tcW w:w="960" w:type="dxa"/>
            <w:noWrap/>
            <w:hideMark/>
            <w:tcPrChange w:id="52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72" w:author="Nick.Tolimieri" w:date="2022-09-13T12:37:00Z"/>
                <w:rFonts w:asciiTheme="minorHAnsi" w:eastAsiaTheme="minorHAnsi" w:hAnsiTheme="minorHAnsi" w:cstheme="minorBidi"/>
                <w:sz w:val="22"/>
                <w:szCs w:val="22"/>
                <w:rPrChange w:id="5273" w:author="Nick.Tolimieri" w:date="2022-09-13T12:37:00Z">
                  <w:rPr>
                    <w:ins w:id="5274" w:author="Nick.Tolimieri" w:date="2022-09-13T12:37:00Z"/>
                    <w:rFonts w:ascii="Calibri" w:hAnsi="Calibri" w:cs="Calibri"/>
                    <w:color w:val="000000"/>
                    <w:sz w:val="22"/>
                    <w:szCs w:val="22"/>
                  </w:rPr>
                </w:rPrChange>
              </w:rPr>
              <w:pPrChange w:id="5275" w:author="Nick.Tolimieri" w:date="2022-09-13T12:37:00Z">
                <w:pPr>
                  <w:jc w:val="right"/>
                </w:pPr>
              </w:pPrChange>
            </w:pPr>
            <w:ins w:id="5276" w:author="Nick.Tolimieri" w:date="2022-09-13T12:37:00Z">
              <w:r w:rsidRPr="00207938">
                <w:rPr>
                  <w:rFonts w:asciiTheme="minorHAnsi" w:eastAsiaTheme="minorHAnsi" w:hAnsiTheme="minorHAnsi" w:cstheme="minorBidi"/>
                  <w:sz w:val="22"/>
                  <w:szCs w:val="22"/>
                  <w:rPrChange w:id="5277" w:author="Nick.Tolimieri" w:date="2022-09-13T12:37:00Z">
                    <w:rPr>
                      <w:rFonts w:ascii="Calibri" w:hAnsi="Calibri" w:cs="Calibri"/>
                      <w:color w:val="000000"/>
                      <w:sz w:val="22"/>
                      <w:szCs w:val="22"/>
                    </w:rPr>
                  </w:rPrChange>
                </w:rPr>
                <w:t>0</w:t>
              </w:r>
            </w:ins>
          </w:p>
        </w:tc>
        <w:tc>
          <w:tcPr>
            <w:tcW w:w="960" w:type="dxa"/>
            <w:noWrap/>
            <w:hideMark/>
            <w:tcPrChange w:id="52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79" w:author="Nick.Tolimieri" w:date="2022-09-13T12:37:00Z"/>
                <w:rFonts w:asciiTheme="minorHAnsi" w:eastAsiaTheme="minorHAnsi" w:hAnsiTheme="minorHAnsi" w:cstheme="minorBidi"/>
                <w:sz w:val="22"/>
                <w:szCs w:val="22"/>
                <w:rPrChange w:id="5280" w:author="Nick.Tolimieri" w:date="2022-09-13T12:37:00Z">
                  <w:rPr>
                    <w:ins w:id="5281" w:author="Nick.Tolimieri" w:date="2022-09-13T12:37:00Z"/>
                    <w:rFonts w:ascii="Calibri" w:hAnsi="Calibri" w:cs="Calibri"/>
                    <w:color w:val="000000"/>
                    <w:sz w:val="22"/>
                    <w:szCs w:val="22"/>
                  </w:rPr>
                </w:rPrChange>
              </w:rPr>
              <w:pPrChange w:id="5282" w:author="Nick.Tolimieri" w:date="2022-09-13T12:37:00Z">
                <w:pPr>
                  <w:jc w:val="right"/>
                </w:pPr>
              </w:pPrChange>
            </w:pPr>
            <w:ins w:id="5283" w:author="Nick.Tolimieri" w:date="2022-09-13T12:37:00Z">
              <w:r w:rsidRPr="00207938">
                <w:rPr>
                  <w:rFonts w:asciiTheme="minorHAnsi" w:eastAsiaTheme="minorHAnsi" w:hAnsiTheme="minorHAnsi" w:cstheme="minorBidi"/>
                  <w:sz w:val="22"/>
                  <w:szCs w:val="22"/>
                  <w:rPrChange w:id="5284" w:author="Nick.Tolimieri" w:date="2022-09-13T12:37:00Z">
                    <w:rPr>
                      <w:rFonts w:ascii="Calibri" w:hAnsi="Calibri" w:cs="Calibri"/>
                      <w:color w:val="000000"/>
                      <w:sz w:val="22"/>
                      <w:szCs w:val="22"/>
                    </w:rPr>
                  </w:rPrChange>
                </w:rPr>
                <w:t>0</w:t>
              </w:r>
            </w:ins>
          </w:p>
        </w:tc>
        <w:tc>
          <w:tcPr>
            <w:tcW w:w="960" w:type="dxa"/>
            <w:noWrap/>
            <w:hideMark/>
            <w:tcPrChange w:id="52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86" w:author="Nick.Tolimieri" w:date="2022-09-13T12:37:00Z"/>
                <w:rFonts w:asciiTheme="minorHAnsi" w:eastAsiaTheme="minorHAnsi" w:hAnsiTheme="minorHAnsi" w:cstheme="minorBidi"/>
                <w:sz w:val="22"/>
                <w:szCs w:val="22"/>
                <w:rPrChange w:id="5287" w:author="Nick.Tolimieri" w:date="2022-09-13T12:37:00Z">
                  <w:rPr>
                    <w:ins w:id="5288" w:author="Nick.Tolimieri" w:date="2022-09-13T12:37:00Z"/>
                    <w:rFonts w:ascii="Calibri" w:hAnsi="Calibri" w:cs="Calibri"/>
                    <w:color w:val="000000"/>
                    <w:sz w:val="22"/>
                    <w:szCs w:val="22"/>
                  </w:rPr>
                </w:rPrChange>
              </w:rPr>
              <w:pPrChange w:id="5289" w:author="Nick.Tolimieri" w:date="2022-09-13T12:37:00Z">
                <w:pPr/>
              </w:pPrChange>
            </w:pPr>
            <w:ins w:id="5290" w:author="Nick.Tolimieri" w:date="2022-09-13T12:37:00Z">
              <w:r w:rsidRPr="00207938">
                <w:rPr>
                  <w:rFonts w:asciiTheme="minorHAnsi" w:eastAsiaTheme="minorHAnsi" w:hAnsiTheme="minorHAnsi" w:cstheme="minorBidi"/>
                  <w:sz w:val="22"/>
                  <w:szCs w:val="22"/>
                  <w:rPrChange w:id="5291" w:author="Nick.Tolimieri" w:date="2022-09-13T12:37:00Z">
                    <w:rPr>
                      <w:rFonts w:ascii="Calibri" w:hAnsi="Calibri" w:cs="Calibri"/>
                      <w:color w:val="000000"/>
                      <w:sz w:val="22"/>
                      <w:szCs w:val="22"/>
                    </w:rPr>
                  </w:rPrChange>
                </w:rPr>
                <w:t>NA</w:t>
              </w:r>
            </w:ins>
          </w:p>
        </w:tc>
        <w:tc>
          <w:tcPr>
            <w:tcW w:w="960" w:type="dxa"/>
            <w:noWrap/>
            <w:hideMark/>
            <w:tcPrChange w:id="52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293" w:author="Nick.Tolimieri" w:date="2022-09-13T12:37:00Z"/>
                <w:rFonts w:asciiTheme="minorHAnsi" w:eastAsiaTheme="minorHAnsi" w:hAnsiTheme="minorHAnsi" w:cstheme="minorBidi"/>
                <w:sz w:val="22"/>
                <w:szCs w:val="22"/>
                <w:rPrChange w:id="5294" w:author="Nick.Tolimieri" w:date="2022-09-13T12:37:00Z">
                  <w:rPr>
                    <w:ins w:id="5295" w:author="Nick.Tolimieri" w:date="2022-09-13T12:37:00Z"/>
                    <w:rFonts w:ascii="Calibri" w:hAnsi="Calibri" w:cs="Calibri"/>
                    <w:color w:val="000000"/>
                    <w:sz w:val="22"/>
                    <w:szCs w:val="22"/>
                  </w:rPr>
                </w:rPrChange>
              </w:rPr>
              <w:pPrChange w:id="5296" w:author="Nick.Tolimieri" w:date="2022-09-13T12:37:00Z">
                <w:pPr/>
              </w:pPrChange>
            </w:pPr>
            <w:ins w:id="5297" w:author="Nick.Tolimieri" w:date="2022-09-13T12:37:00Z">
              <w:r w:rsidRPr="00207938">
                <w:rPr>
                  <w:rFonts w:asciiTheme="minorHAnsi" w:eastAsiaTheme="minorHAnsi" w:hAnsiTheme="minorHAnsi" w:cstheme="minorBidi"/>
                  <w:sz w:val="22"/>
                  <w:szCs w:val="22"/>
                  <w:rPrChange w:id="5298" w:author="Nick.Tolimieri" w:date="2022-09-13T12:37:00Z">
                    <w:rPr>
                      <w:rFonts w:ascii="Calibri" w:hAnsi="Calibri" w:cs="Calibri"/>
                      <w:color w:val="000000"/>
                      <w:sz w:val="22"/>
                      <w:szCs w:val="22"/>
                    </w:rPr>
                  </w:rPrChange>
                </w:rPr>
                <w:t>NA</w:t>
              </w:r>
            </w:ins>
          </w:p>
        </w:tc>
        <w:tc>
          <w:tcPr>
            <w:tcW w:w="960" w:type="dxa"/>
            <w:noWrap/>
            <w:hideMark/>
            <w:tcPrChange w:id="52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00" w:author="Nick.Tolimieri" w:date="2022-09-13T12:37:00Z"/>
                <w:rFonts w:asciiTheme="minorHAnsi" w:eastAsiaTheme="minorHAnsi" w:hAnsiTheme="minorHAnsi" w:cstheme="minorBidi"/>
                <w:sz w:val="22"/>
                <w:szCs w:val="22"/>
                <w:rPrChange w:id="5301" w:author="Nick.Tolimieri" w:date="2022-09-13T12:37:00Z">
                  <w:rPr>
                    <w:ins w:id="5302" w:author="Nick.Tolimieri" w:date="2022-09-13T12:37:00Z"/>
                    <w:rFonts w:ascii="Calibri" w:hAnsi="Calibri" w:cs="Calibri"/>
                    <w:color w:val="000000"/>
                    <w:sz w:val="22"/>
                    <w:szCs w:val="22"/>
                  </w:rPr>
                </w:rPrChange>
              </w:rPr>
              <w:pPrChange w:id="5303" w:author="Nick.Tolimieri" w:date="2022-09-13T12:37:00Z">
                <w:pPr/>
              </w:pPrChange>
            </w:pPr>
            <w:ins w:id="5304" w:author="Nick.Tolimieri" w:date="2022-09-13T12:37:00Z">
              <w:r w:rsidRPr="00207938">
                <w:rPr>
                  <w:rFonts w:asciiTheme="minorHAnsi" w:eastAsiaTheme="minorHAnsi" w:hAnsiTheme="minorHAnsi" w:cstheme="minorBidi"/>
                  <w:sz w:val="22"/>
                  <w:szCs w:val="22"/>
                  <w:rPrChange w:id="5305" w:author="Nick.Tolimieri" w:date="2022-09-13T12:37:00Z">
                    <w:rPr>
                      <w:rFonts w:ascii="Calibri" w:hAnsi="Calibri" w:cs="Calibri"/>
                      <w:color w:val="000000"/>
                      <w:sz w:val="22"/>
                      <w:szCs w:val="22"/>
                    </w:rPr>
                  </w:rPrChange>
                </w:rPr>
                <w:t>NA</w:t>
              </w:r>
            </w:ins>
          </w:p>
        </w:tc>
        <w:tc>
          <w:tcPr>
            <w:tcW w:w="960" w:type="dxa"/>
            <w:noWrap/>
            <w:hideMark/>
            <w:tcPrChange w:id="53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07" w:author="Nick.Tolimieri" w:date="2022-09-13T12:37:00Z"/>
                <w:rFonts w:asciiTheme="minorHAnsi" w:eastAsiaTheme="minorHAnsi" w:hAnsiTheme="minorHAnsi" w:cstheme="minorBidi"/>
                <w:sz w:val="22"/>
                <w:szCs w:val="22"/>
                <w:rPrChange w:id="5308" w:author="Nick.Tolimieri" w:date="2022-09-13T12:37:00Z">
                  <w:rPr>
                    <w:ins w:id="5309" w:author="Nick.Tolimieri" w:date="2022-09-13T12:37:00Z"/>
                    <w:rFonts w:ascii="Calibri" w:hAnsi="Calibri" w:cs="Calibri"/>
                    <w:color w:val="000000"/>
                    <w:sz w:val="22"/>
                    <w:szCs w:val="22"/>
                  </w:rPr>
                </w:rPrChange>
              </w:rPr>
              <w:pPrChange w:id="5310" w:author="Nick.Tolimieri" w:date="2022-09-13T12:37:00Z">
                <w:pPr/>
              </w:pPrChange>
            </w:pPr>
            <w:ins w:id="5311" w:author="Nick.Tolimieri" w:date="2022-09-13T12:37:00Z">
              <w:r w:rsidRPr="00207938">
                <w:rPr>
                  <w:rFonts w:asciiTheme="minorHAnsi" w:eastAsiaTheme="minorHAnsi" w:hAnsiTheme="minorHAnsi" w:cstheme="minorBidi"/>
                  <w:sz w:val="22"/>
                  <w:szCs w:val="22"/>
                  <w:rPrChange w:id="5312"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5313" w:author="Nick.Tolimieri" w:date="2022-09-13T12:37:00Z"/>
          <w:trPrChange w:id="5314" w:author="Nick.Tolimieri" w:date="2022-09-13T12:37:00Z">
            <w:trPr>
              <w:divId w:val="365297945"/>
              <w:trHeight w:val="300"/>
            </w:trPr>
          </w:trPrChange>
        </w:trPr>
        <w:tc>
          <w:tcPr>
            <w:tcW w:w="960" w:type="dxa"/>
            <w:noWrap/>
            <w:hideMark/>
            <w:tcPrChange w:id="53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16" w:author="Nick.Tolimieri" w:date="2022-09-13T12:37:00Z"/>
                <w:rFonts w:asciiTheme="minorHAnsi" w:eastAsiaTheme="minorHAnsi" w:hAnsiTheme="minorHAnsi" w:cstheme="minorBidi"/>
                <w:sz w:val="22"/>
                <w:szCs w:val="22"/>
                <w:rPrChange w:id="5317" w:author="Nick.Tolimieri" w:date="2022-09-13T12:37:00Z">
                  <w:rPr>
                    <w:ins w:id="5318" w:author="Nick.Tolimieri" w:date="2022-09-13T12:37:00Z"/>
                    <w:rFonts w:ascii="Calibri" w:hAnsi="Calibri" w:cs="Calibri"/>
                    <w:color w:val="000000"/>
                    <w:sz w:val="22"/>
                    <w:szCs w:val="22"/>
                  </w:rPr>
                </w:rPrChange>
              </w:rPr>
              <w:pPrChange w:id="5319" w:author="Nick.Tolimieri" w:date="2022-09-13T12:37:00Z">
                <w:pPr/>
              </w:pPrChange>
            </w:pPr>
            <w:proofErr w:type="spellStart"/>
            <w:ins w:id="5320" w:author="Nick.Tolimieri" w:date="2022-09-13T12:37:00Z">
              <w:r w:rsidRPr="00207938">
                <w:rPr>
                  <w:rFonts w:asciiTheme="minorHAnsi" w:eastAsiaTheme="minorHAnsi" w:hAnsiTheme="minorHAnsi" w:cstheme="minorBidi"/>
                  <w:sz w:val="22"/>
                  <w:szCs w:val="22"/>
                  <w:rPrChange w:id="532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3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3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324" w:author="Nick.Tolimieri" w:date="2022-09-13T12:37:00Z">
                    <w:rPr>
                      <w:rFonts w:ascii="Calibri" w:hAnsi="Calibri" w:cs="Calibri"/>
                      <w:color w:val="000000"/>
                      <w:sz w:val="22"/>
                      <w:szCs w:val="22"/>
                    </w:rPr>
                  </w:rPrChange>
                </w:rPr>
                <w:t xml:space="preserve"> B.</w:t>
              </w:r>
            </w:ins>
          </w:p>
        </w:tc>
        <w:tc>
          <w:tcPr>
            <w:tcW w:w="960" w:type="dxa"/>
            <w:noWrap/>
            <w:hideMark/>
            <w:tcPrChange w:id="53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26" w:author="Nick.Tolimieri" w:date="2022-09-13T12:37:00Z"/>
                <w:rFonts w:asciiTheme="minorHAnsi" w:eastAsiaTheme="minorHAnsi" w:hAnsiTheme="minorHAnsi" w:cstheme="minorBidi"/>
                <w:sz w:val="22"/>
                <w:szCs w:val="22"/>
                <w:rPrChange w:id="5327" w:author="Nick.Tolimieri" w:date="2022-09-13T12:37:00Z">
                  <w:rPr>
                    <w:ins w:id="5328" w:author="Nick.Tolimieri" w:date="2022-09-13T12:37:00Z"/>
                    <w:rFonts w:ascii="Calibri" w:hAnsi="Calibri" w:cs="Calibri"/>
                    <w:color w:val="000000"/>
                    <w:sz w:val="22"/>
                    <w:szCs w:val="22"/>
                  </w:rPr>
                </w:rPrChange>
              </w:rPr>
              <w:pPrChange w:id="5329" w:author="Nick.Tolimieri" w:date="2022-09-13T12:37:00Z">
                <w:pPr>
                  <w:jc w:val="right"/>
                </w:pPr>
              </w:pPrChange>
            </w:pPr>
            <w:ins w:id="5330" w:author="Nick.Tolimieri" w:date="2022-09-13T12:37:00Z">
              <w:r w:rsidRPr="00207938">
                <w:rPr>
                  <w:rFonts w:asciiTheme="minorHAnsi" w:eastAsiaTheme="minorHAnsi" w:hAnsiTheme="minorHAnsi" w:cstheme="minorBidi"/>
                  <w:sz w:val="22"/>
                  <w:szCs w:val="22"/>
                  <w:rPrChange w:id="5331" w:author="Nick.Tolimieri" w:date="2022-09-13T12:37:00Z">
                    <w:rPr>
                      <w:rFonts w:ascii="Calibri" w:hAnsi="Calibri" w:cs="Calibri"/>
                      <w:color w:val="000000"/>
                      <w:sz w:val="22"/>
                      <w:szCs w:val="22"/>
                    </w:rPr>
                  </w:rPrChange>
                </w:rPr>
                <w:t>2001</w:t>
              </w:r>
            </w:ins>
          </w:p>
        </w:tc>
        <w:tc>
          <w:tcPr>
            <w:tcW w:w="960" w:type="dxa"/>
            <w:noWrap/>
            <w:hideMark/>
            <w:tcPrChange w:id="53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33" w:author="Nick.Tolimieri" w:date="2022-09-13T12:37:00Z"/>
                <w:rFonts w:asciiTheme="minorHAnsi" w:eastAsiaTheme="minorHAnsi" w:hAnsiTheme="minorHAnsi" w:cstheme="minorBidi"/>
                <w:sz w:val="22"/>
                <w:szCs w:val="22"/>
                <w:rPrChange w:id="5334" w:author="Nick.Tolimieri" w:date="2022-09-13T12:37:00Z">
                  <w:rPr>
                    <w:ins w:id="5335" w:author="Nick.Tolimieri" w:date="2022-09-13T12:37:00Z"/>
                    <w:rFonts w:ascii="Calibri" w:hAnsi="Calibri" w:cs="Calibri"/>
                    <w:color w:val="000000"/>
                    <w:sz w:val="22"/>
                    <w:szCs w:val="22"/>
                  </w:rPr>
                </w:rPrChange>
              </w:rPr>
              <w:pPrChange w:id="5336" w:author="Nick.Tolimieri" w:date="2022-09-13T12:37:00Z">
                <w:pPr>
                  <w:jc w:val="right"/>
                </w:pPr>
              </w:pPrChange>
            </w:pPr>
            <w:ins w:id="5337" w:author="Nick.Tolimieri" w:date="2022-09-13T12:37:00Z">
              <w:r w:rsidRPr="00207938">
                <w:rPr>
                  <w:rFonts w:asciiTheme="minorHAnsi" w:eastAsiaTheme="minorHAnsi" w:hAnsiTheme="minorHAnsi" w:cstheme="minorBidi"/>
                  <w:sz w:val="22"/>
                  <w:szCs w:val="22"/>
                  <w:rPrChange w:id="5338" w:author="Nick.Tolimieri" w:date="2022-09-13T12:37:00Z">
                    <w:rPr>
                      <w:rFonts w:ascii="Calibri" w:hAnsi="Calibri" w:cs="Calibri"/>
                      <w:color w:val="000000"/>
                      <w:sz w:val="22"/>
                      <w:szCs w:val="22"/>
                    </w:rPr>
                  </w:rPrChange>
                </w:rPr>
                <w:t>0</w:t>
              </w:r>
            </w:ins>
          </w:p>
        </w:tc>
        <w:tc>
          <w:tcPr>
            <w:tcW w:w="960" w:type="dxa"/>
            <w:noWrap/>
            <w:hideMark/>
            <w:tcPrChange w:id="53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40" w:author="Nick.Tolimieri" w:date="2022-09-13T12:37:00Z"/>
                <w:rFonts w:asciiTheme="minorHAnsi" w:eastAsiaTheme="minorHAnsi" w:hAnsiTheme="minorHAnsi" w:cstheme="minorBidi"/>
                <w:sz w:val="22"/>
                <w:szCs w:val="22"/>
                <w:rPrChange w:id="5341" w:author="Nick.Tolimieri" w:date="2022-09-13T12:37:00Z">
                  <w:rPr>
                    <w:ins w:id="5342" w:author="Nick.Tolimieri" w:date="2022-09-13T12:37:00Z"/>
                    <w:rFonts w:ascii="Calibri" w:hAnsi="Calibri" w:cs="Calibri"/>
                    <w:color w:val="000000"/>
                    <w:sz w:val="22"/>
                    <w:szCs w:val="22"/>
                  </w:rPr>
                </w:rPrChange>
              </w:rPr>
              <w:pPrChange w:id="5343" w:author="Nick.Tolimieri" w:date="2022-09-13T12:37:00Z">
                <w:pPr>
                  <w:jc w:val="right"/>
                </w:pPr>
              </w:pPrChange>
            </w:pPr>
            <w:ins w:id="5344" w:author="Nick.Tolimieri" w:date="2022-09-13T12:37:00Z">
              <w:r w:rsidRPr="00207938">
                <w:rPr>
                  <w:rFonts w:asciiTheme="minorHAnsi" w:eastAsiaTheme="minorHAnsi" w:hAnsiTheme="minorHAnsi" w:cstheme="minorBidi"/>
                  <w:sz w:val="22"/>
                  <w:szCs w:val="22"/>
                  <w:rPrChange w:id="5345" w:author="Nick.Tolimieri" w:date="2022-09-13T12:37:00Z">
                    <w:rPr>
                      <w:rFonts w:ascii="Calibri" w:hAnsi="Calibri" w:cs="Calibri"/>
                      <w:color w:val="000000"/>
                      <w:sz w:val="22"/>
                      <w:szCs w:val="22"/>
                    </w:rPr>
                  </w:rPrChange>
                </w:rPr>
                <w:t>0</w:t>
              </w:r>
            </w:ins>
          </w:p>
        </w:tc>
        <w:tc>
          <w:tcPr>
            <w:tcW w:w="960" w:type="dxa"/>
            <w:noWrap/>
            <w:hideMark/>
            <w:tcPrChange w:id="53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47" w:author="Nick.Tolimieri" w:date="2022-09-13T12:37:00Z"/>
                <w:rFonts w:asciiTheme="minorHAnsi" w:eastAsiaTheme="minorHAnsi" w:hAnsiTheme="minorHAnsi" w:cstheme="minorBidi"/>
                <w:sz w:val="22"/>
                <w:szCs w:val="22"/>
                <w:rPrChange w:id="5348" w:author="Nick.Tolimieri" w:date="2022-09-13T12:37:00Z">
                  <w:rPr>
                    <w:ins w:id="5349" w:author="Nick.Tolimieri" w:date="2022-09-13T12:37:00Z"/>
                    <w:rFonts w:ascii="Calibri" w:hAnsi="Calibri" w:cs="Calibri"/>
                    <w:color w:val="000000"/>
                    <w:sz w:val="22"/>
                    <w:szCs w:val="22"/>
                  </w:rPr>
                </w:rPrChange>
              </w:rPr>
              <w:pPrChange w:id="5350" w:author="Nick.Tolimieri" w:date="2022-09-13T12:37:00Z">
                <w:pPr>
                  <w:jc w:val="right"/>
                </w:pPr>
              </w:pPrChange>
            </w:pPr>
            <w:ins w:id="5351" w:author="Nick.Tolimieri" w:date="2022-09-13T12:37:00Z">
              <w:r w:rsidRPr="00207938">
                <w:rPr>
                  <w:rFonts w:asciiTheme="minorHAnsi" w:eastAsiaTheme="minorHAnsi" w:hAnsiTheme="minorHAnsi" w:cstheme="minorBidi"/>
                  <w:sz w:val="22"/>
                  <w:szCs w:val="22"/>
                  <w:rPrChange w:id="5352" w:author="Nick.Tolimieri" w:date="2022-09-13T12:37:00Z">
                    <w:rPr>
                      <w:rFonts w:ascii="Calibri" w:hAnsi="Calibri" w:cs="Calibri"/>
                      <w:color w:val="000000"/>
                      <w:sz w:val="22"/>
                      <w:szCs w:val="22"/>
                    </w:rPr>
                  </w:rPrChange>
                </w:rPr>
                <w:t>0</w:t>
              </w:r>
            </w:ins>
          </w:p>
        </w:tc>
        <w:tc>
          <w:tcPr>
            <w:tcW w:w="960" w:type="dxa"/>
            <w:noWrap/>
            <w:hideMark/>
            <w:tcPrChange w:id="53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54" w:author="Nick.Tolimieri" w:date="2022-09-13T12:37:00Z"/>
                <w:rFonts w:asciiTheme="minorHAnsi" w:eastAsiaTheme="minorHAnsi" w:hAnsiTheme="minorHAnsi" w:cstheme="minorBidi"/>
                <w:sz w:val="22"/>
                <w:szCs w:val="22"/>
                <w:rPrChange w:id="5355" w:author="Nick.Tolimieri" w:date="2022-09-13T12:37:00Z">
                  <w:rPr>
                    <w:ins w:id="5356" w:author="Nick.Tolimieri" w:date="2022-09-13T12:37:00Z"/>
                    <w:rFonts w:ascii="Calibri" w:hAnsi="Calibri" w:cs="Calibri"/>
                    <w:color w:val="000000"/>
                    <w:sz w:val="22"/>
                    <w:szCs w:val="22"/>
                  </w:rPr>
                </w:rPrChange>
              </w:rPr>
              <w:pPrChange w:id="5357" w:author="Nick.Tolimieri" w:date="2022-09-13T12:37:00Z">
                <w:pPr>
                  <w:jc w:val="right"/>
                </w:pPr>
              </w:pPrChange>
            </w:pPr>
            <w:ins w:id="5358" w:author="Nick.Tolimieri" w:date="2022-09-13T12:37:00Z">
              <w:r w:rsidRPr="00207938">
                <w:rPr>
                  <w:rFonts w:asciiTheme="minorHAnsi" w:eastAsiaTheme="minorHAnsi" w:hAnsiTheme="minorHAnsi" w:cstheme="minorBidi"/>
                  <w:sz w:val="22"/>
                  <w:szCs w:val="22"/>
                  <w:rPrChange w:id="5359" w:author="Nick.Tolimieri" w:date="2022-09-13T12:37:00Z">
                    <w:rPr>
                      <w:rFonts w:ascii="Calibri" w:hAnsi="Calibri" w:cs="Calibri"/>
                      <w:color w:val="000000"/>
                      <w:sz w:val="22"/>
                      <w:szCs w:val="22"/>
                    </w:rPr>
                  </w:rPrChange>
                </w:rPr>
                <w:t>0</w:t>
              </w:r>
            </w:ins>
          </w:p>
        </w:tc>
        <w:tc>
          <w:tcPr>
            <w:tcW w:w="960" w:type="dxa"/>
            <w:noWrap/>
            <w:hideMark/>
            <w:tcPrChange w:id="53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61" w:author="Nick.Tolimieri" w:date="2022-09-13T12:37:00Z"/>
                <w:rFonts w:asciiTheme="minorHAnsi" w:eastAsiaTheme="minorHAnsi" w:hAnsiTheme="minorHAnsi" w:cstheme="minorBidi"/>
                <w:sz w:val="22"/>
                <w:szCs w:val="22"/>
                <w:rPrChange w:id="5362" w:author="Nick.Tolimieri" w:date="2022-09-13T12:37:00Z">
                  <w:rPr>
                    <w:ins w:id="5363" w:author="Nick.Tolimieri" w:date="2022-09-13T12:37:00Z"/>
                    <w:rFonts w:ascii="Calibri" w:hAnsi="Calibri" w:cs="Calibri"/>
                    <w:color w:val="000000"/>
                    <w:sz w:val="22"/>
                    <w:szCs w:val="22"/>
                  </w:rPr>
                </w:rPrChange>
              </w:rPr>
              <w:pPrChange w:id="5364" w:author="Nick.Tolimieri" w:date="2022-09-13T12:37:00Z">
                <w:pPr/>
              </w:pPrChange>
            </w:pPr>
            <w:ins w:id="5365" w:author="Nick.Tolimieri" w:date="2022-09-13T12:37:00Z">
              <w:r w:rsidRPr="00207938">
                <w:rPr>
                  <w:rFonts w:asciiTheme="minorHAnsi" w:eastAsiaTheme="minorHAnsi" w:hAnsiTheme="minorHAnsi" w:cstheme="minorBidi"/>
                  <w:sz w:val="22"/>
                  <w:szCs w:val="22"/>
                  <w:rPrChange w:id="5366" w:author="Nick.Tolimieri" w:date="2022-09-13T12:37:00Z">
                    <w:rPr>
                      <w:rFonts w:ascii="Calibri" w:hAnsi="Calibri" w:cs="Calibri"/>
                      <w:color w:val="000000"/>
                      <w:sz w:val="22"/>
                      <w:szCs w:val="22"/>
                    </w:rPr>
                  </w:rPrChange>
                </w:rPr>
                <w:t>NA</w:t>
              </w:r>
            </w:ins>
          </w:p>
        </w:tc>
        <w:tc>
          <w:tcPr>
            <w:tcW w:w="960" w:type="dxa"/>
            <w:noWrap/>
            <w:hideMark/>
            <w:tcPrChange w:id="53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68" w:author="Nick.Tolimieri" w:date="2022-09-13T12:37:00Z"/>
                <w:rFonts w:asciiTheme="minorHAnsi" w:eastAsiaTheme="minorHAnsi" w:hAnsiTheme="minorHAnsi" w:cstheme="minorBidi"/>
                <w:sz w:val="22"/>
                <w:szCs w:val="22"/>
                <w:rPrChange w:id="5369" w:author="Nick.Tolimieri" w:date="2022-09-13T12:37:00Z">
                  <w:rPr>
                    <w:ins w:id="5370" w:author="Nick.Tolimieri" w:date="2022-09-13T12:37:00Z"/>
                    <w:rFonts w:ascii="Calibri" w:hAnsi="Calibri" w:cs="Calibri"/>
                    <w:color w:val="000000"/>
                    <w:sz w:val="22"/>
                    <w:szCs w:val="22"/>
                  </w:rPr>
                </w:rPrChange>
              </w:rPr>
              <w:pPrChange w:id="5371" w:author="Nick.Tolimieri" w:date="2022-09-13T12:37:00Z">
                <w:pPr/>
              </w:pPrChange>
            </w:pPr>
            <w:ins w:id="5372" w:author="Nick.Tolimieri" w:date="2022-09-13T12:37:00Z">
              <w:r w:rsidRPr="00207938">
                <w:rPr>
                  <w:rFonts w:asciiTheme="minorHAnsi" w:eastAsiaTheme="minorHAnsi" w:hAnsiTheme="minorHAnsi" w:cstheme="minorBidi"/>
                  <w:sz w:val="22"/>
                  <w:szCs w:val="22"/>
                  <w:rPrChange w:id="5373" w:author="Nick.Tolimieri" w:date="2022-09-13T12:37:00Z">
                    <w:rPr>
                      <w:rFonts w:ascii="Calibri" w:hAnsi="Calibri" w:cs="Calibri"/>
                      <w:color w:val="000000"/>
                      <w:sz w:val="22"/>
                      <w:szCs w:val="22"/>
                    </w:rPr>
                  </w:rPrChange>
                </w:rPr>
                <w:t>NA</w:t>
              </w:r>
            </w:ins>
          </w:p>
        </w:tc>
        <w:tc>
          <w:tcPr>
            <w:tcW w:w="960" w:type="dxa"/>
            <w:noWrap/>
            <w:hideMark/>
            <w:tcPrChange w:id="53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75" w:author="Nick.Tolimieri" w:date="2022-09-13T12:37:00Z"/>
                <w:rFonts w:asciiTheme="minorHAnsi" w:eastAsiaTheme="minorHAnsi" w:hAnsiTheme="minorHAnsi" w:cstheme="minorBidi"/>
                <w:sz w:val="22"/>
                <w:szCs w:val="22"/>
                <w:rPrChange w:id="5376" w:author="Nick.Tolimieri" w:date="2022-09-13T12:37:00Z">
                  <w:rPr>
                    <w:ins w:id="5377" w:author="Nick.Tolimieri" w:date="2022-09-13T12:37:00Z"/>
                    <w:rFonts w:ascii="Calibri" w:hAnsi="Calibri" w:cs="Calibri"/>
                    <w:color w:val="000000"/>
                    <w:sz w:val="22"/>
                    <w:szCs w:val="22"/>
                  </w:rPr>
                </w:rPrChange>
              </w:rPr>
              <w:pPrChange w:id="5378" w:author="Nick.Tolimieri" w:date="2022-09-13T12:37:00Z">
                <w:pPr/>
              </w:pPrChange>
            </w:pPr>
            <w:ins w:id="5379" w:author="Nick.Tolimieri" w:date="2022-09-13T12:37:00Z">
              <w:r w:rsidRPr="00207938">
                <w:rPr>
                  <w:rFonts w:asciiTheme="minorHAnsi" w:eastAsiaTheme="minorHAnsi" w:hAnsiTheme="minorHAnsi" w:cstheme="minorBidi"/>
                  <w:sz w:val="22"/>
                  <w:szCs w:val="22"/>
                  <w:rPrChange w:id="5380" w:author="Nick.Tolimieri" w:date="2022-09-13T12:37:00Z">
                    <w:rPr>
                      <w:rFonts w:ascii="Calibri" w:hAnsi="Calibri" w:cs="Calibri"/>
                      <w:color w:val="000000"/>
                      <w:sz w:val="22"/>
                      <w:szCs w:val="22"/>
                    </w:rPr>
                  </w:rPrChange>
                </w:rPr>
                <w:t>NA</w:t>
              </w:r>
            </w:ins>
          </w:p>
        </w:tc>
        <w:tc>
          <w:tcPr>
            <w:tcW w:w="960" w:type="dxa"/>
            <w:noWrap/>
            <w:hideMark/>
            <w:tcPrChange w:id="53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82" w:author="Nick.Tolimieri" w:date="2022-09-13T12:37:00Z"/>
                <w:rFonts w:asciiTheme="minorHAnsi" w:eastAsiaTheme="minorHAnsi" w:hAnsiTheme="minorHAnsi" w:cstheme="minorBidi"/>
                <w:sz w:val="22"/>
                <w:szCs w:val="22"/>
                <w:rPrChange w:id="5383" w:author="Nick.Tolimieri" w:date="2022-09-13T12:37:00Z">
                  <w:rPr>
                    <w:ins w:id="5384" w:author="Nick.Tolimieri" w:date="2022-09-13T12:37:00Z"/>
                    <w:rFonts w:ascii="Calibri" w:hAnsi="Calibri" w:cs="Calibri"/>
                    <w:color w:val="000000"/>
                    <w:sz w:val="22"/>
                    <w:szCs w:val="22"/>
                  </w:rPr>
                </w:rPrChange>
              </w:rPr>
              <w:pPrChange w:id="5385" w:author="Nick.Tolimieri" w:date="2022-09-13T12:37:00Z">
                <w:pPr/>
              </w:pPrChange>
            </w:pPr>
            <w:ins w:id="5386" w:author="Nick.Tolimieri" w:date="2022-09-13T12:37:00Z">
              <w:r w:rsidRPr="00207938">
                <w:rPr>
                  <w:rFonts w:asciiTheme="minorHAnsi" w:eastAsiaTheme="minorHAnsi" w:hAnsiTheme="minorHAnsi" w:cstheme="minorBidi"/>
                  <w:sz w:val="22"/>
                  <w:szCs w:val="22"/>
                  <w:rPrChange w:id="5387"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5388" w:author="Nick.Tolimieri" w:date="2022-09-13T12:37:00Z"/>
          <w:trPrChange w:id="5389" w:author="Nick.Tolimieri" w:date="2022-09-13T12:37:00Z">
            <w:trPr>
              <w:divId w:val="365297945"/>
              <w:trHeight w:val="300"/>
            </w:trPr>
          </w:trPrChange>
        </w:trPr>
        <w:tc>
          <w:tcPr>
            <w:tcW w:w="960" w:type="dxa"/>
            <w:noWrap/>
            <w:hideMark/>
            <w:tcPrChange w:id="53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391" w:author="Nick.Tolimieri" w:date="2022-09-13T12:37:00Z"/>
                <w:rFonts w:asciiTheme="minorHAnsi" w:eastAsiaTheme="minorHAnsi" w:hAnsiTheme="minorHAnsi" w:cstheme="minorBidi"/>
                <w:sz w:val="22"/>
                <w:szCs w:val="22"/>
                <w:rPrChange w:id="5392" w:author="Nick.Tolimieri" w:date="2022-09-13T12:37:00Z">
                  <w:rPr>
                    <w:ins w:id="5393" w:author="Nick.Tolimieri" w:date="2022-09-13T12:37:00Z"/>
                    <w:rFonts w:ascii="Calibri" w:hAnsi="Calibri" w:cs="Calibri"/>
                    <w:color w:val="000000"/>
                    <w:sz w:val="22"/>
                    <w:szCs w:val="22"/>
                  </w:rPr>
                </w:rPrChange>
              </w:rPr>
              <w:pPrChange w:id="5394" w:author="Nick.Tolimieri" w:date="2022-09-13T12:37:00Z">
                <w:pPr/>
              </w:pPrChange>
            </w:pPr>
            <w:proofErr w:type="spellStart"/>
            <w:ins w:id="5395" w:author="Nick.Tolimieri" w:date="2022-09-13T12:37:00Z">
              <w:r w:rsidRPr="00207938">
                <w:rPr>
                  <w:rFonts w:asciiTheme="minorHAnsi" w:eastAsiaTheme="minorHAnsi" w:hAnsiTheme="minorHAnsi" w:cstheme="minorBidi"/>
                  <w:sz w:val="22"/>
                  <w:szCs w:val="22"/>
                  <w:rPrChange w:id="539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39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39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399" w:author="Nick.Tolimieri" w:date="2022-09-13T12:37:00Z">
                    <w:rPr>
                      <w:rFonts w:ascii="Calibri" w:hAnsi="Calibri" w:cs="Calibri"/>
                      <w:color w:val="000000"/>
                      <w:sz w:val="22"/>
                      <w:szCs w:val="22"/>
                    </w:rPr>
                  </w:rPrChange>
                </w:rPr>
                <w:t xml:space="preserve"> B.</w:t>
              </w:r>
            </w:ins>
          </w:p>
        </w:tc>
        <w:tc>
          <w:tcPr>
            <w:tcW w:w="960" w:type="dxa"/>
            <w:noWrap/>
            <w:hideMark/>
            <w:tcPrChange w:id="54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01" w:author="Nick.Tolimieri" w:date="2022-09-13T12:37:00Z"/>
                <w:rFonts w:asciiTheme="minorHAnsi" w:eastAsiaTheme="minorHAnsi" w:hAnsiTheme="minorHAnsi" w:cstheme="minorBidi"/>
                <w:sz w:val="22"/>
                <w:szCs w:val="22"/>
                <w:rPrChange w:id="5402" w:author="Nick.Tolimieri" w:date="2022-09-13T12:37:00Z">
                  <w:rPr>
                    <w:ins w:id="5403" w:author="Nick.Tolimieri" w:date="2022-09-13T12:37:00Z"/>
                    <w:rFonts w:ascii="Calibri" w:hAnsi="Calibri" w:cs="Calibri"/>
                    <w:color w:val="000000"/>
                    <w:sz w:val="22"/>
                    <w:szCs w:val="22"/>
                  </w:rPr>
                </w:rPrChange>
              </w:rPr>
              <w:pPrChange w:id="5404" w:author="Nick.Tolimieri" w:date="2022-09-13T12:37:00Z">
                <w:pPr>
                  <w:jc w:val="right"/>
                </w:pPr>
              </w:pPrChange>
            </w:pPr>
            <w:ins w:id="5405" w:author="Nick.Tolimieri" w:date="2022-09-13T12:37:00Z">
              <w:r w:rsidRPr="00207938">
                <w:rPr>
                  <w:rFonts w:asciiTheme="minorHAnsi" w:eastAsiaTheme="minorHAnsi" w:hAnsiTheme="minorHAnsi" w:cstheme="minorBidi"/>
                  <w:sz w:val="22"/>
                  <w:szCs w:val="22"/>
                  <w:rPrChange w:id="5406" w:author="Nick.Tolimieri" w:date="2022-09-13T12:37:00Z">
                    <w:rPr>
                      <w:rFonts w:ascii="Calibri" w:hAnsi="Calibri" w:cs="Calibri"/>
                      <w:color w:val="000000"/>
                      <w:sz w:val="22"/>
                      <w:szCs w:val="22"/>
                    </w:rPr>
                  </w:rPrChange>
                </w:rPr>
                <w:t>2002</w:t>
              </w:r>
            </w:ins>
          </w:p>
        </w:tc>
        <w:tc>
          <w:tcPr>
            <w:tcW w:w="960" w:type="dxa"/>
            <w:noWrap/>
            <w:hideMark/>
            <w:tcPrChange w:id="54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08" w:author="Nick.Tolimieri" w:date="2022-09-13T12:37:00Z"/>
                <w:rFonts w:asciiTheme="minorHAnsi" w:eastAsiaTheme="minorHAnsi" w:hAnsiTheme="minorHAnsi" w:cstheme="minorBidi"/>
                <w:sz w:val="22"/>
                <w:szCs w:val="22"/>
                <w:rPrChange w:id="5409" w:author="Nick.Tolimieri" w:date="2022-09-13T12:37:00Z">
                  <w:rPr>
                    <w:ins w:id="5410" w:author="Nick.Tolimieri" w:date="2022-09-13T12:37:00Z"/>
                    <w:rFonts w:ascii="Calibri" w:hAnsi="Calibri" w:cs="Calibri"/>
                    <w:color w:val="000000"/>
                    <w:sz w:val="22"/>
                    <w:szCs w:val="22"/>
                  </w:rPr>
                </w:rPrChange>
              </w:rPr>
              <w:pPrChange w:id="5411" w:author="Nick.Tolimieri" w:date="2022-09-13T12:37:00Z">
                <w:pPr>
                  <w:jc w:val="right"/>
                </w:pPr>
              </w:pPrChange>
            </w:pPr>
            <w:ins w:id="5412" w:author="Nick.Tolimieri" w:date="2022-09-13T12:37:00Z">
              <w:r w:rsidRPr="00207938">
                <w:rPr>
                  <w:rFonts w:asciiTheme="minorHAnsi" w:eastAsiaTheme="minorHAnsi" w:hAnsiTheme="minorHAnsi" w:cstheme="minorBidi"/>
                  <w:sz w:val="22"/>
                  <w:szCs w:val="22"/>
                  <w:rPrChange w:id="5413" w:author="Nick.Tolimieri" w:date="2022-09-13T12:37:00Z">
                    <w:rPr>
                      <w:rFonts w:ascii="Calibri" w:hAnsi="Calibri" w:cs="Calibri"/>
                      <w:color w:val="000000"/>
                      <w:sz w:val="22"/>
                      <w:szCs w:val="22"/>
                    </w:rPr>
                  </w:rPrChange>
                </w:rPr>
                <w:t>0</w:t>
              </w:r>
            </w:ins>
          </w:p>
        </w:tc>
        <w:tc>
          <w:tcPr>
            <w:tcW w:w="960" w:type="dxa"/>
            <w:noWrap/>
            <w:hideMark/>
            <w:tcPrChange w:id="54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15" w:author="Nick.Tolimieri" w:date="2022-09-13T12:37:00Z"/>
                <w:rFonts w:asciiTheme="minorHAnsi" w:eastAsiaTheme="minorHAnsi" w:hAnsiTheme="minorHAnsi" w:cstheme="minorBidi"/>
                <w:sz w:val="22"/>
                <w:szCs w:val="22"/>
                <w:rPrChange w:id="5416" w:author="Nick.Tolimieri" w:date="2022-09-13T12:37:00Z">
                  <w:rPr>
                    <w:ins w:id="5417" w:author="Nick.Tolimieri" w:date="2022-09-13T12:37:00Z"/>
                    <w:rFonts w:ascii="Calibri" w:hAnsi="Calibri" w:cs="Calibri"/>
                    <w:color w:val="000000"/>
                    <w:sz w:val="22"/>
                    <w:szCs w:val="22"/>
                  </w:rPr>
                </w:rPrChange>
              </w:rPr>
              <w:pPrChange w:id="5418" w:author="Nick.Tolimieri" w:date="2022-09-13T12:37:00Z">
                <w:pPr>
                  <w:jc w:val="right"/>
                </w:pPr>
              </w:pPrChange>
            </w:pPr>
            <w:ins w:id="5419" w:author="Nick.Tolimieri" w:date="2022-09-13T12:37:00Z">
              <w:r w:rsidRPr="00207938">
                <w:rPr>
                  <w:rFonts w:asciiTheme="minorHAnsi" w:eastAsiaTheme="minorHAnsi" w:hAnsiTheme="minorHAnsi" w:cstheme="minorBidi"/>
                  <w:sz w:val="22"/>
                  <w:szCs w:val="22"/>
                  <w:rPrChange w:id="5420" w:author="Nick.Tolimieri" w:date="2022-09-13T12:37:00Z">
                    <w:rPr>
                      <w:rFonts w:ascii="Calibri" w:hAnsi="Calibri" w:cs="Calibri"/>
                      <w:color w:val="000000"/>
                      <w:sz w:val="22"/>
                      <w:szCs w:val="22"/>
                    </w:rPr>
                  </w:rPrChange>
                </w:rPr>
                <w:t>12</w:t>
              </w:r>
            </w:ins>
          </w:p>
        </w:tc>
        <w:tc>
          <w:tcPr>
            <w:tcW w:w="960" w:type="dxa"/>
            <w:noWrap/>
            <w:hideMark/>
            <w:tcPrChange w:id="54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22" w:author="Nick.Tolimieri" w:date="2022-09-13T12:37:00Z"/>
                <w:rFonts w:asciiTheme="minorHAnsi" w:eastAsiaTheme="minorHAnsi" w:hAnsiTheme="minorHAnsi" w:cstheme="minorBidi"/>
                <w:sz w:val="22"/>
                <w:szCs w:val="22"/>
                <w:rPrChange w:id="5423" w:author="Nick.Tolimieri" w:date="2022-09-13T12:37:00Z">
                  <w:rPr>
                    <w:ins w:id="5424" w:author="Nick.Tolimieri" w:date="2022-09-13T12:37:00Z"/>
                    <w:rFonts w:ascii="Calibri" w:hAnsi="Calibri" w:cs="Calibri"/>
                    <w:color w:val="000000"/>
                    <w:sz w:val="22"/>
                    <w:szCs w:val="22"/>
                  </w:rPr>
                </w:rPrChange>
              </w:rPr>
              <w:pPrChange w:id="5425" w:author="Nick.Tolimieri" w:date="2022-09-13T12:37:00Z">
                <w:pPr>
                  <w:jc w:val="right"/>
                </w:pPr>
              </w:pPrChange>
            </w:pPr>
            <w:ins w:id="5426" w:author="Nick.Tolimieri" w:date="2022-09-13T12:37:00Z">
              <w:r w:rsidRPr="00207938">
                <w:rPr>
                  <w:rFonts w:asciiTheme="minorHAnsi" w:eastAsiaTheme="minorHAnsi" w:hAnsiTheme="minorHAnsi" w:cstheme="minorBidi"/>
                  <w:sz w:val="22"/>
                  <w:szCs w:val="22"/>
                  <w:rPrChange w:id="5427" w:author="Nick.Tolimieri" w:date="2022-09-13T12:37:00Z">
                    <w:rPr>
                      <w:rFonts w:ascii="Calibri" w:hAnsi="Calibri" w:cs="Calibri"/>
                      <w:color w:val="000000"/>
                      <w:sz w:val="22"/>
                      <w:szCs w:val="22"/>
                    </w:rPr>
                  </w:rPrChange>
                </w:rPr>
                <w:t>1</w:t>
              </w:r>
            </w:ins>
          </w:p>
        </w:tc>
        <w:tc>
          <w:tcPr>
            <w:tcW w:w="960" w:type="dxa"/>
            <w:noWrap/>
            <w:hideMark/>
            <w:tcPrChange w:id="54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29" w:author="Nick.Tolimieri" w:date="2022-09-13T12:37:00Z"/>
                <w:rFonts w:asciiTheme="minorHAnsi" w:eastAsiaTheme="minorHAnsi" w:hAnsiTheme="minorHAnsi" w:cstheme="minorBidi"/>
                <w:sz w:val="22"/>
                <w:szCs w:val="22"/>
                <w:rPrChange w:id="5430" w:author="Nick.Tolimieri" w:date="2022-09-13T12:37:00Z">
                  <w:rPr>
                    <w:ins w:id="5431" w:author="Nick.Tolimieri" w:date="2022-09-13T12:37:00Z"/>
                    <w:rFonts w:ascii="Calibri" w:hAnsi="Calibri" w:cs="Calibri"/>
                    <w:color w:val="000000"/>
                    <w:sz w:val="22"/>
                    <w:szCs w:val="22"/>
                  </w:rPr>
                </w:rPrChange>
              </w:rPr>
              <w:pPrChange w:id="5432" w:author="Nick.Tolimieri" w:date="2022-09-13T12:37:00Z">
                <w:pPr>
                  <w:jc w:val="right"/>
                </w:pPr>
              </w:pPrChange>
            </w:pPr>
            <w:ins w:id="5433" w:author="Nick.Tolimieri" w:date="2022-09-13T12:37:00Z">
              <w:r w:rsidRPr="00207938">
                <w:rPr>
                  <w:rFonts w:asciiTheme="minorHAnsi" w:eastAsiaTheme="minorHAnsi" w:hAnsiTheme="minorHAnsi" w:cstheme="minorBidi"/>
                  <w:sz w:val="22"/>
                  <w:szCs w:val="22"/>
                  <w:rPrChange w:id="5434" w:author="Nick.Tolimieri" w:date="2022-09-13T12:37:00Z">
                    <w:rPr>
                      <w:rFonts w:ascii="Calibri" w:hAnsi="Calibri" w:cs="Calibri"/>
                      <w:color w:val="000000"/>
                      <w:sz w:val="22"/>
                      <w:szCs w:val="22"/>
                    </w:rPr>
                  </w:rPrChange>
                </w:rPr>
                <w:t>13</w:t>
              </w:r>
            </w:ins>
          </w:p>
        </w:tc>
        <w:tc>
          <w:tcPr>
            <w:tcW w:w="960" w:type="dxa"/>
            <w:noWrap/>
            <w:hideMark/>
            <w:tcPrChange w:id="54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36" w:author="Nick.Tolimieri" w:date="2022-09-13T12:37:00Z"/>
                <w:rFonts w:asciiTheme="minorHAnsi" w:eastAsiaTheme="minorHAnsi" w:hAnsiTheme="minorHAnsi" w:cstheme="minorBidi"/>
                <w:sz w:val="22"/>
                <w:szCs w:val="22"/>
                <w:rPrChange w:id="5437" w:author="Nick.Tolimieri" w:date="2022-09-13T12:37:00Z">
                  <w:rPr>
                    <w:ins w:id="5438" w:author="Nick.Tolimieri" w:date="2022-09-13T12:37:00Z"/>
                    <w:rFonts w:ascii="Calibri" w:hAnsi="Calibri" w:cs="Calibri"/>
                    <w:color w:val="000000"/>
                    <w:sz w:val="22"/>
                    <w:szCs w:val="22"/>
                  </w:rPr>
                </w:rPrChange>
              </w:rPr>
              <w:pPrChange w:id="5439" w:author="Nick.Tolimieri" w:date="2022-09-13T12:37:00Z">
                <w:pPr>
                  <w:jc w:val="right"/>
                </w:pPr>
              </w:pPrChange>
            </w:pPr>
            <w:ins w:id="5440" w:author="Nick.Tolimieri" w:date="2022-09-13T12:37:00Z">
              <w:r w:rsidRPr="00207938">
                <w:rPr>
                  <w:rFonts w:asciiTheme="minorHAnsi" w:eastAsiaTheme="minorHAnsi" w:hAnsiTheme="minorHAnsi" w:cstheme="minorBidi"/>
                  <w:sz w:val="22"/>
                  <w:szCs w:val="22"/>
                  <w:rPrChange w:id="5441" w:author="Nick.Tolimieri" w:date="2022-09-13T12:37:00Z">
                    <w:rPr>
                      <w:rFonts w:ascii="Calibri" w:hAnsi="Calibri" w:cs="Calibri"/>
                      <w:color w:val="000000"/>
                      <w:sz w:val="22"/>
                      <w:szCs w:val="22"/>
                    </w:rPr>
                  </w:rPrChange>
                </w:rPr>
                <w:t>13</w:t>
              </w:r>
            </w:ins>
          </w:p>
        </w:tc>
        <w:tc>
          <w:tcPr>
            <w:tcW w:w="960" w:type="dxa"/>
            <w:noWrap/>
            <w:hideMark/>
            <w:tcPrChange w:id="54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43" w:author="Nick.Tolimieri" w:date="2022-09-13T12:37:00Z"/>
                <w:rFonts w:asciiTheme="minorHAnsi" w:eastAsiaTheme="minorHAnsi" w:hAnsiTheme="minorHAnsi" w:cstheme="minorBidi"/>
                <w:sz w:val="22"/>
                <w:szCs w:val="22"/>
                <w:rPrChange w:id="5444" w:author="Nick.Tolimieri" w:date="2022-09-13T12:37:00Z">
                  <w:rPr>
                    <w:ins w:id="5445" w:author="Nick.Tolimieri" w:date="2022-09-13T12:37:00Z"/>
                    <w:rFonts w:ascii="Calibri" w:hAnsi="Calibri" w:cs="Calibri"/>
                    <w:color w:val="000000"/>
                    <w:sz w:val="22"/>
                    <w:szCs w:val="22"/>
                  </w:rPr>
                </w:rPrChange>
              </w:rPr>
              <w:pPrChange w:id="5446" w:author="Nick.Tolimieri" w:date="2022-09-13T12:37:00Z">
                <w:pPr>
                  <w:jc w:val="right"/>
                </w:pPr>
              </w:pPrChange>
            </w:pPr>
            <w:ins w:id="5447" w:author="Nick.Tolimieri" w:date="2022-09-13T12:37:00Z">
              <w:r w:rsidRPr="00207938">
                <w:rPr>
                  <w:rFonts w:asciiTheme="minorHAnsi" w:eastAsiaTheme="minorHAnsi" w:hAnsiTheme="minorHAnsi" w:cstheme="minorBidi"/>
                  <w:sz w:val="22"/>
                  <w:szCs w:val="22"/>
                  <w:rPrChange w:id="5448" w:author="Nick.Tolimieri" w:date="2022-09-13T12:37:00Z">
                    <w:rPr>
                      <w:rFonts w:ascii="Calibri" w:hAnsi="Calibri" w:cs="Calibri"/>
                      <w:color w:val="000000"/>
                      <w:sz w:val="22"/>
                      <w:szCs w:val="22"/>
                    </w:rPr>
                  </w:rPrChange>
                </w:rPr>
                <w:t>13</w:t>
              </w:r>
            </w:ins>
          </w:p>
        </w:tc>
        <w:tc>
          <w:tcPr>
            <w:tcW w:w="960" w:type="dxa"/>
            <w:noWrap/>
            <w:hideMark/>
            <w:tcPrChange w:id="54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50" w:author="Nick.Tolimieri" w:date="2022-09-13T12:37:00Z"/>
                <w:rFonts w:asciiTheme="minorHAnsi" w:eastAsiaTheme="minorHAnsi" w:hAnsiTheme="minorHAnsi" w:cstheme="minorBidi"/>
                <w:sz w:val="22"/>
                <w:szCs w:val="22"/>
                <w:rPrChange w:id="5451" w:author="Nick.Tolimieri" w:date="2022-09-13T12:37:00Z">
                  <w:rPr>
                    <w:ins w:id="5452" w:author="Nick.Tolimieri" w:date="2022-09-13T12:37:00Z"/>
                    <w:rFonts w:ascii="Calibri" w:hAnsi="Calibri" w:cs="Calibri"/>
                    <w:color w:val="000000"/>
                    <w:sz w:val="22"/>
                    <w:szCs w:val="22"/>
                  </w:rPr>
                </w:rPrChange>
              </w:rPr>
              <w:pPrChange w:id="5453" w:author="Nick.Tolimieri" w:date="2022-09-13T12:37:00Z">
                <w:pPr>
                  <w:jc w:val="right"/>
                </w:pPr>
              </w:pPrChange>
            </w:pPr>
            <w:ins w:id="5454" w:author="Nick.Tolimieri" w:date="2022-09-13T12:37:00Z">
              <w:r w:rsidRPr="00207938">
                <w:rPr>
                  <w:rFonts w:asciiTheme="minorHAnsi" w:eastAsiaTheme="minorHAnsi" w:hAnsiTheme="minorHAnsi" w:cstheme="minorBidi"/>
                  <w:sz w:val="22"/>
                  <w:szCs w:val="22"/>
                  <w:rPrChange w:id="5455" w:author="Nick.Tolimieri" w:date="2022-09-13T12:37:00Z">
                    <w:rPr>
                      <w:rFonts w:ascii="Calibri" w:hAnsi="Calibri" w:cs="Calibri"/>
                      <w:color w:val="000000"/>
                      <w:sz w:val="22"/>
                      <w:szCs w:val="22"/>
                    </w:rPr>
                  </w:rPrChange>
                </w:rPr>
                <w:t>1.55</w:t>
              </w:r>
            </w:ins>
          </w:p>
        </w:tc>
        <w:tc>
          <w:tcPr>
            <w:tcW w:w="960" w:type="dxa"/>
            <w:noWrap/>
            <w:hideMark/>
            <w:tcPrChange w:id="54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57" w:author="Nick.Tolimieri" w:date="2022-09-13T12:37:00Z"/>
                <w:rFonts w:asciiTheme="minorHAnsi" w:eastAsiaTheme="minorHAnsi" w:hAnsiTheme="minorHAnsi" w:cstheme="minorBidi"/>
                <w:sz w:val="22"/>
                <w:szCs w:val="22"/>
                <w:rPrChange w:id="5458" w:author="Nick.Tolimieri" w:date="2022-09-13T12:37:00Z">
                  <w:rPr>
                    <w:ins w:id="5459" w:author="Nick.Tolimieri" w:date="2022-09-13T12:37:00Z"/>
                    <w:rFonts w:ascii="Calibri" w:hAnsi="Calibri" w:cs="Calibri"/>
                    <w:color w:val="000000"/>
                    <w:sz w:val="22"/>
                    <w:szCs w:val="22"/>
                  </w:rPr>
                </w:rPrChange>
              </w:rPr>
              <w:pPrChange w:id="5460" w:author="Nick.Tolimieri" w:date="2022-09-13T12:37:00Z">
                <w:pPr>
                  <w:jc w:val="right"/>
                </w:pPr>
              </w:pPrChange>
            </w:pPr>
            <w:ins w:id="5461" w:author="Nick.Tolimieri" w:date="2022-09-13T12:37:00Z">
              <w:r w:rsidRPr="00207938">
                <w:rPr>
                  <w:rFonts w:asciiTheme="minorHAnsi" w:eastAsiaTheme="minorHAnsi" w:hAnsiTheme="minorHAnsi" w:cstheme="minorBidi"/>
                  <w:sz w:val="22"/>
                  <w:szCs w:val="22"/>
                  <w:rPrChange w:id="5462" w:author="Nick.Tolimieri" w:date="2022-09-13T12:37:00Z">
                    <w:rPr>
                      <w:rFonts w:ascii="Calibri" w:hAnsi="Calibri" w:cs="Calibri"/>
                      <w:color w:val="000000"/>
                      <w:sz w:val="22"/>
                      <w:szCs w:val="22"/>
                    </w:rPr>
                  </w:rPrChange>
                </w:rPr>
                <w:t>0.24</w:t>
              </w:r>
            </w:ins>
          </w:p>
        </w:tc>
      </w:tr>
      <w:tr w:rsidR="00207938" w:rsidRPr="00207938" w:rsidTr="00207938">
        <w:trPr>
          <w:divId w:val="365297945"/>
          <w:trHeight w:val="300"/>
          <w:ins w:id="5463" w:author="Nick.Tolimieri" w:date="2022-09-13T12:37:00Z"/>
          <w:trPrChange w:id="5464" w:author="Nick.Tolimieri" w:date="2022-09-13T12:37:00Z">
            <w:trPr>
              <w:divId w:val="365297945"/>
              <w:trHeight w:val="300"/>
            </w:trPr>
          </w:trPrChange>
        </w:trPr>
        <w:tc>
          <w:tcPr>
            <w:tcW w:w="960" w:type="dxa"/>
            <w:noWrap/>
            <w:hideMark/>
            <w:tcPrChange w:id="54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66" w:author="Nick.Tolimieri" w:date="2022-09-13T12:37:00Z"/>
                <w:rFonts w:asciiTheme="minorHAnsi" w:eastAsiaTheme="minorHAnsi" w:hAnsiTheme="minorHAnsi" w:cstheme="minorBidi"/>
                <w:sz w:val="22"/>
                <w:szCs w:val="22"/>
                <w:rPrChange w:id="5467" w:author="Nick.Tolimieri" w:date="2022-09-13T12:37:00Z">
                  <w:rPr>
                    <w:ins w:id="5468" w:author="Nick.Tolimieri" w:date="2022-09-13T12:37:00Z"/>
                    <w:rFonts w:ascii="Calibri" w:hAnsi="Calibri" w:cs="Calibri"/>
                    <w:color w:val="000000"/>
                    <w:sz w:val="22"/>
                    <w:szCs w:val="22"/>
                  </w:rPr>
                </w:rPrChange>
              </w:rPr>
              <w:pPrChange w:id="5469" w:author="Nick.Tolimieri" w:date="2022-09-13T12:37:00Z">
                <w:pPr/>
              </w:pPrChange>
            </w:pPr>
            <w:proofErr w:type="spellStart"/>
            <w:ins w:id="5470" w:author="Nick.Tolimieri" w:date="2022-09-13T12:37:00Z">
              <w:r w:rsidRPr="00207938">
                <w:rPr>
                  <w:rFonts w:asciiTheme="minorHAnsi" w:eastAsiaTheme="minorHAnsi" w:hAnsiTheme="minorHAnsi" w:cstheme="minorBidi"/>
                  <w:sz w:val="22"/>
                  <w:szCs w:val="22"/>
                  <w:rPrChange w:id="547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47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47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474" w:author="Nick.Tolimieri" w:date="2022-09-13T12:37:00Z">
                    <w:rPr>
                      <w:rFonts w:ascii="Calibri" w:hAnsi="Calibri" w:cs="Calibri"/>
                      <w:color w:val="000000"/>
                      <w:sz w:val="22"/>
                      <w:szCs w:val="22"/>
                    </w:rPr>
                  </w:rPrChange>
                </w:rPr>
                <w:t xml:space="preserve"> B.</w:t>
              </w:r>
            </w:ins>
          </w:p>
        </w:tc>
        <w:tc>
          <w:tcPr>
            <w:tcW w:w="960" w:type="dxa"/>
            <w:noWrap/>
            <w:hideMark/>
            <w:tcPrChange w:id="54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76" w:author="Nick.Tolimieri" w:date="2022-09-13T12:37:00Z"/>
                <w:rFonts w:asciiTheme="minorHAnsi" w:eastAsiaTheme="minorHAnsi" w:hAnsiTheme="minorHAnsi" w:cstheme="minorBidi"/>
                <w:sz w:val="22"/>
                <w:szCs w:val="22"/>
                <w:rPrChange w:id="5477" w:author="Nick.Tolimieri" w:date="2022-09-13T12:37:00Z">
                  <w:rPr>
                    <w:ins w:id="5478" w:author="Nick.Tolimieri" w:date="2022-09-13T12:37:00Z"/>
                    <w:rFonts w:ascii="Calibri" w:hAnsi="Calibri" w:cs="Calibri"/>
                    <w:color w:val="000000"/>
                    <w:sz w:val="22"/>
                    <w:szCs w:val="22"/>
                  </w:rPr>
                </w:rPrChange>
              </w:rPr>
              <w:pPrChange w:id="5479" w:author="Nick.Tolimieri" w:date="2022-09-13T12:37:00Z">
                <w:pPr>
                  <w:jc w:val="right"/>
                </w:pPr>
              </w:pPrChange>
            </w:pPr>
            <w:ins w:id="5480" w:author="Nick.Tolimieri" w:date="2022-09-13T12:37:00Z">
              <w:r w:rsidRPr="00207938">
                <w:rPr>
                  <w:rFonts w:asciiTheme="minorHAnsi" w:eastAsiaTheme="minorHAnsi" w:hAnsiTheme="minorHAnsi" w:cstheme="minorBidi"/>
                  <w:sz w:val="22"/>
                  <w:szCs w:val="22"/>
                  <w:rPrChange w:id="5481" w:author="Nick.Tolimieri" w:date="2022-09-13T12:37:00Z">
                    <w:rPr>
                      <w:rFonts w:ascii="Calibri" w:hAnsi="Calibri" w:cs="Calibri"/>
                      <w:color w:val="000000"/>
                      <w:sz w:val="22"/>
                      <w:szCs w:val="22"/>
                    </w:rPr>
                  </w:rPrChange>
                </w:rPr>
                <w:t>2003</w:t>
              </w:r>
            </w:ins>
          </w:p>
        </w:tc>
        <w:tc>
          <w:tcPr>
            <w:tcW w:w="960" w:type="dxa"/>
            <w:noWrap/>
            <w:hideMark/>
            <w:tcPrChange w:id="54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83" w:author="Nick.Tolimieri" w:date="2022-09-13T12:37:00Z"/>
                <w:rFonts w:asciiTheme="minorHAnsi" w:eastAsiaTheme="minorHAnsi" w:hAnsiTheme="minorHAnsi" w:cstheme="minorBidi"/>
                <w:sz w:val="22"/>
                <w:szCs w:val="22"/>
                <w:rPrChange w:id="5484" w:author="Nick.Tolimieri" w:date="2022-09-13T12:37:00Z">
                  <w:rPr>
                    <w:ins w:id="5485" w:author="Nick.Tolimieri" w:date="2022-09-13T12:37:00Z"/>
                    <w:rFonts w:ascii="Calibri" w:hAnsi="Calibri" w:cs="Calibri"/>
                    <w:color w:val="000000"/>
                    <w:sz w:val="22"/>
                    <w:szCs w:val="22"/>
                  </w:rPr>
                </w:rPrChange>
              </w:rPr>
              <w:pPrChange w:id="5486" w:author="Nick.Tolimieri" w:date="2022-09-13T12:37:00Z">
                <w:pPr>
                  <w:jc w:val="right"/>
                </w:pPr>
              </w:pPrChange>
            </w:pPr>
            <w:ins w:id="5487" w:author="Nick.Tolimieri" w:date="2022-09-13T12:37:00Z">
              <w:r w:rsidRPr="00207938">
                <w:rPr>
                  <w:rFonts w:asciiTheme="minorHAnsi" w:eastAsiaTheme="minorHAnsi" w:hAnsiTheme="minorHAnsi" w:cstheme="minorBidi"/>
                  <w:sz w:val="22"/>
                  <w:szCs w:val="22"/>
                  <w:rPrChange w:id="5488" w:author="Nick.Tolimieri" w:date="2022-09-13T12:37:00Z">
                    <w:rPr>
                      <w:rFonts w:ascii="Calibri" w:hAnsi="Calibri" w:cs="Calibri"/>
                      <w:color w:val="000000"/>
                      <w:sz w:val="22"/>
                      <w:szCs w:val="22"/>
                    </w:rPr>
                  </w:rPrChange>
                </w:rPr>
                <w:t>0</w:t>
              </w:r>
            </w:ins>
          </w:p>
        </w:tc>
        <w:tc>
          <w:tcPr>
            <w:tcW w:w="960" w:type="dxa"/>
            <w:noWrap/>
            <w:hideMark/>
            <w:tcPrChange w:id="54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90" w:author="Nick.Tolimieri" w:date="2022-09-13T12:37:00Z"/>
                <w:rFonts w:asciiTheme="minorHAnsi" w:eastAsiaTheme="minorHAnsi" w:hAnsiTheme="minorHAnsi" w:cstheme="minorBidi"/>
                <w:sz w:val="22"/>
                <w:szCs w:val="22"/>
                <w:rPrChange w:id="5491" w:author="Nick.Tolimieri" w:date="2022-09-13T12:37:00Z">
                  <w:rPr>
                    <w:ins w:id="5492" w:author="Nick.Tolimieri" w:date="2022-09-13T12:37:00Z"/>
                    <w:rFonts w:ascii="Calibri" w:hAnsi="Calibri" w:cs="Calibri"/>
                    <w:color w:val="000000"/>
                    <w:sz w:val="22"/>
                    <w:szCs w:val="22"/>
                  </w:rPr>
                </w:rPrChange>
              </w:rPr>
              <w:pPrChange w:id="5493" w:author="Nick.Tolimieri" w:date="2022-09-13T12:37:00Z">
                <w:pPr>
                  <w:jc w:val="right"/>
                </w:pPr>
              </w:pPrChange>
            </w:pPr>
            <w:ins w:id="5494" w:author="Nick.Tolimieri" w:date="2022-09-13T12:37:00Z">
              <w:r w:rsidRPr="00207938">
                <w:rPr>
                  <w:rFonts w:asciiTheme="minorHAnsi" w:eastAsiaTheme="minorHAnsi" w:hAnsiTheme="minorHAnsi" w:cstheme="minorBidi"/>
                  <w:sz w:val="22"/>
                  <w:szCs w:val="22"/>
                  <w:rPrChange w:id="5495" w:author="Nick.Tolimieri" w:date="2022-09-13T12:37:00Z">
                    <w:rPr>
                      <w:rFonts w:ascii="Calibri" w:hAnsi="Calibri" w:cs="Calibri"/>
                      <w:color w:val="000000"/>
                      <w:sz w:val="22"/>
                      <w:szCs w:val="22"/>
                    </w:rPr>
                  </w:rPrChange>
                </w:rPr>
                <w:t>31</w:t>
              </w:r>
            </w:ins>
          </w:p>
        </w:tc>
        <w:tc>
          <w:tcPr>
            <w:tcW w:w="960" w:type="dxa"/>
            <w:noWrap/>
            <w:hideMark/>
            <w:tcPrChange w:id="54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497" w:author="Nick.Tolimieri" w:date="2022-09-13T12:37:00Z"/>
                <w:rFonts w:asciiTheme="minorHAnsi" w:eastAsiaTheme="minorHAnsi" w:hAnsiTheme="minorHAnsi" w:cstheme="minorBidi"/>
                <w:sz w:val="22"/>
                <w:szCs w:val="22"/>
                <w:rPrChange w:id="5498" w:author="Nick.Tolimieri" w:date="2022-09-13T12:37:00Z">
                  <w:rPr>
                    <w:ins w:id="5499" w:author="Nick.Tolimieri" w:date="2022-09-13T12:37:00Z"/>
                    <w:rFonts w:ascii="Calibri" w:hAnsi="Calibri" w:cs="Calibri"/>
                    <w:color w:val="000000"/>
                    <w:sz w:val="22"/>
                    <w:szCs w:val="22"/>
                  </w:rPr>
                </w:rPrChange>
              </w:rPr>
              <w:pPrChange w:id="5500" w:author="Nick.Tolimieri" w:date="2022-09-13T12:37:00Z">
                <w:pPr>
                  <w:jc w:val="right"/>
                </w:pPr>
              </w:pPrChange>
            </w:pPr>
            <w:ins w:id="5501" w:author="Nick.Tolimieri" w:date="2022-09-13T12:37:00Z">
              <w:r w:rsidRPr="00207938">
                <w:rPr>
                  <w:rFonts w:asciiTheme="minorHAnsi" w:eastAsiaTheme="minorHAnsi" w:hAnsiTheme="minorHAnsi" w:cstheme="minorBidi"/>
                  <w:sz w:val="22"/>
                  <w:szCs w:val="22"/>
                  <w:rPrChange w:id="5502" w:author="Nick.Tolimieri" w:date="2022-09-13T12:37:00Z">
                    <w:rPr>
                      <w:rFonts w:ascii="Calibri" w:hAnsi="Calibri" w:cs="Calibri"/>
                      <w:color w:val="000000"/>
                      <w:sz w:val="22"/>
                      <w:szCs w:val="22"/>
                    </w:rPr>
                  </w:rPrChange>
                </w:rPr>
                <w:t>3</w:t>
              </w:r>
            </w:ins>
          </w:p>
        </w:tc>
        <w:tc>
          <w:tcPr>
            <w:tcW w:w="960" w:type="dxa"/>
            <w:noWrap/>
            <w:hideMark/>
            <w:tcPrChange w:id="55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04" w:author="Nick.Tolimieri" w:date="2022-09-13T12:37:00Z"/>
                <w:rFonts w:asciiTheme="minorHAnsi" w:eastAsiaTheme="minorHAnsi" w:hAnsiTheme="minorHAnsi" w:cstheme="minorBidi"/>
                <w:sz w:val="22"/>
                <w:szCs w:val="22"/>
                <w:rPrChange w:id="5505" w:author="Nick.Tolimieri" w:date="2022-09-13T12:37:00Z">
                  <w:rPr>
                    <w:ins w:id="5506" w:author="Nick.Tolimieri" w:date="2022-09-13T12:37:00Z"/>
                    <w:rFonts w:ascii="Calibri" w:hAnsi="Calibri" w:cs="Calibri"/>
                    <w:color w:val="000000"/>
                    <w:sz w:val="22"/>
                    <w:szCs w:val="22"/>
                  </w:rPr>
                </w:rPrChange>
              </w:rPr>
              <w:pPrChange w:id="5507" w:author="Nick.Tolimieri" w:date="2022-09-13T12:37:00Z">
                <w:pPr>
                  <w:jc w:val="right"/>
                </w:pPr>
              </w:pPrChange>
            </w:pPr>
            <w:ins w:id="5508" w:author="Nick.Tolimieri" w:date="2022-09-13T12:37:00Z">
              <w:r w:rsidRPr="00207938">
                <w:rPr>
                  <w:rFonts w:asciiTheme="minorHAnsi" w:eastAsiaTheme="minorHAnsi" w:hAnsiTheme="minorHAnsi" w:cstheme="minorBidi"/>
                  <w:sz w:val="22"/>
                  <w:szCs w:val="22"/>
                  <w:rPrChange w:id="5509" w:author="Nick.Tolimieri" w:date="2022-09-13T12:37:00Z">
                    <w:rPr>
                      <w:rFonts w:ascii="Calibri" w:hAnsi="Calibri" w:cs="Calibri"/>
                      <w:color w:val="000000"/>
                      <w:sz w:val="22"/>
                      <w:szCs w:val="22"/>
                    </w:rPr>
                  </w:rPrChange>
                </w:rPr>
                <w:t>23</w:t>
              </w:r>
            </w:ins>
          </w:p>
        </w:tc>
        <w:tc>
          <w:tcPr>
            <w:tcW w:w="960" w:type="dxa"/>
            <w:noWrap/>
            <w:hideMark/>
            <w:tcPrChange w:id="55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11" w:author="Nick.Tolimieri" w:date="2022-09-13T12:37:00Z"/>
                <w:rFonts w:asciiTheme="minorHAnsi" w:eastAsiaTheme="minorHAnsi" w:hAnsiTheme="minorHAnsi" w:cstheme="minorBidi"/>
                <w:sz w:val="22"/>
                <w:szCs w:val="22"/>
                <w:rPrChange w:id="5512" w:author="Nick.Tolimieri" w:date="2022-09-13T12:37:00Z">
                  <w:rPr>
                    <w:ins w:id="5513" w:author="Nick.Tolimieri" w:date="2022-09-13T12:37:00Z"/>
                    <w:rFonts w:ascii="Calibri" w:hAnsi="Calibri" w:cs="Calibri"/>
                    <w:color w:val="000000"/>
                    <w:sz w:val="22"/>
                    <w:szCs w:val="22"/>
                  </w:rPr>
                </w:rPrChange>
              </w:rPr>
              <w:pPrChange w:id="5514" w:author="Nick.Tolimieri" w:date="2022-09-13T12:37:00Z">
                <w:pPr>
                  <w:jc w:val="right"/>
                </w:pPr>
              </w:pPrChange>
            </w:pPr>
            <w:ins w:id="5515" w:author="Nick.Tolimieri" w:date="2022-09-13T12:37:00Z">
              <w:r w:rsidRPr="00207938">
                <w:rPr>
                  <w:rFonts w:asciiTheme="minorHAnsi" w:eastAsiaTheme="minorHAnsi" w:hAnsiTheme="minorHAnsi" w:cstheme="minorBidi"/>
                  <w:sz w:val="22"/>
                  <w:szCs w:val="22"/>
                  <w:rPrChange w:id="5516" w:author="Nick.Tolimieri" w:date="2022-09-13T12:37:00Z">
                    <w:rPr>
                      <w:rFonts w:ascii="Calibri" w:hAnsi="Calibri" w:cs="Calibri"/>
                      <w:color w:val="000000"/>
                      <w:sz w:val="22"/>
                      <w:szCs w:val="22"/>
                    </w:rPr>
                  </w:rPrChange>
                </w:rPr>
                <w:t>5</w:t>
              </w:r>
            </w:ins>
          </w:p>
        </w:tc>
        <w:tc>
          <w:tcPr>
            <w:tcW w:w="960" w:type="dxa"/>
            <w:noWrap/>
            <w:hideMark/>
            <w:tcPrChange w:id="55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18" w:author="Nick.Tolimieri" w:date="2022-09-13T12:37:00Z"/>
                <w:rFonts w:asciiTheme="minorHAnsi" w:eastAsiaTheme="minorHAnsi" w:hAnsiTheme="minorHAnsi" w:cstheme="minorBidi"/>
                <w:sz w:val="22"/>
                <w:szCs w:val="22"/>
                <w:rPrChange w:id="5519" w:author="Nick.Tolimieri" w:date="2022-09-13T12:37:00Z">
                  <w:rPr>
                    <w:ins w:id="5520" w:author="Nick.Tolimieri" w:date="2022-09-13T12:37:00Z"/>
                    <w:rFonts w:ascii="Calibri" w:hAnsi="Calibri" w:cs="Calibri"/>
                    <w:color w:val="000000"/>
                    <w:sz w:val="22"/>
                    <w:szCs w:val="22"/>
                  </w:rPr>
                </w:rPrChange>
              </w:rPr>
              <w:pPrChange w:id="5521" w:author="Nick.Tolimieri" w:date="2022-09-13T12:37:00Z">
                <w:pPr>
                  <w:jc w:val="right"/>
                </w:pPr>
              </w:pPrChange>
            </w:pPr>
            <w:ins w:id="5522" w:author="Nick.Tolimieri" w:date="2022-09-13T12:37:00Z">
              <w:r w:rsidRPr="00207938">
                <w:rPr>
                  <w:rFonts w:asciiTheme="minorHAnsi" w:eastAsiaTheme="minorHAnsi" w:hAnsiTheme="minorHAnsi" w:cstheme="minorBidi"/>
                  <w:sz w:val="22"/>
                  <w:szCs w:val="22"/>
                  <w:rPrChange w:id="5523" w:author="Nick.Tolimieri" w:date="2022-09-13T12:37:00Z">
                    <w:rPr>
                      <w:rFonts w:ascii="Calibri" w:hAnsi="Calibri" w:cs="Calibri"/>
                      <w:color w:val="000000"/>
                      <w:sz w:val="22"/>
                      <w:szCs w:val="22"/>
                    </w:rPr>
                  </w:rPrChange>
                </w:rPr>
                <w:t>10</w:t>
              </w:r>
            </w:ins>
          </w:p>
        </w:tc>
        <w:tc>
          <w:tcPr>
            <w:tcW w:w="960" w:type="dxa"/>
            <w:noWrap/>
            <w:hideMark/>
            <w:tcPrChange w:id="55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25" w:author="Nick.Tolimieri" w:date="2022-09-13T12:37:00Z"/>
                <w:rFonts w:asciiTheme="minorHAnsi" w:eastAsiaTheme="minorHAnsi" w:hAnsiTheme="minorHAnsi" w:cstheme="minorBidi"/>
                <w:sz w:val="22"/>
                <w:szCs w:val="22"/>
                <w:rPrChange w:id="5526" w:author="Nick.Tolimieri" w:date="2022-09-13T12:37:00Z">
                  <w:rPr>
                    <w:ins w:id="5527" w:author="Nick.Tolimieri" w:date="2022-09-13T12:37:00Z"/>
                    <w:rFonts w:ascii="Calibri" w:hAnsi="Calibri" w:cs="Calibri"/>
                    <w:color w:val="000000"/>
                    <w:sz w:val="22"/>
                    <w:szCs w:val="22"/>
                  </w:rPr>
                </w:rPrChange>
              </w:rPr>
              <w:pPrChange w:id="5528" w:author="Nick.Tolimieri" w:date="2022-09-13T12:37:00Z">
                <w:pPr>
                  <w:jc w:val="right"/>
                </w:pPr>
              </w:pPrChange>
            </w:pPr>
            <w:ins w:id="5529" w:author="Nick.Tolimieri" w:date="2022-09-13T12:37:00Z">
              <w:r w:rsidRPr="00207938">
                <w:rPr>
                  <w:rFonts w:asciiTheme="minorHAnsi" w:eastAsiaTheme="minorHAnsi" w:hAnsiTheme="minorHAnsi" w:cstheme="minorBidi"/>
                  <w:sz w:val="22"/>
                  <w:szCs w:val="22"/>
                  <w:rPrChange w:id="5530" w:author="Nick.Tolimieri" w:date="2022-09-13T12:37:00Z">
                    <w:rPr>
                      <w:rFonts w:ascii="Calibri" w:hAnsi="Calibri" w:cs="Calibri"/>
                      <w:color w:val="000000"/>
                      <w:sz w:val="22"/>
                      <w:szCs w:val="22"/>
                    </w:rPr>
                  </w:rPrChange>
                </w:rPr>
                <w:t>1.67</w:t>
              </w:r>
            </w:ins>
          </w:p>
        </w:tc>
        <w:tc>
          <w:tcPr>
            <w:tcW w:w="960" w:type="dxa"/>
            <w:noWrap/>
            <w:hideMark/>
            <w:tcPrChange w:id="55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32" w:author="Nick.Tolimieri" w:date="2022-09-13T12:37:00Z"/>
                <w:rFonts w:asciiTheme="minorHAnsi" w:eastAsiaTheme="minorHAnsi" w:hAnsiTheme="minorHAnsi" w:cstheme="minorBidi"/>
                <w:sz w:val="22"/>
                <w:szCs w:val="22"/>
                <w:rPrChange w:id="5533" w:author="Nick.Tolimieri" w:date="2022-09-13T12:37:00Z">
                  <w:rPr>
                    <w:ins w:id="5534" w:author="Nick.Tolimieri" w:date="2022-09-13T12:37:00Z"/>
                    <w:rFonts w:ascii="Calibri" w:hAnsi="Calibri" w:cs="Calibri"/>
                    <w:color w:val="000000"/>
                    <w:sz w:val="22"/>
                    <w:szCs w:val="22"/>
                  </w:rPr>
                </w:rPrChange>
              </w:rPr>
              <w:pPrChange w:id="5535" w:author="Nick.Tolimieri" w:date="2022-09-13T12:37:00Z">
                <w:pPr>
                  <w:jc w:val="right"/>
                </w:pPr>
              </w:pPrChange>
            </w:pPr>
            <w:ins w:id="5536" w:author="Nick.Tolimieri" w:date="2022-09-13T12:37:00Z">
              <w:r w:rsidRPr="00207938">
                <w:rPr>
                  <w:rFonts w:asciiTheme="minorHAnsi" w:eastAsiaTheme="minorHAnsi" w:hAnsiTheme="minorHAnsi" w:cstheme="minorBidi"/>
                  <w:sz w:val="22"/>
                  <w:szCs w:val="22"/>
                  <w:rPrChange w:id="5537" w:author="Nick.Tolimieri" w:date="2022-09-13T12:37:00Z">
                    <w:rPr>
                      <w:rFonts w:ascii="Calibri" w:hAnsi="Calibri" w:cs="Calibri"/>
                      <w:color w:val="000000"/>
                      <w:sz w:val="22"/>
                      <w:szCs w:val="22"/>
                    </w:rPr>
                  </w:rPrChange>
                </w:rPr>
                <w:t>0.27</w:t>
              </w:r>
            </w:ins>
          </w:p>
        </w:tc>
      </w:tr>
      <w:tr w:rsidR="00207938" w:rsidRPr="00207938" w:rsidTr="00207938">
        <w:trPr>
          <w:divId w:val="365297945"/>
          <w:trHeight w:val="300"/>
          <w:ins w:id="5538" w:author="Nick.Tolimieri" w:date="2022-09-13T12:37:00Z"/>
          <w:trPrChange w:id="5539" w:author="Nick.Tolimieri" w:date="2022-09-13T12:37:00Z">
            <w:trPr>
              <w:divId w:val="365297945"/>
              <w:trHeight w:val="300"/>
            </w:trPr>
          </w:trPrChange>
        </w:trPr>
        <w:tc>
          <w:tcPr>
            <w:tcW w:w="960" w:type="dxa"/>
            <w:noWrap/>
            <w:hideMark/>
            <w:tcPrChange w:id="55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41" w:author="Nick.Tolimieri" w:date="2022-09-13T12:37:00Z"/>
                <w:rFonts w:asciiTheme="minorHAnsi" w:eastAsiaTheme="minorHAnsi" w:hAnsiTheme="minorHAnsi" w:cstheme="minorBidi"/>
                <w:sz w:val="22"/>
                <w:szCs w:val="22"/>
                <w:rPrChange w:id="5542" w:author="Nick.Tolimieri" w:date="2022-09-13T12:37:00Z">
                  <w:rPr>
                    <w:ins w:id="5543" w:author="Nick.Tolimieri" w:date="2022-09-13T12:37:00Z"/>
                    <w:rFonts w:ascii="Calibri" w:hAnsi="Calibri" w:cs="Calibri"/>
                    <w:color w:val="000000"/>
                    <w:sz w:val="22"/>
                    <w:szCs w:val="22"/>
                  </w:rPr>
                </w:rPrChange>
              </w:rPr>
              <w:pPrChange w:id="5544" w:author="Nick.Tolimieri" w:date="2022-09-13T12:37:00Z">
                <w:pPr/>
              </w:pPrChange>
            </w:pPr>
            <w:proofErr w:type="spellStart"/>
            <w:ins w:id="5545" w:author="Nick.Tolimieri" w:date="2022-09-13T12:37:00Z">
              <w:r w:rsidRPr="00207938">
                <w:rPr>
                  <w:rFonts w:asciiTheme="minorHAnsi" w:eastAsiaTheme="minorHAnsi" w:hAnsiTheme="minorHAnsi" w:cstheme="minorBidi"/>
                  <w:sz w:val="22"/>
                  <w:szCs w:val="22"/>
                  <w:rPrChange w:id="554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5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5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549" w:author="Nick.Tolimieri" w:date="2022-09-13T12:37:00Z">
                    <w:rPr>
                      <w:rFonts w:ascii="Calibri" w:hAnsi="Calibri" w:cs="Calibri"/>
                      <w:color w:val="000000"/>
                      <w:sz w:val="22"/>
                      <w:szCs w:val="22"/>
                    </w:rPr>
                  </w:rPrChange>
                </w:rPr>
                <w:t xml:space="preserve"> B.</w:t>
              </w:r>
            </w:ins>
          </w:p>
        </w:tc>
        <w:tc>
          <w:tcPr>
            <w:tcW w:w="960" w:type="dxa"/>
            <w:noWrap/>
            <w:hideMark/>
            <w:tcPrChange w:id="55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51" w:author="Nick.Tolimieri" w:date="2022-09-13T12:37:00Z"/>
                <w:rFonts w:asciiTheme="minorHAnsi" w:eastAsiaTheme="minorHAnsi" w:hAnsiTheme="minorHAnsi" w:cstheme="minorBidi"/>
                <w:sz w:val="22"/>
                <w:szCs w:val="22"/>
                <w:rPrChange w:id="5552" w:author="Nick.Tolimieri" w:date="2022-09-13T12:37:00Z">
                  <w:rPr>
                    <w:ins w:id="5553" w:author="Nick.Tolimieri" w:date="2022-09-13T12:37:00Z"/>
                    <w:rFonts w:ascii="Calibri" w:hAnsi="Calibri" w:cs="Calibri"/>
                    <w:color w:val="000000"/>
                    <w:sz w:val="22"/>
                    <w:szCs w:val="22"/>
                  </w:rPr>
                </w:rPrChange>
              </w:rPr>
              <w:pPrChange w:id="5554" w:author="Nick.Tolimieri" w:date="2022-09-13T12:37:00Z">
                <w:pPr>
                  <w:jc w:val="right"/>
                </w:pPr>
              </w:pPrChange>
            </w:pPr>
            <w:ins w:id="5555" w:author="Nick.Tolimieri" w:date="2022-09-13T12:37:00Z">
              <w:r w:rsidRPr="00207938">
                <w:rPr>
                  <w:rFonts w:asciiTheme="minorHAnsi" w:eastAsiaTheme="minorHAnsi" w:hAnsiTheme="minorHAnsi" w:cstheme="minorBidi"/>
                  <w:sz w:val="22"/>
                  <w:szCs w:val="22"/>
                  <w:rPrChange w:id="5556" w:author="Nick.Tolimieri" w:date="2022-09-13T12:37:00Z">
                    <w:rPr>
                      <w:rFonts w:ascii="Calibri" w:hAnsi="Calibri" w:cs="Calibri"/>
                      <w:color w:val="000000"/>
                      <w:sz w:val="22"/>
                      <w:szCs w:val="22"/>
                    </w:rPr>
                  </w:rPrChange>
                </w:rPr>
                <w:t>2004</w:t>
              </w:r>
            </w:ins>
          </w:p>
        </w:tc>
        <w:tc>
          <w:tcPr>
            <w:tcW w:w="960" w:type="dxa"/>
            <w:noWrap/>
            <w:hideMark/>
            <w:tcPrChange w:id="55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58" w:author="Nick.Tolimieri" w:date="2022-09-13T12:37:00Z"/>
                <w:rFonts w:asciiTheme="minorHAnsi" w:eastAsiaTheme="minorHAnsi" w:hAnsiTheme="minorHAnsi" w:cstheme="minorBidi"/>
                <w:sz w:val="22"/>
                <w:szCs w:val="22"/>
                <w:rPrChange w:id="5559" w:author="Nick.Tolimieri" w:date="2022-09-13T12:37:00Z">
                  <w:rPr>
                    <w:ins w:id="5560" w:author="Nick.Tolimieri" w:date="2022-09-13T12:37:00Z"/>
                    <w:rFonts w:ascii="Calibri" w:hAnsi="Calibri" w:cs="Calibri"/>
                    <w:color w:val="000000"/>
                    <w:sz w:val="22"/>
                    <w:szCs w:val="22"/>
                  </w:rPr>
                </w:rPrChange>
              </w:rPr>
              <w:pPrChange w:id="5561" w:author="Nick.Tolimieri" w:date="2022-09-13T12:37:00Z">
                <w:pPr>
                  <w:jc w:val="right"/>
                </w:pPr>
              </w:pPrChange>
            </w:pPr>
            <w:ins w:id="5562" w:author="Nick.Tolimieri" w:date="2022-09-13T12:37:00Z">
              <w:r w:rsidRPr="00207938">
                <w:rPr>
                  <w:rFonts w:asciiTheme="minorHAnsi" w:eastAsiaTheme="minorHAnsi" w:hAnsiTheme="minorHAnsi" w:cstheme="minorBidi"/>
                  <w:sz w:val="22"/>
                  <w:szCs w:val="22"/>
                  <w:rPrChange w:id="5563" w:author="Nick.Tolimieri" w:date="2022-09-13T12:37:00Z">
                    <w:rPr>
                      <w:rFonts w:ascii="Calibri" w:hAnsi="Calibri" w:cs="Calibri"/>
                      <w:color w:val="000000"/>
                      <w:sz w:val="22"/>
                      <w:szCs w:val="22"/>
                    </w:rPr>
                  </w:rPrChange>
                </w:rPr>
                <w:t>0</w:t>
              </w:r>
            </w:ins>
          </w:p>
        </w:tc>
        <w:tc>
          <w:tcPr>
            <w:tcW w:w="960" w:type="dxa"/>
            <w:noWrap/>
            <w:hideMark/>
            <w:tcPrChange w:id="55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65" w:author="Nick.Tolimieri" w:date="2022-09-13T12:37:00Z"/>
                <w:rFonts w:asciiTheme="minorHAnsi" w:eastAsiaTheme="minorHAnsi" w:hAnsiTheme="minorHAnsi" w:cstheme="minorBidi"/>
                <w:sz w:val="22"/>
                <w:szCs w:val="22"/>
                <w:rPrChange w:id="5566" w:author="Nick.Tolimieri" w:date="2022-09-13T12:37:00Z">
                  <w:rPr>
                    <w:ins w:id="5567" w:author="Nick.Tolimieri" w:date="2022-09-13T12:37:00Z"/>
                    <w:rFonts w:ascii="Calibri" w:hAnsi="Calibri" w:cs="Calibri"/>
                    <w:color w:val="000000"/>
                    <w:sz w:val="22"/>
                    <w:szCs w:val="22"/>
                  </w:rPr>
                </w:rPrChange>
              </w:rPr>
              <w:pPrChange w:id="5568" w:author="Nick.Tolimieri" w:date="2022-09-13T12:37:00Z">
                <w:pPr>
                  <w:jc w:val="right"/>
                </w:pPr>
              </w:pPrChange>
            </w:pPr>
            <w:ins w:id="5569" w:author="Nick.Tolimieri" w:date="2022-09-13T12:37:00Z">
              <w:r w:rsidRPr="00207938">
                <w:rPr>
                  <w:rFonts w:asciiTheme="minorHAnsi" w:eastAsiaTheme="minorHAnsi" w:hAnsiTheme="minorHAnsi" w:cstheme="minorBidi"/>
                  <w:sz w:val="22"/>
                  <w:szCs w:val="22"/>
                  <w:rPrChange w:id="5570" w:author="Nick.Tolimieri" w:date="2022-09-13T12:37:00Z">
                    <w:rPr>
                      <w:rFonts w:ascii="Calibri" w:hAnsi="Calibri" w:cs="Calibri"/>
                      <w:color w:val="000000"/>
                      <w:sz w:val="22"/>
                      <w:szCs w:val="22"/>
                    </w:rPr>
                  </w:rPrChange>
                </w:rPr>
                <w:t>0</w:t>
              </w:r>
            </w:ins>
          </w:p>
        </w:tc>
        <w:tc>
          <w:tcPr>
            <w:tcW w:w="960" w:type="dxa"/>
            <w:noWrap/>
            <w:hideMark/>
            <w:tcPrChange w:id="55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72" w:author="Nick.Tolimieri" w:date="2022-09-13T12:37:00Z"/>
                <w:rFonts w:asciiTheme="minorHAnsi" w:eastAsiaTheme="minorHAnsi" w:hAnsiTheme="minorHAnsi" w:cstheme="minorBidi"/>
                <w:sz w:val="22"/>
                <w:szCs w:val="22"/>
                <w:rPrChange w:id="5573" w:author="Nick.Tolimieri" w:date="2022-09-13T12:37:00Z">
                  <w:rPr>
                    <w:ins w:id="5574" w:author="Nick.Tolimieri" w:date="2022-09-13T12:37:00Z"/>
                    <w:rFonts w:ascii="Calibri" w:hAnsi="Calibri" w:cs="Calibri"/>
                    <w:color w:val="000000"/>
                    <w:sz w:val="22"/>
                    <w:szCs w:val="22"/>
                  </w:rPr>
                </w:rPrChange>
              </w:rPr>
              <w:pPrChange w:id="5575" w:author="Nick.Tolimieri" w:date="2022-09-13T12:37:00Z">
                <w:pPr>
                  <w:jc w:val="right"/>
                </w:pPr>
              </w:pPrChange>
            </w:pPr>
            <w:ins w:id="5576" w:author="Nick.Tolimieri" w:date="2022-09-13T12:37:00Z">
              <w:r w:rsidRPr="00207938">
                <w:rPr>
                  <w:rFonts w:asciiTheme="minorHAnsi" w:eastAsiaTheme="minorHAnsi" w:hAnsiTheme="minorHAnsi" w:cstheme="minorBidi"/>
                  <w:sz w:val="22"/>
                  <w:szCs w:val="22"/>
                  <w:rPrChange w:id="5577" w:author="Nick.Tolimieri" w:date="2022-09-13T12:37:00Z">
                    <w:rPr>
                      <w:rFonts w:ascii="Calibri" w:hAnsi="Calibri" w:cs="Calibri"/>
                      <w:color w:val="000000"/>
                      <w:sz w:val="22"/>
                      <w:szCs w:val="22"/>
                    </w:rPr>
                  </w:rPrChange>
                </w:rPr>
                <w:t>0</w:t>
              </w:r>
            </w:ins>
          </w:p>
        </w:tc>
        <w:tc>
          <w:tcPr>
            <w:tcW w:w="960" w:type="dxa"/>
            <w:noWrap/>
            <w:hideMark/>
            <w:tcPrChange w:id="55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79" w:author="Nick.Tolimieri" w:date="2022-09-13T12:37:00Z"/>
                <w:rFonts w:asciiTheme="minorHAnsi" w:eastAsiaTheme="minorHAnsi" w:hAnsiTheme="minorHAnsi" w:cstheme="minorBidi"/>
                <w:sz w:val="22"/>
                <w:szCs w:val="22"/>
                <w:rPrChange w:id="5580" w:author="Nick.Tolimieri" w:date="2022-09-13T12:37:00Z">
                  <w:rPr>
                    <w:ins w:id="5581" w:author="Nick.Tolimieri" w:date="2022-09-13T12:37:00Z"/>
                    <w:rFonts w:ascii="Calibri" w:hAnsi="Calibri" w:cs="Calibri"/>
                    <w:color w:val="000000"/>
                    <w:sz w:val="22"/>
                    <w:szCs w:val="22"/>
                  </w:rPr>
                </w:rPrChange>
              </w:rPr>
              <w:pPrChange w:id="5582" w:author="Nick.Tolimieri" w:date="2022-09-13T12:37:00Z">
                <w:pPr>
                  <w:jc w:val="right"/>
                </w:pPr>
              </w:pPrChange>
            </w:pPr>
            <w:ins w:id="5583" w:author="Nick.Tolimieri" w:date="2022-09-13T12:37:00Z">
              <w:r w:rsidRPr="00207938">
                <w:rPr>
                  <w:rFonts w:asciiTheme="minorHAnsi" w:eastAsiaTheme="minorHAnsi" w:hAnsiTheme="minorHAnsi" w:cstheme="minorBidi"/>
                  <w:sz w:val="22"/>
                  <w:szCs w:val="22"/>
                  <w:rPrChange w:id="5584" w:author="Nick.Tolimieri" w:date="2022-09-13T12:37:00Z">
                    <w:rPr>
                      <w:rFonts w:ascii="Calibri" w:hAnsi="Calibri" w:cs="Calibri"/>
                      <w:color w:val="000000"/>
                      <w:sz w:val="22"/>
                      <w:szCs w:val="22"/>
                    </w:rPr>
                  </w:rPrChange>
                </w:rPr>
                <w:t>0</w:t>
              </w:r>
            </w:ins>
          </w:p>
        </w:tc>
        <w:tc>
          <w:tcPr>
            <w:tcW w:w="960" w:type="dxa"/>
            <w:noWrap/>
            <w:hideMark/>
            <w:tcPrChange w:id="55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86" w:author="Nick.Tolimieri" w:date="2022-09-13T12:37:00Z"/>
                <w:rFonts w:asciiTheme="minorHAnsi" w:eastAsiaTheme="minorHAnsi" w:hAnsiTheme="minorHAnsi" w:cstheme="minorBidi"/>
                <w:sz w:val="22"/>
                <w:szCs w:val="22"/>
                <w:rPrChange w:id="5587" w:author="Nick.Tolimieri" w:date="2022-09-13T12:37:00Z">
                  <w:rPr>
                    <w:ins w:id="5588" w:author="Nick.Tolimieri" w:date="2022-09-13T12:37:00Z"/>
                    <w:rFonts w:ascii="Calibri" w:hAnsi="Calibri" w:cs="Calibri"/>
                    <w:color w:val="000000"/>
                    <w:sz w:val="22"/>
                    <w:szCs w:val="22"/>
                  </w:rPr>
                </w:rPrChange>
              </w:rPr>
              <w:pPrChange w:id="5589" w:author="Nick.Tolimieri" w:date="2022-09-13T12:37:00Z">
                <w:pPr/>
              </w:pPrChange>
            </w:pPr>
            <w:ins w:id="5590" w:author="Nick.Tolimieri" w:date="2022-09-13T12:37:00Z">
              <w:r w:rsidRPr="00207938">
                <w:rPr>
                  <w:rFonts w:asciiTheme="minorHAnsi" w:eastAsiaTheme="minorHAnsi" w:hAnsiTheme="minorHAnsi" w:cstheme="minorBidi"/>
                  <w:sz w:val="22"/>
                  <w:szCs w:val="22"/>
                  <w:rPrChange w:id="5591" w:author="Nick.Tolimieri" w:date="2022-09-13T12:37:00Z">
                    <w:rPr>
                      <w:rFonts w:ascii="Calibri" w:hAnsi="Calibri" w:cs="Calibri"/>
                      <w:color w:val="000000"/>
                      <w:sz w:val="22"/>
                      <w:szCs w:val="22"/>
                    </w:rPr>
                  </w:rPrChange>
                </w:rPr>
                <w:t>NA</w:t>
              </w:r>
            </w:ins>
          </w:p>
        </w:tc>
        <w:tc>
          <w:tcPr>
            <w:tcW w:w="960" w:type="dxa"/>
            <w:noWrap/>
            <w:hideMark/>
            <w:tcPrChange w:id="55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593" w:author="Nick.Tolimieri" w:date="2022-09-13T12:37:00Z"/>
                <w:rFonts w:asciiTheme="minorHAnsi" w:eastAsiaTheme="minorHAnsi" w:hAnsiTheme="minorHAnsi" w:cstheme="minorBidi"/>
                <w:sz w:val="22"/>
                <w:szCs w:val="22"/>
                <w:rPrChange w:id="5594" w:author="Nick.Tolimieri" w:date="2022-09-13T12:37:00Z">
                  <w:rPr>
                    <w:ins w:id="5595" w:author="Nick.Tolimieri" w:date="2022-09-13T12:37:00Z"/>
                    <w:rFonts w:ascii="Calibri" w:hAnsi="Calibri" w:cs="Calibri"/>
                    <w:color w:val="000000"/>
                    <w:sz w:val="22"/>
                    <w:szCs w:val="22"/>
                  </w:rPr>
                </w:rPrChange>
              </w:rPr>
              <w:pPrChange w:id="5596" w:author="Nick.Tolimieri" w:date="2022-09-13T12:37:00Z">
                <w:pPr/>
              </w:pPrChange>
            </w:pPr>
            <w:ins w:id="5597" w:author="Nick.Tolimieri" w:date="2022-09-13T12:37:00Z">
              <w:r w:rsidRPr="00207938">
                <w:rPr>
                  <w:rFonts w:asciiTheme="minorHAnsi" w:eastAsiaTheme="minorHAnsi" w:hAnsiTheme="minorHAnsi" w:cstheme="minorBidi"/>
                  <w:sz w:val="22"/>
                  <w:szCs w:val="22"/>
                  <w:rPrChange w:id="5598" w:author="Nick.Tolimieri" w:date="2022-09-13T12:37:00Z">
                    <w:rPr>
                      <w:rFonts w:ascii="Calibri" w:hAnsi="Calibri" w:cs="Calibri"/>
                      <w:color w:val="000000"/>
                      <w:sz w:val="22"/>
                      <w:szCs w:val="22"/>
                    </w:rPr>
                  </w:rPrChange>
                </w:rPr>
                <w:t>NA</w:t>
              </w:r>
            </w:ins>
          </w:p>
        </w:tc>
        <w:tc>
          <w:tcPr>
            <w:tcW w:w="960" w:type="dxa"/>
            <w:noWrap/>
            <w:hideMark/>
            <w:tcPrChange w:id="55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00" w:author="Nick.Tolimieri" w:date="2022-09-13T12:37:00Z"/>
                <w:rFonts w:asciiTheme="minorHAnsi" w:eastAsiaTheme="minorHAnsi" w:hAnsiTheme="minorHAnsi" w:cstheme="minorBidi"/>
                <w:sz w:val="22"/>
                <w:szCs w:val="22"/>
                <w:rPrChange w:id="5601" w:author="Nick.Tolimieri" w:date="2022-09-13T12:37:00Z">
                  <w:rPr>
                    <w:ins w:id="5602" w:author="Nick.Tolimieri" w:date="2022-09-13T12:37:00Z"/>
                    <w:rFonts w:ascii="Calibri" w:hAnsi="Calibri" w:cs="Calibri"/>
                    <w:color w:val="000000"/>
                    <w:sz w:val="22"/>
                    <w:szCs w:val="22"/>
                  </w:rPr>
                </w:rPrChange>
              </w:rPr>
              <w:pPrChange w:id="5603" w:author="Nick.Tolimieri" w:date="2022-09-13T12:37:00Z">
                <w:pPr/>
              </w:pPrChange>
            </w:pPr>
            <w:ins w:id="5604" w:author="Nick.Tolimieri" w:date="2022-09-13T12:37:00Z">
              <w:r w:rsidRPr="00207938">
                <w:rPr>
                  <w:rFonts w:asciiTheme="minorHAnsi" w:eastAsiaTheme="minorHAnsi" w:hAnsiTheme="minorHAnsi" w:cstheme="minorBidi"/>
                  <w:sz w:val="22"/>
                  <w:szCs w:val="22"/>
                  <w:rPrChange w:id="5605" w:author="Nick.Tolimieri" w:date="2022-09-13T12:37:00Z">
                    <w:rPr>
                      <w:rFonts w:ascii="Calibri" w:hAnsi="Calibri" w:cs="Calibri"/>
                      <w:color w:val="000000"/>
                      <w:sz w:val="22"/>
                      <w:szCs w:val="22"/>
                    </w:rPr>
                  </w:rPrChange>
                </w:rPr>
                <w:t>NA</w:t>
              </w:r>
            </w:ins>
          </w:p>
        </w:tc>
        <w:tc>
          <w:tcPr>
            <w:tcW w:w="960" w:type="dxa"/>
            <w:noWrap/>
            <w:hideMark/>
            <w:tcPrChange w:id="56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07" w:author="Nick.Tolimieri" w:date="2022-09-13T12:37:00Z"/>
                <w:rFonts w:asciiTheme="minorHAnsi" w:eastAsiaTheme="minorHAnsi" w:hAnsiTheme="minorHAnsi" w:cstheme="minorBidi"/>
                <w:sz w:val="22"/>
                <w:szCs w:val="22"/>
                <w:rPrChange w:id="5608" w:author="Nick.Tolimieri" w:date="2022-09-13T12:37:00Z">
                  <w:rPr>
                    <w:ins w:id="5609" w:author="Nick.Tolimieri" w:date="2022-09-13T12:37:00Z"/>
                    <w:rFonts w:ascii="Calibri" w:hAnsi="Calibri" w:cs="Calibri"/>
                    <w:color w:val="000000"/>
                    <w:sz w:val="22"/>
                    <w:szCs w:val="22"/>
                  </w:rPr>
                </w:rPrChange>
              </w:rPr>
              <w:pPrChange w:id="5610" w:author="Nick.Tolimieri" w:date="2022-09-13T12:37:00Z">
                <w:pPr/>
              </w:pPrChange>
            </w:pPr>
            <w:ins w:id="5611" w:author="Nick.Tolimieri" w:date="2022-09-13T12:37:00Z">
              <w:r w:rsidRPr="00207938">
                <w:rPr>
                  <w:rFonts w:asciiTheme="minorHAnsi" w:eastAsiaTheme="minorHAnsi" w:hAnsiTheme="minorHAnsi" w:cstheme="minorBidi"/>
                  <w:sz w:val="22"/>
                  <w:szCs w:val="22"/>
                  <w:rPrChange w:id="5612"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5613" w:author="Nick.Tolimieri" w:date="2022-09-13T12:37:00Z"/>
          <w:trPrChange w:id="5614" w:author="Nick.Tolimieri" w:date="2022-09-13T12:37:00Z">
            <w:trPr>
              <w:divId w:val="365297945"/>
              <w:trHeight w:val="300"/>
            </w:trPr>
          </w:trPrChange>
        </w:trPr>
        <w:tc>
          <w:tcPr>
            <w:tcW w:w="960" w:type="dxa"/>
            <w:noWrap/>
            <w:hideMark/>
            <w:tcPrChange w:id="56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16" w:author="Nick.Tolimieri" w:date="2022-09-13T12:37:00Z"/>
                <w:rFonts w:asciiTheme="minorHAnsi" w:eastAsiaTheme="minorHAnsi" w:hAnsiTheme="minorHAnsi" w:cstheme="minorBidi"/>
                <w:sz w:val="22"/>
                <w:szCs w:val="22"/>
                <w:rPrChange w:id="5617" w:author="Nick.Tolimieri" w:date="2022-09-13T12:37:00Z">
                  <w:rPr>
                    <w:ins w:id="5618" w:author="Nick.Tolimieri" w:date="2022-09-13T12:37:00Z"/>
                    <w:rFonts w:ascii="Calibri" w:hAnsi="Calibri" w:cs="Calibri"/>
                    <w:color w:val="000000"/>
                    <w:sz w:val="22"/>
                    <w:szCs w:val="22"/>
                  </w:rPr>
                </w:rPrChange>
              </w:rPr>
              <w:pPrChange w:id="5619" w:author="Nick.Tolimieri" w:date="2022-09-13T12:37:00Z">
                <w:pPr/>
              </w:pPrChange>
            </w:pPr>
            <w:proofErr w:type="spellStart"/>
            <w:ins w:id="5620" w:author="Nick.Tolimieri" w:date="2022-09-13T12:37:00Z">
              <w:r w:rsidRPr="00207938">
                <w:rPr>
                  <w:rFonts w:asciiTheme="minorHAnsi" w:eastAsiaTheme="minorHAnsi" w:hAnsiTheme="minorHAnsi" w:cstheme="minorBidi"/>
                  <w:sz w:val="22"/>
                  <w:szCs w:val="22"/>
                  <w:rPrChange w:id="562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6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6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624" w:author="Nick.Tolimieri" w:date="2022-09-13T12:37:00Z">
                    <w:rPr>
                      <w:rFonts w:ascii="Calibri" w:hAnsi="Calibri" w:cs="Calibri"/>
                      <w:color w:val="000000"/>
                      <w:sz w:val="22"/>
                      <w:szCs w:val="22"/>
                    </w:rPr>
                  </w:rPrChange>
                </w:rPr>
                <w:t xml:space="preserve"> B.</w:t>
              </w:r>
            </w:ins>
          </w:p>
        </w:tc>
        <w:tc>
          <w:tcPr>
            <w:tcW w:w="960" w:type="dxa"/>
            <w:noWrap/>
            <w:hideMark/>
            <w:tcPrChange w:id="56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26" w:author="Nick.Tolimieri" w:date="2022-09-13T12:37:00Z"/>
                <w:rFonts w:asciiTheme="minorHAnsi" w:eastAsiaTheme="minorHAnsi" w:hAnsiTheme="minorHAnsi" w:cstheme="minorBidi"/>
                <w:sz w:val="22"/>
                <w:szCs w:val="22"/>
                <w:rPrChange w:id="5627" w:author="Nick.Tolimieri" w:date="2022-09-13T12:37:00Z">
                  <w:rPr>
                    <w:ins w:id="5628" w:author="Nick.Tolimieri" w:date="2022-09-13T12:37:00Z"/>
                    <w:rFonts w:ascii="Calibri" w:hAnsi="Calibri" w:cs="Calibri"/>
                    <w:color w:val="000000"/>
                    <w:sz w:val="22"/>
                    <w:szCs w:val="22"/>
                  </w:rPr>
                </w:rPrChange>
              </w:rPr>
              <w:pPrChange w:id="5629" w:author="Nick.Tolimieri" w:date="2022-09-13T12:37:00Z">
                <w:pPr>
                  <w:jc w:val="right"/>
                </w:pPr>
              </w:pPrChange>
            </w:pPr>
            <w:ins w:id="5630" w:author="Nick.Tolimieri" w:date="2022-09-13T12:37:00Z">
              <w:r w:rsidRPr="00207938">
                <w:rPr>
                  <w:rFonts w:asciiTheme="minorHAnsi" w:eastAsiaTheme="minorHAnsi" w:hAnsiTheme="minorHAnsi" w:cstheme="minorBidi"/>
                  <w:sz w:val="22"/>
                  <w:szCs w:val="22"/>
                  <w:rPrChange w:id="5631" w:author="Nick.Tolimieri" w:date="2022-09-13T12:37:00Z">
                    <w:rPr>
                      <w:rFonts w:ascii="Calibri" w:hAnsi="Calibri" w:cs="Calibri"/>
                      <w:color w:val="000000"/>
                      <w:sz w:val="22"/>
                      <w:szCs w:val="22"/>
                    </w:rPr>
                  </w:rPrChange>
                </w:rPr>
                <w:t>2005</w:t>
              </w:r>
            </w:ins>
          </w:p>
        </w:tc>
        <w:tc>
          <w:tcPr>
            <w:tcW w:w="960" w:type="dxa"/>
            <w:noWrap/>
            <w:hideMark/>
            <w:tcPrChange w:id="56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33" w:author="Nick.Tolimieri" w:date="2022-09-13T12:37:00Z"/>
                <w:rFonts w:asciiTheme="minorHAnsi" w:eastAsiaTheme="minorHAnsi" w:hAnsiTheme="minorHAnsi" w:cstheme="minorBidi"/>
                <w:sz w:val="22"/>
                <w:szCs w:val="22"/>
                <w:rPrChange w:id="5634" w:author="Nick.Tolimieri" w:date="2022-09-13T12:37:00Z">
                  <w:rPr>
                    <w:ins w:id="5635" w:author="Nick.Tolimieri" w:date="2022-09-13T12:37:00Z"/>
                    <w:rFonts w:ascii="Calibri" w:hAnsi="Calibri" w:cs="Calibri"/>
                    <w:color w:val="000000"/>
                    <w:sz w:val="22"/>
                    <w:szCs w:val="22"/>
                  </w:rPr>
                </w:rPrChange>
              </w:rPr>
              <w:pPrChange w:id="5636" w:author="Nick.Tolimieri" w:date="2022-09-13T12:37:00Z">
                <w:pPr>
                  <w:jc w:val="right"/>
                </w:pPr>
              </w:pPrChange>
            </w:pPr>
            <w:ins w:id="5637" w:author="Nick.Tolimieri" w:date="2022-09-13T12:37:00Z">
              <w:r w:rsidRPr="00207938">
                <w:rPr>
                  <w:rFonts w:asciiTheme="minorHAnsi" w:eastAsiaTheme="minorHAnsi" w:hAnsiTheme="minorHAnsi" w:cstheme="minorBidi"/>
                  <w:sz w:val="22"/>
                  <w:szCs w:val="22"/>
                  <w:rPrChange w:id="5638" w:author="Nick.Tolimieri" w:date="2022-09-13T12:37:00Z">
                    <w:rPr>
                      <w:rFonts w:ascii="Calibri" w:hAnsi="Calibri" w:cs="Calibri"/>
                      <w:color w:val="000000"/>
                      <w:sz w:val="22"/>
                      <w:szCs w:val="22"/>
                    </w:rPr>
                  </w:rPrChange>
                </w:rPr>
                <w:t>0</w:t>
              </w:r>
            </w:ins>
          </w:p>
        </w:tc>
        <w:tc>
          <w:tcPr>
            <w:tcW w:w="960" w:type="dxa"/>
            <w:noWrap/>
            <w:hideMark/>
            <w:tcPrChange w:id="56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40" w:author="Nick.Tolimieri" w:date="2022-09-13T12:37:00Z"/>
                <w:rFonts w:asciiTheme="minorHAnsi" w:eastAsiaTheme="minorHAnsi" w:hAnsiTheme="minorHAnsi" w:cstheme="minorBidi"/>
                <w:sz w:val="22"/>
                <w:szCs w:val="22"/>
                <w:rPrChange w:id="5641" w:author="Nick.Tolimieri" w:date="2022-09-13T12:37:00Z">
                  <w:rPr>
                    <w:ins w:id="5642" w:author="Nick.Tolimieri" w:date="2022-09-13T12:37:00Z"/>
                    <w:rFonts w:ascii="Calibri" w:hAnsi="Calibri" w:cs="Calibri"/>
                    <w:color w:val="000000"/>
                    <w:sz w:val="22"/>
                    <w:szCs w:val="22"/>
                  </w:rPr>
                </w:rPrChange>
              </w:rPr>
              <w:pPrChange w:id="5643" w:author="Nick.Tolimieri" w:date="2022-09-13T12:37:00Z">
                <w:pPr>
                  <w:jc w:val="right"/>
                </w:pPr>
              </w:pPrChange>
            </w:pPr>
            <w:ins w:id="5644" w:author="Nick.Tolimieri" w:date="2022-09-13T12:37:00Z">
              <w:r w:rsidRPr="00207938">
                <w:rPr>
                  <w:rFonts w:asciiTheme="minorHAnsi" w:eastAsiaTheme="minorHAnsi" w:hAnsiTheme="minorHAnsi" w:cstheme="minorBidi"/>
                  <w:sz w:val="22"/>
                  <w:szCs w:val="22"/>
                  <w:rPrChange w:id="5645" w:author="Nick.Tolimieri" w:date="2022-09-13T12:37:00Z">
                    <w:rPr>
                      <w:rFonts w:ascii="Calibri" w:hAnsi="Calibri" w:cs="Calibri"/>
                      <w:color w:val="000000"/>
                      <w:sz w:val="22"/>
                      <w:szCs w:val="22"/>
                    </w:rPr>
                  </w:rPrChange>
                </w:rPr>
                <w:t>39</w:t>
              </w:r>
            </w:ins>
          </w:p>
        </w:tc>
        <w:tc>
          <w:tcPr>
            <w:tcW w:w="960" w:type="dxa"/>
            <w:noWrap/>
            <w:hideMark/>
            <w:tcPrChange w:id="56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47" w:author="Nick.Tolimieri" w:date="2022-09-13T12:37:00Z"/>
                <w:rFonts w:asciiTheme="minorHAnsi" w:eastAsiaTheme="minorHAnsi" w:hAnsiTheme="minorHAnsi" w:cstheme="minorBidi"/>
                <w:sz w:val="22"/>
                <w:szCs w:val="22"/>
                <w:rPrChange w:id="5648" w:author="Nick.Tolimieri" w:date="2022-09-13T12:37:00Z">
                  <w:rPr>
                    <w:ins w:id="5649" w:author="Nick.Tolimieri" w:date="2022-09-13T12:37:00Z"/>
                    <w:rFonts w:ascii="Calibri" w:hAnsi="Calibri" w:cs="Calibri"/>
                    <w:color w:val="000000"/>
                    <w:sz w:val="22"/>
                    <w:szCs w:val="22"/>
                  </w:rPr>
                </w:rPrChange>
              </w:rPr>
              <w:pPrChange w:id="5650" w:author="Nick.Tolimieri" w:date="2022-09-13T12:37:00Z">
                <w:pPr>
                  <w:jc w:val="right"/>
                </w:pPr>
              </w:pPrChange>
            </w:pPr>
            <w:ins w:id="5651" w:author="Nick.Tolimieri" w:date="2022-09-13T12:37:00Z">
              <w:r w:rsidRPr="00207938">
                <w:rPr>
                  <w:rFonts w:asciiTheme="minorHAnsi" w:eastAsiaTheme="minorHAnsi" w:hAnsiTheme="minorHAnsi" w:cstheme="minorBidi"/>
                  <w:sz w:val="22"/>
                  <w:szCs w:val="22"/>
                  <w:rPrChange w:id="5652" w:author="Nick.Tolimieri" w:date="2022-09-13T12:37:00Z">
                    <w:rPr>
                      <w:rFonts w:ascii="Calibri" w:hAnsi="Calibri" w:cs="Calibri"/>
                      <w:color w:val="000000"/>
                      <w:sz w:val="22"/>
                      <w:szCs w:val="22"/>
                    </w:rPr>
                  </w:rPrChange>
                </w:rPr>
                <w:t>1</w:t>
              </w:r>
            </w:ins>
          </w:p>
        </w:tc>
        <w:tc>
          <w:tcPr>
            <w:tcW w:w="960" w:type="dxa"/>
            <w:noWrap/>
            <w:hideMark/>
            <w:tcPrChange w:id="56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54" w:author="Nick.Tolimieri" w:date="2022-09-13T12:37:00Z"/>
                <w:rFonts w:asciiTheme="minorHAnsi" w:eastAsiaTheme="minorHAnsi" w:hAnsiTheme="minorHAnsi" w:cstheme="minorBidi"/>
                <w:sz w:val="22"/>
                <w:szCs w:val="22"/>
                <w:rPrChange w:id="5655" w:author="Nick.Tolimieri" w:date="2022-09-13T12:37:00Z">
                  <w:rPr>
                    <w:ins w:id="5656" w:author="Nick.Tolimieri" w:date="2022-09-13T12:37:00Z"/>
                    <w:rFonts w:ascii="Calibri" w:hAnsi="Calibri" w:cs="Calibri"/>
                    <w:color w:val="000000"/>
                    <w:sz w:val="22"/>
                    <w:szCs w:val="22"/>
                  </w:rPr>
                </w:rPrChange>
              </w:rPr>
              <w:pPrChange w:id="5657" w:author="Nick.Tolimieri" w:date="2022-09-13T12:37:00Z">
                <w:pPr>
                  <w:jc w:val="right"/>
                </w:pPr>
              </w:pPrChange>
            </w:pPr>
            <w:ins w:id="5658" w:author="Nick.Tolimieri" w:date="2022-09-13T12:37:00Z">
              <w:r w:rsidRPr="00207938">
                <w:rPr>
                  <w:rFonts w:asciiTheme="minorHAnsi" w:eastAsiaTheme="minorHAnsi" w:hAnsiTheme="minorHAnsi" w:cstheme="minorBidi"/>
                  <w:sz w:val="22"/>
                  <w:szCs w:val="22"/>
                  <w:rPrChange w:id="5659" w:author="Nick.Tolimieri" w:date="2022-09-13T12:37:00Z">
                    <w:rPr>
                      <w:rFonts w:ascii="Calibri" w:hAnsi="Calibri" w:cs="Calibri"/>
                      <w:color w:val="000000"/>
                      <w:sz w:val="22"/>
                      <w:szCs w:val="22"/>
                    </w:rPr>
                  </w:rPrChange>
                </w:rPr>
                <w:t>15</w:t>
              </w:r>
            </w:ins>
          </w:p>
        </w:tc>
        <w:tc>
          <w:tcPr>
            <w:tcW w:w="960" w:type="dxa"/>
            <w:noWrap/>
            <w:hideMark/>
            <w:tcPrChange w:id="56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61" w:author="Nick.Tolimieri" w:date="2022-09-13T12:37:00Z"/>
                <w:rFonts w:asciiTheme="minorHAnsi" w:eastAsiaTheme="minorHAnsi" w:hAnsiTheme="minorHAnsi" w:cstheme="minorBidi"/>
                <w:sz w:val="22"/>
                <w:szCs w:val="22"/>
                <w:rPrChange w:id="5662" w:author="Nick.Tolimieri" w:date="2022-09-13T12:37:00Z">
                  <w:rPr>
                    <w:ins w:id="5663" w:author="Nick.Tolimieri" w:date="2022-09-13T12:37:00Z"/>
                    <w:rFonts w:ascii="Calibri" w:hAnsi="Calibri" w:cs="Calibri"/>
                    <w:color w:val="000000"/>
                    <w:sz w:val="22"/>
                    <w:szCs w:val="22"/>
                  </w:rPr>
                </w:rPrChange>
              </w:rPr>
              <w:pPrChange w:id="5664" w:author="Nick.Tolimieri" w:date="2022-09-13T12:37:00Z">
                <w:pPr>
                  <w:jc w:val="right"/>
                </w:pPr>
              </w:pPrChange>
            </w:pPr>
            <w:ins w:id="5665" w:author="Nick.Tolimieri" w:date="2022-09-13T12:37:00Z">
              <w:r w:rsidRPr="00207938">
                <w:rPr>
                  <w:rFonts w:asciiTheme="minorHAnsi" w:eastAsiaTheme="minorHAnsi" w:hAnsiTheme="minorHAnsi" w:cstheme="minorBidi"/>
                  <w:sz w:val="22"/>
                  <w:szCs w:val="22"/>
                  <w:rPrChange w:id="5666" w:author="Nick.Tolimieri" w:date="2022-09-13T12:37:00Z">
                    <w:rPr>
                      <w:rFonts w:ascii="Calibri" w:hAnsi="Calibri" w:cs="Calibri"/>
                      <w:color w:val="000000"/>
                      <w:sz w:val="22"/>
                      <w:szCs w:val="22"/>
                    </w:rPr>
                  </w:rPrChange>
                </w:rPr>
                <w:t>15</w:t>
              </w:r>
            </w:ins>
          </w:p>
        </w:tc>
        <w:tc>
          <w:tcPr>
            <w:tcW w:w="960" w:type="dxa"/>
            <w:noWrap/>
            <w:hideMark/>
            <w:tcPrChange w:id="56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68" w:author="Nick.Tolimieri" w:date="2022-09-13T12:37:00Z"/>
                <w:rFonts w:asciiTheme="minorHAnsi" w:eastAsiaTheme="minorHAnsi" w:hAnsiTheme="minorHAnsi" w:cstheme="minorBidi"/>
                <w:sz w:val="22"/>
                <w:szCs w:val="22"/>
                <w:rPrChange w:id="5669" w:author="Nick.Tolimieri" w:date="2022-09-13T12:37:00Z">
                  <w:rPr>
                    <w:ins w:id="5670" w:author="Nick.Tolimieri" w:date="2022-09-13T12:37:00Z"/>
                    <w:rFonts w:ascii="Calibri" w:hAnsi="Calibri" w:cs="Calibri"/>
                    <w:color w:val="000000"/>
                    <w:sz w:val="22"/>
                    <w:szCs w:val="22"/>
                  </w:rPr>
                </w:rPrChange>
              </w:rPr>
              <w:pPrChange w:id="5671" w:author="Nick.Tolimieri" w:date="2022-09-13T12:37:00Z">
                <w:pPr>
                  <w:jc w:val="right"/>
                </w:pPr>
              </w:pPrChange>
            </w:pPr>
            <w:ins w:id="5672" w:author="Nick.Tolimieri" w:date="2022-09-13T12:37:00Z">
              <w:r w:rsidRPr="00207938">
                <w:rPr>
                  <w:rFonts w:asciiTheme="minorHAnsi" w:eastAsiaTheme="minorHAnsi" w:hAnsiTheme="minorHAnsi" w:cstheme="minorBidi"/>
                  <w:sz w:val="22"/>
                  <w:szCs w:val="22"/>
                  <w:rPrChange w:id="5673" w:author="Nick.Tolimieri" w:date="2022-09-13T12:37:00Z">
                    <w:rPr>
                      <w:rFonts w:ascii="Calibri" w:hAnsi="Calibri" w:cs="Calibri"/>
                      <w:color w:val="000000"/>
                      <w:sz w:val="22"/>
                      <w:szCs w:val="22"/>
                    </w:rPr>
                  </w:rPrChange>
                </w:rPr>
                <w:t>15</w:t>
              </w:r>
            </w:ins>
          </w:p>
        </w:tc>
        <w:tc>
          <w:tcPr>
            <w:tcW w:w="960" w:type="dxa"/>
            <w:noWrap/>
            <w:hideMark/>
            <w:tcPrChange w:id="56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75" w:author="Nick.Tolimieri" w:date="2022-09-13T12:37:00Z"/>
                <w:rFonts w:asciiTheme="minorHAnsi" w:eastAsiaTheme="minorHAnsi" w:hAnsiTheme="minorHAnsi" w:cstheme="minorBidi"/>
                <w:sz w:val="22"/>
                <w:szCs w:val="22"/>
                <w:rPrChange w:id="5676" w:author="Nick.Tolimieri" w:date="2022-09-13T12:37:00Z">
                  <w:rPr>
                    <w:ins w:id="5677" w:author="Nick.Tolimieri" w:date="2022-09-13T12:37:00Z"/>
                    <w:rFonts w:ascii="Calibri" w:hAnsi="Calibri" w:cs="Calibri"/>
                    <w:color w:val="000000"/>
                    <w:sz w:val="22"/>
                    <w:szCs w:val="22"/>
                  </w:rPr>
                </w:rPrChange>
              </w:rPr>
              <w:pPrChange w:id="5678" w:author="Nick.Tolimieri" w:date="2022-09-13T12:37:00Z">
                <w:pPr>
                  <w:jc w:val="right"/>
                </w:pPr>
              </w:pPrChange>
            </w:pPr>
            <w:ins w:id="5679" w:author="Nick.Tolimieri" w:date="2022-09-13T12:37:00Z">
              <w:r w:rsidRPr="00207938">
                <w:rPr>
                  <w:rFonts w:asciiTheme="minorHAnsi" w:eastAsiaTheme="minorHAnsi" w:hAnsiTheme="minorHAnsi" w:cstheme="minorBidi"/>
                  <w:sz w:val="22"/>
                  <w:szCs w:val="22"/>
                  <w:rPrChange w:id="5680" w:author="Nick.Tolimieri" w:date="2022-09-13T12:37:00Z">
                    <w:rPr>
                      <w:rFonts w:ascii="Calibri" w:hAnsi="Calibri" w:cs="Calibri"/>
                      <w:color w:val="000000"/>
                      <w:sz w:val="22"/>
                      <w:szCs w:val="22"/>
                    </w:rPr>
                  </w:rPrChange>
                </w:rPr>
                <w:t>1.96</w:t>
              </w:r>
            </w:ins>
          </w:p>
        </w:tc>
        <w:tc>
          <w:tcPr>
            <w:tcW w:w="960" w:type="dxa"/>
            <w:noWrap/>
            <w:hideMark/>
            <w:tcPrChange w:id="56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82" w:author="Nick.Tolimieri" w:date="2022-09-13T12:37:00Z"/>
                <w:rFonts w:asciiTheme="minorHAnsi" w:eastAsiaTheme="minorHAnsi" w:hAnsiTheme="minorHAnsi" w:cstheme="minorBidi"/>
                <w:sz w:val="22"/>
                <w:szCs w:val="22"/>
                <w:rPrChange w:id="5683" w:author="Nick.Tolimieri" w:date="2022-09-13T12:37:00Z">
                  <w:rPr>
                    <w:ins w:id="5684" w:author="Nick.Tolimieri" w:date="2022-09-13T12:37:00Z"/>
                    <w:rFonts w:ascii="Calibri" w:hAnsi="Calibri" w:cs="Calibri"/>
                    <w:color w:val="000000"/>
                    <w:sz w:val="22"/>
                    <w:szCs w:val="22"/>
                  </w:rPr>
                </w:rPrChange>
              </w:rPr>
              <w:pPrChange w:id="5685" w:author="Nick.Tolimieri" w:date="2022-09-13T12:37:00Z">
                <w:pPr>
                  <w:jc w:val="right"/>
                </w:pPr>
              </w:pPrChange>
            </w:pPr>
            <w:ins w:id="5686" w:author="Nick.Tolimieri" w:date="2022-09-13T12:37:00Z">
              <w:r w:rsidRPr="00207938">
                <w:rPr>
                  <w:rFonts w:asciiTheme="minorHAnsi" w:eastAsiaTheme="minorHAnsi" w:hAnsiTheme="minorHAnsi" w:cstheme="minorBidi"/>
                  <w:sz w:val="22"/>
                  <w:szCs w:val="22"/>
                  <w:rPrChange w:id="5687" w:author="Nick.Tolimieri" w:date="2022-09-13T12:37:00Z">
                    <w:rPr>
                      <w:rFonts w:ascii="Calibri" w:hAnsi="Calibri" w:cs="Calibri"/>
                      <w:color w:val="000000"/>
                      <w:sz w:val="22"/>
                      <w:szCs w:val="22"/>
                    </w:rPr>
                  </w:rPrChange>
                </w:rPr>
                <w:t>0.32</w:t>
              </w:r>
            </w:ins>
          </w:p>
        </w:tc>
      </w:tr>
      <w:tr w:rsidR="00207938" w:rsidRPr="00207938" w:rsidTr="00207938">
        <w:trPr>
          <w:divId w:val="365297945"/>
          <w:trHeight w:val="300"/>
          <w:ins w:id="5688" w:author="Nick.Tolimieri" w:date="2022-09-13T12:37:00Z"/>
          <w:trPrChange w:id="5689" w:author="Nick.Tolimieri" w:date="2022-09-13T12:37:00Z">
            <w:trPr>
              <w:divId w:val="365297945"/>
              <w:trHeight w:val="300"/>
            </w:trPr>
          </w:trPrChange>
        </w:trPr>
        <w:tc>
          <w:tcPr>
            <w:tcW w:w="960" w:type="dxa"/>
            <w:noWrap/>
            <w:hideMark/>
            <w:tcPrChange w:id="56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691" w:author="Nick.Tolimieri" w:date="2022-09-13T12:37:00Z"/>
                <w:rFonts w:asciiTheme="minorHAnsi" w:eastAsiaTheme="minorHAnsi" w:hAnsiTheme="minorHAnsi" w:cstheme="minorBidi"/>
                <w:sz w:val="22"/>
                <w:szCs w:val="22"/>
                <w:rPrChange w:id="5692" w:author="Nick.Tolimieri" w:date="2022-09-13T12:37:00Z">
                  <w:rPr>
                    <w:ins w:id="5693" w:author="Nick.Tolimieri" w:date="2022-09-13T12:37:00Z"/>
                    <w:rFonts w:ascii="Calibri" w:hAnsi="Calibri" w:cs="Calibri"/>
                    <w:color w:val="000000"/>
                    <w:sz w:val="22"/>
                    <w:szCs w:val="22"/>
                  </w:rPr>
                </w:rPrChange>
              </w:rPr>
              <w:pPrChange w:id="5694" w:author="Nick.Tolimieri" w:date="2022-09-13T12:37:00Z">
                <w:pPr/>
              </w:pPrChange>
            </w:pPr>
            <w:proofErr w:type="spellStart"/>
            <w:ins w:id="5695" w:author="Nick.Tolimieri" w:date="2022-09-13T12:37:00Z">
              <w:r w:rsidRPr="00207938">
                <w:rPr>
                  <w:rFonts w:asciiTheme="minorHAnsi" w:eastAsiaTheme="minorHAnsi" w:hAnsiTheme="minorHAnsi" w:cstheme="minorBidi"/>
                  <w:sz w:val="22"/>
                  <w:szCs w:val="22"/>
                  <w:rPrChange w:id="569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69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69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699" w:author="Nick.Tolimieri" w:date="2022-09-13T12:37:00Z">
                    <w:rPr>
                      <w:rFonts w:ascii="Calibri" w:hAnsi="Calibri" w:cs="Calibri"/>
                      <w:color w:val="000000"/>
                      <w:sz w:val="22"/>
                      <w:szCs w:val="22"/>
                    </w:rPr>
                  </w:rPrChange>
                </w:rPr>
                <w:t xml:space="preserve"> B.</w:t>
              </w:r>
            </w:ins>
          </w:p>
        </w:tc>
        <w:tc>
          <w:tcPr>
            <w:tcW w:w="960" w:type="dxa"/>
            <w:noWrap/>
            <w:hideMark/>
            <w:tcPrChange w:id="57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01" w:author="Nick.Tolimieri" w:date="2022-09-13T12:37:00Z"/>
                <w:rFonts w:asciiTheme="minorHAnsi" w:eastAsiaTheme="minorHAnsi" w:hAnsiTheme="minorHAnsi" w:cstheme="minorBidi"/>
                <w:sz w:val="22"/>
                <w:szCs w:val="22"/>
                <w:rPrChange w:id="5702" w:author="Nick.Tolimieri" w:date="2022-09-13T12:37:00Z">
                  <w:rPr>
                    <w:ins w:id="5703" w:author="Nick.Tolimieri" w:date="2022-09-13T12:37:00Z"/>
                    <w:rFonts w:ascii="Calibri" w:hAnsi="Calibri" w:cs="Calibri"/>
                    <w:color w:val="000000"/>
                    <w:sz w:val="22"/>
                    <w:szCs w:val="22"/>
                  </w:rPr>
                </w:rPrChange>
              </w:rPr>
              <w:pPrChange w:id="5704" w:author="Nick.Tolimieri" w:date="2022-09-13T12:37:00Z">
                <w:pPr>
                  <w:jc w:val="right"/>
                </w:pPr>
              </w:pPrChange>
            </w:pPr>
            <w:ins w:id="5705" w:author="Nick.Tolimieri" w:date="2022-09-13T12:37:00Z">
              <w:r w:rsidRPr="00207938">
                <w:rPr>
                  <w:rFonts w:asciiTheme="minorHAnsi" w:eastAsiaTheme="minorHAnsi" w:hAnsiTheme="minorHAnsi" w:cstheme="minorBidi"/>
                  <w:sz w:val="22"/>
                  <w:szCs w:val="22"/>
                  <w:rPrChange w:id="5706" w:author="Nick.Tolimieri" w:date="2022-09-13T12:37:00Z">
                    <w:rPr>
                      <w:rFonts w:ascii="Calibri" w:hAnsi="Calibri" w:cs="Calibri"/>
                      <w:color w:val="000000"/>
                      <w:sz w:val="22"/>
                      <w:szCs w:val="22"/>
                    </w:rPr>
                  </w:rPrChange>
                </w:rPr>
                <w:t>2006</w:t>
              </w:r>
            </w:ins>
          </w:p>
        </w:tc>
        <w:tc>
          <w:tcPr>
            <w:tcW w:w="960" w:type="dxa"/>
            <w:noWrap/>
            <w:hideMark/>
            <w:tcPrChange w:id="57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08" w:author="Nick.Tolimieri" w:date="2022-09-13T12:37:00Z"/>
                <w:rFonts w:asciiTheme="minorHAnsi" w:eastAsiaTheme="minorHAnsi" w:hAnsiTheme="minorHAnsi" w:cstheme="minorBidi"/>
                <w:sz w:val="22"/>
                <w:szCs w:val="22"/>
                <w:rPrChange w:id="5709" w:author="Nick.Tolimieri" w:date="2022-09-13T12:37:00Z">
                  <w:rPr>
                    <w:ins w:id="5710" w:author="Nick.Tolimieri" w:date="2022-09-13T12:37:00Z"/>
                    <w:rFonts w:ascii="Calibri" w:hAnsi="Calibri" w:cs="Calibri"/>
                    <w:color w:val="000000"/>
                    <w:sz w:val="22"/>
                    <w:szCs w:val="22"/>
                  </w:rPr>
                </w:rPrChange>
              </w:rPr>
              <w:pPrChange w:id="5711" w:author="Nick.Tolimieri" w:date="2022-09-13T12:37:00Z">
                <w:pPr>
                  <w:jc w:val="right"/>
                </w:pPr>
              </w:pPrChange>
            </w:pPr>
            <w:ins w:id="5712" w:author="Nick.Tolimieri" w:date="2022-09-13T12:37:00Z">
              <w:r w:rsidRPr="00207938">
                <w:rPr>
                  <w:rFonts w:asciiTheme="minorHAnsi" w:eastAsiaTheme="minorHAnsi" w:hAnsiTheme="minorHAnsi" w:cstheme="minorBidi"/>
                  <w:sz w:val="22"/>
                  <w:szCs w:val="22"/>
                  <w:rPrChange w:id="5713" w:author="Nick.Tolimieri" w:date="2022-09-13T12:37:00Z">
                    <w:rPr>
                      <w:rFonts w:ascii="Calibri" w:hAnsi="Calibri" w:cs="Calibri"/>
                      <w:color w:val="000000"/>
                      <w:sz w:val="22"/>
                      <w:szCs w:val="22"/>
                    </w:rPr>
                  </w:rPrChange>
                </w:rPr>
                <w:t>0</w:t>
              </w:r>
            </w:ins>
          </w:p>
        </w:tc>
        <w:tc>
          <w:tcPr>
            <w:tcW w:w="960" w:type="dxa"/>
            <w:noWrap/>
            <w:hideMark/>
            <w:tcPrChange w:id="57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15" w:author="Nick.Tolimieri" w:date="2022-09-13T12:37:00Z"/>
                <w:rFonts w:asciiTheme="minorHAnsi" w:eastAsiaTheme="minorHAnsi" w:hAnsiTheme="minorHAnsi" w:cstheme="minorBidi"/>
                <w:sz w:val="22"/>
                <w:szCs w:val="22"/>
                <w:rPrChange w:id="5716" w:author="Nick.Tolimieri" w:date="2022-09-13T12:37:00Z">
                  <w:rPr>
                    <w:ins w:id="5717" w:author="Nick.Tolimieri" w:date="2022-09-13T12:37:00Z"/>
                    <w:rFonts w:ascii="Calibri" w:hAnsi="Calibri" w:cs="Calibri"/>
                    <w:color w:val="000000"/>
                    <w:sz w:val="22"/>
                    <w:szCs w:val="22"/>
                  </w:rPr>
                </w:rPrChange>
              </w:rPr>
              <w:pPrChange w:id="5718" w:author="Nick.Tolimieri" w:date="2022-09-13T12:37:00Z">
                <w:pPr>
                  <w:jc w:val="right"/>
                </w:pPr>
              </w:pPrChange>
            </w:pPr>
            <w:ins w:id="5719" w:author="Nick.Tolimieri" w:date="2022-09-13T12:37:00Z">
              <w:r w:rsidRPr="00207938">
                <w:rPr>
                  <w:rFonts w:asciiTheme="minorHAnsi" w:eastAsiaTheme="minorHAnsi" w:hAnsiTheme="minorHAnsi" w:cstheme="minorBidi"/>
                  <w:sz w:val="22"/>
                  <w:szCs w:val="22"/>
                  <w:rPrChange w:id="5720" w:author="Nick.Tolimieri" w:date="2022-09-13T12:37:00Z">
                    <w:rPr>
                      <w:rFonts w:ascii="Calibri" w:hAnsi="Calibri" w:cs="Calibri"/>
                      <w:color w:val="000000"/>
                      <w:sz w:val="22"/>
                      <w:szCs w:val="22"/>
                    </w:rPr>
                  </w:rPrChange>
                </w:rPr>
                <w:t>22</w:t>
              </w:r>
            </w:ins>
          </w:p>
        </w:tc>
        <w:tc>
          <w:tcPr>
            <w:tcW w:w="960" w:type="dxa"/>
            <w:noWrap/>
            <w:hideMark/>
            <w:tcPrChange w:id="57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22" w:author="Nick.Tolimieri" w:date="2022-09-13T12:37:00Z"/>
                <w:rFonts w:asciiTheme="minorHAnsi" w:eastAsiaTheme="minorHAnsi" w:hAnsiTheme="minorHAnsi" w:cstheme="minorBidi"/>
                <w:sz w:val="22"/>
                <w:szCs w:val="22"/>
                <w:rPrChange w:id="5723" w:author="Nick.Tolimieri" w:date="2022-09-13T12:37:00Z">
                  <w:rPr>
                    <w:ins w:id="5724" w:author="Nick.Tolimieri" w:date="2022-09-13T12:37:00Z"/>
                    <w:rFonts w:ascii="Calibri" w:hAnsi="Calibri" w:cs="Calibri"/>
                    <w:color w:val="000000"/>
                    <w:sz w:val="22"/>
                    <w:szCs w:val="22"/>
                  </w:rPr>
                </w:rPrChange>
              </w:rPr>
              <w:pPrChange w:id="5725" w:author="Nick.Tolimieri" w:date="2022-09-13T12:37:00Z">
                <w:pPr>
                  <w:jc w:val="right"/>
                </w:pPr>
              </w:pPrChange>
            </w:pPr>
            <w:ins w:id="5726" w:author="Nick.Tolimieri" w:date="2022-09-13T12:37:00Z">
              <w:r w:rsidRPr="00207938">
                <w:rPr>
                  <w:rFonts w:asciiTheme="minorHAnsi" w:eastAsiaTheme="minorHAnsi" w:hAnsiTheme="minorHAnsi" w:cstheme="minorBidi"/>
                  <w:sz w:val="22"/>
                  <w:szCs w:val="22"/>
                  <w:rPrChange w:id="5727" w:author="Nick.Tolimieri" w:date="2022-09-13T12:37:00Z">
                    <w:rPr>
                      <w:rFonts w:ascii="Calibri" w:hAnsi="Calibri" w:cs="Calibri"/>
                      <w:color w:val="000000"/>
                      <w:sz w:val="22"/>
                      <w:szCs w:val="22"/>
                    </w:rPr>
                  </w:rPrChange>
                </w:rPr>
                <w:t>1</w:t>
              </w:r>
            </w:ins>
          </w:p>
        </w:tc>
        <w:tc>
          <w:tcPr>
            <w:tcW w:w="960" w:type="dxa"/>
            <w:noWrap/>
            <w:hideMark/>
            <w:tcPrChange w:id="57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29" w:author="Nick.Tolimieri" w:date="2022-09-13T12:37:00Z"/>
                <w:rFonts w:asciiTheme="minorHAnsi" w:eastAsiaTheme="minorHAnsi" w:hAnsiTheme="minorHAnsi" w:cstheme="minorBidi"/>
                <w:sz w:val="22"/>
                <w:szCs w:val="22"/>
                <w:rPrChange w:id="5730" w:author="Nick.Tolimieri" w:date="2022-09-13T12:37:00Z">
                  <w:rPr>
                    <w:ins w:id="5731" w:author="Nick.Tolimieri" w:date="2022-09-13T12:37:00Z"/>
                    <w:rFonts w:ascii="Calibri" w:hAnsi="Calibri" w:cs="Calibri"/>
                    <w:color w:val="000000"/>
                    <w:sz w:val="22"/>
                    <w:szCs w:val="22"/>
                  </w:rPr>
                </w:rPrChange>
              </w:rPr>
              <w:pPrChange w:id="5732" w:author="Nick.Tolimieri" w:date="2022-09-13T12:37:00Z">
                <w:pPr>
                  <w:jc w:val="right"/>
                </w:pPr>
              </w:pPrChange>
            </w:pPr>
            <w:ins w:id="5733" w:author="Nick.Tolimieri" w:date="2022-09-13T12:37:00Z">
              <w:r w:rsidRPr="00207938">
                <w:rPr>
                  <w:rFonts w:asciiTheme="minorHAnsi" w:eastAsiaTheme="minorHAnsi" w:hAnsiTheme="minorHAnsi" w:cstheme="minorBidi"/>
                  <w:sz w:val="22"/>
                  <w:szCs w:val="22"/>
                  <w:rPrChange w:id="5734" w:author="Nick.Tolimieri" w:date="2022-09-13T12:37:00Z">
                    <w:rPr>
                      <w:rFonts w:ascii="Calibri" w:hAnsi="Calibri" w:cs="Calibri"/>
                      <w:color w:val="000000"/>
                      <w:sz w:val="22"/>
                      <w:szCs w:val="22"/>
                    </w:rPr>
                  </w:rPrChange>
                </w:rPr>
                <w:t>6</w:t>
              </w:r>
            </w:ins>
          </w:p>
        </w:tc>
        <w:tc>
          <w:tcPr>
            <w:tcW w:w="960" w:type="dxa"/>
            <w:noWrap/>
            <w:hideMark/>
            <w:tcPrChange w:id="57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36" w:author="Nick.Tolimieri" w:date="2022-09-13T12:37:00Z"/>
                <w:rFonts w:asciiTheme="minorHAnsi" w:eastAsiaTheme="minorHAnsi" w:hAnsiTheme="minorHAnsi" w:cstheme="minorBidi"/>
                <w:sz w:val="22"/>
                <w:szCs w:val="22"/>
                <w:rPrChange w:id="5737" w:author="Nick.Tolimieri" w:date="2022-09-13T12:37:00Z">
                  <w:rPr>
                    <w:ins w:id="5738" w:author="Nick.Tolimieri" w:date="2022-09-13T12:37:00Z"/>
                    <w:rFonts w:ascii="Calibri" w:hAnsi="Calibri" w:cs="Calibri"/>
                    <w:color w:val="000000"/>
                    <w:sz w:val="22"/>
                    <w:szCs w:val="22"/>
                  </w:rPr>
                </w:rPrChange>
              </w:rPr>
              <w:pPrChange w:id="5739" w:author="Nick.Tolimieri" w:date="2022-09-13T12:37:00Z">
                <w:pPr>
                  <w:jc w:val="right"/>
                </w:pPr>
              </w:pPrChange>
            </w:pPr>
            <w:ins w:id="5740" w:author="Nick.Tolimieri" w:date="2022-09-13T12:37:00Z">
              <w:r w:rsidRPr="00207938">
                <w:rPr>
                  <w:rFonts w:asciiTheme="minorHAnsi" w:eastAsiaTheme="minorHAnsi" w:hAnsiTheme="minorHAnsi" w:cstheme="minorBidi"/>
                  <w:sz w:val="22"/>
                  <w:szCs w:val="22"/>
                  <w:rPrChange w:id="5741" w:author="Nick.Tolimieri" w:date="2022-09-13T12:37:00Z">
                    <w:rPr>
                      <w:rFonts w:ascii="Calibri" w:hAnsi="Calibri" w:cs="Calibri"/>
                      <w:color w:val="000000"/>
                      <w:sz w:val="22"/>
                      <w:szCs w:val="22"/>
                    </w:rPr>
                  </w:rPrChange>
                </w:rPr>
                <w:t>6</w:t>
              </w:r>
            </w:ins>
          </w:p>
        </w:tc>
        <w:tc>
          <w:tcPr>
            <w:tcW w:w="960" w:type="dxa"/>
            <w:noWrap/>
            <w:hideMark/>
            <w:tcPrChange w:id="57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43" w:author="Nick.Tolimieri" w:date="2022-09-13T12:37:00Z"/>
                <w:rFonts w:asciiTheme="minorHAnsi" w:eastAsiaTheme="minorHAnsi" w:hAnsiTheme="minorHAnsi" w:cstheme="minorBidi"/>
                <w:sz w:val="22"/>
                <w:szCs w:val="22"/>
                <w:rPrChange w:id="5744" w:author="Nick.Tolimieri" w:date="2022-09-13T12:37:00Z">
                  <w:rPr>
                    <w:ins w:id="5745" w:author="Nick.Tolimieri" w:date="2022-09-13T12:37:00Z"/>
                    <w:rFonts w:ascii="Calibri" w:hAnsi="Calibri" w:cs="Calibri"/>
                    <w:color w:val="000000"/>
                    <w:sz w:val="22"/>
                    <w:szCs w:val="22"/>
                  </w:rPr>
                </w:rPrChange>
              </w:rPr>
              <w:pPrChange w:id="5746" w:author="Nick.Tolimieri" w:date="2022-09-13T12:37:00Z">
                <w:pPr>
                  <w:jc w:val="right"/>
                </w:pPr>
              </w:pPrChange>
            </w:pPr>
            <w:ins w:id="5747" w:author="Nick.Tolimieri" w:date="2022-09-13T12:37:00Z">
              <w:r w:rsidRPr="00207938">
                <w:rPr>
                  <w:rFonts w:asciiTheme="minorHAnsi" w:eastAsiaTheme="minorHAnsi" w:hAnsiTheme="minorHAnsi" w:cstheme="minorBidi"/>
                  <w:sz w:val="22"/>
                  <w:szCs w:val="22"/>
                  <w:rPrChange w:id="5748" w:author="Nick.Tolimieri" w:date="2022-09-13T12:37:00Z">
                    <w:rPr>
                      <w:rFonts w:ascii="Calibri" w:hAnsi="Calibri" w:cs="Calibri"/>
                      <w:color w:val="000000"/>
                      <w:sz w:val="22"/>
                      <w:szCs w:val="22"/>
                    </w:rPr>
                  </w:rPrChange>
                </w:rPr>
                <w:t>6</w:t>
              </w:r>
            </w:ins>
          </w:p>
        </w:tc>
        <w:tc>
          <w:tcPr>
            <w:tcW w:w="960" w:type="dxa"/>
            <w:noWrap/>
            <w:hideMark/>
            <w:tcPrChange w:id="57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50" w:author="Nick.Tolimieri" w:date="2022-09-13T12:37:00Z"/>
                <w:rFonts w:asciiTheme="minorHAnsi" w:eastAsiaTheme="minorHAnsi" w:hAnsiTheme="minorHAnsi" w:cstheme="minorBidi"/>
                <w:sz w:val="22"/>
                <w:szCs w:val="22"/>
                <w:rPrChange w:id="5751" w:author="Nick.Tolimieri" w:date="2022-09-13T12:37:00Z">
                  <w:rPr>
                    <w:ins w:id="5752" w:author="Nick.Tolimieri" w:date="2022-09-13T12:37:00Z"/>
                    <w:rFonts w:ascii="Calibri" w:hAnsi="Calibri" w:cs="Calibri"/>
                    <w:color w:val="000000"/>
                    <w:sz w:val="22"/>
                    <w:szCs w:val="22"/>
                  </w:rPr>
                </w:rPrChange>
              </w:rPr>
              <w:pPrChange w:id="5753" w:author="Nick.Tolimieri" w:date="2022-09-13T12:37:00Z">
                <w:pPr>
                  <w:jc w:val="right"/>
                </w:pPr>
              </w:pPrChange>
            </w:pPr>
            <w:ins w:id="5754" w:author="Nick.Tolimieri" w:date="2022-09-13T12:37:00Z">
              <w:r w:rsidRPr="00207938">
                <w:rPr>
                  <w:rFonts w:asciiTheme="minorHAnsi" w:eastAsiaTheme="minorHAnsi" w:hAnsiTheme="minorHAnsi" w:cstheme="minorBidi"/>
                  <w:sz w:val="22"/>
                  <w:szCs w:val="22"/>
                  <w:rPrChange w:id="5755" w:author="Nick.Tolimieri" w:date="2022-09-13T12:37:00Z">
                    <w:rPr>
                      <w:rFonts w:ascii="Calibri" w:hAnsi="Calibri" w:cs="Calibri"/>
                      <w:color w:val="000000"/>
                      <w:sz w:val="22"/>
                      <w:szCs w:val="22"/>
                    </w:rPr>
                  </w:rPrChange>
                </w:rPr>
                <w:t>1.9</w:t>
              </w:r>
            </w:ins>
          </w:p>
        </w:tc>
        <w:tc>
          <w:tcPr>
            <w:tcW w:w="960" w:type="dxa"/>
            <w:noWrap/>
            <w:hideMark/>
            <w:tcPrChange w:id="57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57" w:author="Nick.Tolimieri" w:date="2022-09-13T12:37:00Z"/>
                <w:rFonts w:asciiTheme="minorHAnsi" w:eastAsiaTheme="minorHAnsi" w:hAnsiTheme="minorHAnsi" w:cstheme="minorBidi"/>
                <w:sz w:val="22"/>
                <w:szCs w:val="22"/>
                <w:rPrChange w:id="5758" w:author="Nick.Tolimieri" w:date="2022-09-13T12:37:00Z">
                  <w:rPr>
                    <w:ins w:id="5759" w:author="Nick.Tolimieri" w:date="2022-09-13T12:37:00Z"/>
                    <w:rFonts w:ascii="Calibri" w:hAnsi="Calibri" w:cs="Calibri"/>
                    <w:color w:val="000000"/>
                    <w:sz w:val="22"/>
                    <w:szCs w:val="22"/>
                  </w:rPr>
                </w:rPrChange>
              </w:rPr>
              <w:pPrChange w:id="5760" w:author="Nick.Tolimieri" w:date="2022-09-13T12:37:00Z">
                <w:pPr>
                  <w:jc w:val="right"/>
                </w:pPr>
              </w:pPrChange>
            </w:pPr>
            <w:ins w:id="5761" w:author="Nick.Tolimieri" w:date="2022-09-13T12:37:00Z">
              <w:r w:rsidRPr="00207938">
                <w:rPr>
                  <w:rFonts w:asciiTheme="minorHAnsi" w:eastAsiaTheme="minorHAnsi" w:hAnsiTheme="minorHAnsi" w:cstheme="minorBidi"/>
                  <w:sz w:val="22"/>
                  <w:szCs w:val="22"/>
                  <w:rPrChange w:id="5762" w:author="Nick.Tolimieri" w:date="2022-09-13T12:37:00Z">
                    <w:rPr>
                      <w:rFonts w:ascii="Calibri" w:hAnsi="Calibri" w:cs="Calibri"/>
                      <w:color w:val="000000"/>
                      <w:sz w:val="22"/>
                      <w:szCs w:val="22"/>
                    </w:rPr>
                  </w:rPrChange>
                </w:rPr>
                <w:t>0.29</w:t>
              </w:r>
            </w:ins>
          </w:p>
        </w:tc>
      </w:tr>
      <w:tr w:rsidR="00207938" w:rsidRPr="00207938" w:rsidTr="00207938">
        <w:trPr>
          <w:divId w:val="365297945"/>
          <w:trHeight w:val="300"/>
          <w:ins w:id="5763" w:author="Nick.Tolimieri" w:date="2022-09-13T12:37:00Z"/>
          <w:trPrChange w:id="5764" w:author="Nick.Tolimieri" w:date="2022-09-13T12:37:00Z">
            <w:trPr>
              <w:divId w:val="365297945"/>
              <w:trHeight w:val="300"/>
            </w:trPr>
          </w:trPrChange>
        </w:trPr>
        <w:tc>
          <w:tcPr>
            <w:tcW w:w="960" w:type="dxa"/>
            <w:noWrap/>
            <w:hideMark/>
            <w:tcPrChange w:id="57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66" w:author="Nick.Tolimieri" w:date="2022-09-13T12:37:00Z"/>
                <w:rFonts w:asciiTheme="minorHAnsi" w:eastAsiaTheme="minorHAnsi" w:hAnsiTheme="minorHAnsi" w:cstheme="minorBidi"/>
                <w:sz w:val="22"/>
                <w:szCs w:val="22"/>
                <w:rPrChange w:id="5767" w:author="Nick.Tolimieri" w:date="2022-09-13T12:37:00Z">
                  <w:rPr>
                    <w:ins w:id="5768" w:author="Nick.Tolimieri" w:date="2022-09-13T12:37:00Z"/>
                    <w:rFonts w:ascii="Calibri" w:hAnsi="Calibri" w:cs="Calibri"/>
                    <w:color w:val="000000"/>
                    <w:sz w:val="22"/>
                    <w:szCs w:val="22"/>
                  </w:rPr>
                </w:rPrChange>
              </w:rPr>
              <w:pPrChange w:id="5769" w:author="Nick.Tolimieri" w:date="2022-09-13T12:37:00Z">
                <w:pPr/>
              </w:pPrChange>
            </w:pPr>
            <w:proofErr w:type="spellStart"/>
            <w:ins w:id="5770" w:author="Nick.Tolimieri" w:date="2022-09-13T12:37:00Z">
              <w:r w:rsidRPr="00207938">
                <w:rPr>
                  <w:rFonts w:asciiTheme="minorHAnsi" w:eastAsiaTheme="minorHAnsi" w:hAnsiTheme="minorHAnsi" w:cstheme="minorBidi"/>
                  <w:sz w:val="22"/>
                  <w:szCs w:val="22"/>
                  <w:rPrChange w:id="5771" w:author="Nick.Tolimieri" w:date="2022-09-13T12:37:00Z">
                    <w:rPr>
                      <w:rFonts w:ascii="Calibri" w:hAnsi="Calibri" w:cs="Calibri"/>
                      <w:color w:val="000000"/>
                      <w:sz w:val="22"/>
                      <w:szCs w:val="22"/>
                    </w:rPr>
                  </w:rPrChange>
                </w:rPr>
                <w:lastRenderedPageBreak/>
                <w:t>Tatoosh</w:t>
              </w:r>
              <w:proofErr w:type="spellEnd"/>
              <w:r w:rsidRPr="00207938">
                <w:rPr>
                  <w:rFonts w:asciiTheme="minorHAnsi" w:eastAsiaTheme="minorHAnsi" w:hAnsiTheme="minorHAnsi" w:cstheme="minorBidi"/>
                  <w:sz w:val="22"/>
                  <w:szCs w:val="22"/>
                  <w:rPrChange w:id="577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77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774" w:author="Nick.Tolimieri" w:date="2022-09-13T12:37:00Z">
                    <w:rPr>
                      <w:rFonts w:ascii="Calibri" w:hAnsi="Calibri" w:cs="Calibri"/>
                      <w:color w:val="000000"/>
                      <w:sz w:val="22"/>
                      <w:szCs w:val="22"/>
                    </w:rPr>
                  </w:rPrChange>
                </w:rPr>
                <w:t xml:space="preserve"> B.</w:t>
              </w:r>
            </w:ins>
          </w:p>
        </w:tc>
        <w:tc>
          <w:tcPr>
            <w:tcW w:w="960" w:type="dxa"/>
            <w:noWrap/>
            <w:hideMark/>
            <w:tcPrChange w:id="57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76" w:author="Nick.Tolimieri" w:date="2022-09-13T12:37:00Z"/>
                <w:rFonts w:asciiTheme="minorHAnsi" w:eastAsiaTheme="minorHAnsi" w:hAnsiTheme="minorHAnsi" w:cstheme="minorBidi"/>
                <w:sz w:val="22"/>
                <w:szCs w:val="22"/>
                <w:rPrChange w:id="5777" w:author="Nick.Tolimieri" w:date="2022-09-13T12:37:00Z">
                  <w:rPr>
                    <w:ins w:id="5778" w:author="Nick.Tolimieri" w:date="2022-09-13T12:37:00Z"/>
                    <w:rFonts w:ascii="Calibri" w:hAnsi="Calibri" w:cs="Calibri"/>
                    <w:color w:val="000000"/>
                    <w:sz w:val="22"/>
                    <w:szCs w:val="22"/>
                  </w:rPr>
                </w:rPrChange>
              </w:rPr>
              <w:pPrChange w:id="5779" w:author="Nick.Tolimieri" w:date="2022-09-13T12:37:00Z">
                <w:pPr>
                  <w:jc w:val="right"/>
                </w:pPr>
              </w:pPrChange>
            </w:pPr>
            <w:ins w:id="5780" w:author="Nick.Tolimieri" w:date="2022-09-13T12:37:00Z">
              <w:r w:rsidRPr="00207938">
                <w:rPr>
                  <w:rFonts w:asciiTheme="minorHAnsi" w:eastAsiaTheme="minorHAnsi" w:hAnsiTheme="minorHAnsi" w:cstheme="minorBidi"/>
                  <w:sz w:val="22"/>
                  <w:szCs w:val="22"/>
                  <w:rPrChange w:id="5781" w:author="Nick.Tolimieri" w:date="2022-09-13T12:37:00Z">
                    <w:rPr>
                      <w:rFonts w:ascii="Calibri" w:hAnsi="Calibri" w:cs="Calibri"/>
                      <w:color w:val="000000"/>
                      <w:sz w:val="22"/>
                      <w:szCs w:val="22"/>
                    </w:rPr>
                  </w:rPrChange>
                </w:rPr>
                <w:t>2007</w:t>
              </w:r>
            </w:ins>
          </w:p>
        </w:tc>
        <w:tc>
          <w:tcPr>
            <w:tcW w:w="960" w:type="dxa"/>
            <w:noWrap/>
            <w:hideMark/>
            <w:tcPrChange w:id="57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83" w:author="Nick.Tolimieri" w:date="2022-09-13T12:37:00Z"/>
                <w:rFonts w:asciiTheme="minorHAnsi" w:eastAsiaTheme="minorHAnsi" w:hAnsiTheme="minorHAnsi" w:cstheme="minorBidi"/>
                <w:sz w:val="22"/>
                <w:szCs w:val="22"/>
                <w:rPrChange w:id="5784" w:author="Nick.Tolimieri" w:date="2022-09-13T12:37:00Z">
                  <w:rPr>
                    <w:ins w:id="5785" w:author="Nick.Tolimieri" w:date="2022-09-13T12:37:00Z"/>
                    <w:rFonts w:ascii="Calibri" w:hAnsi="Calibri" w:cs="Calibri"/>
                    <w:color w:val="000000"/>
                    <w:sz w:val="22"/>
                    <w:szCs w:val="22"/>
                  </w:rPr>
                </w:rPrChange>
              </w:rPr>
              <w:pPrChange w:id="5786" w:author="Nick.Tolimieri" w:date="2022-09-13T12:37:00Z">
                <w:pPr>
                  <w:jc w:val="right"/>
                </w:pPr>
              </w:pPrChange>
            </w:pPr>
            <w:ins w:id="5787" w:author="Nick.Tolimieri" w:date="2022-09-13T12:37:00Z">
              <w:r w:rsidRPr="00207938">
                <w:rPr>
                  <w:rFonts w:asciiTheme="minorHAnsi" w:eastAsiaTheme="minorHAnsi" w:hAnsiTheme="minorHAnsi" w:cstheme="minorBidi"/>
                  <w:sz w:val="22"/>
                  <w:szCs w:val="22"/>
                  <w:rPrChange w:id="5788" w:author="Nick.Tolimieri" w:date="2022-09-13T12:37:00Z">
                    <w:rPr>
                      <w:rFonts w:ascii="Calibri" w:hAnsi="Calibri" w:cs="Calibri"/>
                      <w:color w:val="000000"/>
                      <w:sz w:val="22"/>
                      <w:szCs w:val="22"/>
                    </w:rPr>
                  </w:rPrChange>
                </w:rPr>
                <w:t>5</w:t>
              </w:r>
            </w:ins>
          </w:p>
        </w:tc>
        <w:tc>
          <w:tcPr>
            <w:tcW w:w="960" w:type="dxa"/>
            <w:noWrap/>
            <w:hideMark/>
            <w:tcPrChange w:id="57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90" w:author="Nick.Tolimieri" w:date="2022-09-13T12:37:00Z"/>
                <w:rFonts w:asciiTheme="minorHAnsi" w:eastAsiaTheme="minorHAnsi" w:hAnsiTheme="minorHAnsi" w:cstheme="minorBidi"/>
                <w:sz w:val="22"/>
                <w:szCs w:val="22"/>
                <w:rPrChange w:id="5791" w:author="Nick.Tolimieri" w:date="2022-09-13T12:37:00Z">
                  <w:rPr>
                    <w:ins w:id="5792" w:author="Nick.Tolimieri" w:date="2022-09-13T12:37:00Z"/>
                    <w:rFonts w:ascii="Calibri" w:hAnsi="Calibri" w:cs="Calibri"/>
                    <w:color w:val="000000"/>
                    <w:sz w:val="22"/>
                    <w:szCs w:val="22"/>
                  </w:rPr>
                </w:rPrChange>
              </w:rPr>
              <w:pPrChange w:id="5793" w:author="Nick.Tolimieri" w:date="2022-09-13T12:37:00Z">
                <w:pPr>
                  <w:jc w:val="right"/>
                </w:pPr>
              </w:pPrChange>
            </w:pPr>
            <w:ins w:id="5794" w:author="Nick.Tolimieri" w:date="2022-09-13T12:37:00Z">
              <w:r w:rsidRPr="00207938">
                <w:rPr>
                  <w:rFonts w:asciiTheme="minorHAnsi" w:eastAsiaTheme="minorHAnsi" w:hAnsiTheme="minorHAnsi" w:cstheme="minorBidi"/>
                  <w:sz w:val="22"/>
                  <w:szCs w:val="22"/>
                  <w:rPrChange w:id="5795" w:author="Nick.Tolimieri" w:date="2022-09-13T12:37:00Z">
                    <w:rPr>
                      <w:rFonts w:ascii="Calibri" w:hAnsi="Calibri" w:cs="Calibri"/>
                      <w:color w:val="000000"/>
                      <w:sz w:val="22"/>
                      <w:szCs w:val="22"/>
                    </w:rPr>
                  </w:rPrChange>
                </w:rPr>
                <w:t>8</w:t>
              </w:r>
            </w:ins>
          </w:p>
        </w:tc>
        <w:tc>
          <w:tcPr>
            <w:tcW w:w="960" w:type="dxa"/>
            <w:noWrap/>
            <w:hideMark/>
            <w:tcPrChange w:id="57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797" w:author="Nick.Tolimieri" w:date="2022-09-13T12:37:00Z"/>
                <w:rFonts w:asciiTheme="minorHAnsi" w:eastAsiaTheme="minorHAnsi" w:hAnsiTheme="minorHAnsi" w:cstheme="minorBidi"/>
                <w:sz w:val="22"/>
                <w:szCs w:val="22"/>
                <w:rPrChange w:id="5798" w:author="Nick.Tolimieri" w:date="2022-09-13T12:37:00Z">
                  <w:rPr>
                    <w:ins w:id="5799" w:author="Nick.Tolimieri" w:date="2022-09-13T12:37:00Z"/>
                    <w:rFonts w:ascii="Calibri" w:hAnsi="Calibri" w:cs="Calibri"/>
                    <w:color w:val="000000"/>
                    <w:sz w:val="22"/>
                    <w:szCs w:val="22"/>
                  </w:rPr>
                </w:rPrChange>
              </w:rPr>
              <w:pPrChange w:id="5800" w:author="Nick.Tolimieri" w:date="2022-09-13T12:37:00Z">
                <w:pPr>
                  <w:jc w:val="right"/>
                </w:pPr>
              </w:pPrChange>
            </w:pPr>
            <w:ins w:id="5801" w:author="Nick.Tolimieri" w:date="2022-09-13T12:37:00Z">
              <w:r w:rsidRPr="00207938">
                <w:rPr>
                  <w:rFonts w:asciiTheme="minorHAnsi" w:eastAsiaTheme="minorHAnsi" w:hAnsiTheme="minorHAnsi" w:cstheme="minorBidi"/>
                  <w:sz w:val="22"/>
                  <w:szCs w:val="22"/>
                  <w:rPrChange w:id="5802" w:author="Nick.Tolimieri" w:date="2022-09-13T12:37:00Z">
                    <w:rPr>
                      <w:rFonts w:ascii="Calibri" w:hAnsi="Calibri" w:cs="Calibri"/>
                      <w:color w:val="000000"/>
                      <w:sz w:val="22"/>
                      <w:szCs w:val="22"/>
                    </w:rPr>
                  </w:rPrChange>
                </w:rPr>
                <w:t>1</w:t>
              </w:r>
            </w:ins>
          </w:p>
        </w:tc>
        <w:tc>
          <w:tcPr>
            <w:tcW w:w="960" w:type="dxa"/>
            <w:noWrap/>
            <w:hideMark/>
            <w:tcPrChange w:id="58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04" w:author="Nick.Tolimieri" w:date="2022-09-13T12:37:00Z"/>
                <w:rFonts w:asciiTheme="minorHAnsi" w:eastAsiaTheme="minorHAnsi" w:hAnsiTheme="minorHAnsi" w:cstheme="minorBidi"/>
                <w:sz w:val="22"/>
                <w:szCs w:val="22"/>
                <w:rPrChange w:id="5805" w:author="Nick.Tolimieri" w:date="2022-09-13T12:37:00Z">
                  <w:rPr>
                    <w:ins w:id="5806" w:author="Nick.Tolimieri" w:date="2022-09-13T12:37:00Z"/>
                    <w:rFonts w:ascii="Calibri" w:hAnsi="Calibri" w:cs="Calibri"/>
                    <w:color w:val="000000"/>
                    <w:sz w:val="22"/>
                    <w:szCs w:val="22"/>
                  </w:rPr>
                </w:rPrChange>
              </w:rPr>
              <w:pPrChange w:id="5807" w:author="Nick.Tolimieri" w:date="2022-09-13T12:37:00Z">
                <w:pPr>
                  <w:jc w:val="right"/>
                </w:pPr>
              </w:pPrChange>
            </w:pPr>
            <w:ins w:id="5808" w:author="Nick.Tolimieri" w:date="2022-09-13T12:37:00Z">
              <w:r w:rsidRPr="00207938">
                <w:rPr>
                  <w:rFonts w:asciiTheme="minorHAnsi" w:eastAsiaTheme="minorHAnsi" w:hAnsiTheme="minorHAnsi" w:cstheme="minorBidi"/>
                  <w:sz w:val="22"/>
                  <w:szCs w:val="22"/>
                  <w:rPrChange w:id="5809" w:author="Nick.Tolimieri" w:date="2022-09-13T12:37:00Z">
                    <w:rPr>
                      <w:rFonts w:ascii="Calibri" w:hAnsi="Calibri" w:cs="Calibri"/>
                      <w:color w:val="000000"/>
                      <w:sz w:val="22"/>
                      <w:szCs w:val="22"/>
                    </w:rPr>
                  </w:rPrChange>
                </w:rPr>
                <w:t>8</w:t>
              </w:r>
            </w:ins>
          </w:p>
        </w:tc>
        <w:tc>
          <w:tcPr>
            <w:tcW w:w="960" w:type="dxa"/>
            <w:noWrap/>
            <w:hideMark/>
            <w:tcPrChange w:id="58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11" w:author="Nick.Tolimieri" w:date="2022-09-13T12:37:00Z"/>
                <w:rFonts w:asciiTheme="minorHAnsi" w:eastAsiaTheme="minorHAnsi" w:hAnsiTheme="minorHAnsi" w:cstheme="minorBidi"/>
                <w:sz w:val="22"/>
                <w:szCs w:val="22"/>
                <w:rPrChange w:id="5812" w:author="Nick.Tolimieri" w:date="2022-09-13T12:37:00Z">
                  <w:rPr>
                    <w:ins w:id="5813" w:author="Nick.Tolimieri" w:date="2022-09-13T12:37:00Z"/>
                    <w:rFonts w:ascii="Calibri" w:hAnsi="Calibri" w:cs="Calibri"/>
                    <w:color w:val="000000"/>
                    <w:sz w:val="22"/>
                    <w:szCs w:val="22"/>
                  </w:rPr>
                </w:rPrChange>
              </w:rPr>
              <w:pPrChange w:id="5814" w:author="Nick.Tolimieri" w:date="2022-09-13T12:37:00Z">
                <w:pPr>
                  <w:jc w:val="right"/>
                </w:pPr>
              </w:pPrChange>
            </w:pPr>
            <w:ins w:id="5815" w:author="Nick.Tolimieri" w:date="2022-09-13T12:37:00Z">
              <w:r w:rsidRPr="00207938">
                <w:rPr>
                  <w:rFonts w:asciiTheme="minorHAnsi" w:eastAsiaTheme="minorHAnsi" w:hAnsiTheme="minorHAnsi" w:cstheme="minorBidi"/>
                  <w:sz w:val="22"/>
                  <w:szCs w:val="22"/>
                  <w:rPrChange w:id="5816" w:author="Nick.Tolimieri" w:date="2022-09-13T12:37:00Z">
                    <w:rPr>
                      <w:rFonts w:ascii="Calibri" w:hAnsi="Calibri" w:cs="Calibri"/>
                      <w:color w:val="000000"/>
                      <w:sz w:val="22"/>
                      <w:szCs w:val="22"/>
                    </w:rPr>
                  </w:rPrChange>
                </w:rPr>
                <w:t>8</w:t>
              </w:r>
            </w:ins>
          </w:p>
        </w:tc>
        <w:tc>
          <w:tcPr>
            <w:tcW w:w="960" w:type="dxa"/>
            <w:noWrap/>
            <w:hideMark/>
            <w:tcPrChange w:id="58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18" w:author="Nick.Tolimieri" w:date="2022-09-13T12:37:00Z"/>
                <w:rFonts w:asciiTheme="minorHAnsi" w:eastAsiaTheme="minorHAnsi" w:hAnsiTheme="minorHAnsi" w:cstheme="minorBidi"/>
                <w:sz w:val="22"/>
                <w:szCs w:val="22"/>
                <w:rPrChange w:id="5819" w:author="Nick.Tolimieri" w:date="2022-09-13T12:37:00Z">
                  <w:rPr>
                    <w:ins w:id="5820" w:author="Nick.Tolimieri" w:date="2022-09-13T12:37:00Z"/>
                    <w:rFonts w:ascii="Calibri" w:hAnsi="Calibri" w:cs="Calibri"/>
                    <w:color w:val="000000"/>
                    <w:sz w:val="22"/>
                    <w:szCs w:val="22"/>
                  </w:rPr>
                </w:rPrChange>
              </w:rPr>
              <w:pPrChange w:id="5821" w:author="Nick.Tolimieri" w:date="2022-09-13T12:37:00Z">
                <w:pPr>
                  <w:jc w:val="right"/>
                </w:pPr>
              </w:pPrChange>
            </w:pPr>
            <w:ins w:id="5822" w:author="Nick.Tolimieri" w:date="2022-09-13T12:37:00Z">
              <w:r w:rsidRPr="00207938">
                <w:rPr>
                  <w:rFonts w:asciiTheme="minorHAnsi" w:eastAsiaTheme="minorHAnsi" w:hAnsiTheme="minorHAnsi" w:cstheme="minorBidi"/>
                  <w:sz w:val="22"/>
                  <w:szCs w:val="22"/>
                  <w:rPrChange w:id="5823" w:author="Nick.Tolimieri" w:date="2022-09-13T12:37:00Z">
                    <w:rPr>
                      <w:rFonts w:ascii="Calibri" w:hAnsi="Calibri" w:cs="Calibri"/>
                      <w:color w:val="000000"/>
                      <w:sz w:val="22"/>
                      <w:szCs w:val="22"/>
                    </w:rPr>
                  </w:rPrChange>
                </w:rPr>
                <w:t>8</w:t>
              </w:r>
            </w:ins>
          </w:p>
        </w:tc>
        <w:tc>
          <w:tcPr>
            <w:tcW w:w="960" w:type="dxa"/>
            <w:noWrap/>
            <w:hideMark/>
            <w:tcPrChange w:id="58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25" w:author="Nick.Tolimieri" w:date="2022-09-13T12:37:00Z"/>
                <w:rFonts w:asciiTheme="minorHAnsi" w:eastAsiaTheme="minorHAnsi" w:hAnsiTheme="minorHAnsi" w:cstheme="minorBidi"/>
                <w:sz w:val="22"/>
                <w:szCs w:val="22"/>
                <w:rPrChange w:id="5826" w:author="Nick.Tolimieri" w:date="2022-09-13T12:37:00Z">
                  <w:rPr>
                    <w:ins w:id="5827" w:author="Nick.Tolimieri" w:date="2022-09-13T12:37:00Z"/>
                    <w:rFonts w:ascii="Calibri" w:hAnsi="Calibri" w:cs="Calibri"/>
                    <w:color w:val="000000"/>
                    <w:sz w:val="22"/>
                    <w:szCs w:val="22"/>
                  </w:rPr>
                </w:rPrChange>
              </w:rPr>
              <w:pPrChange w:id="5828" w:author="Nick.Tolimieri" w:date="2022-09-13T12:37:00Z">
                <w:pPr>
                  <w:jc w:val="right"/>
                </w:pPr>
              </w:pPrChange>
            </w:pPr>
            <w:ins w:id="5829" w:author="Nick.Tolimieri" w:date="2022-09-13T12:37:00Z">
              <w:r w:rsidRPr="00207938">
                <w:rPr>
                  <w:rFonts w:asciiTheme="minorHAnsi" w:eastAsiaTheme="minorHAnsi" w:hAnsiTheme="minorHAnsi" w:cstheme="minorBidi"/>
                  <w:sz w:val="22"/>
                  <w:szCs w:val="22"/>
                  <w:rPrChange w:id="5830" w:author="Nick.Tolimieri" w:date="2022-09-13T12:37:00Z">
                    <w:rPr>
                      <w:rFonts w:ascii="Calibri" w:hAnsi="Calibri" w:cs="Calibri"/>
                      <w:color w:val="000000"/>
                      <w:sz w:val="22"/>
                      <w:szCs w:val="22"/>
                    </w:rPr>
                  </w:rPrChange>
                </w:rPr>
                <w:t>2.58</w:t>
              </w:r>
            </w:ins>
          </w:p>
        </w:tc>
        <w:tc>
          <w:tcPr>
            <w:tcW w:w="960" w:type="dxa"/>
            <w:noWrap/>
            <w:hideMark/>
            <w:tcPrChange w:id="58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32" w:author="Nick.Tolimieri" w:date="2022-09-13T12:37:00Z"/>
                <w:rFonts w:asciiTheme="minorHAnsi" w:eastAsiaTheme="minorHAnsi" w:hAnsiTheme="minorHAnsi" w:cstheme="minorBidi"/>
                <w:sz w:val="22"/>
                <w:szCs w:val="22"/>
                <w:rPrChange w:id="5833" w:author="Nick.Tolimieri" w:date="2022-09-13T12:37:00Z">
                  <w:rPr>
                    <w:ins w:id="5834" w:author="Nick.Tolimieri" w:date="2022-09-13T12:37:00Z"/>
                    <w:rFonts w:ascii="Calibri" w:hAnsi="Calibri" w:cs="Calibri"/>
                    <w:color w:val="000000"/>
                    <w:sz w:val="22"/>
                    <w:szCs w:val="22"/>
                  </w:rPr>
                </w:rPrChange>
              </w:rPr>
              <w:pPrChange w:id="5835" w:author="Nick.Tolimieri" w:date="2022-09-13T12:37:00Z">
                <w:pPr>
                  <w:jc w:val="right"/>
                </w:pPr>
              </w:pPrChange>
            </w:pPr>
            <w:ins w:id="5836" w:author="Nick.Tolimieri" w:date="2022-09-13T12:37:00Z">
              <w:r w:rsidRPr="00207938">
                <w:rPr>
                  <w:rFonts w:asciiTheme="minorHAnsi" w:eastAsiaTheme="minorHAnsi" w:hAnsiTheme="minorHAnsi" w:cstheme="minorBidi"/>
                  <w:sz w:val="22"/>
                  <w:szCs w:val="22"/>
                  <w:rPrChange w:id="5837" w:author="Nick.Tolimieri" w:date="2022-09-13T12:37:00Z">
                    <w:rPr>
                      <w:rFonts w:ascii="Calibri" w:hAnsi="Calibri" w:cs="Calibri"/>
                      <w:color w:val="000000"/>
                      <w:sz w:val="22"/>
                      <w:szCs w:val="22"/>
                    </w:rPr>
                  </w:rPrChange>
                </w:rPr>
                <w:t>0.67</w:t>
              </w:r>
            </w:ins>
          </w:p>
        </w:tc>
      </w:tr>
      <w:tr w:rsidR="00207938" w:rsidRPr="00207938" w:rsidTr="00207938">
        <w:trPr>
          <w:divId w:val="365297945"/>
          <w:trHeight w:val="300"/>
          <w:ins w:id="5838" w:author="Nick.Tolimieri" w:date="2022-09-13T12:37:00Z"/>
          <w:trPrChange w:id="5839" w:author="Nick.Tolimieri" w:date="2022-09-13T12:37:00Z">
            <w:trPr>
              <w:divId w:val="365297945"/>
              <w:trHeight w:val="300"/>
            </w:trPr>
          </w:trPrChange>
        </w:trPr>
        <w:tc>
          <w:tcPr>
            <w:tcW w:w="960" w:type="dxa"/>
            <w:noWrap/>
            <w:hideMark/>
            <w:tcPrChange w:id="58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41" w:author="Nick.Tolimieri" w:date="2022-09-13T12:37:00Z"/>
                <w:rFonts w:asciiTheme="minorHAnsi" w:eastAsiaTheme="minorHAnsi" w:hAnsiTheme="minorHAnsi" w:cstheme="minorBidi"/>
                <w:sz w:val="22"/>
                <w:szCs w:val="22"/>
                <w:rPrChange w:id="5842" w:author="Nick.Tolimieri" w:date="2022-09-13T12:37:00Z">
                  <w:rPr>
                    <w:ins w:id="5843" w:author="Nick.Tolimieri" w:date="2022-09-13T12:37:00Z"/>
                    <w:rFonts w:ascii="Calibri" w:hAnsi="Calibri" w:cs="Calibri"/>
                    <w:color w:val="000000"/>
                    <w:sz w:val="22"/>
                    <w:szCs w:val="22"/>
                  </w:rPr>
                </w:rPrChange>
              </w:rPr>
              <w:pPrChange w:id="5844" w:author="Nick.Tolimieri" w:date="2022-09-13T12:37:00Z">
                <w:pPr/>
              </w:pPrChange>
            </w:pPr>
            <w:proofErr w:type="spellStart"/>
            <w:ins w:id="5845" w:author="Nick.Tolimieri" w:date="2022-09-13T12:37:00Z">
              <w:r w:rsidRPr="00207938">
                <w:rPr>
                  <w:rFonts w:asciiTheme="minorHAnsi" w:eastAsiaTheme="minorHAnsi" w:hAnsiTheme="minorHAnsi" w:cstheme="minorBidi"/>
                  <w:sz w:val="22"/>
                  <w:szCs w:val="22"/>
                  <w:rPrChange w:id="584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8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8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849" w:author="Nick.Tolimieri" w:date="2022-09-13T12:37:00Z">
                    <w:rPr>
                      <w:rFonts w:ascii="Calibri" w:hAnsi="Calibri" w:cs="Calibri"/>
                      <w:color w:val="000000"/>
                      <w:sz w:val="22"/>
                      <w:szCs w:val="22"/>
                    </w:rPr>
                  </w:rPrChange>
                </w:rPr>
                <w:t xml:space="preserve"> B.</w:t>
              </w:r>
            </w:ins>
          </w:p>
        </w:tc>
        <w:tc>
          <w:tcPr>
            <w:tcW w:w="960" w:type="dxa"/>
            <w:noWrap/>
            <w:hideMark/>
            <w:tcPrChange w:id="58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51" w:author="Nick.Tolimieri" w:date="2022-09-13T12:37:00Z"/>
                <w:rFonts w:asciiTheme="minorHAnsi" w:eastAsiaTheme="minorHAnsi" w:hAnsiTheme="minorHAnsi" w:cstheme="minorBidi"/>
                <w:sz w:val="22"/>
                <w:szCs w:val="22"/>
                <w:rPrChange w:id="5852" w:author="Nick.Tolimieri" w:date="2022-09-13T12:37:00Z">
                  <w:rPr>
                    <w:ins w:id="5853" w:author="Nick.Tolimieri" w:date="2022-09-13T12:37:00Z"/>
                    <w:rFonts w:ascii="Calibri" w:hAnsi="Calibri" w:cs="Calibri"/>
                    <w:color w:val="000000"/>
                    <w:sz w:val="22"/>
                    <w:szCs w:val="22"/>
                  </w:rPr>
                </w:rPrChange>
              </w:rPr>
              <w:pPrChange w:id="5854" w:author="Nick.Tolimieri" w:date="2022-09-13T12:37:00Z">
                <w:pPr>
                  <w:jc w:val="right"/>
                </w:pPr>
              </w:pPrChange>
            </w:pPr>
            <w:ins w:id="5855" w:author="Nick.Tolimieri" w:date="2022-09-13T12:37:00Z">
              <w:r w:rsidRPr="00207938">
                <w:rPr>
                  <w:rFonts w:asciiTheme="minorHAnsi" w:eastAsiaTheme="minorHAnsi" w:hAnsiTheme="minorHAnsi" w:cstheme="minorBidi"/>
                  <w:sz w:val="22"/>
                  <w:szCs w:val="22"/>
                  <w:rPrChange w:id="5856" w:author="Nick.Tolimieri" w:date="2022-09-13T12:37:00Z">
                    <w:rPr>
                      <w:rFonts w:ascii="Calibri" w:hAnsi="Calibri" w:cs="Calibri"/>
                      <w:color w:val="000000"/>
                      <w:sz w:val="22"/>
                      <w:szCs w:val="22"/>
                    </w:rPr>
                  </w:rPrChange>
                </w:rPr>
                <w:t>2008</w:t>
              </w:r>
            </w:ins>
          </w:p>
        </w:tc>
        <w:tc>
          <w:tcPr>
            <w:tcW w:w="960" w:type="dxa"/>
            <w:noWrap/>
            <w:hideMark/>
            <w:tcPrChange w:id="58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58" w:author="Nick.Tolimieri" w:date="2022-09-13T12:37:00Z"/>
                <w:rFonts w:asciiTheme="minorHAnsi" w:eastAsiaTheme="minorHAnsi" w:hAnsiTheme="minorHAnsi" w:cstheme="minorBidi"/>
                <w:sz w:val="22"/>
                <w:szCs w:val="22"/>
                <w:rPrChange w:id="5859" w:author="Nick.Tolimieri" w:date="2022-09-13T12:37:00Z">
                  <w:rPr>
                    <w:ins w:id="5860" w:author="Nick.Tolimieri" w:date="2022-09-13T12:37:00Z"/>
                    <w:rFonts w:ascii="Calibri" w:hAnsi="Calibri" w:cs="Calibri"/>
                    <w:color w:val="000000"/>
                    <w:sz w:val="22"/>
                    <w:szCs w:val="22"/>
                  </w:rPr>
                </w:rPrChange>
              </w:rPr>
              <w:pPrChange w:id="5861" w:author="Nick.Tolimieri" w:date="2022-09-13T12:37:00Z">
                <w:pPr>
                  <w:jc w:val="right"/>
                </w:pPr>
              </w:pPrChange>
            </w:pPr>
            <w:ins w:id="5862" w:author="Nick.Tolimieri" w:date="2022-09-13T12:37:00Z">
              <w:r w:rsidRPr="00207938">
                <w:rPr>
                  <w:rFonts w:asciiTheme="minorHAnsi" w:eastAsiaTheme="minorHAnsi" w:hAnsiTheme="minorHAnsi" w:cstheme="minorBidi"/>
                  <w:sz w:val="22"/>
                  <w:szCs w:val="22"/>
                  <w:rPrChange w:id="5863" w:author="Nick.Tolimieri" w:date="2022-09-13T12:37:00Z">
                    <w:rPr>
                      <w:rFonts w:ascii="Calibri" w:hAnsi="Calibri" w:cs="Calibri"/>
                      <w:color w:val="000000"/>
                      <w:sz w:val="22"/>
                      <w:szCs w:val="22"/>
                    </w:rPr>
                  </w:rPrChange>
                </w:rPr>
                <w:t>0</w:t>
              </w:r>
            </w:ins>
          </w:p>
        </w:tc>
        <w:tc>
          <w:tcPr>
            <w:tcW w:w="960" w:type="dxa"/>
            <w:noWrap/>
            <w:hideMark/>
            <w:tcPrChange w:id="58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65" w:author="Nick.Tolimieri" w:date="2022-09-13T12:37:00Z"/>
                <w:rFonts w:asciiTheme="minorHAnsi" w:eastAsiaTheme="minorHAnsi" w:hAnsiTheme="minorHAnsi" w:cstheme="minorBidi"/>
                <w:sz w:val="22"/>
                <w:szCs w:val="22"/>
                <w:rPrChange w:id="5866" w:author="Nick.Tolimieri" w:date="2022-09-13T12:37:00Z">
                  <w:rPr>
                    <w:ins w:id="5867" w:author="Nick.Tolimieri" w:date="2022-09-13T12:37:00Z"/>
                    <w:rFonts w:ascii="Calibri" w:hAnsi="Calibri" w:cs="Calibri"/>
                    <w:color w:val="000000"/>
                    <w:sz w:val="22"/>
                    <w:szCs w:val="22"/>
                  </w:rPr>
                </w:rPrChange>
              </w:rPr>
              <w:pPrChange w:id="5868" w:author="Nick.Tolimieri" w:date="2022-09-13T12:37:00Z">
                <w:pPr>
                  <w:jc w:val="right"/>
                </w:pPr>
              </w:pPrChange>
            </w:pPr>
            <w:ins w:id="5869" w:author="Nick.Tolimieri" w:date="2022-09-13T12:37:00Z">
              <w:r w:rsidRPr="00207938">
                <w:rPr>
                  <w:rFonts w:asciiTheme="minorHAnsi" w:eastAsiaTheme="minorHAnsi" w:hAnsiTheme="minorHAnsi" w:cstheme="minorBidi"/>
                  <w:sz w:val="22"/>
                  <w:szCs w:val="22"/>
                  <w:rPrChange w:id="5870" w:author="Nick.Tolimieri" w:date="2022-09-13T12:37:00Z">
                    <w:rPr>
                      <w:rFonts w:ascii="Calibri" w:hAnsi="Calibri" w:cs="Calibri"/>
                      <w:color w:val="000000"/>
                      <w:sz w:val="22"/>
                      <w:szCs w:val="22"/>
                    </w:rPr>
                  </w:rPrChange>
                </w:rPr>
                <w:t>0</w:t>
              </w:r>
            </w:ins>
          </w:p>
        </w:tc>
        <w:tc>
          <w:tcPr>
            <w:tcW w:w="960" w:type="dxa"/>
            <w:noWrap/>
            <w:hideMark/>
            <w:tcPrChange w:id="58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72" w:author="Nick.Tolimieri" w:date="2022-09-13T12:37:00Z"/>
                <w:rFonts w:asciiTheme="minorHAnsi" w:eastAsiaTheme="minorHAnsi" w:hAnsiTheme="minorHAnsi" w:cstheme="minorBidi"/>
                <w:sz w:val="22"/>
                <w:szCs w:val="22"/>
                <w:rPrChange w:id="5873" w:author="Nick.Tolimieri" w:date="2022-09-13T12:37:00Z">
                  <w:rPr>
                    <w:ins w:id="5874" w:author="Nick.Tolimieri" w:date="2022-09-13T12:37:00Z"/>
                    <w:rFonts w:ascii="Calibri" w:hAnsi="Calibri" w:cs="Calibri"/>
                    <w:color w:val="000000"/>
                    <w:sz w:val="22"/>
                    <w:szCs w:val="22"/>
                  </w:rPr>
                </w:rPrChange>
              </w:rPr>
              <w:pPrChange w:id="5875" w:author="Nick.Tolimieri" w:date="2022-09-13T12:37:00Z">
                <w:pPr>
                  <w:jc w:val="right"/>
                </w:pPr>
              </w:pPrChange>
            </w:pPr>
            <w:ins w:id="5876" w:author="Nick.Tolimieri" w:date="2022-09-13T12:37:00Z">
              <w:r w:rsidRPr="00207938">
                <w:rPr>
                  <w:rFonts w:asciiTheme="minorHAnsi" w:eastAsiaTheme="minorHAnsi" w:hAnsiTheme="minorHAnsi" w:cstheme="minorBidi"/>
                  <w:sz w:val="22"/>
                  <w:szCs w:val="22"/>
                  <w:rPrChange w:id="5877" w:author="Nick.Tolimieri" w:date="2022-09-13T12:37:00Z">
                    <w:rPr>
                      <w:rFonts w:ascii="Calibri" w:hAnsi="Calibri" w:cs="Calibri"/>
                      <w:color w:val="000000"/>
                      <w:sz w:val="22"/>
                      <w:szCs w:val="22"/>
                    </w:rPr>
                  </w:rPrChange>
                </w:rPr>
                <w:t>0</w:t>
              </w:r>
            </w:ins>
          </w:p>
        </w:tc>
        <w:tc>
          <w:tcPr>
            <w:tcW w:w="960" w:type="dxa"/>
            <w:noWrap/>
            <w:hideMark/>
            <w:tcPrChange w:id="58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79" w:author="Nick.Tolimieri" w:date="2022-09-13T12:37:00Z"/>
                <w:rFonts w:asciiTheme="minorHAnsi" w:eastAsiaTheme="minorHAnsi" w:hAnsiTheme="minorHAnsi" w:cstheme="minorBidi"/>
                <w:sz w:val="22"/>
                <w:szCs w:val="22"/>
                <w:rPrChange w:id="5880" w:author="Nick.Tolimieri" w:date="2022-09-13T12:37:00Z">
                  <w:rPr>
                    <w:ins w:id="5881" w:author="Nick.Tolimieri" w:date="2022-09-13T12:37:00Z"/>
                    <w:rFonts w:ascii="Calibri" w:hAnsi="Calibri" w:cs="Calibri"/>
                    <w:color w:val="000000"/>
                    <w:sz w:val="22"/>
                    <w:szCs w:val="22"/>
                  </w:rPr>
                </w:rPrChange>
              </w:rPr>
              <w:pPrChange w:id="5882" w:author="Nick.Tolimieri" w:date="2022-09-13T12:37:00Z">
                <w:pPr>
                  <w:jc w:val="right"/>
                </w:pPr>
              </w:pPrChange>
            </w:pPr>
            <w:ins w:id="5883" w:author="Nick.Tolimieri" w:date="2022-09-13T12:37:00Z">
              <w:r w:rsidRPr="00207938">
                <w:rPr>
                  <w:rFonts w:asciiTheme="minorHAnsi" w:eastAsiaTheme="minorHAnsi" w:hAnsiTheme="minorHAnsi" w:cstheme="minorBidi"/>
                  <w:sz w:val="22"/>
                  <w:szCs w:val="22"/>
                  <w:rPrChange w:id="5884" w:author="Nick.Tolimieri" w:date="2022-09-13T12:37:00Z">
                    <w:rPr>
                      <w:rFonts w:ascii="Calibri" w:hAnsi="Calibri" w:cs="Calibri"/>
                      <w:color w:val="000000"/>
                      <w:sz w:val="22"/>
                      <w:szCs w:val="22"/>
                    </w:rPr>
                  </w:rPrChange>
                </w:rPr>
                <w:t>0</w:t>
              </w:r>
            </w:ins>
          </w:p>
        </w:tc>
        <w:tc>
          <w:tcPr>
            <w:tcW w:w="960" w:type="dxa"/>
            <w:noWrap/>
            <w:hideMark/>
            <w:tcPrChange w:id="58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86" w:author="Nick.Tolimieri" w:date="2022-09-13T12:37:00Z"/>
                <w:rFonts w:asciiTheme="minorHAnsi" w:eastAsiaTheme="minorHAnsi" w:hAnsiTheme="minorHAnsi" w:cstheme="minorBidi"/>
                <w:sz w:val="22"/>
                <w:szCs w:val="22"/>
                <w:rPrChange w:id="5887" w:author="Nick.Tolimieri" w:date="2022-09-13T12:37:00Z">
                  <w:rPr>
                    <w:ins w:id="5888" w:author="Nick.Tolimieri" w:date="2022-09-13T12:37:00Z"/>
                    <w:rFonts w:ascii="Calibri" w:hAnsi="Calibri" w:cs="Calibri"/>
                    <w:color w:val="000000"/>
                    <w:sz w:val="22"/>
                    <w:szCs w:val="22"/>
                  </w:rPr>
                </w:rPrChange>
              </w:rPr>
              <w:pPrChange w:id="5889" w:author="Nick.Tolimieri" w:date="2022-09-13T12:37:00Z">
                <w:pPr/>
              </w:pPrChange>
            </w:pPr>
            <w:ins w:id="5890" w:author="Nick.Tolimieri" w:date="2022-09-13T12:37:00Z">
              <w:r w:rsidRPr="00207938">
                <w:rPr>
                  <w:rFonts w:asciiTheme="minorHAnsi" w:eastAsiaTheme="minorHAnsi" w:hAnsiTheme="minorHAnsi" w:cstheme="minorBidi"/>
                  <w:sz w:val="22"/>
                  <w:szCs w:val="22"/>
                  <w:rPrChange w:id="5891" w:author="Nick.Tolimieri" w:date="2022-09-13T12:37:00Z">
                    <w:rPr>
                      <w:rFonts w:ascii="Calibri" w:hAnsi="Calibri" w:cs="Calibri"/>
                      <w:color w:val="000000"/>
                      <w:sz w:val="22"/>
                      <w:szCs w:val="22"/>
                    </w:rPr>
                  </w:rPrChange>
                </w:rPr>
                <w:t>NA</w:t>
              </w:r>
            </w:ins>
          </w:p>
        </w:tc>
        <w:tc>
          <w:tcPr>
            <w:tcW w:w="960" w:type="dxa"/>
            <w:noWrap/>
            <w:hideMark/>
            <w:tcPrChange w:id="58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893" w:author="Nick.Tolimieri" w:date="2022-09-13T12:37:00Z"/>
                <w:rFonts w:asciiTheme="minorHAnsi" w:eastAsiaTheme="minorHAnsi" w:hAnsiTheme="minorHAnsi" w:cstheme="minorBidi"/>
                <w:sz w:val="22"/>
                <w:szCs w:val="22"/>
                <w:rPrChange w:id="5894" w:author="Nick.Tolimieri" w:date="2022-09-13T12:37:00Z">
                  <w:rPr>
                    <w:ins w:id="5895" w:author="Nick.Tolimieri" w:date="2022-09-13T12:37:00Z"/>
                    <w:rFonts w:ascii="Calibri" w:hAnsi="Calibri" w:cs="Calibri"/>
                    <w:color w:val="000000"/>
                    <w:sz w:val="22"/>
                    <w:szCs w:val="22"/>
                  </w:rPr>
                </w:rPrChange>
              </w:rPr>
              <w:pPrChange w:id="5896" w:author="Nick.Tolimieri" w:date="2022-09-13T12:37:00Z">
                <w:pPr/>
              </w:pPrChange>
            </w:pPr>
            <w:ins w:id="5897" w:author="Nick.Tolimieri" w:date="2022-09-13T12:37:00Z">
              <w:r w:rsidRPr="00207938">
                <w:rPr>
                  <w:rFonts w:asciiTheme="minorHAnsi" w:eastAsiaTheme="minorHAnsi" w:hAnsiTheme="minorHAnsi" w:cstheme="minorBidi"/>
                  <w:sz w:val="22"/>
                  <w:szCs w:val="22"/>
                  <w:rPrChange w:id="5898" w:author="Nick.Tolimieri" w:date="2022-09-13T12:37:00Z">
                    <w:rPr>
                      <w:rFonts w:ascii="Calibri" w:hAnsi="Calibri" w:cs="Calibri"/>
                      <w:color w:val="000000"/>
                      <w:sz w:val="22"/>
                      <w:szCs w:val="22"/>
                    </w:rPr>
                  </w:rPrChange>
                </w:rPr>
                <w:t>NA</w:t>
              </w:r>
            </w:ins>
          </w:p>
        </w:tc>
        <w:tc>
          <w:tcPr>
            <w:tcW w:w="960" w:type="dxa"/>
            <w:noWrap/>
            <w:hideMark/>
            <w:tcPrChange w:id="58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00" w:author="Nick.Tolimieri" w:date="2022-09-13T12:37:00Z"/>
                <w:rFonts w:asciiTheme="minorHAnsi" w:eastAsiaTheme="minorHAnsi" w:hAnsiTheme="minorHAnsi" w:cstheme="minorBidi"/>
                <w:sz w:val="22"/>
                <w:szCs w:val="22"/>
                <w:rPrChange w:id="5901" w:author="Nick.Tolimieri" w:date="2022-09-13T12:37:00Z">
                  <w:rPr>
                    <w:ins w:id="5902" w:author="Nick.Tolimieri" w:date="2022-09-13T12:37:00Z"/>
                    <w:rFonts w:ascii="Calibri" w:hAnsi="Calibri" w:cs="Calibri"/>
                    <w:color w:val="000000"/>
                    <w:sz w:val="22"/>
                    <w:szCs w:val="22"/>
                  </w:rPr>
                </w:rPrChange>
              </w:rPr>
              <w:pPrChange w:id="5903" w:author="Nick.Tolimieri" w:date="2022-09-13T12:37:00Z">
                <w:pPr/>
              </w:pPrChange>
            </w:pPr>
            <w:ins w:id="5904" w:author="Nick.Tolimieri" w:date="2022-09-13T12:37:00Z">
              <w:r w:rsidRPr="00207938">
                <w:rPr>
                  <w:rFonts w:asciiTheme="minorHAnsi" w:eastAsiaTheme="minorHAnsi" w:hAnsiTheme="minorHAnsi" w:cstheme="minorBidi"/>
                  <w:sz w:val="22"/>
                  <w:szCs w:val="22"/>
                  <w:rPrChange w:id="5905" w:author="Nick.Tolimieri" w:date="2022-09-13T12:37:00Z">
                    <w:rPr>
                      <w:rFonts w:ascii="Calibri" w:hAnsi="Calibri" w:cs="Calibri"/>
                      <w:color w:val="000000"/>
                      <w:sz w:val="22"/>
                      <w:szCs w:val="22"/>
                    </w:rPr>
                  </w:rPrChange>
                </w:rPr>
                <w:t>NA</w:t>
              </w:r>
            </w:ins>
          </w:p>
        </w:tc>
        <w:tc>
          <w:tcPr>
            <w:tcW w:w="960" w:type="dxa"/>
            <w:noWrap/>
            <w:hideMark/>
            <w:tcPrChange w:id="59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07" w:author="Nick.Tolimieri" w:date="2022-09-13T12:37:00Z"/>
                <w:rFonts w:asciiTheme="minorHAnsi" w:eastAsiaTheme="minorHAnsi" w:hAnsiTheme="minorHAnsi" w:cstheme="minorBidi"/>
                <w:sz w:val="22"/>
                <w:szCs w:val="22"/>
                <w:rPrChange w:id="5908" w:author="Nick.Tolimieri" w:date="2022-09-13T12:37:00Z">
                  <w:rPr>
                    <w:ins w:id="5909" w:author="Nick.Tolimieri" w:date="2022-09-13T12:37:00Z"/>
                    <w:rFonts w:ascii="Calibri" w:hAnsi="Calibri" w:cs="Calibri"/>
                    <w:color w:val="000000"/>
                    <w:sz w:val="22"/>
                    <w:szCs w:val="22"/>
                  </w:rPr>
                </w:rPrChange>
              </w:rPr>
              <w:pPrChange w:id="5910" w:author="Nick.Tolimieri" w:date="2022-09-13T12:37:00Z">
                <w:pPr/>
              </w:pPrChange>
            </w:pPr>
            <w:ins w:id="5911" w:author="Nick.Tolimieri" w:date="2022-09-13T12:37:00Z">
              <w:r w:rsidRPr="00207938">
                <w:rPr>
                  <w:rFonts w:asciiTheme="minorHAnsi" w:eastAsiaTheme="minorHAnsi" w:hAnsiTheme="minorHAnsi" w:cstheme="minorBidi"/>
                  <w:sz w:val="22"/>
                  <w:szCs w:val="22"/>
                  <w:rPrChange w:id="5912"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5913" w:author="Nick.Tolimieri" w:date="2022-09-13T12:37:00Z"/>
          <w:trPrChange w:id="5914" w:author="Nick.Tolimieri" w:date="2022-09-13T12:37:00Z">
            <w:trPr>
              <w:divId w:val="365297945"/>
              <w:trHeight w:val="300"/>
            </w:trPr>
          </w:trPrChange>
        </w:trPr>
        <w:tc>
          <w:tcPr>
            <w:tcW w:w="960" w:type="dxa"/>
            <w:noWrap/>
            <w:hideMark/>
            <w:tcPrChange w:id="59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16" w:author="Nick.Tolimieri" w:date="2022-09-13T12:37:00Z"/>
                <w:rFonts w:asciiTheme="minorHAnsi" w:eastAsiaTheme="minorHAnsi" w:hAnsiTheme="minorHAnsi" w:cstheme="minorBidi"/>
                <w:sz w:val="22"/>
                <w:szCs w:val="22"/>
                <w:rPrChange w:id="5917" w:author="Nick.Tolimieri" w:date="2022-09-13T12:37:00Z">
                  <w:rPr>
                    <w:ins w:id="5918" w:author="Nick.Tolimieri" w:date="2022-09-13T12:37:00Z"/>
                    <w:rFonts w:ascii="Calibri" w:hAnsi="Calibri" w:cs="Calibri"/>
                    <w:color w:val="000000"/>
                    <w:sz w:val="22"/>
                    <w:szCs w:val="22"/>
                  </w:rPr>
                </w:rPrChange>
              </w:rPr>
              <w:pPrChange w:id="5919" w:author="Nick.Tolimieri" w:date="2022-09-13T12:37:00Z">
                <w:pPr/>
              </w:pPrChange>
            </w:pPr>
            <w:proofErr w:type="spellStart"/>
            <w:ins w:id="5920" w:author="Nick.Tolimieri" w:date="2022-09-13T12:37:00Z">
              <w:r w:rsidRPr="00207938">
                <w:rPr>
                  <w:rFonts w:asciiTheme="minorHAnsi" w:eastAsiaTheme="minorHAnsi" w:hAnsiTheme="minorHAnsi" w:cstheme="minorBidi"/>
                  <w:sz w:val="22"/>
                  <w:szCs w:val="22"/>
                  <w:rPrChange w:id="592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9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9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924" w:author="Nick.Tolimieri" w:date="2022-09-13T12:37:00Z">
                    <w:rPr>
                      <w:rFonts w:ascii="Calibri" w:hAnsi="Calibri" w:cs="Calibri"/>
                      <w:color w:val="000000"/>
                      <w:sz w:val="22"/>
                      <w:szCs w:val="22"/>
                    </w:rPr>
                  </w:rPrChange>
                </w:rPr>
                <w:t xml:space="preserve"> B.</w:t>
              </w:r>
            </w:ins>
          </w:p>
        </w:tc>
        <w:tc>
          <w:tcPr>
            <w:tcW w:w="960" w:type="dxa"/>
            <w:noWrap/>
            <w:hideMark/>
            <w:tcPrChange w:id="59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26" w:author="Nick.Tolimieri" w:date="2022-09-13T12:37:00Z"/>
                <w:rFonts w:asciiTheme="minorHAnsi" w:eastAsiaTheme="minorHAnsi" w:hAnsiTheme="minorHAnsi" w:cstheme="minorBidi"/>
                <w:sz w:val="22"/>
                <w:szCs w:val="22"/>
                <w:rPrChange w:id="5927" w:author="Nick.Tolimieri" w:date="2022-09-13T12:37:00Z">
                  <w:rPr>
                    <w:ins w:id="5928" w:author="Nick.Tolimieri" w:date="2022-09-13T12:37:00Z"/>
                    <w:rFonts w:ascii="Calibri" w:hAnsi="Calibri" w:cs="Calibri"/>
                    <w:color w:val="000000"/>
                    <w:sz w:val="22"/>
                    <w:szCs w:val="22"/>
                  </w:rPr>
                </w:rPrChange>
              </w:rPr>
              <w:pPrChange w:id="5929" w:author="Nick.Tolimieri" w:date="2022-09-13T12:37:00Z">
                <w:pPr>
                  <w:jc w:val="right"/>
                </w:pPr>
              </w:pPrChange>
            </w:pPr>
            <w:ins w:id="5930" w:author="Nick.Tolimieri" w:date="2022-09-13T12:37:00Z">
              <w:r w:rsidRPr="00207938">
                <w:rPr>
                  <w:rFonts w:asciiTheme="minorHAnsi" w:eastAsiaTheme="minorHAnsi" w:hAnsiTheme="minorHAnsi" w:cstheme="minorBidi"/>
                  <w:sz w:val="22"/>
                  <w:szCs w:val="22"/>
                  <w:rPrChange w:id="5931" w:author="Nick.Tolimieri" w:date="2022-09-13T12:37:00Z">
                    <w:rPr>
                      <w:rFonts w:ascii="Calibri" w:hAnsi="Calibri" w:cs="Calibri"/>
                      <w:color w:val="000000"/>
                      <w:sz w:val="22"/>
                      <w:szCs w:val="22"/>
                    </w:rPr>
                  </w:rPrChange>
                </w:rPr>
                <w:t>2009</w:t>
              </w:r>
            </w:ins>
          </w:p>
        </w:tc>
        <w:tc>
          <w:tcPr>
            <w:tcW w:w="960" w:type="dxa"/>
            <w:noWrap/>
            <w:hideMark/>
            <w:tcPrChange w:id="59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33" w:author="Nick.Tolimieri" w:date="2022-09-13T12:37:00Z"/>
                <w:rFonts w:asciiTheme="minorHAnsi" w:eastAsiaTheme="minorHAnsi" w:hAnsiTheme="minorHAnsi" w:cstheme="minorBidi"/>
                <w:sz w:val="22"/>
                <w:szCs w:val="22"/>
                <w:rPrChange w:id="5934" w:author="Nick.Tolimieri" w:date="2022-09-13T12:37:00Z">
                  <w:rPr>
                    <w:ins w:id="5935" w:author="Nick.Tolimieri" w:date="2022-09-13T12:37:00Z"/>
                    <w:rFonts w:ascii="Calibri" w:hAnsi="Calibri" w:cs="Calibri"/>
                    <w:color w:val="000000"/>
                    <w:sz w:val="22"/>
                    <w:szCs w:val="22"/>
                  </w:rPr>
                </w:rPrChange>
              </w:rPr>
              <w:pPrChange w:id="5936" w:author="Nick.Tolimieri" w:date="2022-09-13T12:37:00Z">
                <w:pPr>
                  <w:jc w:val="right"/>
                </w:pPr>
              </w:pPrChange>
            </w:pPr>
            <w:ins w:id="5937" w:author="Nick.Tolimieri" w:date="2022-09-13T12:37:00Z">
              <w:r w:rsidRPr="00207938">
                <w:rPr>
                  <w:rFonts w:asciiTheme="minorHAnsi" w:eastAsiaTheme="minorHAnsi" w:hAnsiTheme="minorHAnsi" w:cstheme="minorBidi"/>
                  <w:sz w:val="22"/>
                  <w:szCs w:val="22"/>
                  <w:rPrChange w:id="5938" w:author="Nick.Tolimieri" w:date="2022-09-13T12:37:00Z">
                    <w:rPr>
                      <w:rFonts w:ascii="Calibri" w:hAnsi="Calibri" w:cs="Calibri"/>
                      <w:color w:val="000000"/>
                      <w:sz w:val="22"/>
                      <w:szCs w:val="22"/>
                    </w:rPr>
                  </w:rPrChange>
                </w:rPr>
                <w:t>0</w:t>
              </w:r>
            </w:ins>
          </w:p>
        </w:tc>
        <w:tc>
          <w:tcPr>
            <w:tcW w:w="960" w:type="dxa"/>
            <w:noWrap/>
            <w:hideMark/>
            <w:tcPrChange w:id="59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40" w:author="Nick.Tolimieri" w:date="2022-09-13T12:37:00Z"/>
                <w:rFonts w:asciiTheme="minorHAnsi" w:eastAsiaTheme="minorHAnsi" w:hAnsiTheme="minorHAnsi" w:cstheme="minorBidi"/>
                <w:sz w:val="22"/>
                <w:szCs w:val="22"/>
                <w:rPrChange w:id="5941" w:author="Nick.Tolimieri" w:date="2022-09-13T12:37:00Z">
                  <w:rPr>
                    <w:ins w:id="5942" w:author="Nick.Tolimieri" w:date="2022-09-13T12:37:00Z"/>
                    <w:rFonts w:ascii="Calibri" w:hAnsi="Calibri" w:cs="Calibri"/>
                    <w:color w:val="000000"/>
                    <w:sz w:val="22"/>
                    <w:szCs w:val="22"/>
                  </w:rPr>
                </w:rPrChange>
              </w:rPr>
              <w:pPrChange w:id="5943" w:author="Nick.Tolimieri" w:date="2022-09-13T12:37:00Z">
                <w:pPr>
                  <w:jc w:val="right"/>
                </w:pPr>
              </w:pPrChange>
            </w:pPr>
            <w:ins w:id="5944" w:author="Nick.Tolimieri" w:date="2022-09-13T12:37:00Z">
              <w:r w:rsidRPr="00207938">
                <w:rPr>
                  <w:rFonts w:asciiTheme="minorHAnsi" w:eastAsiaTheme="minorHAnsi" w:hAnsiTheme="minorHAnsi" w:cstheme="minorBidi"/>
                  <w:sz w:val="22"/>
                  <w:szCs w:val="22"/>
                  <w:rPrChange w:id="5945" w:author="Nick.Tolimieri" w:date="2022-09-13T12:37:00Z">
                    <w:rPr>
                      <w:rFonts w:ascii="Calibri" w:hAnsi="Calibri" w:cs="Calibri"/>
                      <w:color w:val="000000"/>
                      <w:sz w:val="22"/>
                      <w:szCs w:val="22"/>
                    </w:rPr>
                  </w:rPrChange>
                </w:rPr>
                <w:t>0</w:t>
              </w:r>
            </w:ins>
          </w:p>
        </w:tc>
        <w:tc>
          <w:tcPr>
            <w:tcW w:w="960" w:type="dxa"/>
            <w:noWrap/>
            <w:hideMark/>
            <w:tcPrChange w:id="59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47" w:author="Nick.Tolimieri" w:date="2022-09-13T12:37:00Z"/>
                <w:rFonts w:asciiTheme="minorHAnsi" w:eastAsiaTheme="minorHAnsi" w:hAnsiTheme="minorHAnsi" w:cstheme="minorBidi"/>
                <w:sz w:val="22"/>
                <w:szCs w:val="22"/>
                <w:rPrChange w:id="5948" w:author="Nick.Tolimieri" w:date="2022-09-13T12:37:00Z">
                  <w:rPr>
                    <w:ins w:id="5949" w:author="Nick.Tolimieri" w:date="2022-09-13T12:37:00Z"/>
                    <w:rFonts w:ascii="Calibri" w:hAnsi="Calibri" w:cs="Calibri"/>
                    <w:color w:val="000000"/>
                    <w:sz w:val="22"/>
                    <w:szCs w:val="22"/>
                  </w:rPr>
                </w:rPrChange>
              </w:rPr>
              <w:pPrChange w:id="5950" w:author="Nick.Tolimieri" w:date="2022-09-13T12:37:00Z">
                <w:pPr>
                  <w:jc w:val="right"/>
                </w:pPr>
              </w:pPrChange>
            </w:pPr>
            <w:ins w:id="5951" w:author="Nick.Tolimieri" w:date="2022-09-13T12:37:00Z">
              <w:r w:rsidRPr="00207938">
                <w:rPr>
                  <w:rFonts w:asciiTheme="minorHAnsi" w:eastAsiaTheme="minorHAnsi" w:hAnsiTheme="minorHAnsi" w:cstheme="minorBidi"/>
                  <w:sz w:val="22"/>
                  <w:szCs w:val="22"/>
                  <w:rPrChange w:id="5952" w:author="Nick.Tolimieri" w:date="2022-09-13T12:37:00Z">
                    <w:rPr>
                      <w:rFonts w:ascii="Calibri" w:hAnsi="Calibri" w:cs="Calibri"/>
                      <w:color w:val="000000"/>
                      <w:sz w:val="22"/>
                      <w:szCs w:val="22"/>
                    </w:rPr>
                  </w:rPrChange>
                </w:rPr>
                <w:t>0</w:t>
              </w:r>
            </w:ins>
          </w:p>
        </w:tc>
        <w:tc>
          <w:tcPr>
            <w:tcW w:w="960" w:type="dxa"/>
            <w:noWrap/>
            <w:hideMark/>
            <w:tcPrChange w:id="59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54" w:author="Nick.Tolimieri" w:date="2022-09-13T12:37:00Z"/>
                <w:rFonts w:asciiTheme="minorHAnsi" w:eastAsiaTheme="minorHAnsi" w:hAnsiTheme="minorHAnsi" w:cstheme="minorBidi"/>
                <w:sz w:val="22"/>
                <w:szCs w:val="22"/>
                <w:rPrChange w:id="5955" w:author="Nick.Tolimieri" w:date="2022-09-13T12:37:00Z">
                  <w:rPr>
                    <w:ins w:id="5956" w:author="Nick.Tolimieri" w:date="2022-09-13T12:37:00Z"/>
                    <w:rFonts w:ascii="Calibri" w:hAnsi="Calibri" w:cs="Calibri"/>
                    <w:color w:val="000000"/>
                    <w:sz w:val="22"/>
                    <w:szCs w:val="22"/>
                  </w:rPr>
                </w:rPrChange>
              </w:rPr>
              <w:pPrChange w:id="5957" w:author="Nick.Tolimieri" w:date="2022-09-13T12:37:00Z">
                <w:pPr>
                  <w:jc w:val="right"/>
                </w:pPr>
              </w:pPrChange>
            </w:pPr>
            <w:ins w:id="5958" w:author="Nick.Tolimieri" w:date="2022-09-13T12:37:00Z">
              <w:r w:rsidRPr="00207938">
                <w:rPr>
                  <w:rFonts w:asciiTheme="minorHAnsi" w:eastAsiaTheme="minorHAnsi" w:hAnsiTheme="minorHAnsi" w:cstheme="minorBidi"/>
                  <w:sz w:val="22"/>
                  <w:szCs w:val="22"/>
                  <w:rPrChange w:id="5959" w:author="Nick.Tolimieri" w:date="2022-09-13T12:37:00Z">
                    <w:rPr>
                      <w:rFonts w:ascii="Calibri" w:hAnsi="Calibri" w:cs="Calibri"/>
                      <w:color w:val="000000"/>
                      <w:sz w:val="22"/>
                      <w:szCs w:val="22"/>
                    </w:rPr>
                  </w:rPrChange>
                </w:rPr>
                <w:t>0</w:t>
              </w:r>
            </w:ins>
          </w:p>
        </w:tc>
        <w:tc>
          <w:tcPr>
            <w:tcW w:w="960" w:type="dxa"/>
            <w:noWrap/>
            <w:hideMark/>
            <w:tcPrChange w:id="59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61" w:author="Nick.Tolimieri" w:date="2022-09-13T12:37:00Z"/>
                <w:rFonts w:asciiTheme="minorHAnsi" w:eastAsiaTheme="minorHAnsi" w:hAnsiTheme="minorHAnsi" w:cstheme="minorBidi"/>
                <w:sz w:val="22"/>
                <w:szCs w:val="22"/>
                <w:rPrChange w:id="5962" w:author="Nick.Tolimieri" w:date="2022-09-13T12:37:00Z">
                  <w:rPr>
                    <w:ins w:id="5963" w:author="Nick.Tolimieri" w:date="2022-09-13T12:37:00Z"/>
                    <w:rFonts w:ascii="Calibri" w:hAnsi="Calibri" w:cs="Calibri"/>
                    <w:color w:val="000000"/>
                    <w:sz w:val="22"/>
                    <w:szCs w:val="22"/>
                  </w:rPr>
                </w:rPrChange>
              </w:rPr>
              <w:pPrChange w:id="5964" w:author="Nick.Tolimieri" w:date="2022-09-13T12:37:00Z">
                <w:pPr/>
              </w:pPrChange>
            </w:pPr>
            <w:ins w:id="5965" w:author="Nick.Tolimieri" w:date="2022-09-13T12:37:00Z">
              <w:r w:rsidRPr="00207938">
                <w:rPr>
                  <w:rFonts w:asciiTheme="minorHAnsi" w:eastAsiaTheme="minorHAnsi" w:hAnsiTheme="minorHAnsi" w:cstheme="minorBidi"/>
                  <w:sz w:val="22"/>
                  <w:szCs w:val="22"/>
                  <w:rPrChange w:id="5966" w:author="Nick.Tolimieri" w:date="2022-09-13T12:37:00Z">
                    <w:rPr>
                      <w:rFonts w:ascii="Calibri" w:hAnsi="Calibri" w:cs="Calibri"/>
                      <w:color w:val="000000"/>
                      <w:sz w:val="22"/>
                      <w:szCs w:val="22"/>
                    </w:rPr>
                  </w:rPrChange>
                </w:rPr>
                <w:t>NA</w:t>
              </w:r>
            </w:ins>
          </w:p>
        </w:tc>
        <w:tc>
          <w:tcPr>
            <w:tcW w:w="960" w:type="dxa"/>
            <w:noWrap/>
            <w:hideMark/>
            <w:tcPrChange w:id="59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68" w:author="Nick.Tolimieri" w:date="2022-09-13T12:37:00Z"/>
                <w:rFonts w:asciiTheme="minorHAnsi" w:eastAsiaTheme="minorHAnsi" w:hAnsiTheme="minorHAnsi" w:cstheme="minorBidi"/>
                <w:sz w:val="22"/>
                <w:szCs w:val="22"/>
                <w:rPrChange w:id="5969" w:author="Nick.Tolimieri" w:date="2022-09-13T12:37:00Z">
                  <w:rPr>
                    <w:ins w:id="5970" w:author="Nick.Tolimieri" w:date="2022-09-13T12:37:00Z"/>
                    <w:rFonts w:ascii="Calibri" w:hAnsi="Calibri" w:cs="Calibri"/>
                    <w:color w:val="000000"/>
                    <w:sz w:val="22"/>
                    <w:szCs w:val="22"/>
                  </w:rPr>
                </w:rPrChange>
              </w:rPr>
              <w:pPrChange w:id="5971" w:author="Nick.Tolimieri" w:date="2022-09-13T12:37:00Z">
                <w:pPr/>
              </w:pPrChange>
            </w:pPr>
            <w:ins w:id="5972" w:author="Nick.Tolimieri" w:date="2022-09-13T12:37:00Z">
              <w:r w:rsidRPr="00207938">
                <w:rPr>
                  <w:rFonts w:asciiTheme="minorHAnsi" w:eastAsiaTheme="minorHAnsi" w:hAnsiTheme="minorHAnsi" w:cstheme="minorBidi"/>
                  <w:sz w:val="22"/>
                  <w:szCs w:val="22"/>
                  <w:rPrChange w:id="5973" w:author="Nick.Tolimieri" w:date="2022-09-13T12:37:00Z">
                    <w:rPr>
                      <w:rFonts w:ascii="Calibri" w:hAnsi="Calibri" w:cs="Calibri"/>
                      <w:color w:val="000000"/>
                      <w:sz w:val="22"/>
                      <w:szCs w:val="22"/>
                    </w:rPr>
                  </w:rPrChange>
                </w:rPr>
                <w:t>NA</w:t>
              </w:r>
            </w:ins>
          </w:p>
        </w:tc>
        <w:tc>
          <w:tcPr>
            <w:tcW w:w="960" w:type="dxa"/>
            <w:noWrap/>
            <w:hideMark/>
            <w:tcPrChange w:id="59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75" w:author="Nick.Tolimieri" w:date="2022-09-13T12:37:00Z"/>
                <w:rFonts w:asciiTheme="minorHAnsi" w:eastAsiaTheme="minorHAnsi" w:hAnsiTheme="minorHAnsi" w:cstheme="minorBidi"/>
                <w:sz w:val="22"/>
                <w:szCs w:val="22"/>
                <w:rPrChange w:id="5976" w:author="Nick.Tolimieri" w:date="2022-09-13T12:37:00Z">
                  <w:rPr>
                    <w:ins w:id="5977" w:author="Nick.Tolimieri" w:date="2022-09-13T12:37:00Z"/>
                    <w:rFonts w:ascii="Calibri" w:hAnsi="Calibri" w:cs="Calibri"/>
                    <w:color w:val="000000"/>
                    <w:sz w:val="22"/>
                    <w:szCs w:val="22"/>
                  </w:rPr>
                </w:rPrChange>
              </w:rPr>
              <w:pPrChange w:id="5978" w:author="Nick.Tolimieri" w:date="2022-09-13T12:37:00Z">
                <w:pPr/>
              </w:pPrChange>
            </w:pPr>
            <w:ins w:id="5979" w:author="Nick.Tolimieri" w:date="2022-09-13T12:37:00Z">
              <w:r w:rsidRPr="00207938">
                <w:rPr>
                  <w:rFonts w:asciiTheme="minorHAnsi" w:eastAsiaTheme="minorHAnsi" w:hAnsiTheme="minorHAnsi" w:cstheme="minorBidi"/>
                  <w:sz w:val="22"/>
                  <w:szCs w:val="22"/>
                  <w:rPrChange w:id="5980" w:author="Nick.Tolimieri" w:date="2022-09-13T12:37:00Z">
                    <w:rPr>
                      <w:rFonts w:ascii="Calibri" w:hAnsi="Calibri" w:cs="Calibri"/>
                      <w:color w:val="000000"/>
                      <w:sz w:val="22"/>
                      <w:szCs w:val="22"/>
                    </w:rPr>
                  </w:rPrChange>
                </w:rPr>
                <w:t>NA</w:t>
              </w:r>
            </w:ins>
          </w:p>
        </w:tc>
        <w:tc>
          <w:tcPr>
            <w:tcW w:w="960" w:type="dxa"/>
            <w:noWrap/>
            <w:hideMark/>
            <w:tcPrChange w:id="59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82" w:author="Nick.Tolimieri" w:date="2022-09-13T12:37:00Z"/>
                <w:rFonts w:asciiTheme="minorHAnsi" w:eastAsiaTheme="minorHAnsi" w:hAnsiTheme="minorHAnsi" w:cstheme="minorBidi"/>
                <w:sz w:val="22"/>
                <w:szCs w:val="22"/>
                <w:rPrChange w:id="5983" w:author="Nick.Tolimieri" w:date="2022-09-13T12:37:00Z">
                  <w:rPr>
                    <w:ins w:id="5984" w:author="Nick.Tolimieri" w:date="2022-09-13T12:37:00Z"/>
                    <w:rFonts w:ascii="Calibri" w:hAnsi="Calibri" w:cs="Calibri"/>
                    <w:color w:val="000000"/>
                    <w:sz w:val="22"/>
                    <w:szCs w:val="22"/>
                  </w:rPr>
                </w:rPrChange>
              </w:rPr>
              <w:pPrChange w:id="5985" w:author="Nick.Tolimieri" w:date="2022-09-13T12:37:00Z">
                <w:pPr/>
              </w:pPrChange>
            </w:pPr>
            <w:ins w:id="5986" w:author="Nick.Tolimieri" w:date="2022-09-13T12:37:00Z">
              <w:r w:rsidRPr="00207938">
                <w:rPr>
                  <w:rFonts w:asciiTheme="minorHAnsi" w:eastAsiaTheme="minorHAnsi" w:hAnsiTheme="minorHAnsi" w:cstheme="minorBidi"/>
                  <w:sz w:val="22"/>
                  <w:szCs w:val="22"/>
                  <w:rPrChange w:id="5987"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5988" w:author="Nick.Tolimieri" w:date="2022-09-13T12:37:00Z"/>
          <w:trPrChange w:id="5989" w:author="Nick.Tolimieri" w:date="2022-09-13T12:37:00Z">
            <w:trPr>
              <w:divId w:val="365297945"/>
              <w:trHeight w:val="300"/>
            </w:trPr>
          </w:trPrChange>
        </w:trPr>
        <w:tc>
          <w:tcPr>
            <w:tcW w:w="960" w:type="dxa"/>
            <w:noWrap/>
            <w:hideMark/>
            <w:tcPrChange w:id="59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5991" w:author="Nick.Tolimieri" w:date="2022-09-13T12:37:00Z"/>
                <w:rFonts w:asciiTheme="minorHAnsi" w:eastAsiaTheme="minorHAnsi" w:hAnsiTheme="minorHAnsi" w:cstheme="minorBidi"/>
                <w:sz w:val="22"/>
                <w:szCs w:val="22"/>
                <w:rPrChange w:id="5992" w:author="Nick.Tolimieri" w:date="2022-09-13T12:37:00Z">
                  <w:rPr>
                    <w:ins w:id="5993" w:author="Nick.Tolimieri" w:date="2022-09-13T12:37:00Z"/>
                    <w:rFonts w:ascii="Calibri" w:hAnsi="Calibri" w:cs="Calibri"/>
                    <w:color w:val="000000"/>
                    <w:sz w:val="22"/>
                    <w:szCs w:val="22"/>
                  </w:rPr>
                </w:rPrChange>
              </w:rPr>
              <w:pPrChange w:id="5994" w:author="Nick.Tolimieri" w:date="2022-09-13T12:37:00Z">
                <w:pPr/>
              </w:pPrChange>
            </w:pPr>
            <w:proofErr w:type="spellStart"/>
            <w:ins w:id="5995" w:author="Nick.Tolimieri" w:date="2022-09-13T12:37:00Z">
              <w:r w:rsidRPr="00207938">
                <w:rPr>
                  <w:rFonts w:asciiTheme="minorHAnsi" w:eastAsiaTheme="minorHAnsi" w:hAnsiTheme="minorHAnsi" w:cstheme="minorBidi"/>
                  <w:sz w:val="22"/>
                  <w:szCs w:val="22"/>
                  <w:rPrChange w:id="599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599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599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5999" w:author="Nick.Tolimieri" w:date="2022-09-13T12:37:00Z">
                    <w:rPr>
                      <w:rFonts w:ascii="Calibri" w:hAnsi="Calibri" w:cs="Calibri"/>
                      <w:color w:val="000000"/>
                      <w:sz w:val="22"/>
                      <w:szCs w:val="22"/>
                    </w:rPr>
                  </w:rPrChange>
                </w:rPr>
                <w:t xml:space="preserve"> B.</w:t>
              </w:r>
            </w:ins>
          </w:p>
        </w:tc>
        <w:tc>
          <w:tcPr>
            <w:tcW w:w="960" w:type="dxa"/>
            <w:noWrap/>
            <w:hideMark/>
            <w:tcPrChange w:id="60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01" w:author="Nick.Tolimieri" w:date="2022-09-13T12:37:00Z"/>
                <w:rFonts w:asciiTheme="minorHAnsi" w:eastAsiaTheme="minorHAnsi" w:hAnsiTheme="minorHAnsi" w:cstheme="minorBidi"/>
                <w:sz w:val="22"/>
                <w:szCs w:val="22"/>
                <w:rPrChange w:id="6002" w:author="Nick.Tolimieri" w:date="2022-09-13T12:37:00Z">
                  <w:rPr>
                    <w:ins w:id="6003" w:author="Nick.Tolimieri" w:date="2022-09-13T12:37:00Z"/>
                    <w:rFonts w:ascii="Calibri" w:hAnsi="Calibri" w:cs="Calibri"/>
                    <w:color w:val="000000"/>
                    <w:sz w:val="22"/>
                    <w:szCs w:val="22"/>
                  </w:rPr>
                </w:rPrChange>
              </w:rPr>
              <w:pPrChange w:id="6004" w:author="Nick.Tolimieri" w:date="2022-09-13T12:37:00Z">
                <w:pPr>
                  <w:jc w:val="right"/>
                </w:pPr>
              </w:pPrChange>
            </w:pPr>
            <w:ins w:id="6005" w:author="Nick.Tolimieri" w:date="2022-09-13T12:37:00Z">
              <w:r w:rsidRPr="00207938">
                <w:rPr>
                  <w:rFonts w:asciiTheme="minorHAnsi" w:eastAsiaTheme="minorHAnsi" w:hAnsiTheme="minorHAnsi" w:cstheme="minorBidi"/>
                  <w:sz w:val="22"/>
                  <w:szCs w:val="22"/>
                  <w:rPrChange w:id="6006" w:author="Nick.Tolimieri" w:date="2022-09-13T12:37:00Z">
                    <w:rPr>
                      <w:rFonts w:ascii="Calibri" w:hAnsi="Calibri" w:cs="Calibri"/>
                      <w:color w:val="000000"/>
                      <w:sz w:val="22"/>
                      <w:szCs w:val="22"/>
                    </w:rPr>
                  </w:rPrChange>
                </w:rPr>
                <w:t>2010</w:t>
              </w:r>
            </w:ins>
          </w:p>
        </w:tc>
        <w:tc>
          <w:tcPr>
            <w:tcW w:w="960" w:type="dxa"/>
            <w:noWrap/>
            <w:hideMark/>
            <w:tcPrChange w:id="60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08" w:author="Nick.Tolimieri" w:date="2022-09-13T12:37:00Z"/>
                <w:rFonts w:asciiTheme="minorHAnsi" w:eastAsiaTheme="minorHAnsi" w:hAnsiTheme="minorHAnsi" w:cstheme="minorBidi"/>
                <w:sz w:val="22"/>
                <w:szCs w:val="22"/>
                <w:rPrChange w:id="6009" w:author="Nick.Tolimieri" w:date="2022-09-13T12:37:00Z">
                  <w:rPr>
                    <w:ins w:id="6010" w:author="Nick.Tolimieri" w:date="2022-09-13T12:37:00Z"/>
                    <w:rFonts w:ascii="Calibri" w:hAnsi="Calibri" w:cs="Calibri"/>
                    <w:color w:val="000000"/>
                    <w:sz w:val="22"/>
                    <w:szCs w:val="22"/>
                  </w:rPr>
                </w:rPrChange>
              </w:rPr>
              <w:pPrChange w:id="6011" w:author="Nick.Tolimieri" w:date="2022-09-13T12:37:00Z">
                <w:pPr>
                  <w:jc w:val="right"/>
                </w:pPr>
              </w:pPrChange>
            </w:pPr>
            <w:ins w:id="6012" w:author="Nick.Tolimieri" w:date="2022-09-13T12:37:00Z">
              <w:r w:rsidRPr="00207938">
                <w:rPr>
                  <w:rFonts w:asciiTheme="minorHAnsi" w:eastAsiaTheme="minorHAnsi" w:hAnsiTheme="minorHAnsi" w:cstheme="minorBidi"/>
                  <w:sz w:val="22"/>
                  <w:szCs w:val="22"/>
                  <w:rPrChange w:id="6013" w:author="Nick.Tolimieri" w:date="2022-09-13T12:37:00Z">
                    <w:rPr>
                      <w:rFonts w:ascii="Calibri" w:hAnsi="Calibri" w:cs="Calibri"/>
                      <w:color w:val="000000"/>
                      <w:sz w:val="22"/>
                      <w:szCs w:val="22"/>
                    </w:rPr>
                  </w:rPrChange>
                </w:rPr>
                <w:t>0</w:t>
              </w:r>
            </w:ins>
          </w:p>
        </w:tc>
        <w:tc>
          <w:tcPr>
            <w:tcW w:w="960" w:type="dxa"/>
            <w:noWrap/>
            <w:hideMark/>
            <w:tcPrChange w:id="60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15" w:author="Nick.Tolimieri" w:date="2022-09-13T12:37:00Z"/>
                <w:rFonts w:asciiTheme="minorHAnsi" w:eastAsiaTheme="minorHAnsi" w:hAnsiTheme="minorHAnsi" w:cstheme="minorBidi"/>
                <w:sz w:val="22"/>
                <w:szCs w:val="22"/>
                <w:rPrChange w:id="6016" w:author="Nick.Tolimieri" w:date="2022-09-13T12:37:00Z">
                  <w:rPr>
                    <w:ins w:id="6017" w:author="Nick.Tolimieri" w:date="2022-09-13T12:37:00Z"/>
                    <w:rFonts w:ascii="Calibri" w:hAnsi="Calibri" w:cs="Calibri"/>
                    <w:color w:val="000000"/>
                    <w:sz w:val="22"/>
                    <w:szCs w:val="22"/>
                  </w:rPr>
                </w:rPrChange>
              </w:rPr>
              <w:pPrChange w:id="6018" w:author="Nick.Tolimieri" w:date="2022-09-13T12:37:00Z">
                <w:pPr>
                  <w:jc w:val="right"/>
                </w:pPr>
              </w:pPrChange>
            </w:pPr>
            <w:ins w:id="6019" w:author="Nick.Tolimieri" w:date="2022-09-13T12:37:00Z">
              <w:r w:rsidRPr="00207938">
                <w:rPr>
                  <w:rFonts w:asciiTheme="minorHAnsi" w:eastAsiaTheme="minorHAnsi" w:hAnsiTheme="minorHAnsi" w:cstheme="minorBidi"/>
                  <w:sz w:val="22"/>
                  <w:szCs w:val="22"/>
                  <w:rPrChange w:id="6020" w:author="Nick.Tolimieri" w:date="2022-09-13T12:37:00Z">
                    <w:rPr>
                      <w:rFonts w:ascii="Calibri" w:hAnsi="Calibri" w:cs="Calibri"/>
                      <w:color w:val="000000"/>
                      <w:sz w:val="22"/>
                      <w:szCs w:val="22"/>
                    </w:rPr>
                  </w:rPrChange>
                </w:rPr>
                <w:t>29</w:t>
              </w:r>
            </w:ins>
          </w:p>
        </w:tc>
        <w:tc>
          <w:tcPr>
            <w:tcW w:w="960" w:type="dxa"/>
            <w:noWrap/>
            <w:hideMark/>
            <w:tcPrChange w:id="60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22" w:author="Nick.Tolimieri" w:date="2022-09-13T12:37:00Z"/>
                <w:rFonts w:asciiTheme="minorHAnsi" w:eastAsiaTheme="minorHAnsi" w:hAnsiTheme="minorHAnsi" w:cstheme="minorBidi"/>
                <w:sz w:val="22"/>
                <w:szCs w:val="22"/>
                <w:rPrChange w:id="6023" w:author="Nick.Tolimieri" w:date="2022-09-13T12:37:00Z">
                  <w:rPr>
                    <w:ins w:id="6024" w:author="Nick.Tolimieri" w:date="2022-09-13T12:37:00Z"/>
                    <w:rFonts w:ascii="Calibri" w:hAnsi="Calibri" w:cs="Calibri"/>
                    <w:color w:val="000000"/>
                    <w:sz w:val="22"/>
                    <w:szCs w:val="22"/>
                  </w:rPr>
                </w:rPrChange>
              </w:rPr>
              <w:pPrChange w:id="6025" w:author="Nick.Tolimieri" w:date="2022-09-13T12:37:00Z">
                <w:pPr>
                  <w:jc w:val="right"/>
                </w:pPr>
              </w:pPrChange>
            </w:pPr>
            <w:ins w:id="6026" w:author="Nick.Tolimieri" w:date="2022-09-13T12:37:00Z">
              <w:r w:rsidRPr="00207938">
                <w:rPr>
                  <w:rFonts w:asciiTheme="minorHAnsi" w:eastAsiaTheme="minorHAnsi" w:hAnsiTheme="minorHAnsi" w:cstheme="minorBidi"/>
                  <w:sz w:val="22"/>
                  <w:szCs w:val="22"/>
                  <w:rPrChange w:id="6027" w:author="Nick.Tolimieri" w:date="2022-09-13T12:37:00Z">
                    <w:rPr>
                      <w:rFonts w:ascii="Calibri" w:hAnsi="Calibri" w:cs="Calibri"/>
                      <w:color w:val="000000"/>
                      <w:sz w:val="22"/>
                      <w:szCs w:val="22"/>
                    </w:rPr>
                  </w:rPrChange>
                </w:rPr>
                <w:t>2</w:t>
              </w:r>
            </w:ins>
          </w:p>
        </w:tc>
        <w:tc>
          <w:tcPr>
            <w:tcW w:w="960" w:type="dxa"/>
            <w:noWrap/>
            <w:hideMark/>
            <w:tcPrChange w:id="60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29" w:author="Nick.Tolimieri" w:date="2022-09-13T12:37:00Z"/>
                <w:rFonts w:asciiTheme="minorHAnsi" w:eastAsiaTheme="minorHAnsi" w:hAnsiTheme="minorHAnsi" w:cstheme="minorBidi"/>
                <w:sz w:val="22"/>
                <w:szCs w:val="22"/>
                <w:rPrChange w:id="6030" w:author="Nick.Tolimieri" w:date="2022-09-13T12:37:00Z">
                  <w:rPr>
                    <w:ins w:id="6031" w:author="Nick.Tolimieri" w:date="2022-09-13T12:37:00Z"/>
                    <w:rFonts w:ascii="Calibri" w:hAnsi="Calibri" w:cs="Calibri"/>
                    <w:color w:val="000000"/>
                    <w:sz w:val="22"/>
                    <w:szCs w:val="22"/>
                  </w:rPr>
                </w:rPrChange>
              </w:rPr>
              <w:pPrChange w:id="6032" w:author="Nick.Tolimieri" w:date="2022-09-13T12:37:00Z">
                <w:pPr>
                  <w:jc w:val="right"/>
                </w:pPr>
              </w:pPrChange>
            </w:pPr>
            <w:ins w:id="6033" w:author="Nick.Tolimieri" w:date="2022-09-13T12:37:00Z">
              <w:r w:rsidRPr="00207938">
                <w:rPr>
                  <w:rFonts w:asciiTheme="minorHAnsi" w:eastAsiaTheme="minorHAnsi" w:hAnsiTheme="minorHAnsi" w:cstheme="minorBidi"/>
                  <w:sz w:val="22"/>
                  <w:szCs w:val="22"/>
                  <w:rPrChange w:id="6034" w:author="Nick.Tolimieri" w:date="2022-09-13T12:37:00Z">
                    <w:rPr>
                      <w:rFonts w:ascii="Calibri" w:hAnsi="Calibri" w:cs="Calibri"/>
                      <w:color w:val="000000"/>
                      <w:sz w:val="22"/>
                      <w:szCs w:val="22"/>
                    </w:rPr>
                  </w:rPrChange>
                </w:rPr>
                <w:t>15</w:t>
              </w:r>
            </w:ins>
          </w:p>
        </w:tc>
        <w:tc>
          <w:tcPr>
            <w:tcW w:w="960" w:type="dxa"/>
            <w:noWrap/>
            <w:hideMark/>
            <w:tcPrChange w:id="60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36" w:author="Nick.Tolimieri" w:date="2022-09-13T12:37:00Z"/>
                <w:rFonts w:asciiTheme="minorHAnsi" w:eastAsiaTheme="minorHAnsi" w:hAnsiTheme="minorHAnsi" w:cstheme="minorBidi"/>
                <w:sz w:val="22"/>
                <w:szCs w:val="22"/>
                <w:rPrChange w:id="6037" w:author="Nick.Tolimieri" w:date="2022-09-13T12:37:00Z">
                  <w:rPr>
                    <w:ins w:id="6038" w:author="Nick.Tolimieri" w:date="2022-09-13T12:37:00Z"/>
                    <w:rFonts w:ascii="Calibri" w:hAnsi="Calibri" w:cs="Calibri"/>
                    <w:color w:val="000000"/>
                    <w:sz w:val="22"/>
                    <w:szCs w:val="22"/>
                  </w:rPr>
                </w:rPrChange>
              </w:rPr>
              <w:pPrChange w:id="6039" w:author="Nick.Tolimieri" w:date="2022-09-13T12:37:00Z">
                <w:pPr>
                  <w:jc w:val="right"/>
                </w:pPr>
              </w:pPrChange>
            </w:pPr>
            <w:ins w:id="6040" w:author="Nick.Tolimieri" w:date="2022-09-13T12:37:00Z">
              <w:r w:rsidRPr="00207938">
                <w:rPr>
                  <w:rFonts w:asciiTheme="minorHAnsi" w:eastAsiaTheme="minorHAnsi" w:hAnsiTheme="minorHAnsi" w:cstheme="minorBidi"/>
                  <w:sz w:val="22"/>
                  <w:szCs w:val="22"/>
                  <w:rPrChange w:id="6041" w:author="Nick.Tolimieri" w:date="2022-09-13T12:37:00Z">
                    <w:rPr>
                      <w:rFonts w:ascii="Calibri" w:hAnsi="Calibri" w:cs="Calibri"/>
                      <w:color w:val="000000"/>
                      <w:sz w:val="22"/>
                      <w:szCs w:val="22"/>
                    </w:rPr>
                  </w:rPrChange>
                </w:rPr>
                <w:t>7</w:t>
              </w:r>
            </w:ins>
          </w:p>
        </w:tc>
        <w:tc>
          <w:tcPr>
            <w:tcW w:w="960" w:type="dxa"/>
            <w:noWrap/>
            <w:hideMark/>
            <w:tcPrChange w:id="60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43" w:author="Nick.Tolimieri" w:date="2022-09-13T12:37:00Z"/>
                <w:rFonts w:asciiTheme="minorHAnsi" w:eastAsiaTheme="minorHAnsi" w:hAnsiTheme="minorHAnsi" w:cstheme="minorBidi"/>
                <w:sz w:val="22"/>
                <w:szCs w:val="22"/>
                <w:rPrChange w:id="6044" w:author="Nick.Tolimieri" w:date="2022-09-13T12:37:00Z">
                  <w:rPr>
                    <w:ins w:id="6045" w:author="Nick.Tolimieri" w:date="2022-09-13T12:37:00Z"/>
                    <w:rFonts w:ascii="Calibri" w:hAnsi="Calibri" w:cs="Calibri"/>
                    <w:color w:val="000000"/>
                    <w:sz w:val="22"/>
                    <w:szCs w:val="22"/>
                  </w:rPr>
                </w:rPrChange>
              </w:rPr>
              <w:pPrChange w:id="6046" w:author="Nick.Tolimieri" w:date="2022-09-13T12:37:00Z">
                <w:pPr>
                  <w:jc w:val="right"/>
                </w:pPr>
              </w:pPrChange>
            </w:pPr>
            <w:ins w:id="6047" w:author="Nick.Tolimieri" w:date="2022-09-13T12:37:00Z">
              <w:r w:rsidRPr="00207938">
                <w:rPr>
                  <w:rFonts w:asciiTheme="minorHAnsi" w:eastAsiaTheme="minorHAnsi" w:hAnsiTheme="minorHAnsi" w:cstheme="minorBidi"/>
                  <w:sz w:val="22"/>
                  <w:szCs w:val="22"/>
                  <w:rPrChange w:id="6048" w:author="Nick.Tolimieri" w:date="2022-09-13T12:37:00Z">
                    <w:rPr>
                      <w:rFonts w:ascii="Calibri" w:hAnsi="Calibri" w:cs="Calibri"/>
                      <w:color w:val="000000"/>
                      <w:sz w:val="22"/>
                      <w:szCs w:val="22"/>
                    </w:rPr>
                  </w:rPrChange>
                </w:rPr>
                <w:t>8</w:t>
              </w:r>
            </w:ins>
          </w:p>
        </w:tc>
        <w:tc>
          <w:tcPr>
            <w:tcW w:w="960" w:type="dxa"/>
            <w:noWrap/>
            <w:hideMark/>
            <w:tcPrChange w:id="60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50" w:author="Nick.Tolimieri" w:date="2022-09-13T12:37:00Z"/>
                <w:rFonts w:asciiTheme="minorHAnsi" w:eastAsiaTheme="minorHAnsi" w:hAnsiTheme="minorHAnsi" w:cstheme="minorBidi"/>
                <w:sz w:val="22"/>
                <w:szCs w:val="22"/>
                <w:rPrChange w:id="6051" w:author="Nick.Tolimieri" w:date="2022-09-13T12:37:00Z">
                  <w:rPr>
                    <w:ins w:id="6052" w:author="Nick.Tolimieri" w:date="2022-09-13T12:37:00Z"/>
                    <w:rFonts w:ascii="Calibri" w:hAnsi="Calibri" w:cs="Calibri"/>
                    <w:color w:val="000000"/>
                    <w:sz w:val="22"/>
                    <w:szCs w:val="22"/>
                  </w:rPr>
                </w:rPrChange>
              </w:rPr>
              <w:pPrChange w:id="6053" w:author="Nick.Tolimieri" w:date="2022-09-13T12:37:00Z">
                <w:pPr>
                  <w:jc w:val="right"/>
                </w:pPr>
              </w:pPrChange>
            </w:pPr>
            <w:ins w:id="6054" w:author="Nick.Tolimieri" w:date="2022-09-13T12:37:00Z">
              <w:r w:rsidRPr="00207938">
                <w:rPr>
                  <w:rFonts w:asciiTheme="minorHAnsi" w:eastAsiaTheme="minorHAnsi" w:hAnsiTheme="minorHAnsi" w:cstheme="minorBidi"/>
                  <w:sz w:val="22"/>
                  <w:szCs w:val="22"/>
                  <w:rPrChange w:id="6055" w:author="Nick.Tolimieri" w:date="2022-09-13T12:37:00Z">
                    <w:rPr>
                      <w:rFonts w:ascii="Calibri" w:hAnsi="Calibri" w:cs="Calibri"/>
                      <w:color w:val="000000"/>
                      <w:sz w:val="22"/>
                      <w:szCs w:val="22"/>
                    </w:rPr>
                  </w:rPrChange>
                </w:rPr>
                <w:t>1.51</w:t>
              </w:r>
            </w:ins>
          </w:p>
        </w:tc>
        <w:tc>
          <w:tcPr>
            <w:tcW w:w="960" w:type="dxa"/>
            <w:noWrap/>
            <w:hideMark/>
            <w:tcPrChange w:id="60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57" w:author="Nick.Tolimieri" w:date="2022-09-13T12:37:00Z"/>
                <w:rFonts w:asciiTheme="minorHAnsi" w:eastAsiaTheme="minorHAnsi" w:hAnsiTheme="minorHAnsi" w:cstheme="minorBidi"/>
                <w:sz w:val="22"/>
                <w:szCs w:val="22"/>
                <w:rPrChange w:id="6058" w:author="Nick.Tolimieri" w:date="2022-09-13T12:37:00Z">
                  <w:rPr>
                    <w:ins w:id="6059" w:author="Nick.Tolimieri" w:date="2022-09-13T12:37:00Z"/>
                    <w:rFonts w:ascii="Calibri" w:hAnsi="Calibri" w:cs="Calibri"/>
                    <w:color w:val="000000"/>
                    <w:sz w:val="22"/>
                    <w:szCs w:val="22"/>
                  </w:rPr>
                </w:rPrChange>
              </w:rPr>
              <w:pPrChange w:id="6060" w:author="Nick.Tolimieri" w:date="2022-09-13T12:37:00Z">
                <w:pPr>
                  <w:jc w:val="right"/>
                </w:pPr>
              </w:pPrChange>
            </w:pPr>
            <w:ins w:id="6061" w:author="Nick.Tolimieri" w:date="2022-09-13T12:37:00Z">
              <w:r w:rsidRPr="00207938">
                <w:rPr>
                  <w:rFonts w:asciiTheme="minorHAnsi" w:eastAsiaTheme="minorHAnsi" w:hAnsiTheme="minorHAnsi" w:cstheme="minorBidi"/>
                  <w:sz w:val="22"/>
                  <w:szCs w:val="22"/>
                  <w:rPrChange w:id="6062" w:author="Nick.Tolimieri" w:date="2022-09-13T12:37:00Z">
                    <w:rPr>
                      <w:rFonts w:ascii="Calibri" w:hAnsi="Calibri" w:cs="Calibri"/>
                      <w:color w:val="000000"/>
                      <w:sz w:val="22"/>
                      <w:szCs w:val="22"/>
                    </w:rPr>
                  </w:rPrChange>
                </w:rPr>
                <w:t>0.09</w:t>
              </w:r>
            </w:ins>
          </w:p>
        </w:tc>
      </w:tr>
      <w:tr w:rsidR="00207938" w:rsidRPr="00207938" w:rsidTr="00207938">
        <w:trPr>
          <w:divId w:val="365297945"/>
          <w:trHeight w:val="300"/>
          <w:ins w:id="6063" w:author="Nick.Tolimieri" w:date="2022-09-13T12:37:00Z"/>
          <w:trPrChange w:id="6064" w:author="Nick.Tolimieri" w:date="2022-09-13T12:37:00Z">
            <w:trPr>
              <w:divId w:val="365297945"/>
              <w:trHeight w:val="300"/>
            </w:trPr>
          </w:trPrChange>
        </w:trPr>
        <w:tc>
          <w:tcPr>
            <w:tcW w:w="960" w:type="dxa"/>
            <w:noWrap/>
            <w:hideMark/>
            <w:tcPrChange w:id="60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66" w:author="Nick.Tolimieri" w:date="2022-09-13T12:37:00Z"/>
                <w:rFonts w:asciiTheme="minorHAnsi" w:eastAsiaTheme="minorHAnsi" w:hAnsiTheme="minorHAnsi" w:cstheme="minorBidi"/>
                <w:sz w:val="22"/>
                <w:szCs w:val="22"/>
                <w:rPrChange w:id="6067" w:author="Nick.Tolimieri" w:date="2022-09-13T12:37:00Z">
                  <w:rPr>
                    <w:ins w:id="6068" w:author="Nick.Tolimieri" w:date="2022-09-13T12:37:00Z"/>
                    <w:rFonts w:ascii="Calibri" w:hAnsi="Calibri" w:cs="Calibri"/>
                    <w:color w:val="000000"/>
                    <w:sz w:val="22"/>
                    <w:szCs w:val="22"/>
                  </w:rPr>
                </w:rPrChange>
              </w:rPr>
              <w:pPrChange w:id="6069" w:author="Nick.Tolimieri" w:date="2022-09-13T12:37:00Z">
                <w:pPr/>
              </w:pPrChange>
            </w:pPr>
            <w:proofErr w:type="spellStart"/>
            <w:ins w:id="6070" w:author="Nick.Tolimieri" w:date="2022-09-13T12:37:00Z">
              <w:r w:rsidRPr="00207938">
                <w:rPr>
                  <w:rFonts w:asciiTheme="minorHAnsi" w:eastAsiaTheme="minorHAnsi" w:hAnsiTheme="minorHAnsi" w:cstheme="minorBidi"/>
                  <w:sz w:val="22"/>
                  <w:szCs w:val="22"/>
                  <w:rPrChange w:id="607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07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07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074" w:author="Nick.Tolimieri" w:date="2022-09-13T12:37:00Z">
                    <w:rPr>
                      <w:rFonts w:ascii="Calibri" w:hAnsi="Calibri" w:cs="Calibri"/>
                      <w:color w:val="000000"/>
                      <w:sz w:val="22"/>
                      <w:szCs w:val="22"/>
                    </w:rPr>
                  </w:rPrChange>
                </w:rPr>
                <w:t xml:space="preserve"> B.</w:t>
              </w:r>
            </w:ins>
          </w:p>
        </w:tc>
        <w:tc>
          <w:tcPr>
            <w:tcW w:w="960" w:type="dxa"/>
            <w:noWrap/>
            <w:hideMark/>
            <w:tcPrChange w:id="60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76" w:author="Nick.Tolimieri" w:date="2022-09-13T12:37:00Z"/>
                <w:rFonts w:asciiTheme="minorHAnsi" w:eastAsiaTheme="minorHAnsi" w:hAnsiTheme="minorHAnsi" w:cstheme="minorBidi"/>
                <w:sz w:val="22"/>
                <w:szCs w:val="22"/>
                <w:rPrChange w:id="6077" w:author="Nick.Tolimieri" w:date="2022-09-13T12:37:00Z">
                  <w:rPr>
                    <w:ins w:id="6078" w:author="Nick.Tolimieri" w:date="2022-09-13T12:37:00Z"/>
                    <w:rFonts w:ascii="Calibri" w:hAnsi="Calibri" w:cs="Calibri"/>
                    <w:color w:val="000000"/>
                    <w:sz w:val="22"/>
                    <w:szCs w:val="22"/>
                  </w:rPr>
                </w:rPrChange>
              </w:rPr>
              <w:pPrChange w:id="6079" w:author="Nick.Tolimieri" w:date="2022-09-13T12:37:00Z">
                <w:pPr>
                  <w:jc w:val="right"/>
                </w:pPr>
              </w:pPrChange>
            </w:pPr>
            <w:ins w:id="6080" w:author="Nick.Tolimieri" w:date="2022-09-13T12:37:00Z">
              <w:r w:rsidRPr="00207938">
                <w:rPr>
                  <w:rFonts w:asciiTheme="minorHAnsi" w:eastAsiaTheme="minorHAnsi" w:hAnsiTheme="minorHAnsi" w:cstheme="minorBidi"/>
                  <w:sz w:val="22"/>
                  <w:szCs w:val="22"/>
                  <w:rPrChange w:id="6081" w:author="Nick.Tolimieri" w:date="2022-09-13T12:37:00Z">
                    <w:rPr>
                      <w:rFonts w:ascii="Calibri" w:hAnsi="Calibri" w:cs="Calibri"/>
                      <w:color w:val="000000"/>
                      <w:sz w:val="22"/>
                      <w:szCs w:val="22"/>
                    </w:rPr>
                  </w:rPrChange>
                </w:rPr>
                <w:t>2011</w:t>
              </w:r>
            </w:ins>
          </w:p>
        </w:tc>
        <w:tc>
          <w:tcPr>
            <w:tcW w:w="960" w:type="dxa"/>
            <w:noWrap/>
            <w:hideMark/>
            <w:tcPrChange w:id="60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83" w:author="Nick.Tolimieri" w:date="2022-09-13T12:37:00Z"/>
                <w:rFonts w:asciiTheme="minorHAnsi" w:eastAsiaTheme="minorHAnsi" w:hAnsiTheme="minorHAnsi" w:cstheme="minorBidi"/>
                <w:sz w:val="22"/>
                <w:szCs w:val="22"/>
                <w:rPrChange w:id="6084" w:author="Nick.Tolimieri" w:date="2022-09-13T12:37:00Z">
                  <w:rPr>
                    <w:ins w:id="6085" w:author="Nick.Tolimieri" w:date="2022-09-13T12:37:00Z"/>
                    <w:rFonts w:ascii="Calibri" w:hAnsi="Calibri" w:cs="Calibri"/>
                    <w:color w:val="000000"/>
                    <w:sz w:val="22"/>
                    <w:szCs w:val="22"/>
                  </w:rPr>
                </w:rPrChange>
              </w:rPr>
              <w:pPrChange w:id="6086" w:author="Nick.Tolimieri" w:date="2022-09-13T12:37:00Z">
                <w:pPr>
                  <w:jc w:val="right"/>
                </w:pPr>
              </w:pPrChange>
            </w:pPr>
            <w:ins w:id="6087" w:author="Nick.Tolimieri" w:date="2022-09-13T12:37:00Z">
              <w:r w:rsidRPr="00207938">
                <w:rPr>
                  <w:rFonts w:asciiTheme="minorHAnsi" w:eastAsiaTheme="minorHAnsi" w:hAnsiTheme="minorHAnsi" w:cstheme="minorBidi"/>
                  <w:sz w:val="22"/>
                  <w:szCs w:val="22"/>
                  <w:rPrChange w:id="6088" w:author="Nick.Tolimieri" w:date="2022-09-13T12:37:00Z">
                    <w:rPr>
                      <w:rFonts w:ascii="Calibri" w:hAnsi="Calibri" w:cs="Calibri"/>
                      <w:color w:val="000000"/>
                      <w:sz w:val="22"/>
                      <w:szCs w:val="22"/>
                    </w:rPr>
                  </w:rPrChange>
                </w:rPr>
                <w:t>0</w:t>
              </w:r>
            </w:ins>
          </w:p>
        </w:tc>
        <w:tc>
          <w:tcPr>
            <w:tcW w:w="960" w:type="dxa"/>
            <w:noWrap/>
            <w:hideMark/>
            <w:tcPrChange w:id="60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90" w:author="Nick.Tolimieri" w:date="2022-09-13T12:37:00Z"/>
                <w:rFonts w:asciiTheme="minorHAnsi" w:eastAsiaTheme="minorHAnsi" w:hAnsiTheme="minorHAnsi" w:cstheme="minorBidi"/>
                <w:sz w:val="22"/>
                <w:szCs w:val="22"/>
                <w:rPrChange w:id="6091" w:author="Nick.Tolimieri" w:date="2022-09-13T12:37:00Z">
                  <w:rPr>
                    <w:ins w:id="6092" w:author="Nick.Tolimieri" w:date="2022-09-13T12:37:00Z"/>
                    <w:rFonts w:ascii="Calibri" w:hAnsi="Calibri" w:cs="Calibri"/>
                    <w:color w:val="000000"/>
                    <w:sz w:val="22"/>
                    <w:szCs w:val="22"/>
                  </w:rPr>
                </w:rPrChange>
              </w:rPr>
              <w:pPrChange w:id="6093" w:author="Nick.Tolimieri" w:date="2022-09-13T12:37:00Z">
                <w:pPr>
                  <w:jc w:val="right"/>
                </w:pPr>
              </w:pPrChange>
            </w:pPr>
            <w:ins w:id="6094" w:author="Nick.Tolimieri" w:date="2022-09-13T12:37:00Z">
              <w:r w:rsidRPr="00207938">
                <w:rPr>
                  <w:rFonts w:asciiTheme="minorHAnsi" w:eastAsiaTheme="minorHAnsi" w:hAnsiTheme="minorHAnsi" w:cstheme="minorBidi"/>
                  <w:sz w:val="22"/>
                  <w:szCs w:val="22"/>
                  <w:rPrChange w:id="6095" w:author="Nick.Tolimieri" w:date="2022-09-13T12:37:00Z">
                    <w:rPr>
                      <w:rFonts w:ascii="Calibri" w:hAnsi="Calibri" w:cs="Calibri"/>
                      <w:color w:val="000000"/>
                      <w:sz w:val="22"/>
                      <w:szCs w:val="22"/>
                    </w:rPr>
                  </w:rPrChange>
                </w:rPr>
                <w:t>7</w:t>
              </w:r>
            </w:ins>
          </w:p>
        </w:tc>
        <w:tc>
          <w:tcPr>
            <w:tcW w:w="960" w:type="dxa"/>
            <w:noWrap/>
            <w:hideMark/>
            <w:tcPrChange w:id="60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097" w:author="Nick.Tolimieri" w:date="2022-09-13T12:37:00Z"/>
                <w:rFonts w:asciiTheme="minorHAnsi" w:eastAsiaTheme="minorHAnsi" w:hAnsiTheme="minorHAnsi" w:cstheme="minorBidi"/>
                <w:sz w:val="22"/>
                <w:szCs w:val="22"/>
                <w:rPrChange w:id="6098" w:author="Nick.Tolimieri" w:date="2022-09-13T12:37:00Z">
                  <w:rPr>
                    <w:ins w:id="6099" w:author="Nick.Tolimieri" w:date="2022-09-13T12:37:00Z"/>
                    <w:rFonts w:ascii="Calibri" w:hAnsi="Calibri" w:cs="Calibri"/>
                    <w:color w:val="000000"/>
                    <w:sz w:val="22"/>
                    <w:szCs w:val="22"/>
                  </w:rPr>
                </w:rPrChange>
              </w:rPr>
              <w:pPrChange w:id="6100" w:author="Nick.Tolimieri" w:date="2022-09-13T12:37:00Z">
                <w:pPr>
                  <w:jc w:val="right"/>
                </w:pPr>
              </w:pPrChange>
            </w:pPr>
            <w:ins w:id="6101" w:author="Nick.Tolimieri" w:date="2022-09-13T12:37:00Z">
              <w:r w:rsidRPr="00207938">
                <w:rPr>
                  <w:rFonts w:asciiTheme="minorHAnsi" w:eastAsiaTheme="minorHAnsi" w:hAnsiTheme="minorHAnsi" w:cstheme="minorBidi"/>
                  <w:sz w:val="22"/>
                  <w:szCs w:val="22"/>
                  <w:rPrChange w:id="6102" w:author="Nick.Tolimieri" w:date="2022-09-13T12:37:00Z">
                    <w:rPr>
                      <w:rFonts w:ascii="Calibri" w:hAnsi="Calibri" w:cs="Calibri"/>
                      <w:color w:val="000000"/>
                      <w:sz w:val="22"/>
                      <w:szCs w:val="22"/>
                    </w:rPr>
                  </w:rPrChange>
                </w:rPr>
                <w:t>1</w:t>
              </w:r>
            </w:ins>
          </w:p>
        </w:tc>
        <w:tc>
          <w:tcPr>
            <w:tcW w:w="960" w:type="dxa"/>
            <w:noWrap/>
            <w:hideMark/>
            <w:tcPrChange w:id="61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04" w:author="Nick.Tolimieri" w:date="2022-09-13T12:37:00Z"/>
                <w:rFonts w:asciiTheme="minorHAnsi" w:eastAsiaTheme="minorHAnsi" w:hAnsiTheme="minorHAnsi" w:cstheme="minorBidi"/>
                <w:sz w:val="22"/>
                <w:szCs w:val="22"/>
                <w:rPrChange w:id="6105" w:author="Nick.Tolimieri" w:date="2022-09-13T12:37:00Z">
                  <w:rPr>
                    <w:ins w:id="6106" w:author="Nick.Tolimieri" w:date="2022-09-13T12:37:00Z"/>
                    <w:rFonts w:ascii="Calibri" w:hAnsi="Calibri" w:cs="Calibri"/>
                    <w:color w:val="000000"/>
                    <w:sz w:val="22"/>
                    <w:szCs w:val="22"/>
                  </w:rPr>
                </w:rPrChange>
              </w:rPr>
              <w:pPrChange w:id="6107" w:author="Nick.Tolimieri" w:date="2022-09-13T12:37:00Z">
                <w:pPr>
                  <w:jc w:val="right"/>
                </w:pPr>
              </w:pPrChange>
            </w:pPr>
            <w:ins w:id="6108" w:author="Nick.Tolimieri" w:date="2022-09-13T12:37:00Z">
              <w:r w:rsidRPr="00207938">
                <w:rPr>
                  <w:rFonts w:asciiTheme="minorHAnsi" w:eastAsiaTheme="minorHAnsi" w:hAnsiTheme="minorHAnsi" w:cstheme="minorBidi"/>
                  <w:sz w:val="22"/>
                  <w:szCs w:val="22"/>
                  <w:rPrChange w:id="6109" w:author="Nick.Tolimieri" w:date="2022-09-13T12:37:00Z">
                    <w:rPr>
                      <w:rFonts w:ascii="Calibri" w:hAnsi="Calibri" w:cs="Calibri"/>
                      <w:color w:val="000000"/>
                      <w:sz w:val="22"/>
                      <w:szCs w:val="22"/>
                    </w:rPr>
                  </w:rPrChange>
                </w:rPr>
                <w:t>7</w:t>
              </w:r>
            </w:ins>
          </w:p>
        </w:tc>
        <w:tc>
          <w:tcPr>
            <w:tcW w:w="960" w:type="dxa"/>
            <w:noWrap/>
            <w:hideMark/>
            <w:tcPrChange w:id="61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11" w:author="Nick.Tolimieri" w:date="2022-09-13T12:37:00Z"/>
                <w:rFonts w:asciiTheme="minorHAnsi" w:eastAsiaTheme="minorHAnsi" w:hAnsiTheme="minorHAnsi" w:cstheme="minorBidi"/>
                <w:sz w:val="22"/>
                <w:szCs w:val="22"/>
                <w:rPrChange w:id="6112" w:author="Nick.Tolimieri" w:date="2022-09-13T12:37:00Z">
                  <w:rPr>
                    <w:ins w:id="6113" w:author="Nick.Tolimieri" w:date="2022-09-13T12:37:00Z"/>
                    <w:rFonts w:ascii="Calibri" w:hAnsi="Calibri" w:cs="Calibri"/>
                    <w:color w:val="000000"/>
                    <w:sz w:val="22"/>
                    <w:szCs w:val="22"/>
                  </w:rPr>
                </w:rPrChange>
              </w:rPr>
              <w:pPrChange w:id="6114" w:author="Nick.Tolimieri" w:date="2022-09-13T12:37:00Z">
                <w:pPr>
                  <w:jc w:val="right"/>
                </w:pPr>
              </w:pPrChange>
            </w:pPr>
            <w:ins w:id="6115" w:author="Nick.Tolimieri" w:date="2022-09-13T12:37:00Z">
              <w:r w:rsidRPr="00207938">
                <w:rPr>
                  <w:rFonts w:asciiTheme="minorHAnsi" w:eastAsiaTheme="minorHAnsi" w:hAnsiTheme="minorHAnsi" w:cstheme="minorBidi"/>
                  <w:sz w:val="22"/>
                  <w:szCs w:val="22"/>
                  <w:rPrChange w:id="6116" w:author="Nick.Tolimieri" w:date="2022-09-13T12:37:00Z">
                    <w:rPr>
                      <w:rFonts w:ascii="Calibri" w:hAnsi="Calibri" w:cs="Calibri"/>
                      <w:color w:val="000000"/>
                      <w:sz w:val="22"/>
                      <w:szCs w:val="22"/>
                    </w:rPr>
                  </w:rPrChange>
                </w:rPr>
                <w:t>7</w:t>
              </w:r>
            </w:ins>
          </w:p>
        </w:tc>
        <w:tc>
          <w:tcPr>
            <w:tcW w:w="960" w:type="dxa"/>
            <w:noWrap/>
            <w:hideMark/>
            <w:tcPrChange w:id="61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18" w:author="Nick.Tolimieri" w:date="2022-09-13T12:37:00Z"/>
                <w:rFonts w:asciiTheme="minorHAnsi" w:eastAsiaTheme="minorHAnsi" w:hAnsiTheme="minorHAnsi" w:cstheme="minorBidi"/>
                <w:sz w:val="22"/>
                <w:szCs w:val="22"/>
                <w:rPrChange w:id="6119" w:author="Nick.Tolimieri" w:date="2022-09-13T12:37:00Z">
                  <w:rPr>
                    <w:ins w:id="6120" w:author="Nick.Tolimieri" w:date="2022-09-13T12:37:00Z"/>
                    <w:rFonts w:ascii="Calibri" w:hAnsi="Calibri" w:cs="Calibri"/>
                    <w:color w:val="000000"/>
                    <w:sz w:val="22"/>
                    <w:szCs w:val="22"/>
                  </w:rPr>
                </w:rPrChange>
              </w:rPr>
              <w:pPrChange w:id="6121" w:author="Nick.Tolimieri" w:date="2022-09-13T12:37:00Z">
                <w:pPr>
                  <w:jc w:val="right"/>
                </w:pPr>
              </w:pPrChange>
            </w:pPr>
            <w:ins w:id="6122" w:author="Nick.Tolimieri" w:date="2022-09-13T12:37:00Z">
              <w:r w:rsidRPr="00207938">
                <w:rPr>
                  <w:rFonts w:asciiTheme="minorHAnsi" w:eastAsiaTheme="minorHAnsi" w:hAnsiTheme="minorHAnsi" w:cstheme="minorBidi"/>
                  <w:sz w:val="22"/>
                  <w:szCs w:val="22"/>
                  <w:rPrChange w:id="6123" w:author="Nick.Tolimieri" w:date="2022-09-13T12:37:00Z">
                    <w:rPr>
                      <w:rFonts w:ascii="Calibri" w:hAnsi="Calibri" w:cs="Calibri"/>
                      <w:color w:val="000000"/>
                      <w:sz w:val="22"/>
                      <w:szCs w:val="22"/>
                    </w:rPr>
                  </w:rPrChange>
                </w:rPr>
                <w:t>7</w:t>
              </w:r>
            </w:ins>
          </w:p>
        </w:tc>
        <w:tc>
          <w:tcPr>
            <w:tcW w:w="960" w:type="dxa"/>
            <w:noWrap/>
            <w:hideMark/>
            <w:tcPrChange w:id="61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25" w:author="Nick.Tolimieri" w:date="2022-09-13T12:37:00Z"/>
                <w:rFonts w:asciiTheme="minorHAnsi" w:eastAsiaTheme="minorHAnsi" w:hAnsiTheme="minorHAnsi" w:cstheme="minorBidi"/>
                <w:sz w:val="22"/>
                <w:szCs w:val="22"/>
                <w:rPrChange w:id="6126" w:author="Nick.Tolimieri" w:date="2022-09-13T12:37:00Z">
                  <w:rPr>
                    <w:ins w:id="6127" w:author="Nick.Tolimieri" w:date="2022-09-13T12:37:00Z"/>
                    <w:rFonts w:ascii="Calibri" w:hAnsi="Calibri" w:cs="Calibri"/>
                    <w:color w:val="000000"/>
                    <w:sz w:val="22"/>
                    <w:szCs w:val="22"/>
                  </w:rPr>
                </w:rPrChange>
              </w:rPr>
              <w:pPrChange w:id="6128" w:author="Nick.Tolimieri" w:date="2022-09-13T12:37:00Z">
                <w:pPr>
                  <w:jc w:val="right"/>
                </w:pPr>
              </w:pPrChange>
            </w:pPr>
            <w:ins w:id="6129" w:author="Nick.Tolimieri" w:date="2022-09-13T12:37:00Z">
              <w:r w:rsidRPr="00207938">
                <w:rPr>
                  <w:rFonts w:asciiTheme="minorHAnsi" w:eastAsiaTheme="minorHAnsi" w:hAnsiTheme="minorHAnsi" w:cstheme="minorBidi"/>
                  <w:sz w:val="22"/>
                  <w:szCs w:val="22"/>
                  <w:rPrChange w:id="6130" w:author="Nick.Tolimieri" w:date="2022-09-13T12:37:00Z">
                    <w:rPr>
                      <w:rFonts w:ascii="Calibri" w:hAnsi="Calibri" w:cs="Calibri"/>
                      <w:color w:val="000000"/>
                      <w:sz w:val="22"/>
                      <w:szCs w:val="22"/>
                    </w:rPr>
                  </w:rPrChange>
                </w:rPr>
                <w:t>1.9</w:t>
              </w:r>
            </w:ins>
          </w:p>
        </w:tc>
        <w:tc>
          <w:tcPr>
            <w:tcW w:w="960" w:type="dxa"/>
            <w:noWrap/>
            <w:hideMark/>
            <w:tcPrChange w:id="61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32" w:author="Nick.Tolimieri" w:date="2022-09-13T12:37:00Z"/>
                <w:rFonts w:asciiTheme="minorHAnsi" w:eastAsiaTheme="minorHAnsi" w:hAnsiTheme="minorHAnsi" w:cstheme="minorBidi"/>
                <w:sz w:val="22"/>
                <w:szCs w:val="22"/>
                <w:rPrChange w:id="6133" w:author="Nick.Tolimieri" w:date="2022-09-13T12:37:00Z">
                  <w:rPr>
                    <w:ins w:id="6134" w:author="Nick.Tolimieri" w:date="2022-09-13T12:37:00Z"/>
                    <w:rFonts w:ascii="Calibri" w:hAnsi="Calibri" w:cs="Calibri"/>
                    <w:color w:val="000000"/>
                    <w:sz w:val="22"/>
                    <w:szCs w:val="22"/>
                  </w:rPr>
                </w:rPrChange>
              </w:rPr>
              <w:pPrChange w:id="6135" w:author="Nick.Tolimieri" w:date="2022-09-13T12:37:00Z">
                <w:pPr>
                  <w:jc w:val="right"/>
                </w:pPr>
              </w:pPrChange>
            </w:pPr>
            <w:ins w:id="6136" w:author="Nick.Tolimieri" w:date="2022-09-13T12:37:00Z">
              <w:r w:rsidRPr="00207938">
                <w:rPr>
                  <w:rFonts w:asciiTheme="minorHAnsi" w:eastAsiaTheme="minorHAnsi" w:hAnsiTheme="minorHAnsi" w:cstheme="minorBidi"/>
                  <w:sz w:val="22"/>
                  <w:szCs w:val="22"/>
                  <w:rPrChange w:id="6137" w:author="Nick.Tolimieri" w:date="2022-09-13T12:37:00Z">
                    <w:rPr>
                      <w:rFonts w:ascii="Calibri" w:hAnsi="Calibri" w:cs="Calibri"/>
                      <w:color w:val="000000"/>
                      <w:sz w:val="22"/>
                      <w:szCs w:val="22"/>
                    </w:rPr>
                  </w:rPrChange>
                </w:rPr>
                <w:t>0.13</w:t>
              </w:r>
            </w:ins>
          </w:p>
        </w:tc>
      </w:tr>
      <w:tr w:rsidR="00207938" w:rsidRPr="00207938" w:rsidTr="00207938">
        <w:trPr>
          <w:divId w:val="365297945"/>
          <w:trHeight w:val="300"/>
          <w:ins w:id="6138" w:author="Nick.Tolimieri" w:date="2022-09-13T12:37:00Z"/>
          <w:trPrChange w:id="6139" w:author="Nick.Tolimieri" w:date="2022-09-13T12:37:00Z">
            <w:trPr>
              <w:divId w:val="365297945"/>
              <w:trHeight w:val="300"/>
            </w:trPr>
          </w:trPrChange>
        </w:trPr>
        <w:tc>
          <w:tcPr>
            <w:tcW w:w="960" w:type="dxa"/>
            <w:noWrap/>
            <w:hideMark/>
            <w:tcPrChange w:id="61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41" w:author="Nick.Tolimieri" w:date="2022-09-13T12:37:00Z"/>
                <w:rFonts w:asciiTheme="minorHAnsi" w:eastAsiaTheme="minorHAnsi" w:hAnsiTheme="minorHAnsi" w:cstheme="minorBidi"/>
                <w:sz w:val="22"/>
                <w:szCs w:val="22"/>
                <w:rPrChange w:id="6142" w:author="Nick.Tolimieri" w:date="2022-09-13T12:37:00Z">
                  <w:rPr>
                    <w:ins w:id="6143" w:author="Nick.Tolimieri" w:date="2022-09-13T12:37:00Z"/>
                    <w:rFonts w:ascii="Calibri" w:hAnsi="Calibri" w:cs="Calibri"/>
                    <w:color w:val="000000"/>
                    <w:sz w:val="22"/>
                    <w:szCs w:val="22"/>
                  </w:rPr>
                </w:rPrChange>
              </w:rPr>
              <w:pPrChange w:id="6144" w:author="Nick.Tolimieri" w:date="2022-09-13T12:37:00Z">
                <w:pPr/>
              </w:pPrChange>
            </w:pPr>
            <w:proofErr w:type="spellStart"/>
            <w:ins w:id="6145" w:author="Nick.Tolimieri" w:date="2022-09-13T12:37:00Z">
              <w:r w:rsidRPr="00207938">
                <w:rPr>
                  <w:rFonts w:asciiTheme="minorHAnsi" w:eastAsiaTheme="minorHAnsi" w:hAnsiTheme="minorHAnsi" w:cstheme="minorBidi"/>
                  <w:sz w:val="22"/>
                  <w:szCs w:val="22"/>
                  <w:rPrChange w:id="614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1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1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149" w:author="Nick.Tolimieri" w:date="2022-09-13T12:37:00Z">
                    <w:rPr>
                      <w:rFonts w:ascii="Calibri" w:hAnsi="Calibri" w:cs="Calibri"/>
                      <w:color w:val="000000"/>
                      <w:sz w:val="22"/>
                      <w:szCs w:val="22"/>
                    </w:rPr>
                  </w:rPrChange>
                </w:rPr>
                <w:t xml:space="preserve"> B.</w:t>
              </w:r>
            </w:ins>
          </w:p>
        </w:tc>
        <w:tc>
          <w:tcPr>
            <w:tcW w:w="960" w:type="dxa"/>
            <w:noWrap/>
            <w:hideMark/>
            <w:tcPrChange w:id="61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51" w:author="Nick.Tolimieri" w:date="2022-09-13T12:37:00Z"/>
                <w:rFonts w:asciiTheme="minorHAnsi" w:eastAsiaTheme="minorHAnsi" w:hAnsiTheme="minorHAnsi" w:cstheme="minorBidi"/>
                <w:sz w:val="22"/>
                <w:szCs w:val="22"/>
                <w:rPrChange w:id="6152" w:author="Nick.Tolimieri" w:date="2022-09-13T12:37:00Z">
                  <w:rPr>
                    <w:ins w:id="6153" w:author="Nick.Tolimieri" w:date="2022-09-13T12:37:00Z"/>
                    <w:rFonts w:ascii="Calibri" w:hAnsi="Calibri" w:cs="Calibri"/>
                    <w:color w:val="000000"/>
                    <w:sz w:val="22"/>
                    <w:szCs w:val="22"/>
                  </w:rPr>
                </w:rPrChange>
              </w:rPr>
              <w:pPrChange w:id="6154" w:author="Nick.Tolimieri" w:date="2022-09-13T12:37:00Z">
                <w:pPr>
                  <w:jc w:val="right"/>
                </w:pPr>
              </w:pPrChange>
            </w:pPr>
            <w:ins w:id="6155" w:author="Nick.Tolimieri" w:date="2022-09-13T12:37:00Z">
              <w:r w:rsidRPr="00207938">
                <w:rPr>
                  <w:rFonts w:asciiTheme="minorHAnsi" w:eastAsiaTheme="minorHAnsi" w:hAnsiTheme="minorHAnsi" w:cstheme="minorBidi"/>
                  <w:sz w:val="22"/>
                  <w:szCs w:val="22"/>
                  <w:rPrChange w:id="6156" w:author="Nick.Tolimieri" w:date="2022-09-13T12:37:00Z">
                    <w:rPr>
                      <w:rFonts w:ascii="Calibri" w:hAnsi="Calibri" w:cs="Calibri"/>
                      <w:color w:val="000000"/>
                      <w:sz w:val="22"/>
                      <w:szCs w:val="22"/>
                    </w:rPr>
                  </w:rPrChange>
                </w:rPr>
                <w:t>2012</w:t>
              </w:r>
            </w:ins>
          </w:p>
        </w:tc>
        <w:tc>
          <w:tcPr>
            <w:tcW w:w="960" w:type="dxa"/>
            <w:noWrap/>
            <w:hideMark/>
            <w:tcPrChange w:id="61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58" w:author="Nick.Tolimieri" w:date="2022-09-13T12:37:00Z"/>
                <w:rFonts w:asciiTheme="minorHAnsi" w:eastAsiaTheme="minorHAnsi" w:hAnsiTheme="minorHAnsi" w:cstheme="minorBidi"/>
                <w:sz w:val="22"/>
                <w:szCs w:val="22"/>
                <w:rPrChange w:id="6159" w:author="Nick.Tolimieri" w:date="2022-09-13T12:37:00Z">
                  <w:rPr>
                    <w:ins w:id="6160" w:author="Nick.Tolimieri" w:date="2022-09-13T12:37:00Z"/>
                    <w:rFonts w:ascii="Calibri" w:hAnsi="Calibri" w:cs="Calibri"/>
                    <w:color w:val="000000"/>
                    <w:sz w:val="22"/>
                    <w:szCs w:val="22"/>
                  </w:rPr>
                </w:rPrChange>
              </w:rPr>
              <w:pPrChange w:id="6161" w:author="Nick.Tolimieri" w:date="2022-09-13T12:37:00Z">
                <w:pPr>
                  <w:jc w:val="right"/>
                </w:pPr>
              </w:pPrChange>
            </w:pPr>
            <w:ins w:id="6162" w:author="Nick.Tolimieri" w:date="2022-09-13T12:37:00Z">
              <w:r w:rsidRPr="00207938">
                <w:rPr>
                  <w:rFonts w:asciiTheme="minorHAnsi" w:eastAsiaTheme="minorHAnsi" w:hAnsiTheme="minorHAnsi" w:cstheme="minorBidi"/>
                  <w:sz w:val="22"/>
                  <w:szCs w:val="22"/>
                  <w:rPrChange w:id="6163" w:author="Nick.Tolimieri" w:date="2022-09-13T12:37:00Z">
                    <w:rPr>
                      <w:rFonts w:ascii="Calibri" w:hAnsi="Calibri" w:cs="Calibri"/>
                      <w:color w:val="000000"/>
                      <w:sz w:val="22"/>
                      <w:szCs w:val="22"/>
                    </w:rPr>
                  </w:rPrChange>
                </w:rPr>
                <w:t>0</w:t>
              </w:r>
            </w:ins>
          </w:p>
        </w:tc>
        <w:tc>
          <w:tcPr>
            <w:tcW w:w="960" w:type="dxa"/>
            <w:noWrap/>
            <w:hideMark/>
            <w:tcPrChange w:id="61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65" w:author="Nick.Tolimieri" w:date="2022-09-13T12:37:00Z"/>
                <w:rFonts w:asciiTheme="minorHAnsi" w:eastAsiaTheme="minorHAnsi" w:hAnsiTheme="minorHAnsi" w:cstheme="minorBidi"/>
                <w:sz w:val="22"/>
                <w:szCs w:val="22"/>
                <w:rPrChange w:id="6166" w:author="Nick.Tolimieri" w:date="2022-09-13T12:37:00Z">
                  <w:rPr>
                    <w:ins w:id="6167" w:author="Nick.Tolimieri" w:date="2022-09-13T12:37:00Z"/>
                    <w:rFonts w:ascii="Calibri" w:hAnsi="Calibri" w:cs="Calibri"/>
                    <w:color w:val="000000"/>
                    <w:sz w:val="22"/>
                    <w:szCs w:val="22"/>
                  </w:rPr>
                </w:rPrChange>
              </w:rPr>
              <w:pPrChange w:id="6168" w:author="Nick.Tolimieri" w:date="2022-09-13T12:37:00Z">
                <w:pPr>
                  <w:jc w:val="right"/>
                </w:pPr>
              </w:pPrChange>
            </w:pPr>
            <w:ins w:id="6169" w:author="Nick.Tolimieri" w:date="2022-09-13T12:37:00Z">
              <w:r w:rsidRPr="00207938">
                <w:rPr>
                  <w:rFonts w:asciiTheme="minorHAnsi" w:eastAsiaTheme="minorHAnsi" w:hAnsiTheme="minorHAnsi" w:cstheme="minorBidi"/>
                  <w:sz w:val="22"/>
                  <w:szCs w:val="22"/>
                  <w:rPrChange w:id="6170" w:author="Nick.Tolimieri" w:date="2022-09-13T12:37:00Z">
                    <w:rPr>
                      <w:rFonts w:ascii="Calibri" w:hAnsi="Calibri" w:cs="Calibri"/>
                      <w:color w:val="000000"/>
                      <w:sz w:val="22"/>
                      <w:szCs w:val="22"/>
                    </w:rPr>
                  </w:rPrChange>
                </w:rPr>
                <w:t>0</w:t>
              </w:r>
            </w:ins>
          </w:p>
        </w:tc>
        <w:tc>
          <w:tcPr>
            <w:tcW w:w="960" w:type="dxa"/>
            <w:noWrap/>
            <w:hideMark/>
            <w:tcPrChange w:id="61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72" w:author="Nick.Tolimieri" w:date="2022-09-13T12:37:00Z"/>
                <w:rFonts w:asciiTheme="minorHAnsi" w:eastAsiaTheme="minorHAnsi" w:hAnsiTheme="minorHAnsi" w:cstheme="minorBidi"/>
                <w:sz w:val="22"/>
                <w:szCs w:val="22"/>
                <w:rPrChange w:id="6173" w:author="Nick.Tolimieri" w:date="2022-09-13T12:37:00Z">
                  <w:rPr>
                    <w:ins w:id="6174" w:author="Nick.Tolimieri" w:date="2022-09-13T12:37:00Z"/>
                    <w:rFonts w:ascii="Calibri" w:hAnsi="Calibri" w:cs="Calibri"/>
                    <w:color w:val="000000"/>
                    <w:sz w:val="22"/>
                    <w:szCs w:val="22"/>
                  </w:rPr>
                </w:rPrChange>
              </w:rPr>
              <w:pPrChange w:id="6175" w:author="Nick.Tolimieri" w:date="2022-09-13T12:37:00Z">
                <w:pPr>
                  <w:jc w:val="right"/>
                </w:pPr>
              </w:pPrChange>
            </w:pPr>
            <w:ins w:id="6176" w:author="Nick.Tolimieri" w:date="2022-09-13T12:37:00Z">
              <w:r w:rsidRPr="00207938">
                <w:rPr>
                  <w:rFonts w:asciiTheme="minorHAnsi" w:eastAsiaTheme="minorHAnsi" w:hAnsiTheme="minorHAnsi" w:cstheme="minorBidi"/>
                  <w:sz w:val="22"/>
                  <w:szCs w:val="22"/>
                  <w:rPrChange w:id="6177" w:author="Nick.Tolimieri" w:date="2022-09-13T12:37:00Z">
                    <w:rPr>
                      <w:rFonts w:ascii="Calibri" w:hAnsi="Calibri" w:cs="Calibri"/>
                      <w:color w:val="000000"/>
                      <w:sz w:val="22"/>
                      <w:szCs w:val="22"/>
                    </w:rPr>
                  </w:rPrChange>
                </w:rPr>
                <w:t>0</w:t>
              </w:r>
            </w:ins>
          </w:p>
        </w:tc>
        <w:tc>
          <w:tcPr>
            <w:tcW w:w="960" w:type="dxa"/>
            <w:noWrap/>
            <w:hideMark/>
            <w:tcPrChange w:id="61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79" w:author="Nick.Tolimieri" w:date="2022-09-13T12:37:00Z"/>
                <w:rFonts w:asciiTheme="minorHAnsi" w:eastAsiaTheme="minorHAnsi" w:hAnsiTheme="minorHAnsi" w:cstheme="minorBidi"/>
                <w:sz w:val="22"/>
                <w:szCs w:val="22"/>
                <w:rPrChange w:id="6180" w:author="Nick.Tolimieri" w:date="2022-09-13T12:37:00Z">
                  <w:rPr>
                    <w:ins w:id="6181" w:author="Nick.Tolimieri" w:date="2022-09-13T12:37:00Z"/>
                    <w:rFonts w:ascii="Calibri" w:hAnsi="Calibri" w:cs="Calibri"/>
                    <w:color w:val="000000"/>
                    <w:sz w:val="22"/>
                    <w:szCs w:val="22"/>
                  </w:rPr>
                </w:rPrChange>
              </w:rPr>
              <w:pPrChange w:id="6182" w:author="Nick.Tolimieri" w:date="2022-09-13T12:37:00Z">
                <w:pPr>
                  <w:jc w:val="right"/>
                </w:pPr>
              </w:pPrChange>
            </w:pPr>
            <w:ins w:id="6183" w:author="Nick.Tolimieri" w:date="2022-09-13T12:37:00Z">
              <w:r w:rsidRPr="00207938">
                <w:rPr>
                  <w:rFonts w:asciiTheme="minorHAnsi" w:eastAsiaTheme="minorHAnsi" w:hAnsiTheme="minorHAnsi" w:cstheme="minorBidi"/>
                  <w:sz w:val="22"/>
                  <w:szCs w:val="22"/>
                  <w:rPrChange w:id="6184" w:author="Nick.Tolimieri" w:date="2022-09-13T12:37:00Z">
                    <w:rPr>
                      <w:rFonts w:ascii="Calibri" w:hAnsi="Calibri" w:cs="Calibri"/>
                      <w:color w:val="000000"/>
                      <w:sz w:val="22"/>
                      <w:szCs w:val="22"/>
                    </w:rPr>
                  </w:rPrChange>
                </w:rPr>
                <w:t>0</w:t>
              </w:r>
            </w:ins>
          </w:p>
        </w:tc>
        <w:tc>
          <w:tcPr>
            <w:tcW w:w="960" w:type="dxa"/>
            <w:noWrap/>
            <w:hideMark/>
            <w:tcPrChange w:id="61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86" w:author="Nick.Tolimieri" w:date="2022-09-13T12:37:00Z"/>
                <w:rFonts w:asciiTheme="minorHAnsi" w:eastAsiaTheme="minorHAnsi" w:hAnsiTheme="minorHAnsi" w:cstheme="minorBidi"/>
                <w:sz w:val="22"/>
                <w:szCs w:val="22"/>
                <w:rPrChange w:id="6187" w:author="Nick.Tolimieri" w:date="2022-09-13T12:37:00Z">
                  <w:rPr>
                    <w:ins w:id="6188" w:author="Nick.Tolimieri" w:date="2022-09-13T12:37:00Z"/>
                    <w:rFonts w:ascii="Calibri" w:hAnsi="Calibri" w:cs="Calibri"/>
                    <w:color w:val="000000"/>
                    <w:sz w:val="22"/>
                    <w:szCs w:val="22"/>
                  </w:rPr>
                </w:rPrChange>
              </w:rPr>
              <w:pPrChange w:id="6189" w:author="Nick.Tolimieri" w:date="2022-09-13T12:37:00Z">
                <w:pPr/>
              </w:pPrChange>
            </w:pPr>
            <w:ins w:id="6190" w:author="Nick.Tolimieri" w:date="2022-09-13T12:37:00Z">
              <w:r w:rsidRPr="00207938">
                <w:rPr>
                  <w:rFonts w:asciiTheme="minorHAnsi" w:eastAsiaTheme="minorHAnsi" w:hAnsiTheme="minorHAnsi" w:cstheme="minorBidi"/>
                  <w:sz w:val="22"/>
                  <w:szCs w:val="22"/>
                  <w:rPrChange w:id="6191" w:author="Nick.Tolimieri" w:date="2022-09-13T12:37:00Z">
                    <w:rPr>
                      <w:rFonts w:ascii="Calibri" w:hAnsi="Calibri" w:cs="Calibri"/>
                      <w:color w:val="000000"/>
                      <w:sz w:val="22"/>
                      <w:szCs w:val="22"/>
                    </w:rPr>
                  </w:rPrChange>
                </w:rPr>
                <w:t>NA</w:t>
              </w:r>
            </w:ins>
          </w:p>
        </w:tc>
        <w:tc>
          <w:tcPr>
            <w:tcW w:w="960" w:type="dxa"/>
            <w:noWrap/>
            <w:hideMark/>
            <w:tcPrChange w:id="61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193" w:author="Nick.Tolimieri" w:date="2022-09-13T12:37:00Z"/>
                <w:rFonts w:asciiTheme="minorHAnsi" w:eastAsiaTheme="minorHAnsi" w:hAnsiTheme="minorHAnsi" w:cstheme="minorBidi"/>
                <w:sz w:val="22"/>
                <w:szCs w:val="22"/>
                <w:rPrChange w:id="6194" w:author="Nick.Tolimieri" w:date="2022-09-13T12:37:00Z">
                  <w:rPr>
                    <w:ins w:id="6195" w:author="Nick.Tolimieri" w:date="2022-09-13T12:37:00Z"/>
                    <w:rFonts w:ascii="Calibri" w:hAnsi="Calibri" w:cs="Calibri"/>
                    <w:color w:val="000000"/>
                    <w:sz w:val="22"/>
                    <w:szCs w:val="22"/>
                  </w:rPr>
                </w:rPrChange>
              </w:rPr>
              <w:pPrChange w:id="6196" w:author="Nick.Tolimieri" w:date="2022-09-13T12:37:00Z">
                <w:pPr/>
              </w:pPrChange>
            </w:pPr>
            <w:ins w:id="6197" w:author="Nick.Tolimieri" w:date="2022-09-13T12:37:00Z">
              <w:r w:rsidRPr="00207938">
                <w:rPr>
                  <w:rFonts w:asciiTheme="minorHAnsi" w:eastAsiaTheme="minorHAnsi" w:hAnsiTheme="minorHAnsi" w:cstheme="minorBidi"/>
                  <w:sz w:val="22"/>
                  <w:szCs w:val="22"/>
                  <w:rPrChange w:id="6198" w:author="Nick.Tolimieri" w:date="2022-09-13T12:37:00Z">
                    <w:rPr>
                      <w:rFonts w:ascii="Calibri" w:hAnsi="Calibri" w:cs="Calibri"/>
                      <w:color w:val="000000"/>
                      <w:sz w:val="22"/>
                      <w:szCs w:val="22"/>
                    </w:rPr>
                  </w:rPrChange>
                </w:rPr>
                <w:t>NA</w:t>
              </w:r>
            </w:ins>
          </w:p>
        </w:tc>
        <w:tc>
          <w:tcPr>
            <w:tcW w:w="960" w:type="dxa"/>
            <w:noWrap/>
            <w:hideMark/>
            <w:tcPrChange w:id="61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00" w:author="Nick.Tolimieri" w:date="2022-09-13T12:37:00Z"/>
                <w:rFonts w:asciiTheme="minorHAnsi" w:eastAsiaTheme="minorHAnsi" w:hAnsiTheme="minorHAnsi" w:cstheme="minorBidi"/>
                <w:sz w:val="22"/>
                <w:szCs w:val="22"/>
                <w:rPrChange w:id="6201" w:author="Nick.Tolimieri" w:date="2022-09-13T12:37:00Z">
                  <w:rPr>
                    <w:ins w:id="6202" w:author="Nick.Tolimieri" w:date="2022-09-13T12:37:00Z"/>
                    <w:rFonts w:ascii="Calibri" w:hAnsi="Calibri" w:cs="Calibri"/>
                    <w:color w:val="000000"/>
                    <w:sz w:val="22"/>
                    <w:szCs w:val="22"/>
                  </w:rPr>
                </w:rPrChange>
              </w:rPr>
              <w:pPrChange w:id="6203" w:author="Nick.Tolimieri" w:date="2022-09-13T12:37:00Z">
                <w:pPr/>
              </w:pPrChange>
            </w:pPr>
            <w:ins w:id="6204" w:author="Nick.Tolimieri" w:date="2022-09-13T12:37:00Z">
              <w:r w:rsidRPr="00207938">
                <w:rPr>
                  <w:rFonts w:asciiTheme="minorHAnsi" w:eastAsiaTheme="minorHAnsi" w:hAnsiTheme="minorHAnsi" w:cstheme="minorBidi"/>
                  <w:sz w:val="22"/>
                  <w:szCs w:val="22"/>
                  <w:rPrChange w:id="6205" w:author="Nick.Tolimieri" w:date="2022-09-13T12:37:00Z">
                    <w:rPr>
                      <w:rFonts w:ascii="Calibri" w:hAnsi="Calibri" w:cs="Calibri"/>
                      <w:color w:val="000000"/>
                      <w:sz w:val="22"/>
                      <w:szCs w:val="22"/>
                    </w:rPr>
                  </w:rPrChange>
                </w:rPr>
                <w:t>NA</w:t>
              </w:r>
            </w:ins>
          </w:p>
        </w:tc>
        <w:tc>
          <w:tcPr>
            <w:tcW w:w="960" w:type="dxa"/>
            <w:noWrap/>
            <w:hideMark/>
            <w:tcPrChange w:id="62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07" w:author="Nick.Tolimieri" w:date="2022-09-13T12:37:00Z"/>
                <w:rFonts w:asciiTheme="minorHAnsi" w:eastAsiaTheme="minorHAnsi" w:hAnsiTheme="minorHAnsi" w:cstheme="minorBidi"/>
                <w:sz w:val="22"/>
                <w:szCs w:val="22"/>
                <w:rPrChange w:id="6208" w:author="Nick.Tolimieri" w:date="2022-09-13T12:37:00Z">
                  <w:rPr>
                    <w:ins w:id="6209" w:author="Nick.Tolimieri" w:date="2022-09-13T12:37:00Z"/>
                    <w:rFonts w:ascii="Calibri" w:hAnsi="Calibri" w:cs="Calibri"/>
                    <w:color w:val="000000"/>
                    <w:sz w:val="22"/>
                    <w:szCs w:val="22"/>
                  </w:rPr>
                </w:rPrChange>
              </w:rPr>
              <w:pPrChange w:id="6210" w:author="Nick.Tolimieri" w:date="2022-09-13T12:37:00Z">
                <w:pPr/>
              </w:pPrChange>
            </w:pPr>
            <w:ins w:id="6211" w:author="Nick.Tolimieri" w:date="2022-09-13T12:37:00Z">
              <w:r w:rsidRPr="00207938">
                <w:rPr>
                  <w:rFonts w:asciiTheme="minorHAnsi" w:eastAsiaTheme="minorHAnsi" w:hAnsiTheme="minorHAnsi" w:cstheme="minorBidi"/>
                  <w:sz w:val="22"/>
                  <w:szCs w:val="22"/>
                  <w:rPrChange w:id="6212"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6213" w:author="Nick.Tolimieri" w:date="2022-09-13T12:37:00Z"/>
          <w:trPrChange w:id="6214" w:author="Nick.Tolimieri" w:date="2022-09-13T12:37:00Z">
            <w:trPr>
              <w:divId w:val="365297945"/>
              <w:trHeight w:val="300"/>
            </w:trPr>
          </w:trPrChange>
        </w:trPr>
        <w:tc>
          <w:tcPr>
            <w:tcW w:w="960" w:type="dxa"/>
            <w:noWrap/>
            <w:hideMark/>
            <w:tcPrChange w:id="62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16" w:author="Nick.Tolimieri" w:date="2022-09-13T12:37:00Z"/>
                <w:rFonts w:asciiTheme="minorHAnsi" w:eastAsiaTheme="minorHAnsi" w:hAnsiTheme="minorHAnsi" w:cstheme="minorBidi"/>
                <w:sz w:val="22"/>
                <w:szCs w:val="22"/>
                <w:rPrChange w:id="6217" w:author="Nick.Tolimieri" w:date="2022-09-13T12:37:00Z">
                  <w:rPr>
                    <w:ins w:id="6218" w:author="Nick.Tolimieri" w:date="2022-09-13T12:37:00Z"/>
                    <w:rFonts w:ascii="Calibri" w:hAnsi="Calibri" w:cs="Calibri"/>
                    <w:color w:val="000000"/>
                    <w:sz w:val="22"/>
                    <w:szCs w:val="22"/>
                  </w:rPr>
                </w:rPrChange>
              </w:rPr>
              <w:pPrChange w:id="6219" w:author="Nick.Tolimieri" w:date="2022-09-13T12:37:00Z">
                <w:pPr/>
              </w:pPrChange>
            </w:pPr>
            <w:proofErr w:type="spellStart"/>
            <w:ins w:id="6220" w:author="Nick.Tolimieri" w:date="2022-09-13T12:37:00Z">
              <w:r w:rsidRPr="00207938">
                <w:rPr>
                  <w:rFonts w:asciiTheme="minorHAnsi" w:eastAsiaTheme="minorHAnsi" w:hAnsiTheme="minorHAnsi" w:cstheme="minorBidi"/>
                  <w:sz w:val="22"/>
                  <w:szCs w:val="22"/>
                  <w:rPrChange w:id="622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2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2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224" w:author="Nick.Tolimieri" w:date="2022-09-13T12:37:00Z">
                    <w:rPr>
                      <w:rFonts w:ascii="Calibri" w:hAnsi="Calibri" w:cs="Calibri"/>
                      <w:color w:val="000000"/>
                      <w:sz w:val="22"/>
                      <w:szCs w:val="22"/>
                    </w:rPr>
                  </w:rPrChange>
                </w:rPr>
                <w:t xml:space="preserve"> B.</w:t>
              </w:r>
            </w:ins>
          </w:p>
        </w:tc>
        <w:tc>
          <w:tcPr>
            <w:tcW w:w="960" w:type="dxa"/>
            <w:noWrap/>
            <w:hideMark/>
            <w:tcPrChange w:id="62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26" w:author="Nick.Tolimieri" w:date="2022-09-13T12:37:00Z"/>
                <w:rFonts w:asciiTheme="minorHAnsi" w:eastAsiaTheme="minorHAnsi" w:hAnsiTheme="minorHAnsi" w:cstheme="minorBidi"/>
                <w:sz w:val="22"/>
                <w:szCs w:val="22"/>
                <w:rPrChange w:id="6227" w:author="Nick.Tolimieri" w:date="2022-09-13T12:37:00Z">
                  <w:rPr>
                    <w:ins w:id="6228" w:author="Nick.Tolimieri" w:date="2022-09-13T12:37:00Z"/>
                    <w:rFonts w:ascii="Calibri" w:hAnsi="Calibri" w:cs="Calibri"/>
                    <w:color w:val="000000"/>
                    <w:sz w:val="22"/>
                    <w:szCs w:val="22"/>
                  </w:rPr>
                </w:rPrChange>
              </w:rPr>
              <w:pPrChange w:id="6229" w:author="Nick.Tolimieri" w:date="2022-09-13T12:37:00Z">
                <w:pPr>
                  <w:jc w:val="right"/>
                </w:pPr>
              </w:pPrChange>
            </w:pPr>
            <w:ins w:id="6230" w:author="Nick.Tolimieri" w:date="2022-09-13T12:37:00Z">
              <w:r w:rsidRPr="00207938">
                <w:rPr>
                  <w:rFonts w:asciiTheme="minorHAnsi" w:eastAsiaTheme="minorHAnsi" w:hAnsiTheme="minorHAnsi" w:cstheme="minorBidi"/>
                  <w:sz w:val="22"/>
                  <w:szCs w:val="22"/>
                  <w:rPrChange w:id="6231" w:author="Nick.Tolimieri" w:date="2022-09-13T12:37:00Z">
                    <w:rPr>
                      <w:rFonts w:ascii="Calibri" w:hAnsi="Calibri" w:cs="Calibri"/>
                      <w:color w:val="000000"/>
                      <w:sz w:val="22"/>
                      <w:szCs w:val="22"/>
                    </w:rPr>
                  </w:rPrChange>
                </w:rPr>
                <w:t>2013</w:t>
              </w:r>
            </w:ins>
          </w:p>
        </w:tc>
        <w:tc>
          <w:tcPr>
            <w:tcW w:w="960" w:type="dxa"/>
            <w:noWrap/>
            <w:hideMark/>
            <w:tcPrChange w:id="62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33" w:author="Nick.Tolimieri" w:date="2022-09-13T12:37:00Z"/>
                <w:rFonts w:asciiTheme="minorHAnsi" w:eastAsiaTheme="minorHAnsi" w:hAnsiTheme="minorHAnsi" w:cstheme="minorBidi"/>
                <w:sz w:val="22"/>
                <w:szCs w:val="22"/>
                <w:rPrChange w:id="6234" w:author="Nick.Tolimieri" w:date="2022-09-13T12:37:00Z">
                  <w:rPr>
                    <w:ins w:id="6235" w:author="Nick.Tolimieri" w:date="2022-09-13T12:37:00Z"/>
                    <w:rFonts w:ascii="Calibri" w:hAnsi="Calibri" w:cs="Calibri"/>
                    <w:color w:val="000000"/>
                    <w:sz w:val="22"/>
                    <w:szCs w:val="22"/>
                  </w:rPr>
                </w:rPrChange>
              </w:rPr>
              <w:pPrChange w:id="6236" w:author="Nick.Tolimieri" w:date="2022-09-13T12:37:00Z">
                <w:pPr>
                  <w:jc w:val="right"/>
                </w:pPr>
              </w:pPrChange>
            </w:pPr>
            <w:ins w:id="6237" w:author="Nick.Tolimieri" w:date="2022-09-13T12:37:00Z">
              <w:r w:rsidRPr="00207938">
                <w:rPr>
                  <w:rFonts w:asciiTheme="minorHAnsi" w:eastAsiaTheme="minorHAnsi" w:hAnsiTheme="minorHAnsi" w:cstheme="minorBidi"/>
                  <w:sz w:val="22"/>
                  <w:szCs w:val="22"/>
                  <w:rPrChange w:id="6238" w:author="Nick.Tolimieri" w:date="2022-09-13T12:37:00Z">
                    <w:rPr>
                      <w:rFonts w:ascii="Calibri" w:hAnsi="Calibri" w:cs="Calibri"/>
                      <w:color w:val="000000"/>
                      <w:sz w:val="22"/>
                      <w:szCs w:val="22"/>
                    </w:rPr>
                  </w:rPrChange>
                </w:rPr>
                <w:t>5</w:t>
              </w:r>
            </w:ins>
          </w:p>
        </w:tc>
        <w:tc>
          <w:tcPr>
            <w:tcW w:w="960" w:type="dxa"/>
            <w:noWrap/>
            <w:hideMark/>
            <w:tcPrChange w:id="62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40" w:author="Nick.Tolimieri" w:date="2022-09-13T12:37:00Z"/>
                <w:rFonts w:asciiTheme="minorHAnsi" w:eastAsiaTheme="minorHAnsi" w:hAnsiTheme="minorHAnsi" w:cstheme="minorBidi"/>
                <w:sz w:val="22"/>
                <w:szCs w:val="22"/>
                <w:rPrChange w:id="6241" w:author="Nick.Tolimieri" w:date="2022-09-13T12:37:00Z">
                  <w:rPr>
                    <w:ins w:id="6242" w:author="Nick.Tolimieri" w:date="2022-09-13T12:37:00Z"/>
                    <w:rFonts w:ascii="Calibri" w:hAnsi="Calibri" w:cs="Calibri"/>
                    <w:color w:val="000000"/>
                    <w:sz w:val="22"/>
                    <w:szCs w:val="22"/>
                  </w:rPr>
                </w:rPrChange>
              </w:rPr>
              <w:pPrChange w:id="6243" w:author="Nick.Tolimieri" w:date="2022-09-13T12:37:00Z">
                <w:pPr>
                  <w:jc w:val="right"/>
                </w:pPr>
              </w:pPrChange>
            </w:pPr>
            <w:ins w:id="6244" w:author="Nick.Tolimieri" w:date="2022-09-13T12:37:00Z">
              <w:r w:rsidRPr="00207938">
                <w:rPr>
                  <w:rFonts w:asciiTheme="minorHAnsi" w:eastAsiaTheme="minorHAnsi" w:hAnsiTheme="minorHAnsi" w:cstheme="minorBidi"/>
                  <w:sz w:val="22"/>
                  <w:szCs w:val="22"/>
                  <w:rPrChange w:id="6245" w:author="Nick.Tolimieri" w:date="2022-09-13T12:37:00Z">
                    <w:rPr>
                      <w:rFonts w:ascii="Calibri" w:hAnsi="Calibri" w:cs="Calibri"/>
                      <w:color w:val="000000"/>
                      <w:sz w:val="22"/>
                      <w:szCs w:val="22"/>
                    </w:rPr>
                  </w:rPrChange>
                </w:rPr>
                <w:t>26</w:t>
              </w:r>
            </w:ins>
          </w:p>
        </w:tc>
        <w:tc>
          <w:tcPr>
            <w:tcW w:w="960" w:type="dxa"/>
            <w:noWrap/>
            <w:hideMark/>
            <w:tcPrChange w:id="62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47" w:author="Nick.Tolimieri" w:date="2022-09-13T12:37:00Z"/>
                <w:rFonts w:asciiTheme="minorHAnsi" w:eastAsiaTheme="minorHAnsi" w:hAnsiTheme="minorHAnsi" w:cstheme="minorBidi"/>
                <w:sz w:val="22"/>
                <w:szCs w:val="22"/>
                <w:rPrChange w:id="6248" w:author="Nick.Tolimieri" w:date="2022-09-13T12:37:00Z">
                  <w:rPr>
                    <w:ins w:id="6249" w:author="Nick.Tolimieri" w:date="2022-09-13T12:37:00Z"/>
                    <w:rFonts w:ascii="Calibri" w:hAnsi="Calibri" w:cs="Calibri"/>
                    <w:color w:val="000000"/>
                    <w:sz w:val="22"/>
                    <w:szCs w:val="22"/>
                  </w:rPr>
                </w:rPrChange>
              </w:rPr>
              <w:pPrChange w:id="6250" w:author="Nick.Tolimieri" w:date="2022-09-13T12:37:00Z">
                <w:pPr>
                  <w:jc w:val="right"/>
                </w:pPr>
              </w:pPrChange>
            </w:pPr>
            <w:ins w:id="6251" w:author="Nick.Tolimieri" w:date="2022-09-13T12:37:00Z">
              <w:r w:rsidRPr="00207938">
                <w:rPr>
                  <w:rFonts w:asciiTheme="minorHAnsi" w:eastAsiaTheme="minorHAnsi" w:hAnsiTheme="minorHAnsi" w:cstheme="minorBidi"/>
                  <w:sz w:val="22"/>
                  <w:szCs w:val="22"/>
                  <w:rPrChange w:id="6252" w:author="Nick.Tolimieri" w:date="2022-09-13T12:37:00Z">
                    <w:rPr>
                      <w:rFonts w:ascii="Calibri" w:hAnsi="Calibri" w:cs="Calibri"/>
                      <w:color w:val="000000"/>
                      <w:sz w:val="22"/>
                      <w:szCs w:val="22"/>
                    </w:rPr>
                  </w:rPrChange>
                </w:rPr>
                <w:t>3</w:t>
              </w:r>
            </w:ins>
          </w:p>
        </w:tc>
        <w:tc>
          <w:tcPr>
            <w:tcW w:w="960" w:type="dxa"/>
            <w:noWrap/>
            <w:hideMark/>
            <w:tcPrChange w:id="62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54" w:author="Nick.Tolimieri" w:date="2022-09-13T12:37:00Z"/>
                <w:rFonts w:asciiTheme="minorHAnsi" w:eastAsiaTheme="minorHAnsi" w:hAnsiTheme="minorHAnsi" w:cstheme="minorBidi"/>
                <w:sz w:val="22"/>
                <w:szCs w:val="22"/>
                <w:rPrChange w:id="6255" w:author="Nick.Tolimieri" w:date="2022-09-13T12:37:00Z">
                  <w:rPr>
                    <w:ins w:id="6256" w:author="Nick.Tolimieri" w:date="2022-09-13T12:37:00Z"/>
                    <w:rFonts w:ascii="Calibri" w:hAnsi="Calibri" w:cs="Calibri"/>
                    <w:color w:val="000000"/>
                    <w:sz w:val="22"/>
                    <w:szCs w:val="22"/>
                  </w:rPr>
                </w:rPrChange>
              </w:rPr>
              <w:pPrChange w:id="6257" w:author="Nick.Tolimieri" w:date="2022-09-13T12:37:00Z">
                <w:pPr>
                  <w:jc w:val="right"/>
                </w:pPr>
              </w:pPrChange>
            </w:pPr>
            <w:ins w:id="6258" w:author="Nick.Tolimieri" w:date="2022-09-13T12:37:00Z">
              <w:r w:rsidRPr="00207938">
                <w:rPr>
                  <w:rFonts w:asciiTheme="minorHAnsi" w:eastAsiaTheme="minorHAnsi" w:hAnsiTheme="minorHAnsi" w:cstheme="minorBidi"/>
                  <w:sz w:val="22"/>
                  <w:szCs w:val="22"/>
                  <w:rPrChange w:id="6259" w:author="Nick.Tolimieri" w:date="2022-09-13T12:37:00Z">
                    <w:rPr>
                      <w:rFonts w:ascii="Calibri" w:hAnsi="Calibri" w:cs="Calibri"/>
                      <w:color w:val="000000"/>
                      <w:sz w:val="22"/>
                      <w:szCs w:val="22"/>
                    </w:rPr>
                  </w:rPrChange>
                </w:rPr>
                <w:t>19</w:t>
              </w:r>
            </w:ins>
          </w:p>
        </w:tc>
        <w:tc>
          <w:tcPr>
            <w:tcW w:w="960" w:type="dxa"/>
            <w:noWrap/>
            <w:hideMark/>
            <w:tcPrChange w:id="62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61" w:author="Nick.Tolimieri" w:date="2022-09-13T12:37:00Z"/>
                <w:rFonts w:asciiTheme="minorHAnsi" w:eastAsiaTheme="minorHAnsi" w:hAnsiTheme="minorHAnsi" w:cstheme="minorBidi"/>
                <w:sz w:val="22"/>
                <w:szCs w:val="22"/>
                <w:rPrChange w:id="6262" w:author="Nick.Tolimieri" w:date="2022-09-13T12:37:00Z">
                  <w:rPr>
                    <w:ins w:id="6263" w:author="Nick.Tolimieri" w:date="2022-09-13T12:37:00Z"/>
                    <w:rFonts w:ascii="Calibri" w:hAnsi="Calibri" w:cs="Calibri"/>
                    <w:color w:val="000000"/>
                    <w:sz w:val="22"/>
                    <w:szCs w:val="22"/>
                  </w:rPr>
                </w:rPrChange>
              </w:rPr>
              <w:pPrChange w:id="6264" w:author="Nick.Tolimieri" w:date="2022-09-13T12:37:00Z">
                <w:pPr>
                  <w:jc w:val="right"/>
                </w:pPr>
              </w:pPrChange>
            </w:pPr>
            <w:ins w:id="6265" w:author="Nick.Tolimieri" w:date="2022-09-13T12:37:00Z">
              <w:r w:rsidRPr="00207938">
                <w:rPr>
                  <w:rFonts w:asciiTheme="minorHAnsi" w:eastAsiaTheme="minorHAnsi" w:hAnsiTheme="minorHAnsi" w:cstheme="minorBidi"/>
                  <w:sz w:val="22"/>
                  <w:szCs w:val="22"/>
                  <w:rPrChange w:id="6266" w:author="Nick.Tolimieri" w:date="2022-09-13T12:37:00Z">
                    <w:rPr>
                      <w:rFonts w:ascii="Calibri" w:hAnsi="Calibri" w:cs="Calibri"/>
                      <w:color w:val="000000"/>
                      <w:sz w:val="22"/>
                      <w:szCs w:val="22"/>
                    </w:rPr>
                  </w:rPrChange>
                </w:rPr>
                <w:t>5</w:t>
              </w:r>
            </w:ins>
          </w:p>
        </w:tc>
        <w:tc>
          <w:tcPr>
            <w:tcW w:w="960" w:type="dxa"/>
            <w:noWrap/>
            <w:hideMark/>
            <w:tcPrChange w:id="62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68" w:author="Nick.Tolimieri" w:date="2022-09-13T12:37:00Z"/>
                <w:rFonts w:asciiTheme="minorHAnsi" w:eastAsiaTheme="minorHAnsi" w:hAnsiTheme="minorHAnsi" w:cstheme="minorBidi"/>
                <w:sz w:val="22"/>
                <w:szCs w:val="22"/>
                <w:rPrChange w:id="6269" w:author="Nick.Tolimieri" w:date="2022-09-13T12:37:00Z">
                  <w:rPr>
                    <w:ins w:id="6270" w:author="Nick.Tolimieri" w:date="2022-09-13T12:37:00Z"/>
                    <w:rFonts w:ascii="Calibri" w:hAnsi="Calibri" w:cs="Calibri"/>
                    <w:color w:val="000000"/>
                    <w:sz w:val="22"/>
                    <w:szCs w:val="22"/>
                  </w:rPr>
                </w:rPrChange>
              </w:rPr>
              <w:pPrChange w:id="6271" w:author="Nick.Tolimieri" w:date="2022-09-13T12:37:00Z">
                <w:pPr>
                  <w:jc w:val="right"/>
                </w:pPr>
              </w:pPrChange>
            </w:pPr>
            <w:ins w:id="6272" w:author="Nick.Tolimieri" w:date="2022-09-13T12:37:00Z">
              <w:r w:rsidRPr="00207938">
                <w:rPr>
                  <w:rFonts w:asciiTheme="minorHAnsi" w:eastAsiaTheme="minorHAnsi" w:hAnsiTheme="minorHAnsi" w:cstheme="minorBidi"/>
                  <w:sz w:val="22"/>
                  <w:szCs w:val="22"/>
                  <w:rPrChange w:id="6273" w:author="Nick.Tolimieri" w:date="2022-09-13T12:37:00Z">
                    <w:rPr>
                      <w:rFonts w:ascii="Calibri" w:hAnsi="Calibri" w:cs="Calibri"/>
                      <w:color w:val="000000"/>
                      <w:sz w:val="22"/>
                      <w:szCs w:val="22"/>
                    </w:rPr>
                  </w:rPrChange>
                </w:rPr>
                <w:t>8</w:t>
              </w:r>
            </w:ins>
          </w:p>
        </w:tc>
        <w:tc>
          <w:tcPr>
            <w:tcW w:w="960" w:type="dxa"/>
            <w:noWrap/>
            <w:hideMark/>
            <w:tcPrChange w:id="62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75" w:author="Nick.Tolimieri" w:date="2022-09-13T12:37:00Z"/>
                <w:rFonts w:asciiTheme="minorHAnsi" w:eastAsiaTheme="minorHAnsi" w:hAnsiTheme="minorHAnsi" w:cstheme="minorBidi"/>
                <w:sz w:val="22"/>
                <w:szCs w:val="22"/>
                <w:rPrChange w:id="6276" w:author="Nick.Tolimieri" w:date="2022-09-13T12:37:00Z">
                  <w:rPr>
                    <w:ins w:id="6277" w:author="Nick.Tolimieri" w:date="2022-09-13T12:37:00Z"/>
                    <w:rFonts w:ascii="Calibri" w:hAnsi="Calibri" w:cs="Calibri"/>
                    <w:color w:val="000000"/>
                    <w:sz w:val="22"/>
                    <w:szCs w:val="22"/>
                  </w:rPr>
                </w:rPrChange>
              </w:rPr>
              <w:pPrChange w:id="6278" w:author="Nick.Tolimieri" w:date="2022-09-13T12:37:00Z">
                <w:pPr>
                  <w:jc w:val="right"/>
                </w:pPr>
              </w:pPrChange>
            </w:pPr>
            <w:ins w:id="6279" w:author="Nick.Tolimieri" w:date="2022-09-13T12:37:00Z">
              <w:r w:rsidRPr="00207938">
                <w:rPr>
                  <w:rFonts w:asciiTheme="minorHAnsi" w:eastAsiaTheme="minorHAnsi" w:hAnsiTheme="minorHAnsi" w:cstheme="minorBidi"/>
                  <w:sz w:val="22"/>
                  <w:szCs w:val="22"/>
                  <w:rPrChange w:id="6280" w:author="Nick.Tolimieri" w:date="2022-09-13T12:37:00Z">
                    <w:rPr>
                      <w:rFonts w:ascii="Calibri" w:hAnsi="Calibri" w:cs="Calibri"/>
                      <w:color w:val="000000"/>
                      <w:sz w:val="22"/>
                      <w:szCs w:val="22"/>
                    </w:rPr>
                  </w:rPrChange>
                </w:rPr>
                <w:t>2.49</w:t>
              </w:r>
            </w:ins>
          </w:p>
        </w:tc>
        <w:tc>
          <w:tcPr>
            <w:tcW w:w="960" w:type="dxa"/>
            <w:noWrap/>
            <w:hideMark/>
            <w:tcPrChange w:id="62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82" w:author="Nick.Tolimieri" w:date="2022-09-13T12:37:00Z"/>
                <w:rFonts w:asciiTheme="minorHAnsi" w:eastAsiaTheme="minorHAnsi" w:hAnsiTheme="minorHAnsi" w:cstheme="minorBidi"/>
                <w:sz w:val="22"/>
                <w:szCs w:val="22"/>
                <w:rPrChange w:id="6283" w:author="Nick.Tolimieri" w:date="2022-09-13T12:37:00Z">
                  <w:rPr>
                    <w:ins w:id="6284" w:author="Nick.Tolimieri" w:date="2022-09-13T12:37:00Z"/>
                    <w:rFonts w:ascii="Calibri" w:hAnsi="Calibri" w:cs="Calibri"/>
                    <w:color w:val="000000"/>
                    <w:sz w:val="22"/>
                    <w:szCs w:val="22"/>
                  </w:rPr>
                </w:rPrChange>
              </w:rPr>
              <w:pPrChange w:id="6285" w:author="Nick.Tolimieri" w:date="2022-09-13T12:37:00Z">
                <w:pPr>
                  <w:jc w:val="right"/>
                </w:pPr>
              </w:pPrChange>
            </w:pPr>
            <w:ins w:id="6286" w:author="Nick.Tolimieri" w:date="2022-09-13T12:37:00Z">
              <w:r w:rsidRPr="00207938">
                <w:rPr>
                  <w:rFonts w:asciiTheme="minorHAnsi" w:eastAsiaTheme="minorHAnsi" w:hAnsiTheme="minorHAnsi" w:cstheme="minorBidi"/>
                  <w:sz w:val="22"/>
                  <w:szCs w:val="22"/>
                  <w:rPrChange w:id="6287" w:author="Nick.Tolimieri" w:date="2022-09-13T12:37:00Z">
                    <w:rPr>
                      <w:rFonts w:ascii="Calibri" w:hAnsi="Calibri" w:cs="Calibri"/>
                      <w:color w:val="000000"/>
                      <w:sz w:val="22"/>
                      <w:szCs w:val="22"/>
                    </w:rPr>
                  </w:rPrChange>
                </w:rPr>
                <w:t>0.64</w:t>
              </w:r>
            </w:ins>
          </w:p>
        </w:tc>
      </w:tr>
      <w:tr w:rsidR="00207938" w:rsidRPr="00207938" w:rsidTr="00207938">
        <w:trPr>
          <w:divId w:val="365297945"/>
          <w:trHeight w:val="300"/>
          <w:ins w:id="6288" w:author="Nick.Tolimieri" w:date="2022-09-13T12:37:00Z"/>
          <w:trPrChange w:id="6289" w:author="Nick.Tolimieri" w:date="2022-09-13T12:37:00Z">
            <w:trPr>
              <w:divId w:val="365297945"/>
              <w:trHeight w:val="300"/>
            </w:trPr>
          </w:trPrChange>
        </w:trPr>
        <w:tc>
          <w:tcPr>
            <w:tcW w:w="960" w:type="dxa"/>
            <w:noWrap/>
            <w:hideMark/>
            <w:tcPrChange w:id="62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291" w:author="Nick.Tolimieri" w:date="2022-09-13T12:37:00Z"/>
                <w:rFonts w:asciiTheme="minorHAnsi" w:eastAsiaTheme="minorHAnsi" w:hAnsiTheme="minorHAnsi" w:cstheme="minorBidi"/>
                <w:sz w:val="22"/>
                <w:szCs w:val="22"/>
                <w:rPrChange w:id="6292" w:author="Nick.Tolimieri" w:date="2022-09-13T12:37:00Z">
                  <w:rPr>
                    <w:ins w:id="6293" w:author="Nick.Tolimieri" w:date="2022-09-13T12:37:00Z"/>
                    <w:rFonts w:ascii="Calibri" w:hAnsi="Calibri" w:cs="Calibri"/>
                    <w:color w:val="000000"/>
                    <w:sz w:val="22"/>
                    <w:szCs w:val="22"/>
                  </w:rPr>
                </w:rPrChange>
              </w:rPr>
              <w:pPrChange w:id="6294" w:author="Nick.Tolimieri" w:date="2022-09-13T12:37:00Z">
                <w:pPr/>
              </w:pPrChange>
            </w:pPr>
            <w:proofErr w:type="spellStart"/>
            <w:ins w:id="6295" w:author="Nick.Tolimieri" w:date="2022-09-13T12:37:00Z">
              <w:r w:rsidRPr="00207938">
                <w:rPr>
                  <w:rFonts w:asciiTheme="minorHAnsi" w:eastAsiaTheme="minorHAnsi" w:hAnsiTheme="minorHAnsi" w:cstheme="minorBidi"/>
                  <w:sz w:val="22"/>
                  <w:szCs w:val="22"/>
                  <w:rPrChange w:id="6296" w:author="Nick.Tolimieri" w:date="2022-09-13T12:37:00Z">
                    <w:rPr>
                      <w:rFonts w:ascii="Calibri" w:hAnsi="Calibri" w:cs="Calibri"/>
                      <w:color w:val="000000"/>
                      <w:sz w:val="22"/>
                      <w:szCs w:val="22"/>
                    </w:rPr>
                  </w:rPrChange>
                </w:rPr>
                <w:lastRenderedPageBreak/>
                <w:t>Tatoosh</w:t>
              </w:r>
              <w:proofErr w:type="spellEnd"/>
              <w:r w:rsidRPr="00207938">
                <w:rPr>
                  <w:rFonts w:asciiTheme="minorHAnsi" w:eastAsiaTheme="minorHAnsi" w:hAnsiTheme="minorHAnsi" w:cstheme="minorBidi"/>
                  <w:sz w:val="22"/>
                  <w:szCs w:val="22"/>
                  <w:rPrChange w:id="629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29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299" w:author="Nick.Tolimieri" w:date="2022-09-13T12:37:00Z">
                    <w:rPr>
                      <w:rFonts w:ascii="Calibri" w:hAnsi="Calibri" w:cs="Calibri"/>
                      <w:color w:val="000000"/>
                      <w:sz w:val="22"/>
                      <w:szCs w:val="22"/>
                    </w:rPr>
                  </w:rPrChange>
                </w:rPr>
                <w:t xml:space="preserve"> B.</w:t>
              </w:r>
            </w:ins>
          </w:p>
        </w:tc>
        <w:tc>
          <w:tcPr>
            <w:tcW w:w="960" w:type="dxa"/>
            <w:noWrap/>
            <w:hideMark/>
            <w:tcPrChange w:id="63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01" w:author="Nick.Tolimieri" w:date="2022-09-13T12:37:00Z"/>
                <w:rFonts w:asciiTheme="minorHAnsi" w:eastAsiaTheme="minorHAnsi" w:hAnsiTheme="minorHAnsi" w:cstheme="minorBidi"/>
                <w:sz w:val="22"/>
                <w:szCs w:val="22"/>
                <w:rPrChange w:id="6302" w:author="Nick.Tolimieri" w:date="2022-09-13T12:37:00Z">
                  <w:rPr>
                    <w:ins w:id="6303" w:author="Nick.Tolimieri" w:date="2022-09-13T12:37:00Z"/>
                    <w:rFonts w:ascii="Calibri" w:hAnsi="Calibri" w:cs="Calibri"/>
                    <w:color w:val="000000"/>
                    <w:sz w:val="22"/>
                    <w:szCs w:val="22"/>
                  </w:rPr>
                </w:rPrChange>
              </w:rPr>
              <w:pPrChange w:id="6304" w:author="Nick.Tolimieri" w:date="2022-09-13T12:37:00Z">
                <w:pPr>
                  <w:jc w:val="right"/>
                </w:pPr>
              </w:pPrChange>
            </w:pPr>
            <w:ins w:id="6305" w:author="Nick.Tolimieri" w:date="2022-09-13T12:37:00Z">
              <w:r w:rsidRPr="00207938">
                <w:rPr>
                  <w:rFonts w:asciiTheme="minorHAnsi" w:eastAsiaTheme="minorHAnsi" w:hAnsiTheme="minorHAnsi" w:cstheme="minorBidi"/>
                  <w:sz w:val="22"/>
                  <w:szCs w:val="22"/>
                  <w:rPrChange w:id="6306" w:author="Nick.Tolimieri" w:date="2022-09-13T12:37:00Z">
                    <w:rPr>
                      <w:rFonts w:ascii="Calibri" w:hAnsi="Calibri" w:cs="Calibri"/>
                      <w:color w:val="000000"/>
                      <w:sz w:val="22"/>
                      <w:szCs w:val="22"/>
                    </w:rPr>
                  </w:rPrChange>
                </w:rPr>
                <w:t>2014</w:t>
              </w:r>
            </w:ins>
          </w:p>
        </w:tc>
        <w:tc>
          <w:tcPr>
            <w:tcW w:w="960" w:type="dxa"/>
            <w:noWrap/>
            <w:hideMark/>
            <w:tcPrChange w:id="63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08" w:author="Nick.Tolimieri" w:date="2022-09-13T12:37:00Z"/>
                <w:rFonts w:asciiTheme="minorHAnsi" w:eastAsiaTheme="minorHAnsi" w:hAnsiTheme="minorHAnsi" w:cstheme="minorBidi"/>
                <w:sz w:val="22"/>
                <w:szCs w:val="22"/>
                <w:rPrChange w:id="6309" w:author="Nick.Tolimieri" w:date="2022-09-13T12:37:00Z">
                  <w:rPr>
                    <w:ins w:id="6310" w:author="Nick.Tolimieri" w:date="2022-09-13T12:37:00Z"/>
                    <w:rFonts w:ascii="Calibri" w:hAnsi="Calibri" w:cs="Calibri"/>
                    <w:color w:val="000000"/>
                    <w:sz w:val="22"/>
                    <w:szCs w:val="22"/>
                  </w:rPr>
                </w:rPrChange>
              </w:rPr>
              <w:pPrChange w:id="6311" w:author="Nick.Tolimieri" w:date="2022-09-13T12:37:00Z">
                <w:pPr>
                  <w:jc w:val="right"/>
                </w:pPr>
              </w:pPrChange>
            </w:pPr>
            <w:ins w:id="6312" w:author="Nick.Tolimieri" w:date="2022-09-13T12:37:00Z">
              <w:r w:rsidRPr="00207938">
                <w:rPr>
                  <w:rFonts w:asciiTheme="minorHAnsi" w:eastAsiaTheme="minorHAnsi" w:hAnsiTheme="minorHAnsi" w:cstheme="minorBidi"/>
                  <w:sz w:val="22"/>
                  <w:szCs w:val="22"/>
                  <w:rPrChange w:id="6313" w:author="Nick.Tolimieri" w:date="2022-09-13T12:37:00Z">
                    <w:rPr>
                      <w:rFonts w:ascii="Calibri" w:hAnsi="Calibri" w:cs="Calibri"/>
                      <w:color w:val="000000"/>
                      <w:sz w:val="22"/>
                      <w:szCs w:val="22"/>
                    </w:rPr>
                  </w:rPrChange>
                </w:rPr>
                <w:t>2</w:t>
              </w:r>
            </w:ins>
          </w:p>
        </w:tc>
        <w:tc>
          <w:tcPr>
            <w:tcW w:w="960" w:type="dxa"/>
            <w:noWrap/>
            <w:hideMark/>
            <w:tcPrChange w:id="63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15" w:author="Nick.Tolimieri" w:date="2022-09-13T12:37:00Z"/>
                <w:rFonts w:asciiTheme="minorHAnsi" w:eastAsiaTheme="minorHAnsi" w:hAnsiTheme="minorHAnsi" w:cstheme="minorBidi"/>
                <w:sz w:val="22"/>
                <w:szCs w:val="22"/>
                <w:rPrChange w:id="6316" w:author="Nick.Tolimieri" w:date="2022-09-13T12:37:00Z">
                  <w:rPr>
                    <w:ins w:id="6317" w:author="Nick.Tolimieri" w:date="2022-09-13T12:37:00Z"/>
                    <w:rFonts w:ascii="Calibri" w:hAnsi="Calibri" w:cs="Calibri"/>
                    <w:color w:val="000000"/>
                    <w:sz w:val="22"/>
                    <w:szCs w:val="22"/>
                  </w:rPr>
                </w:rPrChange>
              </w:rPr>
              <w:pPrChange w:id="6318" w:author="Nick.Tolimieri" w:date="2022-09-13T12:37:00Z">
                <w:pPr>
                  <w:jc w:val="right"/>
                </w:pPr>
              </w:pPrChange>
            </w:pPr>
            <w:ins w:id="6319" w:author="Nick.Tolimieri" w:date="2022-09-13T12:37:00Z">
              <w:r w:rsidRPr="00207938">
                <w:rPr>
                  <w:rFonts w:asciiTheme="minorHAnsi" w:eastAsiaTheme="minorHAnsi" w:hAnsiTheme="minorHAnsi" w:cstheme="minorBidi"/>
                  <w:sz w:val="22"/>
                  <w:szCs w:val="22"/>
                  <w:rPrChange w:id="6320" w:author="Nick.Tolimieri" w:date="2022-09-13T12:37:00Z">
                    <w:rPr>
                      <w:rFonts w:ascii="Calibri" w:hAnsi="Calibri" w:cs="Calibri"/>
                      <w:color w:val="000000"/>
                      <w:sz w:val="22"/>
                      <w:szCs w:val="22"/>
                    </w:rPr>
                  </w:rPrChange>
                </w:rPr>
                <w:t>83</w:t>
              </w:r>
            </w:ins>
          </w:p>
        </w:tc>
        <w:tc>
          <w:tcPr>
            <w:tcW w:w="960" w:type="dxa"/>
            <w:noWrap/>
            <w:hideMark/>
            <w:tcPrChange w:id="63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22" w:author="Nick.Tolimieri" w:date="2022-09-13T12:37:00Z"/>
                <w:rFonts w:asciiTheme="minorHAnsi" w:eastAsiaTheme="minorHAnsi" w:hAnsiTheme="minorHAnsi" w:cstheme="minorBidi"/>
                <w:sz w:val="22"/>
                <w:szCs w:val="22"/>
                <w:rPrChange w:id="6323" w:author="Nick.Tolimieri" w:date="2022-09-13T12:37:00Z">
                  <w:rPr>
                    <w:ins w:id="6324" w:author="Nick.Tolimieri" w:date="2022-09-13T12:37:00Z"/>
                    <w:rFonts w:ascii="Calibri" w:hAnsi="Calibri" w:cs="Calibri"/>
                    <w:color w:val="000000"/>
                    <w:sz w:val="22"/>
                    <w:szCs w:val="22"/>
                  </w:rPr>
                </w:rPrChange>
              </w:rPr>
              <w:pPrChange w:id="6325" w:author="Nick.Tolimieri" w:date="2022-09-13T12:37:00Z">
                <w:pPr>
                  <w:jc w:val="right"/>
                </w:pPr>
              </w:pPrChange>
            </w:pPr>
            <w:ins w:id="6326" w:author="Nick.Tolimieri" w:date="2022-09-13T12:37:00Z">
              <w:r w:rsidRPr="00207938">
                <w:rPr>
                  <w:rFonts w:asciiTheme="minorHAnsi" w:eastAsiaTheme="minorHAnsi" w:hAnsiTheme="minorHAnsi" w:cstheme="minorBidi"/>
                  <w:sz w:val="22"/>
                  <w:szCs w:val="22"/>
                  <w:rPrChange w:id="6327" w:author="Nick.Tolimieri" w:date="2022-09-13T12:37:00Z">
                    <w:rPr>
                      <w:rFonts w:ascii="Calibri" w:hAnsi="Calibri" w:cs="Calibri"/>
                      <w:color w:val="000000"/>
                      <w:sz w:val="22"/>
                      <w:szCs w:val="22"/>
                    </w:rPr>
                  </w:rPrChange>
                </w:rPr>
                <w:t>4</w:t>
              </w:r>
            </w:ins>
          </w:p>
        </w:tc>
        <w:tc>
          <w:tcPr>
            <w:tcW w:w="960" w:type="dxa"/>
            <w:noWrap/>
            <w:hideMark/>
            <w:tcPrChange w:id="63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29" w:author="Nick.Tolimieri" w:date="2022-09-13T12:37:00Z"/>
                <w:rFonts w:asciiTheme="minorHAnsi" w:eastAsiaTheme="minorHAnsi" w:hAnsiTheme="minorHAnsi" w:cstheme="minorBidi"/>
                <w:sz w:val="22"/>
                <w:szCs w:val="22"/>
                <w:rPrChange w:id="6330" w:author="Nick.Tolimieri" w:date="2022-09-13T12:37:00Z">
                  <w:rPr>
                    <w:ins w:id="6331" w:author="Nick.Tolimieri" w:date="2022-09-13T12:37:00Z"/>
                    <w:rFonts w:ascii="Calibri" w:hAnsi="Calibri" w:cs="Calibri"/>
                    <w:color w:val="000000"/>
                    <w:sz w:val="22"/>
                    <w:szCs w:val="22"/>
                  </w:rPr>
                </w:rPrChange>
              </w:rPr>
              <w:pPrChange w:id="6332" w:author="Nick.Tolimieri" w:date="2022-09-13T12:37:00Z">
                <w:pPr>
                  <w:jc w:val="right"/>
                </w:pPr>
              </w:pPrChange>
            </w:pPr>
            <w:ins w:id="6333" w:author="Nick.Tolimieri" w:date="2022-09-13T12:37:00Z">
              <w:r w:rsidRPr="00207938">
                <w:rPr>
                  <w:rFonts w:asciiTheme="minorHAnsi" w:eastAsiaTheme="minorHAnsi" w:hAnsiTheme="minorHAnsi" w:cstheme="minorBidi"/>
                  <w:sz w:val="22"/>
                  <w:szCs w:val="22"/>
                  <w:rPrChange w:id="6334" w:author="Nick.Tolimieri" w:date="2022-09-13T12:37:00Z">
                    <w:rPr>
                      <w:rFonts w:ascii="Calibri" w:hAnsi="Calibri" w:cs="Calibri"/>
                      <w:color w:val="000000"/>
                      <w:sz w:val="22"/>
                      <w:szCs w:val="22"/>
                    </w:rPr>
                  </w:rPrChange>
                </w:rPr>
                <w:t>77</w:t>
              </w:r>
            </w:ins>
          </w:p>
        </w:tc>
        <w:tc>
          <w:tcPr>
            <w:tcW w:w="960" w:type="dxa"/>
            <w:noWrap/>
            <w:hideMark/>
            <w:tcPrChange w:id="63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36" w:author="Nick.Tolimieri" w:date="2022-09-13T12:37:00Z"/>
                <w:rFonts w:asciiTheme="minorHAnsi" w:eastAsiaTheme="minorHAnsi" w:hAnsiTheme="minorHAnsi" w:cstheme="minorBidi"/>
                <w:sz w:val="22"/>
                <w:szCs w:val="22"/>
                <w:rPrChange w:id="6337" w:author="Nick.Tolimieri" w:date="2022-09-13T12:37:00Z">
                  <w:rPr>
                    <w:ins w:id="6338" w:author="Nick.Tolimieri" w:date="2022-09-13T12:37:00Z"/>
                    <w:rFonts w:ascii="Calibri" w:hAnsi="Calibri" w:cs="Calibri"/>
                    <w:color w:val="000000"/>
                    <w:sz w:val="22"/>
                    <w:szCs w:val="22"/>
                  </w:rPr>
                </w:rPrChange>
              </w:rPr>
              <w:pPrChange w:id="6339" w:author="Nick.Tolimieri" w:date="2022-09-13T12:37:00Z">
                <w:pPr>
                  <w:jc w:val="right"/>
                </w:pPr>
              </w:pPrChange>
            </w:pPr>
            <w:ins w:id="6340" w:author="Nick.Tolimieri" w:date="2022-09-13T12:37:00Z">
              <w:r w:rsidRPr="00207938">
                <w:rPr>
                  <w:rFonts w:asciiTheme="minorHAnsi" w:eastAsiaTheme="minorHAnsi" w:hAnsiTheme="minorHAnsi" w:cstheme="minorBidi"/>
                  <w:sz w:val="22"/>
                  <w:szCs w:val="22"/>
                  <w:rPrChange w:id="6341" w:author="Nick.Tolimieri" w:date="2022-09-13T12:37:00Z">
                    <w:rPr>
                      <w:rFonts w:ascii="Calibri" w:hAnsi="Calibri" w:cs="Calibri"/>
                      <w:color w:val="000000"/>
                      <w:sz w:val="22"/>
                      <w:szCs w:val="22"/>
                    </w:rPr>
                  </w:rPrChange>
                </w:rPr>
                <w:t>6</w:t>
              </w:r>
            </w:ins>
          </w:p>
        </w:tc>
        <w:tc>
          <w:tcPr>
            <w:tcW w:w="960" w:type="dxa"/>
            <w:noWrap/>
            <w:hideMark/>
            <w:tcPrChange w:id="63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43" w:author="Nick.Tolimieri" w:date="2022-09-13T12:37:00Z"/>
                <w:rFonts w:asciiTheme="minorHAnsi" w:eastAsiaTheme="minorHAnsi" w:hAnsiTheme="minorHAnsi" w:cstheme="minorBidi"/>
                <w:sz w:val="22"/>
                <w:szCs w:val="22"/>
                <w:rPrChange w:id="6344" w:author="Nick.Tolimieri" w:date="2022-09-13T12:37:00Z">
                  <w:rPr>
                    <w:ins w:id="6345" w:author="Nick.Tolimieri" w:date="2022-09-13T12:37:00Z"/>
                    <w:rFonts w:ascii="Calibri" w:hAnsi="Calibri" w:cs="Calibri"/>
                    <w:color w:val="000000"/>
                    <w:sz w:val="22"/>
                    <w:szCs w:val="22"/>
                  </w:rPr>
                </w:rPrChange>
              </w:rPr>
              <w:pPrChange w:id="6346" w:author="Nick.Tolimieri" w:date="2022-09-13T12:37:00Z">
                <w:pPr>
                  <w:jc w:val="right"/>
                </w:pPr>
              </w:pPrChange>
            </w:pPr>
            <w:ins w:id="6347" w:author="Nick.Tolimieri" w:date="2022-09-13T12:37:00Z">
              <w:r w:rsidRPr="00207938">
                <w:rPr>
                  <w:rFonts w:asciiTheme="minorHAnsi" w:eastAsiaTheme="minorHAnsi" w:hAnsiTheme="minorHAnsi" w:cstheme="minorBidi"/>
                  <w:sz w:val="22"/>
                  <w:szCs w:val="22"/>
                  <w:rPrChange w:id="6348" w:author="Nick.Tolimieri" w:date="2022-09-13T12:37:00Z">
                    <w:rPr>
                      <w:rFonts w:ascii="Calibri" w:hAnsi="Calibri" w:cs="Calibri"/>
                      <w:color w:val="000000"/>
                      <w:sz w:val="22"/>
                      <w:szCs w:val="22"/>
                    </w:rPr>
                  </w:rPrChange>
                </w:rPr>
                <w:t>29</w:t>
              </w:r>
            </w:ins>
          </w:p>
        </w:tc>
        <w:tc>
          <w:tcPr>
            <w:tcW w:w="960" w:type="dxa"/>
            <w:noWrap/>
            <w:hideMark/>
            <w:tcPrChange w:id="63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50" w:author="Nick.Tolimieri" w:date="2022-09-13T12:37:00Z"/>
                <w:rFonts w:asciiTheme="minorHAnsi" w:eastAsiaTheme="minorHAnsi" w:hAnsiTheme="minorHAnsi" w:cstheme="minorBidi"/>
                <w:sz w:val="22"/>
                <w:szCs w:val="22"/>
                <w:rPrChange w:id="6351" w:author="Nick.Tolimieri" w:date="2022-09-13T12:37:00Z">
                  <w:rPr>
                    <w:ins w:id="6352" w:author="Nick.Tolimieri" w:date="2022-09-13T12:37:00Z"/>
                    <w:rFonts w:ascii="Calibri" w:hAnsi="Calibri" w:cs="Calibri"/>
                    <w:color w:val="000000"/>
                    <w:sz w:val="22"/>
                    <w:szCs w:val="22"/>
                  </w:rPr>
                </w:rPrChange>
              </w:rPr>
              <w:pPrChange w:id="6353" w:author="Nick.Tolimieri" w:date="2022-09-13T12:37:00Z">
                <w:pPr>
                  <w:jc w:val="right"/>
                </w:pPr>
              </w:pPrChange>
            </w:pPr>
            <w:ins w:id="6354" w:author="Nick.Tolimieri" w:date="2022-09-13T12:37:00Z">
              <w:r w:rsidRPr="00207938">
                <w:rPr>
                  <w:rFonts w:asciiTheme="minorHAnsi" w:eastAsiaTheme="minorHAnsi" w:hAnsiTheme="minorHAnsi" w:cstheme="minorBidi"/>
                  <w:sz w:val="22"/>
                  <w:szCs w:val="22"/>
                  <w:rPrChange w:id="6355" w:author="Nick.Tolimieri" w:date="2022-09-13T12:37:00Z">
                    <w:rPr>
                      <w:rFonts w:ascii="Calibri" w:hAnsi="Calibri" w:cs="Calibri"/>
                      <w:color w:val="000000"/>
                      <w:sz w:val="22"/>
                      <w:szCs w:val="22"/>
                    </w:rPr>
                  </w:rPrChange>
                </w:rPr>
                <w:t>2.59</w:t>
              </w:r>
            </w:ins>
          </w:p>
        </w:tc>
        <w:tc>
          <w:tcPr>
            <w:tcW w:w="960" w:type="dxa"/>
            <w:noWrap/>
            <w:hideMark/>
            <w:tcPrChange w:id="63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57" w:author="Nick.Tolimieri" w:date="2022-09-13T12:37:00Z"/>
                <w:rFonts w:asciiTheme="minorHAnsi" w:eastAsiaTheme="minorHAnsi" w:hAnsiTheme="minorHAnsi" w:cstheme="minorBidi"/>
                <w:sz w:val="22"/>
                <w:szCs w:val="22"/>
                <w:rPrChange w:id="6358" w:author="Nick.Tolimieri" w:date="2022-09-13T12:37:00Z">
                  <w:rPr>
                    <w:ins w:id="6359" w:author="Nick.Tolimieri" w:date="2022-09-13T12:37:00Z"/>
                    <w:rFonts w:ascii="Calibri" w:hAnsi="Calibri" w:cs="Calibri"/>
                    <w:color w:val="000000"/>
                    <w:sz w:val="22"/>
                    <w:szCs w:val="22"/>
                  </w:rPr>
                </w:rPrChange>
              </w:rPr>
              <w:pPrChange w:id="6360" w:author="Nick.Tolimieri" w:date="2022-09-13T12:37:00Z">
                <w:pPr>
                  <w:jc w:val="right"/>
                </w:pPr>
              </w:pPrChange>
            </w:pPr>
            <w:ins w:id="6361" w:author="Nick.Tolimieri" w:date="2022-09-13T12:37:00Z">
              <w:r w:rsidRPr="00207938">
                <w:rPr>
                  <w:rFonts w:asciiTheme="minorHAnsi" w:eastAsiaTheme="minorHAnsi" w:hAnsiTheme="minorHAnsi" w:cstheme="minorBidi"/>
                  <w:sz w:val="22"/>
                  <w:szCs w:val="22"/>
                  <w:rPrChange w:id="6362" w:author="Nick.Tolimieri" w:date="2022-09-13T12:37:00Z">
                    <w:rPr>
                      <w:rFonts w:ascii="Calibri" w:hAnsi="Calibri" w:cs="Calibri"/>
                      <w:color w:val="000000"/>
                      <w:sz w:val="22"/>
                      <w:szCs w:val="22"/>
                    </w:rPr>
                  </w:rPrChange>
                </w:rPr>
                <w:t>0.5</w:t>
              </w:r>
            </w:ins>
          </w:p>
        </w:tc>
      </w:tr>
      <w:tr w:rsidR="00207938" w:rsidRPr="00207938" w:rsidTr="00207938">
        <w:trPr>
          <w:divId w:val="365297945"/>
          <w:trHeight w:val="300"/>
          <w:ins w:id="6363" w:author="Nick.Tolimieri" w:date="2022-09-13T12:37:00Z"/>
          <w:trPrChange w:id="6364" w:author="Nick.Tolimieri" w:date="2022-09-13T12:37:00Z">
            <w:trPr>
              <w:divId w:val="365297945"/>
              <w:trHeight w:val="300"/>
            </w:trPr>
          </w:trPrChange>
        </w:trPr>
        <w:tc>
          <w:tcPr>
            <w:tcW w:w="960" w:type="dxa"/>
            <w:noWrap/>
            <w:hideMark/>
            <w:tcPrChange w:id="63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66" w:author="Nick.Tolimieri" w:date="2022-09-13T12:37:00Z"/>
                <w:rFonts w:asciiTheme="minorHAnsi" w:eastAsiaTheme="minorHAnsi" w:hAnsiTheme="minorHAnsi" w:cstheme="minorBidi"/>
                <w:sz w:val="22"/>
                <w:szCs w:val="22"/>
                <w:rPrChange w:id="6367" w:author="Nick.Tolimieri" w:date="2022-09-13T12:37:00Z">
                  <w:rPr>
                    <w:ins w:id="6368" w:author="Nick.Tolimieri" w:date="2022-09-13T12:37:00Z"/>
                    <w:rFonts w:ascii="Calibri" w:hAnsi="Calibri" w:cs="Calibri"/>
                    <w:color w:val="000000"/>
                    <w:sz w:val="22"/>
                    <w:szCs w:val="22"/>
                  </w:rPr>
                </w:rPrChange>
              </w:rPr>
              <w:pPrChange w:id="6369" w:author="Nick.Tolimieri" w:date="2022-09-13T12:37:00Z">
                <w:pPr/>
              </w:pPrChange>
            </w:pPr>
            <w:proofErr w:type="spellStart"/>
            <w:ins w:id="6370" w:author="Nick.Tolimieri" w:date="2022-09-13T12:37:00Z">
              <w:r w:rsidRPr="00207938">
                <w:rPr>
                  <w:rFonts w:asciiTheme="minorHAnsi" w:eastAsiaTheme="minorHAnsi" w:hAnsiTheme="minorHAnsi" w:cstheme="minorBidi"/>
                  <w:sz w:val="22"/>
                  <w:szCs w:val="22"/>
                  <w:rPrChange w:id="637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37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37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374" w:author="Nick.Tolimieri" w:date="2022-09-13T12:37:00Z">
                    <w:rPr>
                      <w:rFonts w:ascii="Calibri" w:hAnsi="Calibri" w:cs="Calibri"/>
                      <w:color w:val="000000"/>
                      <w:sz w:val="22"/>
                      <w:szCs w:val="22"/>
                    </w:rPr>
                  </w:rPrChange>
                </w:rPr>
                <w:t xml:space="preserve"> B.</w:t>
              </w:r>
            </w:ins>
          </w:p>
        </w:tc>
        <w:tc>
          <w:tcPr>
            <w:tcW w:w="960" w:type="dxa"/>
            <w:noWrap/>
            <w:hideMark/>
            <w:tcPrChange w:id="63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76" w:author="Nick.Tolimieri" w:date="2022-09-13T12:37:00Z"/>
                <w:rFonts w:asciiTheme="minorHAnsi" w:eastAsiaTheme="minorHAnsi" w:hAnsiTheme="minorHAnsi" w:cstheme="minorBidi"/>
                <w:sz w:val="22"/>
                <w:szCs w:val="22"/>
                <w:rPrChange w:id="6377" w:author="Nick.Tolimieri" w:date="2022-09-13T12:37:00Z">
                  <w:rPr>
                    <w:ins w:id="6378" w:author="Nick.Tolimieri" w:date="2022-09-13T12:37:00Z"/>
                    <w:rFonts w:ascii="Calibri" w:hAnsi="Calibri" w:cs="Calibri"/>
                    <w:color w:val="000000"/>
                    <w:sz w:val="22"/>
                    <w:szCs w:val="22"/>
                  </w:rPr>
                </w:rPrChange>
              </w:rPr>
              <w:pPrChange w:id="6379" w:author="Nick.Tolimieri" w:date="2022-09-13T12:37:00Z">
                <w:pPr>
                  <w:jc w:val="right"/>
                </w:pPr>
              </w:pPrChange>
            </w:pPr>
            <w:ins w:id="6380" w:author="Nick.Tolimieri" w:date="2022-09-13T12:37:00Z">
              <w:r w:rsidRPr="00207938">
                <w:rPr>
                  <w:rFonts w:asciiTheme="minorHAnsi" w:eastAsiaTheme="minorHAnsi" w:hAnsiTheme="minorHAnsi" w:cstheme="minorBidi"/>
                  <w:sz w:val="22"/>
                  <w:szCs w:val="22"/>
                  <w:rPrChange w:id="6381" w:author="Nick.Tolimieri" w:date="2022-09-13T12:37:00Z">
                    <w:rPr>
                      <w:rFonts w:ascii="Calibri" w:hAnsi="Calibri" w:cs="Calibri"/>
                      <w:color w:val="000000"/>
                      <w:sz w:val="22"/>
                      <w:szCs w:val="22"/>
                    </w:rPr>
                  </w:rPrChange>
                </w:rPr>
                <w:t>2015</w:t>
              </w:r>
            </w:ins>
          </w:p>
        </w:tc>
        <w:tc>
          <w:tcPr>
            <w:tcW w:w="960" w:type="dxa"/>
            <w:noWrap/>
            <w:hideMark/>
            <w:tcPrChange w:id="63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83" w:author="Nick.Tolimieri" w:date="2022-09-13T12:37:00Z"/>
                <w:rFonts w:asciiTheme="minorHAnsi" w:eastAsiaTheme="minorHAnsi" w:hAnsiTheme="minorHAnsi" w:cstheme="minorBidi"/>
                <w:sz w:val="22"/>
                <w:szCs w:val="22"/>
                <w:rPrChange w:id="6384" w:author="Nick.Tolimieri" w:date="2022-09-13T12:37:00Z">
                  <w:rPr>
                    <w:ins w:id="6385" w:author="Nick.Tolimieri" w:date="2022-09-13T12:37:00Z"/>
                    <w:rFonts w:ascii="Calibri" w:hAnsi="Calibri" w:cs="Calibri"/>
                    <w:color w:val="000000"/>
                    <w:sz w:val="22"/>
                    <w:szCs w:val="22"/>
                  </w:rPr>
                </w:rPrChange>
              </w:rPr>
              <w:pPrChange w:id="6386" w:author="Nick.Tolimieri" w:date="2022-09-13T12:37:00Z">
                <w:pPr>
                  <w:jc w:val="right"/>
                </w:pPr>
              </w:pPrChange>
            </w:pPr>
            <w:ins w:id="6387" w:author="Nick.Tolimieri" w:date="2022-09-13T12:37:00Z">
              <w:r w:rsidRPr="00207938">
                <w:rPr>
                  <w:rFonts w:asciiTheme="minorHAnsi" w:eastAsiaTheme="minorHAnsi" w:hAnsiTheme="minorHAnsi" w:cstheme="minorBidi"/>
                  <w:sz w:val="22"/>
                  <w:szCs w:val="22"/>
                  <w:rPrChange w:id="6388" w:author="Nick.Tolimieri" w:date="2022-09-13T12:37:00Z">
                    <w:rPr>
                      <w:rFonts w:ascii="Calibri" w:hAnsi="Calibri" w:cs="Calibri"/>
                      <w:color w:val="000000"/>
                      <w:sz w:val="22"/>
                      <w:szCs w:val="22"/>
                    </w:rPr>
                  </w:rPrChange>
                </w:rPr>
                <w:t>0</w:t>
              </w:r>
            </w:ins>
          </w:p>
        </w:tc>
        <w:tc>
          <w:tcPr>
            <w:tcW w:w="960" w:type="dxa"/>
            <w:noWrap/>
            <w:hideMark/>
            <w:tcPrChange w:id="63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90" w:author="Nick.Tolimieri" w:date="2022-09-13T12:37:00Z"/>
                <w:rFonts w:asciiTheme="minorHAnsi" w:eastAsiaTheme="minorHAnsi" w:hAnsiTheme="minorHAnsi" w:cstheme="minorBidi"/>
                <w:sz w:val="22"/>
                <w:szCs w:val="22"/>
                <w:rPrChange w:id="6391" w:author="Nick.Tolimieri" w:date="2022-09-13T12:37:00Z">
                  <w:rPr>
                    <w:ins w:id="6392" w:author="Nick.Tolimieri" w:date="2022-09-13T12:37:00Z"/>
                    <w:rFonts w:ascii="Calibri" w:hAnsi="Calibri" w:cs="Calibri"/>
                    <w:color w:val="000000"/>
                    <w:sz w:val="22"/>
                    <w:szCs w:val="22"/>
                  </w:rPr>
                </w:rPrChange>
              </w:rPr>
              <w:pPrChange w:id="6393" w:author="Nick.Tolimieri" w:date="2022-09-13T12:37:00Z">
                <w:pPr>
                  <w:jc w:val="right"/>
                </w:pPr>
              </w:pPrChange>
            </w:pPr>
            <w:ins w:id="6394" w:author="Nick.Tolimieri" w:date="2022-09-13T12:37:00Z">
              <w:r w:rsidRPr="00207938">
                <w:rPr>
                  <w:rFonts w:asciiTheme="minorHAnsi" w:eastAsiaTheme="minorHAnsi" w:hAnsiTheme="minorHAnsi" w:cstheme="minorBidi"/>
                  <w:sz w:val="22"/>
                  <w:szCs w:val="22"/>
                  <w:rPrChange w:id="6395" w:author="Nick.Tolimieri" w:date="2022-09-13T12:37:00Z">
                    <w:rPr>
                      <w:rFonts w:ascii="Calibri" w:hAnsi="Calibri" w:cs="Calibri"/>
                      <w:color w:val="000000"/>
                      <w:sz w:val="22"/>
                      <w:szCs w:val="22"/>
                    </w:rPr>
                  </w:rPrChange>
                </w:rPr>
                <w:t>98</w:t>
              </w:r>
            </w:ins>
          </w:p>
        </w:tc>
        <w:tc>
          <w:tcPr>
            <w:tcW w:w="960" w:type="dxa"/>
            <w:noWrap/>
            <w:hideMark/>
            <w:tcPrChange w:id="63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397" w:author="Nick.Tolimieri" w:date="2022-09-13T12:37:00Z"/>
                <w:rFonts w:asciiTheme="minorHAnsi" w:eastAsiaTheme="minorHAnsi" w:hAnsiTheme="minorHAnsi" w:cstheme="minorBidi"/>
                <w:sz w:val="22"/>
                <w:szCs w:val="22"/>
                <w:rPrChange w:id="6398" w:author="Nick.Tolimieri" w:date="2022-09-13T12:37:00Z">
                  <w:rPr>
                    <w:ins w:id="6399" w:author="Nick.Tolimieri" w:date="2022-09-13T12:37:00Z"/>
                    <w:rFonts w:ascii="Calibri" w:hAnsi="Calibri" w:cs="Calibri"/>
                    <w:color w:val="000000"/>
                    <w:sz w:val="22"/>
                    <w:szCs w:val="22"/>
                  </w:rPr>
                </w:rPrChange>
              </w:rPr>
              <w:pPrChange w:id="6400" w:author="Nick.Tolimieri" w:date="2022-09-13T12:37:00Z">
                <w:pPr>
                  <w:jc w:val="right"/>
                </w:pPr>
              </w:pPrChange>
            </w:pPr>
            <w:ins w:id="6401" w:author="Nick.Tolimieri" w:date="2022-09-13T12:37:00Z">
              <w:r w:rsidRPr="00207938">
                <w:rPr>
                  <w:rFonts w:asciiTheme="minorHAnsi" w:eastAsiaTheme="minorHAnsi" w:hAnsiTheme="minorHAnsi" w:cstheme="minorBidi"/>
                  <w:sz w:val="22"/>
                  <w:szCs w:val="22"/>
                  <w:rPrChange w:id="6402" w:author="Nick.Tolimieri" w:date="2022-09-13T12:37:00Z">
                    <w:rPr>
                      <w:rFonts w:ascii="Calibri" w:hAnsi="Calibri" w:cs="Calibri"/>
                      <w:color w:val="000000"/>
                      <w:sz w:val="22"/>
                      <w:szCs w:val="22"/>
                    </w:rPr>
                  </w:rPrChange>
                </w:rPr>
                <w:t>6</w:t>
              </w:r>
            </w:ins>
          </w:p>
        </w:tc>
        <w:tc>
          <w:tcPr>
            <w:tcW w:w="960" w:type="dxa"/>
            <w:noWrap/>
            <w:hideMark/>
            <w:tcPrChange w:id="64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04" w:author="Nick.Tolimieri" w:date="2022-09-13T12:37:00Z"/>
                <w:rFonts w:asciiTheme="minorHAnsi" w:eastAsiaTheme="minorHAnsi" w:hAnsiTheme="minorHAnsi" w:cstheme="minorBidi"/>
                <w:sz w:val="22"/>
                <w:szCs w:val="22"/>
                <w:rPrChange w:id="6405" w:author="Nick.Tolimieri" w:date="2022-09-13T12:37:00Z">
                  <w:rPr>
                    <w:ins w:id="6406" w:author="Nick.Tolimieri" w:date="2022-09-13T12:37:00Z"/>
                    <w:rFonts w:ascii="Calibri" w:hAnsi="Calibri" w:cs="Calibri"/>
                    <w:color w:val="000000"/>
                    <w:sz w:val="22"/>
                    <w:szCs w:val="22"/>
                  </w:rPr>
                </w:rPrChange>
              </w:rPr>
              <w:pPrChange w:id="6407" w:author="Nick.Tolimieri" w:date="2022-09-13T12:37:00Z">
                <w:pPr>
                  <w:jc w:val="right"/>
                </w:pPr>
              </w:pPrChange>
            </w:pPr>
            <w:ins w:id="6408" w:author="Nick.Tolimieri" w:date="2022-09-13T12:37:00Z">
              <w:r w:rsidRPr="00207938">
                <w:rPr>
                  <w:rFonts w:asciiTheme="minorHAnsi" w:eastAsiaTheme="minorHAnsi" w:hAnsiTheme="minorHAnsi" w:cstheme="minorBidi"/>
                  <w:sz w:val="22"/>
                  <w:szCs w:val="22"/>
                  <w:rPrChange w:id="6409" w:author="Nick.Tolimieri" w:date="2022-09-13T12:37:00Z">
                    <w:rPr>
                      <w:rFonts w:ascii="Calibri" w:hAnsi="Calibri" w:cs="Calibri"/>
                      <w:color w:val="000000"/>
                      <w:sz w:val="22"/>
                      <w:szCs w:val="22"/>
                    </w:rPr>
                  </w:rPrChange>
                </w:rPr>
                <w:t>77</w:t>
              </w:r>
            </w:ins>
          </w:p>
        </w:tc>
        <w:tc>
          <w:tcPr>
            <w:tcW w:w="960" w:type="dxa"/>
            <w:noWrap/>
            <w:hideMark/>
            <w:tcPrChange w:id="64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11" w:author="Nick.Tolimieri" w:date="2022-09-13T12:37:00Z"/>
                <w:rFonts w:asciiTheme="minorHAnsi" w:eastAsiaTheme="minorHAnsi" w:hAnsiTheme="minorHAnsi" w:cstheme="minorBidi"/>
                <w:sz w:val="22"/>
                <w:szCs w:val="22"/>
                <w:rPrChange w:id="6412" w:author="Nick.Tolimieri" w:date="2022-09-13T12:37:00Z">
                  <w:rPr>
                    <w:ins w:id="6413" w:author="Nick.Tolimieri" w:date="2022-09-13T12:37:00Z"/>
                    <w:rFonts w:ascii="Calibri" w:hAnsi="Calibri" w:cs="Calibri"/>
                    <w:color w:val="000000"/>
                    <w:sz w:val="22"/>
                    <w:szCs w:val="22"/>
                  </w:rPr>
                </w:rPrChange>
              </w:rPr>
              <w:pPrChange w:id="6414" w:author="Nick.Tolimieri" w:date="2022-09-13T12:37:00Z">
                <w:pPr>
                  <w:jc w:val="right"/>
                </w:pPr>
              </w:pPrChange>
            </w:pPr>
            <w:ins w:id="6415" w:author="Nick.Tolimieri" w:date="2022-09-13T12:37:00Z">
              <w:r w:rsidRPr="00207938">
                <w:rPr>
                  <w:rFonts w:asciiTheme="minorHAnsi" w:eastAsiaTheme="minorHAnsi" w:hAnsiTheme="minorHAnsi" w:cstheme="minorBidi"/>
                  <w:sz w:val="22"/>
                  <w:szCs w:val="22"/>
                  <w:rPrChange w:id="6416" w:author="Nick.Tolimieri" w:date="2022-09-13T12:37:00Z">
                    <w:rPr>
                      <w:rFonts w:ascii="Calibri" w:hAnsi="Calibri" w:cs="Calibri"/>
                      <w:color w:val="000000"/>
                      <w:sz w:val="22"/>
                      <w:szCs w:val="22"/>
                    </w:rPr>
                  </w:rPrChange>
                </w:rPr>
                <w:t>5</w:t>
              </w:r>
            </w:ins>
          </w:p>
        </w:tc>
        <w:tc>
          <w:tcPr>
            <w:tcW w:w="960" w:type="dxa"/>
            <w:noWrap/>
            <w:hideMark/>
            <w:tcPrChange w:id="64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18" w:author="Nick.Tolimieri" w:date="2022-09-13T12:37:00Z"/>
                <w:rFonts w:asciiTheme="minorHAnsi" w:eastAsiaTheme="minorHAnsi" w:hAnsiTheme="minorHAnsi" w:cstheme="minorBidi"/>
                <w:sz w:val="22"/>
                <w:szCs w:val="22"/>
                <w:rPrChange w:id="6419" w:author="Nick.Tolimieri" w:date="2022-09-13T12:37:00Z">
                  <w:rPr>
                    <w:ins w:id="6420" w:author="Nick.Tolimieri" w:date="2022-09-13T12:37:00Z"/>
                    <w:rFonts w:ascii="Calibri" w:hAnsi="Calibri" w:cs="Calibri"/>
                    <w:color w:val="000000"/>
                    <w:sz w:val="22"/>
                    <w:szCs w:val="22"/>
                  </w:rPr>
                </w:rPrChange>
              </w:rPr>
              <w:pPrChange w:id="6421" w:author="Nick.Tolimieri" w:date="2022-09-13T12:37:00Z">
                <w:pPr>
                  <w:jc w:val="right"/>
                </w:pPr>
              </w:pPrChange>
            </w:pPr>
            <w:ins w:id="6422" w:author="Nick.Tolimieri" w:date="2022-09-13T12:37:00Z">
              <w:r w:rsidRPr="00207938">
                <w:rPr>
                  <w:rFonts w:asciiTheme="minorHAnsi" w:eastAsiaTheme="minorHAnsi" w:hAnsiTheme="minorHAnsi" w:cstheme="minorBidi"/>
                  <w:sz w:val="22"/>
                  <w:szCs w:val="22"/>
                  <w:rPrChange w:id="6423" w:author="Nick.Tolimieri" w:date="2022-09-13T12:37:00Z">
                    <w:rPr>
                      <w:rFonts w:ascii="Calibri" w:hAnsi="Calibri" w:cs="Calibri"/>
                      <w:color w:val="000000"/>
                      <w:sz w:val="22"/>
                      <w:szCs w:val="22"/>
                    </w:rPr>
                  </w:rPrChange>
                </w:rPr>
                <w:t>22</w:t>
              </w:r>
            </w:ins>
          </w:p>
        </w:tc>
        <w:tc>
          <w:tcPr>
            <w:tcW w:w="960" w:type="dxa"/>
            <w:noWrap/>
            <w:hideMark/>
            <w:tcPrChange w:id="64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25" w:author="Nick.Tolimieri" w:date="2022-09-13T12:37:00Z"/>
                <w:rFonts w:asciiTheme="minorHAnsi" w:eastAsiaTheme="minorHAnsi" w:hAnsiTheme="minorHAnsi" w:cstheme="minorBidi"/>
                <w:sz w:val="22"/>
                <w:szCs w:val="22"/>
                <w:rPrChange w:id="6426" w:author="Nick.Tolimieri" w:date="2022-09-13T12:37:00Z">
                  <w:rPr>
                    <w:ins w:id="6427" w:author="Nick.Tolimieri" w:date="2022-09-13T12:37:00Z"/>
                    <w:rFonts w:ascii="Calibri" w:hAnsi="Calibri" w:cs="Calibri"/>
                    <w:color w:val="000000"/>
                    <w:sz w:val="22"/>
                    <w:szCs w:val="22"/>
                  </w:rPr>
                </w:rPrChange>
              </w:rPr>
              <w:pPrChange w:id="6428" w:author="Nick.Tolimieri" w:date="2022-09-13T12:37:00Z">
                <w:pPr>
                  <w:jc w:val="right"/>
                </w:pPr>
              </w:pPrChange>
            </w:pPr>
            <w:ins w:id="6429" w:author="Nick.Tolimieri" w:date="2022-09-13T12:37:00Z">
              <w:r w:rsidRPr="00207938">
                <w:rPr>
                  <w:rFonts w:asciiTheme="minorHAnsi" w:eastAsiaTheme="minorHAnsi" w:hAnsiTheme="minorHAnsi" w:cstheme="minorBidi"/>
                  <w:sz w:val="22"/>
                  <w:szCs w:val="22"/>
                  <w:rPrChange w:id="6430" w:author="Nick.Tolimieri" w:date="2022-09-13T12:37:00Z">
                    <w:rPr>
                      <w:rFonts w:ascii="Calibri" w:hAnsi="Calibri" w:cs="Calibri"/>
                      <w:color w:val="000000"/>
                      <w:sz w:val="22"/>
                      <w:szCs w:val="22"/>
                    </w:rPr>
                  </w:rPrChange>
                </w:rPr>
                <w:t>1.73</w:t>
              </w:r>
            </w:ins>
          </w:p>
        </w:tc>
        <w:tc>
          <w:tcPr>
            <w:tcW w:w="960" w:type="dxa"/>
            <w:noWrap/>
            <w:hideMark/>
            <w:tcPrChange w:id="64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32" w:author="Nick.Tolimieri" w:date="2022-09-13T12:37:00Z"/>
                <w:rFonts w:asciiTheme="minorHAnsi" w:eastAsiaTheme="minorHAnsi" w:hAnsiTheme="minorHAnsi" w:cstheme="minorBidi"/>
                <w:sz w:val="22"/>
                <w:szCs w:val="22"/>
                <w:rPrChange w:id="6433" w:author="Nick.Tolimieri" w:date="2022-09-13T12:37:00Z">
                  <w:rPr>
                    <w:ins w:id="6434" w:author="Nick.Tolimieri" w:date="2022-09-13T12:37:00Z"/>
                    <w:rFonts w:ascii="Calibri" w:hAnsi="Calibri" w:cs="Calibri"/>
                    <w:color w:val="000000"/>
                    <w:sz w:val="22"/>
                    <w:szCs w:val="22"/>
                  </w:rPr>
                </w:rPrChange>
              </w:rPr>
              <w:pPrChange w:id="6435" w:author="Nick.Tolimieri" w:date="2022-09-13T12:37:00Z">
                <w:pPr>
                  <w:jc w:val="right"/>
                </w:pPr>
              </w:pPrChange>
            </w:pPr>
            <w:ins w:id="6436" w:author="Nick.Tolimieri" w:date="2022-09-13T12:37:00Z">
              <w:r w:rsidRPr="00207938">
                <w:rPr>
                  <w:rFonts w:asciiTheme="minorHAnsi" w:eastAsiaTheme="minorHAnsi" w:hAnsiTheme="minorHAnsi" w:cstheme="minorBidi"/>
                  <w:sz w:val="22"/>
                  <w:szCs w:val="22"/>
                  <w:rPrChange w:id="6437" w:author="Nick.Tolimieri" w:date="2022-09-13T12:37:00Z">
                    <w:rPr>
                      <w:rFonts w:ascii="Calibri" w:hAnsi="Calibri" w:cs="Calibri"/>
                      <w:color w:val="000000"/>
                      <w:sz w:val="22"/>
                      <w:szCs w:val="22"/>
                    </w:rPr>
                  </w:rPrChange>
                </w:rPr>
                <w:t>0.26</w:t>
              </w:r>
            </w:ins>
          </w:p>
        </w:tc>
      </w:tr>
      <w:tr w:rsidR="00207938" w:rsidRPr="00207938" w:rsidTr="00207938">
        <w:trPr>
          <w:divId w:val="365297945"/>
          <w:trHeight w:val="300"/>
          <w:ins w:id="6438" w:author="Nick.Tolimieri" w:date="2022-09-13T12:37:00Z"/>
          <w:trPrChange w:id="6439" w:author="Nick.Tolimieri" w:date="2022-09-13T12:37:00Z">
            <w:trPr>
              <w:divId w:val="365297945"/>
              <w:trHeight w:val="300"/>
            </w:trPr>
          </w:trPrChange>
        </w:trPr>
        <w:tc>
          <w:tcPr>
            <w:tcW w:w="960" w:type="dxa"/>
            <w:noWrap/>
            <w:hideMark/>
            <w:tcPrChange w:id="64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41" w:author="Nick.Tolimieri" w:date="2022-09-13T12:37:00Z"/>
                <w:rFonts w:asciiTheme="minorHAnsi" w:eastAsiaTheme="minorHAnsi" w:hAnsiTheme="minorHAnsi" w:cstheme="minorBidi"/>
                <w:sz w:val="22"/>
                <w:szCs w:val="22"/>
                <w:rPrChange w:id="6442" w:author="Nick.Tolimieri" w:date="2022-09-13T12:37:00Z">
                  <w:rPr>
                    <w:ins w:id="6443" w:author="Nick.Tolimieri" w:date="2022-09-13T12:37:00Z"/>
                    <w:rFonts w:ascii="Calibri" w:hAnsi="Calibri" w:cs="Calibri"/>
                    <w:color w:val="000000"/>
                    <w:sz w:val="22"/>
                    <w:szCs w:val="22"/>
                  </w:rPr>
                </w:rPrChange>
              </w:rPr>
              <w:pPrChange w:id="6444" w:author="Nick.Tolimieri" w:date="2022-09-13T12:37:00Z">
                <w:pPr/>
              </w:pPrChange>
            </w:pPr>
            <w:proofErr w:type="spellStart"/>
            <w:ins w:id="6445" w:author="Nick.Tolimieri" w:date="2022-09-13T12:37:00Z">
              <w:r w:rsidRPr="00207938">
                <w:rPr>
                  <w:rFonts w:asciiTheme="minorHAnsi" w:eastAsiaTheme="minorHAnsi" w:hAnsiTheme="minorHAnsi" w:cstheme="minorBidi"/>
                  <w:sz w:val="22"/>
                  <w:szCs w:val="22"/>
                  <w:rPrChange w:id="644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4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4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449" w:author="Nick.Tolimieri" w:date="2022-09-13T12:37:00Z">
                    <w:rPr>
                      <w:rFonts w:ascii="Calibri" w:hAnsi="Calibri" w:cs="Calibri"/>
                      <w:color w:val="000000"/>
                      <w:sz w:val="22"/>
                      <w:szCs w:val="22"/>
                    </w:rPr>
                  </w:rPrChange>
                </w:rPr>
                <w:t xml:space="preserve"> B.</w:t>
              </w:r>
            </w:ins>
          </w:p>
        </w:tc>
        <w:tc>
          <w:tcPr>
            <w:tcW w:w="960" w:type="dxa"/>
            <w:noWrap/>
            <w:hideMark/>
            <w:tcPrChange w:id="64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51" w:author="Nick.Tolimieri" w:date="2022-09-13T12:37:00Z"/>
                <w:rFonts w:asciiTheme="minorHAnsi" w:eastAsiaTheme="minorHAnsi" w:hAnsiTheme="minorHAnsi" w:cstheme="minorBidi"/>
                <w:sz w:val="22"/>
                <w:szCs w:val="22"/>
                <w:rPrChange w:id="6452" w:author="Nick.Tolimieri" w:date="2022-09-13T12:37:00Z">
                  <w:rPr>
                    <w:ins w:id="6453" w:author="Nick.Tolimieri" w:date="2022-09-13T12:37:00Z"/>
                    <w:rFonts w:ascii="Calibri" w:hAnsi="Calibri" w:cs="Calibri"/>
                    <w:color w:val="000000"/>
                    <w:sz w:val="22"/>
                    <w:szCs w:val="22"/>
                  </w:rPr>
                </w:rPrChange>
              </w:rPr>
              <w:pPrChange w:id="6454" w:author="Nick.Tolimieri" w:date="2022-09-13T12:37:00Z">
                <w:pPr>
                  <w:jc w:val="right"/>
                </w:pPr>
              </w:pPrChange>
            </w:pPr>
            <w:ins w:id="6455" w:author="Nick.Tolimieri" w:date="2022-09-13T12:37:00Z">
              <w:r w:rsidRPr="00207938">
                <w:rPr>
                  <w:rFonts w:asciiTheme="minorHAnsi" w:eastAsiaTheme="minorHAnsi" w:hAnsiTheme="minorHAnsi" w:cstheme="minorBidi"/>
                  <w:sz w:val="22"/>
                  <w:szCs w:val="22"/>
                  <w:rPrChange w:id="6456" w:author="Nick.Tolimieri" w:date="2022-09-13T12:37:00Z">
                    <w:rPr>
                      <w:rFonts w:ascii="Calibri" w:hAnsi="Calibri" w:cs="Calibri"/>
                      <w:color w:val="000000"/>
                      <w:sz w:val="22"/>
                      <w:szCs w:val="22"/>
                    </w:rPr>
                  </w:rPrChange>
                </w:rPr>
                <w:t>2016</w:t>
              </w:r>
            </w:ins>
          </w:p>
        </w:tc>
        <w:tc>
          <w:tcPr>
            <w:tcW w:w="960" w:type="dxa"/>
            <w:noWrap/>
            <w:hideMark/>
            <w:tcPrChange w:id="64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58" w:author="Nick.Tolimieri" w:date="2022-09-13T12:37:00Z"/>
                <w:rFonts w:asciiTheme="minorHAnsi" w:eastAsiaTheme="minorHAnsi" w:hAnsiTheme="minorHAnsi" w:cstheme="minorBidi"/>
                <w:sz w:val="22"/>
                <w:szCs w:val="22"/>
                <w:rPrChange w:id="6459" w:author="Nick.Tolimieri" w:date="2022-09-13T12:37:00Z">
                  <w:rPr>
                    <w:ins w:id="6460" w:author="Nick.Tolimieri" w:date="2022-09-13T12:37:00Z"/>
                    <w:rFonts w:ascii="Calibri" w:hAnsi="Calibri" w:cs="Calibri"/>
                    <w:color w:val="000000"/>
                    <w:sz w:val="22"/>
                    <w:szCs w:val="22"/>
                  </w:rPr>
                </w:rPrChange>
              </w:rPr>
              <w:pPrChange w:id="6461" w:author="Nick.Tolimieri" w:date="2022-09-13T12:37:00Z">
                <w:pPr>
                  <w:jc w:val="right"/>
                </w:pPr>
              </w:pPrChange>
            </w:pPr>
            <w:ins w:id="6462" w:author="Nick.Tolimieri" w:date="2022-09-13T12:37:00Z">
              <w:r w:rsidRPr="00207938">
                <w:rPr>
                  <w:rFonts w:asciiTheme="minorHAnsi" w:eastAsiaTheme="minorHAnsi" w:hAnsiTheme="minorHAnsi" w:cstheme="minorBidi"/>
                  <w:sz w:val="22"/>
                  <w:szCs w:val="22"/>
                  <w:rPrChange w:id="6463" w:author="Nick.Tolimieri" w:date="2022-09-13T12:37:00Z">
                    <w:rPr>
                      <w:rFonts w:ascii="Calibri" w:hAnsi="Calibri" w:cs="Calibri"/>
                      <w:color w:val="000000"/>
                      <w:sz w:val="22"/>
                      <w:szCs w:val="22"/>
                    </w:rPr>
                  </w:rPrChange>
                </w:rPr>
                <w:t>0</w:t>
              </w:r>
            </w:ins>
          </w:p>
        </w:tc>
        <w:tc>
          <w:tcPr>
            <w:tcW w:w="960" w:type="dxa"/>
            <w:noWrap/>
            <w:hideMark/>
            <w:tcPrChange w:id="64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65" w:author="Nick.Tolimieri" w:date="2022-09-13T12:37:00Z"/>
                <w:rFonts w:asciiTheme="minorHAnsi" w:eastAsiaTheme="minorHAnsi" w:hAnsiTheme="minorHAnsi" w:cstheme="minorBidi"/>
                <w:sz w:val="22"/>
                <w:szCs w:val="22"/>
                <w:rPrChange w:id="6466" w:author="Nick.Tolimieri" w:date="2022-09-13T12:37:00Z">
                  <w:rPr>
                    <w:ins w:id="6467" w:author="Nick.Tolimieri" w:date="2022-09-13T12:37:00Z"/>
                    <w:rFonts w:ascii="Calibri" w:hAnsi="Calibri" w:cs="Calibri"/>
                    <w:color w:val="000000"/>
                    <w:sz w:val="22"/>
                    <w:szCs w:val="22"/>
                  </w:rPr>
                </w:rPrChange>
              </w:rPr>
              <w:pPrChange w:id="6468" w:author="Nick.Tolimieri" w:date="2022-09-13T12:37:00Z">
                <w:pPr>
                  <w:jc w:val="right"/>
                </w:pPr>
              </w:pPrChange>
            </w:pPr>
            <w:ins w:id="6469" w:author="Nick.Tolimieri" w:date="2022-09-13T12:37:00Z">
              <w:r w:rsidRPr="00207938">
                <w:rPr>
                  <w:rFonts w:asciiTheme="minorHAnsi" w:eastAsiaTheme="minorHAnsi" w:hAnsiTheme="minorHAnsi" w:cstheme="minorBidi"/>
                  <w:sz w:val="22"/>
                  <w:szCs w:val="22"/>
                  <w:rPrChange w:id="6470" w:author="Nick.Tolimieri" w:date="2022-09-13T12:37:00Z">
                    <w:rPr>
                      <w:rFonts w:ascii="Calibri" w:hAnsi="Calibri" w:cs="Calibri"/>
                      <w:color w:val="000000"/>
                      <w:sz w:val="22"/>
                      <w:szCs w:val="22"/>
                    </w:rPr>
                  </w:rPrChange>
                </w:rPr>
                <w:t>116</w:t>
              </w:r>
            </w:ins>
          </w:p>
        </w:tc>
        <w:tc>
          <w:tcPr>
            <w:tcW w:w="960" w:type="dxa"/>
            <w:noWrap/>
            <w:hideMark/>
            <w:tcPrChange w:id="64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72" w:author="Nick.Tolimieri" w:date="2022-09-13T12:37:00Z"/>
                <w:rFonts w:asciiTheme="minorHAnsi" w:eastAsiaTheme="minorHAnsi" w:hAnsiTheme="minorHAnsi" w:cstheme="minorBidi"/>
                <w:sz w:val="22"/>
                <w:szCs w:val="22"/>
                <w:rPrChange w:id="6473" w:author="Nick.Tolimieri" w:date="2022-09-13T12:37:00Z">
                  <w:rPr>
                    <w:ins w:id="6474" w:author="Nick.Tolimieri" w:date="2022-09-13T12:37:00Z"/>
                    <w:rFonts w:ascii="Calibri" w:hAnsi="Calibri" w:cs="Calibri"/>
                    <w:color w:val="000000"/>
                    <w:sz w:val="22"/>
                    <w:szCs w:val="22"/>
                  </w:rPr>
                </w:rPrChange>
              </w:rPr>
              <w:pPrChange w:id="6475" w:author="Nick.Tolimieri" w:date="2022-09-13T12:37:00Z">
                <w:pPr>
                  <w:jc w:val="right"/>
                </w:pPr>
              </w:pPrChange>
            </w:pPr>
            <w:ins w:id="6476" w:author="Nick.Tolimieri" w:date="2022-09-13T12:37:00Z">
              <w:r w:rsidRPr="00207938">
                <w:rPr>
                  <w:rFonts w:asciiTheme="minorHAnsi" w:eastAsiaTheme="minorHAnsi" w:hAnsiTheme="minorHAnsi" w:cstheme="minorBidi"/>
                  <w:sz w:val="22"/>
                  <w:szCs w:val="22"/>
                  <w:rPrChange w:id="6477" w:author="Nick.Tolimieri" w:date="2022-09-13T12:37:00Z">
                    <w:rPr>
                      <w:rFonts w:ascii="Calibri" w:hAnsi="Calibri" w:cs="Calibri"/>
                      <w:color w:val="000000"/>
                      <w:sz w:val="22"/>
                      <w:szCs w:val="22"/>
                    </w:rPr>
                  </w:rPrChange>
                </w:rPr>
                <w:t>5</w:t>
              </w:r>
            </w:ins>
          </w:p>
        </w:tc>
        <w:tc>
          <w:tcPr>
            <w:tcW w:w="960" w:type="dxa"/>
            <w:noWrap/>
            <w:hideMark/>
            <w:tcPrChange w:id="64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79" w:author="Nick.Tolimieri" w:date="2022-09-13T12:37:00Z"/>
                <w:rFonts w:asciiTheme="minorHAnsi" w:eastAsiaTheme="minorHAnsi" w:hAnsiTheme="minorHAnsi" w:cstheme="minorBidi"/>
                <w:sz w:val="22"/>
                <w:szCs w:val="22"/>
                <w:rPrChange w:id="6480" w:author="Nick.Tolimieri" w:date="2022-09-13T12:37:00Z">
                  <w:rPr>
                    <w:ins w:id="6481" w:author="Nick.Tolimieri" w:date="2022-09-13T12:37:00Z"/>
                    <w:rFonts w:ascii="Calibri" w:hAnsi="Calibri" w:cs="Calibri"/>
                    <w:color w:val="000000"/>
                    <w:sz w:val="22"/>
                    <w:szCs w:val="22"/>
                  </w:rPr>
                </w:rPrChange>
              </w:rPr>
              <w:pPrChange w:id="6482" w:author="Nick.Tolimieri" w:date="2022-09-13T12:37:00Z">
                <w:pPr>
                  <w:jc w:val="right"/>
                </w:pPr>
              </w:pPrChange>
            </w:pPr>
            <w:ins w:id="6483" w:author="Nick.Tolimieri" w:date="2022-09-13T12:37:00Z">
              <w:r w:rsidRPr="00207938">
                <w:rPr>
                  <w:rFonts w:asciiTheme="minorHAnsi" w:eastAsiaTheme="minorHAnsi" w:hAnsiTheme="minorHAnsi" w:cstheme="minorBidi"/>
                  <w:sz w:val="22"/>
                  <w:szCs w:val="22"/>
                  <w:rPrChange w:id="6484" w:author="Nick.Tolimieri" w:date="2022-09-13T12:37:00Z">
                    <w:rPr>
                      <w:rFonts w:ascii="Calibri" w:hAnsi="Calibri" w:cs="Calibri"/>
                      <w:color w:val="000000"/>
                      <w:sz w:val="22"/>
                      <w:szCs w:val="22"/>
                    </w:rPr>
                  </w:rPrChange>
                </w:rPr>
                <w:t>108</w:t>
              </w:r>
            </w:ins>
          </w:p>
        </w:tc>
        <w:tc>
          <w:tcPr>
            <w:tcW w:w="960" w:type="dxa"/>
            <w:noWrap/>
            <w:hideMark/>
            <w:tcPrChange w:id="64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86" w:author="Nick.Tolimieri" w:date="2022-09-13T12:37:00Z"/>
                <w:rFonts w:asciiTheme="minorHAnsi" w:eastAsiaTheme="minorHAnsi" w:hAnsiTheme="minorHAnsi" w:cstheme="minorBidi"/>
                <w:sz w:val="22"/>
                <w:szCs w:val="22"/>
                <w:rPrChange w:id="6487" w:author="Nick.Tolimieri" w:date="2022-09-13T12:37:00Z">
                  <w:rPr>
                    <w:ins w:id="6488" w:author="Nick.Tolimieri" w:date="2022-09-13T12:37:00Z"/>
                    <w:rFonts w:ascii="Calibri" w:hAnsi="Calibri" w:cs="Calibri"/>
                    <w:color w:val="000000"/>
                    <w:sz w:val="22"/>
                    <w:szCs w:val="22"/>
                  </w:rPr>
                </w:rPrChange>
              </w:rPr>
              <w:pPrChange w:id="6489" w:author="Nick.Tolimieri" w:date="2022-09-13T12:37:00Z">
                <w:pPr>
                  <w:jc w:val="right"/>
                </w:pPr>
              </w:pPrChange>
            </w:pPr>
            <w:ins w:id="6490" w:author="Nick.Tolimieri" w:date="2022-09-13T12:37:00Z">
              <w:r w:rsidRPr="00207938">
                <w:rPr>
                  <w:rFonts w:asciiTheme="minorHAnsi" w:eastAsiaTheme="minorHAnsi" w:hAnsiTheme="minorHAnsi" w:cstheme="minorBidi"/>
                  <w:sz w:val="22"/>
                  <w:szCs w:val="22"/>
                  <w:rPrChange w:id="6491" w:author="Nick.Tolimieri" w:date="2022-09-13T12:37:00Z">
                    <w:rPr>
                      <w:rFonts w:ascii="Calibri" w:hAnsi="Calibri" w:cs="Calibri"/>
                      <w:color w:val="000000"/>
                      <w:sz w:val="22"/>
                      <w:szCs w:val="22"/>
                    </w:rPr>
                  </w:rPrChange>
                </w:rPr>
                <w:t>5</w:t>
              </w:r>
            </w:ins>
          </w:p>
        </w:tc>
        <w:tc>
          <w:tcPr>
            <w:tcW w:w="960" w:type="dxa"/>
            <w:noWrap/>
            <w:hideMark/>
            <w:tcPrChange w:id="64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493" w:author="Nick.Tolimieri" w:date="2022-09-13T12:37:00Z"/>
                <w:rFonts w:asciiTheme="minorHAnsi" w:eastAsiaTheme="minorHAnsi" w:hAnsiTheme="minorHAnsi" w:cstheme="minorBidi"/>
                <w:sz w:val="22"/>
                <w:szCs w:val="22"/>
                <w:rPrChange w:id="6494" w:author="Nick.Tolimieri" w:date="2022-09-13T12:37:00Z">
                  <w:rPr>
                    <w:ins w:id="6495" w:author="Nick.Tolimieri" w:date="2022-09-13T12:37:00Z"/>
                    <w:rFonts w:ascii="Calibri" w:hAnsi="Calibri" w:cs="Calibri"/>
                    <w:color w:val="000000"/>
                    <w:sz w:val="22"/>
                    <w:szCs w:val="22"/>
                  </w:rPr>
                </w:rPrChange>
              </w:rPr>
              <w:pPrChange w:id="6496" w:author="Nick.Tolimieri" w:date="2022-09-13T12:37:00Z">
                <w:pPr>
                  <w:jc w:val="right"/>
                </w:pPr>
              </w:pPrChange>
            </w:pPr>
            <w:ins w:id="6497" w:author="Nick.Tolimieri" w:date="2022-09-13T12:37:00Z">
              <w:r w:rsidRPr="00207938">
                <w:rPr>
                  <w:rFonts w:asciiTheme="minorHAnsi" w:eastAsiaTheme="minorHAnsi" w:hAnsiTheme="minorHAnsi" w:cstheme="minorBidi"/>
                  <w:sz w:val="22"/>
                  <w:szCs w:val="22"/>
                  <w:rPrChange w:id="6498" w:author="Nick.Tolimieri" w:date="2022-09-13T12:37:00Z">
                    <w:rPr>
                      <w:rFonts w:ascii="Calibri" w:hAnsi="Calibri" w:cs="Calibri"/>
                      <w:color w:val="000000"/>
                      <w:sz w:val="22"/>
                      <w:szCs w:val="22"/>
                    </w:rPr>
                  </w:rPrChange>
                </w:rPr>
                <w:t>38</w:t>
              </w:r>
            </w:ins>
          </w:p>
        </w:tc>
        <w:tc>
          <w:tcPr>
            <w:tcW w:w="960" w:type="dxa"/>
            <w:noWrap/>
            <w:hideMark/>
            <w:tcPrChange w:id="64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00" w:author="Nick.Tolimieri" w:date="2022-09-13T12:37:00Z"/>
                <w:rFonts w:asciiTheme="minorHAnsi" w:eastAsiaTheme="minorHAnsi" w:hAnsiTheme="minorHAnsi" w:cstheme="minorBidi"/>
                <w:sz w:val="22"/>
                <w:szCs w:val="22"/>
                <w:rPrChange w:id="6501" w:author="Nick.Tolimieri" w:date="2022-09-13T12:37:00Z">
                  <w:rPr>
                    <w:ins w:id="6502" w:author="Nick.Tolimieri" w:date="2022-09-13T12:37:00Z"/>
                    <w:rFonts w:ascii="Calibri" w:hAnsi="Calibri" w:cs="Calibri"/>
                    <w:color w:val="000000"/>
                    <w:sz w:val="22"/>
                    <w:szCs w:val="22"/>
                  </w:rPr>
                </w:rPrChange>
              </w:rPr>
              <w:pPrChange w:id="6503" w:author="Nick.Tolimieri" w:date="2022-09-13T12:37:00Z">
                <w:pPr>
                  <w:jc w:val="right"/>
                </w:pPr>
              </w:pPrChange>
            </w:pPr>
            <w:ins w:id="6504" w:author="Nick.Tolimieri" w:date="2022-09-13T12:37:00Z">
              <w:r w:rsidRPr="00207938">
                <w:rPr>
                  <w:rFonts w:asciiTheme="minorHAnsi" w:eastAsiaTheme="minorHAnsi" w:hAnsiTheme="minorHAnsi" w:cstheme="minorBidi"/>
                  <w:sz w:val="22"/>
                  <w:szCs w:val="22"/>
                  <w:rPrChange w:id="6505" w:author="Nick.Tolimieri" w:date="2022-09-13T12:37:00Z">
                    <w:rPr>
                      <w:rFonts w:ascii="Calibri" w:hAnsi="Calibri" w:cs="Calibri"/>
                      <w:color w:val="000000"/>
                      <w:sz w:val="22"/>
                      <w:szCs w:val="22"/>
                    </w:rPr>
                  </w:rPrChange>
                </w:rPr>
                <w:t>1.72</w:t>
              </w:r>
            </w:ins>
          </w:p>
        </w:tc>
        <w:tc>
          <w:tcPr>
            <w:tcW w:w="960" w:type="dxa"/>
            <w:noWrap/>
            <w:hideMark/>
            <w:tcPrChange w:id="65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07" w:author="Nick.Tolimieri" w:date="2022-09-13T12:37:00Z"/>
                <w:rFonts w:asciiTheme="minorHAnsi" w:eastAsiaTheme="minorHAnsi" w:hAnsiTheme="minorHAnsi" w:cstheme="minorBidi"/>
                <w:sz w:val="22"/>
                <w:szCs w:val="22"/>
                <w:rPrChange w:id="6508" w:author="Nick.Tolimieri" w:date="2022-09-13T12:37:00Z">
                  <w:rPr>
                    <w:ins w:id="6509" w:author="Nick.Tolimieri" w:date="2022-09-13T12:37:00Z"/>
                    <w:rFonts w:ascii="Calibri" w:hAnsi="Calibri" w:cs="Calibri"/>
                    <w:color w:val="000000"/>
                    <w:sz w:val="22"/>
                    <w:szCs w:val="22"/>
                  </w:rPr>
                </w:rPrChange>
              </w:rPr>
              <w:pPrChange w:id="6510" w:author="Nick.Tolimieri" w:date="2022-09-13T12:37:00Z">
                <w:pPr>
                  <w:jc w:val="right"/>
                </w:pPr>
              </w:pPrChange>
            </w:pPr>
            <w:ins w:id="6511" w:author="Nick.Tolimieri" w:date="2022-09-13T12:37:00Z">
              <w:r w:rsidRPr="00207938">
                <w:rPr>
                  <w:rFonts w:asciiTheme="minorHAnsi" w:eastAsiaTheme="minorHAnsi" w:hAnsiTheme="minorHAnsi" w:cstheme="minorBidi"/>
                  <w:sz w:val="22"/>
                  <w:szCs w:val="22"/>
                  <w:rPrChange w:id="6512" w:author="Nick.Tolimieri" w:date="2022-09-13T12:37:00Z">
                    <w:rPr>
                      <w:rFonts w:ascii="Calibri" w:hAnsi="Calibri" w:cs="Calibri"/>
                      <w:color w:val="000000"/>
                      <w:sz w:val="22"/>
                      <w:szCs w:val="22"/>
                    </w:rPr>
                  </w:rPrChange>
                </w:rPr>
                <w:t>0.27</w:t>
              </w:r>
            </w:ins>
          </w:p>
        </w:tc>
      </w:tr>
      <w:tr w:rsidR="00207938" w:rsidRPr="00207938" w:rsidTr="00207938">
        <w:trPr>
          <w:divId w:val="365297945"/>
          <w:trHeight w:val="300"/>
          <w:ins w:id="6513" w:author="Nick.Tolimieri" w:date="2022-09-13T12:37:00Z"/>
          <w:trPrChange w:id="6514" w:author="Nick.Tolimieri" w:date="2022-09-13T12:37:00Z">
            <w:trPr>
              <w:divId w:val="365297945"/>
              <w:trHeight w:val="300"/>
            </w:trPr>
          </w:trPrChange>
        </w:trPr>
        <w:tc>
          <w:tcPr>
            <w:tcW w:w="960" w:type="dxa"/>
            <w:noWrap/>
            <w:hideMark/>
            <w:tcPrChange w:id="65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16" w:author="Nick.Tolimieri" w:date="2022-09-13T12:37:00Z"/>
                <w:rFonts w:asciiTheme="minorHAnsi" w:eastAsiaTheme="minorHAnsi" w:hAnsiTheme="minorHAnsi" w:cstheme="minorBidi"/>
                <w:sz w:val="22"/>
                <w:szCs w:val="22"/>
                <w:rPrChange w:id="6517" w:author="Nick.Tolimieri" w:date="2022-09-13T12:37:00Z">
                  <w:rPr>
                    <w:ins w:id="6518" w:author="Nick.Tolimieri" w:date="2022-09-13T12:37:00Z"/>
                    <w:rFonts w:ascii="Calibri" w:hAnsi="Calibri" w:cs="Calibri"/>
                    <w:color w:val="000000"/>
                    <w:sz w:val="22"/>
                    <w:szCs w:val="22"/>
                  </w:rPr>
                </w:rPrChange>
              </w:rPr>
              <w:pPrChange w:id="6519" w:author="Nick.Tolimieri" w:date="2022-09-13T12:37:00Z">
                <w:pPr/>
              </w:pPrChange>
            </w:pPr>
            <w:proofErr w:type="spellStart"/>
            <w:ins w:id="6520" w:author="Nick.Tolimieri" w:date="2022-09-13T12:37:00Z">
              <w:r w:rsidRPr="00207938">
                <w:rPr>
                  <w:rFonts w:asciiTheme="minorHAnsi" w:eastAsiaTheme="minorHAnsi" w:hAnsiTheme="minorHAnsi" w:cstheme="minorBidi"/>
                  <w:sz w:val="22"/>
                  <w:szCs w:val="22"/>
                  <w:rPrChange w:id="652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5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5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524" w:author="Nick.Tolimieri" w:date="2022-09-13T12:37:00Z">
                    <w:rPr>
                      <w:rFonts w:ascii="Calibri" w:hAnsi="Calibri" w:cs="Calibri"/>
                      <w:color w:val="000000"/>
                      <w:sz w:val="22"/>
                      <w:szCs w:val="22"/>
                    </w:rPr>
                  </w:rPrChange>
                </w:rPr>
                <w:t xml:space="preserve"> B.</w:t>
              </w:r>
            </w:ins>
          </w:p>
        </w:tc>
        <w:tc>
          <w:tcPr>
            <w:tcW w:w="960" w:type="dxa"/>
            <w:noWrap/>
            <w:hideMark/>
            <w:tcPrChange w:id="65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26" w:author="Nick.Tolimieri" w:date="2022-09-13T12:37:00Z"/>
                <w:rFonts w:asciiTheme="minorHAnsi" w:eastAsiaTheme="minorHAnsi" w:hAnsiTheme="minorHAnsi" w:cstheme="minorBidi"/>
                <w:sz w:val="22"/>
                <w:szCs w:val="22"/>
                <w:rPrChange w:id="6527" w:author="Nick.Tolimieri" w:date="2022-09-13T12:37:00Z">
                  <w:rPr>
                    <w:ins w:id="6528" w:author="Nick.Tolimieri" w:date="2022-09-13T12:37:00Z"/>
                    <w:rFonts w:ascii="Calibri" w:hAnsi="Calibri" w:cs="Calibri"/>
                    <w:color w:val="000000"/>
                    <w:sz w:val="22"/>
                    <w:szCs w:val="22"/>
                  </w:rPr>
                </w:rPrChange>
              </w:rPr>
              <w:pPrChange w:id="6529" w:author="Nick.Tolimieri" w:date="2022-09-13T12:37:00Z">
                <w:pPr>
                  <w:jc w:val="right"/>
                </w:pPr>
              </w:pPrChange>
            </w:pPr>
            <w:ins w:id="6530" w:author="Nick.Tolimieri" w:date="2022-09-13T12:37:00Z">
              <w:r w:rsidRPr="00207938">
                <w:rPr>
                  <w:rFonts w:asciiTheme="minorHAnsi" w:eastAsiaTheme="minorHAnsi" w:hAnsiTheme="minorHAnsi" w:cstheme="minorBidi"/>
                  <w:sz w:val="22"/>
                  <w:szCs w:val="22"/>
                  <w:rPrChange w:id="6531" w:author="Nick.Tolimieri" w:date="2022-09-13T12:37:00Z">
                    <w:rPr>
                      <w:rFonts w:ascii="Calibri" w:hAnsi="Calibri" w:cs="Calibri"/>
                      <w:color w:val="000000"/>
                      <w:sz w:val="22"/>
                      <w:szCs w:val="22"/>
                    </w:rPr>
                  </w:rPrChange>
                </w:rPr>
                <w:t>2017</w:t>
              </w:r>
            </w:ins>
          </w:p>
        </w:tc>
        <w:tc>
          <w:tcPr>
            <w:tcW w:w="960" w:type="dxa"/>
            <w:noWrap/>
            <w:hideMark/>
            <w:tcPrChange w:id="65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33" w:author="Nick.Tolimieri" w:date="2022-09-13T12:37:00Z"/>
                <w:rFonts w:asciiTheme="minorHAnsi" w:eastAsiaTheme="minorHAnsi" w:hAnsiTheme="minorHAnsi" w:cstheme="minorBidi"/>
                <w:sz w:val="22"/>
                <w:szCs w:val="22"/>
                <w:rPrChange w:id="6534" w:author="Nick.Tolimieri" w:date="2022-09-13T12:37:00Z">
                  <w:rPr>
                    <w:ins w:id="6535" w:author="Nick.Tolimieri" w:date="2022-09-13T12:37:00Z"/>
                    <w:rFonts w:ascii="Calibri" w:hAnsi="Calibri" w:cs="Calibri"/>
                    <w:color w:val="000000"/>
                    <w:sz w:val="22"/>
                    <w:szCs w:val="22"/>
                  </w:rPr>
                </w:rPrChange>
              </w:rPr>
              <w:pPrChange w:id="6536" w:author="Nick.Tolimieri" w:date="2022-09-13T12:37:00Z">
                <w:pPr>
                  <w:jc w:val="right"/>
                </w:pPr>
              </w:pPrChange>
            </w:pPr>
            <w:ins w:id="6537" w:author="Nick.Tolimieri" w:date="2022-09-13T12:37:00Z">
              <w:r w:rsidRPr="00207938">
                <w:rPr>
                  <w:rFonts w:asciiTheme="minorHAnsi" w:eastAsiaTheme="minorHAnsi" w:hAnsiTheme="minorHAnsi" w:cstheme="minorBidi"/>
                  <w:sz w:val="22"/>
                  <w:szCs w:val="22"/>
                  <w:rPrChange w:id="6538" w:author="Nick.Tolimieri" w:date="2022-09-13T12:37:00Z">
                    <w:rPr>
                      <w:rFonts w:ascii="Calibri" w:hAnsi="Calibri" w:cs="Calibri"/>
                      <w:color w:val="000000"/>
                      <w:sz w:val="22"/>
                      <w:szCs w:val="22"/>
                    </w:rPr>
                  </w:rPrChange>
                </w:rPr>
                <w:t>0</w:t>
              </w:r>
            </w:ins>
          </w:p>
        </w:tc>
        <w:tc>
          <w:tcPr>
            <w:tcW w:w="960" w:type="dxa"/>
            <w:noWrap/>
            <w:hideMark/>
            <w:tcPrChange w:id="65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40" w:author="Nick.Tolimieri" w:date="2022-09-13T12:37:00Z"/>
                <w:rFonts w:asciiTheme="minorHAnsi" w:eastAsiaTheme="minorHAnsi" w:hAnsiTheme="minorHAnsi" w:cstheme="minorBidi"/>
                <w:sz w:val="22"/>
                <w:szCs w:val="22"/>
                <w:rPrChange w:id="6541" w:author="Nick.Tolimieri" w:date="2022-09-13T12:37:00Z">
                  <w:rPr>
                    <w:ins w:id="6542" w:author="Nick.Tolimieri" w:date="2022-09-13T12:37:00Z"/>
                    <w:rFonts w:ascii="Calibri" w:hAnsi="Calibri" w:cs="Calibri"/>
                    <w:color w:val="000000"/>
                    <w:sz w:val="22"/>
                    <w:szCs w:val="22"/>
                  </w:rPr>
                </w:rPrChange>
              </w:rPr>
              <w:pPrChange w:id="6543" w:author="Nick.Tolimieri" w:date="2022-09-13T12:37:00Z">
                <w:pPr>
                  <w:jc w:val="right"/>
                </w:pPr>
              </w:pPrChange>
            </w:pPr>
            <w:ins w:id="6544" w:author="Nick.Tolimieri" w:date="2022-09-13T12:37:00Z">
              <w:r w:rsidRPr="00207938">
                <w:rPr>
                  <w:rFonts w:asciiTheme="minorHAnsi" w:eastAsiaTheme="minorHAnsi" w:hAnsiTheme="minorHAnsi" w:cstheme="minorBidi"/>
                  <w:sz w:val="22"/>
                  <w:szCs w:val="22"/>
                  <w:rPrChange w:id="6545" w:author="Nick.Tolimieri" w:date="2022-09-13T12:37:00Z">
                    <w:rPr>
                      <w:rFonts w:ascii="Calibri" w:hAnsi="Calibri" w:cs="Calibri"/>
                      <w:color w:val="000000"/>
                      <w:sz w:val="22"/>
                      <w:szCs w:val="22"/>
                    </w:rPr>
                  </w:rPrChange>
                </w:rPr>
                <w:t>0</w:t>
              </w:r>
            </w:ins>
          </w:p>
        </w:tc>
        <w:tc>
          <w:tcPr>
            <w:tcW w:w="960" w:type="dxa"/>
            <w:noWrap/>
            <w:hideMark/>
            <w:tcPrChange w:id="65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47" w:author="Nick.Tolimieri" w:date="2022-09-13T12:37:00Z"/>
                <w:rFonts w:asciiTheme="minorHAnsi" w:eastAsiaTheme="minorHAnsi" w:hAnsiTheme="minorHAnsi" w:cstheme="minorBidi"/>
                <w:sz w:val="22"/>
                <w:szCs w:val="22"/>
                <w:rPrChange w:id="6548" w:author="Nick.Tolimieri" w:date="2022-09-13T12:37:00Z">
                  <w:rPr>
                    <w:ins w:id="6549" w:author="Nick.Tolimieri" w:date="2022-09-13T12:37:00Z"/>
                    <w:rFonts w:ascii="Calibri" w:hAnsi="Calibri" w:cs="Calibri"/>
                    <w:color w:val="000000"/>
                    <w:sz w:val="22"/>
                    <w:szCs w:val="22"/>
                  </w:rPr>
                </w:rPrChange>
              </w:rPr>
              <w:pPrChange w:id="6550" w:author="Nick.Tolimieri" w:date="2022-09-13T12:37:00Z">
                <w:pPr>
                  <w:jc w:val="right"/>
                </w:pPr>
              </w:pPrChange>
            </w:pPr>
            <w:ins w:id="6551" w:author="Nick.Tolimieri" w:date="2022-09-13T12:37:00Z">
              <w:r w:rsidRPr="00207938">
                <w:rPr>
                  <w:rFonts w:asciiTheme="minorHAnsi" w:eastAsiaTheme="minorHAnsi" w:hAnsiTheme="minorHAnsi" w:cstheme="minorBidi"/>
                  <w:sz w:val="22"/>
                  <w:szCs w:val="22"/>
                  <w:rPrChange w:id="6552" w:author="Nick.Tolimieri" w:date="2022-09-13T12:37:00Z">
                    <w:rPr>
                      <w:rFonts w:ascii="Calibri" w:hAnsi="Calibri" w:cs="Calibri"/>
                      <w:color w:val="000000"/>
                      <w:sz w:val="22"/>
                      <w:szCs w:val="22"/>
                    </w:rPr>
                  </w:rPrChange>
                </w:rPr>
                <w:t>0</w:t>
              </w:r>
            </w:ins>
          </w:p>
        </w:tc>
        <w:tc>
          <w:tcPr>
            <w:tcW w:w="960" w:type="dxa"/>
            <w:noWrap/>
            <w:hideMark/>
            <w:tcPrChange w:id="65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54" w:author="Nick.Tolimieri" w:date="2022-09-13T12:37:00Z"/>
                <w:rFonts w:asciiTheme="minorHAnsi" w:eastAsiaTheme="minorHAnsi" w:hAnsiTheme="minorHAnsi" w:cstheme="minorBidi"/>
                <w:sz w:val="22"/>
                <w:szCs w:val="22"/>
                <w:rPrChange w:id="6555" w:author="Nick.Tolimieri" w:date="2022-09-13T12:37:00Z">
                  <w:rPr>
                    <w:ins w:id="6556" w:author="Nick.Tolimieri" w:date="2022-09-13T12:37:00Z"/>
                    <w:rFonts w:ascii="Calibri" w:hAnsi="Calibri" w:cs="Calibri"/>
                    <w:color w:val="000000"/>
                    <w:sz w:val="22"/>
                    <w:szCs w:val="22"/>
                  </w:rPr>
                </w:rPrChange>
              </w:rPr>
              <w:pPrChange w:id="6557" w:author="Nick.Tolimieri" w:date="2022-09-13T12:37:00Z">
                <w:pPr>
                  <w:jc w:val="right"/>
                </w:pPr>
              </w:pPrChange>
            </w:pPr>
            <w:ins w:id="6558" w:author="Nick.Tolimieri" w:date="2022-09-13T12:37:00Z">
              <w:r w:rsidRPr="00207938">
                <w:rPr>
                  <w:rFonts w:asciiTheme="minorHAnsi" w:eastAsiaTheme="minorHAnsi" w:hAnsiTheme="minorHAnsi" w:cstheme="minorBidi"/>
                  <w:sz w:val="22"/>
                  <w:szCs w:val="22"/>
                  <w:rPrChange w:id="6559" w:author="Nick.Tolimieri" w:date="2022-09-13T12:37:00Z">
                    <w:rPr>
                      <w:rFonts w:ascii="Calibri" w:hAnsi="Calibri" w:cs="Calibri"/>
                      <w:color w:val="000000"/>
                      <w:sz w:val="22"/>
                      <w:szCs w:val="22"/>
                    </w:rPr>
                  </w:rPrChange>
                </w:rPr>
                <w:t>0</w:t>
              </w:r>
            </w:ins>
          </w:p>
        </w:tc>
        <w:tc>
          <w:tcPr>
            <w:tcW w:w="960" w:type="dxa"/>
            <w:noWrap/>
            <w:hideMark/>
            <w:tcPrChange w:id="65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61" w:author="Nick.Tolimieri" w:date="2022-09-13T12:37:00Z"/>
                <w:rFonts w:asciiTheme="minorHAnsi" w:eastAsiaTheme="minorHAnsi" w:hAnsiTheme="minorHAnsi" w:cstheme="minorBidi"/>
                <w:sz w:val="22"/>
                <w:szCs w:val="22"/>
                <w:rPrChange w:id="6562" w:author="Nick.Tolimieri" w:date="2022-09-13T12:37:00Z">
                  <w:rPr>
                    <w:ins w:id="6563" w:author="Nick.Tolimieri" w:date="2022-09-13T12:37:00Z"/>
                    <w:rFonts w:ascii="Calibri" w:hAnsi="Calibri" w:cs="Calibri"/>
                    <w:color w:val="000000"/>
                    <w:sz w:val="22"/>
                    <w:szCs w:val="22"/>
                  </w:rPr>
                </w:rPrChange>
              </w:rPr>
              <w:pPrChange w:id="6564" w:author="Nick.Tolimieri" w:date="2022-09-13T12:37:00Z">
                <w:pPr/>
              </w:pPrChange>
            </w:pPr>
            <w:ins w:id="6565" w:author="Nick.Tolimieri" w:date="2022-09-13T12:37:00Z">
              <w:r w:rsidRPr="00207938">
                <w:rPr>
                  <w:rFonts w:asciiTheme="minorHAnsi" w:eastAsiaTheme="minorHAnsi" w:hAnsiTheme="minorHAnsi" w:cstheme="minorBidi"/>
                  <w:sz w:val="22"/>
                  <w:szCs w:val="22"/>
                  <w:rPrChange w:id="6566" w:author="Nick.Tolimieri" w:date="2022-09-13T12:37:00Z">
                    <w:rPr>
                      <w:rFonts w:ascii="Calibri" w:hAnsi="Calibri" w:cs="Calibri"/>
                      <w:color w:val="000000"/>
                      <w:sz w:val="22"/>
                      <w:szCs w:val="22"/>
                    </w:rPr>
                  </w:rPrChange>
                </w:rPr>
                <w:t>NA</w:t>
              </w:r>
            </w:ins>
          </w:p>
        </w:tc>
        <w:tc>
          <w:tcPr>
            <w:tcW w:w="960" w:type="dxa"/>
            <w:noWrap/>
            <w:hideMark/>
            <w:tcPrChange w:id="65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68" w:author="Nick.Tolimieri" w:date="2022-09-13T12:37:00Z"/>
                <w:rFonts w:asciiTheme="minorHAnsi" w:eastAsiaTheme="minorHAnsi" w:hAnsiTheme="minorHAnsi" w:cstheme="minorBidi"/>
                <w:sz w:val="22"/>
                <w:szCs w:val="22"/>
                <w:rPrChange w:id="6569" w:author="Nick.Tolimieri" w:date="2022-09-13T12:37:00Z">
                  <w:rPr>
                    <w:ins w:id="6570" w:author="Nick.Tolimieri" w:date="2022-09-13T12:37:00Z"/>
                    <w:rFonts w:ascii="Calibri" w:hAnsi="Calibri" w:cs="Calibri"/>
                    <w:color w:val="000000"/>
                    <w:sz w:val="22"/>
                    <w:szCs w:val="22"/>
                  </w:rPr>
                </w:rPrChange>
              </w:rPr>
              <w:pPrChange w:id="6571" w:author="Nick.Tolimieri" w:date="2022-09-13T12:37:00Z">
                <w:pPr/>
              </w:pPrChange>
            </w:pPr>
            <w:ins w:id="6572" w:author="Nick.Tolimieri" w:date="2022-09-13T12:37:00Z">
              <w:r w:rsidRPr="00207938">
                <w:rPr>
                  <w:rFonts w:asciiTheme="minorHAnsi" w:eastAsiaTheme="minorHAnsi" w:hAnsiTheme="minorHAnsi" w:cstheme="minorBidi"/>
                  <w:sz w:val="22"/>
                  <w:szCs w:val="22"/>
                  <w:rPrChange w:id="6573" w:author="Nick.Tolimieri" w:date="2022-09-13T12:37:00Z">
                    <w:rPr>
                      <w:rFonts w:ascii="Calibri" w:hAnsi="Calibri" w:cs="Calibri"/>
                      <w:color w:val="000000"/>
                      <w:sz w:val="22"/>
                      <w:szCs w:val="22"/>
                    </w:rPr>
                  </w:rPrChange>
                </w:rPr>
                <w:t>NA</w:t>
              </w:r>
            </w:ins>
          </w:p>
        </w:tc>
        <w:tc>
          <w:tcPr>
            <w:tcW w:w="960" w:type="dxa"/>
            <w:noWrap/>
            <w:hideMark/>
            <w:tcPrChange w:id="65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75" w:author="Nick.Tolimieri" w:date="2022-09-13T12:37:00Z"/>
                <w:rFonts w:asciiTheme="minorHAnsi" w:eastAsiaTheme="minorHAnsi" w:hAnsiTheme="minorHAnsi" w:cstheme="minorBidi"/>
                <w:sz w:val="22"/>
                <w:szCs w:val="22"/>
                <w:rPrChange w:id="6576" w:author="Nick.Tolimieri" w:date="2022-09-13T12:37:00Z">
                  <w:rPr>
                    <w:ins w:id="6577" w:author="Nick.Tolimieri" w:date="2022-09-13T12:37:00Z"/>
                    <w:rFonts w:ascii="Calibri" w:hAnsi="Calibri" w:cs="Calibri"/>
                    <w:color w:val="000000"/>
                    <w:sz w:val="22"/>
                    <w:szCs w:val="22"/>
                  </w:rPr>
                </w:rPrChange>
              </w:rPr>
              <w:pPrChange w:id="6578" w:author="Nick.Tolimieri" w:date="2022-09-13T12:37:00Z">
                <w:pPr/>
              </w:pPrChange>
            </w:pPr>
            <w:ins w:id="6579" w:author="Nick.Tolimieri" w:date="2022-09-13T12:37:00Z">
              <w:r w:rsidRPr="00207938">
                <w:rPr>
                  <w:rFonts w:asciiTheme="minorHAnsi" w:eastAsiaTheme="minorHAnsi" w:hAnsiTheme="minorHAnsi" w:cstheme="minorBidi"/>
                  <w:sz w:val="22"/>
                  <w:szCs w:val="22"/>
                  <w:rPrChange w:id="6580" w:author="Nick.Tolimieri" w:date="2022-09-13T12:37:00Z">
                    <w:rPr>
                      <w:rFonts w:ascii="Calibri" w:hAnsi="Calibri" w:cs="Calibri"/>
                      <w:color w:val="000000"/>
                      <w:sz w:val="22"/>
                      <w:szCs w:val="22"/>
                    </w:rPr>
                  </w:rPrChange>
                </w:rPr>
                <w:t>NA</w:t>
              </w:r>
            </w:ins>
          </w:p>
        </w:tc>
        <w:tc>
          <w:tcPr>
            <w:tcW w:w="960" w:type="dxa"/>
            <w:noWrap/>
            <w:hideMark/>
            <w:tcPrChange w:id="65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82" w:author="Nick.Tolimieri" w:date="2022-09-13T12:37:00Z"/>
                <w:rFonts w:asciiTheme="minorHAnsi" w:eastAsiaTheme="minorHAnsi" w:hAnsiTheme="minorHAnsi" w:cstheme="minorBidi"/>
                <w:sz w:val="22"/>
                <w:szCs w:val="22"/>
                <w:rPrChange w:id="6583" w:author="Nick.Tolimieri" w:date="2022-09-13T12:37:00Z">
                  <w:rPr>
                    <w:ins w:id="6584" w:author="Nick.Tolimieri" w:date="2022-09-13T12:37:00Z"/>
                    <w:rFonts w:ascii="Calibri" w:hAnsi="Calibri" w:cs="Calibri"/>
                    <w:color w:val="000000"/>
                    <w:sz w:val="22"/>
                    <w:szCs w:val="22"/>
                  </w:rPr>
                </w:rPrChange>
              </w:rPr>
              <w:pPrChange w:id="6585" w:author="Nick.Tolimieri" w:date="2022-09-13T12:37:00Z">
                <w:pPr/>
              </w:pPrChange>
            </w:pPr>
            <w:ins w:id="6586" w:author="Nick.Tolimieri" w:date="2022-09-13T12:37:00Z">
              <w:r w:rsidRPr="00207938">
                <w:rPr>
                  <w:rFonts w:asciiTheme="minorHAnsi" w:eastAsiaTheme="minorHAnsi" w:hAnsiTheme="minorHAnsi" w:cstheme="minorBidi"/>
                  <w:sz w:val="22"/>
                  <w:szCs w:val="22"/>
                  <w:rPrChange w:id="6587"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6588" w:author="Nick.Tolimieri" w:date="2022-09-13T12:37:00Z"/>
          <w:trPrChange w:id="6589" w:author="Nick.Tolimieri" w:date="2022-09-13T12:37:00Z">
            <w:trPr>
              <w:divId w:val="365297945"/>
              <w:trHeight w:val="300"/>
            </w:trPr>
          </w:trPrChange>
        </w:trPr>
        <w:tc>
          <w:tcPr>
            <w:tcW w:w="960" w:type="dxa"/>
            <w:noWrap/>
            <w:hideMark/>
            <w:tcPrChange w:id="65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591" w:author="Nick.Tolimieri" w:date="2022-09-13T12:37:00Z"/>
                <w:rFonts w:asciiTheme="minorHAnsi" w:eastAsiaTheme="minorHAnsi" w:hAnsiTheme="minorHAnsi" w:cstheme="minorBidi"/>
                <w:sz w:val="22"/>
                <w:szCs w:val="22"/>
                <w:rPrChange w:id="6592" w:author="Nick.Tolimieri" w:date="2022-09-13T12:37:00Z">
                  <w:rPr>
                    <w:ins w:id="6593" w:author="Nick.Tolimieri" w:date="2022-09-13T12:37:00Z"/>
                    <w:rFonts w:ascii="Calibri" w:hAnsi="Calibri" w:cs="Calibri"/>
                    <w:color w:val="000000"/>
                    <w:sz w:val="22"/>
                    <w:szCs w:val="22"/>
                  </w:rPr>
                </w:rPrChange>
              </w:rPr>
              <w:pPrChange w:id="6594" w:author="Nick.Tolimieri" w:date="2022-09-13T12:37:00Z">
                <w:pPr/>
              </w:pPrChange>
            </w:pPr>
            <w:proofErr w:type="spellStart"/>
            <w:ins w:id="6595" w:author="Nick.Tolimieri" w:date="2022-09-13T12:37:00Z">
              <w:r w:rsidRPr="00207938">
                <w:rPr>
                  <w:rFonts w:asciiTheme="minorHAnsi" w:eastAsiaTheme="minorHAnsi" w:hAnsiTheme="minorHAnsi" w:cstheme="minorBidi"/>
                  <w:sz w:val="22"/>
                  <w:szCs w:val="22"/>
                  <w:rPrChange w:id="659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59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59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599" w:author="Nick.Tolimieri" w:date="2022-09-13T12:37:00Z">
                    <w:rPr>
                      <w:rFonts w:ascii="Calibri" w:hAnsi="Calibri" w:cs="Calibri"/>
                      <w:color w:val="000000"/>
                      <w:sz w:val="22"/>
                      <w:szCs w:val="22"/>
                    </w:rPr>
                  </w:rPrChange>
                </w:rPr>
                <w:t xml:space="preserve"> B.</w:t>
              </w:r>
            </w:ins>
          </w:p>
        </w:tc>
        <w:tc>
          <w:tcPr>
            <w:tcW w:w="960" w:type="dxa"/>
            <w:noWrap/>
            <w:hideMark/>
            <w:tcPrChange w:id="66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01" w:author="Nick.Tolimieri" w:date="2022-09-13T12:37:00Z"/>
                <w:rFonts w:asciiTheme="minorHAnsi" w:eastAsiaTheme="minorHAnsi" w:hAnsiTheme="minorHAnsi" w:cstheme="minorBidi"/>
                <w:sz w:val="22"/>
                <w:szCs w:val="22"/>
                <w:rPrChange w:id="6602" w:author="Nick.Tolimieri" w:date="2022-09-13T12:37:00Z">
                  <w:rPr>
                    <w:ins w:id="6603" w:author="Nick.Tolimieri" w:date="2022-09-13T12:37:00Z"/>
                    <w:rFonts w:ascii="Calibri" w:hAnsi="Calibri" w:cs="Calibri"/>
                    <w:color w:val="000000"/>
                    <w:sz w:val="22"/>
                    <w:szCs w:val="22"/>
                  </w:rPr>
                </w:rPrChange>
              </w:rPr>
              <w:pPrChange w:id="6604" w:author="Nick.Tolimieri" w:date="2022-09-13T12:37:00Z">
                <w:pPr>
                  <w:jc w:val="right"/>
                </w:pPr>
              </w:pPrChange>
            </w:pPr>
            <w:ins w:id="6605" w:author="Nick.Tolimieri" w:date="2022-09-13T12:37:00Z">
              <w:r w:rsidRPr="00207938">
                <w:rPr>
                  <w:rFonts w:asciiTheme="minorHAnsi" w:eastAsiaTheme="minorHAnsi" w:hAnsiTheme="minorHAnsi" w:cstheme="minorBidi"/>
                  <w:sz w:val="22"/>
                  <w:szCs w:val="22"/>
                  <w:rPrChange w:id="6606" w:author="Nick.Tolimieri" w:date="2022-09-13T12:37:00Z">
                    <w:rPr>
                      <w:rFonts w:ascii="Calibri" w:hAnsi="Calibri" w:cs="Calibri"/>
                      <w:color w:val="000000"/>
                      <w:sz w:val="22"/>
                      <w:szCs w:val="22"/>
                    </w:rPr>
                  </w:rPrChange>
                </w:rPr>
                <w:t>2018</w:t>
              </w:r>
            </w:ins>
          </w:p>
        </w:tc>
        <w:tc>
          <w:tcPr>
            <w:tcW w:w="960" w:type="dxa"/>
            <w:noWrap/>
            <w:hideMark/>
            <w:tcPrChange w:id="66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08" w:author="Nick.Tolimieri" w:date="2022-09-13T12:37:00Z"/>
                <w:rFonts w:asciiTheme="minorHAnsi" w:eastAsiaTheme="minorHAnsi" w:hAnsiTheme="minorHAnsi" w:cstheme="minorBidi"/>
                <w:sz w:val="22"/>
                <w:szCs w:val="22"/>
                <w:rPrChange w:id="6609" w:author="Nick.Tolimieri" w:date="2022-09-13T12:37:00Z">
                  <w:rPr>
                    <w:ins w:id="6610" w:author="Nick.Tolimieri" w:date="2022-09-13T12:37:00Z"/>
                    <w:rFonts w:ascii="Calibri" w:hAnsi="Calibri" w:cs="Calibri"/>
                    <w:color w:val="000000"/>
                    <w:sz w:val="22"/>
                    <w:szCs w:val="22"/>
                  </w:rPr>
                </w:rPrChange>
              </w:rPr>
              <w:pPrChange w:id="6611" w:author="Nick.Tolimieri" w:date="2022-09-13T12:37:00Z">
                <w:pPr>
                  <w:jc w:val="right"/>
                </w:pPr>
              </w:pPrChange>
            </w:pPr>
            <w:ins w:id="6612" w:author="Nick.Tolimieri" w:date="2022-09-13T12:37:00Z">
              <w:r w:rsidRPr="00207938">
                <w:rPr>
                  <w:rFonts w:asciiTheme="minorHAnsi" w:eastAsiaTheme="minorHAnsi" w:hAnsiTheme="minorHAnsi" w:cstheme="minorBidi"/>
                  <w:sz w:val="22"/>
                  <w:szCs w:val="22"/>
                  <w:rPrChange w:id="6613" w:author="Nick.Tolimieri" w:date="2022-09-13T12:37:00Z">
                    <w:rPr>
                      <w:rFonts w:ascii="Calibri" w:hAnsi="Calibri" w:cs="Calibri"/>
                      <w:color w:val="000000"/>
                      <w:sz w:val="22"/>
                      <w:szCs w:val="22"/>
                    </w:rPr>
                  </w:rPrChange>
                </w:rPr>
                <w:t>0</w:t>
              </w:r>
            </w:ins>
          </w:p>
        </w:tc>
        <w:tc>
          <w:tcPr>
            <w:tcW w:w="960" w:type="dxa"/>
            <w:noWrap/>
            <w:hideMark/>
            <w:tcPrChange w:id="66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15" w:author="Nick.Tolimieri" w:date="2022-09-13T12:37:00Z"/>
                <w:rFonts w:asciiTheme="minorHAnsi" w:eastAsiaTheme="minorHAnsi" w:hAnsiTheme="minorHAnsi" w:cstheme="minorBidi"/>
                <w:sz w:val="22"/>
                <w:szCs w:val="22"/>
                <w:rPrChange w:id="6616" w:author="Nick.Tolimieri" w:date="2022-09-13T12:37:00Z">
                  <w:rPr>
                    <w:ins w:id="6617" w:author="Nick.Tolimieri" w:date="2022-09-13T12:37:00Z"/>
                    <w:rFonts w:ascii="Calibri" w:hAnsi="Calibri" w:cs="Calibri"/>
                    <w:color w:val="000000"/>
                    <w:sz w:val="22"/>
                    <w:szCs w:val="22"/>
                  </w:rPr>
                </w:rPrChange>
              </w:rPr>
              <w:pPrChange w:id="6618" w:author="Nick.Tolimieri" w:date="2022-09-13T12:37:00Z">
                <w:pPr>
                  <w:jc w:val="right"/>
                </w:pPr>
              </w:pPrChange>
            </w:pPr>
            <w:ins w:id="6619" w:author="Nick.Tolimieri" w:date="2022-09-13T12:37:00Z">
              <w:r w:rsidRPr="00207938">
                <w:rPr>
                  <w:rFonts w:asciiTheme="minorHAnsi" w:eastAsiaTheme="minorHAnsi" w:hAnsiTheme="minorHAnsi" w:cstheme="minorBidi"/>
                  <w:sz w:val="22"/>
                  <w:szCs w:val="22"/>
                  <w:rPrChange w:id="6620" w:author="Nick.Tolimieri" w:date="2022-09-13T12:37:00Z">
                    <w:rPr>
                      <w:rFonts w:ascii="Calibri" w:hAnsi="Calibri" w:cs="Calibri"/>
                      <w:color w:val="000000"/>
                      <w:sz w:val="22"/>
                      <w:szCs w:val="22"/>
                    </w:rPr>
                  </w:rPrChange>
                </w:rPr>
                <w:t>0</w:t>
              </w:r>
            </w:ins>
          </w:p>
        </w:tc>
        <w:tc>
          <w:tcPr>
            <w:tcW w:w="960" w:type="dxa"/>
            <w:noWrap/>
            <w:hideMark/>
            <w:tcPrChange w:id="66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22" w:author="Nick.Tolimieri" w:date="2022-09-13T12:37:00Z"/>
                <w:rFonts w:asciiTheme="minorHAnsi" w:eastAsiaTheme="minorHAnsi" w:hAnsiTheme="minorHAnsi" w:cstheme="minorBidi"/>
                <w:sz w:val="22"/>
                <w:szCs w:val="22"/>
                <w:rPrChange w:id="6623" w:author="Nick.Tolimieri" w:date="2022-09-13T12:37:00Z">
                  <w:rPr>
                    <w:ins w:id="6624" w:author="Nick.Tolimieri" w:date="2022-09-13T12:37:00Z"/>
                    <w:rFonts w:ascii="Calibri" w:hAnsi="Calibri" w:cs="Calibri"/>
                    <w:color w:val="000000"/>
                    <w:sz w:val="22"/>
                    <w:szCs w:val="22"/>
                  </w:rPr>
                </w:rPrChange>
              </w:rPr>
              <w:pPrChange w:id="6625" w:author="Nick.Tolimieri" w:date="2022-09-13T12:37:00Z">
                <w:pPr>
                  <w:jc w:val="right"/>
                </w:pPr>
              </w:pPrChange>
            </w:pPr>
            <w:ins w:id="6626" w:author="Nick.Tolimieri" w:date="2022-09-13T12:37:00Z">
              <w:r w:rsidRPr="00207938">
                <w:rPr>
                  <w:rFonts w:asciiTheme="minorHAnsi" w:eastAsiaTheme="minorHAnsi" w:hAnsiTheme="minorHAnsi" w:cstheme="minorBidi"/>
                  <w:sz w:val="22"/>
                  <w:szCs w:val="22"/>
                  <w:rPrChange w:id="6627" w:author="Nick.Tolimieri" w:date="2022-09-13T12:37:00Z">
                    <w:rPr>
                      <w:rFonts w:ascii="Calibri" w:hAnsi="Calibri" w:cs="Calibri"/>
                      <w:color w:val="000000"/>
                      <w:sz w:val="22"/>
                      <w:szCs w:val="22"/>
                    </w:rPr>
                  </w:rPrChange>
                </w:rPr>
                <w:t>0</w:t>
              </w:r>
            </w:ins>
          </w:p>
        </w:tc>
        <w:tc>
          <w:tcPr>
            <w:tcW w:w="960" w:type="dxa"/>
            <w:noWrap/>
            <w:hideMark/>
            <w:tcPrChange w:id="66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29" w:author="Nick.Tolimieri" w:date="2022-09-13T12:37:00Z"/>
                <w:rFonts w:asciiTheme="minorHAnsi" w:eastAsiaTheme="minorHAnsi" w:hAnsiTheme="minorHAnsi" w:cstheme="minorBidi"/>
                <w:sz w:val="22"/>
                <w:szCs w:val="22"/>
                <w:rPrChange w:id="6630" w:author="Nick.Tolimieri" w:date="2022-09-13T12:37:00Z">
                  <w:rPr>
                    <w:ins w:id="6631" w:author="Nick.Tolimieri" w:date="2022-09-13T12:37:00Z"/>
                    <w:rFonts w:ascii="Calibri" w:hAnsi="Calibri" w:cs="Calibri"/>
                    <w:color w:val="000000"/>
                    <w:sz w:val="22"/>
                    <w:szCs w:val="22"/>
                  </w:rPr>
                </w:rPrChange>
              </w:rPr>
              <w:pPrChange w:id="6632" w:author="Nick.Tolimieri" w:date="2022-09-13T12:37:00Z">
                <w:pPr>
                  <w:jc w:val="right"/>
                </w:pPr>
              </w:pPrChange>
            </w:pPr>
            <w:ins w:id="6633" w:author="Nick.Tolimieri" w:date="2022-09-13T12:37:00Z">
              <w:r w:rsidRPr="00207938">
                <w:rPr>
                  <w:rFonts w:asciiTheme="minorHAnsi" w:eastAsiaTheme="minorHAnsi" w:hAnsiTheme="minorHAnsi" w:cstheme="minorBidi"/>
                  <w:sz w:val="22"/>
                  <w:szCs w:val="22"/>
                  <w:rPrChange w:id="6634" w:author="Nick.Tolimieri" w:date="2022-09-13T12:37:00Z">
                    <w:rPr>
                      <w:rFonts w:ascii="Calibri" w:hAnsi="Calibri" w:cs="Calibri"/>
                      <w:color w:val="000000"/>
                      <w:sz w:val="22"/>
                      <w:szCs w:val="22"/>
                    </w:rPr>
                  </w:rPrChange>
                </w:rPr>
                <w:t>0</w:t>
              </w:r>
            </w:ins>
          </w:p>
        </w:tc>
        <w:tc>
          <w:tcPr>
            <w:tcW w:w="960" w:type="dxa"/>
            <w:noWrap/>
            <w:hideMark/>
            <w:tcPrChange w:id="66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36" w:author="Nick.Tolimieri" w:date="2022-09-13T12:37:00Z"/>
                <w:rFonts w:asciiTheme="minorHAnsi" w:eastAsiaTheme="minorHAnsi" w:hAnsiTheme="minorHAnsi" w:cstheme="minorBidi"/>
                <w:sz w:val="22"/>
                <w:szCs w:val="22"/>
                <w:rPrChange w:id="6637" w:author="Nick.Tolimieri" w:date="2022-09-13T12:37:00Z">
                  <w:rPr>
                    <w:ins w:id="6638" w:author="Nick.Tolimieri" w:date="2022-09-13T12:37:00Z"/>
                    <w:rFonts w:ascii="Calibri" w:hAnsi="Calibri" w:cs="Calibri"/>
                    <w:color w:val="000000"/>
                    <w:sz w:val="22"/>
                    <w:szCs w:val="22"/>
                  </w:rPr>
                </w:rPrChange>
              </w:rPr>
              <w:pPrChange w:id="6639" w:author="Nick.Tolimieri" w:date="2022-09-13T12:37:00Z">
                <w:pPr/>
              </w:pPrChange>
            </w:pPr>
            <w:ins w:id="6640" w:author="Nick.Tolimieri" w:date="2022-09-13T12:37:00Z">
              <w:r w:rsidRPr="00207938">
                <w:rPr>
                  <w:rFonts w:asciiTheme="minorHAnsi" w:eastAsiaTheme="minorHAnsi" w:hAnsiTheme="minorHAnsi" w:cstheme="minorBidi"/>
                  <w:sz w:val="22"/>
                  <w:szCs w:val="22"/>
                  <w:rPrChange w:id="6641" w:author="Nick.Tolimieri" w:date="2022-09-13T12:37:00Z">
                    <w:rPr>
                      <w:rFonts w:ascii="Calibri" w:hAnsi="Calibri" w:cs="Calibri"/>
                      <w:color w:val="000000"/>
                      <w:sz w:val="22"/>
                      <w:szCs w:val="22"/>
                    </w:rPr>
                  </w:rPrChange>
                </w:rPr>
                <w:t>NA</w:t>
              </w:r>
            </w:ins>
          </w:p>
        </w:tc>
        <w:tc>
          <w:tcPr>
            <w:tcW w:w="960" w:type="dxa"/>
            <w:noWrap/>
            <w:hideMark/>
            <w:tcPrChange w:id="66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43" w:author="Nick.Tolimieri" w:date="2022-09-13T12:37:00Z"/>
                <w:rFonts w:asciiTheme="minorHAnsi" w:eastAsiaTheme="minorHAnsi" w:hAnsiTheme="minorHAnsi" w:cstheme="minorBidi"/>
                <w:sz w:val="22"/>
                <w:szCs w:val="22"/>
                <w:rPrChange w:id="6644" w:author="Nick.Tolimieri" w:date="2022-09-13T12:37:00Z">
                  <w:rPr>
                    <w:ins w:id="6645" w:author="Nick.Tolimieri" w:date="2022-09-13T12:37:00Z"/>
                    <w:rFonts w:ascii="Calibri" w:hAnsi="Calibri" w:cs="Calibri"/>
                    <w:color w:val="000000"/>
                    <w:sz w:val="22"/>
                    <w:szCs w:val="22"/>
                  </w:rPr>
                </w:rPrChange>
              </w:rPr>
              <w:pPrChange w:id="6646" w:author="Nick.Tolimieri" w:date="2022-09-13T12:37:00Z">
                <w:pPr/>
              </w:pPrChange>
            </w:pPr>
            <w:ins w:id="6647" w:author="Nick.Tolimieri" w:date="2022-09-13T12:37:00Z">
              <w:r w:rsidRPr="00207938">
                <w:rPr>
                  <w:rFonts w:asciiTheme="minorHAnsi" w:eastAsiaTheme="minorHAnsi" w:hAnsiTheme="minorHAnsi" w:cstheme="minorBidi"/>
                  <w:sz w:val="22"/>
                  <w:szCs w:val="22"/>
                  <w:rPrChange w:id="6648" w:author="Nick.Tolimieri" w:date="2022-09-13T12:37:00Z">
                    <w:rPr>
                      <w:rFonts w:ascii="Calibri" w:hAnsi="Calibri" w:cs="Calibri"/>
                      <w:color w:val="000000"/>
                      <w:sz w:val="22"/>
                      <w:szCs w:val="22"/>
                    </w:rPr>
                  </w:rPrChange>
                </w:rPr>
                <w:t>NA</w:t>
              </w:r>
            </w:ins>
          </w:p>
        </w:tc>
        <w:tc>
          <w:tcPr>
            <w:tcW w:w="960" w:type="dxa"/>
            <w:noWrap/>
            <w:hideMark/>
            <w:tcPrChange w:id="66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50" w:author="Nick.Tolimieri" w:date="2022-09-13T12:37:00Z"/>
                <w:rFonts w:asciiTheme="minorHAnsi" w:eastAsiaTheme="minorHAnsi" w:hAnsiTheme="minorHAnsi" w:cstheme="minorBidi"/>
                <w:sz w:val="22"/>
                <w:szCs w:val="22"/>
                <w:rPrChange w:id="6651" w:author="Nick.Tolimieri" w:date="2022-09-13T12:37:00Z">
                  <w:rPr>
                    <w:ins w:id="6652" w:author="Nick.Tolimieri" w:date="2022-09-13T12:37:00Z"/>
                    <w:rFonts w:ascii="Calibri" w:hAnsi="Calibri" w:cs="Calibri"/>
                    <w:color w:val="000000"/>
                    <w:sz w:val="22"/>
                    <w:szCs w:val="22"/>
                  </w:rPr>
                </w:rPrChange>
              </w:rPr>
              <w:pPrChange w:id="6653" w:author="Nick.Tolimieri" w:date="2022-09-13T12:37:00Z">
                <w:pPr/>
              </w:pPrChange>
            </w:pPr>
            <w:ins w:id="6654" w:author="Nick.Tolimieri" w:date="2022-09-13T12:37:00Z">
              <w:r w:rsidRPr="00207938">
                <w:rPr>
                  <w:rFonts w:asciiTheme="minorHAnsi" w:eastAsiaTheme="minorHAnsi" w:hAnsiTheme="minorHAnsi" w:cstheme="minorBidi"/>
                  <w:sz w:val="22"/>
                  <w:szCs w:val="22"/>
                  <w:rPrChange w:id="6655" w:author="Nick.Tolimieri" w:date="2022-09-13T12:37:00Z">
                    <w:rPr>
                      <w:rFonts w:ascii="Calibri" w:hAnsi="Calibri" w:cs="Calibri"/>
                      <w:color w:val="000000"/>
                      <w:sz w:val="22"/>
                      <w:szCs w:val="22"/>
                    </w:rPr>
                  </w:rPrChange>
                </w:rPr>
                <w:t>NA</w:t>
              </w:r>
            </w:ins>
          </w:p>
        </w:tc>
        <w:tc>
          <w:tcPr>
            <w:tcW w:w="960" w:type="dxa"/>
            <w:noWrap/>
            <w:hideMark/>
            <w:tcPrChange w:id="66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57" w:author="Nick.Tolimieri" w:date="2022-09-13T12:37:00Z"/>
                <w:rFonts w:asciiTheme="minorHAnsi" w:eastAsiaTheme="minorHAnsi" w:hAnsiTheme="minorHAnsi" w:cstheme="minorBidi"/>
                <w:sz w:val="22"/>
                <w:szCs w:val="22"/>
                <w:rPrChange w:id="6658" w:author="Nick.Tolimieri" w:date="2022-09-13T12:37:00Z">
                  <w:rPr>
                    <w:ins w:id="6659" w:author="Nick.Tolimieri" w:date="2022-09-13T12:37:00Z"/>
                    <w:rFonts w:ascii="Calibri" w:hAnsi="Calibri" w:cs="Calibri"/>
                    <w:color w:val="000000"/>
                    <w:sz w:val="22"/>
                    <w:szCs w:val="22"/>
                  </w:rPr>
                </w:rPrChange>
              </w:rPr>
              <w:pPrChange w:id="6660" w:author="Nick.Tolimieri" w:date="2022-09-13T12:37:00Z">
                <w:pPr/>
              </w:pPrChange>
            </w:pPr>
            <w:ins w:id="6661" w:author="Nick.Tolimieri" w:date="2022-09-13T12:37:00Z">
              <w:r w:rsidRPr="00207938">
                <w:rPr>
                  <w:rFonts w:asciiTheme="minorHAnsi" w:eastAsiaTheme="minorHAnsi" w:hAnsiTheme="minorHAnsi" w:cstheme="minorBidi"/>
                  <w:sz w:val="22"/>
                  <w:szCs w:val="22"/>
                  <w:rPrChange w:id="6662"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6663" w:author="Nick.Tolimieri" w:date="2022-09-13T12:37:00Z"/>
          <w:trPrChange w:id="6664" w:author="Nick.Tolimieri" w:date="2022-09-13T12:37:00Z">
            <w:trPr>
              <w:divId w:val="365297945"/>
              <w:trHeight w:val="300"/>
            </w:trPr>
          </w:trPrChange>
        </w:trPr>
        <w:tc>
          <w:tcPr>
            <w:tcW w:w="960" w:type="dxa"/>
            <w:noWrap/>
            <w:hideMark/>
            <w:tcPrChange w:id="66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66" w:author="Nick.Tolimieri" w:date="2022-09-13T12:37:00Z"/>
                <w:rFonts w:asciiTheme="minorHAnsi" w:eastAsiaTheme="minorHAnsi" w:hAnsiTheme="minorHAnsi" w:cstheme="minorBidi"/>
                <w:sz w:val="22"/>
                <w:szCs w:val="22"/>
                <w:rPrChange w:id="6667" w:author="Nick.Tolimieri" w:date="2022-09-13T12:37:00Z">
                  <w:rPr>
                    <w:ins w:id="6668" w:author="Nick.Tolimieri" w:date="2022-09-13T12:37:00Z"/>
                    <w:rFonts w:ascii="Calibri" w:hAnsi="Calibri" w:cs="Calibri"/>
                    <w:color w:val="000000"/>
                    <w:sz w:val="22"/>
                    <w:szCs w:val="22"/>
                  </w:rPr>
                </w:rPrChange>
              </w:rPr>
              <w:pPrChange w:id="6669" w:author="Nick.Tolimieri" w:date="2022-09-13T12:37:00Z">
                <w:pPr/>
              </w:pPrChange>
            </w:pPr>
            <w:proofErr w:type="spellStart"/>
            <w:ins w:id="6670" w:author="Nick.Tolimieri" w:date="2022-09-13T12:37:00Z">
              <w:r w:rsidRPr="00207938">
                <w:rPr>
                  <w:rFonts w:asciiTheme="minorHAnsi" w:eastAsiaTheme="minorHAnsi" w:hAnsiTheme="minorHAnsi" w:cstheme="minorBidi"/>
                  <w:sz w:val="22"/>
                  <w:szCs w:val="22"/>
                  <w:rPrChange w:id="6671"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67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67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674" w:author="Nick.Tolimieri" w:date="2022-09-13T12:37:00Z">
                    <w:rPr>
                      <w:rFonts w:ascii="Calibri" w:hAnsi="Calibri" w:cs="Calibri"/>
                      <w:color w:val="000000"/>
                      <w:sz w:val="22"/>
                      <w:szCs w:val="22"/>
                    </w:rPr>
                  </w:rPrChange>
                </w:rPr>
                <w:t xml:space="preserve"> B.</w:t>
              </w:r>
            </w:ins>
          </w:p>
        </w:tc>
        <w:tc>
          <w:tcPr>
            <w:tcW w:w="960" w:type="dxa"/>
            <w:noWrap/>
            <w:hideMark/>
            <w:tcPrChange w:id="66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76" w:author="Nick.Tolimieri" w:date="2022-09-13T12:37:00Z"/>
                <w:rFonts w:asciiTheme="minorHAnsi" w:eastAsiaTheme="minorHAnsi" w:hAnsiTheme="minorHAnsi" w:cstheme="minorBidi"/>
                <w:sz w:val="22"/>
                <w:szCs w:val="22"/>
                <w:rPrChange w:id="6677" w:author="Nick.Tolimieri" w:date="2022-09-13T12:37:00Z">
                  <w:rPr>
                    <w:ins w:id="6678" w:author="Nick.Tolimieri" w:date="2022-09-13T12:37:00Z"/>
                    <w:rFonts w:ascii="Calibri" w:hAnsi="Calibri" w:cs="Calibri"/>
                    <w:color w:val="000000"/>
                    <w:sz w:val="22"/>
                    <w:szCs w:val="22"/>
                  </w:rPr>
                </w:rPrChange>
              </w:rPr>
              <w:pPrChange w:id="6679" w:author="Nick.Tolimieri" w:date="2022-09-13T12:37:00Z">
                <w:pPr>
                  <w:jc w:val="right"/>
                </w:pPr>
              </w:pPrChange>
            </w:pPr>
            <w:ins w:id="6680" w:author="Nick.Tolimieri" w:date="2022-09-13T12:37:00Z">
              <w:r w:rsidRPr="00207938">
                <w:rPr>
                  <w:rFonts w:asciiTheme="minorHAnsi" w:eastAsiaTheme="minorHAnsi" w:hAnsiTheme="minorHAnsi" w:cstheme="minorBidi"/>
                  <w:sz w:val="22"/>
                  <w:szCs w:val="22"/>
                  <w:rPrChange w:id="6681" w:author="Nick.Tolimieri" w:date="2022-09-13T12:37:00Z">
                    <w:rPr>
                      <w:rFonts w:ascii="Calibri" w:hAnsi="Calibri" w:cs="Calibri"/>
                      <w:color w:val="000000"/>
                      <w:sz w:val="22"/>
                      <w:szCs w:val="22"/>
                    </w:rPr>
                  </w:rPrChange>
                </w:rPr>
                <w:t>2019</w:t>
              </w:r>
            </w:ins>
          </w:p>
        </w:tc>
        <w:tc>
          <w:tcPr>
            <w:tcW w:w="960" w:type="dxa"/>
            <w:noWrap/>
            <w:hideMark/>
            <w:tcPrChange w:id="66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83" w:author="Nick.Tolimieri" w:date="2022-09-13T12:37:00Z"/>
                <w:rFonts w:asciiTheme="minorHAnsi" w:eastAsiaTheme="minorHAnsi" w:hAnsiTheme="minorHAnsi" w:cstheme="minorBidi"/>
                <w:sz w:val="22"/>
                <w:szCs w:val="22"/>
                <w:rPrChange w:id="6684" w:author="Nick.Tolimieri" w:date="2022-09-13T12:37:00Z">
                  <w:rPr>
                    <w:ins w:id="6685" w:author="Nick.Tolimieri" w:date="2022-09-13T12:37:00Z"/>
                    <w:rFonts w:ascii="Calibri" w:hAnsi="Calibri" w:cs="Calibri"/>
                    <w:color w:val="000000"/>
                    <w:sz w:val="22"/>
                    <w:szCs w:val="22"/>
                  </w:rPr>
                </w:rPrChange>
              </w:rPr>
              <w:pPrChange w:id="6686" w:author="Nick.Tolimieri" w:date="2022-09-13T12:37:00Z">
                <w:pPr>
                  <w:jc w:val="right"/>
                </w:pPr>
              </w:pPrChange>
            </w:pPr>
            <w:ins w:id="6687" w:author="Nick.Tolimieri" w:date="2022-09-13T12:37:00Z">
              <w:r w:rsidRPr="00207938">
                <w:rPr>
                  <w:rFonts w:asciiTheme="minorHAnsi" w:eastAsiaTheme="minorHAnsi" w:hAnsiTheme="minorHAnsi" w:cstheme="minorBidi"/>
                  <w:sz w:val="22"/>
                  <w:szCs w:val="22"/>
                  <w:rPrChange w:id="6688" w:author="Nick.Tolimieri" w:date="2022-09-13T12:37:00Z">
                    <w:rPr>
                      <w:rFonts w:ascii="Calibri" w:hAnsi="Calibri" w:cs="Calibri"/>
                      <w:color w:val="000000"/>
                      <w:sz w:val="22"/>
                      <w:szCs w:val="22"/>
                    </w:rPr>
                  </w:rPrChange>
                </w:rPr>
                <w:t>9</w:t>
              </w:r>
            </w:ins>
          </w:p>
        </w:tc>
        <w:tc>
          <w:tcPr>
            <w:tcW w:w="960" w:type="dxa"/>
            <w:noWrap/>
            <w:hideMark/>
            <w:tcPrChange w:id="66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90" w:author="Nick.Tolimieri" w:date="2022-09-13T12:37:00Z"/>
                <w:rFonts w:asciiTheme="minorHAnsi" w:eastAsiaTheme="minorHAnsi" w:hAnsiTheme="minorHAnsi" w:cstheme="minorBidi"/>
                <w:sz w:val="22"/>
                <w:szCs w:val="22"/>
                <w:rPrChange w:id="6691" w:author="Nick.Tolimieri" w:date="2022-09-13T12:37:00Z">
                  <w:rPr>
                    <w:ins w:id="6692" w:author="Nick.Tolimieri" w:date="2022-09-13T12:37:00Z"/>
                    <w:rFonts w:ascii="Calibri" w:hAnsi="Calibri" w:cs="Calibri"/>
                    <w:color w:val="000000"/>
                    <w:sz w:val="22"/>
                    <w:szCs w:val="22"/>
                  </w:rPr>
                </w:rPrChange>
              </w:rPr>
              <w:pPrChange w:id="6693" w:author="Nick.Tolimieri" w:date="2022-09-13T12:37:00Z">
                <w:pPr>
                  <w:jc w:val="right"/>
                </w:pPr>
              </w:pPrChange>
            </w:pPr>
            <w:ins w:id="6694" w:author="Nick.Tolimieri" w:date="2022-09-13T12:37:00Z">
              <w:r w:rsidRPr="00207938">
                <w:rPr>
                  <w:rFonts w:asciiTheme="minorHAnsi" w:eastAsiaTheme="minorHAnsi" w:hAnsiTheme="minorHAnsi" w:cstheme="minorBidi"/>
                  <w:sz w:val="22"/>
                  <w:szCs w:val="22"/>
                  <w:rPrChange w:id="6695" w:author="Nick.Tolimieri" w:date="2022-09-13T12:37:00Z">
                    <w:rPr>
                      <w:rFonts w:ascii="Calibri" w:hAnsi="Calibri" w:cs="Calibri"/>
                      <w:color w:val="000000"/>
                      <w:sz w:val="22"/>
                      <w:szCs w:val="22"/>
                    </w:rPr>
                  </w:rPrChange>
                </w:rPr>
                <w:t>43</w:t>
              </w:r>
            </w:ins>
          </w:p>
        </w:tc>
        <w:tc>
          <w:tcPr>
            <w:tcW w:w="960" w:type="dxa"/>
            <w:noWrap/>
            <w:hideMark/>
            <w:tcPrChange w:id="66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697" w:author="Nick.Tolimieri" w:date="2022-09-13T12:37:00Z"/>
                <w:rFonts w:asciiTheme="minorHAnsi" w:eastAsiaTheme="minorHAnsi" w:hAnsiTheme="minorHAnsi" w:cstheme="minorBidi"/>
                <w:sz w:val="22"/>
                <w:szCs w:val="22"/>
                <w:rPrChange w:id="6698" w:author="Nick.Tolimieri" w:date="2022-09-13T12:37:00Z">
                  <w:rPr>
                    <w:ins w:id="6699" w:author="Nick.Tolimieri" w:date="2022-09-13T12:37:00Z"/>
                    <w:rFonts w:ascii="Calibri" w:hAnsi="Calibri" w:cs="Calibri"/>
                    <w:color w:val="000000"/>
                    <w:sz w:val="22"/>
                    <w:szCs w:val="22"/>
                  </w:rPr>
                </w:rPrChange>
              </w:rPr>
              <w:pPrChange w:id="6700" w:author="Nick.Tolimieri" w:date="2022-09-13T12:37:00Z">
                <w:pPr>
                  <w:jc w:val="right"/>
                </w:pPr>
              </w:pPrChange>
            </w:pPr>
            <w:ins w:id="6701" w:author="Nick.Tolimieri" w:date="2022-09-13T12:37:00Z">
              <w:r w:rsidRPr="00207938">
                <w:rPr>
                  <w:rFonts w:asciiTheme="minorHAnsi" w:eastAsiaTheme="minorHAnsi" w:hAnsiTheme="minorHAnsi" w:cstheme="minorBidi"/>
                  <w:sz w:val="22"/>
                  <w:szCs w:val="22"/>
                  <w:rPrChange w:id="6702" w:author="Nick.Tolimieri" w:date="2022-09-13T12:37:00Z">
                    <w:rPr>
                      <w:rFonts w:ascii="Calibri" w:hAnsi="Calibri" w:cs="Calibri"/>
                      <w:color w:val="000000"/>
                      <w:sz w:val="22"/>
                      <w:szCs w:val="22"/>
                    </w:rPr>
                  </w:rPrChange>
                </w:rPr>
                <w:t>3</w:t>
              </w:r>
            </w:ins>
          </w:p>
        </w:tc>
        <w:tc>
          <w:tcPr>
            <w:tcW w:w="960" w:type="dxa"/>
            <w:noWrap/>
            <w:hideMark/>
            <w:tcPrChange w:id="67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04" w:author="Nick.Tolimieri" w:date="2022-09-13T12:37:00Z"/>
                <w:rFonts w:asciiTheme="minorHAnsi" w:eastAsiaTheme="minorHAnsi" w:hAnsiTheme="minorHAnsi" w:cstheme="minorBidi"/>
                <w:sz w:val="22"/>
                <w:szCs w:val="22"/>
                <w:rPrChange w:id="6705" w:author="Nick.Tolimieri" w:date="2022-09-13T12:37:00Z">
                  <w:rPr>
                    <w:ins w:id="6706" w:author="Nick.Tolimieri" w:date="2022-09-13T12:37:00Z"/>
                    <w:rFonts w:ascii="Calibri" w:hAnsi="Calibri" w:cs="Calibri"/>
                    <w:color w:val="000000"/>
                    <w:sz w:val="22"/>
                    <w:szCs w:val="22"/>
                  </w:rPr>
                </w:rPrChange>
              </w:rPr>
              <w:pPrChange w:id="6707" w:author="Nick.Tolimieri" w:date="2022-09-13T12:37:00Z">
                <w:pPr>
                  <w:jc w:val="right"/>
                </w:pPr>
              </w:pPrChange>
            </w:pPr>
            <w:ins w:id="6708" w:author="Nick.Tolimieri" w:date="2022-09-13T12:37:00Z">
              <w:r w:rsidRPr="00207938">
                <w:rPr>
                  <w:rFonts w:asciiTheme="minorHAnsi" w:eastAsiaTheme="minorHAnsi" w:hAnsiTheme="minorHAnsi" w:cstheme="minorBidi"/>
                  <w:sz w:val="22"/>
                  <w:szCs w:val="22"/>
                  <w:rPrChange w:id="6709" w:author="Nick.Tolimieri" w:date="2022-09-13T12:37:00Z">
                    <w:rPr>
                      <w:rFonts w:ascii="Calibri" w:hAnsi="Calibri" w:cs="Calibri"/>
                      <w:color w:val="000000"/>
                      <w:sz w:val="22"/>
                      <w:szCs w:val="22"/>
                    </w:rPr>
                  </w:rPrChange>
                </w:rPr>
                <w:t>26</w:t>
              </w:r>
            </w:ins>
          </w:p>
        </w:tc>
        <w:tc>
          <w:tcPr>
            <w:tcW w:w="960" w:type="dxa"/>
            <w:noWrap/>
            <w:hideMark/>
            <w:tcPrChange w:id="67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11" w:author="Nick.Tolimieri" w:date="2022-09-13T12:37:00Z"/>
                <w:rFonts w:asciiTheme="minorHAnsi" w:eastAsiaTheme="minorHAnsi" w:hAnsiTheme="minorHAnsi" w:cstheme="minorBidi"/>
                <w:sz w:val="22"/>
                <w:szCs w:val="22"/>
                <w:rPrChange w:id="6712" w:author="Nick.Tolimieri" w:date="2022-09-13T12:37:00Z">
                  <w:rPr>
                    <w:ins w:id="6713" w:author="Nick.Tolimieri" w:date="2022-09-13T12:37:00Z"/>
                    <w:rFonts w:ascii="Calibri" w:hAnsi="Calibri" w:cs="Calibri"/>
                    <w:color w:val="000000"/>
                    <w:sz w:val="22"/>
                    <w:szCs w:val="22"/>
                  </w:rPr>
                </w:rPrChange>
              </w:rPr>
              <w:pPrChange w:id="6714" w:author="Nick.Tolimieri" w:date="2022-09-13T12:37:00Z">
                <w:pPr>
                  <w:jc w:val="right"/>
                </w:pPr>
              </w:pPrChange>
            </w:pPr>
            <w:ins w:id="6715" w:author="Nick.Tolimieri" w:date="2022-09-13T12:37:00Z">
              <w:r w:rsidRPr="00207938">
                <w:rPr>
                  <w:rFonts w:asciiTheme="minorHAnsi" w:eastAsiaTheme="minorHAnsi" w:hAnsiTheme="minorHAnsi" w:cstheme="minorBidi"/>
                  <w:sz w:val="22"/>
                  <w:szCs w:val="22"/>
                  <w:rPrChange w:id="6716" w:author="Nick.Tolimieri" w:date="2022-09-13T12:37:00Z">
                    <w:rPr>
                      <w:rFonts w:ascii="Calibri" w:hAnsi="Calibri" w:cs="Calibri"/>
                      <w:color w:val="000000"/>
                      <w:sz w:val="22"/>
                      <w:szCs w:val="22"/>
                    </w:rPr>
                  </w:rPrChange>
                </w:rPr>
                <w:t>5</w:t>
              </w:r>
            </w:ins>
          </w:p>
        </w:tc>
        <w:tc>
          <w:tcPr>
            <w:tcW w:w="960" w:type="dxa"/>
            <w:noWrap/>
            <w:hideMark/>
            <w:tcPrChange w:id="67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18" w:author="Nick.Tolimieri" w:date="2022-09-13T12:37:00Z"/>
                <w:rFonts w:asciiTheme="minorHAnsi" w:eastAsiaTheme="minorHAnsi" w:hAnsiTheme="minorHAnsi" w:cstheme="minorBidi"/>
                <w:sz w:val="22"/>
                <w:szCs w:val="22"/>
                <w:rPrChange w:id="6719" w:author="Nick.Tolimieri" w:date="2022-09-13T12:37:00Z">
                  <w:rPr>
                    <w:ins w:id="6720" w:author="Nick.Tolimieri" w:date="2022-09-13T12:37:00Z"/>
                    <w:rFonts w:ascii="Calibri" w:hAnsi="Calibri" w:cs="Calibri"/>
                    <w:color w:val="000000"/>
                    <w:sz w:val="22"/>
                    <w:szCs w:val="22"/>
                  </w:rPr>
                </w:rPrChange>
              </w:rPr>
              <w:pPrChange w:id="6721" w:author="Nick.Tolimieri" w:date="2022-09-13T12:37:00Z">
                <w:pPr>
                  <w:jc w:val="right"/>
                </w:pPr>
              </w:pPrChange>
            </w:pPr>
            <w:ins w:id="6722" w:author="Nick.Tolimieri" w:date="2022-09-13T12:37:00Z">
              <w:r w:rsidRPr="00207938">
                <w:rPr>
                  <w:rFonts w:asciiTheme="minorHAnsi" w:eastAsiaTheme="minorHAnsi" w:hAnsiTheme="minorHAnsi" w:cstheme="minorBidi"/>
                  <w:sz w:val="22"/>
                  <w:szCs w:val="22"/>
                  <w:rPrChange w:id="6723" w:author="Nick.Tolimieri" w:date="2022-09-13T12:37:00Z">
                    <w:rPr>
                      <w:rFonts w:ascii="Calibri" w:hAnsi="Calibri" w:cs="Calibri"/>
                      <w:color w:val="000000"/>
                      <w:sz w:val="22"/>
                      <w:szCs w:val="22"/>
                    </w:rPr>
                  </w:rPrChange>
                </w:rPr>
                <w:t>13</w:t>
              </w:r>
            </w:ins>
          </w:p>
        </w:tc>
        <w:tc>
          <w:tcPr>
            <w:tcW w:w="960" w:type="dxa"/>
            <w:noWrap/>
            <w:hideMark/>
            <w:tcPrChange w:id="67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25" w:author="Nick.Tolimieri" w:date="2022-09-13T12:37:00Z"/>
                <w:rFonts w:asciiTheme="minorHAnsi" w:eastAsiaTheme="minorHAnsi" w:hAnsiTheme="minorHAnsi" w:cstheme="minorBidi"/>
                <w:sz w:val="22"/>
                <w:szCs w:val="22"/>
                <w:rPrChange w:id="6726" w:author="Nick.Tolimieri" w:date="2022-09-13T12:37:00Z">
                  <w:rPr>
                    <w:ins w:id="6727" w:author="Nick.Tolimieri" w:date="2022-09-13T12:37:00Z"/>
                    <w:rFonts w:ascii="Calibri" w:hAnsi="Calibri" w:cs="Calibri"/>
                    <w:color w:val="000000"/>
                    <w:sz w:val="22"/>
                    <w:szCs w:val="22"/>
                  </w:rPr>
                </w:rPrChange>
              </w:rPr>
              <w:pPrChange w:id="6728" w:author="Nick.Tolimieri" w:date="2022-09-13T12:37:00Z">
                <w:pPr>
                  <w:jc w:val="right"/>
                </w:pPr>
              </w:pPrChange>
            </w:pPr>
            <w:ins w:id="6729" w:author="Nick.Tolimieri" w:date="2022-09-13T12:37:00Z">
              <w:r w:rsidRPr="00207938">
                <w:rPr>
                  <w:rFonts w:asciiTheme="minorHAnsi" w:eastAsiaTheme="minorHAnsi" w:hAnsiTheme="minorHAnsi" w:cstheme="minorBidi"/>
                  <w:sz w:val="22"/>
                  <w:szCs w:val="22"/>
                  <w:rPrChange w:id="6730" w:author="Nick.Tolimieri" w:date="2022-09-13T12:37:00Z">
                    <w:rPr>
                      <w:rFonts w:ascii="Calibri" w:hAnsi="Calibri" w:cs="Calibri"/>
                      <w:color w:val="000000"/>
                      <w:sz w:val="22"/>
                      <w:szCs w:val="22"/>
                    </w:rPr>
                  </w:rPrChange>
                </w:rPr>
                <w:t>1.93</w:t>
              </w:r>
            </w:ins>
          </w:p>
        </w:tc>
        <w:tc>
          <w:tcPr>
            <w:tcW w:w="960" w:type="dxa"/>
            <w:noWrap/>
            <w:hideMark/>
            <w:tcPrChange w:id="67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32" w:author="Nick.Tolimieri" w:date="2022-09-13T12:37:00Z"/>
                <w:rFonts w:asciiTheme="minorHAnsi" w:eastAsiaTheme="minorHAnsi" w:hAnsiTheme="minorHAnsi" w:cstheme="minorBidi"/>
                <w:sz w:val="22"/>
                <w:szCs w:val="22"/>
                <w:rPrChange w:id="6733" w:author="Nick.Tolimieri" w:date="2022-09-13T12:37:00Z">
                  <w:rPr>
                    <w:ins w:id="6734" w:author="Nick.Tolimieri" w:date="2022-09-13T12:37:00Z"/>
                    <w:rFonts w:ascii="Calibri" w:hAnsi="Calibri" w:cs="Calibri"/>
                    <w:color w:val="000000"/>
                    <w:sz w:val="22"/>
                    <w:szCs w:val="22"/>
                  </w:rPr>
                </w:rPrChange>
              </w:rPr>
              <w:pPrChange w:id="6735" w:author="Nick.Tolimieri" w:date="2022-09-13T12:37:00Z">
                <w:pPr>
                  <w:jc w:val="right"/>
                </w:pPr>
              </w:pPrChange>
            </w:pPr>
            <w:ins w:id="6736" w:author="Nick.Tolimieri" w:date="2022-09-13T12:37:00Z">
              <w:r w:rsidRPr="00207938">
                <w:rPr>
                  <w:rFonts w:asciiTheme="minorHAnsi" w:eastAsiaTheme="minorHAnsi" w:hAnsiTheme="minorHAnsi" w:cstheme="minorBidi"/>
                  <w:sz w:val="22"/>
                  <w:szCs w:val="22"/>
                  <w:rPrChange w:id="6737" w:author="Nick.Tolimieri" w:date="2022-09-13T12:37:00Z">
                    <w:rPr>
                      <w:rFonts w:ascii="Calibri" w:hAnsi="Calibri" w:cs="Calibri"/>
                      <w:color w:val="000000"/>
                      <w:sz w:val="22"/>
                      <w:szCs w:val="22"/>
                    </w:rPr>
                  </w:rPrChange>
                </w:rPr>
                <w:t>0.32</w:t>
              </w:r>
            </w:ins>
          </w:p>
        </w:tc>
      </w:tr>
      <w:tr w:rsidR="00207938" w:rsidRPr="00207938" w:rsidTr="00207938">
        <w:trPr>
          <w:divId w:val="365297945"/>
          <w:trHeight w:val="300"/>
          <w:ins w:id="6738" w:author="Nick.Tolimieri" w:date="2022-09-13T12:37:00Z"/>
          <w:trPrChange w:id="6739" w:author="Nick.Tolimieri" w:date="2022-09-13T12:37:00Z">
            <w:trPr>
              <w:divId w:val="365297945"/>
              <w:trHeight w:val="300"/>
            </w:trPr>
          </w:trPrChange>
        </w:trPr>
        <w:tc>
          <w:tcPr>
            <w:tcW w:w="960" w:type="dxa"/>
            <w:noWrap/>
            <w:hideMark/>
            <w:tcPrChange w:id="67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41" w:author="Nick.Tolimieri" w:date="2022-09-13T12:37:00Z"/>
                <w:rFonts w:asciiTheme="minorHAnsi" w:eastAsiaTheme="minorHAnsi" w:hAnsiTheme="minorHAnsi" w:cstheme="minorBidi"/>
                <w:sz w:val="22"/>
                <w:szCs w:val="22"/>
                <w:rPrChange w:id="6742" w:author="Nick.Tolimieri" w:date="2022-09-13T12:37:00Z">
                  <w:rPr>
                    <w:ins w:id="6743" w:author="Nick.Tolimieri" w:date="2022-09-13T12:37:00Z"/>
                    <w:rFonts w:ascii="Calibri" w:hAnsi="Calibri" w:cs="Calibri"/>
                    <w:color w:val="000000"/>
                    <w:sz w:val="22"/>
                    <w:szCs w:val="22"/>
                  </w:rPr>
                </w:rPrChange>
              </w:rPr>
              <w:pPrChange w:id="6744" w:author="Nick.Tolimieri" w:date="2022-09-13T12:37:00Z">
                <w:pPr/>
              </w:pPrChange>
            </w:pPr>
            <w:proofErr w:type="spellStart"/>
            <w:ins w:id="6745" w:author="Nick.Tolimieri" w:date="2022-09-13T12:37:00Z">
              <w:r w:rsidRPr="00207938">
                <w:rPr>
                  <w:rFonts w:asciiTheme="minorHAnsi" w:eastAsiaTheme="minorHAnsi" w:hAnsiTheme="minorHAnsi" w:cstheme="minorBidi"/>
                  <w:sz w:val="22"/>
                  <w:szCs w:val="22"/>
                  <w:rPrChange w:id="6746" w:author="Nick.Tolimieri" w:date="2022-09-13T12:37:00Z">
                    <w:rPr>
                      <w:rFonts w:ascii="Calibri" w:hAnsi="Calibri" w:cs="Calibri"/>
                      <w:color w:val="000000"/>
                      <w:sz w:val="22"/>
                      <w:szCs w:val="22"/>
                    </w:rPr>
                  </w:rPrChange>
                </w:rPr>
                <w:t>Tatoosh</w:t>
              </w:r>
              <w:proofErr w:type="spellEnd"/>
              <w:r w:rsidRPr="00207938">
                <w:rPr>
                  <w:rFonts w:asciiTheme="minorHAnsi" w:eastAsiaTheme="minorHAnsi" w:hAnsiTheme="minorHAnsi" w:cstheme="minorBidi"/>
                  <w:sz w:val="22"/>
                  <w:szCs w:val="22"/>
                  <w:rPrChange w:id="6747"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748"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749" w:author="Nick.Tolimieri" w:date="2022-09-13T12:37:00Z">
                    <w:rPr>
                      <w:rFonts w:ascii="Calibri" w:hAnsi="Calibri" w:cs="Calibri"/>
                      <w:color w:val="000000"/>
                      <w:sz w:val="22"/>
                      <w:szCs w:val="22"/>
                    </w:rPr>
                  </w:rPrChange>
                </w:rPr>
                <w:t xml:space="preserve"> B.</w:t>
              </w:r>
            </w:ins>
          </w:p>
        </w:tc>
        <w:tc>
          <w:tcPr>
            <w:tcW w:w="960" w:type="dxa"/>
            <w:noWrap/>
            <w:hideMark/>
            <w:tcPrChange w:id="67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51" w:author="Nick.Tolimieri" w:date="2022-09-13T12:37:00Z"/>
                <w:rFonts w:asciiTheme="minorHAnsi" w:eastAsiaTheme="minorHAnsi" w:hAnsiTheme="minorHAnsi" w:cstheme="minorBidi"/>
                <w:sz w:val="22"/>
                <w:szCs w:val="22"/>
                <w:rPrChange w:id="6752" w:author="Nick.Tolimieri" w:date="2022-09-13T12:37:00Z">
                  <w:rPr>
                    <w:ins w:id="6753" w:author="Nick.Tolimieri" w:date="2022-09-13T12:37:00Z"/>
                    <w:rFonts w:ascii="Calibri" w:hAnsi="Calibri" w:cs="Calibri"/>
                    <w:color w:val="000000"/>
                    <w:sz w:val="22"/>
                    <w:szCs w:val="22"/>
                  </w:rPr>
                </w:rPrChange>
              </w:rPr>
              <w:pPrChange w:id="6754" w:author="Nick.Tolimieri" w:date="2022-09-13T12:37:00Z">
                <w:pPr>
                  <w:jc w:val="right"/>
                </w:pPr>
              </w:pPrChange>
            </w:pPr>
            <w:ins w:id="6755" w:author="Nick.Tolimieri" w:date="2022-09-13T12:37:00Z">
              <w:r w:rsidRPr="00207938">
                <w:rPr>
                  <w:rFonts w:asciiTheme="minorHAnsi" w:eastAsiaTheme="minorHAnsi" w:hAnsiTheme="minorHAnsi" w:cstheme="minorBidi"/>
                  <w:sz w:val="22"/>
                  <w:szCs w:val="22"/>
                  <w:rPrChange w:id="6756" w:author="Nick.Tolimieri" w:date="2022-09-13T12:37:00Z">
                    <w:rPr>
                      <w:rFonts w:ascii="Calibri" w:hAnsi="Calibri" w:cs="Calibri"/>
                      <w:color w:val="000000"/>
                      <w:sz w:val="22"/>
                      <w:szCs w:val="22"/>
                    </w:rPr>
                  </w:rPrChange>
                </w:rPr>
                <w:t>2020</w:t>
              </w:r>
            </w:ins>
          </w:p>
        </w:tc>
        <w:tc>
          <w:tcPr>
            <w:tcW w:w="960" w:type="dxa"/>
            <w:noWrap/>
            <w:hideMark/>
            <w:tcPrChange w:id="67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58" w:author="Nick.Tolimieri" w:date="2022-09-13T12:37:00Z"/>
                <w:rFonts w:asciiTheme="minorHAnsi" w:eastAsiaTheme="minorHAnsi" w:hAnsiTheme="minorHAnsi" w:cstheme="minorBidi"/>
                <w:sz w:val="22"/>
                <w:szCs w:val="22"/>
                <w:rPrChange w:id="6759" w:author="Nick.Tolimieri" w:date="2022-09-13T12:37:00Z">
                  <w:rPr>
                    <w:ins w:id="6760" w:author="Nick.Tolimieri" w:date="2022-09-13T12:37:00Z"/>
                    <w:rFonts w:ascii="Calibri" w:hAnsi="Calibri" w:cs="Calibri"/>
                    <w:color w:val="000000"/>
                    <w:sz w:val="22"/>
                    <w:szCs w:val="22"/>
                  </w:rPr>
                </w:rPrChange>
              </w:rPr>
              <w:pPrChange w:id="6761" w:author="Nick.Tolimieri" w:date="2022-09-13T12:37:00Z">
                <w:pPr>
                  <w:jc w:val="right"/>
                </w:pPr>
              </w:pPrChange>
            </w:pPr>
            <w:ins w:id="6762" w:author="Nick.Tolimieri" w:date="2022-09-13T12:37:00Z">
              <w:r w:rsidRPr="00207938">
                <w:rPr>
                  <w:rFonts w:asciiTheme="minorHAnsi" w:eastAsiaTheme="minorHAnsi" w:hAnsiTheme="minorHAnsi" w:cstheme="minorBidi"/>
                  <w:sz w:val="22"/>
                  <w:szCs w:val="22"/>
                  <w:rPrChange w:id="6763" w:author="Nick.Tolimieri" w:date="2022-09-13T12:37:00Z">
                    <w:rPr>
                      <w:rFonts w:ascii="Calibri" w:hAnsi="Calibri" w:cs="Calibri"/>
                      <w:color w:val="000000"/>
                      <w:sz w:val="22"/>
                      <w:szCs w:val="22"/>
                    </w:rPr>
                  </w:rPrChange>
                </w:rPr>
                <w:t>0</w:t>
              </w:r>
            </w:ins>
          </w:p>
        </w:tc>
        <w:tc>
          <w:tcPr>
            <w:tcW w:w="960" w:type="dxa"/>
            <w:noWrap/>
            <w:hideMark/>
            <w:tcPrChange w:id="67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65" w:author="Nick.Tolimieri" w:date="2022-09-13T12:37:00Z"/>
                <w:rFonts w:asciiTheme="minorHAnsi" w:eastAsiaTheme="minorHAnsi" w:hAnsiTheme="minorHAnsi" w:cstheme="minorBidi"/>
                <w:sz w:val="22"/>
                <w:szCs w:val="22"/>
                <w:rPrChange w:id="6766" w:author="Nick.Tolimieri" w:date="2022-09-13T12:37:00Z">
                  <w:rPr>
                    <w:ins w:id="6767" w:author="Nick.Tolimieri" w:date="2022-09-13T12:37:00Z"/>
                    <w:rFonts w:ascii="Calibri" w:hAnsi="Calibri" w:cs="Calibri"/>
                    <w:color w:val="000000"/>
                    <w:sz w:val="22"/>
                    <w:szCs w:val="22"/>
                  </w:rPr>
                </w:rPrChange>
              </w:rPr>
              <w:pPrChange w:id="6768" w:author="Nick.Tolimieri" w:date="2022-09-13T12:37:00Z">
                <w:pPr>
                  <w:jc w:val="right"/>
                </w:pPr>
              </w:pPrChange>
            </w:pPr>
            <w:ins w:id="6769" w:author="Nick.Tolimieri" w:date="2022-09-13T12:37:00Z">
              <w:r w:rsidRPr="00207938">
                <w:rPr>
                  <w:rFonts w:asciiTheme="minorHAnsi" w:eastAsiaTheme="minorHAnsi" w:hAnsiTheme="minorHAnsi" w:cstheme="minorBidi"/>
                  <w:sz w:val="22"/>
                  <w:szCs w:val="22"/>
                  <w:rPrChange w:id="6770" w:author="Nick.Tolimieri" w:date="2022-09-13T12:37:00Z">
                    <w:rPr>
                      <w:rFonts w:ascii="Calibri" w:hAnsi="Calibri" w:cs="Calibri"/>
                      <w:color w:val="000000"/>
                      <w:sz w:val="22"/>
                      <w:szCs w:val="22"/>
                    </w:rPr>
                  </w:rPrChange>
                </w:rPr>
                <w:t>27</w:t>
              </w:r>
            </w:ins>
          </w:p>
        </w:tc>
        <w:tc>
          <w:tcPr>
            <w:tcW w:w="960" w:type="dxa"/>
            <w:noWrap/>
            <w:hideMark/>
            <w:tcPrChange w:id="67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72" w:author="Nick.Tolimieri" w:date="2022-09-13T12:37:00Z"/>
                <w:rFonts w:asciiTheme="minorHAnsi" w:eastAsiaTheme="minorHAnsi" w:hAnsiTheme="minorHAnsi" w:cstheme="minorBidi"/>
                <w:sz w:val="22"/>
                <w:szCs w:val="22"/>
                <w:rPrChange w:id="6773" w:author="Nick.Tolimieri" w:date="2022-09-13T12:37:00Z">
                  <w:rPr>
                    <w:ins w:id="6774" w:author="Nick.Tolimieri" w:date="2022-09-13T12:37:00Z"/>
                    <w:rFonts w:ascii="Calibri" w:hAnsi="Calibri" w:cs="Calibri"/>
                    <w:color w:val="000000"/>
                    <w:sz w:val="22"/>
                    <w:szCs w:val="22"/>
                  </w:rPr>
                </w:rPrChange>
              </w:rPr>
              <w:pPrChange w:id="6775" w:author="Nick.Tolimieri" w:date="2022-09-13T12:37:00Z">
                <w:pPr>
                  <w:jc w:val="right"/>
                </w:pPr>
              </w:pPrChange>
            </w:pPr>
            <w:ins w:id="6776" w:author="Nick.Tolimieri" w:date="2022-09-13T12:37:00Z">
              <w:r w:rsidRPr="00207938">
                <w:rPr>
                  <w:rFonts w:asciiTheme="minorHAnsi" w:eastAsiaTheme="minorHAnsi" w:hAnsiTheme="minorHAnsi" w:cstheme="minorBidi"/>
                  <w:sz w:val="22"/>
                  <w:szCs w:val="22"/>
                  <w:rPrChange w:id="6777" w:author="Nick.Tolimieri" w:date="2022-09-13T12:37:00Z">
                    <w:rPr>
                      <w:rFonts w:ascii="Calibri" w:hAnsi="Calibri" w:cs="Calibri"/>
                      <w:color w:val="000000"/>
                      <w:sz w:val="22"/>
                      <w:szCs w:val="22"/>
                    </w:rPr>
                  </w:rPrChange>
                </w:rPr>
                <w:t>1</w:t>
              </w:r>
            </w:ins>
          </w:p>
        </w:tc>
        <w:tc>
          <w:tcPr>
            <w:tcW w:w="960" w:type="dxa"/>
            <w:noWrap/>
            <w:hideMark/>
            <w:tcPrChange w:id="67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79" w:author="Nick.Tolimieri" w:date="2022-09-13T12:37:00Z"/>
                <w:rFonts w:asciiTheme="minorHAnsi" w:eastAsiaTheme="minorHAnsi" w:hAnsiTheme="minorHAnsi" w:cstheme="minorBidi"/>
                <w:sz w:val="22"/>
                <w:szCs w:val="22"/>
                <w:rPrChange w:id="6780" w:author="Nick.Tolimieri" w:date="2022-09-13T12:37:00Z">
                  <w:rPr>
                    <w:ins w:id="6781" w:author="Nick.Tolimieri" w:date="2022-09-13T12:37:00Z"/>
                    <w:rFonts w:ascii="Calibri" w:hAnsi="Calibri" w:cs="Calibri"/>
                    <w:color w:val="000000"/>
                    <w:sz w:val="22"/>
                    <w:szCs w:val="22"/>
                  </w:rPr>
                </w:rPrChange>
              </w:rPr>
              <w:pPrChange w:id="6782" w:author="Nick.Tolimieri" w:date="2022-09-13T12:37:00Z">
                <w:pPr>
                  <w:jc w:val="right"/>
                </w:pPr>
              </w:pPrChange>
            </w:pPr>
            <w:ins w:id="6783" w:author="Nick.Tolimieri" w:date="2022-09-13T12:37:00Z">
              <w:r w:rsidRPr="00207938">
                <w:rPr>
                  <w:rFonts w:asciiTheme="minorHAnsi" w:eastAsiaTheme="minorHAnsi" w:hAnsiTheme="minorHAnsi" w:cstheme="minorBidi"/>
                  <w:sz w:val="22"/>
                  <w:szCs w:val="22"/>
                  <w:rPrChange w:id="6784" w:author="Nick.Tolimieri" w:date="2022-09-13T12:37:00Z">
                    <w:rPr>
                      <w:rFonts w:ascii="Calibri" w:hAnsi="Calibri" w:cs="Calibri"/>
                      <w:color w:val="000000"/>
                      <w:sz w:val="22"/>
                      <w:szCs w:val="22"/>
                    </w:rPr>
                  </w:rPrChange>
                </w:rPr>
                <w:t>21</w:t>
              </w:r>
            </w:ins>
          </w:p>
        </w:tc>
        <w:tc>
          <w:tcPr>
            <w:tcW w:w="960" w:type="dxa"/>
            <w:noWrap/>
            <w:hideMark/>
            <w:tcPrChange w:id="67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86" w:author="Nick.Tolimieri" w:date="2022-09-13T12:37:00Z"/>
                <w:rFonts w:asciiTheme="minorHAnsi" w:eastAsiaTheme="minorHAnsi" w:hAnsiTheme="minorHAnsi" w:cstheme="minorBidi"/>
                <w:sz w:val="22"/>
                <w:szCs w:val="22"/>
                <w:rPrChange w:id="6787" w:author="Nick.Tolimieri" w:date="2022-09-13T12:37:00Z">
                  <w:rPr>
                    <w:ins w:id="6788" w:author="Nick.Tolimieri" w:date="2022-09-13T12:37:00Z"/>
                    <w:rFonts w:ascii="Calibri" w:hAnsi="Calibri" w:cs="Calibri"/>
                    <w:color w:val="000000"/>
                    <w:sz w:val="22"/>
                    <w:szCs w:val="22"/>
                  </w:rPr>
                </w:rPrChange>
              </w:rPr>
              <w:pPrChange w:id="6789" w:author="Nick.Tolimieri" w:date="2022-09-13T12:37:00Z">
                <w:pPr>
                  <w:jc w:val="right"/>
                </w:pPr>
              </w:pPrChange>
            </w:pPr>
            <w:ins w:id="6790" w:author="Nick.Tolimieri" w:date="2022-09-13T12:37:00Z">
              <w:r w:rsidRPr="00207938">
                <w:rPr>
                  <w:rFonts w:asciiTheme="minorHAnsi" w:eastAsiaTheme="minorHAnsi" w:hAnsiTheme="minorHAnsi" w:cstheme="minorBidi"/>
                  <w:sz w:val="22"/>
                  <w:szCs w:val="22"/>
                  <w:rPrChange w:id="6791" w:author="Nick.Tolimieri" w:date="2022-09-13T12:37:00Z">
                    <w:rPr>
                      <w:rFonts w:ascii="Calibri" w:hAnsi="Calibri" w:cs="Calibri"/>
                      <w:color w:val="000000"/>
                      <w:sz w:val="22"/>
                      <w:szCs w:val="22"/>
                    </w:rPr>
                  </w:rPrChange>
                </w:rPr>
                <w:t>21</w:t>
              </w:r>
            </w:ins>
          </w:p>
        </w:tc>
        <w:tc>
          <w:tcPr>
            <w:tcW w:w="960" w:type="dxa"/>
            <w:noWrap/>
            <w:hideMark/>
            <w:tcPrChange w:id="67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793" w:author="Nick.Tolimieri" w:date="2022-09-13T12:37:00Z"/>
                <w:rFonts w:asciiTheme="minorHAnsi" w:eastAsiaTheme="minorHAnsi" w:hAnsiTheme="minorHAnsi" w:cstheme="minorBidi"/>
                <w:sz w:val="22"/>
                <w:szCs w:val="22"/>
                <w:rPrChange w:id="6794" w:author="Nick.Tolimieri" w:date="2022-09-13T12:37:00Z">
                  <w:rPr>
                    <w:ins w:id="6795" w:author="Nick.Tolimieri" w:date="2022-09-13T12:37:00Z"/>
                    <w:rFonts w:ascii="Calibri" w:hAnsi="Calibri" w:cs="Calibri"/>
                    <w:color w:val="000000"/>
                    <w:sz w:val="22"/>
                    <w:szCs w:val="22"/>
                  </w:rPr>
                </w:rPrChange>
              </w:rPr>
              <w:pPrChange w:id="6796" w:author="Nick.Tolimieri" w:date="2022-09-13T12:37:00Z">
                <w:pPr>
                  <w:jc w:val="right"/>
                </w:pPr>
              </w:pPrChange>
            </w:pPr>
            <w:ins w:id="6797" w:author="Nick.Tolimieri" w:date="2022-09-13T12:37:00Z">
              <w:r w:rsidRPr="00207938">
                <w:rPr>
                  <w:rFonts w:asciiTheme="minorHAnsi" w:eastAsiaTheme="minorHAnsi" w:hAnsiTheme="minorHAnsi" w:cstheme="minorBidi"/>
                  <w:sz w:val="22"/>
                  <w:szCs w:val="22"/>
                  <w:rPrChange w:id="6798" w:author="Nick.Tolimieri" w:date="2022-09-13T12:37:00Z">
                    <w:rPr>
                      <w:rFonts w:ascii="Calibri" w:hAnsi="Calibri" w:cs="Calibri"/>
                      <w:color w:val="000000"/>
                      <w:sz w:val="22"/>
                      <w:szCs w:val="22"/>
                    </w:rPr>
                  </w:rPrChange>
                </w:rPr>
                <w:t>21</w:t>
              </w:r>
            </w:ins>
          </w:p>
        </w:tc>
        <w:tc>
          <w:tcPr>
            <w:tcW w:w="960" w:type="dxa"/>
            <w:noWrap/>
            <w:hideMark/>
            <w:tcPrChange w:id="67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00" w:author="Nick.Tolimieri" w:date="2022-09-13T12:37:00Z"/>
                <w:rFonts w:asciiTheme="minorHAnsi" w:eastAsiaTheme="minorHAnsi" w:hAnsiTheme="minorHAnsi" w:cstheme="minorBidi"/>
                <w:sz w:val="22"/>
                <w:szCs w:val="22"/>
                <w:rPrChange w:id="6801" w:author="Nick.Tolimieri" w:date="2022-09-13T12:37:00Z">
                  <w:rPr>
                    <w:ins w:id="6802" w:author="Nick.Tolimieri" w:date="2022-09-13T12:37:00Z"/>
                    <w:rFonts w:ascii="Calibri" w:hAnsi="Calibri" w:cs="Calibri"/>
                    <w:color w:val="000000"/>
                    <w:sz w:val="22"/>
                    <w:szCs w:val="22"/>
                  </w:rPr>
                </w:rPrChange>
              </w:rPr>
              <w:pPrChange w:id="6803" w:author="Nick.Tolimieri" w:date="2022-09-13T12:37:00Z">
                <w:pPr>
                  <w:jc w:val="right"/>
                </w:pPr>
              </w:pPrChange>
            </w:pPr>
            <w:ins w:id="6804" w:author="Nick.Tolimieri" w:date="2022-09-13T12:37:00Z">
              <w:r w:rsidRPr="00207938">
                <w:rPr>
                  <w:rFonts w:asciiTheme="minorHAnsi" w:eastAsiaTheme="minorHAnsi" w:hAnsiTheme="minorHAnsi" w:cstheme="minorBidi"/>
                  <w:sz w:val="22"/>
                  <w:szCs w:val="22"/>
                  <w:rPrChange w:id="6805" w:author="Nick.Tolimieri" w:date="2022-09-13T12:37:00Z">
                    <w:rPr>
                      <w:rFonts w:ascii="Calibri" w:hAnsi="Calibri" w:cs="Calibri"/>
                      <w:color w:val="000000"/>
                      <w:sz w:val="22"/>
                      <w:szCs w:val="22"/>
                    </w:rPr>
                  </w:rPrChange>
                </w:rPr>
                <w:t>1.89</w:t>
              </w:r>
            </w:ins>
          </w:p>
        </w:tc>
        <w:tc>
          <w:tcPr>
            <w:tcW w:w="960" w:type="dxa"/>
            <w:noWrap/>
            <w:hideMark/>
            <w:tcPrChange w:id="68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07" w:author="Nick.Tolimieri" w:date="2022-09-13T12:37:00Z"/>
                <w:rFonts w:asciiTheme="minorHAnsi" w:eastAsiaTheme="minorHAnsi" w:hAnsiTheme="minorHAnsi" w:cstheme="minorBidi"/>
                <w:sz w:val="22"/>
                <w:szCs w:val="22"/>
                <w:rPrChange w:id="6808" w:author="Nick.Tolimieri" w:date="2022-09-13T12:37:00Z">
                  <w:rPr>
                    <w:ins w:id="6809" w:author="Nick.Tolimieri" w:date="2022-09-13T12:37:00Z"/>
                    <w:rFonts w:ascii="Calibri" w:hAnsi="Calibri" w:cs="Calibri"/>
                    <w:color w:val="000000"/>
                    <w:sz w:val="22"/>
                    <w:szCs w:val="22"/>
                  </w:rPr>
                </w:rPrChange>
              </w:rPr>
              <w:pPrChange w:id="6810" w:author="Nick.Tolimieri" w:date="2022-09-13T12:37:00Z">
                <w:pPr>
                  <w:jc w:val="right"/>
                </w:pPr>
              </w:pPrChange>
            </w:pPr>
            <w:ins w:id="6811" w:author="Nick.Tolimieri" w:date="2022-09-13T12:37:00Z">
              <w:r w:rsidRPr="00207938">
                <w:rPr>
                  <w:rFonts w:asciiTheme="minorHAnsi" w:eastAsiaTheme="minorHAnsi" w:hAnsiTheme="minorHAnsi" w:cstheme="minorBidi"/>
                  <w:sz w:val="22"/>
                  <w:szCs w:val="22"/>
                  <w:rPrChange w:id="6812" w:author="Nick.Tolimieri" w:date="2022-09-13T12:37:00Z">
                    <w:rPr>
                      <w:rFonts w:ascii="Calibri" w:hAnsi="Calibri" w:cs="Calibri"/>
                      <w:color w:val="000000"/>
                      <w:sz w:val="22"/>
                      <w:szCs w:val="22"/>
                    </w:rPr>
                  </w:rPrChange>
                </w:rPr>
                <w:t>0.64</w:t>
              </w:r>
            </w:ins>
          </w:p>
        </w:tc>
      </w:tr>
      <w:tr w:rsidR="00207938" w:rsidRPr="00207938" w:rsidTr="00207938">
        <w:trPr>
          <w:divId w:val="365297945"/>
          <w:trHeight w:val="300"/>
          <w:ins w:id="6813" w:author="Nick.Tolimieri" w:date="2022-09-13T12:37:00Z"/>
          <w:trPrChange w:id="6814" w:author="Nick.Tolimieri" w:date="2022-09-13T12:37:00Z">
            <w:trPr>
              <w:divId w:val="365297945"/>
              <w:trHeight w:val="300"/>
            </w:trPr>
          </w:trPrChange>
        </w:trPr>
        <w:tc>
          <w:tcPr>
            <w:tcW w:w="960" w:type="dxa"/>
            <w:noWrap/>
            <w:hideMark/>
            <w:tcPrChange w:id="68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16" w:author="Nick.Tolimieri" w:date="2022-09-13T12:37:00Z"/>
                <w:rFonts w:asciiTheme="minorHAnsi" w:eastAsiaTheme="minorHAnsi" w:hAnsiTheme="minorHAnsi" w:cstheme="minorBidi"/>
                <w:sz w:val="22"/>
                <w:szCs w:val="22"/>
                <w:rPrChange w:id="6817" w:author="Nick.Tolimieri" w:date="2022-09-13T12:37:00Z">
                  <w:rPr>
                    <w:ins w:id="6818" w:author="Nick.Tolimieri" w:date="2022-09-13T12:37:00Z"/>
                    <w:rFonts w:ascii="Calibri" w:hAnsi="Calibri" w:cs="Calibri"/>
                    <w:color w:val="000000"/>
                    <w:sz w:val="22"/>
                    <w:szCs w:val="22"/>
                  </w:rPr>
                </w:rPrChange>
              </w:rPr>
              <w:pPrChange w:id="6819" w:author="Nick.Tolimieri" w:date="2022-09-13T12:37:00Z">
                <w:pPr/>
              </w:pPrChange>
            </w:pPr>
            <w:proofErr w:type="spellStart"/>
            <w:ins w:id="6820" w:author="Nick.Tolimieri" w:date="2022-09-13T12:37:00Z">
              <w:r w:rsidRPr="00207938">
                <w:rPr>
                  <w:rFonts w:asciiTheme="minorHAnsi" w:eastAsiaTheme="minorHAnsi" w:hAnsiTheme="minorHAnsi" w:cstheme="minorBidi"/>
                  <w:sz w:val="22"/>
                  <w:szCs w:val="22"/>
                  <w:rPrChange w:id="6821" w:author="Nick.Tolimieri" w:date="2022-09-13T12:37:00Z">
                    <w:rPr>
                      <w:rFonts w:ascii="Calibri" w:hAnsi="Calibri" w:cs="Calibri"/>
                      <w:color w:val="000000"/>
                      <w:sz w:val="22"/>
                      <w:szCs w:val="22"/>
                    </w:rPr>
                  </w:rPrChange>
                </w:rPr>
                <w:lastRenderedPageBreak/>
                <w:t>Tatoosh</w:t>
              </w:r>
              <w:proofErr w:type="spellEnd"/>
              <w:r w:rsidRPr="00207938">
                <w:rPr>
                  <w:rFonts w:asciiTheme="minorHAnsi" w:eastAsiaTheme="minorHAnsi" w:hAnsiTheme="minorHAnsi" w:cstheme="minorBidi"/>
                  <w:sz w:val="22"/>
                  <w:szCs w:val="22"/>
                  <w:rPrChange w:id="6822" w:author="Nick.Tolimieri" w:date="2022-09-13T12:37:00Z">
                    <w:rPr>
                      <w:rFonts w:ascii="Calibri" w:hAnsi="Calibri" w:cs="Calibri"/>
                      <w:color w:val="000000"/>
                      <w:sz w:val="22"/>
                      <w:szCs w:val="22"/>
                    </w:rPr>
                  </w:rPrChange>
                </w:rPr>
                <w:t xml:space="preserve"> Is. &amp; </w:t>
              </w:r>
              <w:proofErr w:type="spellStart"/>
              <w:r w:rsidRPr="00207938">
                <w:rPr>
                  <w:rFonts w:asciiTheme="minorHAnsi" w:eastAsiaTheme="minorHAnsi" w:hAnsiTheme="minorHAnsi" w:cstheme="minorBidi"/>
                  <w:sz w:val="22"/>
                  <w:szCs w:val="22"/>
                  <w:rPrChange w:id="6823" w:author="Nick.Tolimieri" w:date="2022-09-13T12:37:00Z">
                    <w:rPr>
                      <w:rFonts w:ascii="Calibri" w:hAnsi="Calibri" w:cs="Calibri"/>
                      <w:color w:val="000000"/>
                      <w:sz w:val="22"/>
                      <w:szCs w:val="22"/>
                    </w:rPr>
                  </w:rPrChange>
                </w:rPr>
                <w:t>Neah</w:t>
              </w:r>
              <w:proofErr w:type="spellEnd"/>
              <w:r w:rsidRPr="00207938">
                <w:rPr>
                  <w:rFonts w:asciiTheme="minorHAnsi" w:eastAsiaTheme="minorHAnsi" w:hAnsiTheme="minorHAnsi" w:cstheme="minorBidi"/>
                  <w:sz w:val="22"/>
                  <w:szCs w:val="22"/>
                  <w:rPrChange w:id="6824" w:author="Nick.Tolimieri" w:date="2022-09-13T12:37:00Z">
                    <w:rPr>
                      <w:rFonts w:ascii="Calibri" w:hAnsi="Calibri" w:cs="Calibri"/>
                      <w:color w:val="000000"/>
                      <w:sz w:val="22"/>
                      <w:szCs w:val="22"/>
                    </w:rPr>
                  </w:rPrChange>
                </w:rPr>
                <w:t xml:space="preserve"> B.</w:t>
              </w:r>
            </w:ins>
          </w:p>
        </w:tc>
        <w:tc>
          <w:tcPr>
            <w:tcW w:w="960" w:type="dxa"/>
            <w:noWrap/>
            <w:hideMark/>
            <w:tcPrChange w:id="68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26" w:author="Nick.Tolimieri" w:date="2022-09-13T12:37:00Z"/>
                <w:rFonts w:asciiTheme="minorHAnsi" w:eastAsiaTheme="minorHAnsi" w:hAnsiTheme="minorHAnsi" w:cstheme="minorBidi"/>
                <w:sz w:val="22"/>
                <w:szCs w:val="22"/>
                <w:rPrChange w:id="6827" w:author="Nick.Tolimieri" w:date="2022-09-13T12:37:00Z">
                  <w:rPr>
                    <w:ins w:id="6828" w:author="Nick.Tolimieri" w:date="2022-09-13T12:37:00Z"/>
                    <w:rFonts w:ascii="Calibri" w:hAnsi="Calibri" w:cs="Calibri"/>
                    <w:color w:val="000000"/>
                    <w:sz w:val="22"/>
                    <w:szCs w:val="22"/>
                  </w:rPr>
                </w:rPrChange>
              </w:rPr>
              <w:pPrChange w:id="6829" w:author="Nick.Tolimieri" w:date="2022-09-13T12:37:00Z">
                <w:pPr>
                  <w:jc w:val="right"/>
                </w:pPr>
              </w:pPrChange>
            </w:pPr>
            <w:ins w:id="6830" w:author="Nick.Tolimieri" w:date="2022-09-13T12:37:00Z">
              <w:r w:rsidRPr="00207938">
                <w:rPr>
                  <w:rFonts w:asciiTheme="minorHAnsi" w:eastAsiaTheme="minorHAnsi" w:hAnsiTheme="minorHAnsi" w:cstheme="minorBidi"/>
                  <w:sz w:val="22"/>
                  <w:szCs w:val="22"/>
                  <w:rPrChange w:id="6831" w:author="Nick.Tolimieri" w:date="2022-09-13T12:37:00Z">
                    <w:rPr>
                      <w:rFonts w:ascii="Calibri" w:hAnsi="Calibri" w:cs="Calibri"/>
                      <w:color w:val="000000"/>
                      <w:sz w:val="22"/>
                      <w:szCs w:val="22"/>
                    </w:rPr>
                  </w:rPrChange>
                </w:rPr>
                <w:t>2021</w:t>
              </w:r>
            </w:ins>
          </w:p>
        </w:tc>
        <w:tc>
          <w:tcPr>
            <w:tcW w:w="960" w:type="dxa"/>
            <w:noWrap/>
            <w:hideMark/>
            <w:tcPrChange w:id="68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33" w:author="Nick.Tolimieri" w:date="2022-09-13T12:37:00Z"/>
                <w:rFonts w:asciiTheme="minorHAnsi" w:eastAsiaTheme="minorHAnsi" w:hAnsiTheme="minorHAnsi" w:cstheme="minorBidi"/>
                <w:sz w:val="22"/>
                <w:szCs w:val="22"/>
                <w:rPrChange w:id="6834" w:author="Nick.Tolimieri" w:date="2022-09-13T12:37:00Z">
                  <w:rPr>
                    <w:ins w:id="6835" w:author="Nick.Tolimieri" w:date="2022-09-13T12:37:00Z"/>
                    <w:rFonts w:ascii="Calibri" w:hAnsi="Calibri" w:cs="Calibri"/>
                    <w:color w:val="000000"/>
                    <w:sz w:val="22"/>
                    <w:szCs w:val="22"/>
                  </w:rPr>
                </w:rPrChange>
              </w:rPr>
              <w:pPrChange w:id="6836" w:author="Nick.Tolimieri" w:date="2022-09-13T12:37:00Z">
                <w:pPr>
                  <w:jc w:val="right"/>
                </w:pPr>
              </w:pPrChange>
            </w:pPr>
            <w:ins w:id="6837" w:author="Nick.Tolimieri" w:date="2022-09-13T12:37:00Z">
              <w:r w:rsidRPr="00207938">
                <w:rPr>
                  <w:rFonts w:asciiTheme="minorHAnsi" w:eastAsiaTheme="minorHAnsi" w:hAnsiTheme="minorHAnsi" w:cstheme="minorBidi"/>
                  <w:sz w:val="22"/>
                  <w:szCs w:val="22"/>
                  <w:rPrChange w:id="6838" w:author="Nick.Tolimieri" w:date="2022-09-13T12:37:00Z">
                    <w:rPr>
                      <w:rFonts w:ascii="Calibri" w:hAnsi="Calibri" w:cs="Calibri"/>
                      <w:color w:val="000000"/>
                      <w:sz w:val="22"/>
                      <w:szCs w:val="22"/>
                    </w:rPr>
                  </w:rPrChange>
                </w:rPr>
                <w:t>0</w:t>
              </w:r>
            </w:ins>
          </w:p>
        </w:tc>
        <w:tc>
          <w:tcPr>
            <w:tcW w:w="960" w:type="dxa"/>
            <w:noWrap/>
            <w:hideMark/>
            <w:tcPrChange w:id="68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40" w:author="Nick.Tolimieri" w:date="2022-09-13T12:37:00Z"/>
                <w:rFonts w:asciiTheme="minorHAnsi" w:eastAsiaTheme="minorHAnsi" w:hAnsiTheme="minorHAnsi" w:cstheme="minorBidi"/>
                <w:sz w:val="22"/>
                <w:szCs w:val="22"/>
                <w:rPrChange w:id="6841" w:author="Nick.Tolimieri" w:date="2022-09-13T12:37:00Z">
                  <w:rPr>
                    <w:ins w:id="6842" w:author="Nick.Tolimieri" w:date="2022-09-13T12:37:00Z"/>
                    <w:rFonts w:ascii="Calibri" w:hAnsi="Calibri" w:cs="Calibri"/>
                    <w:color w:val="000000"/>
                    <w:sz w:val="22"/>
                    <w:szCs w:val="22"/>
                  </w:rPr>
                </w:rPrChange>
              </w:rPr>
              <w:pPrChange w:id="6843" w:author="Nick.Tolimieri" w:date="2022-09-13T12:37:00Z">
                <w:pPr>
                  <w:jc w:val="right"/>
                </w:pPr>
              </w:pPrChange>
            </w:pPr>
            <w:ins w:id="6844" w:author="Nick.Tolimieri" w:date="2022-09-13T12:37:00Z">
              <w:r w:rsidRPr="00207938">
                <w:rPr>
                  <w:rFonts w:asciiTheme="minorHAnsi" w:eastAsiaTheme="minorHAnsi" w:hAnsiTheme="minorHAnsi" w:cstheme="minorBidi"/>
                  <w:sz w:val="22"/>
                  <w:szCs w:val="22"/>
                  <w:rPrChange w:id="6845" w:author="Nick.Tolimieri" w:date="2022-09-13T12:37:00Z">
                    <w:rPr>
                      <w:rFonts w:ascii="Calibri" w:hAnsi="Calibri" w:cs="Calibri"/>
                      <w:color w:val="000000"/>
                      <w:sz w:val="22"/>
                      <w:szCs w:val="22"/>
                    </w:rPr>
                  </w:rPrChange>
                </w:rPr>
                <w:t>28</w:t>
              </w:r>
            </w:ins>
          </w:p>
        </w:tc>
        <w:tc>
          <w:tcPr>
            <w:tcW w:w="960" w:type="dxa"/>
            <w:noWrap/>
            <w:hideMark/>
            <w:tcPrChange w:id="68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47" w:author="Nick.Tolimieri" w:date="2022-09-13T12:37:00Z"/>
                <w:rFonts w:asciiTheme="minorHAnsi" w:eastAsiaTheme="minorHAnsi" w:hAnsiTheme="minorHAnsi" w:cstheme="minorBidi"/>
                <w:sz w:val="22"/>
                <w:szCs w:val="22"/>
                <w:rPrChange w:id="6848" w:author="Nick.Tolimieri" w:date="2022-09-13T12:37:00Z">
                  <w:rPr>
                    <w:ins w:id="6849" w:author="Nick.Tolimieri" w:date="2022-09-13T12:37:00Z"/>
                    <w:rFonts w:ascii="Calibri" w:hAnsi="Calibri" w:cs="Calibri"/>
                    <w:color w:val="000000"/>
                    <w:sz w:val="22"/>
                    <w:szCs w:val="22"/>
                  </w:rPr>
                </w:rPrChange>
              </w:rPr>
              <w:pPrChange w:id="6850" w:author="Nick.Tolimieri" w:date="2022-09-13T12:37:00Z">
                <w:pPr>
                  <w:jc w:val="right"/>
                </w:pPr>
              </w:pPrChange>
            </w:pPr>
            <w:ins w:id="6851" w:author="Nick.Tolimieri" w:date="2022-09-13T12:37:00Z">
              <w:r w:rsidRPr="00207938">
                <w:rPr>
                  <w:rFonts w:asciiTheme="minorHAnsi" w:eastAsiaTheme="minorHAnsi" w:hAnsiTheme="minorHAnsi" w:cstheme="minorBidi"/>
                  <w:sz w:val="22"/>
                  <w:szCs w:val="22"/>
                  <w:rPrChange w:id="6852" w:author="Nick.Tolimieri" w:date="2022-09-13T12:37:00Z">
                    <w:rPr>
                      <w:rFonts w:ascii="Calibri" w:hAnsi="Calibri" w:cs="Calibri"/>
                      <w:color w:val="000000"/>
                      <w:sz w:val="22"/>
                      <w:szCs w:val="22"/>
                    </w:rPr>
                  </w:rPrChange>
                </w:rPr>
                <w:t>2</w:t>
              </w:r>
            </w:ins>
          </w:p>
        </w:tc>
        <w:tc>
          <w:tcPr>
            <w:tcW w:w="960" w:type="dxa"/>
            <w:noWrap/>
            <w:hideMark/>
            <w:tcPrChange w:id="68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54" w:author="Nick.Tolimieri" w:date="2022-09-13T12:37:00Z"/>
                <w:rFonts w:asciiTheme="minorHAnsi" w:eastAsiaTheme="minorHAnsi" w:hAnsiTheme="minorHAnsi" w:cstheme="minorBidi"/>
                <w:sz w:val="22"/>
                <w:szCs w:val="22"/>
                <w:rPrChange w:id="6855" w:author="Nick.Tolimieri" w:date="2022-09-13T12:37:00Z">
                  <w:rPr>
                    <w:ins w:id="6856" w:author="Nick.Tolimieri" w:date="2022-09-13T12:37:00Z"/>
                    <w:rFonts w:ascii="Calibri" w:hAnsi="Calibri" w:cs="Calibri"/>
                    <w:color w:val="000000"/>
                    <w:sz w:val="22"/>
                    <w:szCs w:val="22"/>
                  </w:rPr>
                </w:rPrChange>
              </w:rPr>
              <w:pPrChange w:id="6857" w:author="Nick.Tolimieri" w:date="2022-09-13T12:37:00Z">
                <w:pPr>
                  <w:jc w:val="right"/>
                </w:pPr>
              </w:pPrChange>
            </w:pPr>
            <w:ins w:id="6858" w:author="Nick.Tolimieri" w:date="2022-09-13T12:37:00Z">
              <w:r w:rsidRPr="00207938">
                <w:rPr>
                  <w:rFonts w:asciiTheme="minorHAnsi" w:eastAsiaTheme="minorHAnsi" w:hAnsiTheme="minorHAnsi" w:cstheme="minorBidi"/>
                  <w:sz w:val="22"/>
                  <w:szCs w:val="22"/>
                  <w:rPrChange w:id="6859" w:author="Nick.Tolimieri" w:date="2022-09-13T12:37:00Z">
                    <w:rPr>
                      <w:rFonts w:ascii="Calibri" w:hAnsi="Calibri" w:cs="Calibri"/>
                      <w:color w:val="000000"/>
                      <w:sz w:val="22"/>
                      <w:szCs w:val="22"/>
                    </w:rPr>
                  </w:rPrChange>
                </w:rPr>
                <w:t>20</w:t>
              </w:r>
            </w:ins>
          </w:p>
        </w:tc>
        <w:tc>
          <w:tcPr>
            <w:tcW w:w="960" w:type="dxa"/>
            <w:noWrap/>
            <w:hideMark/>
            <w:tcPrChange w:id="68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61" w:author="Nick.Tolimieri" w:date="2022-09-13T12:37:00Z"/>
                <w:rFonts w:asciiTheme="minorHAnsi" w:eastAsiaTheme="minorHAnsi" w:hAnsiTheme="minorHAnsi" w:cstheme="minorBidi"/>
                <w:sz w:val="22"/>
                <w:szCs w:val="22"/>
                <w:rPrChange w:id="6862" w:author="Nick.Tolimieri" w:date="2022-09-13T12:37:00Z">
                  <w:rPr>
                    <w:ins w:id="6863" w:author="Nick.Tolimieri" w:date="2022-09-13T12:37:00Z"/>
                    <w:rFonts w:ascii="Calibri" w:hAnsi="Calibri" w:cs="Calibri"/>
                    <w:color w:val="000000"/>
                    <w:sz w:val="22"/>
                    <w:szCs w:val="22"/>
                  </w:rPr>
                </w:rPrChange>
              </w:rPr>
              <w:pPrChange w:id="6864" w:author="Nick.Tolimieri" w:date="2022-09-13T12:37:00Z">
                <w:pPr>
                  <w:jc w:val="right"/>
                </w:pPr>
              </w:pPrChange>
            </w:pPr>
            <w:ins w:id="6865" w:author="Nick.Tolimieri" w:date="2022-09-13T12:37:00Z">
              <w:r w:rsidRPr="00207938">
                <w:rPr>
                  <w:rFonts w:asciiTheme="minorHAnsi" w:eastAsiaTheme="minorHAnsi" w:hAnsiTheme="minorHAnsi" w:cstheme="minorBidi"/>
                  <w:sz w:val="22"/>
                  <w:szCs w:val="22"/>
                  <w:rPrChange w:id="6866" w:author="Nick.Tolimieri" w:date="2022-09-13T12:37:00Z">
                    <w:rPr>
                      <w:rFonts w:ascii="Calibri" w:hAnsi="Calibri" w:cs="Calibri"/>
                      <w:color w:val="000000"/>
                      <w:sz w:val="22"/>
                      <w:szCs w:val="22"/>
                    </w:rPr>
                  </w:rPrChange>
                </w:rPr>
                <w:t>5</w:t>
              </w:r>
            </w:ins>
          </w:p>
        </w:tc>
        <w:tc>
          <w:tcPr>
            <w:tcW w:w="960" w:type="dxa"/>
            <w:noWrap/>
            <w:hideMark/>
            <w:tcPrChange w:id="68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68" w:author="Nick.Tolimieri" w:date="2022-09-13T12:37:00Z"/>
                <w:rFonts w:asciiTheme="minorHAnsi" w:eastAsiaTheme="minorHAnsi" w:hAnsiTheme="minorHAnsi" w:cstheme="minorBidi"/>
                <w:sz w:val="22"/>
                <w:szCs w:val="22"/>
                <w:rPrChange w:id="6869" w:author="Nick.Tolimieri" w:date="2022-09-13T12:37:00Z">
                  <w:rPr>
                    <w:ins w:id="6870" w:author="Nick.Tolimieri" w:date="2022-09-13T12:37:00Z"/>
                    <w:rFonts w:ascii="Calibri" w:hAnsi="Calibri" w:cs="Calibri"/>
                    <w:color w:val="000000"/>
                    <w:sz w:val="22"/>
                    <w:szCs w:val="22"/>
                  </w:rPr>
                </w:rPrChange>
              </w:rPr>
              <w:pPrChange w:id="6871" w:author="Nick.Tolimieri" w:date="2022-09-13T12:37:00Z">
                <w:pPr>
                  <w:jc w:val="right"/>
                </w:pPr>
              </w:pPrChange>
            </w:pPr>
            <w:ins w:id="6872" w:author="Nick.Tolimieri" w:date="2022-09-13T12:37:00Z">
              <w:r w:rsidRPr="00207938">
                <w:rPr>
                  <w:rFonts w:asciiTheme="minorHAnsi" w:eastAsiaTheme="minorHAnsi" w:hAnsiTheme="minorHAnsi" w:cstheme="minorBidi"/>
                  <w:sz w:val="22"/>
                  <w:szCs w:val="22"/>
                  <w:rPrChange w:id="6873" w:author="Nick.Tolimieri" w:date="2022-09-13T12:37:00Z">
                    <w:rPr>
                      <w:rFonts w:ascii="Calibri" w:hAnsi="Calibri" w:cs="Calibri"/>
                      <w:color w:val="000000"/>
                      <w:sz w:val="22"/>
                      <w:szCs w:val="22"/>
                    </w:rPr>
                  </w:rPrChange>
                </w:rPr>
                <w:t>15</w:t>
              </w:r>
            </w:ins>
          </w:p>
        </w:tc>
        <w:tc>
          <w:tcPr>
            <w:tcW w:w="960" w:type="dxa"/>
            <w:noWrap/>
            <w:hideMark/>
            <w:tcPrChange w:id="68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75" w:author="Nick.Tolimieri" w:date="2022-09-13T12:37:00Z"/>
                <w:rFonts w:asciiTheme="minorHAnsi" w:eastAsiaTheme="minorHAnsi" w:hAnsiTheme="minorHAnsi" w:cstheme="minorBidi"/>
                <w:sz w:val="22"/>
                <w:szCs w:val="22"/>
                <w:rPrChange w:id="6876" w:author="Nick.Tolimieri" w:date="2022-09-13T12:37:00Z">
                  <w:rPr>
                    <w:ins w:id="6877" w:author="Nick.Tolimieri" w:date="2022-09-13T12:37:00Z"/>
                    <w:rFonts w:ascii="Calibri" w:hAnsi="Calibri" w:cs="Calibri"/>
                    <w:color w:val="000000"/>
                    <w:sz w:val="22"/>
                    <w:szCs w:val="22"/>
                  </w:rPr>
                </w:rPrChange>
              </w:rPr>
              <w:pPrChange w:id="6878" w:author="Nick.Tolimieri" w:date="2022-09-13T12:37:00Z">
                <w:pPr>
                  <w:jc w:val="right"/>
                </w:pPr>
              </w:pPrChange>
            </w:pPr>
            <w:ins w:id="6879" w:author="Nick.Tolimieri" w:date="2022-09-13T12:37:00Z">
              <w:r w:rsidRPr="00207938">
                <w:rPr>
                  <w:rFonts w:asciiTheme="minorHAnsi" w:eastAsiaTheme="minorHAnsi" w:hAnsiTheme="minorHAnsi" w:cstheme="minorBidi"/>
                  <w:sz w:val="22"/>
                  <w:szCs w:val="22"/>
                  <w:rPrChange w:id="6880" w:author="Nick.Tolimieri" w:date="2022-09-13T12:37:00Z">
                    <w:rPr>
                      <w:rFonts w:ascii="Calibri" w:hAnsi="Calibri" w:cs="Calibri"/>
                      <w:color w:val="000000"/>
                      <w:sz w:val="22"/>
                      <w:szCs w:val="22"/>
                    </w:rPr>
                  </w:rPrChange>
                </w:rPr>
                <w:t>1.67</w:t>
              </w:r>
            </w:ins>
          </w:p>
        </w:tc>
        <w:tc>
          <w:tcPr>
            <w:tcW w:w="960" w:type="dxa"/>
            <w:noWrap/>
            <w:hideMark/>
            <w:tcPrChange w:id="68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82" w:author="Nick.Tolimieri" w:date="2022-09-13T12:37:00Z"/>
                <w:rFonts w:asciiTheme="minorHAnsi" w:eastAsiaTheme="minorHAnsi" w:hAnsiTheme="minorHAnsi" w:cstheme="minorBidi"/>
                <w:sz w:val="22"/>
                <w:szCs w:val="22"/>
                <w:rPrChange w:id="6883" w:author="Nick.Tolimieri" w:date="2022-09-13T12:37:00Z">
                  <w:rPr>
                    <w:ins w:id="6884" w:author="Nick.Tolimieri" w:date="2022-09-13T12:37:00Z"/>
                    <w:rFonts w:ascii="Calibri" w:hAnsi="Calibri" w:cs="Calibri"/>
                    <w:color w:val="000000"/>
                    <w:sz w:val="22"/>
                    <w:szCs w:val="22"/>
                  </w:rPr>
                </w:rPrChange>
              </w:rPr>
              <w:pPrChange w:id="6885" w:author="Nick.Tolimieri" w:date="2022-09-13T12:37:00Z">
                <w:pPr>
                  <w:jc w:val="right"/>
                </w:pPr>
              </w:pPrChange>
            </w:pPr>
            <w:ins w:id="6886" w:author="Nick.Tolimieri" w:date="2022-09-13T12:37:00Z">
              <w:r w:rsidRPr="00207938">
                <w:rPr>
                  <w:rFonts w:asciiTheme="minorHAnsi" w:eastAsiaTheme="minorHAnsi" w:hAnsiTheme="minorHAnsi" w:cstheme="minorBidi"/>
                  <w:sz w:val="22"/>
                  <w:szCs w:val="22"/>
                  <w:rPrChange w:id="6887" w:author="Nick.Tolimieri" w:date="2022-09-13T12:37:00Z">
                    <w:rPr>
                      <w:rFonts w:ascii="Calibri" w:hAnsi="Calibri" w:cs="Calibri"/>
                      <w:color w:val="000000"/>
                      <w:sz w:val="22"/>
                      <w:szCs w:val="22"/>
                    </w:rPr>
                  </w:rPrChange>
                </w:rPr>
                <w:t>0.18</w:t>
              </w:r>
            </w:ins>
          </w:p>
        </w:tc>
      </w:tr>
      <w:tr w:rsidR="00207938" w:rsidRPr="00207938" w:rsidTr="00207938">
        <w:trPr>
          <w:divId w:val="365297945"/>
          <w:trHeight w:val="300"/>
          <w:ins w:id="6888" w:author="Nick.Tolimieri" w:date="2022-09-13T12:37:00Z"/>
          <w:trPrChange w:id="6889" w:author="Nick.Tolimieri" w:date="2022-09-13T12:37:00Z">
            <w:trPr>
              <w:divId w:val="365297945"/>
              <w:trHeight w:val="300"/>
            </w:trPr>
          </w:trPrChange>
        </w:trPr>
        <w:tc>
          <w:tcPr>
            <w:tcW w:w="960" w:type="dxa"/>
            <w:noWrap/>
            <w:hideMark/>
            <w:tcPrChange w:id="68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91" w:author="Nick.Tolimieri" w:date="2022-09-13T12:37:00Z"/>
                <w:rFonts w:asciiTheme="minorHAnsi" w:eastAsiaTheme="minorHAnsi" w:hAnsiTheme="minorHAnsi" w:cstheme="minorBidi"/>
                <w:sz w:val="22"/>
                <w:szCs w:val="22"/>
                <w:rPrChange w:id="6892" w:author="Nick.Tolimieri" w:date="2022-09-13T12:37:00Z">
                  <w:rPr>
                    <w:ins w:id="6893" w:author="Nick.Tolimieri" w:date="2022-09-13T12:37:00Z"/>
                    <w:rFonts w:ascii="Calibri" w:hAnsi="Calibri" w:cs="Calibri"/>
                    <w:color w:val="000000"/>
                    <w:sz w:val="22"/>
                    <w:szCs w:val="22"/>
                  </w:rPr>
                </w:rPrChange>
              </w:rPr>
              <w:pPrChange w:id="6894" w:author="Nick.Tolimieri" w:date="2022-09-13T12:37:00Z">
                <w:pPr/>
              </w:pPrChange>
            </w:pPr>
            <w:ins w:id="6895" w:author="Nick.Tolimieri" w:date="2022-09-13T12:37:00Z">
              <w:r w:rsidRPr="00207938">
                <w:rPr>
                  <w:rFonts w:asciiTheme="minorHAnsi" w:eastAsiaTheme="minorHAnsi" w:hAnsiTheme="minorHAnsi" w:cstheme="minorBidi"/>
                  <w:sz w:val="22"/>
                  <w:szCs w:val="22"/>
                  <w:rPrChange w:id="6896" w:author="Nick.Tolimieri" w:date="2022-09-13T12:37:00Z">
                    <w:rPr>
                      <w:rFonts w:ascii="Calibri" w:hAnsi="Calibri" w:cs="Calibri"/>
                      <w:color w:val="000000"/>
                      <w:sz w:val="22"/>
                      <w:szCs w:val="22"/>
                    </w:rPr>
                  </w:rPrChange>
                </w:rPr>
                <w:t>Cape Alava</w:t>
              </w:r>
            </w:ins>
          </w:p>
        </w:tc>
        <w:tc>
          <w:tcPr>
            <w:tcW w:w="960" w:type="dxa"/>
            <w:noWrap/>
            <w:hideMark/>
            <w:tcPrChange w:id="689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898" w:author="Nick.Tolimieri" w:date="2022-09-13T12:37:00Z"/>
                <w:rFonts w:asciiTheme="minorHAnsi" w:eastAsiaTheme="minorHAnsi" w:hAnsiTheme="minorHAnsi" w:cstheme="minorBidi"/>
                <w:sz w:val="22"/>
                <w:szCs w:val="22"/>
                <w:rPrChange w:id="6899" w:author="Nick.Tolimieri" w:date="2022-09-13T12:37:00Z">
                  <w:rPr>
                    <w:ins w:id="6900" w:author="Nick.Tolimieri" w:date="2022-09-13T12:37:00Z"/>
                    <w:rFonts w:ascii="Calibri" w:hAnsi="Calibri" w:cs="Calibri"/>
                    <w:color w:val="000000"/>
                    <w:sz w:val="22"/>
                    <w:szCs w:val="22"/>
                  </w:rPr>
                </w:rPrChange>
              </w:rPr>
              <w:pPrChange w:id="6901" w:author="Nick.Tolimieri" w:date="2022-09-13T12:37:00Z">
                <w:pPr>
                  <w:jc w:val="right"/>
                </w:pPr>
              </w:pPrChange>
            </w:pPr>
            <w:ins w:id="6902" w:author="Nick.Tolimieri" w:date="2022-09-13T12:37:00Z">
              <w:r w:rsidRPr="00207938">
                <w:rPr>
                  <w:rFonts w:asciiTheme="minorHAnsi" w:eastAsiaTheme="minorHAnsi" w:hAnsiTheme="minorHAnsi" w:cstheme="minorBidi"/>
                  <w:sz w:val="22"/>
                  <w:szCs w:val="22"/>
                  <w:rPrChange w:id="6903" w:author="Nick.Tolimieri" w:date="2022-09-13T12:37:00Z">
                    <w:rPr>
                      <w:rFonts w:ascii="Calibri" w:hAnsi="Calibri" w:cs="Calibri"/>
                      <w:color w:val="000000"/>
                      <w:sz w:val="22"/>
                      <w:szCs w:val="22"/>
                    </w:rPr>
                  </w:rPrChange>
                </w:rPr>
                <w:t>1992</w:t>
              </w:r>
            </w:ins>
          </w:p>
        </w:tc>
        <w:tc>
          <w:tcPr>
            <w:tcW w:w="960" w:type="dxa"/>
            <w:noWrap/>
            <w:hideMark/>
            <w:tcPrChange w:id="690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05" w:author="Nick.Tolimieri" w:date="2022-09-13T12:37:00Z"/>
                <w:rFonts w:asciiTheme="minorHAnsi" w:eastAsiaTheme="minorHAnsi" w:hAnsiTheme="minorHAnsi" w:cstheme="minorBidi"/>
                <w:sz w:val="22"/>
                <w:szCs w:val="22"/>
                <w:rPrChange w:id="6906" w:author="Nick.Tolimieri" w:date="2022-09-13T12:37:00Z">
                  <w:rPr>
                    <w:ins w:id="6907" w:author="Nick.Tolimieri" w:date="2022-09-13T12:37:00Z"/>
                    <w:rFonts w:ascii="Calibri" w:hAnsi="Calibri" w:cs="Calibri"/>
                    <w:color w:val="000000"/>
                    <w:sz w:val="22"/>
                    <w:szCs w:val="22"/>
                  </w:rPr>
                </w:rPrChange>
              </w:rPr>
              <w:pPrChange w:id="6908" w:author="Nick.Tolimieri" w:date="2022-09-13T12:37:00Z">
                <w:pPr>
                  <w:jc w:val="right"/>
                </w:pPr>
              </w:pPrChange>
            </w:pPr>
            <w:ins w:id="6909" w:author="Nick.Tolimieri" w:date="2022-09-13T12:37:00Z">
              <w:r w:rsidRPr="00207938">
                <w:rPr>
                  <w:rFonts w:asciiTheme="minorHAnsi" w:eastAsiaTheme="minorHAnsi" w:hAnsiTheme="minorHAnsi" w:cstheme="minorBidi"/>
                  <w:sz w:val="22"/>
                  <w:szCs w:val="22"/>
                  <w:rPrChange w:id="6910" w:author="Nick.Tolimieri" w:date="2022-09-13T12:37:00Z">
                    <w:rPr>
                      <w:rFonts w:ascii="Calibri" w:hAnsi="Calibri" w:cs="Calibri"/>
                      <w:color w:val="000000"/>
                      <w:sz w:val="22"/>
                      <w:szCs w:val="22"/>
                    </w:rPr>
                  </w:rPrChange>
                </w:rPr>
                <w:t>4</w:t>
              </w:r>
            </w:ins>
          </w:p>
        </w:tc>
        <w:tc>
          <w:tcPr>
            <w:tcW w:w="960" w:type="dxa"/>
            <w:noWrap/>
            <w:hideMark/>
            <w:tcPrChange w:id="691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12" w:author="Nick.Tolimieri" w:date="2022-09-13T12:37:00Z"/>
                <w:rFonts w:asciiTheme="minorHAnsi" w:eastAsiaTheme="minorHAnsi" w:hAnsiTheme="minorHAnsi" w:cstheme="minorBidi"/>
                <w:sz w:val="22"/>
                <w:szCs w:val="22"/>
                <w:rPrChange w:id="6913" w:author="Nick.Tolimieri" w:date="2022-09-13T12:37:00Z">
                  <w:rPr>
                    <w:ins w:id="6914" w:author="Nick.Tolimieri" w:date="2022-09-13T12:37:00Z"/>
                    <w:rFonts w:ascii="Calibri" w:hAnsi="Calibri" w:cs="Calibri"/>
                    <w:color w:val="000000"/>
                    <w:sz w:val="22"/>
                    <w:szCs w:val="22"/>
                  </w:rPr>
                </w:rPrChange>
              </w:rPr>
              <w:pPrChange w:id="6915" w:author="Nick.Tolimieri" w:date="2022-09-13T12:37:00Z">
                <w:pPr>
                  <w:jc w:val="right"/>
                </w:pPr>
              </w:pPrChange>
            </w:pPr>
            <w:ins w:id="6916" w:author="Nick.Tolimieri" w:date="2022-09-13T12:37:00Z">
              <w:r w:rsidRPr="00207938">
                <w:rPr>
                  <w:rFonts w:asciiTheme="minorHAnsi" w:eastAsiaTheme="minorHAnsi" w:hAnsiTheme="minorHAnsi" w:cstheme="minorBidi"/>
                  <w:sz w:val="22"/>
                  <w:szCs w:val="22"/>
                  <w:rPrChange w:id="6917" w:author="Nick.Tolimieri" w:date="2022-09-13T12:37:00Z">
                    <w:rPr>
                      <w:rFonts w:ascii="Calibri" w:hAnsi="Calibri" w:cs="Calibri"/>
                      <w:color w:val="000000"/>
                      <w:sz w:val="22"/>
                      <w:szCs w:val="22"/>
                    </w:rPr>
                  </w:rPrChange>
                </w:rPr>
                <w:t>49</w:t>
              </w:r>
            </w:ins>
          </w:p>
        </w:tc>
        <w:tc>
          <w:tcPr>
            <w:tcW w:w="960" w:type="dxa"/>
            <w:noWrap/>
            <w:hideMark/>
            <w:tcPrChange w:id="691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19" w:author="Nick.Tolimieri" w:date="2022-09-13T12:37:00Z"/>
                <w:rFonts w:asciiTheme="minorHAnsi" w:eastAsiaTheme="minorHAnsi" w:hAnsiTheme="minorHAnsi" w:cstheme="minorBidi"/>
                <w:sz w:val="22"/>
                <w:szCs w:val="22"/>
                <w:rPrChange w:id="6920" w:author="Nick.Tolimieri" w:date="2022-09-13T12:37:00Z">
                  <w:rPr>
                    <w:ins w:id="6921" w:author="Nick.Tolimieri" w:date="2022-09-13T12:37:00Z"/>
                    <w:rFonts w:ascii="Calibri" w:hAnsi="Calibri" w:cs="Calibri"/>
                    <w:color w:val="000000"/>
                    <w:sz w:val="22"/>
                    <w:szCs w:val="22"/>
                  </w:rPr>
                </w:rPrChange>
              </w:rPr>
              <w:pPrChange w:id="6922" w:author="Nick.Tolimieri" w:date="2022-09-13T12:37:00Z">
                <w:pPr>
                  <w:jc w:val="right"/>
                </w:pPr>
              </w:pPrChange>
            </w:pPr>
            <w:ins w:id="6923" w:author="Nick.Tolimieri" w:date="2022-09-13T12:37:00Z">
              <w:r w:rsidRPr="00207938">
                <w:rPr>
                  <w:rFonts w:asciiTheme="minorHAnsi" w:eastAsiaTheme="minorHAnsi" w:hAnsiTheme="minorHAnsi" w:cstheme="minorBidi"/>
                  <w:sz w:val="22"/>
                  <w:szCs w:val="22"/>
                  <w:rPrChange w:id="6924" w:author="Nick.Tolimieri" w:date="2022-09-13T12:37:00Z">
                    <w:rPr>
                      <w:rFonts w:ascii="Calibri" w:hAnsi="Calibri" w:cs="Calibri"/>
                      <w:color w:val="000000"/>
                      <w:sz w:val="22"/>
                      <w:szCs w:val="22"/>
                    </w:rPr>
                  </w:rPrChange>
                </w:rPr>
                <w:t>5</w:t>
              </w:r>
            </w:ins>
          </w:p>
        </w:tc>
        <w:tc>
          <w:tcPr>
            <w:tcW w:w="960" w:type="dxa"/>
            <w:noWrap/>
            <w:hideMark/>
            <w:tcPrChange w:id="69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26" w:author="Nick.Tolimieri" w:date="2022-09-13T12:37:00Z"/>
                <w:rFonts w:asciiTheme="minorHAnsi" w:eastAsiaTheme="minorHAnsi" w:hAnsiTheme="minorHAnsi" w:cstheme="minorBidi"/>
                <w:sz w:val="22"/>
                <w:szCs w:val="22"/>
                <w:rPrChange w:id="6927" w:author="Nick.Tolimieri" w:date="2022-09-13T12:37:00Z">
                  <w:rPr>
                    <w:ins w:id="6928" w:author="Nick.Tolimieri" w:date="2022-09-13T12:37:00Z"/>
                    <w:rFonts w:ascii="Calibri" w:hAnsi="Calibri" w:cs="Calibri"/>
                    <w:color w:val="000000"/>
                    <w:sz w:val="22"/>
                    <w:szCs w:val="22"/>
                  </w:rPr>
                </w:rPrChange>
              </w:rPr>
              <w:pPrChange w:id="6929" w:author="Nick.Tolimieri" w:date="2022-09-13T12:37:00Z">
                <w:pPr>
                  <w:jc w:val="right"/>
                </w:pPr>
              </w:pPrChange>
            </w:pPr>
            <w:ins w:id="6930" w:author="Nick.Tolimieri" w:date="2022-09-13T12:37:00Z">
              <w:r w:rsidRPr="00207938">
                <w:rPr>
                  <w:rFonts w:asciiTheme="minorHAnsi" w:eastAsiaTheme="minorHAnsi" w:hAnsiTheme="minorHAnsi" w:cstheme="minorBidi"/>
                  <w:sz w:val="22"/>
                  <w:szCs w:val="22"/>
                  <w:rPrChange w:id="6931" w:author="Nick.Tolimieri" w:date="2022-09-13T12:37:00Z">
                    <w:rPr>
                      <w:rFonts w:ascii="Calibri" w:hAnsi="Calibri" w:cs="Calibri"/>
                      <w:color w:val="000000"/>
                      <w:sz w:val="22"/>
                      <w:szCs w:val="22"/>
                    </w:rPr>
                  </w:rPrChange>
                </w:rPr>
                <w:t>48</w:t>
              </w:r>
            </w:ins>
          </w:p>
        </w:tc>
        <w:tc>
          <w:tcPr>
            <w:tcW w:w="960" w:type="dxa"/>
            <w:noWrap/>
            <w:hideMark/>
            <w:tcPrChange w:id="693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33" w:author="Nick.Tolimieri" w:date="2022-09-13T12:37:00Z"/>
                <w:rFonts w:asciiTheme="minorHAnsi" w:eastAsiaTheme="minorHAnsi" w:hAnsiTheme="minorHAnsi" w:cstheme="minorBidi"/>
                <w:sz w:val="22"/>
                <w:szCs w:val="22"/>
                <w:rPrChange w:id="6934" w:author="Nick.Tolimieri" w:date="2022-09-13T12:37:00Z">
                  <w:rPr>
                    <w:ins w:id="6935" w:author="Nick.Tolimieri" w:date="2022-09-13T12:37:00Z"/>
                    <w:rFonts w:ascii="Calibri" w:hAnsi="Calibri" w:cs="Calibri"/>
                    <w:color w:val="000000"/>
                    <w:sz w:val="22"/>
                    <w:szCs w:val="22"/>
                  </w:rPr>
                </w:rPrChange>
              </w:rPr>
              <w:pPrChange w:id="6936" w:author="Nick.Tolimieri" w:date="2022-09-13T12:37:00Z">
                <w:pPr>
                  <w:jc w:val="right"/>
                </w:pPr>
              </w:pPrChange>
            </w:pPr>
            <w:ins w:id="6937" w:author="Nick.Tolimieri" w:date="2022-09-13T12:37:00Z">
              <w:r w:rsidRPr="00207938">
                <w:rPr>
                  <w:rFonts w:asciiTheme="minorHAnsi" w:eastAsiaTheme="minorHAnsi" w:hAnsiTheme="minorHAnsi" w:cstheme="minorBidi"/>
                  <w:sz w:val="22"/>
                  <w:szCs w:val="22"/>
                  <w:rPrChange w:id="6938" w:author="Nick.Tolimieri" w:date="2022-09-13T12:37:00Z">
                    <w:rPr>
                      <w:rFonts w:ascii="Calibri" w:hAnsi="Calibri" w:cs="Calibri"/>
                      <w:color w:val="000000"/>
                      <w:sz w:val="22"/>
                      <w:szCs w:val="22"/>
                    </w:rPr>
                  </w:rPrChange>
                </w:rPr>
                <w:t>5</w:t>
              </w:r>
            </w:ins>
          </w:p>
        </w:tc>
        <w:tc>
          <w:tcPr>
            <w:tcW w:w="960" w:type="dxa"/>
            <w:noWrap/>
            <w:hideMark/>
            <w:tcPrChange w:id="693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40" w:author="Nick.Tolimieri" w:date="2022-09-13T12:37:00Z"/>
                <w:rFonts w:asciiTheme="minorHAnsi" w:eastAsiaTheme="minorHAnsi" w:hAnsiTheme="minorHAnsi" w:cstheme="minorBidi"/>
                <w:sz w:val="22"/>
                <w:szCs w:val="22"/>
                <w:rPrChange w:id="6941" w:author="Nick.Tolimieri" w:date="2022-09-13T12:37:00Z">
                  <w:rPr>
                    <w:ins w:id="6942" w:author="Nick.Tolimieri" w:date="2022-09-13T12:37:00Z"/>
                    <w:rFonts w:ascii="Calibri" w:hAnsi="Calibri" w:cs="Calibri"/>
                    <w:color w:val="000000"/>
                    <w:sz w:val="22"/>
                    <w:szCs w:val="22"/>
                  </w:rPr>
                </w:rPrChange>
              </w:rPr>
              <w:pPrChange w:id="6943" w:author="Nick.Tolimieri" w:date="2022-09-13T12:37:00Z">
                <w:pPr>
                  <w:jc w:val="right"/>
                </w:pPr>
              </w:pPrChange>
            </w:pPr>
            <w:ins w:id="6944" w:author="Nick.Tolimieri" w:date="2022-09-13T12:37:00Z">
              <w:r w:rsidRPr="00207938">
                <w:rPr>
                  <w:rFonts w:asciiTheme="minorHAnsi" w:eastAsiaTheme="minorHAnsi" w:hAnsiTheme="minorHAnsi" w:cstheme="minorBidi"/>
                  <w:sz w:val="22"/>
                  <w:szCs w:val="22"/>
                  <w:rPrChange w:id="6945" w:author="Nick.Tolimieri" w:date="2022-09-13T12:37:00Z">
                    <w:rPr>
                      <w:rFonts w:ascii="Calibri" w:hAnsi="Calibri" w:cs="Calibri"/>
                      <w:color w:val="000000"/>
                      <w:sz w:val="22"/>
                      <w:szCs w:val="22"/>
                    </w:rPr>
                  </w:rPrChange>
                </w:rPr>
                <w:t>17</w:t>
              </w:r>
            </w:ins>
          </w:p>
        </w:tc>
        <w:tc>
          <w:tcPr>
            <w:tcW w:w="960" w:type="dxa"/>
            <w:noWrap/>
            <w:hideMark/>
            <w:tcPrChange w:id="69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47" w:author="Nick.Tolimieri" w:date="2022-09-13T12:37:00Z"/>
                <w:rFonts w:asciiTheme="minorHAnsi" w:eastAsiaTheme="minorHAnsi" w:hAnsiTheme="minorHAnsi" w:cstheme="minorBidi"/>
                <w:sz w:val="22"/>
                <w:szCs w:val="22"/>
                <w:rPrChange w:id="6948" w:author="Nick.Tolimieri" w:date="2022-09-13T12:37:00Z">
                  <w:rPr>
                    <w:ins w:id="6949" w:author="Nick.Tolimieri" w:date="2022-09-13T12:37:00Z"/>
                    <w:rFonts w:ascii="Calibri" w:hAnsi="Calibri" w:cs="Calibri"/>
                    <w:color w:val="000000"/>
                    <w:sz w:val="22"/>
                    <w:szCs w:val="22"/>
                  </w:rPr>
                </w:rPrChange>
              </w:rPr>
              <w:pPrChange w:id="6950" w:author="Nick.Tolimieri" w:date="2022-09-13T12:37:00Z">
                <w:pPr>
                  <w:jc w:val="right"/>
                </w:pPr>
              </w:pPrChange>
            </w:pPr>
            <w:ins w:id="6951" w:author="Nick.Tolimieri" w:date="2022-09-13T12:37:00Z">
              <w:r w:rsidRPr="00207938">
                <w:rPr>
                  <w:rFonts w:asciiTheme="minorHAnsi" w:eastAsiaTheme="minorHAnsi" w:hAnsiTheme="minorHAnsi" w:cstheme="minorBidi"/>
                  <w:sz w:val="22"/>
                  <w:szCs w:val="22"/>
                  <w:rPrChange w:id="6952" w:author="Nick.Tolimieri" w:date="2022-09-13T12:37:00Z">
                    <w:rPr>
                      <w:rFonts w:ascii="Calibri" w:hAnsi="Calibri" w:cs="Calibri"/>
                      <w:color w:val="000000"/>
                      <w:sz w:val="22"/>
                      <w:szCs w:val="22"/>
                    </w:rPr>
                  </w:rPrChange>
                </w:rPr>
                <w:t>1.68</w:t>
              </w:r>
            </w:ins>
          </w:p>
        </w:tc>
        <w:tc>
          <w:tcPr>
            <w:tcW w:w="960" w:type="dxa"/>
            <w:noWrap/>
            <w:hideMark/>
            <w:tcPrChange w:id="69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54" w:author="Nick.Tolimieri" w:date="2022-09-13T12:37:00Z"/>
                <w:rFonts w:asciiTheme="minorHAnsi" w:eastAsiaTheme="minorHAnsi" w:hAnsiTheme="minorHAnsi" w:cstheme="minorBidi"/>
                <w:sz w:val="22"/>
                <w:szCs w:val="22"/>
                <w:rPrChange w:id="6955" w:author="Nick.Tolimieri" w:date="2022-09-13T12:37:00Z">
                  <w:rPr>
                    <w:ins w:id="6956" w:author="Nick.Tolimieri" w:date="2022-09-13T12:37:00Z"/>
                    <w:rFonts w:ascii="Calibri" w:hAnsi="Calibri" w:cs="Calibri"/>
                    <w:color w:val="000000"/>
                    <w:sz w:val="22"/>
                    <w:szCs w:val="22"/>
                  </w:rPr>
                </w:rPrChange>
              </w:rPr>
              <w:pPrChange w:id="6957" w:author="Nick.Tolimieri" w:date="2022-09-13T12:37:00Z">
                <w:pPr>
                  <w:jc w:val="right"/>
                </w:pPr>
              </w:pPrChange>
            </w:pPr>
            <w:ins w:id="6958" w:author="Nick.Tolimieri" w:date="2022-09-13T12:37:00Z">
              <w:r w:rsidRPr="00207938">
                <w:rPr>
                  <w:rFonts w:asciiTheme="minorHAnsi" w:eastAsiaTheme="minorHAnsi" w:hAnsiTheme="minorHAnsi" w:cstheme="minorBidi"/>
                  <w:sz w:val="22"/>
                  <w:szCs w:val="22"/>
                  <w:rPrChange w:id="6959" w:author="Nick.Tolimieri" w:date="2022-09-13T12:37:00Z">
                    <w:rPr>
                      <w:rFonts w:ascii="Calibri" w:hAnsi="Calibri" w:cs="Calibri"/>
                      <w:color w:val="000000"/>
                      <w:sz w:val="22"/>
                      <w:szCs w:val="22"/>
                    </w:rPr>
                  </w:rPrChange>
                </w:rPr>
                <w:t>0.31</w:t>
              </w:r>
            </w:ins>
          </w:p>
        </w:tc>
      </w:tr>
      <w:tr w:rsidR="00207938" w:rsidRPr="00207938" w:rsidTr="00207938">
        <w:trPr>
          <w:divId w:val="365297945"/>
          <w:trHeight w:val="300"/>
          <w:ins w:id="6960" w:author="Nick.Tolimieri" w:date="2022-09-13T12:37:00Z"/>
          <w:trPrChange w:id="6961" w:author="Nick.Tolimieri" w:date="2022-09-13T12:37:00Z">
            <w:trPr>
              <w:divId w:val="365297945"/>
              <w:trHeight w:val="300"/>
            </w:trPr>
          </w:trPrChange>
        </w:trPr>
        <w:tc>
          <w:tcPr>
            <w:tcW w:w="960" w:type="dxa"/>
            <w:noWrap/>
            <w:hideMark/>
            <w:tcPrChange w:id="696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63" w:author="Nick.Tolimieri" w:date="2022-09-13T12:37:00Z"/>
                <w:rFonts w:asciiTheme="minorHAnsi" w:eastAsiaTheme="minorHAnsi" w:hAnsiTheme="minorHAnsi" w:cstheme="minorBidi"/>
                <w:sz w:val="22"/>
                <w:szCs w:val="22"/>
                <w:rPrChange w:id="6964" w:author="Nick.Tolimieri" w:date="2022-09-13T12:37:00Z">
                  <w:rPr>
                    <w:ins w:id="6965" w:author="Nick.Tolimieri" w:date="2022-09-13T12:37:00Z"/>
                    <w:rFonts w:ascii="Calibri" w:hAnsi="Calibri" w:cs="Calibri"/>
                    <w:color w:val="000000"/>
                    <w:sz w:val="22"/>
                    <w:szCs w:val="22"/>
                  </w:rPr>
                </w:rPrChange>
              </w:rPr>
              <w:pPrChange w:id="6966" w:author="Nick.Tolimieri" w:date="2022-09-13T12:37:00Z">
                <w:pPr/>
              </w:pPrChange>
            </w:pPr>
            <w:ins w:id="6967" w:author="Nick.Tolimieri" w:date="2022-09-13T12:37:00Z">
              <w:r w:rsidRPr="00207938">
                <w:rPr>
                  <w:rFonts w:asciiTheme="minorHAnsi" w:eastAsiaTheme="minorHAnsi" w:hAnsiTheme="minorHAnsi" w:cstheme="minorBidi"/>
                  <w:sz w:val="22"/>
                  <w:szCs w:val="22"/>
                  <w:rPrChange w:id="6968" w:author="Nick.Tolimieri" w:date="2022-09-13T12:37:00Z">
                    <w:rPr>
                      <w:rFonts w:ascii="Calibri" w:hAnsi="Calibri" w:cs="Calibri"/>
                      <w:color w:val="000000"/>
                      <w:sz w:val="22"/>
                      <w:szCs w:val="22"/>
                    </w:rPr>
                  </w:rPrChange>
                </w:rPr>
                <w:t>Cape Alava</w:t>
              </w:r>
            </w:ins>
          </w:p>
        </w:tc>
        <w:tc>
          <w:tcPr>
            <w:tcW w:w="960" w:type="dxa"/>
            <w:noWrap/>
            <w:hideMark/>
            <w:tcPrChange w:id="696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70" w:author="Nick.Tolimieri" w:date="2022-09-13T12:37:00Z"/>
                <w:rFonts w:asciiTheme="minorHAnsi" w:eastAsiaTheme="minorHAnsi" w:hAnsiTheme="minorHAnsi" w:cstheme="minorBidi"/>
                <w:sz w:val="22"/>
                <w:szCs w:val="22"/>
                <w:rPrChange w:id="6971" w:author="Nick.Tolimieri" w:date="2022-09-13T12:37:00Z">
                  <w:rPr>
                    <w:ins w:id="6972" w:author="Nick.Tolimieri" w:date="2022-09-13T12:37:00Z"/>
                    <w:rFonts w:ascii="Calibri" w:hAnsi="Calibri" w:cs="Calibri"/>
                    <w:color w:val="000000"/>
                    <w:sz w:val="22"/>
                    <w:szCs w:val="22"/>
                  </w:rPr>
                </w:rPrChange>
              </w:rPr>
              <w:pPrChange w:id="6973" w:author="Nick.Tolimieri" w:date="2022-09-13T12:37:00Z">
                <w:pPr>
                  <w:jc w:val="right"/>
                </w:pPr>
              </w:pPrChange>
            </w:pPr>
            <w:ins w:id="6974" w:author="Nick.Tolimieri" w:date="2022-09-13T12:37:00Z">
              <w:r w:rsidRPr="00207938">
                <w:rPr>
                  <w:rFonts w:asciiTheme="minorHAnsi" w:eastAsiaTheme="minorHAnsi" w:hAnsiTheme="minorHAnsi" w:cstheme="minorBidi"/>
                  <w:sz w:val="22"/>
                  <w:szCs w:val="22"/>
                  <w:rPrChange w:id="6975" w:author="Nick.Tolimieri" w:date="2022-09-13T12:37:00Z">
                    <w:rPr>
                      <w:rFonts w:ascii="Calibri" w:hAnsi="Calibri" w:cs="Calibri"/>
                      <w:color w:val="000000"/>
                      <w:sz w:val="22"/>
                      <w:szCs w:val="22"/>
                    </w:rPr>
                  </w:rPrChange>
                </w:rPr>
                <w:t>1993</w:t>
              </w:r>
            </w:ins>
          </w:p>
        </w:tc>
        <w:tc>
          <w:tcPr>
            <w:tcW w:w="960" w:type="dxa"/>
            <w:noWrap/>
            <w:hideMark/>
            <w:tcPrChange w:id="697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77" w:author="Nick.Tolimieri" w:date="2022-09-13T12:37:00Z"/>
                <w:rFonts w:asciiTheme="minorHAnsi" w:eastAsiaTheme="minorHAnsi" w:hAnsiTheme="minorHAnsi" w:cstheme="minorBidi"/>
                <w:sz w:val="22"/>
                <w:szCs w:val="22"/>
                <w:rPrChange w:id="6978" w:author="Nick.Tolimieri" w:date="2022-09-13T12:37:00Z">
                  <w:rPr>
                    <w:ins w:id="6979" w:author="Nick.Tolimieri" w:date="2022-09-13T12:37:00Z"/>
                    <w:rFonts w:ascii="Calibri" w:hAnsi="Calibri" w:cs="Calibri"/>
                    <w:color w:val="000000"/>
                    <w:sz w:val="22"/>
                    <w:szCs w:val="22"/>
                  </w:rPr>
                </w:rPrChange>
              </w:rPr>
              <w:pPrChange w:id="6980" w:author="Nick.Tolimieri" w:date="2022-09-13T12:37:00Z">
                <w:pPr>
                  <w:jc w:val="right"/>
                </w:pPr>
              </w:pPrChange>
            </w:pPr>
            <w:ins w:id="6981" w:author="Nick.Tolimieri" w:date="2022-09-13T12:37:00Z">
              <w:r w:rsidRPr="00207938">
                <w:rPr>
                  <w:rFonts w:asciiTheme="minorHAnsi" w:eastAsiaTheme="minorHAnsi" w:hAnsiTheme="minorHAnsi" w:cstheme="minorBidi"/>
                  <w:sz w:val="22"/>
                  <w:szCs w:val="22"/>
                  <w:rPrChange w:id="6982" w:author="Nick.Tolimieri" w:date="2022-09-13T12:37:00Z">
                    <w:rPr>
                      <w:rFonts w:ascii="Calibri" w:hAnsi="Calibri" w:cs="Calibri"/>
                      <w:color w:val="000000"/>
                      <w:sz w:val="22"/>
                      <w:szCs w:val="22"/>
                    </w:rPr>
                  </w:rPrChange>
                </w:rPr>
                <w:t>7</w:t>
              </w:r>
            </w:ins>
          </w:p>
        </w:tc>
        <w:tc>
          <w:tcPr>
            <w:tcW w:w="960" w:type="dxa"/>
            <w:noWrap/>
            <w:hideMark/>
            <w:tcPrChange w:id="698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84" w:author="Nick.Tolimieri" w:date="2022-09-13T12:37:00Z"/>
                <w:rFonts w:asciiTheme="minorHAnsi" w:eastAsiaTheme="minorHAnsi" w:hAnsiTheme="minorHAnsi" w:cstheme="minorBidi"/>
                <w:sz w:val="22"/>
                <w:szCs w:val="22"/>
                <w:rPrChange w:id="6985" w:author="Nick.Tolimieri" w:date="2022-09-13T12:37:00Z">
                  <w:rPr>
                    <w:ins w:id="6986" w:author="Nick.Tolimieri" w:date="2022-09-13T12:37:00Z"/>
                    <w:rFonts w:ascii="Calibri" w:hAnsi="Calibri" w:cs="Calibri"/>
                    <w:color w:val="000000"/>
                    <w:sz w:val="22"/>
                    <w:szCs w:val="22"/>
                  </w:rPr>
                </w:rPrChange>
              </w:rPr>
              <w:pPrChange w:id="6987" w:author="Nick.Tolimieri" w:date="2022-09-13T12:37:00Z">
                <w:pPr>
                  <w:jc w:val="right"/>
                </w:pPr>
              </w:pPrChange>
            </w:pPr>
            <w:ins w:id="6988" w:author="Nick.Tolimieri" w:date="2022-09-13T12:37:00Z">
              <w:r w:rsidRPr="00207938">
                <w:rPr>
                  <w:rFonts w:asciiTheme="minorHAnsi" w:eastAsiaTheme="minorHAnsi" w:hAnsiTheme="minorHAnsi" w:cstheme="minorBidi"/>
                  <w:sz w:val="22"/>
                  <w:szCs w:val="22"/>
                  <w:rPrChange w:id="6989" w:author="Nick.Tolimieri" w:date="2022-09-13T12:37:00Z">
                    <w:rPr>
                      <w:rFonts w:ascii="Calibri" w:hAnsi="Calibri" w:cs="Calibri"/>
                      <w:color w:val="000000"/>
                      <w:sz w:val="22"/>
                      <w:szCs w:val="22"/>
                    </w:rPr>
                  </w:rPrChange>
                </w:rPr>
                <w:t>32</w:t>
              </w:r>
            </w:ins>
          </w:p>
        </w:tc>
        <w:tc>
          <w:tcPr>
            <w:tcW w:w="960" w:type="dxa"/>
            <w:noWrap/>
            <w:hideMark/>
            <w:tcPrChange w:id="69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91" w:author="Nick.Tolimieri" w:date="2022-09-13T12:37:00Z"/>
                <w:rFonts w:asciiTheme="minorHAnsi" w:eastAsiaTheme="minorHAnsi" w:hAnsiTheme="minorHAnsi" w:cstheme="minorBidi"/>
                <w:sz w:val="22"/>
                <w:szCs w:val="22"/>
                <w:rPrChange w:id="6992" w:author="Nick.Tolimieri" w:date="2022-09-13T12:37:00Z">
                  <w:rPr>
                    <w:ins w:id="6993" w:author="Nick.Tolimieri" w:date="2022-09-13T12:37:00Z"/>
                    <w:rFonts w:ascii="Calibri" w:hAnsi="Calibri" w:cs="Calibri"/>
                    <w:color w:val="000000"/>
                    <w:sz w:val="22"/>
                    <w:szCs w:val="22"/>
                  </w:rPr>
                </w:rPrChange>
              </w:rPr>
              <w:pPrChange w:id="6994" w:author="Nick.Tolimieri" w:date="2022-09-13T12:37:00Z">
                <w:pPr>
                  <w:jc w:val="right"/>
                </w:pPr>
              </w:pPrChange>
            </w:pPr>
            <w:ins w:id="6995" w:author="Nick.Tolimieri" w:date="2022-09-13T12:37:00Z">
              <w:r w:rsidRPr="00207938">
                <w:rPr>
                  <w:rFonts w:asciiTheme="minorHAnsi" w:eastAsiaTheme="minorHAnsi" w:hAnsiTheme="minorHAnsi" w:cstheme="minorBidi"/>
                  <w:sz w:val="22"/>
                  <w:szCs w:val="22"/>
                  <w:rPrChange w:id="6996" w:author="Nick.Tolimieri" w:date="2022-09-13T12:37:00Z">
                    <w:rPr>
                      <w:rFonts w:ascii="Calibri" w:hAnsi="Calibri" w:cs="Calibri"/>
                      <w:color w:val="000000"/>
                      <w:sz w:val="22"/>
                      <w:szCs w:val="22"/>
                    </w:rPr>
                  </w:rPrChange>
                </w:rPr>
                <w:t>1</w:t>
              </w:r>
            </w:ins>
          </w:p>
        </w:tc>
        <w:tc>
          <w:tcPr>
            <w:tcW w:w="960" w:type="dxa"/>
            <w:noWrap/>
            <w:hideMark/>
            <w:tcPrChange w:id="699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6998" w:author="Nick.Tolimieri" w:date="2022-09-13T12:37:00Z"/>
                <w:rFonts w:asciiTheme="minorHAnsi" w:eastAsiaTheme="minorHAnsi" w:hAnsiTheme="minorHAnsi" w:cstheme="minorBidi"/>
                <w:sz w:val="22"/>
                <w:szCs w:val="22"/>
                <w:rPrChange w:id="6999" w:author="Nick.Tolimieri" w:date="2022-09-13T12:37:00Z">
                  <w:rPr>
                    <w:ins w:id="7000" w:author="Nick.Tolimieri" w:date="2022-09-13T12:37:00Z"/>
                    <w:rFonts w:ascii="Calibri" w:hAnsi="Calibri" w:cs="Calibri"/>
                    <w:color w:val="000000"/>
                    <w:sz w:val="22"/>
                    <w:szCs w:val="22"/>
                  </w:rPr>
                </w:rPrChange>
              </w:rPr>
              <w:pPrChange w:id="7001" w:author="Nick.Tolimieri" w:date="2022-09-13T12:37:00Z">
                <w:pPr>
                  <w:jc w:val="right"/>
                </w:pPr>
              </w:pPrChange>
            </w:pPr>
            <w:ins w:id="7002" w:author="Nick.Tolimieri" w:date="2022-09-13T12:37:00Z">
              <w:r w:rsidRPr="00207938">
                <w:rPr>
                  <w:rFonts w:asciiTheme="minorHAnsi" w:eastAsiaTheme="minorHAnsi" w:hAnsiTheme="minorHAnsi" w:cstheme="minorBidi"/>
                  <w:sz w:val="22"/>
                  <w:szCs w:val="22"/>
                  <w:rPrChange w:id="7003" w:author="Nick.Tolimieri" w:date="2022-09-13T12:37:00Z">
                    <w:rPr>
                      <w:rFonts w:ascii="Calibri" w:hAnsi="Calibri" w:cs="Calibri"/>
                      <w:color w:val="000000"/>
                      <w:sz w:val="22"/>
                      <w:szCs w:val="22"/>
                    </w:rPr>
                  </w:rPrChange>
                </w:rPr>
                <w:t>29</w:t>
              </w:r>
            </w:ins>
          </w:p>
        </w:tc>
        <w:tc>
          <w:tcPr>
            <w:tcW w:w="960" w:type="dxa"/>
            <w:noWrap/>
            <w:hideMark/>
            <w:tcPrChange w:id="700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05" w:author="Nick.Tolimieri" w:date="2022-09-13T12:37:00Z"/>
                <w:rFonts w:asciiTheme="minorHAnsi" w:eastAsiaTheme="minorHAnsi" w:hAnsiTheme="minorHAnsi" w:cstheme="minorBidi"/>
                <w:sz w:val="22"/>
                <w:szCs w:val="22"/>
                <w:rPrChange w:id="7006" w:author="Nick.Tolimieri" w:date="2022-09-13T12:37:00Z">
                  <w:rPr>
                    <w:ins w:id="7007" w:author="Nick.Tolimieri" w:date="2022-09-13T12:37:00Z"/>
                    <w:rFonts w:ascii="Calibri" w:hAnsi="Calibri" w:cs="Calibri"/>
                    <w:color w:val="000000"/>
                    <w:sz w:val="22"/>
                    <w:szCs w:val="22"/>
                  </w:rPr>
                </w:rPrChange>
              </w:rPr>
              <w:pPrChange w:id="7008" w:author="Nick.Tolimieri" w:date="2022-09-13T12:37:00Z">
                <w:pPr>
                  <w:jc w:val="right"/>
                </w:pPr>
              </w:pPrChange>
            </w:pPr>
            <w:ins w:id="7009" w:author="Nick.Tolimieri" w:date="2022-09-13T12:37:00Z">
              <w:r w:rsidRPr="00207938">
                <w:rPr>
                  <w:rFonts w:asciiTheme="minorHAnsi" w:eastAsiaTheme="minorHAnsi" w:hAnsiTheme="minorHAnsi" w:cstheme="minorBidi"/>
                  <w:sz w:val="22"/>
                  <w:szCs w:val="22"/>
                  <w:rPrChange w:id="7010" w:author="Nick.Tolimieri" w:date="2022-09-13T12:37:00Z">
                    <w:rPr>
                      <w:rFonts w:ascii="Calibri" w:hAnsi="Calibri" w:cs="Calibri"/>
                      <w:color w:val="000000"/>
                      <w:sz w:val="22"/>
                      <w:szCs w:val="22"/>
                    </w:rPr>
                  </w:rPrChange>
                </w:rPr>
                <w:t>29</w:t>
              </w:r>
            </w:ins>
          </w:p>
        </w:tc>
        <w:tc>
          <w:tcPr>
            <w:tcW w:w="960" w:type="dxa"/>
            <w:noWrap/>
            <w:hideMark/>
            <w:tcPrChange w:id="701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12" w:author="Nick.Tolimieri" w:date="2022-09-13T12:37:00Z"/>
                <w:rFonts w:asciiTheme="minorHAnsi" w:eastAsiaTheme="minorHAnsi" w:hAnsiTheme="minorHAnsi" w:cstheme="minorBidi"/>
                <w:sz w:val="22"/>
                <w:szCs w:val="22"/>
                <w:rPrChange w:id="7013" w:author="Nick.Tolimieri" w:date="2022-09-13T12:37:00Z">
                  <w:rPr>
                    <w:ins w:id="7014" w:author="Nick.Tolimieri" w:date="2022-09-13T12:37:00Z"/>
                    <w:rFonts w:ascii="Calibri" w:hAnsi="Calibri" w:cs="Calibri"/>
                    <w:color w:val="000000"/>
                    <w:sz w:val="22"/>
                    <w:szCs w:val="22"/>
                  </w:rPr>
                </w:rPrChange>
              </w:rPr>
              <w:pPrChange w:id="7015" w:author="Nick.Tolimieri" w:date="2022-09-13T12:37:00Z">
                <w:pPr>
                  <w:jc w:val="right"/>
                </w:pPr>
              </w:pPrChange>
            </w:pPr>
            <w:ins w:id="7016" w:author="Nick.Tolimieri" w:date="2022-09-13T12:37:00Z">
              <w:r w:rsidRPr="00207938">
                <w:rPr>
                  <w:rFonts w:asciiTheme="minorHAnsi" w:eastAsiaTheme="minorHAnsi" w:hAnsiTheme="minorHAnsi" w:cstheme="minorBidi"/>
                  <w:sz w:val="22"/>
                  <w:szCs w:val="22"/>
                  <w:rPrChange w:id="7017" w:author="Nick.Tolimieri" w:date="2022-09-13T12:37:00Z">
                    <w:rPr>
                      <w:rFonts w:ascii="Calibri" w:hAnsi="Calibri" w:cs="Calibri"/>
                      <w:color w:val="000000"/>
                      <w:sz w:val="22"/>
                      <w:szCs w:val="22"/>
                    </w:rPr>
                  </w:rPrChange>
                </w:rPr>
                <w:t>29</w:t>
              </w:r>
            </w:ins>
          </w:p>
        </w:tc>
        <w:tc>
          <w:tcPr>
            <w:tcW w:w="960" w:type="dxa"/>
            <w:noWrap/>
            <w:hideMark/>
            <w:tcPrChange w:id="701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19" w:author="Nick.Tolimieri" w:date="2022-09-13T12:37:00Z"/>
                <w:rFonts w:asciiTheme="minorHAnsi" w:eastAsiaTheme="minorHAnsi" w:hAnsiTheme="minorHAnsi" w:cstheme="minorBidi"/>
                <w:sz w:val="22"/>
                <w:szCs w:val="22"/>
                <w:rPrChange w:id="7020" w:author="Nick.Tolimieri" w:date="2022-09-13T12:37:00Z">
                  <w:rPr>
                    <w:ins w:id="7021" w:author="Nick.Tolimieri" w:date="2022-09-13T12:37:00Z"/>
                    <w:rFonts w:ascii="Calibri" w:hAnsi="Calibri" w:cs="Calibri"/>
                    <w:color w:val="000000"/>
                    <w:sz w:val="22"/>
                    <w:szCs w:val="22"/>
                  </w:rPr>
                </w:rPrChange>
              </w:rPr>
              <w:pPrChange w:id="7022" w:author="Nick.Tolimieri" w:date="2022-09-13T12:37:00Z">
                <w:pPr>
                  <w:jc w:val="right"/>
                </w:pPr>
              </w:pPrChange>
            </w:pPr>
            <w:ins w:id="7023" w:author="Nick.Tolimieri" w:date="2022-09-13T12:37:00Z">
              <w:r w:rsidRPr="00207938">
                <w:rPr>
                  <w:rFonts w:asciiTheme="minorHAnsi" w:eastAsiaTheme="minorHAnsi" w:hAnsiTheme="minorHAnsi" w:cstheme="minorBidi"/>
                  <w:sz w:val="22"/>
                  <w:szCs w:val="22"/>
                  <w:rPrChange w:id="7024" w:author="Nick.Tolimieri" w:date="2022-09-13T12:37:00Z">
                    <w:rPr>
                      <w:rFonts w:ascii="Calibri" w:hAnsi="Calibri" w:cs="Calibri"/>
                      <w:color w:val="000000"/>
                      <w:sz w:val="22"/>
                      <w:szCs w:val="22"/>
                    </w:rPr>
                  </w:rPrChange>
                </w:rPr>
                <w:t>2.57</w:t>
              </w:r>
            </w:ins>
          </w:p>
        </w:tc>
        <w:tc>
          <w:tcPr>
            <w:tcW w:w="960" w:type="dxa"/>
            <w:noWrap/>
            <w:hideMark/>
            <w:tcPrChange w:id="702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26" w:author="Nick.Tolimieri" w:date="2022-09-13T12:37:00Z"/>
                <w:rFonts w:asciiTheme="minorHAnsi" w:eastAsiaTheme="minorHAnsi" w:hAnsiTheme="minorHAnsi" w:cstheme="minorBidi"/>
                <w:sz w:val="22"/>
                <w:szCs w:val="22"/>
                <w:rPrChange w:id="7027" w:author="Nick.Tolimieri" w:date="2022-09-13T12:37:00Z">
                  <w:rPr>
                    <w:ins w:id="7028" w:author="Nick.Tolimieri" w:date="2022-09-13T12:37:00Z"/>
                    <w:rFonts w:ascii="Calibri" w:hAnsi="Calibri" w:cs="Calibri"/>
                    <w:color w:val="000000"/>
                    <w:sz w:val="22"/>
                    <w:szCs w:val="22"/>
                  </w:rPr>
                </w:rPrChange>
              </w:rPr>
              <w:pPrChange w:id="7029" w:author="Nick.Tolimieri" w:date="2022-09-13T12:37:00Z">
                <w:pPr>
                  <w:jc w:val="right"/>
                </w:pPr>
              </w:pPrChange>
            </w:pPr>
            <w:ins w:id="7030" w:author="Nick.Tolimieri" w:date="2022-09-13T12:37:00Z">
              <w:r w:rsidRPr="00207938">
                <w:rPr>
                  <w:rFonts w:asciiTheme="minorHAnsi" w:eastAsiaTheme="minorHAnsi" w:hAnsiTheme="minorHAnsi" w:cstheme="minorBidi"/>
                  <w:sz w:val="22"/>
                  <w:szCs w:val="22"/>
                  <w:rPrChange w:id="7031" w:author="Nick.Tolimieri" w:date="2022-09-13T12:37:00Z">
                    <w:rPr>
                      <w:rFonts w:ascii="Calibri" w:hAnsi="Calibri" w:cs="Calibri"/>
                      <w:color w:val="000000"/>
                      <w:sz w:val="22"/>
                      <w:szCs w:val="22"/>
                    </w:rPr>
                  </w:rPrChange>
                </w:rPr>
                <w:t>0.6</w:t>
              </w:r>
            </w:ins>
          </w:p>
        </w:tc>
      </w:tr>
      <w:tr w:rsidR="00207938" w:rsidRPr="00207938" w:rsidTr="00207938">
        <w:trPr>
          <w:divId w:val="365297945"/>
          <w:trHeight w:val="300"/>
          <w:ins w:id="7032" w:author="Nick.Tolimieri" w:date="2022-09-13T12:37:00Z"/>
          <w:trPrChange w:id="7033" w:author="Nick.Tolimieri" w:date="2022-09-13T12:37:00Z">
            <w:trPr>
              <w:divId w:val="365297945"/>
              <w:trHeight w:val="300"/>
            </w:trPr>
          </w:trPrChange>
        </w:trPr>
        <w:tc>
          <w:tcPr>
            <w:tcW w:w="960" w:type="dxa"/>
            <w:noWrap/>
            <w:hideMark/>
            <w:tcPrChange w:id="703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35" w:author="Nick.Tolimieri" w:date="2022-09-13T12:37:00Z"/>
                <w:rFonts w:asciiTheme="minorHAnsi" w:eastAsiaTheme="minorHAnsi" w:hAnsiTheme="minorHAnsi" w:cstheme="minorBidi"/>
                <w:sz w:val="22"/>
                <w:szCs w:val="22"/>
                <w:rPrChange w:id="7036" w:author="Nick.Tolimieri" w:date="2022-09-13T12:37:00Z">
                  <w:rPr>
                    <w:ins w:id="7037" w:author="Nick.Tolimieri" w:date="2022-09-13T12:37:00Z"/>
                    <w:rFonts w:ascii="Calibri" w:hAnsi="Calibri" w:cs="Calibri"/>
                    <w:color w:val="000000"/>
                    <w:sz w:val="22"/>
                    <w:szCs w:val="22"/>
                  </w:rPr>
                </w:rPrChange>
              </w:rPr>
              <w:pPrChange w:id="7038" w:author="Nick.Tolimieri" w:date="2022-09-13T12:37:00Z">
                <w:pPr/>
              </w:pPrChange>
            </w:pPr>
            <w:ins w:id="7039" w:author="Nick.Tolimieri" w:date="2022-09-13T12:37:00Z">
              <w:r w:rsidRPr="00207938">
                <w:rPr>
                  <w:rFonts w:asciiTheme="minorHAnsi" w:eastAsiaTheme="minorHAnsi" w:hAnsiTheme="minorHAnsi" w:cstheme="minorBidi"/>
                  <w:sz w:val="22"/>
                  <w:szCs w:val="22"/>
                  <w:rPrChange w:id="7040" w:author="Nick.Tolimieri" w:date="2022-09-13T12:37:00Z">
                    <w:rPr>
                      <w:rFonts w:ascii="Calibri" w:hAnsi="Calibri" w:cs="Calibri"/>
                      <w:color w:val="000000"/>
                      <w:sz w:val="22"/>
                      <w:szCs w:val="22"/>
                    </w:rPr>
                  </w:rPrChange>
                </w:rPr>
                <w:t>Cape Alava</w:t>
              </w:r>
            </w:ins>
          </w:p>
        </w:tc>
        <w:tc>
          <w:tcPr>
            <w:tcW w:w="960" w:type="dxa"/>
            <w:noWrap/>
            <w:hideMark/>
            <w:tcPrChange w:id="704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42" w:author="Nick.Tolimieri" w:date="2022-09-13T12:37:00Z"/>
                <w:rFonts w:asciiTheme="minorHAnsi" w:eastAsiaTheme="minorHAnsi" w:hAnsiTheme="minorHAnsi" w:cstheme="minorBidi"/>
                <w:sz w:val="22"/>
                <w:szCs w:val="22"/>
                <w:rPrChange w:id="7043" w:author="Nick.Tolimieri" w:date="2022-09-13T12:37:00Z">
                  <w:rPr>
                    <w:ins w:id="7044" w:author="Nick.Tolimieri" w:date="2022-09-13T12:37:00Z"/>
                    <w:rFonts w:ascii="Calibri" w:hAnsi="Calibri" w:cs="Calibri"/>
                    <w:color w:val="000000"/>
                    <w:sz w:val="22"/>
                    <w:szCs w:val="22"/>
                  </w:rPr>
                </w:rPrChange>
              </w:rPr>
              <w:pPrChange w:id="7045" w:author="Nick.Tolimieri" w:date="2022-09-13T12:37:00Z">
                <w:pPr>
                  <w:jc w:val="right"/>
                </w:pPr>
              </w:pPrChange>
            </w:pPr>
            <w:ins w:id="7046" w:author="Nick.Tolimieri" w:date="2022-09-13T12:37:00Z">
              <w:r w:rsidRPr="00207938">
                <w:rPr>
                  <w:rFonts w:asciiTheme="minorHAnsi" w:eastAsiaTheme="minorHAnsi" w:hAnsiTheme="minorHAnsi" w:cstheme="minorBidi"/>
                  <w:sz w:val="22"/>
                  <w:szCs w:val="22"/>
                  <w:rPrChange w:id="7047" w:author="Nick.Tolimieri" w:date="2022-09-13T12:37:00Z">
                    <w:rPr>
                      <w:rFonts w:ascii="Calibri" w:hAnsi="Calibri" w:cs="Calibri"/>
                      <w:color w:val="000000"/>
                      <w:sz w:val="22"/>
                      <w:szCs w:val="22"/>
                    </w:rPr>
                  </w:rPrChange>
                </w:rPr>
                <w:t>1994</w:t>
              </w:r>
            </w:ins>
          </w:p>
        </w:tc>
        <w:tc>
          <w:tcPr>
            <w:tcW w:w="960" w:type="dxa"/>
            <w:noWrap/>
            <w:hideMark/>
            <w:tcPrChange w:id="704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49" w:author="Nick.Tolimieri" w:date="2022-09-13T12:37:00Z"/>
                <w:rFonts w:asciiTheme="minorHAnsi" w:eastAsiaTheme="minorHAnsi" w:hAnsiTheme="minorHAnsi" w:cstheme="minorBidi"/>
                <w:sz w:val="22"/>
                <w:szCs w:val="22"/>
                <w:rPrChange w:id="7050" w:author="Nick.Tolimieri" w:date="2022-09-13T12:37:00Z">
                  <w:rPr>
                    <w:ins w:id="7051" w:author="Nick.Tolimieri" w:date="2022-09-13T12:37:00Z"/>
                    <w:rFonts w:ascii="Calibri" w:hAnsi="Calibri" w:cs="Calibri"/>
                    <w:color w:val="000000"/>
                    <w:sz w:val="22"/>
                    <w:szCs w:val="22"/>
                  </w:rPr>
                </w:rPrChange>
              </w:rPr>
              <w:pPrChange w:id="7052" w:author="Nick.Tolimieri" w:date="2022-09-13T12:37:00Z">
                <w:pPr>
                  <w:jc w:val="right"/>
                </w:pPr>
              </w:pPrChange>
            </w:pPr>
            <w:ins w:id="7053" w:author="Nick.Tolimieri" w:date="2022-09-13T12:37:00Z">
              <w:r w:rsidRPr="00207938">
                <w:rPr>
                  <w:rFonts w:asciiTheme="minorHAnsi" w:eastAsiaTheme="minorHAnsi" w:hAnsiTheme="minorHAnsi" w:cstheme="minorBidi"/>
                  <w:sz w:val="22"/>
                  <w:szCs w:val="22"/>
                  <w:rPrChange w:id="7054" w:author="Nick.Tolimieri" w:date="2022-09-13T12:37:00Z">
                    <w:rPr>
                      <w:rFonts w:ascii="Calibri" w:hAnsi="Calibri" w:cs="Calibri"/>
                      <w:color w:val="000000"/>
                      <w:sz w:val="22"/>
                      <w:szCs w:val="22"/>
                    </w:rPr>
                  </w:rPrChange>
                </w:rPr>
                <w:t>27</w:t>
              </w:r>
            </w:ins>
          </w:p>
        </w:tc>
        <w:tc>
          <w:tcPr>
            <w:tcW w:w="960" w:type="dxa"/>
            <w:noWrap/>
            <w:hideMark/>
            <w:tcPrChange w:id="705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56" w:author="Nick.Tolimieri" w:date="2022-09-13T12:37:00Z"/>
                <w:rFonts w:asciiTheme="minorHAnsi" w:eastAsiaTheme="minorHAnsi" w:hAnsiTheme="minorHAnsi" w:cstheme="minorBidi"/>
                <w:sz w:val="22"/>
                <w:szCs w:val="22"/>
                <w:rPrChange w:id="7057" w:author="Nick.Tolimieri" w:date="2022-09-13T12:37:00Z">
                  <w:rPr>
                    <w:ins w:id="7058" w:author="Nick.Tolimieri" w:date="2022-09-13T12:37:00Z"/>
                    <w:rFonts w:ascii="Calibri" w:hAnsi="Calibri" w:cs="Calibri"/>
                    <w:color w:val="000000"/>
                    <w:sz w:val="22"/>
                    <w:szCs w:val="22"/>
                  </w:rPr>
                </w:rPrChange>
              </w:rPr>
              <w:pPrChange w:id="7059" w:author="Nick.Tolimieri" w:date="2022-09-13T12:37:00Z">
                <w:pPr>
                  <w:jc w:val="right"/>
                </w:pPr>
              </w:pPrChange>
            </w:pPr>
            <w:ins w:id="7060" w:author="Nick.Tolimieri" w:date="2022-09-13T12:37:00Z">
              <w:r w:rsidRPr="00207938">
                <w:rPr>
                  <w:rFonts w:asciiTheme="minorHAnsi" w:eastAsiaTheme="minorHAnsi" w:hAnsiTheme="minorHAnsi" w:cstheme="minorBidi"/>
                  <w:sz w:val="22"/>
                  <w:szCs w:val="22"/>
                  <w:rPrChange w:id="7061" w:author="Nick.Tolimieri" w:date="2022-09-13T12:37:00Z">
                    <w:rPr>
                      <w:rFonts w:ascii="Calibri" w:hAnsi="Calibri" w:cs="Calibri"/>
                      <w:color w:val="000000"/>
                      <w:sz w:val="22"/>
                      <w:szCs w:val="22"/>
                    </w:rPr>
                  </w:rPrChange>
                </w:rPr>
                <w:t>38</w:t>
              </w:r>
            </w:ins>
          </w:p>
        </w:tc>
        <w:tc>
          <w:tcPr>
            <w:tcW w:w="960" w:type="dxa"/>
            <w:noWrap/>
            <w:hideMark/>
            <w:tcPrChange w:id="706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63" w:author="Nick.Tolimieri" w:date="2022-09-13T12:37:00Z"/>
                <w:rFonts w:asciiTheme="minorHAnsi" w:eastAsiaTheme="minorHAnsi" w:hAnsiTheme="minorHAnsi" w:cstheme="minorBidi"/>
                <w:sz w:val="22"/>
                <w:szCs w:val="22"/>
                <w:rPrChange w:id="7064" w:author="Nick.Tolimieri" w:date="2022-09-13T12:37:00Z">
                  <w:rPr>
                    <w:ins w:id="7065" w:author="Nick.Tolimieri" w:date="2022-09-13T12:37:00Z"/>
                    <w:rFonts w:ascii="Calibri" w:hAnsi="Calibri" w:cs="Calibri"/>
                    <w:color w:val="000000"/>
                    <w:sz w:val="22"/>
                    <w:szCs w:val="22"/>
                  </w:rPr>
                </w:rPrChange>
              </w:rPr>
              <w:pPrChange w:id="7066" w:author="Nick.Tolimieri" w:date="2022-09-13T12:37:00Z">
                <w:pPr>
                  <w:jc w:val="right"/>
                </w:pPr>
              </w:pPrChange>
            </w:pPr>
            <w:ins w:id="7067" w:author="Nick.Tolimieri" w:date="2022-09-13T12:37:00Z">
              <w:r w:rsidRPr="00207938">
                <w:rPr>
                  <w:rFonts w:asciiTheme="minorHAnsi" w:eastAsiaTheme="minorHAnsi" w:hAnsiTheme="minorHAnsi" w:cstheme="minorBidi"/>
                  <w:sz w:val="22"/>
                  <w:szCs w:val="22"/>
                  <w:rPrChange w:id="7068" w:author="Nick.Tolimieri" w:date="2022-09-13T12:37:00Z">
                    <w:rPr>
                      <w:rFonts w:ascii="Calibri" w:hAnsi="Calibri" w:cs="Calibri"/>
                      <w:color w:val="000000"/>
                      <w:sz w:val="22"/>
                      <w:szCs w:val="22"/>
                    </w:rPr>
                  </w:rPrChange>
                </w:rPr>
                <w:t>1</w:t>
              </w:r>
            </w:ins>
          </w:p>
        </w:tc>
        <w:tc>
          <w:tcPr>
            <w:tcW w:w="960" w:type="dxa"/>
            <w:noWrap/>
            <w:hideMark/>
            <w:tcPrChange w:id="706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70" w:author="Nick.Tolimieri" w:date="2022-09-13T12:37:00Z"/>
                <w:rFonts w:asciiTheme="minorHAnsi" w:eastAsiaTheme="minorHAnsi" w:hAnsiTheme="minorHAnsi" w:cstheme="minorBidi"/>
                <w:sz w:val="22"/>
                <w:szCs w:val="22"/>
                <w:rPrChange w:id="7071" w:author="Nick.Tolimieri" w:date="2022-09-13T12:37:00Z">
                  <w:rPr>
                    <w:ins w:id="7072" w:author="Nick.Tolimieri" w:date="2022-09-13T12:37:00Z"/>
                    <w:rFonts w:ascii="Calibri" w:hAnsi="Calibri" w:cs="Calibri"/>
                    <w:color w:val="000000"/>
                    <w:sz w:val="22"/>
                    <w:szCs w:val="22"/>
                  </w:rPr>
                </w:rPrChange>
              </w:rPr>
              <w:pPrChange w:id="7073" w:author="Nick.Tolimieri" w:date="2022-09-13T12:37:00Z">
                <w:pPr>
                  <w:jc w:val="right"/>
                </w:pPr>
              </w:pPrChange>
            </w:pPr>
            <w:ins w:id="7074" w:author="Nick.Tolimieri" w:date="2022-09-13T12:37:00Z">
              <w:r w:rsidRPr="00207938">
                <w:rPr>
                  <w:rFonts w:asciiTheme="minorHAnsi" w:eastAsiaTheme="minorHAnsi" w:hAnsiTheme="minorHAnsi" w:cstheme="minorBidi"/>
                  <w:sz w:val="22"/>
                  <w:szCs w:val="22"/>
                  <w:rPrChange w:id="7075" w:author="Nick.Tolimieri" w:date="2022-09-13T12:37:00Z">
                    <w:rPr>
                      <w:rFonts w:ascii="Calibri" w:hAnsi="Calibri" w:cs="Calibri"/>
                      <w:color w:val="000000"/>
                      <w:sz w:val="22"/>
                      <w:szCs w:val="22"/>
                    </w:rPr>
                  </w:rPrChange>
                </w:rPr>
                <w:t>27</w:t>
              </w:r>
            </w:ins>
          </w:p>
        </w:tc>
        <w:tc>
          <w:tcPr>
            <w:tcW w:w="960" w:type="dxa"/>
            <w:noWrap/>
            <w:hideMark/>
            <w:tcPrChange w:id="707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77" w:author="Nick.Tolimieri" w:date="2022-09-13T12:37:00Z"/>
                <w:rFonts w:asciiTheme="minorHAnsi" w:eastAsiaTheme="minorHAnsi" w:hAnsiTheme="minorHAnsi" w:cstheme="minorBidi"/>
                <w:sz w:val="22"/>
                <w:szCs w:val="22"/>
                <w:rPrChange w:id="7078" w:author="Nick.Tolimieri" w:date="2022-09-13T12:37:00Z">
                  <w:rPr>
                    <w:ins w:id="7079" w:author="Nick.Tolimieri" w:date="2022-09-13T12:37:00Z"/>
                    <w:rFonts w:ascii="Calibri" w:hAnsi="Calibri" w:cs="Calibri"/>
                    <w:color w:val="000000"/>
                    <w:sz w:val="22"/>
                    <w:szCs w:val="22"/>
                  </w:rPr>
                </w:rPrChange>
              </w:rPr>
              <w:pPrChange w:id="7080" w:author="Nick.Tolimieri" w:date="2022-09-13T12:37:00Z">
                <w:pPr>
                  <w:jc w:val="right"/>
                </w:pPr>
              </w:pPrChange>
            </w:pPr>
            <w:ins w:id="7081" w:author="Nick.Tolimieri" w:date="2022-09-13T12:37:00Z">
              <w:r w:rsidRPr="00207938">
                <w:rPr>
                  <w:rFonts w:asciiTheme="minorHAnsi" w:eastAsiaTheme="minorHAnsi" w:hAnsiTheme="minorHAnsi" w:cstheme="minorBidi"/>
                  <w:sz w:val="22"/>
                  <w:szCs w:val="22"/>
                  <w:rPrChange w:id="7082" w:author="Nick.Tolimieri" w:date="2022-09-13T12:37:00Z">
                    <w:rPr>
                      <w:rFonts w:ascii="Calibri" w:hAnsi="Calibri" w:cs="Calibri"/>
                      <w:color w:val="000000"/>
                      <w:sz w:val="22"/>
                      <w:szCs w:val="22"/>
                    </w:rPr>
                  </w:rPrChange>
                </w:rPr>
                <w:t>27</w:t>
              </w:r>
            </w:ins>
          </w:p>
        </w:tc>
        <w:tc>
          <w:tcPr>
            <w:tcW w:w="960" w:type="dxa"/>
            <w:noWrap/>
            <w:hideMark/>
            <w:tcPrChange w:id="708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84" w:author="Nick.Tolimieri" w:date="2022-09-13T12:37:00Z"/>
                <w:rFonts w:asciiTheme="minorHAnsi" w:eastAsiaTheme="minorHAnsi" w:hAnsiTheme="minorHAnsi" w:cstheme="minorBidi"/>
                <w:sz w:val="22"/>
                <w:szCs w:val="22"/>
                <w:rPrChange w:id="7085" w:author="Nick.Tolimieri" w:date="2022-09-13T12:37:00Z">
                  <w:rPr>
                    <w:ins w:id="7086" w:author="Nick.Tolimieri" w:date="2022-09-13T12:37:00Z"/>
                    <w:rFonts w:ascii="Calibri" w:hAnsi="Calibri" w:cs="Calibri"/>
                    <w:color w:val="000000"/>
                    <w:sz w:val="22"/>
                    <w:szCs w:val="22"/>
                  </w:rPr>
                </w:rPrChange>
              </w:rPr>
              <w:pPrChange w:id="7087" w:author="Nick.Tolimieri" w:date="2022-09-13T12:37:00Z">
                <w:pPr>
                  <w:jc w:val="right"/>
                </w:pPr>
              </w:pPrChange>
            </w:pPr>
            <w:ins w:id="7088" w:author="Nick.Tolimieri" w:date="2022-09-13T12:37:00Z">
              <w:r w:rsidRPr="00207938">
                <w:rPr>
                  <w:rFonts w:asciiTheme="minorHAnsi" w:eastAsiaTheme="minorHAnsi" w:hAnsiTheme="minorHAnsi" w:cstheme="minorBidi"/>
                  <w:sz w:val="22"/>
                  <w:szCs w:val="22"/>
                  <w:rPrChange w:id="7089" w:author="Nick.Tolimieri" w:date="2022-09-13T12:37:00Z">
                    <w:rPr>
                      <w:rFonts w:ascii="Calibri" w:hAnsi="Calibri" w:cs="Calibri"/>
                      <w:color w:val="000000"/>
                      <w:sz w:val="22"/>
                      <w:szCs w:val="22"/>
                    </w:rPr>
                  </w:rPrChange>
                </w:rPr>
                <w:t>27</w:t>
              </w:r>
            </w:ins>
          </w:p>
        </w:tc>
        <w:tc>
          <w:tcPr>
            <w:tcW w:w="960" w:type="dxa"/>
            <w:noWrap/>
            <w:hideMark/>
            <w:tcPrChange w:id="709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91" w:author="Nick.Tolimieri" w:date="2022-09-13T12:37:00Z"/>
                <w:rFonts w:asciiTheme="minorHAnsi" w:eastAsiaTheme="minorHAnsi" w:hAnsiTheme="minorHAnsi" w:cstheme="minorBidi"/>
                <w:sz w:val="22"/>
                <w:szCs w:val="22"/>
                <w:rPrChange w:id="7092" w:author="Nick.Tolimieri" w:date="2022-09-13T12:37:00Z">
                  <w:rPr>
                    <w:ins w:id="7093" w:author="Nick.Tolimieri" w:date="2022-09-13T12:37:00Z"/>
                    <w:rFonts w:ascii="Calibri" w:hAnsi="Calibri" w:cs="Calibri"/>
                    <w:color w:val="000000"/>
                    <w:sz w:val="22"/>
                    <w:szCs w:val="22"/>
                  </w:rPr>
                </w:rPrChange>
              </w:rPr>
              <w:pPrChange w:id="7094" w:author="Nick.Tolimieri" w:date="2022-09-13T12:37:00Z">
                <w:pPr>
                  <w:jc w:val="right"/>
                </w:pPr>
              </w:pPrChange>
            </w:pPr>
            <w:ins w:id="7095" w:author="Nick.Tolimieri" w:date="2022-09-13T12:37:00Z">
              <w:r w:rsidRPr="00207938">
                <w:rPr>
                  <w:rFonts w:asciiTheme="minorHAnsi" w:eastAsiaTheme="minorHAnsi" w:hAnsiTheme="minorHAnsi" w:cstheme="minorBidi"/>
                  <w:sz w:val="22"/>
                  <w:szCs w:val="22"/>
                  <w:rPrChange w:id="7096" w:author="Nick.Tolimieri" w:date="2022-09-13T12:37:00Z">
                    <w:rPr>
                      <w:rFonts w:ascii="Calibri" w:hAnsi="Calibri" w:cs="Calibri"/>
                      <w:color w:val="000000"/>
                      <w:sz w:val="22"/>
                      <w:szCs w:val="22"/>
                    </w:rPr>
                  </w:rPrChange>
                </w:rPr>
                <w:t>2.66</w:t>
              </w:r>
            </w:ins>
          </w:p>
        </w:tc>
        <w:tc>
          <w:tcPr>
            <w:tcW w:w="960" w:type="dxa"/>
            <w:noWrap/>
            <w:hideMark/>
            <w:tcPrChange w:id="709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098" w:author="Nick.Tolimieri" w:date="2022-09-13T12:37:00Z"/>
                <w:rFonts w:asciiTheme="minorHAnsi" w:eastAsiaTheme="minorHAnsi" w:hAnsiTheme="minorHAnsi" w:cstheme="minorBidi"/>
                <w:sz w:val="22"/>
                <w:szCs w:val="22"/>
                <w:rPrChange w:id="7099" w:author="Nick.Tolimieri" w:date="2022-09-13T12:37:00Z">
                  <w:rPr>
                    <w:ins w:id="7100" w:author="Nick.Tolimieri" w:date="2022-09-13T12:37:00Z"/>
                    <w:rFonts w:ascii="Calibri" w:hAnsi="Calibri" w:cs="Calibri"/>
                    <w:color w:val="000000"/>
                    <w:sz w:val="22"/>
                    <w:szCs w:val="22"/>
                  </w:rPr>
                </w:rPrChange>
              </w:rPr>
              <w:pPrChange w:id="7101" w:author="Nick.Tolimieri" w:date="2022-09-13T12:37:00Z">
                <w:pPr>
                  <w:jc w:val="right"/>
                </w:pPr>
              </w:pPrChange>
            </w:pPr>
            <w:ins w:id="7102" w:author="Nick.Tolimieri" w:date="2022-09-13T12:37:00Z">
              <w:r w:rsidRPr="00207938">
                <w:rPr>
                  <w:rFonts w:asciiTheme="minorHAnsi" w:eastAsiaTheme="minorHAnsi" w:hAnsiTheme="minorHAnsi" w:cstheme="minorBidi"/>
                  <w:sz w:val="22"/>
                  <w:szCs w:val="22"/>
                  <w:rPrChange w:id="7103" w:author="Nick.Tolimieri" w:date="2022-09-13T12:37:00Z">
                    <w:rPr>
                      <w:rFonts w:ascii="Calibri" w:hAnsi="Calibri" w:cs="Calibri"/>
                      <w:color w:val="000000"/>
                      <w:sz w:val="22"/>
                      <w:szCs w:val="22"/>
                    </w:rPr>
                  </w:rPrChange>
                </w:rPr>
                <w:t>0.58</w:t>
              </w:r>
            </w:ins>
          </w:p>
        </w:tc>
      </w:tr>
      <w:tr w:rsidR="00207938" w:rsidRPr="00207938" w:rsidTr="00207938">
        <w:trPr>
          <w:divId w:val="365297945"/>
          <w:trHeight w:val="300"/>
          <w:ins w:id="7104" w:author="Nick.Tolimieri" w:date="2022-09-13T12:37:00Z"/>
          <w:trPrChange w:id="7105" w:author="Nick.Tolimieri" w:date="2022-09-13T12:37:00Z">
            <w:trPr>
              <w:divId w:val="365297945"/>
              <w:trHeight w:val="300"/>
            </w:trPr>
          </w:trPrChange>
        </w:trPr>
        <w:tc>
          <w:tcPr>
            <w:tcW w:w="960" w:type="dxa"/>
            <w:noWrap/>
            <w:hideMark/>
            <w:tcPrChange w:id="71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07" w:author="Nick.Tolimieri" w:date="2022-09-13T12:37:00Z"/>
                <w:rFonts w:asciiTheme="minorHAnsi" w:eastAsiaTheme="minorHAnsi" w:hAnsiTheme="minorHAnsi" w:cstheme="minorBidi"/>
                <w:sz w:val="22"/>
                <w:szCs w:val="22"/>
                <w:rPrChange w:id="7108" w:author="Nick.Tolimieri" w:date="2022-09-13T12:37:00Z">
                  <w:rPr>
                    <w:ins w:id="7109" w:author="Nick.Tolimieri" w:date="2022-09-13T12:37:00Z"/>
                    <w:rFonts w:ascii="Calibri" w:hAnsi="Calibri" w:cs="Calibri"/>
                    <w:color w:val="000000"/>
                    <w:sz w:val="22"/>
                    <w:szCs w:val="22"/>
                  </w:rPr>
                </w:rPrChange>
              </w:rPr>
              <w:pPrChange w:id="7110" w:author="Nick.Tolimieri" w:date="2022-09-13T12:37:00Z">
                <w:pPr/>
              </w:pPrChange>
            </w:pPr>
            <w:ins w:id="7111" w:author="Nick.Tolimieri" w:date="2022-09-13T12:37:00Z">
              <w:r w:rsidRPr="00207938">
                <w:rPr>
                  <w:rFonts w:asciiTheme="minorHAnsi" w:eastAsiaTheme="minorHAnsi" w:hAnsiTheme="minorHAnsi" w:cstheme="minorBidi"/>
                  <w:sz w:val="22"/>
                  <w:szCs w:val="22"/>
                  <w:rPrChange w:id="7112" w:author="Nick.Tolimieri" w:date="2022-09-13T12:37:00Z">
                    <w:rPr>
                      <w:rFonts w:ascii="Calibri" w:hAnsi="Calibri" w:cs="Calibri"/>
                      <w:color w:val="000000"/>
                      <w:sz w:val="22"/>
                      <w:szCs w:val="22"/>
                    </w:rPr>
                  </w:rPrChange>
                </w:rPr>
                <w:t>Cape Alava</w:t>
              </w:r>
            </w:ins>
          </w:p>
        </w:tc>
        <w:tc>
          <w:tcPr>
            <w:tcW w:w="960" w:type="dxa"/>
            <w:noWrap/>
            <w:hideMark/>
            <w:tcPrChange w:id="711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14" w:author="Nick.Tolimieri" w:date="2022-09-13T12:37:00Z"/>
                <w:rFonts w:asciiTheme="minorHAnsi" w:eastAsiaTheme="minorHAnsi" w:hAnsiTheme="minorHAnsi" w:cstheme="minorBidi"/>
                <w:sz w:val="22"/>
                <w:szCs w:val="22"/>
                <w:rPrChange w:id="7115" w:author="Nick.Tolimieri" w:date="2022-09-13T12:37:00Z">
                  <w:rPr>
                    <w:ins w:id="7116" w:author="Nick.Tolimieri" w:date="2022-09-13T12:37:00Z"/>
                    <w:rFonts w:ascii="Calibri" w:hAnsi="Calibri" w:cs="Calibri"/>
                    <w:color w:val="000000"/>
                    <w:sz w:val="22"/>
                    <w:szCs w:val="22"/>
                  </w:rPr>
                </w:rPrChange>
              </w:rPr>
              <w:pPrChange w:id="7117" w:author="Nick.Tolimieri" w:date="2022-09-13T12:37:00Z">
                <w:pPr>
                  <w:jc w:val="right"/>
                </w:pPr>
              </w:pPrChange>
            </w:pPr>
            <w:ins w:id="7118" w:author="Nick.Tolimieri" w:date="2022-09-13T12:37:00Z">
              <w:r w:rsidRPr="00207938">
                <w:rPr>
                  <w:rFonts w:asciiTheme="minorHAnsi" w:eastAsiaTheme="minorHAnsi" w:hAnsiTheme="minorHAnsi" w:cstheme="minorBidi"/>
                  <w:sz w:val="22"/>
                  <w:szCs w:val="22"/>
                  <w:rPrChange w:id="7119" w:author="Nick.Tolimieri" w:date="2022-09-13T12:37:00Z">
                    <w:rPr>
                      <w:rFonts w:ascii="Calibri" w:hAnsi="Calibri" w:cs="Calibri"/>
                      <w:color w:val="000000"/>
                      <w:sz w:val="22"/>
                      <w:szCs w:val="22"/>
                    </w:rPr>
                  </w:rPrChange>
                </w:rPr>
                <w:t>1995</w:t>
              </w:r>
            </w:ins>
          </w:p>
        </w:tc>
        <w:tc>
          <w:tcPr>
            <w:tcW w:w="960" w:type="dxa"/>
            <w:noWrap/>
            <w:hideMark/>
            <w:tcPrChange w:id="712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21" w:author="Nick.Tolimieri" w:date="2022-09-13T12:37:00Z"/>
                <w:rFonts w:asciiTheme="minorHAnsi" w:eastAsiaTheme="minorHAnsi" w:hAnsiTheme="minorHAnsi" w:cstheme="minorBidi"/>
                <w:sz w:val="22"/>
                <w:szCs w:val="22"/>
                <w:rPrChange w:id="7122" w:author="Nick.Tolimieri" w:date="2022-09-13T12:37:00Z">
                  <w:rPr>
                    <w:ins w:id="7123" w:author="Nick.Tolimieri" w:date="2022-09-13T12:37:00Z"/>
                    <w:rFonts w:ascii="Calibri" w:hAnsi="Calibri" w:cs="Calibri"/>
                    <w:color w:val="000000"/>
                    <w:sz w:val="22"/>
                    <w:szCs w:val="22"/>
                  </w:rPr>
                </w:rPrChange>
              </w:rPr>
              <w:pPrChange w:id="7124" w:author="Nick.Tolimieri" w:date="2022-09-13T12:37:00Z">
                <w:pPr>
                  <w:jc w:val="right"/>
                </w:pPr>
              </w:pPrChange>
            </w:pPr>
            <w:ins w:id="7125" w:author="Nick.Tolimieri" w:date="2022-09-13T12:37:00Z">
              <w:r w:rsidRPr="00207938">
                <w:rPr>
                  <w:rFonts w:asciiTheme="minorHAnsi" w:eastAsiaTheme="minorHAnsi" w:hAnsiTheme="minorHAnsi" w:cstheme="minorBidi"/>
                  <w:sz w:val="22"/>
                  <w:szCs w:val="22"/>
                  <w:rPrChange w:id="7126" w:author="Nick.Tolimieri" w:date="2022-09-13T12:37:00Z">
                    <w:rPr>
                      <w:rFonts w:ascii="Calibri" w:hAnsi="Calibri" w:cs="Calibri"/>
                      <w:color w:val="000000"/>
                      <w:sz w:val="22"/>
                      <w:szCs w:val="22"/>
                    </w:rPr>
                  </w:rPrChange>
                </w:rPr>
                <w:t>9</w:t>
              </w:r>
            </w:ins>
          </w:p>
        </w:tc>
        <w:tc>
          <w:tcPr>
            <w:tcW w:w="960" w:type="dxa"/>
            <w:noWrap/>
            <w:hideMark/>
            <w:tcPrChange w:id="712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28" w:author="Nick.Tolimieri" w:date="2022-09-13T12:37:00Z"/>
                <w:rFonts w:asciiTheme="minorHAnsi" w:eastAsiaTheme="minorHAnsi" w:hAnsiTheme="minorHAnsi" w:cstheme="minorBidi"/>
                <w:sz w:val="22"/>
                <w:szCs w:val="22"/>
                <w:rPrChange w:id="7129" w:author="Nick.Tolimieri" w:date="2022-09-13T12:37:00Z">
                  <w:rPr>
                    <w:ins w:id="7130" w:author="Nick.Tolimieri" w:date="2022-09-13T12:37:00Z"/>
                    <w:rFonts w:ascii="Calibri" w:hAnsi="Calibri" w:cs="Calibri"/>
                    <w:color w:val="000000"/>
                    <w:sz w:val="22"/>
                    <w:szCs w:val="22"/>
                  </w:rPr>
                </w:rPrChange>
              </w:rPr>
              <w:pPrChange w:id="7131" w:author="Nick.Tolimieri" w:date="2022-09-13T12:37:00Z">
                <w:pPr>
                  <w:jc w:val="right"/>
                </w:pPr>
              </w:pPrChange>
            </w:pPr>
            <w:ins w:id="7132" w:author="Nick.Tolimieri" w:date="2022-09-13T12:37:00Z">
              <w:r w:rsidRPr="00207938">
                <w:rPr>
                  <w:rFonts w:asciiTheme="minorHAnsi" w:eastAsiaTheme="minorHAnsi" w:hAnsiTheme="minorHAnsi" w:cstheme="minorBidi"/>
                  <w:sz w:val="22"/>
                  <w:szCs w:val="22"/>
                  <w:rPrChange w:id="7133" w:author="Nick.Tolimieri" w:date="2022-09-13T12:37:00Z">
                    <w:rPr>
                      <w:rFonts w:ascii="Calibri" w:hAnsi="Calibri" w:cs="Calibri"/>
                      <w:color w:val="000000"/>
                      <w:sz w:val="22"/>
                      <w:szCs w:val="22"/>
                    </w:rPr>
                  </w:rPrChange>
                </w:rPr>
                <w:t>43</w:t>
              </w:r>
            </w:ins>
          </w:p>
        </w:tc>
        <w:tc>
          <w:tcPr>
            <w:tcW w:w="960" w:type="dxa"/>
            <w:noWrap/>
            <w:hideMark/>
            <w:tcPrChange w:id="713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35" w:author="Nick.Tolimieri" w:date="2022-09-13T12:37:00Z"/>
                <w:rFonts w:asciiTheme="minorHAnsi" w:eastAsiaTheme="minorHAnsi" w:hAnsiTheme="minorHAnsi" w:cstheme="minorBidi"/>
                <w:sz w:val="22"/>
                <w:szCs w:val="22"/>
                <w:rPrChange w:id="7136" w:author="Nick.Tolimieri" w:date="2022-09-13T12:37:00Z">
                  <w:rPr>
                    <w:ins w:id="7137" w:author="Nick.Tolimieri" w:date="2022-09-13T12:37:00Z"/>
                    <w:rFonts w:ascii="Calibri" w:hAnsi="Calibri" w:cs="Calibri"/>
                    <w:color w:val="000000"/>
                    <w:sz w:val="22"/>
                    <w:szCs w:val="22"/>
                  </w:rPr>
                </w:rPrChange>
              </w:rPr>
              <w:pPrChange w:id="7138" w:author="Nick.Tolimieri" w:date="2022-09-13T12:37:00Z">
                <w:pPr>
                  <w:jc w:val="right"/>
                </w:pPr>
              </w:pPrChange>
            </w:pPr>
            <w:ins w:id="7139" w:author="Nick.Tolimieri" w:date="2022-09-13T12:37:00Z">
              <w:r w:rsidRPr="00207938">
                <w:rPr>
                  <w:rFonts w:asciiTheme="minorHAnsi" w:eastAsiaTheme="minorHAnsi" w:hAnsiTheme="minorHAnsi" w:cstheme="minorBidi"/>
                  <w:sz w:val="22"/>
                  <w:szCs w:val="22"/>
                  <w:rPrChange w:id="7140" w:author="Nick.Tolimieri" w:date="2022-09-13T12:37:00Z">
                    <w:rPr>
                      <w:rFonts w:ascii="Calibri" w:hAnsi="Calibri" w:cs="Calibri"/>
                      <w:color w:val="000000"/>
                      <w:sz w:val="22"/>
                      <w:szCs w:val="22"/>
                    </w:rPr>
                  </w:rPrChange>
                </w:rPr>
                <w:t>3</w:t>
              </w:r>
            </w:ins>
          </w:p>
        </w:tc>
        <w:tc>
          <w:tcPr>
            <w:tcW w:w="960" w:type="dxa"/>
            <w:noWrap/>
            <w:hideMark/>
            <w:tcPrChange w:id="714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42" w:author="Nick.Tolimieri" w:date="2022-09-13T12:37:00Z"/>
                <w:rFonts w:asciiTheme="minorHAnsi" w:eastAsiaTheme="minorHAnsi" w:hAnsiTheme="minorHAnsi" w:cstheme="minorBidi"/>
                <w:sz w:val="22"/>
                <w:szCs w:val="22"/>
                <w:rPrChange w:id="7143" w:author="Nick.Tolimieri" w:date="2022-09-13T12:37:00Z">
                  <w:rPr>
                    <w:ins w:id="7144" w:author="Nick.Tolimieri" w:date="2022-09-13T12:37:00Z"/>
                    <w:rFonts w:ascii="Calibri" w:hAnsi="Calibri" w:cs="Calibri"/>
                    <w:color w:val="000000"/>
                    <w:sz w:val="22"/>
                    <w:szCs w:val="22"/>
                  </w:rPr>
                </w:rPrChange>
              </w:rPr>
              <w:pPrChange w:id="7145" w:author="Nick.Tolimieri" w:date="2022-09-13T12:37:00Z">
                <w:pPr>
                  <w:jc w:val="right"/>
                </w:pPr>
              </w:pPrChange>
            </w:pPr>
            <w:ins w:id="7146" w:author="Nick.Tolimieri" w:date="2022-09-13T12:37:00Z">
              <w:r w:rsidRPr="00207938">
                <w:rPr>
                  <w:rFonts w:asciiTheme="minorHAnsi" w:eastAsiaTheme="minorHAnsi" w:hAnsiTheme="minorHAnsi" w:cstheme="minorBidi"/>
                  <w:sz w:val="22"/>
                  <w:szCs w:val="22"/>
                  <w:rPrChange w:id="7147" w:author="Nick.Tolimieri" w:date="2022-09-13T12:37:00Z">
                    <w:rPr>
                      <w:rFonts w:ascii="Calibri" w:hAnsi="Calibri" w:cs="Calibri"/>
                      <w:color w:val="000000"/>
                      <w:sz w:val="22"/>
                      <w:szCs w:val="22"/>
                    </w:rPr>
                  </w:rPrChange>
                </w:rPr>
                <w:t>26</w:t>
              </w:r>
            </w:ins>
          </w:p>
        </w:tc>
        <w:tc>
          <w:tcPr>
            <w:tcW w:w="960" w:type="dxa"/>
            <w:noWrap/>
            <w:hideMark/>
            <w:tcPrChange w:id="714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49" w:author="Nick.Tolimieri" w:date="2022-09-13T12:37:00Z"/>
                <w:rFonts w:asciiTheme="minorHAnsi" w:eastAsiaTheme="minorHAnsi" w:hAnsiTheme="minorHAnsi" w:cstheme="minorBidi"/>
                <w:sz w:val="22"/>
                <w:szCs w:val="22"/>
                <w:rPrChange w:id="7150" w:author="Nick.Tolimieri" w:date="2022-09-13T12:37:00Z">
                  <w:rPr>
                    <w:ins w:id="7151" w:author="Nick.Tolimieri" w:date="2022-09-13T12:37:00Z"/>
                    <w:rFonts w:ascii="Calibri" w:hAnsi="Calibri" w:cs="Calibri"/>
                    <w:color w:val="000000"/>
                    <w:sz w:val="22"/>
                    <w:szCs w:val="22"/>
                  </w:rPr>
                </w:rPrChange>
              </w:rPr>
              <w:pPrChange w:id="7152" w:author="Nick.Tolimieri" w:date="2022-09-13T12:37:00Z">
                <w:pPr>
                  <w:jc w:val="right"/>
                </w:pPr>
              </w:pPrChange>
            </w:pPr>
            <w:ins w:id="7153" w:author="Nick.Tolimieri" w:date="2022-09-13T12:37:00Z">
              <w:r w:rsidRPr="00207938">
                <w:rPr>
                  <w:rFonts w:asciiTheme="minorHAnsi" w:eastAsiaTheme="minorHAnsi" w:hAnsiTheme="minorHAnsi" w:cstheme="minorBidi"/>
                  <w:sz w:val="22"/>
                  <w:szCs w:val="22"/>
                  <w:rPrChange w:id="7154" w:author="Nick.Tolimieri" w:date="2022-09-13T12:37:00Z">
                    <w:rPr>
                      <w:rFonts w:ascii="Calibri" w:hAnsi="Calibri" w:cs="Calibri"/>
                      <w:color w:val="000000"/>
                      <w:sz w:val="22"/>
                      <w:szCs w:val="22"/>
                    </w:rPr>
                  </w:rPrChange>
                </w:rPr>
                <w:t>5</w:t>
              </w:r>
            </w:ins>
          </w:p>
        </w:tc>
        <w:tc>
          <w:tcPr>
            <w:tcW w:w="960" w:type="dxa"/>
            <w:noWrap/>
            <w:hideMark/>
            <w:tcPrChange w:id="715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56" w:author="Nick.Tolimieri" w:date="2022-09-13T12:37:00Z"/>
                <w:rFonts w:asciiTheme="minorHAnsi" w:eastAsiaTheme="minorHAnsi" w:hAnsiTheme="minorHAnsi" w:cstheme="minorBidi"/>
                <w:sz w:val="22"/>
                <w:szCs w:val="22"/>
                <w:rPrChange w:id="7157" w:author="Nick.Tolimieri" w:date="2022-09-13T12:37:00Z">
                  <w:rPr>
                    <w:ins w:id="7158" w:author="Nick.Tolimieri" w:date="2022-09-13T12:37:00Z"/>
                    <w:rFonts w:ascii="Calibri" w:hAnsi="Calibri" w:cs="Calibri"/>
                    <w:color w:val="000000"/>
                    <w:sz w:val="22"/>
                    <w:szCs w:val="22"/>
                  </w:rPr>
                </w:rPrChange>
              </w:rPr>
              <w:pPrChange w:id="7159" w:author="Nick.Tolimieri" w:date="2022-09-13T12:37:00Z">
                <w:pPr>
                  <w:jc w:val="right"/>
                </w:pPr>
              </w:pPrChange>
            </w:pPr>
            <w:ins w:id="7160" w:author="Nick.Tolimieri" w:date="2022-09-13T12:37:00Z">
              <w:r w:rsidRPr="00207938">
                <w:rPr>
                  <w:rFonts w:asciiTheme="minorHAnsi" w:eastAsiaTheme="minorHAnsi" w:hAnsiTheme="minorHAnsi" w:cstheme="minorBidi"/>
                  <w:sz w:val="22"/>
                  <w:szCs w:val="22"/>
                  <w:rPrChange w:id="7161" w:author="Nick.Tolimieri" w:date="2022-09-13T12:37:00Z">
                    <w:rPr>
                      <w:rFonts w:ascii="Calibri" w:hAnsi="Calibri" w:cs="Calibri"/>
                      <w:color w:val="000000"/>
                      <w:sz w:val="22"/>
                      <w:szCs w:val="22"/>
                    </w:rPr>
                  </w:rPrChange>
                </w:rPr>
                <w:t>14</w:t>
              </w:r>
            </w:ins>
          </w:p>
        </w:tc>
        <w:tc>
          <w:tcPr>
            <w:tcW w:w="960" w:type="dxa"/>
            <w:noWrap/>
            <w:hideMark/>
            <w:tcPrChange w:id="716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63" w:author="Nick.Tolimieri" w:date="2022-09-13T12:37:00Z"/>
                <w:rFonts w:asciiTheme="minorHAnsi" w:eastAsiaTheme="minorHAnsi" w:hAnsiTheme="minorHAnsi" w:cstheme="minorBidi"/>
                <w:sz w:val="22"/>
                <w:szCs w:val="22"/>
                <w:rPrChange w:id="7164" w:author="Nick.Tolimieri" w:date="2022-09-13T12:37:00Z">
                  <w:rPr>
                    <w:ins w:id="7165" w:author="Nick.Tolimieri" w:date="2022-09-13T12:37:00Z"/>
                    <w:rFonts w:ascii="Calibri" w:hAnsi="Calibri" w:cs="Calibri"/>
                    <w:color w:val="000000"/>
                    <w:sz w:val="22"/>
                    <w:szCs w:val="22"/>
                  </w:rPr>
                </w:rPrChange>
              </w:rPr>
              <w:pPrChange w:id="7166" w:author="Nick.Tolimieri" w:date="2022-09-13T12:37:00Z">
                <w:pPr>
                  <w:jc w:val="right"/>
                </w:pPr>
              </w:pPrChange>
            </w:pPr>
            <w:ins w:id="7167" w:author="Nick.Tolimieri" w:date="2022-09-13T12:37:00Z">
              <w:r w:rsidRPr="00207938">
                <w:rPr>
                  <w:rFonts w:asciiTheme="minorHAnsi" w:eastAsiaTheme="minorHAnsi" w:hAnsiTheme="minorHAnsi" w:cstheme="minorBidi"/>
                  <w:sz w:val="22"/>
                  <w:szCs w:val="22"/>
                  <w:rPrChange w:id="7168" w:author="Nick.Tolimieri" w:date="2022-09-13T12:37:00Z">
                    <w:rPr>
                      <w:rFonts w:ascii="Calibri" w:hAnsi="Calibri" w:cs="Calibri"/>
                      <w:color w:val="000000"/>
                      <w:sz w:val="22"/>
                      <w:szCs w:val="22"/>
                    </w:rPr>
                  </w:rPrChange>
                </w:rPr>
                <w:t>1.98</w:t>
              </w:r>
            </w:ins>
          </w:p>
        </w:tc>
        <w:tc>
          <w:tcPr>
            <w:tcW w:w="960" w:type="dxa"/>
            <w:noWrap/>
            <w:hideMark/>
            <w:tcPrChange w:id="716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70" w:author="Nick.Tolimieri" w:date="2022-09-13T12:37:00Z"/>
                <w:rFonts w:asciiTheme="minorHAnsi" w:eastAsiaTheme="minorHAnsi" w:hAnsiTheme="minorHAnsi" w:cstheme="minorBidi"/>
                <w:sz w:val="22"/>
                <w:szCs w:val="22"/>
                <w:rPrChange w:id="7171" w:author="Nick.Tolimieri" w:date="2022-09-13T12:37:00Z">
                  <w:rPr>
                    <w:ins w:id="7172" w:author="Nick.Tolimieri" w:date="2022-09-13T12:37:00Z"/>
                    <w:rFonts w:ascii="Calibri" w:hAnsi="Calibri" w:cs="Calibri"/>
                    <w:color w:val="000000"/>
                    <w:sz w:val="22"/>
                    <w:szCs w:val="22"/>
                  </w:rPr>
                </w:rPrChange>
              </w:rPr>
              <w:pPrChange w:id="7173" w:author="Nick.Tolimieri" w:date="2022-09-13T12:37:00Z">
                <w:pPr>
                  <w:jc w:val="right"/>
                </w:pPr>
              </w:pPrChange>
            </w:pPr>
            <w:ins w:id="7174" w:author="Nick.Tolimieri" w:date="2022-09-13T12:37:00Z">
              <w:r w:rsidRPr="00207938">
                <w:rPr>
                  <w:rFonts w:asciiTheme="minorHAnsi" w:eastAsiaTheme="minorHAnsi" w:hAnsiTheme="minorHAnsi" w:cstheme="minorBidi"/>
                  <w:sz w:val="22"/>
                  <w:szCs w:val="22"/>
                  <w:rPrChange w:id="7175" w:author="Nick.Tolimieri" w:date="2022-09-13T12:37:00Z">
                    <w:rPr>
                      <w:rFonts w:ascii="Calibri" w:hAnsi="Calibri" w:cs="Calibri"/>
                      <w:color w:val="000000"/>
                      <w:sz w:val="22"/>
                      <w:szCs w:val="22"/>
                    </w:rPr>
                  </w:rPrChange>
                </w:rPr>
                <w:t>0.53</w:t>
              </w:r>
            </w:ins>
          </w:p>
        </w:tc>
      </w:tr>
      <w:tr w:rsidR="00207938" w:rsidRPr="00207938" w:rsidTr="00207938">
        <w:trPr>
          <w:divId w:val="365297945"/>
          <w:trHeight w:val="300"/>
          <w:ins w:id="7176" w:author="Nick.Tolimieri" w:date="2022-09-13T12:37:00Z"/>
          <w:trPrChange w:id="7177" w:author="Nick.Tolimieri" w:date="2022-09-13T12:37:00Z">
            <w:trPr>
              <w:divId w:val="365297945"/>
              <w:trHeight w:val="300"/>
            </w:trPr>
          </w:trPrChange>
        </w:trPr>
        <w:tc>
          <w:tcPr>
            <w:tcW w:w="960" w:type="dxa"/>
            <w:noWrap/>
            <w:hideMark/>
            <w:tcPrChange w:id="71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79" w:author="Nick.Tolimieri" w:date="2022-09-13T12:37:00Z"/>
                <w:rFonts w:asciiTheme="minorHAnsi" w:eastAsiaTheme="minorHAnsi" w:hAnsiTheme="minorHAnsi" w:cstheme="minorBidi"/>
                <w:sz w:val="22"/>
                <w:szCs w:val="22"/>
                <w:rPrChange w:id="7180" w:author="Nick.Tolimieri" w:date="2022-09-13T12:37:00Z">
                  <w:rPr>
                    <w:ins w:id="7181" w:author="Nick.Tolimieri" w:date="2022-09-13T12:37:00Z"/>
                    <w:rFonts w:ascii="Calibri" w:hAnsi="Calibri" w:cs="Calibri"/>
                    <w:color w:val="000000"/>
                    <w:sz w:val="22"/>
                    <w:szCs w:val="22"/>
                  </w:rPr>
                </w:rPrChange>
              </w:rPr>
              <w:pPrChange w:id="7182" w:author="Nick.Tolimieri" w:date="2022-09-13T12:37:00Z">
                <w:pPr/>
              </w:pPrChange>
            </w:pPr>
            <w:ins w:id="7183" w:author="Nick.Tolimieri" w:date="2022-09-13T12:37:00Z">
              <w:r w:rsidRPr="00207938">
                <w:rPr>
                  <w:rFonts w:asciiTheme="minorHAnsi" w:eastAsiaTheme="minorHAnsi" w:hAnsiTheme="minorHAnsi" w:cstheme="minorBidi"/>
                  <w:sz w:val="22"/>
                  <w:szCs w:val="22"/>
                  <w:rPrChange w:id="7184" w:author="Nick.Tolimieri" w:date="2022-09-13T12:37:00Z">
                    <w:rPr>
                      <w:rFonts w:ascii="Calibri" w:hAnsi="Calibri" w:cs="Calibri"/>
                      <w:color w:val="000000"/>
                      <w:sz w:val="22"/>
                      <w:szCs w:val="22"/>
                    </w:rPr>
                  </w:rPrChange>
                </w:rPr>
                <w:t>Cape Alava</w:t>
              </w:r>
            </w:ins>
          </w:p>
        </w:tc>
        <w:tc>
          <w:tcPr>
            <w:tcW w:w="960" w:type="dxa"/>
            <w:noWrap/>
            <w:hideMark/>
            <w:tcPrChange w:id="71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86" w:author="Nick.Tolimieri" w:date="2022-09-13T12:37:00Z"/>
                <w:rFonts w:asciiTheme="minorHAnsi" w:eastAsiaTheme="minorHAnsi" w:hAnsiTheme="minorHAnsi" w:cstheme="minorBidi"/>
                <w:sz w:val="22"/>
                <w:szCs w:val="22"/>
                <w:rPrChange w:id="7187" w:author="Nick.Tolimieri" w:date="2022-09-13T12:37:00Z">
                  <w:rPr>
                    <w:ins w:id="7188" w:author="Nick.Tolimieri" w:date="2022-09-13T12:37:00Z"/>
                    <w:rFonts w:ascii="Calibri" w:hAnsi="Calibri" w:cs="Calibri"/>
                    <w:color w:val="000000"/>
                    <w:sz w:val="22"/>
                    <w:szCs w:val="22"/>
                  </w:rPr>
                </w:rPrChange>
              </w:rPr>
              <w:pPrChange w:id="7189" w:author="Nick.Tolimieri" w:date="2022-09-13T12:37:00Z">
                <w:pPr>
                  <w:jc w:val="right"/>
                </w:pPr>
              </w:pPrChange>
            </w:pPr>
            <w:ins w:id="7190" w:author="Nick.Tolimieri" w:date="2022-09-13T12:37:00Z">
              <w:r w:rsidRPr="00207938">
                <w:rPr>
                  <w:rFonts w:asciiTheme="minorHAnsi" w:eastAsiaTheme="minorHAnsi" w:hAnsiTheme="minorHAnsi" w:cstheme="minorBidi"/>
                  <w:sz w:val="22"/>
                  <w:szCs w:val="22"/>
                  <w:rPrChange w:id="7191" w:author="Nick.Tolimieri" w:date="2022-09-13T12:37:00Z">
                    <w:rPr>
                      <w:rFonts w:ascii="Calibri" w:hAnsi="Calibri" w:cs="Calibri"/>
                      <w:color w:val="000000"/>
                      <w:sz w:val="22"/>
                      <w:szCs w:val="22"/>
                    </w:rPr>
                  </w:rPrChange>
                </w:rPr>
                <w:t>1996</w:t>
              </w:r>
            </w:ins>
          </w:p>
        </w:tc>
        <w:tc>
          <w:tcPr>
            <w:tcW w:w="960" w:type="dxa"/>
            <w:noWrap/>
            <w:hideMark/>
            <w:tcPrChange w:id="71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193" w:author="Nick.Tolimieri" w:date="2022-09-13T12:37:00Z"/>
                <w:rFonts w:asciiTheme="minorHAnsi" w:eastAsiaTheme="minorHAnsi" w:hAnsiTheme="minorHAnsi" w:cstheme="minorBidi"/>
                <w:sz w:val="22"/>
                <w:szCs w:val="22"/>
                <w:rPrChange w:id="7194" w:author="Nick.Tolimieri" w:date="2022-09-13T12:37:00Z">
                  <w:rPr>
                    <w:ins w:id="7195" w:author="Nick.Tolimieri" w:date="2022-09-13T12:37:00Z"/>
                    <w:rFonts w:ascii="Calibri" w:hAnsi="Calibri" w:cs="Calibri"/>
                    <w:color w:val="000000"/>
                    <w:sz w:val="22"/>
                    <w:szCs w:val="22"/>
                  </w:rPr>
                </w:rPrChange>
              </w:rPr>
              <w:pPrChange w:id="7196" w:author="Nick.Tolimieri" w:date="2022-09-13T12:37:00Z">
                <w:pPr>
                  <w:jc w:val="right"/>
                </w:pPr>
              </w:pPrChange>
            </w:pPr>
            <w:ins w:id="7197" w:author="Nick.Tolimieri" w:date="2022-09-13T12:37:00Z">
              <w:r w:rsidRPr="00207938">
                <w:rPr>
                  <w:rFonts w:asciiTheme="minorHAnsi" w:eastAsiaTheme="minorHAnsi" w:hAnsiTheme="minorHAnsi" w:cstheme="minorBidi"/>
                  <w:sz w:val="22"/>
                  <w:szCs w:val="22"/>
                  <w:rPrChange w:id="7198" w:author="Nick.Tolimieri" w:date="2022-09-13T12:37:00Z">
                    <w:rPr>
                      <w:rFonts w:ascii="Calibri" w:hAnsi="Calibri" w:cs="Calibri"/>
                      <w:color w:val="000000"/>
                      <w:sz w:val="22"/>
                      <w:szCs w:val="22"/>
                    </w:rPr>
                  </w:rPrChange>
                </w:rPr>
                <w:t>0</w:t>
              </w:r>
            </w:ins>
          </w:p>
        </w:tc>
        <w:tc>
          <w:tcPr>
            <w:tcW w:w="960" w:type="dxa"/>
            <w:noWrap/>
            <w:hideMark/>
            <w:tcPrChange w:id="71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00" w:author="Nick.Tolimieri" w:date="2022-09-13T12:37:00Z"/>
                <w:rFonts w:asciiTheme="minorHAnsi" w:eastAsiaTheme="minorHAnsi" w:hAnsiTheme="minorHAnsi" w:cstheme="minorBidi"/>
                <w:sz w:val="22"/>
                <w:szCs w:val="22"/>
                <w:rPrChange w:id="7201" w:author="Nick.Tolimieri" w:date="2022-09-13T12:37:00Z">
                  <w:rPr>
                    <w:ins w:id="7202" w:author="Nick.Tolimieri" w:date="2022-09-13T12:37:00Z"/>
                    <w:rFonts w:ascii="Calibri" w:hAnsi="Calibri" w:cs="Calibri"/>
                    <w:color w:val="000000"/>
                    <w:sz w:val="22"/>
                    <w:szCs w:val="22"/>
                  </w:rPr>
                </w:rPrChange>
              </w:rPr>
              <w:pPrChange w:id="7203" w:author="Nick.Tolimieri" w:date="2022-09-13T12:37:00Z">
                <w:pPr>
                  <w:jc w:val="right"/>
                </w:pPr>
              </w:pPrChange>
            </w:pPr>
            <w:ins w:id="7204" w:author="Nick.Tolimieri" w:date="2022-09-13T12:37:00Z">
              <w:r w:rsidRPr="00207938">
                <w:rPr>
                  <w:rFonts w:asciiTheme="minorHAnsi" w:eastAsiaTheme="minorHAnsi" w:hAnsiTheme="minorHAnsi" w:cstheme="minorBidi"/>
                  <w:sz w:val="22"/>
                  <w:szCs w:val="22"/>
                  <w:rPrChange w:id="7205" w:author="Nick.Tolimieri" w:date="2022-09-13T12:37:00Z">
                    <w:rPr>
                      <w:rFonts w:ascii="Calibri" w:hAnsi="Calibri" w:cs="Calibri"/>
                      <w:color w:val="000000"/>
                      <w:sz w:val="22"/>
                      <w:szCs w:val="22"/>
                    </w:rPr>
                  </w:rPrChange>
                </w:rPr>
                <w:t>15</w:t>
              </w:r>
            </w:ins>
          </w:p>
        </w:tc>
        <w:tc>
          <w:tcPr>
            <w:tcW w:w="960" w:type="dxa"/>
            <w:noWrap/>
            <w:hideMark/>
            <w:tcPrChange w:id="72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07" w:author="Nick.Tolimieri" w:date="2022-09-13T12:37:00Z"/>
                <w:rFonts w:asciiTheme="minorHAnsi" w:eastAsiaTheme="minorHAnsi" w:hAnsiTheme="minorHAnsi" w:cstheme="minorBidi"/>
                <w:sz w:val="22"/>
                <w:szCs w:val="22"/>
                <w:rPrChange w:id="7208" w:author="Nick.Tolimieri" w:date="2022-09-13T12:37:00Z">
                  <w:rPr>
                    <w:ins w:id="7209" w:author="Nick.Tolimieri" w:date="2022-09-13T12:37:00Z"/>
                    <w:rFonts w:ascii="Calibri" w:hAnsi="Calibri" w:cs="Calibri"/>
                    <w:color w:val="000000"/>
                    <w:sz w:val="22"/>
                    <w:szCs w:val="22"/>
                  </w:rPr>
                </w:rPrChange>
              </w:rPr>
              <w:pPrChange w:id="7210" w:author="Nick.Tolimieri" w:date="2022-09-13T12:37:00Z">
                <w:pPr>
                  <w:jc w:val="right"/>
                </w:pPr>
              </w:pPrChange>
            </w:pPr>
            <w:ins w:id="7211" w:author="Nick.Tolimieri" w:date="2022-09-13T12:37:00Z">
              <w:r w:rsidRPr="00207938">
                <w:rPr>
                  <w:rFonts w:asciiTheme="minorHAnsi" w:eastAsiaTheme="minorHAnsi" w:hAnsiTheme="minorHAnsi" w:cstheme="minorBidi"/>
                  <w:sz w:val="22"/>
                  <w:szCs w:val="22"/>
                  <w:rPrChange w:id="7212" w:author="Nick.Tolimieri" w:date="2022-09-13T12:37:00Z">
                    <w:rPr>
                      <w:rFonts w:ascii="Calibri" w:hAnsi="Calibri" w:cs="Calibri"/>
                      <w:color w:val="000000"/>
                      <w:sz w:val="22"/>
                      <w:szCs w:val="22"/>
                    </w:rPr>
                  </w:rPrChange>
                </w:rPr>
                <w:t>1</w:t>
              </w:r>
            </w:ins>
          </w:p>
        </w:tc>
        <w:tc>
          <w:tcPr>
            <w:tcW w:w="960" w:type="dxa"/>
            <w:noWrap/>
            <w:hideMark/>
            <w:tcPrChange w:id="721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14" w:author="Nick.Tolimieri" w:date="2022-09-13T12:37:00Z"/>
                <w:rFonts w:asciiTheme="minorHAnsi" w:eastAsiaTheme="minorHAnsi" w:hAnsiTheme="minorHAnsi" w:cstheme="minorBidi"/>
                <w:sz w:val="22"/>
                <w:szCs w:val="22"/>
                <w:rPrChange w:id="7215" w:author="Nick.Tolimieri" w:date="2022-09-13T12:37:00Z">
                  <w:rPr>
                    <w:ins w:id="7216" w:author="Nick.Tolimieri" w:date="2022-09-13T12:37:00Z"/>
                    <w:rFonts w:ascii="Calibri" w:hAnsi="Calibri" w:cs="Calibri"/>
                    <w:color w:val="000000"/>
                    <w:sz w:val="22"/>
                    <w:szCs w:val="22"/>
                  </w:rPr>
                </w:rPrChange>
              </w:rPr>
              <w:pPrChange w:id="7217" w:author="Nick.Tolimieri" w:date="2022-09-13T12:37:00Z">
                <w:pPr>
                  <w:jc w:val="right"/>
                </w:pPr>
              </w:pPrChange>
            </w:pPr>
            <w:ins w:id="7218" w:author="Nick.Tolimieri" w:date="2022-09-13T12:37:00Z">
              <w:r w:rsidRPr="00207938">
                <w:rPr>
                  <w:rFonts w:asciiTheme="minorHAnsi" w:eastAsiaTheme="minorHAnsi" w:hAnsiTheme="minorHAnsi" w:cstheme="minorBidi"/>
                  <w:sz w:val="22"/>
                  <w:szCs w:val="22"/>
                  <w:rPrChange w:id="7219" w:author="Nick.Tolimieri" w:date="2022-09-13T12:37:00Z">
                    <w:rPr>
                      <w:rFonts w:ascii="Calibri" w:hAnsi="Calibri" w:cs="Calibri"/>
                      <w:color w:val="000000"/>
                      <w:sz w:val="22"/>
                      <w:szCs w:val="22"/>
                    </w:rPr>
                  </w:rPrChange>
                </w:rPr>
                <w:t>9</w:t>
              </w:r>
            </w:ins>
          </w:p>
        </w:tc>
        <w:tc>
          <w:tcPr>
            <w:tcW w:w="960" w:type="dxa"/>
            <w:noWrap/>
            <w:hideMark/>
            <w:tcPrChange w:id="722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21" w:author="Nick.Tolimieri" w:date="2022-09-13T12:37:00Z"/>
                <w:rFonts w:asciiTheme="minorHAnsi" w:eastAsiaTheme="minorHAnsi" w:hAnsiTheme="minorHAnsi" w:cstheme="minorBidi"/>
                <w:sz w:val="22"/>
                <w:szCs w:val="22"/>
                <w:rPrChange w:id="7222" w:author="Nick.Tolimieri" w:date="2022-09-13T12:37:00Z">
                  <w:rPr>
                    <w:ins w:id="7223" w:author="Nick.Tolimieri" w:date="2022-09-13T12:37:00Z"/>
                    <w:rFonts w:ascii="Calibri" w:hAnsi="Calibri" w:cs="Calibri"/>
                    <w:color w:val="000000"/>
                    <w:sz w:val="22"/>
                    <w:szCs w:val="22"/>
                  </w:rPr>
                </w:rPrChange>
              </w:rPr>
              <w:pPrChange w:id="7224" w:author="Nick.Tolimieri" w:date="2022-09-13T12:37:00Z">
                <w:pPr>
                  <w:jc w:val="right"/>
                </w:pPr>
              </w:pPrChange>
            </w:pPr>
            <w:ins w:id="7225" w:author="Nick.Tolimieri" w:date="2022-09-13T12:37:00Z">
              <w:r w:rsidRPr="00207938">
                <w:rPr>
                  <w:rFonts w:asciiTheme="minorHAnsi" w:eastAsiaTheme="minorHAnsi" w:hAnsiTheme="minorHAnsi" w:cstheme="minorBidi"/>
                  <w:sz w:val="22"/>
                  <w:szCs w:val="22"/>
                  <w:rPrChange w:id="7226" w:author="Nick.Tolimieri" w:date="2022-09-13T12:37:00Z">
                    <w:rPr>
                      <w:rFonts w:ascii="Calibri" w:hAnsi="Calibri" w:cs="Calibri"/>
                      <w:color w:val="000000"/>
                      <w:sz w:val="22"/>
                      <w:szCs w:val="22"/>
                    </w:rPr>
                  </w:rPrChange>
                </w:rPr>
                <w:t>9</w:t>
              </w:r>
            </w:ins>
          </w:p>
        </w:tc>
        <w:tc>
          <w:tcPr>
            <w:tcW w:w="960" w:type="dxa"/>
            <w:noWrap/>
            <w:hideMark/>
            <w:tcPrChange w:id="722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28" w:author="Nick.Tolimieri" w:date="2022-09-13T12:37:00Z"/>
                <w:rFonts w:asciiTheme="minorHAnsi" w:eastAsiaTheme="minorHAnsi" w:hAnsiTheme="minorHAnsi" w:cstheme="minorBidi"/>
                <w:sz w:val="22"/>
                <w:szCs w:val="22"/>
                <w:rPrChange w:id="7229" w:author="Nick.Tolimieri" w:date="2022-09-13T12:37:00Z">
                  <w:rPr>
                    <w:ins w:id="7230" w:author="Nick.Tolimieri" w:date="2022-09-13T12:37:00Z"/>
                    <w:rFonts w:ascii="Calibri" w:hAnsi="Calibri" w:cs="Calibri"/>
                    <w:color w:val="000000"/>
                    <w:sz w:val="22"/>
                    <w:szCs w:val="22"/>
                  </w:rPr>
                </w:rPrChange>
              </w:rPr>
              <w:pPrChange w:id="7231" w:author="Nick.Tolimieri" w:date="2022-09-13T12:37:00Z">
                <w:pPr>
                  <w:jc w:val="right"/>
                </w:pPr>
              </w:pPrChange>
            </w:pPr>
            <w:ins w:id="7232" w:author="Nick.Tolimieri" w:date="2022-09-13T12:37:00Z">
              <w:r w:rsidRPr="00207938">
                <w:rPr>
                  <w:rFonts w:asciiTheme="minorHAnsi" w:eastAsiaTheme="minorHAnsi" w:hAnsiTheme="minorHAnsi" w:cstheme="minorBidi"/>
                  <w:sz w:val="22"/>
                  <w:szCs w:val="22"/>
                  <w:rPrChange w:id="7233" w:author="Nick.Tolimieri" w:date="2022-09-13T12:37:00Z">
                    <w:rPr>
                      <w:rFonts w:ascii="Calibri" w:hAnsi="Calibri" w:cs="Calibri"/>
                      <w:color w:val="000000"/>
                      <w:sz w:val="22"/>
                      <w:szCs w:val="22"/>
                    </w:rPr>
                  </w:rPrChange>
                </w:rPr>
                <w:t>9</w:t>
              </w:r>
            </w:ins>
          </w:p>
        </w:tc>
        <w:tc>
          <w:tcPr>
            <w:tcW w:w="960" w:type="dxa"/>
            <w:noWrap/>
            <w:hideMark/>
            <w:tcPrChange w:id="723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35" w:author="Nick.Tolimieri" w:date="2022-09-13T12:37:00Z"/>
                <w:rFonts w:asciiTheme="minorHAnsi" w:eastAsiaTheme="minorHAnsi" w:hAnsiTheme="minorHAnsi" w:cstheme="minorBidi"/>
                <w:sz w:val="22"/>
                <w:szCs w:val="22"/>
                <w:rPrChange w:id="7236" w:author="Nick.Tolimieri" w:date="2022-09-13T12:37:00Z">
                  <w:rPr>
                    <w:ins w:id="7237" w:author="Nick.Tolimieri" w:date="2022-09-13T12:37:00Z"/>
                    <w:rFonts w:ascii="Calibri" w:hAnsi="Calibri" w:cs="Calibri"/>
                    <w:color w:val="000000"/>
                    <w:sz w:val="22"/>
                    <w:szCs w:val="22"/>
                  </w:rPr>
                </w:rPrChange>
              </w:rPr>
              <w:pPrChange w:id="7238" w:author="Nick.Tolimieri" w:date="2022-09-13T12:37:00Z">
                <w:pPr>
                  <w:jc w:val="right"/>
                </w:pPr>
              </w:pPrChange>
            </w:pPr>
            <w:ins w:id="7239" w:author="Nick.Tolimieri" w:date="2022-09-13T12:37:00Z">
              <w:r w:rsidRPr="00207938">
                <w:rPr>
                  <w:rFonts w:asciiTheme="minorHAnsi" w:eastAsiaTheme="minorHAnsi" w:hAnsiTheme="minorHAnsi" w:cstheme="minorBidi"/>
                  <w:sz w:val="22"/>
                  <w:szCs w:val="22"/>
                  <w:rPrChange w:id="7240" w:author="Nick.Tolimieri" w:date="2022-09-13T12:37:00Z">
                    <w:rPr>
                      <w:rFonts w:ascii="Calibri" w:hAnsi="Calibri" w:cs="Calibri"/>
                      <w:color w:val="000000"/>
                      <w:sz w:val="22"/>
                      <w:szCs w:val="22"/>
                    </w:rPr>
                  </w:rPrChange>
                </w:rPr>
                <w:t>1.58</w:t>
              </w:r>
            </w:ins>
          </w:p>
        </w:tc>
        <w:tc>
          <w:tcPr>
            <w:tcW w:w="960" w:type="dxa"/>
            <w:noWrap/>
            <w:hideMark/>
            <w:tcPrChange w:id="724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42" w:author="Nick.Tolimieri" w:date="2022-09-13T12:37:00Z"/>
                <w:rFonts w:asciiTheme="minorHAnsi" w:eastAsiaTheme="minorHAnsi" w:hAnsiTheme="minorHAnsi" w:cstheme="minorBidi"/>
                <w:sz w:val="22"/>
                <w:szCs w:val="22"/>
                <w:rPrChange w:id="7243" w:author="Nick.Tolimieri" w:date="2022-09-13T12:37:00Z">
                  <w:rPr>
                    <w:ins w:id="7244" w:author="Nick.Tolimieri" w:date="2022-09-13T12:37:00Z"/>
                    <w:rFonts w:ascii="Calibri" w:hAnsi="Calibri" w:cs="Calibri"/>
                    <w:color w:val="000000"/>
                    <w:sz w:val="22"/>
                    <w:szCs w:val="22"/>
                  </w:rPr>
                </w:rPrChange>
              </w:rPr>
              <w:pPrChange w:id="7245" w:author="Nick.Tolimieri" w:date="2022-09-13T12:37:00Z">
                <w:pPr>
                  <w:jc w:val="right"/>
                </w:pPr>
              </w:pPrChange>
            </w:pPr>
            <w:ins w:id="7246" w:author="Nick.Tolimieri" w:date="2022-09-13T12:37:00Z">
              <w:r w:rsidRPr="00207938">
                <w:rPr>
                  <w:rFonts w:asciiTheme="minorHAnsi" w:eastAsiaTheme="minorHAnsi" w:hAnsiTheme="minorHAnsi" w:cstheme="minorBidi"/>
                  <w:sz w:val="22"/>
                  <w:szCs w:val="22"/>
                  <w:rPrChange w:id="7247" w:author="Nick.Tolimieri" w:date="2022-09-13T12:37:00Z">
                    <w:rPr>
                      <w:rFonts w:ascii="Calibri" w:hAnsi="Calibri" w:cs="Calibri"/>
                      <w:color w:val="000000"/>
                      <w:sz w:val="22"/>
                      <w:szCs w:val="22"/>
                    </w:rPr>
                  </w:rPrChange>
                </w:rPr>
                <w:t>0.11</w:t>
              </w:r>
            </w:ins>
          </w:p>
        </w:tc>
      </w:tr>
      <w:tr w:rsidR="00207938" w:rsidRPr="00207938" w:rsidTr="00207938">
        <w:trPr>
          <w:divId w:val="365297945"/>
          <w:trHeight w:val="300"/>
          <w:ins w:id="7248" w:author="Nick.Tolimieri" w:date="2022-09-13T12:37:00Z"/>
          <w:trPrChange w:id="7249" w:author="Nick.Tolimieri" w:date="2022-09-13T12:37:00Z">
            <w:trPr>
              <w:divId w:val="365297945"/>
              <w:trHeight w:val="300"/>
            </w:trPr>
          </w:trPrChange>
        </w:trPr>
        <w:tc>
          <w:tcPr>
            <w:tcW w:w="960" w:type="dxa"/>
            <w:noWrap/>
            <w:hideMark/>
            <w:tcPrChange w:id="72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51" w:author="Nick.Tolimieri" w:date="2022-09-13T12:37:00Z"/>
                <w:rFonts w:asciiTheme="minorHAnsi" w:eastAsiaTheme="minorHAnsi" w:hAnsiTheme="minorHAnsi" w:cstheme="minorBidi"/>
                <w:sz w:val="22"/>
                <w:szCs w:val="22"/>
                <w:rPrChange w:id="7252" w:author="Nick.Tolimieri" w:date="2022-09-13T12:37:00Z">
                  <w:rPr>
                    <w:ins w:id="7253" w:author="Nick.Tolimieri" w:date="2022-09-13T12:37:00Z"/>
                    <w:rFonts w:ascii="Calibri" w:hAnsi="Calibri" w:cs="Calibri"/>
                    <w:color w:val="000000"/>
                    <w:sz w:val="22"/>
                    <w:szCs w:val="22"/>
                  </w:rPr>
                </w:rPrChange>
              </w:rPr>
              <w:pPrChange w:id="7254" w:author="Nick.Tolimieri" w:date="2022-09-13T12:37:00Z">
                <w:pPr/>
              </w:pPrChange>
            </w:pPr>
            <w:ins w:id="7255" w:author="Nick.Tolimieri" w:date="2022-09-13T12:37:00Z">
              <w:r w:rsidRPr="00207938">
                <w:rPr>
                  <w:rFonts w:asciiTheme="minorHAnsi" w:eastAsiaTheme="minorHAnsi" w:hAnsiTheme="minorHAnsi" w:cstheme="minorBidi"/>
                  <w:sz w:val="22"/>
                  <w:szCs w:val="22"/>
                  <w:rPrChange w:id="7256" w:author="Nick.Tolimieri" w:date="2022-09-13T12:37:00Z">
                    <w:rPr>
                      <w:rFonts w:ascii="Calibri" w:hAnsi="Calibri" w:cs="Calibri"/>
                      <w:color w:val="000000"/>
                      <w:sz w:val="22"/>
                      <w:szCs w:val="22"/>
                    </w:rPr>
                  </w:rPrChange>
                </w:rPr>
                <w:t>Cape Alava</w:t>
              </w:r>
            </w:ins>
          </w:p>
        </w:tc>
        <w:tc>
          <w:tcPr>
            <w:tcW w:w="960" w:type="dxa"/>
            <w:noWrap/>
            <w:hideMark/>
            <w:tcPrChange w:id="72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58" w:author="Nick.Tolimieri" w:date="2022-09-13T12:37:00Z"/>
                <w:rFonts w:asciiTheme="minorHAnsi" w:eastAsiaTheme="minorHAnsi" w:hAnsiTheme="minorHAnsi" w:cstheme="minorBidi"/>
                <w:sz w:val="22"/>
                <w:szCs w:val="22"/>
                <w:rPrChange w:id="7259" w:author="Nick.Tolimieri" w:date="2022-09-13T12:37:00Z">
                  <w:rPr>
                    <w:ins w:id="7260" w:author="Nick.Tolimieri" w:date="2022-09-13T12:37:00Z"/>
                    <w:rFonts w:ascii="Calibri" w:hAnsi="Calibri" w:cs="Calibri"/>
                    <w:color w:val="000000"/>
                    <w:sz w:val="22"/>
                    <w:szCs w:val="22"/>
                  </w:rPr>
                </w:rPrChange>
              </w:rPr>
              <w:pPrChange w:id="7261" w:author="Nick.Tolimieri" w:date="2022-09-13T12:37:00Z">
                <w:pPr>
                  <w:jc w:val="right"/>
                </w:pPr>
              </w:pPrChange>
            </w:pPr>
            <w:ins w:id="7262" w:author="Nick.Tolimieri" w:date="2022-09-13T12:37:00Z">
              <w:r w:rsidRPr="00207938">
                <w:rPr>
                  <w:rFonts w:asciiTheme="minorHAnsi" w:eastAsiaTheme="minorHAnsi" w:hAnsiTheme="minorHAnsi" w:cstheme="minorBidi"/>
                  <w:sz w:val="22"/>
                  <w:szCs w:val="22"/>
                  <w:rPrChange w:id="7263" w:author="Nick.Tolimieri" w:date="2022-09-13T12:37:00Z">
                    <w:rPr>
                      <w:rFonts w:ascii="Calibri" w:hAnsi="Calibri" w:cs="Calibri"/>
                      <w:color w:val="000000"/>
                      <w:sz w:val="22"/>
                      <w:szCs w:val="22"/>
                    </w:rPr>
                  </w:rPrChange>
                </w:rPr>
                <w:t>1997</w:t>
              </w:r>
            </w:ins>
          </w:p>
        </w:tc>
        <w:tc>
          <w:tcPr>
            <w:tcW w:w="960" w:type="dxa"/>
            <w:noWrap/>
            <w:hideMark/>
            <w:tcPrChange w:id="72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65" w:author="Nick.Tolimieri" w:date="2022-09-13T12:37:00Z"/>
                <w:rFonts w:asciiTheme="minorHAnsi" w:eastAsiaTheme="minorHAnsi" w:hAnsiTheme="minorHAnsi" w:cstheme="minorBidi"/>
                <w:sz w:val="22"/>
                <w:szCs w:val="22"/>
                <w:rPrChange w:id="7266" w:author="Nick.Tolimieri" w:date="2022-09-13T12:37:00Z">
                  <w:rPr>
                    <w:ins w:id="7267" w:author="Nick.Tolimieri" w:date="2022-09-13T12:37:00Z"/>
                    <w:rFonts w:ascii="Calibri" w:hAnsi="Calibri" w:cs="Calibri"/>
                    <w:color w:val="000000"/>
                    <w:sz w:val="22"/>
                    <w:szCs w:val="22"/>
                  </w:rPr>
                </w:rPrChange>
              </w:rPr>
              <w:pPrChange w:id="7268" w:author="Nick.Tolimieri" w:date="2022-09-13T12:37:00Z">
                <w:pPr>
                  <w:jc w:val="right"/>
                </w:pPr>
              </w:pPrChange>
            </w:pPr>
            <w:ins w:id="7269" w:author="Nick.Tolimieri" w:date="2022-09-13T12:37:00Z">
              <w:r w:rsidRPr="00207938">
                <w:rPr>
                  <w:rFonts w:asciiTheme="minorHAnsi" w:eastAsiaTheme="minorHAnsi" w:hAnsiTheme="minorHAnsi" w:cstheme="minorBidi"/>
                  <w:sz w:val="22"/>
                  <w:szCs w:val="22"/>
                  <w:rPrChange w:id="7270" w:author="Nick.Tolimieri" w:date="2022-09-13T12:37:00Z">
                    <w:rPr>
                      <w:rFonts w:ascii="Calibri" w:hAnsi="Calibri" w:cs="Calibri"/>
                      <w:color w:val="000000"/>
                      <w:sz w:val="22"/>
                      <w:szCs w:val="22"/>
                    </w:rPr>
                  </w:rPrChange>
                </w:rPr>
                <w:t>37</w:t>
              </w:r>
            </w:ins>
          </w:p>
        </w:tc>
        <w:tc>
          <w:tcPr>
            <w:tcW w:w="960" w:type="dxa"/>
            <w:noWrap/>
            <w:hideMark/>
            <w:tcPrChange w:id="72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72" w:author="Nick.Tolimieri" w:date="2022-09-13T12:37:00Z"/>
                <w:rFonts w:asciiTheme="minorHAnsi" w:eastAsiaTheme="minorHAnsi" w:hAnsiTheme="minorHAnsi" w:cstheme="minorBidi"/>
                <w:sz w:val="22"/>
                <w:szCs w:val="22"/>
                <w:rPrChange w:id="7273" w:author="Nick.Tolimieri" w:date="2022-09-13T12:37:00Z">
                  <w:rPr>
                    <w:ins w:id="7274" w:author="Nick.Tolimieri" w:date="2022-09-13T12:37:00Z"/>
                    <w:rFonts w:ascii="Calibri" w:hAnsi="Calibri" w:cs="Calibri"/>
                    <w:color w:val="000000"/>
                    <w:sz w:val="22"/>
                    <w:szCs w:val="22"/>
                  </w:rPr>
                </w:rPrChange>
              </w:rPr>
              <w:pPrChange w:id="7275" w:author="Nick.Tolimieri" w:date="2022-09-13T12:37:00Z">
                <w:pPr>
                  <w:jc w:val="right"/>
                </w:pPr>
              </w:pPrChange>
            </w:pPr>
            <w:ins w:id="7276" w:author="Nick.Tolimieri" w:date="2022-09-13T12:37:00Z">
              <w:r w:rsidRPr="00207938">
                <w:rPr>
                  <w:rFonts w:asciiTheme="minorHAnsi" w:eastAsiaTheme="minorHAnsi" w:hAnsiTheme="minorHAnsi" w:cstheme="minorBidi"/>
                  <w:sz w:val="22"/>
                  <w:szCs w:val="22"/>
                  <w:rPrChange w:id="7277" w:author="Nick.Tolimieri" w:date="2022-09-13T12:37:00Z">
                    <w:rPr>
                      <w:rFonts w:ascii="Calibri" w:hAnsi="Calibri" w:cs="Calibri"/>
                      <w:color w:val="000000"/>
                      <w:sz w:val="22"/>
                      <w:szCs w:val="22"/>
                    </w:rPr>
                  </w:rPrChange>
                </w:rPr>
                <w:t>128</w:t>
              </w:r>
            </w:ins>
          </w:p>
        </w:tc>
        <w:tc>
          <w:tcPr>
            <w:tcW w:w="960" w:type="dxa"/>
            <w:noWrap/>
            <w:hideMark/>
            <w:tcPrChange w:id="72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79" w:author="Nick.Tolimieri" w:date="2022-09-13T12:37:00Z"/>
                <w:rFonts w:asciiTheme="minorHAnsi" w:eastAsiaTheme="minorHAnsi" w:hAnsiTheme="minorHAnsi" w:cstheme="minorBidi"/>
                <w:sz w:val="22"/>
                <w:szCs w:val="22"/>
                <w:rPrChange w:id="7280" w:author="Nick.Tolimieri" w:date="2022-09-13T12:37:00Z">
                  <w:rPr>
                    <w:ins w:id="7281" w:author="Nick.Tolimieri" w:date="2022-09-13T12:37:00Z"/>
                    <w:rFonts w:ascii="Calibri" w:hAnsi="Calibri" w:cs="Calibri"/>
                    <w:color w:val="000000"/>
                    <w:sz w:val="22"/>
                    <w:szCs w:val="22"/>
                  </w:rPr>
                </w:rPrChange>
              </w:rPr>
              <w:pPrChange w:id="7282" w:author="Nick.Tolimieri" w:date="2022-09-13T12:37:00Z">
                <w:pPr>
                  <w:jc w:val="right"/>
                </w:pPr>
              </w:pPrChange>
            </w:pPr>
            <w:ins w:id="7283" w:author="Nick.Tolimieri" w:date="2022-09-13T12:37:00Z">
              <w:r w:rsidRPr="00207938">
                <w:rPr>
                  <w:rFonts w:asciiTheme="minorHAnsi" w:eastAsiaTheme="minorHAnsi" w:hAnsiTheme="minorHAnsi" w:cstheme="minorBidi"/>
                  <w:sz w:val="22"/>
                  <w:szCs w:val="22"/>
                  <w:rPrChange w:id="7284" w:author="Nick.Tolimieri" w:date="2022-09-13T12:37:00Z">
                    <w:rPr>
                      <w:rFonts w:ascii="Calibri" w:hAnsi="Calibri" w:cs="Calibri"/>
                      <w:color w:val="000000"/>
                      <w:sz w:val="22"/>
                      <w:szCs w:val="22"/>
                    </w:rPr>
                  </w:rPrChange>
                </w:rPr>
                <w:t>6</w:t>
              </w:r>
            </w:ins>
          </w:p>
        </w:tc>
        <w:tc>
          <w:tcPr>
            <w:tcW w:w="960" w:type="dxa"/>
            <w:noWrap/>
            <w:hideMark/>
            <w:tcPrChange w:id="72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86" w:author="Nick.Tolimieri" w:date="2022-09-13T12:37:00Z"/>
                <w:rFonts w:asciiTheme="minorHAnsi" w:eastAsiaTheme="minorHAnsi" w:hAnsiTheme="minorHAnsi" w:cstheme="minorBidi"/>
                <w:sz w:val="22"/>
                <w:szCs w:val="22"/>
                <w:rPrChange w:id="7287" w:author="Nick.Tolimieri" w:date="2022-09-13T12:37:00Z">
                  <w:rPr>
                    <w:ins w:id="7288" w:author="Nick.Tolimieri" w:date="2022-09-13T12:37:00Z"/>
                    <w:rFonts w:ascii="Calibri" w:hAnsi="Calibri" w:cs="Calibri"/>
                    <w:color w:val="000000"/>
                    <w:sz w:val="22"/>
                    <w:szCs w:val="22"/>
                  </w:rPr>
                </w:rPrChange>
              </w:rPr>
              <w:pPrChange w:id="7289" w:author="Nick.Tolimieri" w:date="2022-09-13T12:37:00Z">
                <w:pPr>
                  <w:jc w:val="right"/>
                </w:pPr>
              </w:pPrChange>
            </w:pPr>
            <w:ins w:id="7290" w:author="Nick.Tolimieri" w:date="2022-09-13T12:37:00Z">
              <w:r w:rsidRPr="00207938">
                <w:rPr>
                  <w:rFonts w:asciiTheme="minorHAnsi" w:eastAsiaTheme="minorHAnsi" w:hAnsiTheme="minorHAnsi" w:cstheme="minorBidi"/>
                  <w:sz w:val="22"/>
                  <w:szCs w:val="22"/>
                  <w:rPrChange w:id="7291" w:author="Nick.Tolimieri" w:date="2022-09-13T12:37:00Z">
                    <w:rPr>
                      <w:rFonts w:ascii="Calibri" w:hAnsi="Calibri" w:cs="Calibri"/>
                      <w:color w:val="000000"/>
                      <w:sz w:val="22"/>
                      <w:szCs w:val="22"/>
                    </w:rPr>
                  </w:rPrChange>
                </w:rPr>
                <w:t>110</w:t>
              </w:r>
            </w:ins>
          </w:p>
        </w:tc>
        <w:tc>
          <w:tcPr>
            <w:tcW w:w="960" w:type="dxa"/>
            <w:noWrap/>
            <w:hideMark/>
            <w:tcPrChange w:id="729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293" w:author="Nick.Tolimieri" w:date="2022-09-13T12:37:00Z"/>
                <w:rFonts w:asciiTheme="minorHAnsi" w:eastAsiaTheme="minorHAnsi" w:hAnsiTheme="minorHAnsi" w:cstheme="minorBidi"/>
                <w:sz w:val="22"/>
                <w:szCs w:val="22"/>
                <w:rPrChange w:id="7294" w:author="Nick.Tolimieri" w:date="2022-09-13T12:37:00Z">
                  <w:rPr>
                    <w:ins w:id="7295" w:author="Nick.Tolimieri" w:date="2022-09-13T12:37:00Z"/>
                    <w:rFonts w:ascii="Calibri" w:hAnsi="Calibri" w:cs="Calibri"/>
                    <w:color w:val="000000"/>
                    <w:sz w:val="22"/>
                    <w:szCs w:val="22"/>
                  </w:rPr>
                </w:rPrChange>
              </w:rPr>
              <w:pPrChange w:id="7296" w:author="Nick.Tolimieri" w:date="2022-09-13T12:37:00Z">
                <w:pPr>
                  <w:jc w:val="right"/>
                </w:pPr>
              </w:pPrChange>
            </w:pPr>
            <w:ins w:id="7297" w:author="Nick.Tolimieri" w:date="2022-09-13T12:37:00Z">
              <w:r w:rsidRPr="00207938">
                <w:rPr>
                  <w:rFonts w:asciiTheme="minorHAnsi" w:eastAsiaTheme="minorHAnsi" w:hAnsiTheme="minorHAnsi" w:cstheme="minorBidi"/>
                  <w:sz w:val="22"/>
                  <w:szCs w:val="22"/>
                  <w:rPrChange w:id="7298" w:author="Nick.Tolimieri" w:date="2022-09-13T12:37:00Z">
                    <w:rPr>
                      <w:rFonts w:ascii="Calibri" w:hAnsi="Calibri" w:cs="Calibri"/>
                      <w:color w:val="000000"/>
                      <w:sz w:val="22"/>
                      <w:szCs w:val="22"/>
                    </w:rPr>
                  </w:rPrChange>
                </w:rPr>
                <w:t>5</w:t>
              </w:r>
            </w:ins>
          </w:p>
        </w:tc>
        <w:tc>
          <w:tcPr>
            <w:tcW w:w="960" w:type="dxa"/>
            <w:noWrap/>
            <w:hideMark/>
            <w:tcPrChange w:id="729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00" w:author="Nick.Tolimieri" w:date="2022-09-13T12:37:00Z"/>
                <w:rFonts w:asciiTheme="minorHAnsi" w:eastAsiaTheme="minorHAnsi" w:hAnsiTheme="minorHAnsi" w:cstheme="minorBidi"/>
                <w:sz w:val="22"/>
                <w:szCs w:val="22"/>
                <w:rPrChange w:id="7301" w:author="Nick.Tolimieri" w:date="2022-09-13T12:37:00Z">
                  <w:rPr>
                    <w:ins w:id="7302" w:author="Nick.Tolimieri" w:date="2022-09-13T12:37:00Z"/>
                    <w:rFonts w:ascii="Calibri" w:hAnsi="Calibri" w:cs="Calibri"/>
                    <w:color w:val="000000"/>
                    <w:sz w:val="22"/>
                    <w:szCs w:val="22"/>
                  </w:rPr>
                </w:rPrChange>
              </w:rPr>
              <w:pPrChange w:id="7303" w:author="Nick.Tolimieri" w:date="2022-09-13T12:37:00Z">
                <w:pPr>
                  <w:jc w:val="right"/>
                </w:pPr>
              </w:pPrChange>
            </w:pPr>
            <w:ins w:id="7304" w:author="Nick.Tolimieri" w:date="2022-09-13T12:37:00Z">
              <w:r w:rsidRPr="00207938">
                <w:rPr>
                  <w:rFonts w:asciiTheme="minorHAnsi" w:eastAsiaTheme="minorHAnsi" w:hAnsiTheme="minorHAnsi" w:cstheme="minorBidi"/>
                  <w:sz w:val="22"/>
                  <w:szCs w:val="22"/>
                  <w:rPrChange w:id="7305" w:author="Nick.Tolimieri" w:date="2022-09-13T12:37:00Z">
                    <w:rPr>
                      <w:rFonts w:ascii="Calibri" w:hAnsi="Calibri" w:cs="Calibri"/>
                      <w:color w:val="000000"/>
                      <w:sz w:val="22"/>
                      <w:szCs w:val="22"/>
                    </w:rPr>
                  </w:rPrChange>
                </w:rPr>
                <w:t>50</w:t>
              </w:r>
            </w:ins>
          </w:p>
        </w:tc>
        <w:tc>
          <w:tcPr>
            <w:tcW w:w="960" w:type="dxa"/>
            <w:noWrap/>
            <w:hideMark/>
            <w:tcPrChange w:id="730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07" w:author="Nick.Tolimieri" w:date="2022-09-13T12:37:00Z"/>
                <w:rFonts w:asciiTheme="minorHAnsi" w:eastAsiaTheme="minorHAnsi" w:hAnsiTheme="minorHAnsi" w:cstheme="minorBidi"/>
                <w:sz w:val="22"/>
                <w:szCs w:val="22"/>
                <w:rPrChange w:id="7308" w:author="Nick.Tolimieri" w:date="2022-09-13T12:37:00Z">
                  <w:rPr>
                    <w:ins w:id="7309" w:author="Nick.Tolimieri" w:date="2022-09-13T12:37:00Z"/>
                    <w:rFonts w:ascii="Calibri" w:hAnsi="Calibri" w:cs="Calibri"/>
                    <w:color w:val="000000"/>
                    <w:sz w:val="22"/>
                    <w:szCs w:val="22"/>
                  </w:rPr>
                </w:rPrChange>
              </w:rPr>
              <w:pPrChange w:id="7310" w:author="Nick.Tolimieri" w:date="2022-09-13T12:37:00Z">
                <w:pPr>
                  <w:jc w:val="right"/>
                </w:pPr>
              </w:pPrChange>
            </w:pPr>
            <w:ins w:id="7311" w:author="Nick.Tolimieri" w:date="2022-09-13T12:37:00Z">
              <w:r w:rsidRPr="00207938">
                <w:rPr>
                  <w:rFonts w:asciiTheme="minorHAnsi" w:eastAsiaTheme="minorHAnsi" w:hAnsiTheme="minorHAnsi" w:cstheme="minorBidi"/>
                  <w:sz w:val="22"/>
                  <w:szCs w:val="22"/>
                  <w:rPrChange w:id="7312" w:author="Nick.Tolimieri" w:date="2022-09-13T12:37:00Z">
                    <w:rPr>
                      <w:rFonts w:ascii="Calibri" w:hAnsi="Calibri" w:cs="Calibri"/>
                      <w:color w:val="000000"/>
                      <w:sz w:val="22"/>
                      <w:szCs w:val="22"/>
                    </w:rPr>
                  </w:rPrChange>
                </w:rPr>
                <w:t>1.97</w:t>
              </w:r>
            </w:ins>
          </w:p>
        </w:tc>
        <w:tc>
          <w:tcPr>
            <w:tcW w:w="960" w:type="dxa"/>
            <w:noWrap/>
            <w:hideMark/>
            <w:tcPrChange w:id="731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14" w:author="Nick.Tolimieri" w:date="2022-09-13T12:37:00Z"/>
                <w:rFonts w:asciiTheme="minorHAnsi" w:eastAsiaTheme="minorHAnsi" w:hAnsiTheme="minorHAnsi" w:cstheme="minorBidi"/>
                <w:sz w:val="22"/>
                <w:szCs w:val="22"/>
                <w:rPrChange w:id="7315" w:author="Nick.Tolimieri" w:date="2022-09-13T12:37:00Z">
                  <w:rPr>
                    <w:ins w:id="7316" w:author="Nick.Tolimieri" w:date="2022-09-13T12:37:00Z"/>
                    <w:rFonts w:ascii="Calibri" w:hAnsi="Calibri" w:cs="Calibri"/>
                    <w:color w:val="000000"/>
                    <w:sz w:val="22"/>
                    <w:szCs w:val="22"/>
                  </w:rPr>
                </w:rPrChange>
              </w:rPr>
              <w:pPrChange w:id="7317" w:author="Nick.Tolimieri" w:date="2022-09-13T12:37:00Z">
                <w:pPr>
                  <w:jc w:val="right"/>
                </w:pPr>
              </w:pPrChange>
            </w:pPr>
            <w:ins w:id="7318" w:author="Nick.Tolimieri" w:date="2022-09-13T12:37:00Z">
              <w:r w:rsidRPr="00207938">
                <w:rPr>
                  <w:rFonts w:asciiTheme="minorHAnsi" w:eastAsiaTheme="minorHAnsi" w:hAnsiTheme="minorHAnsi" w:cstheme="minorBidi"/>
                  <w:sz w:val="22"/>
                  <w:szCs w:val="22"/>
                  <w:rPrChange w:id="7319" w:author="Nick.Tolimieri" w:date="2022-09-13T12:37:00Z">
                    <w:rPr>
                      <w:rFonts w:ascii="Calibri" w:hAnsi="Calibri" w:cs="Calibri"/>
                      <w:color w:val="000000"/>
                      <w:sz w:val="22"/>
                      <w:szCs w:val="22"/>
                    </w:rPr>
                  </w:rPrChange>
                </w:rPr>
                <w:t>0.34</w:t>
              </w:r>
            </w:ins>
          </w:p>
        </w:tc>
      </w:tr>
      <w:tr w:rsidR="00207938" w:rsidRPr="00207938" w:rsidTr="00207938">
        <w:trPr>
          <w:divId w:val="365297945"/>
          <w:trHeight w:val="300"/>
          <w:ins w:id="7320" w:author="Nick.Tolimieri" w:date="2022-09-13T12:37:00Z"/>
          <w:trPrChange w:id="7321" w:author="Nick.Tolimieri" w:date="2022-09-13T12:37:00Z">
            <w:trPr>
              <w:divId w:val="365297945"/>
              <w:trHeight w:val="300"/>
            </w:trPr>
          </w:trPrChange>
        </w:trPr>
        <w:tc>
          <w:tcPr>
            <w:tcW w:w="960" w:type="dxa"/>
            <w:noWrap/>
            <w:hideMark/>
            <w:tcPrChange w:id="732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23" w:author="Nick.Tolimieri" w:date="2022-09-13T12:37:00Z"/>
                <w:rFonts w:asciiTheme="minorHAnsi" w:eastAsiaTheme="minorHAnsi" w:hAnsiTheme="minorHAnsi" w:cstheme="minorBidi"/>
                <w:sz w:val="22"/>
                <w:szCs w:val="22"/>
                <w:rPrChange w:id="7324" w:author="Nick.Tolimieri" w:date="2022-09-13T12:37:00Z">
                  <w:rPr>
                    <w:ins w:id="7325" w:author="Nick.Tolimieri" w:date="2022-09-13T12:37:00Z"/>
                    <w:rFonts w:ascii="Calibri" w:hAnsi="Calibri" w:cs="Calibri"/>
                    <w:color w:val="000000"/>
                    <w:sz w:val="22"/>
                    <w:szCs w:val="22"/>
                  </w:rPr>
                </w:rPrChange>
              </w:rPr>
              <w:pPrChange w:id="7326" w:author="Nick.Tolimieri" w:date="2022-09-13T12:37:00Z">
                <w:pPr/>
              </w:pPrChange>
            </w:pPr>
            <w:ins w:id="7327" w:author="Nick.Tolimieri" w:date="2022-09-13T12:37:00Z">
              <w:r w:rsidRPr="00207938">
                <w:rPr>
                  <w:rFonts w:asciiTheme="minorHAnsi" w:eastAsiaTheme="minorHAnsi" w:hAnsiTheme="minorHAnsi" w:cstheme="minorBidi"/>
                  <w:sz w:val="22"/>
                  <w:szCs w:val="22"/>
                  <w:rPrChange w:id="7328" w:author="Nick.Tolimieri" w:date="2022-09-13T12:37:00Z">
                    <w:rPr>
                      <w:rFonts w:ascii="Calibri" w:hAnsi="Calibri" w:cs="Calibri"/>
                      <w:color w:val="000000"/>
                      <w:sz w:val="22"/>
                      <w:szCs w:val="22"/>
                    </w:rPr>
                  </w:rPrChange>
                </w:rPr>
                <w:t>Cape Alava</w:t>
              </w:r>
            </w:ins>
          </w:p>
        </w:tc>
        <w:tc>
          <w:tcPr>
            <w:tcW w:w="960" w:type="dxa"/>
            <w:noWrap/>
            <w:hideMark/>
            <w:tcPrChange w:id="732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30" w:author="Nick.Tolimieri" w:date="2022-09-13T12:37:00Z"/>
                <w:rFonts w:asciiTheme="minorHAnsi" w:eastAsiaTheme="minorHAnsi" w:hAnsiTheme="minorHAnsi" w:cstheme="minorBidi"/>
                <w:sz w:val="22"/>
                <w:szCs w:val="22"/>
                <w:rPrChange w:id="7331" w:author="Nick.Tolimieri" w:date="2022-09-13T12:37:00Z">
                  <w:rPr>
                    <w:ins w:id="7332" w:author="Nick.Tolimieri" w:date="2022-09-13T12:37:00Z"/>
                    <w:rFonts w:ascii="Calibri" w:hAnsi="Calibri" w:cs="Calibri"/>
                    <w:color w:val="000000"/>
                    <w:sz w:val="22"/>
                    <w:szCs w:val="22"/>
                  </w:rPr>
                </w:rPrChange>
              </w:rPr>
              <w:pPrChange w:id="7333" w:author="Nick.Tolimieri" w:date="2022-09-13T12:37:00Z">
                <w:pPr>
                  <w:jc w:val="right"/>
                </w:pPr>
              </w:pPrChange>
            </w:pPr>
            <w:ins w:id="7334" w:author="Nick.Tolimieri" w:date="2022-09-13T12:37:00Z">
              <w:r w:rsidRPr="00207938">
                <w:rPr>
                  <w:rFonts w:asciiTheme="minorHAnsi" w:eastAsiaTheme="minorHAnsi" w:hAnsiTheme="minorHAnsi" w:cstheme="minorBidi"/>
                  <w:sz w:val="22"/>
                  <w:szCs w:val="22"/>
                  <w:rPrChange w:id="7335" w:author="Nick.Tolimieri" w:date="2022-09-13T12:37:00Z">
                    <w:rPr>
                      <w:rFonts w:ascii="Calibri" w:hAnsi="Calibri" w:cs="Calibri"/>
                      <w:color w:val="000000"/>
                      <w:sz w:val="22"/>
                      <w:szCs w:val="22"/>
                    </w:rPr>
                  </w:rPrChange>
                </w:rPr>
                <w:t>1998</w:t>
              </w:r>
            </w:ins>
          </w:p>
        </w:tc>
        <w:tc>
          <w:tcPr>
            <w:tcW w:w="960" w:type="dxa"/>
            <w:noWrap/>
            <w:hideMark/>
            <w:tcPrChange w:id="733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37" w:author="Nick.Tolimieri" w:date="2022-09-13T12:37:00Z"/>
                <w:rFonts w:asciiTheme="minorHAnsi" w:eastAsiaTheme="minorHAnsi" w:hAnsiTheme="minorHAnsi" w:cstheme="minorBidi"/>
                <w:sz w:val="22"/>
                <w:szCs w:val="22"/>
                <w:rPrChange w:id="7338" w:author="Nick.Tolimieri" w:date="2022-09-13T12:37:00Z">
                  <w:rPr>
                    <w:ins w:id="7339" w:author="Nick.Tolimieri" w:date="2022-09-13T12:37:00Z"/>
                    <w:rFonts w:ascii="Calibri" w:hAnsi="Calibri" w:cs="Calibri"/>
                    <w:color w:val="000000"/>
                    <w:sz w:val="22"/>
                    <w:szCs w:val="22"/>
                  </w:rPr>
                </w:rPrChange>
              </w:rPr>
              <w:pPrChange w:id="7340" w:author="Nick.Tolimieri" w:date="2022-09-13T12:37:00Z">
                <w:pPr>
                  <w:jc w:val="right"/>
                </w:pPr>
              </w:pPrChange>
            </w:pPr>
            <w:ins w:id="7341" w:author="Nick.Tolimieri" w:date="2022-09-13T12:37:00Z">
              <w:r w:rsidRPr="00207938">
                <w:rPr>
                  <w:rFonts w:asciiTheme="minorHAnsi" w:eastAsiaTheme="minorHAnsi" w:hAnsiTheme="minorHAnsi" w:cstheme="minorBidi"/>
                  <w:sz w:val="22"/>
                  <w:szCs w:val="22"/>
                  <w:rPrChange w:id="7342" w:author="Nick.Tolimieri" w:date="2022-09-13T12:37:00Z">
                    <w:rPr>
                      <w:rFonts w:ascii="Calibri" w:hAnsi="Calibri" w:cs="Calibri"/>
                      <w:color w:val="000000"/>
                      <w:sz w:val="22"/>
                      <w:szCs w:val="22"/>
                    </w:rPr>
                  </w:rPrChange>
                </w:rPr>
                <w:t>29</w:t>
              </w:r>
            </w:ins>
          </w:p>
        </w:tc>
        <w:tc>
          <w:tcPr>
            <w:tcW w:w="960" w:type="dxa"/>
            <w:noWrap/>
            <w:hideMark/>
            <w:tcPrChange w:id="734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44" w:author="Nick.Tolimieri" w:date="2022-09-13T12:37:00Z"/>
                <w:rFonts w:asciiTheme="minorHAnsi" w:eastAsiaTheme="minorHAnsi" w:hAnsiTheme="minorHAnsi" w:cstheme="minorBidi"/>
                <w:sz w:val="22"/>
                <w:szCs w:val="22"/>
                <w:rPrChange w:id="7345" w:author="Nick.Tolimieri" w:date="2022-09-13T12:37:00Z">
                  <w:rPr>
                    <w:ins w:id="7346" w:author="Nick.Tolimieri" w:date="2022-09-13T12:37:00Z"/>
                    <w:rFonts w:ascii="Calibri" w:hAnsi="Calibri" w:cs="Calibri"/>
                    <w:color w:val="000000"/>
                    <w:sz w:val="22"/>
                    <w:szCs w:val="22"/>
                  </w:rPr>
                </w:rPrChange>
              </w:rPr>
              <w:pPrChange w:id="7347" w:author="Nick.Tolimieri" w:date="2022-09-13T12:37:00Z">
                <w:pPr>
                  <w:jc w:val="right"/>
                </w:pPr>
              </w:pPrChange>
            </w:pPr>
            <w:ins w:id="7348" w:author="Nick.Tolimieri" w:date="2022-09-13T12:37:00Z">
              <w:r w:rsidRPr="00207938">
                <w:rPr>
                  <w:rFonts w:asciiTheme="minorHAnsi" w:eastAsiaTheme="minorHAnsi" w:hAnsiTheme="minorHAnsi" w:cstheme="minorBidi"/>
                  <w:sz w:val="22"/>
                  <w:szCs w:val="22"/>
                  <w:rPrChange w:id="7349" w:author="Nick.Tolimieri" w:date="2022-09-13T12:37:00Z">
                    <w:rPr>
                      <w:rFonts w:ascii="Calibri" w:hAnsi="Calibri" w:cs="Calibri"/>
                      <w:color w:val="000000"/>
                      <w:sz w:val="22"/>
                      <w:szCs w:val="22"/>
                    </w:rPr>
                  </w:rPrChange>
                </w:rPr>
                <w:t>123</w:t>
              </w:r>
            </w:ins>
          </w:p>
        </w:tc>
        <w:tc>
          <w:tcPr>
            <w:tcW w:w="960" w:type="dxa"/>
            <w:noWrap/>
            <w:hideMark/>
            <w:tcPrChange w:id="73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51" w:author="Nick.Tolimieri" w:date="2022-09-13T12:37:00Z"/>
                <w:rFonts w:asciiTheme="minorHAnsi" w:eastAsiaTheme="minorHAnsi" w:hAnsiTheme="minorHAnsi" w:cstheme="minorBidi"/>
                <w:sz w:val="22"/>
                <w:szCs w:val="22"/>
                <w:rPrChange w:id="7352" w:author="Nick.Tolimieri" w:date="2022-09-13T12:37:00Z">
                  <w:rPr>
                    <w:ins w:id="7353" w:author="Nick.Tolimieri" w:date="2022-09-13T12:37:00Z"/>
                    <w:rFonts w:ascii="Calibri" w:hAnsi="Calibri" w:cs="Calibri"/>
                    <w:color w:val="000000"/>
                    <w:sz w:val="22"/>
                    <w:szCs w:val="22"/>
                  </w:rPr>
                </w:rPrChange>
              </w:rPr>
              <w:pPrChange w:id="7354" w:author="Nick.Tolimieri" w:date="2022-09-13T12:37:00Z">
                <w:pPr>
                  <w:jc w:val="right"/>
                </w:pPr>
              </w:pPrChange>
            </w:pPr>
            <w:ins w:id="7355" w:author="Nick.Tolimieri" w:date="2022-09-13T12:37:00Z">
              <w:r w:rsidRPr="00207938">
                <w:rPr>
                  <w:rFonts w:asciiTheme="minorHAnsi" w:eastAsiaTheme="minorHAnsi" w:hAnsiTheme="minorHAnsi" w:cstheme="minorBidi"/>
                  <w:sz w:val="22"/>
                  <w:szCs w:val="22"/>
                  <w:rPrChange w:id="7356" w:author="Nick.Tolimieri" w:date="2022-09-13T12:37:00Z">
                    <w:rPr>
                      <w:rFonts w:ascii="Calibri" w:hAnsi="Calibri" w:cs="Calibri"/>
                      <w:color w:val="000000"/>
                      <w:sz w:val="22"/>
                      <w:szCs w:val="22"/>
                    </w:rPr>
                  </w:rPrChange>
                </w:rPr>
                <w:t>6</w:t>
              </w:r>
            </w:ins>
          </w:p>
        </w:tc>
        <w:tc>
          <w:tcPr>
            <w:tcW w:w="960" w:type="dxa"/>
            <w:noWrap/>
            <w:hideMark/>
            <w:tcPrChange w:id="73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58" w:author="Nick.Tolimieri" w:date="2022-09-13T12:37:00Z"/>
                <w:rFonts w:asciiTheme="minorHAnsi" w:eastAsiaTheme="minorHAnsi" w:hAnsiTheme="minorHAnsi" w:cstheme="minorBidi"/>
                <w:sz w:val="22"/>
                <w:szCs w:val="22"/>
                <w:rPrChange w:id="7359" w:author="Nick.Tolimieri" w:date="2022-09-13T12:37:00Z">
                  <w:rPr>
                    <w:ins w:id="7360" w:author="Nick.Tolimieri" w:date="2022-09-13T12:37:00Z"/>
                    <w:rFonts w:ascii="Calibri" w:hAnsi="Calibri" w:cs="Calibri"/>
                    <w:color w:val="000000"/>
                    <w:sz w:val="22"/>
                    <w:szCs w:val="22"/>
                  </w:rPr>
                </w:rPrChange>
              </w:rPr>
              <w:pPrChange w:id="7361" w:author="Nick.Tolimieri" w:date="2022-09-13T12:37:00Z">
                <w:pPr>
                  <w:jc w:val="right"/>
                </w:pPr>
              </w:pPrChange>
            </w:pPr>
            <w:ins w:id="7362" w:author="Nick.Tolimieri" w:date="2022-09-13T12:37:00Z">
              <w:r w:rsidRPr="00207938">
                <w:rPr>
                  <w:rFonts w:asciiTheme="minorHAnsi" w:eastAsiaTheme="minorHAnsi" w:hAnsiTheme="minorHAnsi" w:cstheme="minorBidi"/>
                  <w:sz w:val="22"/>
                  <w:szCs w:val="22"/>
                  <w:rPrChange w:id="7363" w:author="Nick.Tolimieri" w:date="2022-09-13T12:37:00Z">
                    <w:rPr>
                      <w:rFonts w:ascii="Calibri" w:hAnsi="Calibri" w:cs="Calibri"/>
                      <w:color w:val="000000"/>
                      <w:sz w:val="22"/>
                      <w:szCs w:val="22"/>
                    </w:rPr>
                  </w:rPrChange>
                </w:rPr>
                <w:t>108</w:t>
              </w:r>
            </w:ins>
          </w:p>
        </w:tc>
        <w:tc>
          <w:tcPr>
            <w:tcW w:w="960" w:type="dxa"/>
            <w:noWrap/>
            <w:hideMark/>
            <w:tcPrChange w:id="736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65" w:author="Nick.Tolimieri" w:date="2022-09-13T12:37:00Z"/>
                <w:rFonts w:asciiTheme="minorHAnsi" w:eastAsiaTheme="minorHAnsi" w:hAnsiTheme="minorHAnsi" w:cstheme="minorBidi"/>
                <w:sz w:val="22"/>
                <w:szCs w:val="22"/>
                <w:rPrChange w:id="7366" w:author="Nick.Tolimieri" w:date="2022-09-13T12:37:00Z">
                  <w:rPr>
                    <w:ins w:id="7367" w:author="Nick.Tolimieri" w:date="2022-09-13T12:37:00Z"/>
                    <w:rFonts w:ascii="Calibri" w:hAnsi="Calibri" w:cs="Calibri"/>
                    <w:color w:val="000000"/>
                    <w:sz w:val="22"/>
                    <w:szCs w:val="22"/>
                  </w:rPr>
                </w:rPrChange>
              </w:rPr>
              <w:pPrChange w:id="7368" w:author="Nick.Tolimieri" w:date="2022-09-13T12:37:00Z">
                <w:pPr>
                  <w:jc w:val="right"/>
                </w:pPr>
              </w:pPrChange>
            </w:pPr>
            <w:ins w:id="7369" w:author="Nick.Tolimieri" w:date="2022-09-13T12:37:00Z">
              <w:r w:rsidRPr="00207938">
                <w:rPr>
                  <w:rFonts w:asciiTheme="minorHAnsi" w:eastAsiaTheme="minorHAnsi" w:hAnsiTheme="minorHAnsi" w:cstheme="minorBidi"/>
                  <w:sz w:val="22"/>
                  <w:szCs w:val="22"/>
                  <w:rPrChange w:id="7370" w:author="Nick.Tolimieri" w:date="2022-09-13T12:37:00Z">
                    <w:rPr>
                      <w:rFonts w:ascii="Calibri" w:hAnsi="Calibri" w:cs="Calibri"/>
                      <w:color w:val="000000"/>
                      <w:sz w:val="22"/>
                      <w:szCs w:val="22"/>
                    </w:rPr>
                  </w:rPrChange>
                </w:rPr>
                <w:t>5</w:t>
              </w:r>
            </w:ins>
          </w:p>
        </w:tc>
        <w:tc>
          <w:tcPr>
            <w:tcW w:w="960" w:type="dxa"/>
            <w:noWrap/>
            <w:hideMark/>
            <w:tcPrChange w:id="737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72" w:author="Nick.Tolimieri" w:date="2022-09-13T12:37:00Z"/>
                <w:rFonts w:asciiTheme="minorHAnsi" w:eastAsiaTheme="minorHAnsi" w:hAnsiTheme="minorHAnsi" w:cstheme="minorBidi"/>
                <w:sz w:val="22"/>
                <w:szCs w:val="22"/>
                <w:rPrChange w:id="7373" w:author="Nick.Tolimieri" w:date="2022-09-13T12:37:00Z">
                  <w:rPr>
                    <w:ins w:id="7374" w:author="Nick.Tolimieri" w:date="2022-09-13T12:37:00Z"/>
                    <w:rFonts w:ascii="Calibri" w:hAnsi="Calibri" w:cs="Calibri"/>
                    <w:color w:val="000000"/>
                    <w:sz w:val="22"/>
                    <w:szCs w:val="22"/>
                  </w:rPr>
                </w:rPrChange>
              </w:rPr>
              <w:pPrChange w:id="7375" w:author="Nick.Tolimieri" w:date="2022-09-13T12:37:00Z">
                <w:pPr>
                  <w:jc w:val="right"/>
                </w:pPr>
              </w:pPrChange>
            </w:pPr>
            <w:ins w:id="7376" w:author="Nick.Tolimieri" w:date="2022-09-13T12:37:00Z">
              <w:r w:rsidRPr="00207938">
                <w:rPr>
                  <w:rFonts w:asciiTheme="minorHAnsi" w:eastAsiaTheme="minorHAnsi" w:hAnsiTheme="minorHAnsi" w:cstheme="minorBidi"/>
                  <w:sz w:val="22"/>
                  <w:szCs w:val="22"/>
                  <w:rPrChange w:id="7377" w:author="Nick.Tolimieri" w:date="2022-09-13T12:37:00Z">
                    <w:rPr>
                      <w:rFonts w:ascii="Calibri" w:hAnsi="Calibri" w:cs="Calibri"/>
                      <w:color w:val="000000"/>
                      <w:sz w:val="22"/>
                      <w:szCs w:val="22"/>
                    </w:rPr>
                  </w:rPrChange>
                </w:rPr>
                <w:t>44</w:t>
              </w:r>
            </w:ins>
          </w:p>
        </w:tc>
        <w:tc>
          <w:tcPr>
            <w:tcW w:w="960" w:type="dxa"/>
            <w:noWrap/>
            <w:hideMark/>
            <w:tcPrChange w:id="737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79" w:author="Nick.Tolimieri" w:date="2022-09-13T12:37:00Z"/>
                <w:rFonts w:asciiTheme="minorHAnsi" w:eastAsiaTheme="minorHAnsi" w:hAnsiTheme="minorHAnsi" w:cstheme="minorBidi"/>
                <w:sz w:val="22"/>
                <w:szCs w:val="22"/>
                <w:rPrChange w:id="7380" w:author="Nick.Tolimieri" w:date="2022-09-13T12:37:00Z">
                  <w:rPr>
                    <w:ins w:id="7381" w:author="Nick.Tolimieri" w:date="2022-09-13T12:37:00Z"/>
                    <w:rFonts w:ascii="Calibri" w:hAnsi="Calibri" w:cs="Calibri"/>
                    <w:color w:val="000000"/>
                    <w:sz w:val="22"/>
                    <w:szCs w:val="22"/>
                  </w:rPr>
                </w:rPrChange>
              </w:rPr>
              <w:pPrChange w:id="7382" w:author="Nick.Tolimieri" w:date="2022-09-13T12:37:00Z">
                <w:pPr>
                  <w:jc w:val="right"/>
                </w:pPr>
              </w:pPrChange>
            </w:pPr>
            <w:ins w:id="7383" w:author="Nick.Tolimieri" w:date="2022-09-13T12:37:00Z">
              <w:r w:rsidRPr="00207938">
                <w:rPr>
                  <w:rFonts w:asciiTheme="minorHAnsi" w:eastAsiaTheme="minorHAnsi" w:hAnsiTheme="minorHAnsi" w:cstheme="minorBidi"/>
                  <w:sz w:val="22"/>
                  <w:szCs w:val="22"/>
                  <w:rPrChange w:id="7384" w:author="Nick.Tolimieri" w:date="2022-09-13T12:37:00Z">
                    <w:rPr>
                      <w:rFonts w:ascii="Calibri" w:hAnsi="Calibri" w:cs="Calibri"/>
                      <w:color w:val="000000"/>
                      <w:sz w:val="22"/>
                      <w:szCs w:val="22"/>
                    </w:rPr>
                  </w:rPrChange>
                </w:rPr>
                <w:t>1.98</w:t>
              </w:r>
            </w:ins>
          </w:p>
        </w:tc>
        <w:tc>
          <w:tcPr>
            <w:tcW w:w="960" w:type="dxa"/>
            <w:noWrap/>
            <w:hideMark/>
            <w:tcPrChange w:id="738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86" w:author="Nick.Tolimieri" w:date="2022-09-13T12:37:00Z"/>
                <w:rFonts w:asciiTheme="minorHAnsi" w:eastAsiaTheme="minorHAnsi" w:hAnsiTheme="minorHAnsi" w:cstheme="minorBidi"/>
                <w:sz w:val="22"/>
                <w:szCs w:val="22"/>
                <w:rPrChange w:id="7387" w:author="Nick.Tolimieri" w:date="2022-09-13T12:37:00Z">
                  <w:rPr>
                    <w:ins w:id="7388" w:author="Nick.Tolimieri" w:date="2022-09-13T12:37:00Z"/>
                    <w:rFonts w:ascii="Calibri" w:hAnsi="Calibri" w:cs="Calibri"/>
                    <w:color w:val="000000"/>
                    <w:sz w:val="22"/>
                    <w:szCs w:val="22"/>
                  </w:rPr>
                </w:rPrChange>
              </w:rPr>
              <w:pPrChange w:id="7389" w:author="Nick.Tolimieri" w:date="2022-09-13T12:37:00Z">
                <w:pPr>
                  <w:jc w:val="right"/>
                </w:pPr>
              </w:pPrChange>
            </w:pPr>
            <w:ins w:id="7390" w:author="Nick.Tolimieri" w:date="2022-09-13T12:37:00Z">
              <w:r w:rsidRPr="00207938">
                <w:rPr>
                  <w:rFonts w:asciiTheme="minorHAnsi" w:eastAsiaTheme="minorHAnsi" w:hAnsiTheme="minorHAnsi" w:cstheme="minorBidi"/>
                  <w:sz w:val="22"/>
                  <w:szCs w:val="22"/>
                  <w:rPrChange w:id="7391" w:author="Nick.Tolimieri" w:date="2022-09-13T12:37:00Z">
                    <w:rPr>
                      <w:rFonts w:ascii="Calibri" w:hAnsi="Calibri" w:cs="Calibri"/>
                      <w:color w:val="000000"/>
                      <w:sz w:val="22"/>
                      <w:szCs w:val="22"/>
                    </w:rPr>
                  </w:rPrChange>
                </w:rPr>
                <w:t>0.26</w:t>
              </w:r>
            </w:ins>
          </w:p>
        </w:tc>
      </w:tr>
      <w:tr w:rsidR="00207938" w:rsidRPr="00207938" w:rsidTr="00207938">
        <w:trPr>
          <w:divId w:val="365297945"/>
          <w:trHeight w:val="300"/>
          <w:ins w:id="7392" w:author="Nick.Tolimieri" w:date="2022-09-13T12:37:00Z"/>
          <w:trPrChange w:id="7393" w:author="Nick.Tolimieri" w:date="2022-09-13T12:37:00Z">
            <w:trPr>
              <w:divId w:val="365297945"/>
              <w:trHeight w:val="300"/>
            </w:trPr>
          </w:trPrChange>
        </w:trPr>
        <w:tc>
          <w:tcPr>
            <w:tcW w:w="960" w:type="dxa"/>
            <w:noWrap/>
            <w:hideMark/>
            <w:tcPrChange w:id="739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395" w:author="Nick.Tolimieri" w:date="2022-09-13T12:37:00Z"/>
                <w:rFonts w:asciiTheme="minorHAnsi" w:eastAsiaTheme="minorHAnsi" w:hAnsiTheme="minorHAnsi" w:cstheme="minorBidi"/>
                <w:sz w:val="22"/>
                <w:szCs w:val="22"/>
                <w:rPrChange w:id="7396" w:author="Nick.Tolimieri" w:date="2022-09-13T12:37:00Z">
                  <w:rPr>
                    <w:ins w:id="7397" w:author="Nick.Tolimieri" w:date="2022-09-13T12:37:00Z"/>
                    <w:rFonts w:ascii="Calibri" w:hAnsi="Calibri" w:cs="Calibri"/>
                    <w:color w:val="000000"/>
                    <w:sz w:val="22"/>
                    <w:szCs w:val="22"/>
                  </w:rPr>
                </w:rPrChange>
              </w:rPr>
              <w:pPrChange w:id="7398" w:author="Nick.Tolimieri" w:date="2022-09-13T12:37:00Z">
                <w:pPr/>
              </w:pPrChange>
            </w:pPr>
            <w:ins w:id="7399" w:author="Nick.Tolimieri" w:date="2022-09-13T12:37:00Z">
              <w:r w:rsidRPr="00207938">
                <w:rPr>
                  <w:rFonts w:asciiTheme="minorHAnsi" w:eastAsiaTheme="minorHAnsi" w:hAnsiTheme="minorHAnsi" w:cstheme="minorBidi"/>
                  <w:sz w:val="22"/>
                  <w:szCs w:val="22"/>
                  <w:rPrChange w:id="7400" w:author="Nick.Tolimieri" w:date="2022-09-13T12:37:00Z">
                    <w:rPr>
                      <w:rFonts w:ascii="Calibri" w:hAnsi="Calibri" w:cs="Calibri"/>
                      <w:color w:val="000000"/>
                      <w:sz w:val="22"/>
                      <w:szCs w:val="22"/>
                    </w:rPr>
                  </w:rPrChange>
                </w:rPr>
                <w:t>Cape Alava</w:t>
              </w:r>
            </w:ins>
          </w:p>
        </w:tc>
        <w:tc>
          <w:tcPr>
            <w:tcW w:w="960" w:type="dxa"/>
            <w:noWrap/>
            <w:hideMark/>
            <w:tcPrChange w:id="740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02" w:author="Nick.Tolimieri" w:date="2022-09-13T12:37:00Z"/>
                <w:rFonts w:asciiTheme="minorHAnsi" w:eastAsiaTheme="minorHAnsi" w:hAnsiTheme="minorHAnsi" w:cstheme="minorBidi"/>
                <w:sz w:val="22"/>
                <w:szCs w:val="22"/>
                <w:rPrChange w:id="7403" w:author="Nick.Tolimieri" w:date="2022-09-13T12:37:00Z">
                  <w:rPr>
                    <w:ins w:id="7404" w:author="Nick.Tolimieri" w:date="2022-09-13T12:37:00Z"/>
                    <w:rFonts w:ascii="Calibri" w:hAnsi="Calibri" w:cs="Calibri"/>
                    <w:color w:val="000000"/>
                    <w:sz w:val="22"/>
                    <w:szCs w:val="22"/>
                  </w:rPr>
                </w:rPrChange>
              </w:rPr>
              <w:pPrChange w:id="7405" w:author="Nick.Tolimieri" w:date="2022-09-13T12:37:00Z">
                <w:pPr>
                  <w:jc w:val="right"/>
                </w:pPr>
              </w:pPrChange>
            </w:pPr>
            <w:ins w:id="7406" w:author="Nick.Tolimieri" w:date="2022-09-13T12:37:00Z">
              <w:r w:rsidRPr="00207938">
                <w:rPr>
                  <w:rFonts w:asciiTheme="minorHAnsi" w:eastAsiaTheme="minorHAnsi" w:hAnsiTheme="minorHAnsi" w:cstheme="minorBidi"/>
                  <w:sz w:val="22"/>
                  <w:szCs w:val="22"/>
                  <w:rPrChange w:id="7407" w:author="Nick.Tolimieri" w:date="2022-09-13T12:37:00Z">
                    <w:rPr>
                      <w:rFonts w:ascii="Calibri" w:hAnsi="Calibri" w:cs="Calibri"/>
                      <w:color w:val="000000"/>
                      <w:sz w:val="22"/>
                      <w:szCs w:val="22"/>
                    </w:rPr>
                  </w:rPrChange>
                </w:rPr>
                <w:t>1999</w:t>
              </w:r>
            </w:ins>
          </w:p>
        </w:tc>
        <w:tc>
          <w:tcPr>
            <w:tcW w:w="960" w:type="dxa"/>
            <w:noWrap/>
            <w:hideMark/>
            <w:tcPrChange w:id="740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09" w:author="Nick.Tolimieri" w:date="2022-09-13T12:37:00Z"/>
                <w:rFonts w:asciiTheme="minorHAnsi" w:eastAsiaTheme="minorHAnsi" w:hAnsiTheme="minorHAnsi" w:cstheme="minorBidi"/>
                <w:sz w:val="22"/>
                <w:szCs w:val="22"/>
                <w:rPrChange w:id="7410" w:author="Nick.Tolimieri" w:date="2022-09-13T12:37:00Z">
                  <w:rPr>
                    <w:ins w:id="7411" w:author="Nick.Tolimieri" w:date="2022-09-13T12:37:00Z"/>
                    <w:rFonts w:ascii="Calibri" w:hAnsi="Calibri" w:cs="Calibri"/>
                    <w:color w:val="000000"/>
                    <w:sz w:val="22"/>
                    <w:szCs w:val="22"/>
                  </w:rPr>
                </w:rPrChange>
              </w:rPr>
              <w:pPrChange w:id="7412" w:author="Nick.Tolimieri" w:date="2022-09-13T12:37:00Z">
                <w:pPr>
                  <w:jc w:val="right"/>
                </w:pPr>
              </w:pPrChange>
            </w:pPr>
            <w:ins w:id="7413" w:author="Nick.Tolimieri" w:date="2022-09-13T12:37:00Z">
              <w:r w:rsidRPr="00207938">
                <w:rPr>
                  <w:rFonts w:asciiTheme="minorHAnsi" w:eastAsiaTheme="minorHAnsi" w:hAnsiTheme="minorHAnsi" w:cstheme="minorBidi"/>
                  <w:sz w:val="22"/>
                  <w:szCs w:val="22"/>
                  <w:rPrChange w:id="7414" w:author="Nick.Tolimieri" w:date="2022-09-13T12:37:00Z">
                    <w:rPr>
                      <w:rFonts w:ascii="Calibri" w:hAnsi="Calibri" w:cs="Calibri"/>
                      <w:color w:val="000000"/>
                      <w:sz w:val="22"/>
                      <w:szCs w:val="22"/>
                    </w:rPr>
                  </w:rPrChange>
                </w:rPr>
                <w:t>3</w:t>
              </w:r>
            </w:ins>
          </w:p>
        </w:tc>
        <w:tc>
          <w:tcPr>
            <w:tcW w:w="960" w:type="dxa"/>
            <w:noWrap/>
            <w:hideMark/>
            <w:tcPrChange w:id="74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16" w:author="Nick.Tolimieri" w:date="2022-09-13T12:37:00Z"/>
                <w:rFonts w:asciiTheme="minorHAnsi" w:eastAsiaTheme="minorHAnsi" w:hAnsiTheme="minorHAnsi" w:cstheme="minorBidi"/>
                <w:sz w:val="22"/>
                <w:szCs w:val="22"/>
                <w:rPrChange w:id="7417" w:author="Nick.Tolimieri" w:date="2022-09-13T12:37:00Z">
                  <w:rPr>
                    <w:ins w:id="7418" w:author="Nick.Tolimieri" w:date="2022-09-13T12:37:00Z"/>
                    <w:rFonts w:ascii="Calibri" w:hAnsi="Calibri" w:cs="Calibri"/>
                    <w:color w:val="000000"/>
                    <w:sz w:val="22"/>
                    <w:szCs w:val="22"/>
                  </w:rPr>
                </w:rPrChange>
              </w:rPr>
              <w:pPrChange w:id="7419" w:author="Nick.Tolimieri" w:date="2022-09-13T12:37:00Z">
                <w:pPr>
                  <w:jc w:val="right"/>
                </w:pPr>
              </w:pPrChange>
            </w:pPr>
            <w:ins w:id="7420" w:author="Nick.Tolimieri" w:date="2022-09-13T12:37:00Z">
              <w:r w:rsidRPr="00207938">
                <w:rPr>
                  <w:rFonts w:asciiTheme="minorHAnsi" w:eastAsiaTheme="minorHAnsi" w:hAnsiTheme="minorHAnsi" w:cstheme="minorBidi"/>
                  <w:sz w:val="22"/>
                  <w:szCs w:val="22"/>
                  <w:rPrChange w:id="7421" w:author="Nick.Tolimieri" w:date="2022-09-13T12:37:00Z">
                    <w:rPr>
                      <w:rFonts w:ascii="Calibri" w:hAnsi="Calibri" w:cs="Calibri"/>
                      <w:color w:val="000000"/>
                      <w:sz w:val="22"/>
                      <w:szCs w:val="22"/>
                    </w:rPr>
                  </w:rPrChange>
                </w:rPr>
                <w:t>0</w:t>
              </w:r>
            </w:ins>
          </w:p>
        </w:tc>
        <w:tc>
          <w:tcPr>
            <w:tcW w:w="960" w:type="dxa"/>
            <w:noWrap/>
            <w:hideMark/>
            <w:tcPrChange w:id="742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23" w:author="Nick.Tolimieri" w:date="2022-09-13T12:37:00Z"/>
                <w:rFonts w:asciiTheme="minorHAnsi" w:eastAsiaTheme="minorHAnsi" w:hAnsiTheme="minorHAnsi" w:cstheme="minorBidi"/>
                <w:sz w:val="22"/>
                <w:szCs w:val="22"/>
                <w:rPrChange w:id="7424" w:author="Nick.Tolimieri" w:date="2022-09-13T12:37:00Z">
                  <w:rPr>
                    <w:ins w:id="7425" w:author="Nick.Tolimieri" w:date="2022-09-13T12:37:00Z"/>
                    <w:rFonts w:ascii="Calibri" w:hAnsi="Calibri" w:cs="Calibri"/>
                    <w:color w:val="000000"/>
                    <w:sz w:val="22"/>
                    <w:szCs w:val="22"/>
                  </w:rPr>
                </w:rPrChange>
              </w:rPr>
              <w:pPrChange w:id="7426" w:author="Nick.Tolimieri" w:date="2022-09-13T12:37:00Z">
                <w:pPr>
                  <w:jc w:val="right"/>
                </w:pPr>
              </w:pPrChange>
            </w:pPr>
            <w:ins w:id="7427" w:author="Nick.Tolimieri" w:date="2022-09-13T12:37:00Z">
              <w:r w:rsidRPr="00207938">
                <w:rPr>
                  <w:rFonts w:asciiTheme="minorHAnsi" w:eastAsiaTheme="minorHAnsi" w:hAnsiTheme="minorHAnsi" w:cstheme="minorBidi"/>
                  <w:sz w:val="22"/>
                  <w:szCs w:val="22"/>
                  <w:rPrChange w:id="7428" w:author="Nick.Tolimieri" w:date="2022-09-13T12:37:00Z">
                    <w:rPr>
                      <w:rFonts w:ascii="Calibri" w:hAnsi="Calibri" w:cs="Calibri"/>
                      <w:color w:val="000000"/>
                      <w:sz w:val="22"/>
                      <w:szCs w:val="22"/>
                    </w:rPr>
                  </w:rPrChange>
                </w:rPr>
                <w:t>0</w:t>
              </w:r>
            </w:ins>
          </w:p>
        </w:tc>
        <w:tc>
          <w:tcPr>
            <w:tcW w:w="960" w:type="dxa"/>
            <w:noWrap/>
            <w:hideMark/>
            <w:tcPrChange w:id="742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30" w:author="Nick.Tolimieri" w:date="2022-09-13T12:37:00Z"/>
                <w:rFonts w:asciiTheme="minorHAnsi" w:eastAsiaTheme="minorHAnsi" w:hAnsiTheme="minorHAnsi" w:cstheme="minorBidi"/>
                <w:sz w:val="22"/>
                <w:szCs w:val="22"/>
                <w:rPrChange w:id="7431" w:author="Nick.Tolimieri" w:date="2022-09-13T12:37:00Z">
                  <w:rPr>
                    <w:ins w:id="7432" w:author="Nick.Tolimieri" w:date="2022-09-13T12:37:00Z"/>
                    <w:rFonts w:ascii="Calibri" w:hAnsi="Calibri" w:cs="Calibri"/>
                    <w:color w:val="000000"/>
                    <w:sz w:val="22"/>
                    <w:szCs w:val="22"/>
                  </w:rPr>
                </w:rPrChange>
              </w:rPr>
              <w:pPrChange w:id="7433" w:author="Nick.Tolimieri" w:date="2022-09-13T12:37:00Z">
                <w:pPr>
                  <w:jc w:val="right"/>
                </w:pPr>
              </w:pPrChange>
            </w:pPr>
            <w:ins w:id="7434" w:author="Nick.Tolimieri" w:date="2022-09-13T12:37:00Z">
              <w:r w:rsidRPr="00207938">
                <w:rPr>
                  <w:rFonts w:asciiTheme="minorHAnsi" w:eastAsiaTheme="minorHAnsi" w:hAnsiTheme="minorHAnsi" w:cstheme="minorBidi"/>
                  <w:sz w:val="22"/>
                  <w:szCs w:val="22"/>
                  <w:rPrChange w:id="7435" w:author="Nick.Tolimieri" w:date="2022-09-13T12:37:00Z">
                    <w:rPr>
                      <w:rFonts w:ascii="Calibri" w:hAnsi="Calibri" w:cs="Calibri"/>
                      <w:color w:val="000000"/>
                      <w:sz w:val="22"/>
                      <w:szCs w:val="22"/>
                    </w:rPr>
                  </w:rPrChange>
                </w:rPr>
                <w:t>0</w:t>
              </w:r>
            </w:ins>
          </w:p>
        </w:tc>
        <w:tc>
          <w:tcPr>
            <w:tcW w:w="960" w:type="dxa"/>
            <w:noWrap/>
            <w:hideMark/>
            <w:tcPrChange w:id="743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37" w:author="Nick.Tolimieri" w:date="2022-09-13T12:37:00Z"/>
                <w:rFonts w:asciiTheme="minorHAnsi" w:eastAsiaTheme="minorHAnsi" w:hAnsiTheme="minorHAnsi" w:cstheme="minorBidi"/>
                <w:sz w:val="22"/>
                <w:szCs w:val="22"/>
                <w:rPrChange w:id="7438" w:author="Nick.Tolimieri" w:date="2022-09-13T12:37:00Z">
                  <w:rPr>
                    <w:ins w:id="7439" w:author="Nick.Tolimieri" w:date="2022-09-13T12:37:00Z"/>
                    <w:rFonts w:ascii="Calibri" w:hAnsi="Calibri" w:cs="Calibri"/>
                    <w:color w:val="000000"/>
                    <w:sz w:val="22"/>
                    <w:szCs w:val="22"/>
                  </w:rPr>
                </w:rPrChange>
              </w:rPr>
              <w:pPrChange w:id="7440" w:author="Nick.Tolimieri" w:date="2022-09-13T12:37:00Z">
                <w:pPr/>
              </w:pPrChange>
            </w:pPr>
            <w:ins w:id="7441" w:author="Nick.Tolimieri" w:date="2022-09-13T12:37:00Z">
              <w:r w:rsidRPr="00207938">
                <w:rPr>
                  <w:rFonts w:asciiTheme="minorHAnsi" w:eastAsiaTheme="minorHAnsi" w:hAnsiTheme="minorHAnsi" w:cstheme="minorBidi"/>
                  <w:sz w:val="22"/>
                  <w:szCs w:val="22"/>
                  <w:rPrChange w:id="7442" w:author="Nick.Tolimieri" w:date="2022-09-13T12:37:00Z">
                    <w:rPr>
                      <w:rFonts w:ascii="Calibri" w:hAnsi="Calibri" w:cs="Calibri"/>
                      <w:color w:val="000000"/>
                      <w:sz w:val="22"/>
                      <w:szCs w:val="22"/>
                    </w:rPr>
                  </w:rPrChange>
                </w:rPr>
                <w:t>NA</w:t>
              </w:r>
            </w:ins>
          </w:p>
        </w:tc>
        <w:tc>
          <w:tcPr>
            <w:tcW w:w="960" w:type="dxa"/>
            <w:noWrap/>
            <w:hideMark/>
            <w:tcPrChange w:id="744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44" w:author="Nick.Tolimieri" w:date="2022-09-13T12:37:00Z"/>
                <w:rFonts w:asciiTheme="minorHAnsi" w:eastAsiaTheme="minorHAnsi" w:hAnsiTheme="minorHAnsi" w:cstheme="minorBidi"/>
                <w:sz w:val="22"/>
                <w:szCs w:val="22"/>
                <w:rPrChange w:id="7445" w:author="Nick.Tolimieri" w:date="2022-09-13T12:37:00Z">
                  <w:rPr>
                    <w:ins w:id="7446" w:author="Nick.Tolimieri" w:date="2022-09-13T12:37:00Z"/>
                    <w:rFonts w:ascii="Calibri" w:hAnsi="Calibri" w:cs="Calibri"/>
                    <w:color w:val="000000"/>
                    <w:sz w:val="22"/>
                    <w:szCs w:val="22"/>
                  </w:rPr>
                </w:rPrChange>
              </w:rPr>
              <w:pPrChange w:id="7447" w:author="Nick.Tolimieri" w:date="2022-09-13T12:37:00Z">
                <w:pPr/>
              </w:pPrChange>
            </w:pPr>
            <w:ins w:id="7448" w:author="Nick.Tolimieri" w:date="2022-09-13T12:37:00Z">
              <w:r w:rsidRPr="00207938">
                <w:rPr>
                  <w:rFonts w:asciiTheme="minorHAnsi" w:eastAsiaTheme="minorHAnsi" w:hAnsiTheme="minorHAnsi" w:cstheme="minorBidi"/>
                  <w:sz w:val="22"/>
                  <w:szCs w:val="22"/>
                  <w:rPrChange w:id="7449" w:author="Nick.Tolimieri" w:date="2022-09-13T12:37:00Z">
                    <w:rPr>
                      <w:rFonts w:ascii="Calibri" w:hAnsi="Calibri" w:cs="Calibri"/>
                      <w:color w:val="000000"/>
                      <w:sz w:val="22"/>
                      <w:szCs w:val="22"/>
                    </w:rPr>
                  </w:rPrChange>
                </w:rPr>
                <w:t>NA</w:t>
              </w:r>
            </w:ins>
          </w:p>
        </w:tc>
        <w:tc>
          <w:tcPr>
            <w:tcW w:w="960" w:type="dxa"/>
            <w:noWrap/>
            <w:hideMark/>
            <w:tcPrChange w:id="745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51" w:author="Nick.Tolimieri" w:date="2022-09-13T12:37:00Z"/>
                <w:rFonts w:asciiTheme="minorHAnsi" w:eastAsiaTheme="minorHAnsi" w:hAnsiTheme="minorHAnsi" w:cstheme="minorBidi"/>
                <w:sz w:val="22"/>
                <w:szCs w:val="22"/>
                <w:rPrChange w:id="7452" w:author="Nick.Tolimieri" w:date="2022-09-13T12:37:00Z">
                  <w:rPr>
                    <w:ins w:id="7453" w:author="Nick.Tolimieri" w:date="2022-09-13T12:37:00Z"/>
                    <w:rFonts w:ascii="Calibri" w:hAnsi="Calibri" w:cs="Calibri"/>
                    <w:color w:val="000000"/>
                    <w:sz w:val="22"/>
                    <w:szCs w:val="22"/>
                  </w:rPr>
                </w:rPrChange>
              </w:rPr>
              <w:pPrChange w:id="7454" w:author="Nick.Tolimieri" w:date="2022-09-13T12:37:00Z">
                <w:pPr/>
              </w:pPrChange>
            </w:pPr>
            <w:ins w:id="7455" w:author="Nick.Tolimieri" w:date="2022-09-13T12:37:00Z">
              <w:r w:rsidRPr="00207938">
                <w:rPr>
                  <w:rFonts w:asciiTheme="minorHAnsi" w:eastAsiaTheme="minorHAnsi" w:hAnsiTheme="minorHAnsi" w:cstheme="minorBidi"/>
                  <w:sz w:val="22"/>
                  <w:szCs w:val="22"/>
                  <w:rPrChange w:id="7456" w:author="Nick.Tolimieri" w:date="2022-09-13T12:37:00Z">
                    <w:rPr>
                      <w:rFonts w:ascii="Calibri" w:hAnsi="Calibri" w:cs="Calibri"/>
                      <w:color w:val="000000"/>
                      <w:sz w:val="22"/>
                      <w:szCs w:val="22"/>
                    </w:rPr>
                  </w:rPrChange>
                </w:rPr>
                <w:t>NA</w:t>
              </w:r>
            </w:ins>
          </w:p>
        </w:tc>
        <w:tc>
          <w:tcPr>
            <w:tcW w:w="960" w:type="dxa"/>
            <w:noWrap/>
            <w:hideMark/>
            <w:tcPrChange w:id="745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58" w:author="Nick.Tolimieri" w:date="2022-09-13T12:37:00Z"/>
                <w:rFonts w:asciiTheme="minorHAnsi" w:eastAsiaTheme="minorHAnsi" w:hAnsiTheme="minorHAnsi" w:cstheme="minorBidi"/>
                <w:sz w:val="22"/>
                <w:szCs w:val="22"/>
                <w:rPrChange w:id="7459" w:author="Nick.Tolimieri" w:date="2022-09-13T12:37:00Z">
                  <w:rPr>
                    <w:ins w:id="7460" w:author="Nick.Tolimieri" w:date="2022-09-13T12:37:00Z"/>
                    <w:rFonts w:ascii="Calibri" w:hAnsi="Calibri" w:cs="Calibri"/>
                    <w:color w:val="000000"/>
                    <w:sz w:val="22"/>
                    <w:szCs w:val="22"/>
                  </w:rPr>
                </w:rPrChange>
              </w:rPr>
              <w:pPrChange w:id="7461" w:author="Nick.Tolimieri" w:date="2022-09-13T12:37:00Z">
                <w:pPr/>
              </w:pPrChange>
            </w:pPr>
            <w:ins w:id="7462" w:author="Nick.Tolimieri" w:date="2022-09-13T12:37:00Z">
              <w:r w:rsidRPr="00207938">
                <w:rPr>
                  <w:rFonts w:asciiTheme="minorHAnsi" w:eastAsiaTheme="minorHAnsi" w:hAnsiTheme="minorHAnsi" w:cstheme="minorBidi"/>
                  <w:sz w:val="22"/>
                  <w:szCs w:val="22"/>
                  <w:rPrChange w:id="7463"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7464" w:author="Nick.Tolimieri" w:date="2022-09-13T12:37:00Z"/>
          <w:trPrChange w:id="7465" w:author="Nick.Tolimieri" w:date="2022-09-13T12:37:00Z">
            <w:trPr>
              <w:divId w:val="365297945"/>
              <w:trHeight w:val="300"/>
            </w:trPr>
          </w:trPrChange>
        </w:trPr>
        <w:tc>
          <w:tcPr>
            <w:tcW w:w="960" w:type="dxa"/>
            <w:noWrap/>
            <w:hideMark/>
            <w:tcPrChange w:id="746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67" w:author="Nick.Tolimieri" w:date="2022-09-13T12:37:00Z"/>
                <w:rFonts w:asciiTheme="minorHAnsi" w:eastAsiaTheme="minorHAnsi" w:hAnsiTheme="minorHAnsi" w:cstheme="minorBidi"/>
                <w:sz w:val="22"/>
                <w:szCs w:val="22"/>
                <w:rPrChange w:id="7468" w:author="Nick.Tolimieri" w:date="2022-09-13T12:37:00Z">
                  <w:rPr>
                    <w:ins w:id="7469" w:author="Nick.Tolimieri" w:date="2022-09-13T12:37:00Z"/>
                    <w:rFonts w:ascii="Calibri" w:hAnsi="Calibri" w:cs="Calibri"/>
                    <w:color w:val="000000"/>
                    <w:sz w:val="22"/>
                    <w:szCs w:val="22"/>
                  </w:rPr>
                </w:rPrChange>
              </w:rPr>
              <w:pPrChange w:id="7470" w:author="Nick.Tolimieri" w:date="2022-09-13T12:37:00Z">
                <w:pPr/>
              </w:pPrChange>
            </w:pPr>
            <w:ins w:id="7471" w:author="Nick.Tolimieri" w:date="2022-09-13T12:37:00Z">
              <w:r w:rsidRPr="00207938">
                <w:rPr>
                  <w:rFonts w:asciiTheme="minorHAnsi" w:eastAsiaTheme="minorHAnsi" w:hAnsiTheme="minorHAnsi" w:cstheme="minorBidi"/>
                  <w:sz w:val="22"/>
                  <w:szCs w:val="22"/>
                  <w:rPrChange w:id="7472" w:author="Nick.Tolimieri" w:date="2022-09-13T12:37:00Z">
                    <w:rPr>
                      <w:rFonts w:ascii="Calibri" w:hAnsi="Calibri" w:cs="Calibri"/>
                      <w:color w:val="000000"/>
                      <w:sz w:val="22"/>
                      <w:szCs w:val="22"/>
                    </w:rPr>
                  </w:rPrChange>
                </w:rPr>
                <w:t>Cape Alava</w:t>
              </w:r>
            </w:ins>
          </w:p>
        </w:tc>
        <w:tc>
          <w:tcPr>
            <w:tcW w:w="960" w:type="dxa"/>
            <w:noWrap/>
            <w:hideMark/>
            <w:tcPrChange w:id="747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74" w:author="Nick.Tolimieri" w:date="2022-09-13T12:37:00Z"/>
                <w:rFonts w:asciiTheme="minorHAnsi" w:eastAsiaTheme="minorHAnsi" w:hAnsiTheme="minorHAnsi" w:cstheme="minorBidi"/>
                <w:sz w:val="22"/>
                <w:szCs w:val="22"/>
                <w:rPrChange w:id="7475" w:author="Nick.Tolimieri" w:date="2022-09-13T12:37:00Z">
                  <w:rPr>
                    <w:ins w:id="7476" w:author="Nick.Tolimieri" w:date="2022-09-13T12:37:00Z"/>
                    <w:rFonts w:ascii="Calibri" w:hAnsi="Calibri" w:cs="Calibri"/>
                    <w:color w:val="000000"/>
                    <w:sz w:val="22"/>
                    <w:szCs w:val="22"/>
                  </w:rPr>
                </w:rPrChange>
              </w:rPr>
              <w:pPrChange w:id="7477" w:author="Nick.Tolimieri" w:date="2022-09-13T12:37:00Z">
                <w:pPr>
                  <w:jc w:val="right"/>
                </w:pPr>
              </w:pPrChange>
            </w:pPr>
            <w:ins w:id="7478" w:author="Nick.Tolimieri" w:date="2022-09-13T12:37:00Z">
              <w:r w:rsidRPr="00207938">
                <w:rPr>
                  <w:rFonts w:asciiTheme="minorHAnsi" w:eastAsiaTheme="minorHAnsi" w:hAnsiTheme="minorHAnsi" w:cstheme="minorBidi"/>
                  <w:sz w:val="22"/>
                  <w:szCs w:val="22"/>
                  <w:rPrChange w:id="7479" w:author="Nick.Tolimieri" w:date="2022-09-13T12:37:00Z">
                    <w:rPr>
                      <w:rFonts w:ascii="Calibri" w:hAnsi="Calibri" w:cs="Calibri"/>
                      <w:color w:val="000000"/>
                      <w:sz w:val="22"/>
                      <w:szCs w:val="22"/>
                    </w:rPr>
                  </w:rPrChange>
                </w:rPr>
                <w:t>2000</w:t>
              </w:r>
            </w:ins>
          </w:p>
        </w:tc>
        <w:tc>
          <w:tcPr>
            <w:tcW w:w="960" w:type="dxa"/>
            <w:noWrap/>
            <w:hideMark/>
            <w:tcPrChange w:id="748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81" w:author="Nick.Tolimieri" w:date="2022-09-13T12:37:00Z"/>
                <w:rFonts w:asciiTheme="minorHAnsi" w:eastAsiaTheme="minorHAnsi" w:hAnsiTheme="minorHAnsi" w:cstheme="minorBidi"/>
                <w:sz w:val="22"/>
                <w:szCs w:val="22"/>
                <w:rPrChange w:id="7482" w:author="Nick.Tolimieri" w:date="2022-09-13T12:37:00Z">
                  <w:rPr>
                    <w:ins w:id="7483" w:author="Nick.Tolimieri" w:date="2022-09-13T12:37:00Z"/>
                    <w:rFonts w:ascii="Calibri" w:hAnsi="Calibri" w:cs="Calibri"/>
                    <w:color w:val="000000"/>
                    <w:sz w:val="22"/>
                    <w:szCs w:val="22"/>
                  </w:rPr>
                </w:rPrChange>
              </w:rPr>
              <w:pPrChange w:id="7484" w:author="Nick.Tolimieri" w:date="2022-09-13T12:37:00Z">
                <w:pPr>
                  <w:jc w:val="right"/>
                </w:pPr>
              </w:pPrChange>
            </w:pPr>
            <w:ins w:id="7485" w:author="Nick.Tolimieri" w:date="2022-09-13T12:37:00Z">
              <w:r w:rsidRPr="00207938">
                <w:rPr>
                  <w:rFonts w:asciiTheme="minorHAnsi" w:eastAsiaTheme="minorHAnsi" w:hAnsiTheme="minorHAnsi" w:cstheme="minorBidi"/>
                  <w:sz w:val="22"/>
                  <w:szCs w:val="22"/>
                  <w:rPrChange w:id="7486" w:author="Nick.Tolimieri" w:date="2022-09-13T12:37:00Z">
                    <w:rPr>
                      <w:rFonts w:ascii="Calibri" w:hAnsi="Calibri" w:cs="Calibri"/>
                      <w:color w:val="000000"/>
                      <w:sz w:val="22"/>
                      <w:szCs w:val="22"/>
                    </w:rPr>
                  </w:rPrChange>
                </w:rPr>
                <w:t>0</w:t>
              </w:r>
            </w:ins>
          </w:p>
        </w:tc>
        <w:tc>
          <w:tcPr>
            <w:tcW w:w="960" w:type="dxa"/>
            <w:noWrap/>
            <w:hideMark/>
            <w:tcPrChange w:id="748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88" w:author="Nick.Tolimieri" w:date="2022-09-13T12:37:00Z"/>
                <w:rFonts w:asciiTheme="minorHAnsi" w:eastAsiaTheme="minorHAnsi" w:hAnsiTheme="minorHAnsi" w:cstheme="minorBidi"/>
                <w:sz w:val="22"/>
                <w:szCs w:val="22"/>
                <w:rPrChange w:id="7489" w:author="Nick.Tolimieri" w:date="2022-09-13T12:37:00Z">
                  <w:rPr>
                    <w:ins w:id="7490" w:author="Nick.Tolimieri" w:date="2022-09-13T12:37:00Z"/>
                    <w:rFonts w:ascii="Calibri" w:hAnsi="Calibri" w:cs="Calibri"/>
                    <w:color w:val="000000"/>
                    <w:sz w:val="22"/>
                    <w:szCs w:val="22"/>
                  </w:rPr>
                </w:rPrChange>
              </w:rPr>
              <w:pPrChange w:id="7491" w:author="Nick.Tolimieri" w:date="2022-09-13T12:37:00Z">
                <w:pPr>
                  <w:jc w:val="right"/>
                </w:pPr>
              </w:pPrChange>
            </w:pPr>
            <w:ins w:id="7492" w:author="Nick.Tolimieri" w:date="2022-09-13T12:37:00Z">
              <w:r w:rsidRPr="00207938">
                <w:rPr>
                  <w:rFonts w:asciiTheme="minorHAnsi" w:eastAsiaTheme="minorHAnsi" w:hAnsiTheme="minorHAnsi" w:cstheme="minorBidi"/>
                  <w:sz w:val="22"/>
                  <w:szCs w:val="22"/>
                  <w:rPrChange w:id="7493" w:author="Nick.Tolimieri" w:date="2022-09-13T12:37:00Z">
                    <w:rPr>
                      <w:rFonts w:ascii="Calibri" w:hAnsi="Calibri" w:cs="Calibri"/>
                      <w:color w:val="000000"/>
                      <w:sz w:val="22"/>
                      <w:szCs w:val="22"/>
                    </w:rPr>
                  </w:rPrChange>
                </w:rPr>
                <w:t>0</w:t>
              </w:r>
            </w:ins>
          </w:p>
        </w:tc>
        <w:tc>
          <w:tcPr>
            <w:tcW w:w="960" w:type="dxa"/>
            <w:noWrap/>
            <w:hideMark/>
            <w:tcPrChange w:id="749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495" w:author="Nick.Tolimieri" w:date="2022-09-13T12:37:00Z"/>
                <w:rFonts w:asciiTheme="minorHAnsi" w:eastAsiaTheme="minorHAnsi" w:hAnsiTheme="minorHAnsi" w:cstheme="minorBidi"/>
                <w:sz w:val="22"/>
                <w:szCs w:val="22"/>
                <w:rPrChange w:id="7496" w:author="Nick.Tolimieri" w:date="2022-09-13T12:37:00Z">
                  <w:rPr>
                    <w:ins w:id="7497" w:author="Nick.Tolimieri" w:date="2022-09-13T12:37:00Z"/>
                    <w:rFonts w:ascii="Calibri" w:hAnsi="Calibri" w:cs="Calibri"/>
                    <w:color w:val="000000"/>
                    <w:sz w:val="22"/>
                    <w:szCs w:val="22"/>
                  </w:rPr>
                </w:rPrChange>
              </w:rPr>
              <w:pPrChange w:id="7498" w:author="Nick.Tolimieri" w:date="2022-09-13T12:37:00Z">
                <w:pPr>
                  <w:jc w:val="right"/>
                </w:pPr>
              </w:pPrChange>
            </w:pPr>
            <w:ins w:id="7499" w:author="Nick.Tolimieri" w:date="2022-09-13T12:37:00Z">
              <w:r w:rsidRPr="00207938">
                <w:rPr>
                  <w:rFonts w:asciiTheme="minorHAnsi" w:eastAsiaTheme="minorHAnsi" w:hAnsiTheme="minorHAnsi" w:cstheme="minorBidi"/>
                  <w:sz w:val="22"/>
                  <w:szCs w:val="22"/>
                  <w:rPrChange w:id="7500" w:author="Nick.Tolimieri" w:date="2022-09-13T12:37:00Z">
                    <w:rPr>
                      <w:rFonts w:ascii="Calibri" w:hAnsi="Calibri" w:cs="Calibri"/>
                      <w:color w:val="000000"/>
                      <w:sz w:val="22"/>
                      <w:szCs w:val="22"/>
                    </w:rPr>
                  </w:rPrChange>
                </w:rPr>
                <w:t>0</w:t>
              </w:r>
            </w:ins>
          </w:p>
        </w:tc>
        <w:tc>
          <w:tcPr>
            <w:tcW w:w="960" w:type="dxa"/>
            <w:noWrap/>
            <w:hideMark/>
            <w:tcPrChange w:id="750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02" w:author="Nick.Tolimieri" w:date="2022-09-13T12:37:00Z"/>
                <w:rFonts w:asciiTheme="minorHAnsi" w:eastAsiaTheme="minorHAnsi" w:hAnsiTheme="minorHAnsi" w:cstheme="minorBidi"/>
                <w:sz w:val="22"/>
                <w:szCs w:val="22"/>
                <w:rPrChange w:id="7503" w:author="Nick.Tolimieri" w:date="2022-09-13T12:37:00Z">
                  <w:rPr>
                    <w:ins w:id="7504" w:author="Nick.Tolimieri" w:date="2022-09-13T12:37:00Z"/>
                    <w:rFonts w:ascii="Calibri" w:hAnsi="Calibri" w:cs="Calibri"/>
                    <w:color w:val="000000"/>
                    <w:sz w:val="22"/>
                    <w:szCs w:val="22"/>
                  </w:rPr>
                </w:rPrChange>
              </w:rPr>
              <w:pPrChange w:id="7505" w:author="Nick.Tolimieri" w:date="2022-09-13T12:37:00Z">
                <w:pPr>
                  <w:jc w:val="right"/>
                </w:pPr>
              </w:pPrChange>
            </w:pPr>
            <w:ins w:id="7506" w:author="Nick.Tolimieri" w:date="2022-09-13T12:37:00Z">
              <w:r w:rsidRPr="00207938">
                <w:rPr>
                  <w:rFonts w:asciiTheme="minorHAnsi" w:eastAsiaTheme="minorHAnsi" w:hAnsiTheme="minorHAnsi" w:cstheme="minorBidi"/>
                  <w:sz w:val="22"/>
                  <w:szCs w:val="22"/>
                  <w:rPrChange w:id="7507" w:author="Nick.Tolimieri" w:date="2022-09-13T12:37:00Z">
                    <w:rPr>
                      <w:rFonts w:ascii="Calibri" w:hAnsi="Calibri" w:cs="Calibri"/>
                      <w:color w:val="000000"/>
                      <w:sz w:val="22"/>
                      <w:szCs w:val="22"/>
                    </w:rPr>
                  </w:rPrChange>
                </w:rPr>
                <w:t>0</w:t>
              </w:r>
            </w:ins>
          </w:p>
        </w:tc>
        <w:tc>
          <w:tcPr>
            <w:tcW w:w="960" w:type="dxa"/>
            <w:noWrap/>
            <w:hideMark/>
            <w:tcPrChange w:id="750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09" w:author="Nick.Tolimieri" w:date="2022-09-13T12:37:00Z"/>
                <w:rFonts w:asciiTheme="minorHAnsi" w:eastAsiaTheme="minorHAnsi" w:hAnsiTheme="minorHAnsi" w:cstheme="minorBidi"/>
                <w:sz w:val="22"/>
                <w:szCs w:val="22"/>
                <w:rPrChange w:id="7510" w:author="Nick.Tolimieri" w:date="2022-09-13T12:37:00Z">
                  <w:rPr>
                    <w:ins w:id="7511" w:author="Nick.Tolimieri" w:date="2022-09-13T12:37:00Z"/>
                    <w:rFonts w:ascii="Calibri" w:hAnsi="Calibri" w:cs="Calibri"/>
                    <w:color w:val="000000"/>
                    <w:sz w:val="22"/>
                    <w:szCs w:val="22"/>
                  </w:rPr>
                </w:rPrChange>
              </w:rPr>
              <w:pPrChange w:id="7512" w:author="Nick.Tolimieri" w:date="2022-09-13T12:37:00Z">
                <w:pPr/>
              </w:pPrChange>
            </w:pPr>
            <w:ins w:id="7513" w:author="Nick.Tolimieri" w:date="2022-09-13T12:37:00Z">
              <w:r w:rsidRPr="00207938">
                <w:rPr>
                  <w:rFonts w:asciiTheme="minorHAnsi" w:eastAsiaTheme="minorHAnsi" w:hAnsiTheme="minorHAnsi" w:cstheme="minorBidi"/>
                  <w:sz w:val="22"/>
                  <w:szCs w:val="22"/>
                  <w:rPrChange w:id="7514" w:author="Nick.Tolimieri" w:date="2022-09-13T12:37:00Z">
                    <w:rPr>
                      <w:rFonts w:ascii="Calibri" w:hAnsi="Calibri" w:cs="Calibri"/>
                      <w:color w:val="000000"/>
                      <w:sz w:val="22"/>
                      <w:szCs w:val="22"/>
                    </w:rPr>
                  </w:rPrChange>
                </w:rPr>
                <w:t>NA</w:t>
              </w:r>
            </w:ins>
          </w:p>
        </w:tc>
        <w:tc>
          <w:tcPr>
            <w:tcW w:w="960" w:type="dxa"/>
            <w:noWrap/>
            <w:hideMark/>
            <w:tcPrChange w:id="751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16" w:author="Nick.Tolimieri" w:date="2022-09-13T12:37:00Z"/>
                <w:rFonts w:asciiTheme="minorHAnsi" w:eastAsiaTheme="minorHAnsi" w:hAnsiTheme="minorHAnsi" w:cstheme="minorBidi"/>
                <w:sz w:val="22"/>
                <w:szCs w:val="22"/>
                <w:rPrChange w:id="7517" w:author="Nick.Tolimieri" w:date="2022-09-13T12:37:00Z">
                  <w:rPr>
                    <w:ins w:id="7518" w:author="Nick.Tolimieri" w:date="2022-09-13T12:37:00Z"/>
                    <w:rFonts w:ascii="Calibri" w:hAnsi="Calibri" w:cs="Calibri"/>
                    <w:color w:val="000000"/>
                    <w:sz w:val="22"/>
                    <w:szCs w:val="22"/>
                  </w:rPr>
                </w:rPrChange>
              </w:rPr>
              <w:pPrChange w:id="7519" w:author="Nick.Tolimieri" w:date="2022-09-13T12:37:00Z">
                <w:pPr/>
              </w:pPrChange>
            </w:pPr>
            <w:ins w:id="7520" w:author="Nick.Tolimieri" w:date="2022-09-13T12:37:00Z">
              <w:r w:rsidRPr="00207938">
                <w:rPr>
                  <w:rFonts w:asciiTheme="minorHAnsi" w:eastAsiaTheme="minorHAnsi" w:hAnsiTheme="minorHAnsi" w:cstheme="minorBidi"/>
                  <w:sz w:val="22"/>
                  <w:szCs w:val="22"/>
                  <w:rPrChange w:id="7521" w:author="Nick.Tolimieri" w:date="2022-09-13T12:37:00Z">
                    <w:rPr>
                      <w:rFonts w:ascii="Calibri" w:hAnsi="Calibri" w:cs="Calibri"/>
                      <w:color w:val="000000"/>
                      <w:sz w:val="22"/>
                      <w:szCs w:val="22"/>
                    </w:rPr>
                  </w:rPrChange>
                </w:rPr>
                <w:t>NA</w:t>
              </w:r>
            </w:ins>
          </w:p>
        </w:tc>
        <w:tc>
          <w:tcPr>
            <w:tcW w:w="960" w:type="dxa"/>
            <w:noWrap/>
            <w:hideMark/>
            <w:tcPrChange w:id="752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23" w:author="Nick.Tolimieri" w:date="2022-09-13T12:37:00Z"/>
                <w:rFonts w:asciiTheme="minorHAnsi" w:eastAsiaTheme="minorHAnsi" w:hAnsiTheme="minorHAnsi" w:cstheme="minorBidi"/>
                <w:sz w:val="22"/>
                <w:szCs w:val="22"/>
                <w:rPrChange w:id="7524" w:author="Nick.Tolimieri" w:date="2022-09-13T12:37:00Z">
                  <w:rPr>
                    <w:ins w:id="7525" w:author="Nick.Tolimieri" w:date="2022-09-13T12:37:00Z"/>
                    <w:rFonts w:ascii="Calibri" w:hAnsi="Calibri" w:cs="Calibri"/>
                    <w:color w:val="000000"/>
                    <w:sz w:val="22"/>
                    <w:szCs w:val="22"/>
                  </w:rPr>
                </w:rPrChange>
              </w:rPr>
              <w:pPrChange w:id="7526" w:author="Nick.Tolimieri" w:date="2022-09-13T12:37:00Z">
                <w:pPr/>
              </w:pPrChange>
            </w:pPr>
            <w:ins w:id="7527" w:author="Nick.Tolimieri" w:date="2022-09-13T12:37:00Z">
              <w:r w:rsidRPr="00207938">
                <w:rPr>
                  <w:rFonts w:asciiTheme="minorHAnsi" w:eastAsiaTheme="minorHAnsi" w:hAnsiTheme="minorHAnsi" w:cstheme="minorBidi"/>
                  <w:sz w:val="22"/>
                  <w:szCs w:val="22"/>
                  <w:rPrChange w:id="7528" w:author="Nick.Tolimieri" w:date="2022-09-13T12:37:00Z">
                    <w:rPr>
                      <w:rFonts w:ascii="Calibri" w:hAnsi="Calibri" w:cs="Calibri"/>
                      <w:color w:val="000000"/>
                      <w:sz w:val="22"/>
                      <w:szCs w:val="22"/>
                    </w:rPr>
                  </w:rPrChange>
                </w:rPr>
                <w:t>NA</w:t>
              </w:r>
            </w:ins>
          </w:p>
        </w:tc>
        <w:tc>
          <w:tcPr>
            <w:tcW w:w="960" w:type="dxa"/>
            <w:noWrap/>
            <w:hideMark/>
            <w:tcPrChange w:id="752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30" w:author="Nick.Tolimieri" w:date="2022-09-13T12:37:00Z"/>
                <w:rFonts w:asciiTheme="minorHAnsi" w:eastAsiaTheme="minorHAnsi" w:hAnsiTheme="minorHAnsi" w:cstheme="minorBidi"/>
                <w:sz w:val="22"/>
                <w:szCs w:val="22"/>
                <w:rPrChange w:id="7531" w:author="Nick.Tolimieri" w:date="2022-09-13T12:37:00Z">
                  <w:rPr>
                    <w:ins w:id="7532" w:author="Nick.Tolimieri" w:date="2022-09-13T12:37:00Z"/>
                    <w:rFonts w:ascii="Calibri" w:hAnsi="Calibri" w:cs="Calibri"/>
                    <w:color w:val="000000"/>
                    <w:sz w:val="22"/>
                    <w:szCs w:val="22"/>
                  </w:rPr>
                </w:rPrChange>
              </w:rPr>
              <w:pPrChange w:id="7533" w:author="Nick.Tolimieri" w:date="2022-09-13T12:37:00Z">
                <w:pPr/>
              </w:pPrChange>
            </w:pPr>
            <w:ins w:id="7534" w:author="Nick.Tolimieri" w:date="2022-09-13T12:37:00Z">
              <w:r w:rsidRPr="00207938">
                <w:rPr>
                  <w:rFonts w:asciiTheme="minorHAnsi" w:eastAsiaTheme="minorHAnsi" w:hAnsiTheme="minorHAnsi" w:cstheme="minorBidi"/>
                  <w:sz w:val="22"/>
                  <w:szCs w:val="22"/>
                  <w:rPrChange w:id="7535"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7536" w:author="Nick.Tolimieri" w:date="2022-09-13T12:37:00Z"/>
          <w:trPrChange w:id="7537" w:author="Nick.Tolimieri" w:date="2022-09-13T12:37:00Z">
            <w:trPr>
              <w:divId w:val="365297945"/>
              <w:trHeight w:val="300"/>
            </w:trPr>
          </w:trPrChange>
        </w:trPr>
        <w:tc>
          <w:tcPr>
            <w:tcW w:w="960" w:type="dxa"/>
            <w:noWrap/>
            <w:hideMark/>
            <w:tcPrChange w:id="753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39" w:author="Nick.Tolimieri" w:date="2022-09-13T12:37:00Z"/>
                <w:rFonts w:asciiTheme="minorHAnsi" w:eastAsiaTheme="minorHAnsi" w:hAnsiTheme="minorHAnsi" w:cstheme="minorBidi"/>
                <w:sz w:val="22"/>
                <w:szCs w:val="22"/>
                <w:rPrChange w:id="7540" w:author="Nick.Tolimieri" w:date="2022-09-13T12:37:00Z">
                  <w:rPr>
                    <w:ins w:id="7541" w:author="Nick.Tolimieri" w:date="2022-09-13T12:37:00Z"/>
                    <w:rFonts w:ascii="Calibri" w:hAnsi="Calibri" w:cs="Calibri"/>
                    <w:color w:val="000000"/>
                    <w:sz w:val="22"/>
                    <w:szCs w:val="22"/>
                  </w:rPr>
                </w:rPrChange>
              </w:rPr>
              <w:pPrChange w:id="7542" w:author="Nick.Tolimieri" w:date="2022-09-13T12:37:00Z">
                <w:pPr/>
              </w:pPrChange>
            </w:pPr>
            <w:ins w:id="7543" w:author="Nick.Tolimieri" w:date="2022-09-13T12:37:00Z">
              <w:r w:rsidRPr="00207938">
                <w:rPr>
                  <w:rFonts w:asciiTheme="minorHAnsi" w:eastAsiaTheme="minorHAnsi" w:hAnsiTheme="minorHAnsi" w:cstheme="minorBidi"/>
                  <w:sz w:val="22"/>
                  <w:szCs w:val="22"/>
                  <w:rPrChange w:id="7544" w:author="Nick.Tolimieri" w:date="2022-09-13T12:37:00Z">
                    <w:rPr>
                      <w:rFonts w:ascii="Calibri" w:hAnsi="Calibri" w:cs="Calibri"/>
                      <w:color w:val="000000"/>
                      <w:sz w:val="22"/>
                      <w:szCs w:val="22"/>
                    </w:rPr>
                  </w:rPrChange>
                </w:rPr>
                <w:t>Cape Alava</w:t>
              </w:r>
            </w:ins>
          </w:p>
        </w:tc>
        <w:tc>
          <w:tcPr>
            <w:tcW w:w="960" w:type="dxa"/>
            <w:noWrap/>
            <w:hideMark/>
            <w:tcPrChange w:id="754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46" w:author="Nick.Tolimieri" w:date="2022-09-13T12:37:00Z"/>
                <w:rFonts w:asciiTheme="minorHAnsi" w:eastAsiaTheme="minorHAnsi" w:hAnsiTheme="minorHAnsi" w:cstheme="minorBidi"/>
                <w:sz w:val="22"/>
                <w:szCs w:val="22"/>
                <w:rPrChange w:id="7547" w:author="Nick.Tolimieri" w:date="2022-09-13T12:37:00Z">
                  <w:rPr>
                    <w:ins w:id="7548" w:author="Nick.Tolimieri" w:date="2022-09-13T12:37:00Z"/>
                    <w:rFonts w:ascii="Calibri" w:hAnsi="Calibri" w:cs="Calibri"/>
                    <w:color w:val="000000"/>
                    <w:sz w:val="22"/>
                    <w:szCs w:val="22"/>
                  </w:rPr>
                </w:rPrChange>
              </w:rPr>
              <w:pPrChange w:id="7549" w:author="Nick.Tolimieri" w:date="2022-09-13T12:37:00Z">
                <w:pPr>
                  <w:jc w:val="right"/>
                </w:pPr>
              </w:pPrChange>
            </w:pPr>
            <w:ins w:id="7550" w:author="Nick.Tolimieri" w:date="2022-09-13T12:37:00Z">
              <w:r w:rsidRPr="00207938">
                <w:rPr>
                  <w:rFonts w:asciiTheme="minorHAnsi" w:eastAsiaTheme="minorHAnsi" w:hAnsiTheme="minorHAnsi" w:cstheme="minorBidi"/>
                  <w:sz w:val="22"/>
                  <w:szCs w:val="22"/>
                  <w:rPrChange w:id="7551" w:author="Nick.Tolimieri" w:date="2022-09-13T12:37:00Z">
                    <w:rPr>
                      <w:rFonts w:ascii="Calibri" w:hAnsi="Calibri" w:cs="Calibri"/>
                      <w:color w:val="000000"/>
                      <w:sz w:val="22"/>
                      <w:szCs w:val="22"/>
                    </w:rPr>
                  </w:rPrChange>
                </w:rPr>
                <w:t>2001</w:t>
              </w:r>
            </w:ins>
          </w:p>
        </w:tc>
        <w:tc>
          <w:tcPr>
            <w:tcW w:w="960" w:type="dxa"/>
            <w:noWrap/>
            <w:hideMark/>
            <w:tcPrChange w:id="755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53" w:author="Nick.Tolimieri" w:date="2022-09-13T12:37:00Z"/>
                <w:rFonts w:asciiTheme="minorHAnsi" w:eastAsiaTheme="minorHAnsi" w:hAnsiTheme="minorHAnsi" w:cstheme="minorBidi"/>
                <w:sz w:val="22"/>
                <w:szCs w:val="22"/>
                <w:rPrChange w:id="7554" w:author="Nick.Tolimieri" w:date="2022-09-13T12:37:00Z">
                  <w:rPr>
                    <w:ins w:id="7555" w:author="Nick.Tolimieri" w:date="2022-09-13T12:37:00Z"/>
                    <w:rFonts w:ascii="Calibri" w:hAnsi="Calibri" w:cs="Calibri"/>
                    <w:color w:val="000000"/>
                    <w:sz w:val="22"/>
                    <w:szCs w:val="22"/>
                  </w:rPr>
                </w:rPrChange>
              </w:rPr>
              <w:pPrChange w:id="7556" w:author="Nick.Tolimieri" w:date="2022-09-13T12:37:00Z">
                <w:pPr>
                  <w:jc w:val="right"/>
                </w:pPr>
              </w:pPrChange>
            </w:pPr>
            <w:ins w:id="7557" w:author="Nick.Tolimieri" w:date="2022-09-13T12:37:00Z">
              <w:r w:rsidRPr="00207938">
                <w:rPr>
                  <w:rFonts w:asciiTheme="minorHAnsi" w:eastAsiaTheme="minorHAnsi" w:hAnsiTheme="minorHAnsi" w:cstheme="minorBidi"/>
                  <w:sz w:val="22"/>
                  <w:szCs w:val="22"/>
                  <w:rPrChange w:id="7558" w:author="Nick.Tolimieri" w:date="2022-09-13T12:37:00Z">
                    <w:rPr>
                      <w:rFonts w:ascii="Calibri" w:hAnsi="Calibri" w:cs="Calibri"/>
                      <w:color w:val="000000"/>
                      <w:sz w:val="22"/>
                      <w:szCs w:val="22"/>
                    </w:rPr>
                  </w:rPrChange>
                </w:rPr>
                <w:t>0</w:t>
              </w:r>
            </w:ins>
          </w:p>
        </w:tc>
        <w:tc>
          <w:tcPr>
            <w:tcW w:w="960" w:type="dxa"/>
            <w:noWrap/>
            <w:hideMark/>
            <w:tcPrChange w:id="755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60" w:author="Nick.Tolimieri" w:date="2022-09-13T12:37:00Z"/>
                <w:rFonts w:asciiTheme="minorHAnsi" w:eastAsiaTheme="minorHAnsi" w:hAnsiTheme="minorHAnsi" w:cstheme="minorBidi"/>
                <w:sz w:val="22"/>
                <w:szCs w:val="22"/>
                <w:rPrChange w:id="7561" w:author="Nick.Tolimieri" w:date="2022-09-13T12:37:00Z">
                  <w:rPr>
                    <w:ins w:id="7562" w:author="Nick.Tolimieri" w:date="2022-09-13T12:37:00Z"/>
                    <w:rFonts w:ascii="Calibri" w:hAnsi="Calibri" w:cs="Calibri"/>
                    <w:color w:val="000000"/>
                    <w:sz w:val="22"/>
                    <w:szCs w:val="22"/>
                  </w:rPr>
                </w:rPrChange>
              </w:rPr>
              <w:pPrChange w:id="7563" w:author="Nick.Tolimieri" w:date="2022-09-13T12:37:00Z">
                <w:pPr>
                  <w:jc w:val="right"/>
                </w:pPr>
              </w:pPrChange>
            </w:pPr>
            <w:ins w:id="7564" w:author="Nick.Tolimieri" w:date="2022-09-13T12:37:00Z">
              <w:r w:rsidRPr="00207938">
                <w:rPr>
                  <w:rFonts w:asciiTheme="minorHAnsi" w:eastAsiaTheme="minorHAnsi" w:hAnsiTheme="minorHAnsi" w:cstheme="minorBidi"/>
                  <w:sz w:val="22"/>
                  <w:szCs w:val="22"/>
                  <w:rPrChange w:id="7565" w:author="Nick.Tolimieri" w:date="2022-09-13T12:37:00Z">
                    <w:rPr>
                      <w:rFonts w:ascii="Calibri" w:hAnsi="Calibri" w:cs="Calibri"/>
                      <w:color w:val="000000"/>
                      <w:sz w:val="22"/>
                      <w:szCs w:val="22"/>
                    </w:rPr>
                  </w:rPrChange>
                </w:rPr>
                <w:t>0</w:t>
              </w:r>
            </w:ins>
          </w:p>
        </w:tc>
        <w:tc>
          <w:tcPr>
            <w:tcW w:w="960" w:type="dxa"/>
            <w:noWrap/>
            <w:hideMark/>
            <w:tcPrChange w:id="756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67" w:author="Nick.Tolimieri" w:date="2022-09-13T12:37:00Z"/>
                <w:rFonts w:asciiTheme="minorHAnsi" w:eastAsiaTheme="minorHAnsi" w:hAnsiTheme="minorHAnsi" w:cstheme="minorBidi"/>
                <w:sz w:val="22"/>
                <w:szCs w:val="22"/>
                <w:rPrChange w:id="7568" w:author="Nick.Tolimieri" w:date="2022-09-13T12:37:00Z">
                  <w:rPr>
                    <w:ins w:id="7569" w:author="Nick.Tolimieri" w:date="2022-09-13T12:37:00Z"/>
                    <w:rFonts w:ascii="Calibri" w:hAnsi="Calibri" w:cs="Calibri"/>
                    <w:color w:val="000000"/>
                    <w:sz w:val="22"/>
                    <w:szCs w:val="22"/>
                  </w:rPr>
                </w:rPrChange>
              </w:rPr>
              <w:pPrChange w:id="7570" w:author="Nick.Tolimieri" w:date="2022-09-13T12:37:00Z">
                <w:pPr>
                  <w:jc w:val="right"/>
                </w:pPr>
              </w:pPrChange>
            </w:pPr>
            <w:ins w:id="7571" w:author="Nick.Tolimieri" w:date="2022-09-13T12:37:00Z">
              <w:r w:rsidRPr="00207938">
                <w:rPr>
                  <w:rFonts w:asciiTheme="minorHAnsi" w:eastAsiaTheme="minorHAnsi" w:hAnsiTheme="minorHAnsi" w:cstheme="minorBidi"/>
                  <w:sz w:val="22"/>
                  <w:szCs w:val="22"/>
                  <w:rPrChange w:id="7572" w:author="Nick.Tolimieri" w:date="2022-09-13T12:37:00Z">
                    <w:rPr>
                      <w:rFonts w:ascii="Calibri" w:hAnsi="Calibri" w:cs="Calibri"/>
                      <w:color w:val="000000"/>
                      <w:sz w:val="22"/>
                      <w:szCs w:val="22"/>
                    </w:rPr>
                  </w:rPrChange>
                </w:rPr>
                <w:t>0</w:t>
              </w:r>
            </w:ins>
          </w:p>
        </w:tc>
        <w:tc>
          <w:tcPr>
            <w:tcW w:w="960" w:type="dxa"/>
            <w:noWrap/>
            <w:hideMark/>
            <w:tcPrChange w:id="757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74" w:author="Nick.Tolimieri" w:date="2022-09-13T12:37:00Z"/>
                <w:rFonts w:asciiTheme="minorHAnsi" w:eastAsiaTheme="minorHAnsi" w:hAnsiTheme="minorHAnsi" w:cstheme="minorBidi"/>
                <w:sz w:val="22"/>
                <w:szCs w:val="22"/>
                <w:rPrChange w:id="7575" w:author="Nick.Tolimieri" w:date="2022-09-13T12:37:00Z">
                  <w:rPr>
                    <w:ins w:id="7576" w:author="Nick.Tolimieri" w:date="2022-09-13T12:37:00Z"/>
                    <w:rFonts w:ascii="Calibri" w:hAnsi="Calibri" w:cs="Calibri"/>
                    <w:color w:val="000000"/>
                    <w:sz w:val="22"/>
                    <w:szCs w:val="22"/>
                  </w:rPr>
                </w:rPrChange>
              </w:rPr>
              <w:pPrChange w:id="7577" w:author="Nick.Tolimieri" w:date="2022-09-13T12:37:00Z">
                <w:pPr>
                  <w:jc w:val="right"/>
                </w:pPr>
              </w:pPrChange>
            </w:pPr>
            <w:ins w:id="7578" w:author="Nick.Tolimieri" w:date="2022-09-13T12:37:00Z">
              <w:r w:rsidRPr="00207938">
                <w:rPr>
                  <w:rFonts w:asciiTheme="minorHAnsi" w:eastAsiaTheme="minorHAnsi" w:hAnsiTheme="minorHAnsi" w:cstheme="minorBidi"/>
                  <w:sz w:val="22"/>
                  <w:szCs w:val="22"/>
                  <w:rPrChange w:id="7579" w:author="Nick.Tolimieri" w:date="2022-09-13T12:37:00Z">
                    <w:rPr>
                      <w:rFonts w:ascii="Calibri" w:hAnsi="Calibri" w:cs="Calibri"/>
                      <w:color w:val="000000"/>
                      <w:sz w:val="22"/>
                      <w:szCs w:val="22"/>
                    </w:rPr>
                  </w:rPrChange>
                </w:rPr>
                <w:t>0</w:t>
              </w:r>
            </w:ins>
          </w:p>
        </w:tc>
        <w:tc>
          <w:tcPr>
            <w:tcW w:w="960" w:type="dxa"/>
            <w:noWrap/>
            <w:hideMark/>
            <w:tcPrChange w:id="758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81" w:author="Nick.Tolimieri" w:date="2022-09-13T12:37:00Z"/>
                <w:rFonts w:asciiTheme="minorHAnsi" w:eastAsiaTheme="minorHAnsi" w:hAnsiTheme="minorHAnsi" w:cstheme="minorBidi"/>
                <w:sz w:val="22"/>
                <w:szCs w:val="22"/>
                <w:rPrChange w:id="7582" w:author="Nick.Tolimieri" w:date="2022-09-13T12:37:00Z">
                  <w:rPr>
                    <w:ins w:id="7583" w:author="Nick.Tolimieri" w:date="2022-09-13T12:37:00Z"/>
                    <w:rFonts w:ascii="Calibri" w:hAnsi="Calibri" w:cs="Calibri"/>
                    <w:color w:val="000000"/>
                    <w:sz w:val="22"/>
                    <w:szCs w:val="22"/>
                  </w:rPr>
                </w:rPrChange>
              </w:rPr>
              <w:pPrChange w:id="7584" w:author="Nick.Tolimieri" w:date="2022-09-13T12:37:00Z">
                <w:pPr/>
              </w:pPrChange>
            </w:pPr>
            <w:ins w:id="7585" w:author="Nick.Tolimieri" w:date="2022-09-13T12:37:00Z">
              <w:r w:rsidRPr="00207938">
                <w:rPr>
                  <w:rFonts w:asciiTheme="minorHAnsi" w:eastAsiaTheme="minorHAnsi" w:hAnsiTheme="minorHAnsi" w:cstheme="minorBidi"/>
                  <w:sz w:val="22"/>
                  <w:szCs w:val="22"/>
                  <w:rPrChange w:id="7586" w:author="Nick.Tolimieri" w:date="2022-09-13T12:37:00Z">
                    <w:rPr>
                      <w:rFonts w:ascii="Calibri" w:hAnsi="Calibri" w:cs="Calibri"/>
                      <w:color w:val="000000"/>
                      <w:sz w:val="22"/>
                      <w:szCs w:val="22"/>
                    </w:rPr>
                  </w:rPrChange>
                </w:rPr>
                <w:t>NA</w:t>
              </w:r>
            </w:ins>
          </w:p>
        </w:tc>
        <w:tc>
          <w:tcPr>
            <w:tcW w:w="960" w:type="dxa"/>
            <w:noWrap/>
            <w:hideMark/>
            <w:tcPrChange w:id="758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88" w:author="Nick.Tolimieri" w:date="2022-09-13T12:37:00Z"/>
                <w:rFonts w:asciiTheme="minorHAnsi" w:eastAsiaTheme="minorHAnsi" w:hAnsiTheme="minorHAnsi" w:cstheme="minorBidi"/>
                <w:sz w:val="22"/>
                <w:szCs w:val="22"/>
                <w:rPrChange w:id="7589" w:author="Nick.Tolimieri" w:date="2022-09-13T12:37:00Z">
                  <w:rPr>
                    <w:ins w:id="7590" w:author="Nick.Tolimieri" w:date="2022-09-13T12:37:00Z"/>
                    <w:rFonts w:ascii="Calibri" w:hAnsi="Calibri" w:cs="Calibri"/>
                    <w:color w:val="000000"/>
                    <w:sz w:val="22"/>
                    <w:szCs w:val="22"/>
                  </w:rPr>
                </w:rPrChange>
              </w:rPr>
              <w:pPrChange w:id="7591" w:author="Nick.Tolimieri" w:date="2022-09-13T12:37:00Z">
                <w:pPr/>
              </w:pPrChange>
            </w:pPr>
            <w:ins w:id="7592" w:author="Nick.Tolimieri" w:date="2022-09-13T12:37:00Z">
              <w:r w:rsidRPr="00207938">
                <w:rPr>
                  <w:rFonts w:asciiTheme="minorHAnsi" w:eastAsiaTheme="minorHAnsi" w:hAnsiTheme="minorHAnsi" w:cstheme="minorBidi"/>
                  <w:sz w:val="22"/>
                  <w:szCs w:val="22"/>
                  <w:rPrChange w:id="7593" w:author="Nick.Tolimieri" w:date="2022-09-13T12:37:00Z">
                    <w:rPr>
                      <w:rFonts w:ascii="Calibri" w:hAnsi="Calibri" w:cs="Calibri"/>
                      <w:color w:val="000000"/>
                      <w:sz w:val="22"/>
                      <w:szCs w:val="22"/>
                    </w:rPr>
                  </w:rPrChange>
                </w:rPr>
                <w:t>NA</w:t>
              </w:r>
            </w:ins>
          </w:p>
        </w:tc>
        <w:tc>
          <w:tcPr>
            <w:tcW w:w="960" w:type="dxa"/>
            <w:noWrap/>
            <w:hideMark/>
            <w:tcPrChange w:id="759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595" w:author="Nick.Tolimieri" w:date="2022-09-13T12:37:00Z"/>
                <w:rFonts w:asciiTheme="minorHAnsi" w:eastAsiaTheme="minorHAnsi" w:hAnsiTheme="minorHAnsi" w:cstheme="minorBidi"/>
                <w:sz w:val="22"/>
                <w:szCs w:val="22"/>
                <w:rPrChange w:id="7596" w:author="Nick.Tolimieri" w:date="2022-09-13T12:37:00Z">
                  <w:rPr>
                    <w:ins w:id="7597" w:author="Nick.Tolimieri" w:date="2022-09-13T12:37:00Z"/>
                    <w:rFonts w:ascii="Calibri" w:hAnsi="Calibri" w:cs="Calibri"/>
                    <w:color w:val="000000"/>
                    <w:sz w:val="22"/>
                    <w:szCs w:val="22"/>
                  </w:rPr>
                </w:rPrChange>
              </w:rPr>
              <w:pPrChange w:id="7598" w:author="Nick.Tolimieri" w:date="2022-09-13T12:37:00Z">
                <w:pPr/>
              </w:pPrChange>
            </w:pPr>
            <w:ins w:id="7599" w:author="Nick.Tolimieri" w:date="2022-09-13T12:37:00Z">
              <w:r w:rsidRPr="00207938">
                <w:rPr>
                  <w:rFonts w:asciiTheme="minorHAnsi" w:eastAsiaTheme="minorHAnsi" w:hAnsiTheme="minorHAnsi" w:cstheme="minorBidi"/>
                  <w:sz w:val="22"/>
                  <w:szCs w:val="22"/>
                  <w:rPrChange w:id="7600" w:author="Nick.Tolimieri" w:date="2022-09-13T12:37:00Z">
                    <w:rPr>
                      <w:rFonts w:ascii="Calibri" w:hAnsi="Calibri" w:cs="Calibri"/>
                      <w:color w:val="000000"/>
                      <w:sz w:val="22"/>
                      <w:szCs w:val="22"/>
                    </w:rPr>
                  </w:rPrChange>
                </w:rPr>
                <w:t>NA</w:t>
              </w:r>
            </w:ins>
          </w:p>
        </w:tc>
        <w:tc>
          <w:tcPr>
            <w:tcW w:w="960" w:type="dxa"/>
            <w:noWrap/>
            <w:hideMark/>
            <w:tcPrChange w:id="760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02" w:author="Nick.Tolimieri" w:date="2022-09-13T12:37:00Z"/>
                <w:rFonts w:asciiTheme="minorHAnsi" w:eastAsiaTheme="minorHAnsi" w:hAnsiTheme="minorHAnsi" w:cstheme="minorBidi"/>
                <w:sz w:val="22"/>
                <w:szCs w:val="22"/>
                <w:rPrChange w:id="7603" w:author="Nick.Tolimieri" w:date="2022-09-13T12:37:00Z">
                  <w:rPr>
                    <w:ins w:id="7604" w:author="Nick.Tolimieri" w:date="2022-09-13T12:37:00Z"/>
                    <w:rFonts w:ascii="Calibri" w:hAnsi="Calibri" w:cs="Calibri"/>
                    <w:color w:val="000000"/>
                    <w:sz w:val="22"/>
                    <w:szCs w:val="22"/>
                  </w:rPr>
                </w:rPrChange>
              </w:rPr>
              <w:pPrChange w:id="7605" w:author="Nick.Tolimieri" w:date="2022-09-13T12:37:00Z">
                <w:pPr/>
              </w:pPrChange>
            </w:pPr>
            <w:ins w:id="7606" w:author="Nick.Tolimieri" w:date="2022-09-13T12:37:00Z">
              <w:r w:rsidRPr="00207938">
                <w:rPr>
                  <w:rFonts w:asciiTheme="minorHAnsi" w:eastAsiaTheme="minorHAnsi" w:hAnsiTheme="minorHAnsi" w:cstheme="minorBidi"/>
                  <w:sz w:val="22"/>
                  <w:szCs w:val="22"/>
                  <w:rPrChange w:id="7607"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7608" w:author="Nick.Tolimieri" w:date="2022-09-13T12:37:00Z"/>
          <w:trPrChange w:id="7609" w:author="Nick.Tolimieri" w:date="2022-09-13T12:37:00Z">
            <w:trPr>
              <w:divId w:val="365297945"/>
              <w:trHeight w:val="300"/>
            </w:trPr>
          </w:trPrChange>
        </w:trPr>
        <w:tc>
          <w:tcPr>
            <w:tcW w:w="960" w:type="dxa"/>
            <w:noWrap/>
            <w:hideMark/>
            <w:tcPrChange w:id="76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11" w:author="Nick.Tolimieri" w:date="2022-09-13T12:37:00Z"/>
                <w:rFonts w:asciiTheme="minorHAnsi" w:eastAsiaTheme="minorHAnsi" w:hAnsiTheme="minorHAnsi" w:cstheme="minorBidi"/>
                <w:sz w:val="22"/>
                <w:szCs w:val="22"/>
                <w:rPrChange w:id="7612" w:author="Nick.Tolimieri" w:date="2022-09-13T12:37:00Z">
                  <w:rPr>
                    <w:ins w:id="7613" w:author="Nick.Tolimieri" w:date="2022-09-13T12:37:00Z"/>
                    <w:rFonts w:ascii="Calibri" w:hAnsi="Calibri" w:cs="Calibri"/>
                    <w:color w:val="000000"/>
                    <w:sz w:val="22"/>
                    <w:szCs w:val="22"/>
                  </w:rPr>
                </w:rPrChange>
              </w:rPr>
              <w:pPrChange w:id="7614" w:author="Nick.Tolimieri" w:date="2022-09-13T12:37:00Z">
                <w:pPr/>
              </w:pPrChange>
            </w:pPr>
            <w:ins w:id="7615" w:author="Nick.Tolimieri" w:date="2022-09-13T12:37:00Z">
              <w:r w:rsidRPr="00207938">
                <w:rPr>
                  <w:rFonts w:asciiTheme="minorHAnsi" w:eastAsiaTheme="minorHAnsi" w:hAnsiTheme="minorHAnsi" w:cstheme="minorBidi"/>
                  <w:sz w:val="22"/>
                  <w:szCs w:val="22"/>
                  <w:rPrChange w:id="7616" w:author="Nick.Tolimieri" w:date="2022-09-13T12:37:00Z">
                    <w:rPr>
                      <w:rFonts w:ascii="Calibri" w:hAnsi="Calibri" w:cs="Calibri"/>
                      <w:color w:val="000000"/>
                      <w:sz w:val="22"/>
                      <w:szCs w:val="22"/>
                    </w:rPr>
                  </w:rPrChange>
                </w:rPr>
                <w:lastRenderedPageBreak/>
                <w:t>Cape Alava</w:t>
              </w:r>
            </w:ins>
          </w:p>
        </w:tc>
        <w:tc>
          <w:tcPr>
            <w:tcW w:w="960" w:type="dxa"/>
            <w:noWrap/>
            <w:hideMark/>
            <w:tcPrChange w:id="76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18" w:author="Nick.Tolimieri" w:date="2022-09-13T12:37:00Z"/>
                <w:rFonts w:asciiTheme="minorHAnsi" w:eastAsiaTheme="minorHAnsi" w:hAnsiTheme="minorHAnsi" w:cstheme="minorBidi"/>
                <w:sz w:val="22"/>
                <w:szCs w:val="22"/>
                <w:rPrChange w:id="7619" w:author="Nick.Tolimieri" w:date="2022-09-13T12:37:00Z">
                  <w:rPr>
                    <w:ins w:id="7620" w:author="Nick.Tolimieri" w:date="2022-09-13T12:37:00Z"/>
                    <w:rFonts w:ascii="Calibri" w:hAnsi="Calibri" w:cs="Calibri"/>
                    <w:color w:val="000000"/>
                    <w:sz w:val="22"/>
                    <w:szCs w:val="22"/>
                  </w:rPr>
                </w:rPrChange>
              </w:rPr>
              <w:pPrChange w:id="7621" w:author="Nick.Tolimieri" w:date="2022-09-13T12:37:00Z">
                <w:pPr>
                  <w:jc w:val="right"/>
                </w:pPr>
              </w:pPrChange>
            </w:pPr>
            <w:ins w:id="7622" w:author="Nick.Tolimieri" w:date="2022-09-13T12:37:00Z">
              <w:r w:rsidRPr="00207938">
                <w:rPr>
                  <w:rFonts w:asciiTheme="minorHAnsi" w:eastAsiaTheme="minorHAnsi" w:hAnsiTheme="minorHAnsi" w:cstheme="minorBidi"/>
                  <w:sz w:val="22"/>
                  <w:szCs w:val="22"/>
                  <w:rPrChange w:id="7623" w:author="Nick.Tolimieri" w:date="2022-09-13T12:37:00Z">
                    <w:rPr>
                      <w:rFonts w:ascii="Calibri" w:hAnsi="Calibri" w:cs="Calibri"/>
                      <w:color w:val="000000"/>
                      <w:sz w:val="22"/>
                      <w:szCs w:val="22"/>
                    </w:rPr>
                  </w:rPrChange>
                </w:rPr>
                <w:t>2002</w:t>
              </w:r>
            </w:ins>
          </w:p>
        </w:tc>
        <w:tc>
          <w:tcPr>
            <w:tcW w:w="960" w:type="dxa"/>
            <w:noWrap/>
            <w:hideMark/>
            <w:tcPrChange w:id="76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25" w:author="Nick.Tolimieri" w:date="2022-09-13T12:37:00Z"/>
                <w:rFonts w:asciiTheme="minorHAnsi" w:eastAsiaTheme="minorHAnsi" w:hAnsiTheme="minorHAnsi" w:cstheme="minorBidi"/>
                <w:sz w:val="22"/>
                <w:szCs w:val="22"/>
                <w:rPrChange w:id="7626" w:author="Nick.Tolimieri" w:date="2022-09-13T12:37:00Z">
                  <w:rPr>
                    <w:ins w:id="7627" w:author="Nick.Tolimieri" w:date="2022-09-13T12:37:00Z"/>
                    <w:rFonts w:ascii="Calibri" w:hAnsi="Calibri" w:cs="Calibri"/>
                    <w:color w:val="000000"/>
                    <w:sz w:val="22"/>
                    <w:szCs w:val="22"/>
                  </w:rPr>
                </w:rPrChange>
              </w:rPr>
              <w:pPrChange w:id="7628" w:author="Nick.Tolimieri" w:date="2022-09-13T12:37:00Z">
                <w:pPr>
                  <w:jc w:val="right"/>
                </w:pPr>
              </w:pPrChange>
            </w:pPr>
            <w:ins w:id="7629" w:author="Nick.Tolimieri" w:date="2022-09-13T12:37:00Z">
              <w:r w:rsidRPr="00207938">
                <w:rPr>
                  <w:rFonts w:asciiTheme="minorHAnsi" w:eastAsiaTheme="minorHAnsi" w:hAnsiTheme="minorHAnsi" w:cstheme="minorBidi"/>
                  <w:sz w:val="22"/>
                  <w:szCs w:val="22"/>
                  <w:rPrChange w:id="7630" w:author="Nick.Tolimieri" w:date="2022-09-13T12:37:00Z">
                    <w:rPr>
                      <w:rFonts w:ascii="Calibri" w:hAnsi="Calibri" w:cs="Calibri"/>
                      <w:color w:val="000000"/>
                      <w:sz w:val="22"/>
                      <w:szCs w:val="22"/>
                    </w:rPr>
                  </w:rPrChange>
                </w:rPr>
                <w:t>0</w:t>
              </w:r>
            </w:ins>
          </w:p>
        </w:tc>
        <w:tc>
          <w:tcPr>
            <w:tcW w:w="960" w:type="dxa"/>
            <w:noWrap/>
            <w:hideMark/>
            <w:tcPrChange w:id="76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32" w:author="Nick.Tolimieri" w:date="2022-09-13T12:37:00Z"/>
                <w:rFonts w:asciiTheme="minorHAnsi" w:eastAsiaTheme="minorHAnsi" w:hAnsiTheme="minorHAnsi" w:cstheme="minorBidi"/>
                <w:sz w:val="22"/>
                <w:szCs w:val="22"/>
                <w:rPrChange w:id="7633" w:author="Nick.Tolimieri" w:date="2022-09-13T12:37:00Z">
                  <w:rPr>
                    <w:ins w:id="7634" w:author="Nick.Tolimieri" w:date="2022-09-13T12:37:00Z"/>
                    <w:rFonts w:ascii="Calibri" w:hAnsi="Calibri" w:cs="Calibri"/>
                    <w:color w:val="000000"/>
                    <w:sz w:val="22"/>
                    <w:szCs w:val="22"/>
                  </w:rPr>
                </w:rPrChange>
              </w:rPr>
              <w:pPrChange w:id="7635" w:author="Nick.Tolimieri" w:date="2022-09-13T12:37:00Z">
                <w:pPr>
                  <w:jc w:val="right"/>
                </w:pPr>
              </w:pPrChange>
            </w:pPr>
            <w:ins w:id="7636" w:author="Nick.Tolimieri" w:date="2022-09-13T12:37:00Z">
              <w:r w:rsidRPr="00207938">
                <w:rPr>
                  <w:rFonts w:asciiTheme="minorHAnsi" w:eastAsiaTheme="minorHAnsi" w:hAnsiTheme="minorHAnsi" w:cstheme="minorBidi"/>
                  <w:sz w:val="22"/>
                  <w:szCs w:val="22"/>
                  <w:rPrChange w:id="7637" w:author="Nick.Tolimieri" w:date="2022-09-13T12:37:00Z">
                    <w:rPr>
                      <w:rFonts w:ascii="Calibri" w:hAnsi="Calibri" w:cs="Calibri"/>
                      <w:color w:val="000000"/>
                      <w:sz w:val="22"/>
                      <w:szCs w:val="22"/>
                    </w:rPr>
                  </w:rPrChange>
                </w:rPr>
                <w:t>14</w:t>
              </w:r>
            </w:ins>
          </w:p>
        </w:tc>
        <w:tc>
          <w:tcPr>
            <w:tcW w:w="960" w:type="dxa"/>
            <w:noWrap/>
            <w:hideMark/>
            <w:tcPrChange w:id="763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39" w:author="Nick.Tolimieri" w:date="2022-09-13T12:37:00Z"/>
                <w:rFonts w:asciiTheme="minorHAnsi" w:eastAsiaTheme="minorHAnsi" w:hAnsiTheme="minorHAnsi" w:cstheme="minorBidi"/>
                <w:sz w:val="22"/>
                <w:szCs w:val="22"/>
                <w:rPrChange w:id="7640" w:author="Nick.Tolimieri" w:date="2022-09-13T12:37:00Z">
                  <w:rPr>
                    <w:ins w:id="7641" w:author="Nick.Tolimieri" w:date="2022-09-13T12:37:00Z"/>
                    <w:rFonts w:ascii="Calibri" w:hAnsi="Calibri" w:cs="Calibri"/>
                    <w:color w:val="000000"/>
                    <w:sz w:val="22"/>
                    <w:szCs w:val="22"/>
                  </w:rPr>
                </w:rPrChange>
              </w:rPr>
              <w:pPrChange w:id="7642" w:author="Nick.Tolimieri" w:date="2022-09-13T12:37:00Z">
                <w:pPr>
                  <w:jc w:val="right"/>
                </w:pPr>
              </w:pPrChange>
            </w:pPr>
            <w:ins w:id="7643" w:author="Nick.Tolimieri" w:date="2022-09-13T12:37:00Z">
              <w:r w:rsidRPr="00207938">
                <w:rPr>
                  <w:rFonts w:asciiTheme="minorHAnsi" w:eastAsiaTheme="minorHAnsi" w:hAnsiTheme="minorHAnsi" w:cstheme="minorBidi"/>
                  <w:sz w:val="22"/>
                  <w:szCs w:val="22"/>
                  <w:rPrChange w:id="7644" w:author="Nick.Tolimieri" w:date="2022-09-13T12:37:00Z">
                    <w:rPr>
                      <w:rFonts w:ascii="Calibri" w:hAnsi="Calibri" w:cs="Calibri"/>
                      <w:color w:val="000000"/>
                      <w:sz w:val="22"/>
                      <w:szCs w:val="22"/>
                    </w:rPr>
                  </w:rPrChange>
                </w:rPr>
                <w:t>1</w:t>
              </w:r>
            </w:ins>
          </w:p>
        </w:tc>
        <w:tc>
          <w:tcPr>
            <w:tcW w:w="960" w:type="dxa"/>
            <w:noWrap/>
            <w:hideMark/>
            <w:tcPrChange w:id="764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46" w:author="Nick.Tolimieri" w:date="2022-09-13T12:37:00Z"/>
                <w:rFonts w:asciiTheme="minorHAnsi" w:eastAsiaTheme="minorHAnsi" w:hAnsiTheme="minorHAnsi" w:cstheme="minorBidi"/>
                <w:sz w:val="22"/>
                <w:szCs w:val="22"/>
                <w:rPrChange w:id="7647" w:author="Nick.Tolimieri" w:date="2022-09-13T12:37:00Z">
                  <w:rPr>
                    <w:ins w:id="7648" w:author="Nick.Tolimieri" w:date="2022-09-13T12:37:00Z"/>
                    <w:rFonts w:ascii="Calibri" w:hAnsi="Calibri" w:cs="Calibri"/>
                    <w:color w:val="000000"/>
                    <w:sz w:val="22"/>
                    <w:szCs w:val="22"/>
                  </w:rPr>
                </w:rPrChange>
              </w:rPr>
              <w:pPrChange w:id="7649" w:author="Nick.Tolimieri" w:date="2022-09-13T12:37:00Z">
                <w:pPr>
                  <w:jc w:val="right"/>
                </w:pPr>
              </w:pPrChange>
            </w:pPr>
            <w:ins w:id="7650" w:author="Nick.Tolimieri" w:date="2022-09-13T12:37:00Z">
              <w:r w:rsidRPr="00207938">
                <w:rPr>
                  <w:rFonts w:asciiTheme="minorHAnsi" w:eastAsiaTheme="minorHAnsi" w:hAnsiTheme="minorHAnsi" w:cstheme="minorBidi"/>
                  <w:sz w:val="22"/>
                  <w:szCs w:val="22"/>
                  <w:rPrChange w:id="7651" w:author="Nick.Tolimieri" w:date="2022-09-13T12:37:00Z">
                    <w:rPr>
                      <w:rFonts w:ascii="Calibri" w:hAnsi="Calibri" w:cs="Calibri"/>
                      <w:color w:val="000000"/>
                      <w:sz w:val="22"/>
                      <w:szCs w:val="22"/>
                    </w:rPr>
                  </w:rPrChange>
                </w:rPr>
                <w:t>19</w:t>
              </w:r>
            </w:ins>
          </w:p>
        </w:tc>
        <w:tc>
          <w:tcPr>
            <w:tcW w:w="960" w:type="dxa"/>
            <w:noWrap/>
            <w:hideMark/>
            <w:tcPrChange w:id="765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53" w:author="Nick.Tolimieri" w:date="2022-09-13T12:37:00Z"/>
                <w:rFonts w:asciiTheme="minorHAnsi" w:eastAsiaTheme="minorHAnsi" w:hAnsiTheme="minorHAnsi" w:cstheme="minorBidi"/>
                <w:sz w:val="22"/>
                <w:szCs w:val="22"/>
                <w:rPrChange w:id="7654" w:author="Nick.Tolimieri" w:date="2022-09-13T12:37:00Z">
                  <w:rPr>
                    <w:ins w:id="7655" w:author="Nick.Tolimieri" w:date="2022-09-13T12:37:00Z"/>
                    <w:rFonts w:ascii="Calibri" w:hAnsi="Calibri" w:cs="Calibri"/>
                    <w:color w:val="000000"/>
                    <w:sz w:val="22"/>
                    <w:szCs w:val="22"/>
                  </w:rPr>
                </w:rPrChange>
              </w:rPr>
              <w:pPrChange w:id="7656" w:author="Nick.Tolimieri" w:date="2022-09-13T12:37:00Z">
                <w:pPr>
                  <w:jc w:val="right"/>
                </w:pPr>
              </w:pPrChange>
            </w:pPr>
            <w:ins w:id="7657" w:author="Nick.Tolimieri" w:date="2022-09-13T12:37:00Z">
              <w:r w:rsidRPr="00207938">
                <w:rPr>
                  <w:rFonts w:asciiTheme="minorHAnsi" w:eastAsiaTheme="minorHAnsi" w:hAnsiTheme="minorHAnsi" w:cstheme="minorBidi"/>
                  <w:sz w:val="22"/>
                  <w:szCs w:val="22"/>
                  <w:rPrChange w:id="7658" w:author="Nick.Tolimieri" w:date="2022-09-13T12:37:00Z">
                    <w:rPr>
                      <w:rFonts w:ascii="Calibri" w:hAnsi="Calibri" w:cs="Calibri"/>
                      <w:color w:val="000000"/>
                      <w:sz w:val="22"/>
                      <w:szCs w:val="22"/>
                    </w:rPr>
                  </w:rPrChange>
                </w:rPr>
                <w:t>19</w:t>
              </w:r>
            </w:ins>
          </w:p>
        </w:tc>
        <w:tc>
          <w:tcPr>
            <w:tcW w:w="960" w:type="dxa"/>
            <w:noWrap/>
            <w:hideMark/>
            <w:tcPrChange w:id="765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60" w:author="Nick.Tolimieri" w:date="2022-09-13T12:37:00Z"/>
                <w:rFonts w:asciiTheme="minorHAnsi" w:eastAsiaTheme="minorHAnsi" w:hAnsiTheme="minorHAnsi" w:cstheme="minorBidi"/>
                <w:sz w:val="22"/>
                <w:szCs w:val="22"/>
                <w:rPrChange w:id="7661" w:author="Nick.Tolimieri" w:date="2022-09-13T12:37:00Z">
                  <w:rPr>
                    <w:ins w:id="7662" w:author="Nick.Tolimieri" w:date="2022-09-13T12:37:00Z"/>
                    <w:rFonts w:ascii="Calibri" w:hAnsi="Calibri" w:cs="Calibri"/>
                    <w:color w:val="000000"/>
                    <w:sz w:val="22"/>
                    <w:szCs w:val="22"/>
                  </w:rPr>
                </w:rPrChange>
              </w:rPr>
              <w:pPrChange w:id="7663" w:author="Nick.Tolimieri" w:date="2022-09-13T12:37:00Z">
                <w:pPr>
                  <w:jc w:val="right"/>
                </w:pPr>
              </w:pPrChange>
            </w:pPr>
            <w:ins w:id="7664" w:author="Nick.Tolimieri" w:date="2022-09-13T12:37:00Z">
              <w:r w:rsidRPr="00207938">
                <w:rPr>
                  <w:rFonts w:asciiTheme="minorHAnsi" w:eastAsiaTheme="minorHAnsi" w:hAnsiTheme="minorHAnsi" w:cstheme="minorBidi"/>
                  <w:sz w:val="22"/>
                  <w:szCs w:val="22"/>
                  <w:rPrChange w:id="7665" w:author="Nick.Tolimieri" w:date="2022-09-13T12:37:00Z">
                    <w:rPr>
                      <w:rFonts w:ascii="Calibri" w:hAnsi="Calibri" w:cs="Calibri"/>
                      <w:color w:val="000000"/>
                      <w:sz w:val="22"/>
                      <w:szCs w:val="22"/>
                    </w:rPr>
                  </w:rPrChange>
                </w:rPr>
                <w:t>19</w:t>
              </w:r>
            </w:ins>
          </w:p>
        </w:tc>
        <w:tc>
          <w:tcPr>
            <w:tcW w:w="960" w:type="dxa"/>
            <w:noWrap/>
            <w:hideMark/>
            <w:tcPrChange w:id="766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67" w:author="Nick.Tolimieri" w:date="2022-09-13T12:37:00Z"/>
                <w:rFonts w:asciiTheme="minorHAnsi" w:eastAsiaTheme="minorHAnsi" w:hAnsiTheme="minorHAnsi" w:cstheme="minorBidi"/>
                <w:sz w:val="22"/>
                <w:szCs w:val="22"/>
                <w:rPrChange w:id="7668" w:author="Nick.Tolimieri" w:date="2022-09-13T12:37:00Z">
                  <w:rPr>
                    <w:ins w:id="7669" w:author="Nick.Tolimieri" w:date="2022-09-13T12:37:00Z"/>
                    <w:rFonts w:ascii="Calibri" w:hAnsi="Calibri" w:cs="Calibri"/>
                    <w:color w:val="000000"/>
                    <w:sz w:val="22"/>
                    <w:szCs w:val="22"/>
                  </w:rPr>
                </w:rPrChange>
              </w:rPr>
              <w:pPrChange w:id="7670" w:author="Nick.Tolimieri" w:date="2022-09-13T12:37:00Z">
                <w:pPr>
                  <w:jc w:val="right"/>
                </w:pPr>
              </w:pPrChange>
            </w:pPr>
            <w:ins w:id="7671" w:author="Nick.Tolimieri" w:date="2022-09-13T12:37:00Z">
              <w:r w:rsidRPr="00207938">
                <w:rPr>
                  <w:rFonts w:asciiTheme="minorHAnsi" w:eastAsiaTheme="minorHAnsi" w:hAnsiTheme="minorHAnsi" w:cstheme="minorBidi"/>
                  <w:sz w:val="22"/>
                  <w:szCs w:val="22"/>
                  <w:rPrChange w:id="7672" w:author="Nick.Tolimieri" w:date="2022-09-13T12:37:00Z">
                    <w:rPr>
                      <w:rFonts w:ascii="Calibri" w:hAnsi="Calibri" w:cs="Calibri"/>
                      <w:color w:val="000000"/>
                      <w:sz w:val="22"/>
                      <w:szCs w:val="22"/>
                    </w:rPr>
                  </w:rPrChange>
                </w:rPr>
                <w:t>1.54</w:t>
              </w:r>
            </w:ins>
          </w:p>
        </w:tc>
        <w:tc>
          <w:tcPr>
            <w:tcW w:w="960" w:type="dxa"/>
            <w:noWrap/>
            <w:hideMark/>
            <w:tcPrChange w:id="767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74" w:author="Nick.Tolimieri" w:date="2022-09-13T12:37:00Z"/>
                <w:rFonts w:asciiTheme="minorHAnsi" w:eastAsiaTheme="minorHAnsi" w:hAnsiTheme="minorHAnsi" w:cstheme="minorBidi"/>
                <w:sz w:val="22"/>
                <w:szCs w:val="22"/>
                <w:rPrChange w:id="7675" w:author="Nick.Tolimieri" w:date="2022-09-13T12:37:00Z">
                  <w:rPr>
                    <w:ins w:id="7676" w:author="Nick.Tolimieri" w:date="2022-09-13T12:37:00Z"/>
                    <w:rFonts w:ascii="Calibri" w:hAnsi="Calibri" w:cs="Calibri"/>
                    <w:color w:val="000000"/>
                    <w:sz w:val="22"/>
                    <w:szCs w:val="22"/>
                  </w:rPr>
                </w:rPrChange>
              </w:rPr>
              <w:pPrChange w:id="7677" w:author="Nick.Tolimieri" w:date="2022-09-13T12:37:00Z">
                <w:pPr>
                  <w:jc w:val="right"/>
                </w:pPr>
              </w:pPrChange>
            </w:pPr>
            <w:ins w:id="7678" w:author="Nick.Tolimieri" w:date="2022-09-13T12:37:00Z">
              <w:r w:rsidRPr="00207938">
                <w:rPr>
                  <w:rFonts w:asciiTheme="minorHAnsi" w:eastAsiaTheme="minorHAnsi" w:hAnsiTheme="minorHAnsi" w:cstheme="minorBidi"/>
                  <w:sz w:val="22"/>
                  <w:szCs w:val="22"/>
                  <w:rPrChange w:id="7679" w:author="Nick.Tolimieri" w:date="2022-09-13T12:37:00Z">
                    <w:rPr>
                      <w:rFonts w:ascii="Calibri" w:hAnsi="Calibri" w:cs="Calibri"/>
                      <w:color w:val="000000"/>
                      <w:sz w:val="22"/>
                      <w:szCs w:val="22"/>
                    </w:rPr>
                  </w:rPrChange>
                </w:rPr>
                <w:t>0.23</w:t>
              </w:r>
            </w:ins>
          </w:p>
        </w:tc>
      </w:tr>
      <w:tr w:rsidR="00207938" w:rsidRPr="00207938" w:rsidTr="00207938">
        <w:trPr>
          <w:divId w:val="365297945"/>
          <w:trHeight w:val="300"/>
          <w:ins w:id="7680" w:author="Nick.Tolimieri" w:date="2022-09-13T12:37:00Z"/>
          <w:trPrChange w:id="7681" w:author="Nick.Tolimieri" w:date="2022-09-13T12:37:00Z">
            <w:trPr>
              <w:divId w:val="365297945"/>
              <w:trHeight w:val="300"/>
            </w:trPr>
          </w:trPrChange>
        </w:trPr>
        <w:tc>
          <w:tcPr>
            <w:tcW w:w="960" w:type="dxa"/>
            <w:noWrap/>
            <w:hideMark/>
            <w:tcPrChange w:id="76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83" w:author="Nick.Tolimieri" w:date="2022-09-13T12:37:00Z"/>
                <w:rFonts w:asciiTheme="minorHAnsi" w:eastAsiaTheme="minorHAnsi" w:hAnsiTheme="minorHAnsi" w:cstheme="minorBidi"/>
                <w:sz w:val="22"/>
                <w:szCs w:val="22"/>
                <w:rPrChange w:id="7684" w:author="Nick.Tolimieri" w:date="2022-09-13T12:37:00Z">
                  <w:rPr>
                    <w:ins w:id="7685" w:author="Nick.Tolimieri" w:date="2022-09-13T12:37:00Z"/>
                    <w:rFonts w:ascii="Calibri" w:hAnsi="Calibri" w:cs="Calibri"/>
                    <w:color w:val="000000"/>
                    <w:sz w:val="22"/>
                    <w:szCs w:val="22"/>
                  </w:rPr>
                </w:rPrChange>
              </w:rPr>
              <w:pPrChange w:id="7686" w:author="Nick.Tolimieri" w:date="2022-09-13T12:37:00Z">
                <w:pPr/>
              </w:pPrChange>
            </w:pPr>
            <w:ins w:id="7687" w:author="Nick.Tolimieri" w:date="2022-09-13T12:37:00Z">
              <w:r w:rsidRPr="00207938">
                <w:rPr>
                  <w:rFonts w:asciiTheme="minorHAnsi" w:eastAsiaTheme="minorHAnsi" w:hAnsiTheme="minorHAnsi" w:cstheme="minorBidi"/>
                  <w:sz w:val="22"/>
                  <w:szCs w:val="22"/>
                  <w:rPrChange w:id="7688" w:author="Nick.Tolimieri" w:date="2022-09-13T12:37:00Z">
                    <w:rPr>
                      <w:rFonts w:ascii="Calibri" w:hAnsi="Calibri" w:cs="Calibri"/>
                      <w:color w:val="000000"/>
                      <w:sz w:val="22"/>
                      <w:szCs w:val="22"/>
                    </w:rPr>
                  </w:rPrChange>
                </w:rPr>
                <w:t>Cape Alava</w:t>
              </w:r>
            </w:ins>
          </w:p>
        </w:tc>
        <w:tc>
          <w:tcPr>
            <w:tcW w:w="960" w:type="dxa"/>
            <w:noWrap/>
            <w:hideMark/>
            <w:tcPrChange w:id="76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90" w:author="Nick.Tolimieri" w:date="2022-09-13T12:37:00Z"/>
                <w:rFonts w:asciiTheme="minorHAnsi" w:eastAsiaTheme="minorHAnsi" w:hAnsiTheme="minorHAnsi" w:cstheme="minorBidi"/>
                <w:sz w:val="22"/>
                <w:szCs w:val="22"/>
                <w:rPrChange w:id="7691" w:author="Nick.Tolimieri" w:date="2022-09-13T12:37:00Z">
                  <w:rPr>
                    <w:ins w:id="7692" w:author="Nick.Tolimieri" w:date="2022-09-13T12:37:00Z"/>
                    <w:rFonts w:ascii="Calibri" w:hAnsi="Calibri" w:cs="Calibri"/>
                    <w:color w:val="000000"/>
                    <w:sz w:val="22"/>
                    <w:szCs w:val="22"/>
                  </w:rPr>
                </w:rPrChange>
              </w:rPr>
              <w:pPrChange w:id="7693" w:author="Nick.Tolimieri" w:date="2022-09-13T12:37:00Z">
                <w:pPr>
                  <w:jc w:val="right"/>
                </w:pPr>
              </w:pPrChange>
            </w:pPr>
            <w:ins w:id="7694" w:author="Nick.Tolimieri" w:date="2022-09-13T12:37:00Z">
              <w:r w:rsidRPr="00207938">
                <w:rPr>
                  <w:rFonts w:asciiTheme="minorHAnsi" w:eastAsiaTheme="minorHAnsi" w:hAnsiTheme="minorHAnsi" w:cstheme="minorBidi"/>
                  <w:sz w:val="22"/>
                  <w:szCs w:val="22"/>
                  <w:rPrChange w:id="7695" w:author="Nick.Tolimieri" w:date="2022-09-13T12:37:00Z">
                    <w:rPr>
                      <w:rFonts w:ascii="Calibri" w:hAnsi="Calibri" w:cs="Calibri"/>
                      <w:color w:val="000000"/>
                      <w:sz w:val="22"/>
                      <w:szCs w:val="22"/>
                    </w:rPr>
                  </w:rPrChange>
                </w:rPr>
                <w:t>2003</w:t>
              </w:r>
            </w:ins>
          </w:p>
        </w:tc>
        <w:tc>
          <w:tcPr>
            <w:tcW w:w="960" w:type="dxa"/>
            <w:noWrap/>
            <w:hideMark/>
            <w:tcPrChange w:id="76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697" w:author="Nick.Tolimieri" w:date="2022-09-13T12:37:00Z"/>
                <w:rFonts w:asciiTheme="minorHAnsi" w:eastAsiaTheme="minorHAnsi" w:hAnsiTheme="minorHAnsi" w:cstheme="minorBidi"/>
                <w:sz w:val="22"/>
                <w:szCs w:val="22"/>
                <w:rPrChange w:id="7698" w:author="Nick.Tolimieri" w:date="2022-09-13T12:37:00Z">
                  <w:rPr>
                    <w:ins w:id="7699" w:author="Nick.Tolimieri" w:date="2022-09-13T12:37:00Z"/>
                    <w:rFonts w:ascii="Calibri" w:hAnsi="Calibri" w:cs="Calibri"/>
                    <w:color w:val="000000"/>
                    <w:sz w:val="22"/>
                    <w:szCs w:val="22"/>
                  </w:rPr>
                </w:rPrChange>
              </w:rPr>
              <w:pPrChange w:id="7700" w:author="Nick.Tolimieri" w:date="2022-09-13T12:37:00Z">
                <w:pPr>
                  <w:jc w:val="right"/>
                </w:pPr>
              </w:pPrChange>
            </w:pPr>
            <w:ins w:id="7701" w:author="Nick.Tolimieri" w:date="2022-09-13T12:37:00Z">
              <w:r w:rsidRPr="00207938">
                <w:rPr>
                  <w:rFonts w:asciiTheme="minorHAnsi" w:eastAsiaTheme="minorHAnsi" w:hAnsiTheme="minorHAnsi" w:cstheme="minorBidi"/>
                  <w:sz w:val="22"/>
                  <w:szCs w:val="22"/>
                  <w:rPrChange w:id="7702" w:author="Nick.Tolimieri" w:date="2022-09-13T12:37:00Z">
                    <w:rPr>
                      <w:rFonts w:ascii="Calibri" w:hAnsi="Calibri" w:cs="Calibri"/>
                      <w:color w:val="000000"/>
                      <w:sz w:val="22"/>
                      <w:szCs w:val="22"/>
                    </w:rPr>
                  </w:rPrChange>
                </w:rPr>
                <w:t>0</w:t>
              </w:r>
            </w:ins>
          </w:p>
        </w:tc>
        <w:tc>
          <w:tcPr>
            <w:tcW w:w="960" w:type="dxa"/>
            <w:noWrap/>
            <w:hideMark/>
            <w:tcPrChange w:id="77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04" w:author="Nick.Tolimieri" w:date="2022-09-13T12:37:00Z"/>
                <w:rFonts w:asciiTheme="minorHAnsi" w:eastAsiaTheme="minorHAnsi" w:hAnsiTheme="minorHAnsi" w:cstheme="minorBidi"/>
                <w:sz w:val="22"/>
                <w:szCs w:val="22"/>
                <w:rPrChange w:id="7705" w:author="Nick.Tolimieri" w:date="2022-09-13T12:37:00Z">
                  <w:rPr>
                    <w:ins w:id="7706" w:author="Nick.Tolimieri" w:date="2022-09-13T12:37:00Z"/>
                    <w:rFonts w:ascii="Calibri" w:hAnsi="Calibri" w:cs="Calibri"/>
                    <w:color w:val="000000"/>
                    <w:sz w:val="22"/>
                    <w:szCs w:val="22"/>
                  </w:rPr>
                </w:rPrChange>
              </w:rPr>
              <w:pPrChange w:id="7707" w:author="Nick.Tolimieri" w:date="2022-09-13T12:37:00Z">
                <w:pPr>
                  <w:jc w:val="right"/>
                </w:pPr>
              </w:pPrChange>
            </w:pPr>
            <w:ins w:id="7708" w:author="Nick.Tolimieri" w:date="2022-09-13T12:37:00Z">
              <w:r w:rsidRPr="00207938">
                <w:rPr>
                  <w:rFonts w:asciiTheme="minorHAnsi" w:eastAsiaTheme="minorHAnsi" w:hAnsiTheme="minorHAnsi" w:cstheme="minorBidi"/>
                  <w:sz w:val="22"/>
                  <w:szCs w:val="22"/>
                  <w:rPrChange w:id="7709" w:author="Nick.Tolimieri" w:date="2022-09-13T12:37:00Z">
                    <w:rPr>
                      <w:rFonts w:ascii="Calibri" w:hAnsi="Calibri" w:cs="Calibri"/>
                      <w:color w:val="000000"/>
                      <w:sz w:val="22"/>
                      <w:szCs w:val="22"/>
                    </w:rPr>
                  </w:rPrChange>
                </w:rPr>
                <w:t>29</w:t>
              </w:r>
            </w:ins>
          </w:p>
        </w:tc>
        <w:tc>
          <w:tcPr>
            <w:tcW w:w="960" w:type="dxa"/>
            <w:noWrap/>
            <w:hideMark/>
            <w:tcPrChange w:id="77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11" w:author="Nick.Tolimieri" w:date="2022-09-13T12:37:00Z"/>
                <w:rFonts w:asciiTheme="minorHAnsi" w:eastAsiaTheme="minorHAnsi" w:hAnsiTheme="minorHAnsi" w:cstheme="minorBidi"/>
                <w:sz w:val="22"/>
                <w:szCs w:val="22"/>
                <w:rPrChange w:id="7712" w:author="Nick.Tolimieri" w:date="2022-09-13T12:37:00Z">
                  <w:rPr>
                    <w:ins w:id="7713" w:author="Nick.Tolimieri" w:date="2022-09-13T12:37:00Z"/>
                    <w:rFonts w:ascii="Calibri" w:hAnsi="Calibri" w:cs="Calibri"/>
                    <w:color w:val="000000"/>
                    <w:sz w:val="22"/>
                    <w:szCs w:val="22"/>
                  </w:rPr>
                </w:rPrChange>
              </w:rPr>
              <w:pPrChange w:id="7714" w:author="Nick.Tolimieri" w:date="2022-09-13T12:37:00Z">
                <w:pPr>
                  <w:jc w:val="right"/>
                </w:pPr>
              </w:pPrChange>
            </w:pPr>
            <w:ins w:id="7715" w:author="Nick.Tolimieri" w:date="2022-09-13T12:37:00Z">
              <w:r w:rsidRPr="00207938">
                <w:rPr>
                  <w:rFonts w:asciiTheme="minorHAnsi" w:eastAsiaTheme="minorHAnsi" w:hAnsiTheme="minorHAnsi" w:cstheme="minorBidi"/>
                  <w:sz w:val="22"/>
                  <w:szCs w:val="22"/>
                  <w:rPrChange w:id="7716" w:author="Nick.Tolimieri" w:date="2022-09-13T12:37:00Z">
                    <w:rPr>
                      <w:rFonts w:ascii="Calibri" w:hAnsi="Calibri" w:cs="Calibri"/>
                      <w:color w:val="000000"/>
                      <w:sz w:val="22"/>
                      <w:szCs w:val="22"/>
                    </w:rPr>
                  </w:rPrChange>
                </w:rPr>
                <w:t>1</w:t>
              </w:r>
            </w:ins>
          </w:p>
        </w:tc>
        <w:tc>
          <w:tcPr>
            <w:tcW w:w="960" w:type="dxa"/>
            <w:noWrap/>
            <w:hideMark/>
            <w:tcPrChange w:id="77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18" w:author="Nick.Tolimieri" w:date="2022-09-13T12:37:00Z"/>
                <w:rFonts w:asciiTheme="minorHAnsi" w:eastAsiaTheme="minorHAnsi" w:hAnsiTheme="minorHAnsi" w:cstheme="minorBidi"/>
                <w:sz w:val="22"/>
                <w:szCs w:val="22"/>
                <w:rPrChange w:id="7719" w:author="Nick.Tolimieri" w:date="2022-09-13T12:37:00Z">
                  <w:rPr>
                    <w:ins w:id="7720" w:author="Nick.Tolimieri" w:date="2022-09-13T12:37:00Z"/>
                    <w:rFonts w:ascii="Calibri" w:hAnsi="Calibri" w:cs="Calibri"/>
                    <w:color w:val="000000"/>
                    <w:sz w:val="22"/>
                    <w:szCs w:val="22"/>
                  </w:rPr>
                </w:rPrChange>
              </w:rPr>
              <w:pPrChange w:id="7721" w:author="Nick.Tolimieri" w:date="2022-09-13T12:37:00Z">
                <w:pPr>
                  <w:jc w:val="right"/>
                </w:pPr>
              </w:pPrChange>
            </w:pPr>
            <w:ins w:id="7722" w:author="Nick.Tolimieri" w:date="2022-09-13T12:37:00Z">
              <w:r w:rsidRPr="00207938">
                <w:rPr>
                  <w:rFonts w:asciiTheme="minorHAnsi" w:eastAsiaTheme="minorHAnsi" w:hAnsiTheme="minorHAnsi" w:cstheme="minorBidi"/>
                  <w:sz w:val="22"/>
                  <w:szCs w:val="22"/>
                  <w:rPrChange w:id="7723" w:author="Nick.Tolimieri" w:date="2022-09-13T12:37:00Z">
                    <w:rPr>
                      <w:rFonts w:ascii="Calibri" w:hAnsi="Calibri" w:cs="Calibri"/>
                      <w:color w:val="000000"/>
                      <w:sz w:val="22"/>
                      <w:szCs w:val="22"/>
                    </w:rPr>
                  </w:rPrChange>
                </w:rPr>
                <w:t>10</w:t>
              </w:r>
            </w:ins>
          </w:p>
        </w:tc>
        <w:tc>
          <w:tcPr>
            <w:tcW w:w="960" w:type="dxa"/>
            <w:noWrap/>
            <w:hideMark/>
            <w:tcPrChange w:id="772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25" w:author="Nick.Tolimieri" w:date="2022-09-13T12:37:00Z"/>
                <w:rFonts w:asciiTheme="minorHAnsi" w:eastAsiaTheme="minorHAnsi" w:hAnsiTheme="minorHAnsi" w:cstheme="minorBidi"/>
                <w:sz w:val="22"/>
                <w:szCs w:val="22"/>
                <w:rPrChange w:id="7726" w:author="Nick.Tolimieri" w:date="2022-09-13T12:37:00Z">
                  <w:rPr>
                    <w:ins w:id="7727" w:author="Nick.Tolimieri" w:date="2022-09-13T12:37:00Z"/>
                    <w:rFonts w:ascii="Calibri" w:hAnsi="Calibri" w:cs="Calibri"/>
                    <w:color w:val="000000"/>
                    <w:sz w:val="22"/>
                    <w:szCs w:val="22"/>
                  </w:rPr>
                </w:rPrChange>
              </w:rPr>
              <w:pPrChange w:id="7728" w:author="Nick.Tolimieri" w:date="2022-09-13T12:37:00Z">
                <w:pPr>
                  <w:jc w:val="right"/>
                </w:pPr>
              </w:pPrChange>
            </w:pPr>
            <w:ins w:id="7729" w:author="Nick.Tolimieri" w:date="2022-09-13T12:37:00Z">
              <w:r w:rsidRPr="00207938">
                <w:rPr>
                  <w:rFonts w:asciiTheme="minorHAnsi" w:eastAsiaTheme="minorHAnsi" w:hAnsiTheme="minorHAnsi" w:cstheme="minorBidi"/>
                  <w:sz w:val="22"/>
                  <w:szCs w:val="22"/>
                  <w:rPrChange w:id="7730" w:author="Nick.Tolimieri" w:date="2022-09-13T12:37:00Z">
                    <w:rPr>
                      <w:rFonts w:ascii="Calibri" w:hAnsi="Calibri" w:cs="Calibri"/>
                      <w:color w:val="000000"/>
                      <w:sz w:val="22"/>
                      <w:szCs w:val="22"/>
                    </w:rPr>
                  </w:rPrChange>
                </w:rPr>
                <w:t>10</w:t>
              </w:r>
            </w:ins>
          </w:p>
        </w:tc>
        <w:tc>
          <w:tcPr>
            <w:tcW w:w="960" w:type="dxa"/>
            <w:noWrap/>
            <w:hideMark/>
            <w:tcPrChange w:id="773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32" w:author="Nick.Tolimieri" w:date="2022-09-13T12:37:00Z"/>
                <w:rFonts w:asciiTheme="minorHAnsi" w:eastAsiaTheme="minorHAnsi" w:hAnsiTheme="minorHAnsi" w:cstheme="minorBidi"/>
                <w:sz w:val="22"/>
                <w:szCs w:val="22"/>
                <w:rPrChange w:id="7733" w:author="Nick.Tolimieri" w:date="2022-09-13T12:37:00Z">
                  <w:rPr>
                    <w:ins w:id="7734" w:author="Nick.Tolimieri" w:date="2022-09-13T12:37:00Z"/>
                    <w:rFonts w:ascii="Calibri" w:hAnsi="Calibri" w:cs="Calibri"/>
                    <w:color w:val="000000"/>
                    <w:sz w:val="22"/>
                    <w:szCs w:val="22"/>
                  </w:rPr>
                </w:rPrChange>
              </w:rPr>
              <w:pPrChange w:id="7735" w:author="Nick.Tolimieri" w:date="2022-09-13T12:37:00Z">
                <w:pPr>
                  <w:jc w:val="right"/>
                </w:pPr>
              </w:pPrChange>
            </w:pPr>
            <w:ins w:id="7736" w:author="Nick.Tolimieri" w:date="2022-09-13T12:37:00Z">
              <w:r w:rsidRPr="00207938">
                <w:rPr>
                  <w:rFonts w:asciiTheme="minorHAnsi" w:eastAsiaTheme="minorHAnsi" w:hAnsiTheme="minorHAnsi" w:cstheme="minorBidi"/>
                  <w:sz w:val="22"/>
                  <w:szCs w:val="22"/>
                  <w:rPrChange w:id="7737" w:author="Nick.Tolimieri" w:date="2022-09-13T12:37:00Z">
                    <w:rPr>
                      <w:rFonts w:ascii="Calibri" w:hAnsi="Calibri" w:cs="Calibri"/>
                      <w:color w:val="000000"/>
                      <w:sz w:val="22"/>
                      <w:szCs w:val="22"/>
                    </w:rPr>
                  </w:rPrChange>
                </w:rPr>
                <w:t>10</w:t>
              </w:r>
            </w:ins>
          </w:p>
        </w:tc>
        <w:tc>
          <w:tcPr>
            <w:tcW w:w="960" w:type="dxa"/>
            <w:noWrap/>
            <w:hideMark/>
            <w:tcPrChange w:id="773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39" w:author="Nick.Tolimieri" w:date="2022-09-13T12:37:00Z"/>
                <w:rFonts w:asciiTheme="minorHAnsi" w:eastAsiaTheme="minorHAnsi" w:hAnsiTheme="minorHAnsi" w:cstheme="minorBidi"/>
                <w:sz w:val="22"/>
                <w:szCs w:val="22"/>
                <w:rPrChange w:id="7740" w:author="Nick.Tolimieri" w:date="2022-09-13T12:37:00Z">
                  <w:rPr>
                    <w:ins w:id="7741" w:author="Nick.Tolimieri" w:date="2022-09-13T12:37:00Z"/>
                    <w:rFonts w:ascii="Calibri" w:hAnsi="Calibri" w:cs="Calibri"/>
                    <w:color w:val="000000"/>
                    <w:sz w:val="22"/>
                    <w:szCs w:val="22"/>
                  </w:rPr>
                </w:rPrChange>
              </w:rPr>
              <w:pPrChange w:id="7742" w:author="Nick.Tolimieri" w:date="2022-09-13T12:37:00Z">
                <w:pPr>
                  <w:jc w:val="right"/>
                </w:pPr>
              </w:pPrChange>
            </w:pPr>
            <w:ins w:id="7743" w:author="Nick.Tolimieri" w:date="2022-09-13T12:37:00Z">
              <w:r w:rsidRPr="00207938">
                <w:rPr>
                  <w:rFonts w:asciiTheme="minorHAnsi" w:eastAsiaTheme="minorHAnsi" w:hAnsiTheme="minorHAnsi" w:cstheme="minorBidi"/>
                  <w:sz w:val="22"/>
                  <w:szCs w:val="22"/>
                  <w:rPrChange w:id="7744" w:author="Nick.Tolimieri" w:date="2022-09-13T12:37:00Z">
                    <w:rPr>
                      <w:rFonts w:ascii="Calibri" w:hAnsi="Calibri" w:cs="Calibri"/>
                      <w:color w:val="000000"/>
                      <w:sz w:val="22"/>
                      <w:szCs w:val="22"/>
                    </w:rPr>
                  </w:rPrChange>
                </w:rPr>
                <w:t>1.5</w:t>
              </w:r>
            </w:ins>
          </w:p>
        </w:tc>
        <w:tc>
          <w:tcPr>
            <w:tcW w:w="960" w:type="dxa"/>
            <w:noWrap/>
            <w:hideMark/>
            <w:tcPrChange w:id="774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46" w:author="Nick.Tolimieri" w:date="2022-09-13T12:37:00Z"/>
                <w:rFonts w:asciiTheme="minorHAnsi" w:eastAsiaTheme="minorHAnsi" w:hAnsiTheme="minorHAnsi" w:cstheme="minorBidi"/>
                <w:sz w:val="22"/>
                <w:szCs w:val="22"/>
                <w:rPrChange w:id="7747" w:author="Nick.Tolimieri" w:date="2022-09-13T12:37:00Z">
                  <w:rPr>
                    <w:ins w:id="7748" w:author="Nick.Tolimieri" w:date="2022-09-13T12:37:00Z"/>
                    <w:rFonts w:ascii="Calibri" w:hAnsi="Calibri" w:cs="Calibri"/>
                    <w:color w:val="000000"/>
                    <w:sz w:val="22"/>
                    <w:szCs w:val="22"/>
                  </w:rPr>
                </w:rPrChange>
              </w:rPr>
              <w:pPrChange w:id="7749" w:author="Nick.Tolimieri" w:date="2022-09-13T12:37:00Z">
                <w:pPr>
                  <w:jc w:val="right"/>
                </w:pPr>
              </w:pPrChange>
            </w:pPr>
            <w:ins w:id="7750" w:author="Nick.Tolimieri" w:date="2022-09-13T12:37:00Z">
              <w:r w:rsidRPr="00207938">
                <w:rPr>
                  <w:rFonts w:asciiTheme="minorHAnsi" w:eastAsiaTheme="minorHAnsi" w:hAnsiTheme="minorHAnsi" w:cstheme="minorBidi"/>
                  <w:sz w:val="22"/>
                  <w:szCs w:val="22"/>
                  <w:rPrChange w:id="7751" w:author="Nick.Tolimieri" w:date="2022-09-13T12:37:00Z">
                    <w:rPr>
                      <w:rFonts w:ascii="Calibri" w:hAnsi="Calibri" w:cs="Calibri"/>
                      <w:color w:val="000000"/>
                      <w:sz w:val="22"/>
                      <w:szCs w:val="22"/>
                    </w:rPr>
                  </w:rPrChange>
                </w:rPr>
                <w:t>0.13</w:t>
              </w:r>
            </w:ins>
          </w:p>
        </w:tc>
      </w:tr>
      <w:tr w:rsidR="00207938" w:rsidRPr="00207938" w:rsidTr="00207938">
        <w:trPr>
          <w:divId w:val="365297945"/>
          <w:trHeight w:val="300"/>
          <w:ins w:id="7752" w:author="Nick.Tolimieri" w:date="2022-09-13T12:37:00Z"/>
          <w:trPrChange w:id="7753" w:author="Nick.Tolimieri" w:date="2022-09-13T12:37:00Z">
            <w:trPr>
              <w:divId w:val="365297945"/>
              <w:trHeight w:val="300"/>
            </w:trPr>
          </w:trPrChange>
        </w:trPr>
        <w:tc>
          <w:tcPr>
            <w:tcW w:w="960" w:type="dxa"/>
            <w:noWrap/>
            <w:hideMark/>
            <w:tcPrChange w:id="775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55" w:author="Nick.Tolimieri" w:date="2022-09-13T12:37:00Z"/>
                <w:rFonts w:asciiTheme="minorHAnsi" w:eastAsiaTheme="minorHAnsi" w:hAnsiTheme="minorHAnsi" w:cstheme="minorBidi"/>
                <w:sz w:val="22"/>
                <w:szCs w:val="22"/>
                <w:rPrChange w:id="7756" w:author="Nick.Tolimieri" w:date="2022-09-13T12:37:00Z">
                  <w:rPr>
                    <w:ins w:id="7757" w:author="Nick.Tolimieri" w:date="2022-09-13T12:37:00Z"/>
                    <w:rFonts w:ascii="Calibri" w:hAnsi="Calibri" w:cs="Calibri"/>
                    <w:color w:val="000000"/>
                    <w:sz w:val="22"/>
                    <w:szCs w:val="22"/>
                  </w:rPr>
                </w:rPrChange>
              </w:rPr>
              <w:pPrChange w:id="7758" w:author="Nick.Tolimieri" w:date="2022-09-13T12:37:00Z">
                <w:pPr/>
              </w:pPrChange>
            </w:pPr>
            <w:ins w:id="7759" w:author="Nick.Tolimieri" w:date="2022-09-13T12:37:00Z">
              <w:r w:rsidRPr="00207938">
                <w:rPr>
                  <w:rFonts w:asciiTheme="minorHAnsi" w:eastAsiaTheme="minorHAnsi" w:hAnsiTheme="minorHAnsi" w:cstheme="minorBidi"/>
                  <w:sz w:val="22"/>
                  <w:szCs w:val="22"/>
                  <w:rPrChange w:id="7760" w:author="Nick.Tolimieri" w:date="2022-09-13T12:37:00Z">
                    <w:rPr>
                      <w:rFonts w:ascii="Calibri" w:hAnsi="Calibri" w:cs="Calibri"/>
                      <w:color w:val="000000"/>
                      <w:sz w:val="22"/>
                      <w:szCs w:val="22"/>
                    </w:rPr>
                  </w:rPrChange>
                </w:rPr>
                <w:t>Cape Alava</w:t>
              </w:r>
            </w:ins>
          </w:p>
        </w:tc>
        <w:tc>
          <w:tcPr>
            <w:tcW w:w="960" w:type="dxa"/>
            <w:noWrap/>
            <w:hideMark/>
            <w:tcPrChange w:id="776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62" w:author="Nick.Tolimieri" w:date="2022-09-13T12:37:00Z"/>
                <w:rFonts w:asciiTheme="minorHAnsi" w:eastAsiaTheme="minorHAnsi" w:hAnsiTheme="minorHAnsi" w:cstheme="minorBidi"/>
                <w:sz w:val="22"/>
                <w:szCs w:val="22"/>
                <w:rPrChange w:id="7763" w:author="Nick.Tolimieri" w:date="2022-09-13T12:37:00Z">
                  <w:rPr>
                    <w:ins w:id="7764" w:author="Nick.Tolimieri" w:date="2022-09-13T12:37:00Z"/>
                    <w:rFonts w:ascii="Calibri" w:hAnsi="Calibri" w:cs="Calibri"/>
                    <w:color w:val="000000"/>
                    <w:sz w:val="22"/>
                    <w:szCs w:val="22"/>
                  </w:rPr>
                </w:rPrChange>
              </w:rPr>
              <w:pPrChange w:id="7765" w:author="Nick.Tolimieri" w:date="2022-09-13T12:37:00Z">
                <w:pPr>
                  <w:jc w:val="right"/>
                </w:pPr>
              </w:pPrChange>
            </w:pPr>
            <w:ins w:id="7766" w:author="Nick.Tolimieri" w:date="2022-09-13T12:37:00Z">
              <w:r w:rsidRPr="00207938">
                <w:rPr>
                  <w:rFonts w:asciiTheme="minorHAnsi" w:eastAsiaTheme="minorHAnsi" w:hAnsiTheme="minorHAnsi" w:cstheme="minorBidi"/>
                  <w:sz w:val="22"/>
                  <w:szCs w:val="22"/>
                  <w:rPrChange w:id="7767" w:author="Nick.Tolimieri" w:date="2022-09-13T12:37:00Z">
                    <w:rPr>
                      <w:rFonts w:ascii="Calibri" w:hAnsi="Calibri" w:cs="Calibri"/>
                      <w:color w:val="000000"/>
                      <w:sz w:val="22"/>
                      <w:szCs w:val="22"/>
                    </w:rPr>
                  </w:rPrChange>
                </w:rPr>
                <w:t>2004</w:t>
              </w:r>
            </w:ins>
          </w:p>
        </w:tc>
        <w:tc>
          <w:tcPr>
            <w:tcW w:w="960" w:type="dxa"/>
            <w:noWrap/>
            <w:hideMark/>
            <w:tcPrChange w:id="776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69" w:author="Nick.Tolimieri" w:date="2022-09-13T12:37:00Z"/>
                <w:rFonts w:asciiTheme="minorHAnsi" w:eastAsiaTheme="minorHAnsi" w:hAnsiTheme="minorHAnsi" w:cstheme="minorBidi"/>
                <w:sz w:val="22"/>
                <w:szCs w:val="22"/>
                <w:rPrChange w:id="7770" w:author="Nick.Tolimieri" w:date="2022-09-13T12:37:00Z">
                  <w:rPr>
                    <w:ins w:id="7771" w:author="Nick.Tolimieri" w:date="2022-09-13T12:37:00Z"/>
                    <w:rFonts w:ascii="Calibri" w:hAnsi="Calibri" w:cs="Calibri"/>
                    <w:color w:val="000000"/>
                    <w:sz w:val="22"/>
                    <w:szCs w:val="22"/>
                  </w:rPr>
                </w:rPrChange>
              </w:rPr>
              <w:pPrChange w:id="7772" w:author="Nick.Tolimieri" w:date="2022-09-13T12:37:00Z">
                <w:pPr>
                  <w:jc w:val="right"/>
                </w:pPr>
              </w:pPrChange>
            </w:pPr>
            <w:ins w:id="7773" w:author="Nick.Tolimieri" w:date="2022-09-13T12:37:00Z">
              <w:r w:rsidRPr="00207938">
                <w:rPr>
                  <w:rFonts w:asciiTheme="minorHAnsi" w:eastAsiaTheme="minorHAnsi" w:hAnsiTheme="minorHAnsi" w:cstheme="minorBidi"/>
                  <w:sz w:val="22"/>
                  <w:szCs w:val="22"/>
                  <w:rPrChange w:id="7774" w:author="Nick.Tolimieri" w:date="2022-09-13T12:37:00Z">
                    <w:rPr>
                      <w:rFonts w:ascii="Calibri" w:hAnsi="Calibri" w:cs="Calibri"/>
                      <w:color w:val="000000"/>
                      <w:sz w:val="22"/>
                      <w:szCs w:val="22"/>
                    </w:rPr>
                  </w:rPrChange>
                </w:rPr>
                <w:t>0</w:t>
              </w:r>
            </w:ins>
          </w:p>
        </w:tc>
        <w:tc>
          <w:tcPr>
            <w:tcW w:w="960" w:type="dxa"/>
            <w:noWrap/>
            <w:hideMark/>
            <w:tcPrChange w:id="77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76" w:author="Nick.Tolimieri" w:date="2022-09-13T12:37:00Z"/>
                <w:rFonts w:asciiTheme="minorHAnsi" w:eastAsiaTheme="minorHAnsi" w:hAnsiTheme="minorHAnsi" w:cstheme="minorBidi"/>
                <w:sz w:val="22"/>
                <w:szCs w:val="22"/>
                <w:rPrChange w:id="7777" w:author="Nick.Tolimieri" w:date="2022-09-13T12:37:00Z">
                  <w:rPr>
                    <w:ins w:id="7778" w:author="Nick.Tolimieri" w:date="2022-09-13T12:37:00Z"/>
                    <w:rFonts w:ascii="Calibri" w:hAnsi="Calibri" w:cs="Calibri"/>
                    <w:color w:val="000000"/>
                    <w:sz w:val="22"/>
                    <w:szCs w:val="22"/>
                  </w:rPr>
                </w:rPrChange>
              </w:rPr>
              <w:pPrChange w:id="7779" w:author="Nick.Tolimieri" w:date="2022-09-13T12:37:00Z">
                <w:pPr>
                  <w:jc w:val="right"/>
                </w:pPr>
              </w:pPrChange>
            </w:pPr>
            <w:ins w:id="7780" w:author="Nick.Tolimieri" w:date="2022-09-13T12:37:00Z">
              <w:r w:rsidRPr="00207938">
                <w:rPr>
                  <w:rFonts w:asciiTheme="minorHAnsi" w:eastAsiaTheme="minorHAnsi" w:hAnsiTheme="minorHAnsi" w:cstheme="minorBidi"/>
                  <w:sz w:val="22"/>
                  <w:szCs w:val="22"/>
                  <w:rPrChange w:id="7781" w:author="Nick.Tolimieri" w:date="2022-09-13T12:37:00Z">
                    <w:rPr>
                      <w:rFonts w:ascii="Calibri" w:hAnsi="Calibri" w:cs="Calibri"/>
                      <w:color w:val="000000"/>
                      <w:sz w:val="22"/>
                      <w:szCs w:val="22"/>
                    </w:rPr>
                  </w:rPrChange>
                </w:rPr>
                <w:t>15</w:t>
              </w:r>
            </w:ins>
          </w:p>
        </w:tc>
        <w:tc>
          <w:tcPr>
            <w:tcW w:w="960" w:type="dxa"/>
            <w:noWrap/>
            <w:hideMark/>
            <w:tcPrChange w:id="77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83" w:author="Nick.Tolimieri" w:date="2022-09-13T12:37:00Z"/>
                <w:rFonts w:asciiTheme="minorHAnsi" w:eastAsiaTheme="minorHAnsi" w:hAnsiTheme="minorHAnsi" w:cstheme="minorBidi"/>
                <w:sz w:val="22"/>
                <w:szCs w:val="22"/>
                <w:rPrChange w:id="7784" w:author="Nick.Tolimieri" w:date="2022-09-13T12:37:00Z">
                  <w:rPr>
                    <w:ins w:id="7785" w:author="Nick.Tolimieri" w:date="2022-09-13T12:37:00Z"/>
                    <w:rFonts w:ascii="Calibri" w:hAnsi="Calibri" w:cs="Calibri"/>
                    <w:color w:val="000000"/>
                    <w:sz w:val="22"/>
                    <w:szCs w:val="22"/>
                  </w:rPr>
                </w:rPrChange>
              </w:rPr>
              <w:pPrChange w:id="7786" w:author="Nick.Tolimieri" w:date="2022-09-13T12:37:00Z">
                <w:pPr>
                  <w:jc w:val="right"/>
                </w:pPr>
              </w:pPrChange>
            </w:pPr>
            <w:ins w:id="7787" w:author="Nick.Tolimieri" w:date="2022-09-13T12:37:00Z">
              <w:r w:rsidRPr="00207938">
                <w:rPr>
                  <w:rFonts w:asciiTheme="minorHAnsi" w:eastAsiaTheme="minorHAnsi" w:hAnsiTheme="minorHAnsi" w:cstheme="minorBidi"/>
                  <w:sz w:val="22"/>
                  <w:szCs w:val="22"/>
                  <w:rPrChange w:id="7788" w:author="Nick.Tolimieri" w:date="2022-09-13T12:37:00Z">
                    <w:rPr>
                      <w:rFonts w:ascii="Calibri" w:hAnsi="Calibri" w:cs="Calibri"/>
                      <w:color w:val="000000"/>
                      <w:sz w:val="22"/>
                      <w:szCs w:val="22"/>
                    </w:rPr>
                  </w:rPrChange>
                </w:rPr>
                <w:t>1</w:t>
              </w:r>
            </w:ins>
          </w:p>
        </w:tc>
        <w:tc>
          <w:tcPr>
            <w:tcW w:w="960" w:type="dxa"/>
            <w:noWrap/>
            <w:hideMark/>
            <w:tcPrChange w:id="77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90" w:author="Nick.Tolimieri" w:date="2022-09-13T12:37:00Z"/>
                <w:rFonts w:asciiTheme="minorHAnsi" w:eastAsiaTheme="minorHAnsi" w:hAnsiTheme="minorHAnsi" w:cstheme="minorBidi"/>
                <w:sz w:val="22"/>
                <w:szCs w:val="22"/>
                <w:rPrChange w:id="7791" w:author="Nick.Tolimieri" w:date="2022-09-13T12:37:00Z">
                  <w:rPr>
                    <w:ins w:id="7792" w:author="Nick.Tolimieri" w:date="2022-09-13T12:37:00Z"/>
                    <w:rFonts w:ascii="Calibri" w:hAnsi="Calibri" w:cs="Calibri"/>
                    <w:color w:val="000000"/>
                    <w:sz w:val="22"/>
                    <w:szCs w:val="22"/>
                  </w:rPr>
                </w:rPrChange>
              </w:rPr>
              <w:pPrChange w:id="7793" w:author="Nick.Tolimieri" w:date="2022-09-13T12:37:00Z">
                <w:pPr>
                  <w:jc w:val="right"/>
                </w:pPr>
              </w:pPrChange>
            </w:pPr>
            <w:ins w:id="7794" w:author="Nick.Tolimieri" w:date="2022-09-13T12:37:00Z">
              <w:r w:rsidRPr="00207938">
                <w:rPr>
                  <w:rFonts w:asciiTheme="minorHAnsi" w:eastAsiaTheme="minorHAnsi" w:hAnsiTheme="minorHAnsi" w:cstheme="minorBidi"/>
                  <w:sz w:val="22"/>
                  <w:szCs w:val="22"/>
                  <w:rPrChange w:id="7795" w:author="Nick.Tolimieri" w:date="2022-09-13T12:37:00Z">
                    <w:rPr>
                      <w:rFonts w:ascii="Calibri" w:hAnsi="Calibri" w:cs="Calibri"/>
                      <w:color w:val="000000"/>
                      <w:sz w:val="22"/>
                      <w:szCs w:val="22"/>
                    </w:rPr>
                  </w:rPrChange>
                </w:rPr>
                <w:t>6</w:t>
              </w:r>
            </w:ins>
          </w:p>
        </w:tc>
        <w:tc>
          <w:tcPr>
            <w:tcW w:w="960" w:type="dxa"/>
            <w:noWrap/>
            <w:hideMark/>
            <w:tcPrChange w:id="779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797" w:author="Nick.Tolimieri" w:date="2022-09-13T12:37:00Z"/>
                <w:rFonts w:asciiTheme="minorHAnsi" w:eastAsiaTheme="minorHAnsi" w:hAnsiTheme="minorHAnsi" w:cstheme="minorBidi"/>
                <w:sz w:val="22"/>
                <w:szCs w:val="22"/>
                <w:rPrChange w:id="7798" w:author="Nick.Tolimieri" w:date="2022-09-13T12:37:00Z">
                  <w:rPr>
                    <w:ins w:id="7799" w:author="Nick.Tolimieri" w:date="2022-09-13T12:37:00Z"/>
                    <w:rFonts w:ascii="Calibri" w:hAnsi="Calibri" w:cs="Calibri"/>
                    <w:color w:val="000000"/>
                    <w:sz w:val="22"/>
                    <w:szCs w:val="22"/>
                  </w:rPr>
                </w:rPrChange>
              </w:rPr>
              <w:pPrChange w:id="7800" w:author="Nick.Tolimieri" w:date="2022-09-13T12:37:00Z">
                <w:pPr>
                  <w:jc w:val="right"/>
                </w:pPr>
              </w:pPrChange>
            </w:pPr>
            <w:ins w:id="7801" w:author="Nick.Tolimieri" w:date="2022-09-13T12:37:00Z">
              <w:r w:rsidRPr="00207938">
                <w:rPr>
                  <w:rFonts w:asciiTheme="minorHAnsi" w:eastAsiaTheme="minorHAnsi" w:hAnsiTheme="minorHAnsi" w:cstheme="minorBidi"/>
                  <w:sz w:val="22"/>
                  <w:szCs w:val="22"/>
                  <w:rPrChange w:id="7802" w:author="Nick.Tolimieri" w:date="2022-09-13T12:37:00Z">
                    <w:rPr>
                      <w:rFonts w:ascii="Calibri" w:hAnsi="Calibri" w:cs="Calibri"/>
                      <w:color w:val="000000"/>
                      <w:sz w:val="22"/>
                      <w:szCs w:val="22"/>
                    </w:rPr>
                  </w:rPrChange>
                </w:rPr>
                <w:t>6</w:t>
              </w:r>
            </w:ins>
          </w:p>
        </w:tc>
        <w:tc>
          <w:tcPr>
            <w:tcW w:w="960" w:type="dxa"/>
            <w:noWrap/>
            <w:hideMark/>
            <w:tcPrChange w:id="780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04" w:author="Nick.Tolimieri" w:date="2022-09-13T12:37:00Z"/>
                <w:rFonts w:asciiTheme="minorHAnsi" w:eastAsiaTheme="minorHAnsi" w:hAnsiTheme="minorHAnsi" w:cstheme="minorBidi"/>
                <w:sz w:val="22"/>
                <w:szCs w:val="22"/>
                <w:rPrChange w:id="7805" w:author="Nick.Tolimieri" w:date="2022-09-13T12:37:00Z">
                  <w:rPr>
                    <w:ins w:id="7806" w:author="Nick.Tolimieri" w:date="2022-09-13T12:37:00Z"/>
                    <w:rFonts w:ascii="Calibri" w:hAnsi="Calibri" w:cs="Calibri"/>
                    <w:color w:val="000000"/>
                    <w:sz w:val="22"/>
                    <w:szCs w:val="22"/>
                  </w:rPr>
                </w:rPrChange>
              </w:rPr>
              <w:pPrChange w:id="7807" w:author="Nick.Tolimieri" w:date="2022-09-13T12:37:00Z">
                <w:pPr>
                  <w:jc w:val="right"/>
                </w:pPr>
              </w:pPrChange>
            </w:pPr>
            <w:ins w:id="7808" w:author="Nick.Tolimieri" w:date="2022-09-13T12:37:00Z">
              <w:r w:rsidRPr="00207938">
                <w:rPr>
                  <w:rFonts w:asciiTheme="minorHAnsi" w:eastAsiaTheme="minorHAnsi" w:hAnsiTheme="minorHAnsi" w:cstheme="minorBidi"/>
                  <w:sz w:val="22"/>
                  <w:szCs w:val="22"/>
                  <w:rPrChange w:id="7809" w:author="Nick.Tolimieri" w:date="2022-09-13T12:37:00Z">
                    <w:rPr>
                      <w:rFonts w:ascii="Calibri" w:hAnsi="Calibri" w:cs="Calibri"/>
                      <w:color w:val="000000"/>
                      <w:sz w:val="22"/>
                      <w:szCs w:val="22"/>
                    </w:rPr>
                  </w:rPrChange>
                </w:rPr>
                <w:t>6</w:t>
              </w:r>
            </w:ins>
          </w:p>
        </w:tc>
        <w:tc>
          <w:tcPr>
            <w:tcW w:w="960" w:type="dxa"/>
            <w:noWrap/>
            <w:hideMark/>
            <w:tcPrChange w:id="781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11" w:author="Nick.Tolimieri" w:date="2022-09-13T12:37:00Z"/>
                <w:rFonts w:asciiTheme="minorHAnsi" w:eastAsiaTheme="minorHAnsi" w:hAnsiTheme="minorHAnsi" w:cstheme="minorBidi"/>
                <w:sz w:val="22"/>
                <w:szCs w:val="22"/>
                <w:rPrChange w:id="7812" w:author="Nick.Tolimieri" w:date="2022-09-13T12:37:00Z">
                  <w:rPr>
                    <w:ins w:id="7813" w:author="Nick.Tolimieri" w:date="2022-09-13T12:37:00Z"/>
                    <w:rFonts w:ascii="Calibri" w:hAnsi="Calibri" w:cs="Calibri"/>
                    <w:color w:val="000000"/>
                    <w:sz w:val="22"/>
                    <w:szCs w:val="22"/>
                  </w:rPr>
                </w:rPrChange>
              </w:rPr>
              <w:pPrChange w:id="7814" w:author="Nick.Tolimieri" w:date="2022-09-13T12:37:00Z">
                <w:pPr>
                  <w:jc w:val="right"/>
                </w:pPr>
              </w:pPrChange>
            </w:pPr>
            <w:ins w:id="7815" w:author="Nick.Tolimieri" w:date="2022-09-13T12:37:00Z">
              <w:r w:rsidRPr="00207938">
                <w:rPr>
                  <w:rFonts w:asciiTheme="minorHAnsi" w:eastAsiaTheme="minorHAnsi" w:hAnsiTheme="minorHAnsi" w:cstheme="minorBidi"/>
                  <w:sz w:val="22"/>
                  <w:szCs w:val="22"/>
                  <w:rPrChange w:id="7816" w:author="Nick.Tolimieri" w:date="2022-09-13T12:37:00Z">
                    <w:rPr>
                      <w:rFonts w:ascii="Calibri" w:hAnsi="Calibri" w:cs="Calibri"/>
                      <w:color w:val="000000"/>
                      <w:sz w:val="22"/>
                      <w:szCs w:val="22"/>
                    </w:rPr>
                  </w:rPrChange>
                </w:rPr>
                <w:t>1.49</w:t>
              </w:r>
            </w:ins>
          </w:p>
        </w:tc>
        <w:tc>
          <w:tcPr>
            <w:tcW w:w="960" w:type="dxa"/>
            <w:noWrap/>
            <w:hideMark/>
            <w:tcPrChange w:id="781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18" w:author="Nick.Tolimieri" w:date="2022-09-13T12:37:00Z"/>
                <w:rFonts w:asciiTheme="minorHAnsi" w:eastAsiaTheme="minorHAnsi" w:hAnsiTheme="minorHAnsi" w:cstheme="minorBidi"/>
                <w:sz w:val="22"/>
                <w:szCs w:val="22"/>
                <w:rPrChange w:id="7819" w:author="Nick.Tolimieri" w:date="2022-09-13T12:37:00Z">
                  <w:rPr>
                    <w:ins w:id="7820" w:author="Nick.Tolimieri" w:date="2022-09-13T12:37:00Z"/>
                    <w:rFonts w:ascii="Calibri" w:hAnsi="Calibri" w:cs="Calibri"/>
                    <w:color w:val="000000"/>
                    <w:sz w:val="22"/>
                    <w:szCs w:val="22"/>
                  </w:rPr>
                </w:rPrChange>
              </w:rPr>
              <w:pPrChange w:id="7821" w:author="Nick.Tolimieri" w:date="2022-09-13T12:37:00Z">
                <w:pPr>
                  <w:jc w:val="right"/>
                </w:pPr>
              </w:pPrChange>
            </w:pPr>
            <w:ins w:id="7822" w:author="Nick.Tolimieri" w:date="2022-09-13T12:37:00Z">
              <w:r w:rsidRPr="00207938">
                <w:rPr>
                  <w:rFonts w:asciiTheme="minorHAnsi" w:eastAsiaTheme="minorHAnsi" w:hAnsiTheme="minorHAnsi" w:cstheme="minorBidi"/>
                  <w:sz w:val="22"/>
                  <w:szCs w:val="22"/>
                  <w:rPrChange w:id="7823" w:author="Nick.Tolimieri" w:date="2022-09-13T12:37:00Z">
                    <w:rPr>
                      <w:rFonts w:ascii="Calibri" w:hAnsi="Calibri" w:cs="Calibri"/>
                      <w:color w:val="000000"/>
                      <w:sz w:val="22"/>
                      <w:szCs w:val="22"/>
                    </w:rPr>
                  </w:rPrChange>
                </w:rPr>
                <w:t>0.08</w:t>
              </w:r>
            </w:ins>
          </w:p>
        </w:tc>
      </w:tr>
      <w:tr w:rsidR="00207938" w:rsidRPr="00207938" w:rsidTr="00207938">
        <w:trPr>
          <w:divId w:val="365297945"/>
          <w:trHeight w:val="300"/>
          <w:ins w:id="7824" w:author="Nick.Tolimieri" w:date="2022-09-13T12:37:00Z"/>
          <w:trPrChange w:id="7825" w:author="Nick.Tolimieri" w:date="2022-09-13T12:37:00Z">
            <w:trPr>
              <w:divId w:val="365297945"/>
              <w:trHeight w:val="300"/>
            </w:trPr>
          </w:trPrChange>
        </w:trPr>
        <w:tc>
          <w:tcPr>
            <w:tcW w:w="960" w:type="dxa"/>
            <w:noWrap/>
            <w:hideMark/>
            <w:tcPrChange w:id="782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27" w:author="Nick.Tolimieri" w:date="2022-09-13T12:37:00Z"/>
                <w:rFonts w:asciiTheme="minorHAnsi" w:eastAsiaTheme="minorHAnsi" w:hAnsiTheme="minorHAnsi" w:cstheme="minorBidi"/>
                <w:sz w:val="22"/>
                <w:szCs w:val="22"/>
                <w:rPrChange w:id="7828" w:author="Nick.Tolimieri" w:date="2022-09-13T12:37:00Z">
                  <w:rPr>
                    <w:ins w:id="7829" w:author="Nick.Tolimieri" w:date="2022-09-13T12:37:00Z"/>
                    <w:rFonts w:ascii="Calibri" w:hAnsi="Calibri" w:cs="Calibri"/>
                    <w:color w:val="000000"/>
                    <w:sz w:val="22"/>
                    <w:szCs w:val="22"/>
                  </w:rPr>
                </w:rPrChange>
              </w:rPr>
              <w:pPrChange w:id="7830" w:author="Nick.Tolimieri" w:date="2022-09-13T12:37:00Z">
                <w:pPr/>
              </w:pPrChange>
            </w:pPr>
            <w:ins w:id="7831" w:author="Nick.Tolimieri" w:date="2022-09-13T12:37:00Z">
              <w:r w:rsidRPr="00207938">
                <w:rPr>
                  <w:rFonts w:asciiTheme="minorHAnsi" w:eastAsiaTheme="minorHAnsi" w:hAnsiTheme="minorHAnsi" w:cstheme="minorBidi"/>
                  <w:sz w:val="22"/>
                  <w:szCs w:val="22"/>
                  <w:rPrChange w:id="7832" w:author="Nick.Tolimieri" w:date="2022-09-13T12:37:00Z">
                    <w:rPr>
                      <w:rFonts w:ascii="Calibri" w:hAnsi="Calibri" w:cs="Calibri"/>
                      <w:color w:val="000000"/>
                      <w:sz w:val="22"/>
                      <w:szCs w:val="22"/>
                    </w:rPr>
                  </w:rPrChange>
                </w:rPr>
                <w:t>Cape Alava</w:t>
              </w:r>
            </w:ins>
          </w:p>
        </w:tc>
        <w:tc>
          <w:tcPr>
            <w:tcW w:w="960" w:type="dxa"/>
            <w:noWrap/>
            <w:hideMark/>
            <w:tcPrChange w:id="783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34" w:author="Nick.Tolimieri" w:date="2022-09-13T12:37:00Z"/>
                <w:rFonts w:asciiTheme="minorHAnsi" w:eastAsiaTheme="minorHAnsi" w:hAnsiTheme="minorHAnsi" w:cstheme="minorBidi"/>
                <w:sz w:val="22"/>
                <w:szCs w:val="22"/>
                <w:rPrChange w:id="7835" w:author="Nick.Tolimieri" w:date="2022-09-13T12:37:00Z">
                  <w:rPr>
                    <w:ins w:id="7836" w:author="Nick.Tolimieri" w:date="2022-09-13T12:37:00Z"/>
                    <w:rFonts w:ascii="Calibri" w:hAnsi="Calibri" w:cs="Calibri"/>
                    <w:color w:val="000000"/>
                    <w:sz w:val="22"/>
                    <w:szCs w:val="22"/>
                  </w:rPr>
                </w:rPrChange>
              </w:rPr>
              <w:pPrChange w:id="7837" w:author="Nick.Tolimieri" w:date="2022-09-13T12:37:00Z">
                <w:pPr>
                  <w:jc w:val="right"/>
                </w:pPr>
              </w:pPrChange>
            </w:pPr>
            <w:ins w:id="7838" w:author="Nick.Tolimieri" w:date="2022-09-13T12:37:00Z">
              <w:r w:rsidRPr="00207938">
                <w:rPr>
                  <w:rFonts w:asciiTheme="minorHAnsi" w:eastAsiaTheme="minorHAnsi" w:hAnsiTheme="minorHAnsi" w:cstheme="minorBidi"/>
                  <w:sz w:val="22"/>
                  <w:szCs w:val="22"/>
                  <w:rPrChange w:id="7839" w:author="Nick.Tolimieri" w:date="2022-09-13T12:37:00Z">
                    <w:rPr>
                      <w:rFonts w:ascii="Calibri" w:hAnsi="Calibri" w:cs="Calibri"/>
                      <w:color w:val="000000"/>
                      <w:sz w:val="22"/>
                      <w:szCs w:val="22"/>
                    </w:rPr>
                  </w:rPrChange>
                </w:rPr>
                <w:t>2005</w:t>
              </w:r>
            </w:ins>
          </w:p>
        </w:tc>
        <w:tc>
          <w:tcPr>
            <w:tcW w:w="960" w:type="dxa"/>
            <w:noWrap/>
            <w:hideMark/>
            <w:tcPrChange w:id="78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41" w:author="Nick.Tolimieri" w:date="2022-09-13T12:37:00Z"/>
                <w:rFonts w:asciiTheme="minorHAnsi" w:eastAsiaTheme="minorHAnsi" w:hAnsiTheme="minorHAnsi" w:cstheme="minorBidi"/>
                <w:sz w:val="22"/>
                <w:szCs w:val="22"/>
                <w:rPrChange w:id="7842" w:author="Nick.Tolimieri" w:date="2022-09-13T12:37:00Z">
                  <w:rPr>
                    <w:ins w:id="7843" w:author="Nick.Tolimieri" w:date="2022-09-13T12:37:00Z"/>
                    <w:rFonts w:ascii="Calibri" w:hAnsi="Calibri" w:cs="Calibri"/>
                    <w:color w:val="000000"/>
                    <w:sz w:val="22"/>
                    <w:szCs w:val="22"/>
                  </w:rPr>
                </w:rPrChange>
              </w:rPr>
              <w:pPrChange w:id="7844" w:author="Nick.Tolimieri" w:date="2022-09-13T12:37:00Z">
                <w:pPr>
                  <w:jc w:val="right"/>
                </w:pPr>
              </w:pPrChange>
            </w:pPr>
            <w:ins w:id="7845" w:author="Nick.Tolimieri" w:date="2022-09-13T12:37:00Z">
              <w:r w:rsidRPr="00207938">
                <w:rPr>
                  <w:rFonts w:asciiTheme="minorHAnsi" w:eastAsiaTheme="minorHAnsi" w:hAnsiTheme="minorHAnsi" w:cstheme="minorBidi"/>
                  <w:sz w:val="22"/>
                  <w:szCs w:val="22"/>
                  <w:rPrChange w:id="7846" w:author="Nick.Tolimieri" w:date="2022-09-13T12:37:00Z">
                    <w:rPr>
                      <w:rFonts w:ascii="Calibri" w:hAnsi="Calibri" w:cs="Calibri"/>
                      <w:color w:val="000000"/>
                      <w:sz w:val="22"/>
                      <w:szCs w:val="22"/>
                    </w:rPr>
                  </w:rPrChange>
                </w:rPr>
                <w:t>0</w:t>
              </w:r>
            </w:ins>
          </w:p>
        </w:tc>
        <w:tc>
          <w:tcPr>
            <w:tcW w:w="960" w:type="dxa"/>
            <w:noWrap/>
            <w:hideMark/>
            <w:tcPrChange w:id="784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48" w:author="Nick.Tolimieri" w:date="2022-09-13T12:37:00Z"/>
                <w:rFonts w:asciiTheme="minorHAnsi" w:eastAsiaTheme="minorHAnsi" w:hAnsiTheme="minorHAnsi" w:cstheme="minorBidi"/>
                <w:sz w:val="22"/>
                <w:szCs w:val="22"/>
                <w:rPrChange w:id="7849" w:author="Nick.Tolimieri" w:date="2022-09-13T12:37:00Z">
                  <w:rPr>
                    <w:ins w:id="7850" w:author="Nick.Tolimieri" w:date="2022-09-13T12:37:00Z"/>
                    <w:rFonts w:ascii="Calibri" w:hAnsi="Calibri" w:cs="Calibri"/>
                    <w:color w:val="000000"/>
                    <w:sz w:val="22"/>
                    <w:szCs w:val="22"/>
                  </w:rPr>
                </w:rPrChange>
              </w:rPr>
              <w:pPrChange w:id="7851" w:author="Nick.Tolimieri" w:date="2022-09-13T12:37:00Z">
                <w:pPr>
                  <w:jc w:val="right"/>
                </w:pPr>
              </w:pPrChange>
            </w:pPr>
            <w:ins w:id="7852" w:author="Nick.Tolimieri" w:date="2022-09-13T12:37:00Z">
              <w:r w:rsidRPr="00207938">
                <w:rPr>
                  <w:rFonts w:asciiTheme="minorHAnsi" w:eastAsiaTheme="minorHAnsi" w:hAnsiTheme="minorHAnsi" w:cstheme="minorBidi"/>
                  <w:sz w:val="22"/>
                  <w:szCs w:val="22"/>
                  <w:rPrChange w:id="7853" w:author="Nick.Tolimieri" w:date="2022-09-13T12:37:00Z">
                    <w:rPr>
                      <w:rFonts w:ascii="Calibri" w:hAnsi="Calibri" w:cs="Calibri"/>
                      <w:color w:val="000000"/>
                      <w:sz w:val="22"/>
                      <w:szCs w:val="22"/>
                    </w:rPr>
                  </w:rPrChange>
                </w:rPr>
                <w:t>28</w:t>
              </w:r>
            </w:ins>
          </w:p>
        </w:tc>
        <w:tc>
          <w:tcPr>
            <w:tcW w:w="960" w:type="dxa"/>
            <w:noWrap/>
            <w:hideMark/>
            <w:tcPrChange w:id="785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55" w:author="Nick.Tolimieri" w:date="2022-09-13T12:37:00Z"/>
                <w:rFonts w:asciiTheme="minorHAnsi" w:eastAsiaTheme="minorHAnsi" w:hAnsiTheme="minorHAnsi" w:cstheme="minorBidi"/>
                <w:sz w:val="22"/>
                <w:szCs w:val="22"/>
                <w:rPrChange w:id="7856" w:author="Nick.Tolimieri" w:date="2022-09-13T12:37:00Z">
                  <w:rPr>
                    <w:ins w:id="7857" w:author="Nick.Tolimieri" w:date="2022-09-13T12:37:00Z"/>
                    <w:rFonts w:ascii="Calibri" w:hAnsi="Calibri" w:cs="Calibri"/>
                    <w:color w:val="000000"/>
                    <w:sz w:val="22"/>
                    <w:szCs w:val="22"/>
                  </w:rPr>
                </w:rPrChange>
              </w:rPr>
              <w:pPrChange w:id="7858" w:author="Nick.Tolimieri" w:date="2022-09-13T12:37:00Z">
                <w:pPr>
                  <w:jc w:val="right"/>
                </w:pPr>
              </w:pPrChange>
            </w:pPr>
            <w:ins w:id="7859" w:author="Nick.Tolimieri" w:date="2022-09-13T12:37:00Z">
              <w:r w:rsidRPr="00207938">
                <w:rPr>
                  <w:rFonts w:asciiTheme="minorHAnsi" w:eastAsiaTheme="minorHAnsi" w:hAnsiTheme="minorHAnsi" w:cstheme="minorBidi"/>
                  <w:sz w:val="22"/>
                  <w:szCs w:val="22"/>
                  <w:rPrChange w:id="7860" w:author="Nick.Tolimieri" w:date="2022-09-13T12:37:00Z">
                    <w:rPr>
                      <w:rFonts w:ascii="Calibri" w:hAnsi="Calibri" w:cs="Calibri"/>
                      <w:color w:val="000000"/>
                      <w:sz w:val="22"/>
                      <w:szCs w:val="22"/>
                    </w:rPr>
                  </w:rPrChange>
                </w:rPr>
                <w:t>1</w:t>
              </w:r>
            </w:ins>
          </w:p>
        </w:tc>
        <w:tc>
          <w:tcPr>
            <w:tcW w:w="960" w:type="dxa"/>
            <w:noWrap/>
            <w:hideMark/>
            <w:tcPrChange w:id="786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62" w:author="Nick.Tolimieri" w:date="2022-09-13T12:37:00Z"/>
                <w:rFonts w:asciiTheme="minorHAnsi" w:eastAsiaTheme="minorHAnsi" w:hAnsiTheme="minorHAnsi" w:cstheme="minorBidi"/>
                <w:sz w:val="22"/>
                <w:szCs w:val="22"/>
                <w:rPrChange w:id="7863" w:author="Nick.Tolimieri" w:date="2022-09-13T12:37:00Z">
                  <w:rPr>
                    <w:ins w:id="7864" w:author="Nick.Tolimieri" w:date="2022-09-13T12:37:00Z"/>
                    <w:rFonts w:ascii="Calibri" w:hAnsi="Calibri" w:cs="Calibri"/>
                    <w:color w:val="000000"/>
                    <w:sz w:val="22"/>
                    <w:szCs w:val="22"/>
                  </w:rPr>
                </w:rPrChange>
              </w:rPr>
              <w:pPrChange w:id="7865" w:author="Nick.Tolimieri" w:date="2022-09-13T12:37:00Z">
                <w:pPr>
                  <w:jc w:val="right"/>
                </w:pPr>
              </w:pPrChange>
            </w:pPr>
            <w:ins w:id="7866" w:author="Nick.Tolimieri" w:date="2022-09-13T12:37:00Z">
              <w:r w:rsidRPr="00207938">
                <w:rPr>
                  <w:rFonts w:asciiTheme="minorHAnsi" w:eastAsiaTheme="minorHAnsi" w:hAnsiTheme="minorHAnsi" w:cstheme="minorBidi"/>
                  <w:sz w:val="22"/>
                  <w:szCs w:val="22"/>
                  <w:rPrChange w:id="7867" w:author="Nick.Tolimieri" w:date="2022-09-13T12:37:00Z">
                    <w:rPr>
                      <w:rFonts w:ascii="Calibri" w:hAnsi="Calibri" w:cs="Calibri"/>
                      <w:color w:val="000000"/>
                      <w:sz w:val="22"/>
                      <w:szCs w:val="22"/>
                    </w:rPr>
                  </w:rPrChange>
                </w:rPr>
                <w:t>7</w:t>
              </w:r>
            </w:ins>
          </w:p>
        </w:tc>
        <w:tc>
          <w:tcPr>
            <w:tcW w:w="960" w:type="dxa"/>
            <w:noWrap/>
            <w:hideMark/>
            <w:tcPrChange w:id="786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69" w:author="Nick.Tolimieri" w:date="2022-09-13T12:37:00Z"/>
                <w:rFonts w:asciiTheme="minorHAnsi" w:eastAsiaTheme="minorHAnsi" w:hAnsiTheme="minorHAnsi" w:cstheme="minorBidi"/>
                <w:sz w:val="22"/>
                <w:szCs w:val="22"/>
                <w:rPrChange w:id="7870" w:author="Nick.Tolimieri" w:date="2022-09-13T12:37:00Z">
                  <w:rPr>
                    <w:ins w:id="7871" w:author="Nick.Tolimieri" w:date="2022-09-13T12:37:00Z"/>
                    <w:rFonts w:ascii="Calibri" w:hAnsi="Calibri" w:cs="Calibri"/>
                    <w:color w:val="000000"/>
                    <w:sz w:val="22"/>
                    <w:szCs w:val="22"/>
                  </w:rPr>
                </w:rPrChange>
              </w:rPr>
              <w:pPrChange w:id="7872" w:author="Nick.Tolimieri" w:date="2022-09-13T12:37:00Z">
                <w:pPr>
                  <w:jc w:val="right"/>
                </w:pPr>
              </w:pPrChange>
            </w:pPr>
            <w:ins w:id="7873" w:author="Nick.Tolimieri" w:date="2022-09-13T12:37:00Z">
              <w:r w:rsidRPr="00207938">
                <w:rPr>
                  <w:rFonts w:asciiTheme="minorHAnsi" w:eastAsiaTheme="minorHAnsi" w:hAnsiTheme="minorHAnsi" w:cstheme="minorBidi"/>
                  <w:sz w:val="22"/>
                  <w:szCs w:val="22"/>
                  <w:rPrChange w:id="7874" w:author="Nick.Tolimieri" w:date="2022-09-13T12:37:00Z">
                    <w:rPr>
                      <w:rFonts w:ascii="Calibri" w:hAnsi="Calibri" w:cs="Calibri"/>
                      <w:color w:val="000000"/>
                      <w:sz w:val="22"/>
                      <w:szCs w:val="22"/>
                    </w:rPr>
                  </w:rPrChange>
                </w:rPr>
                <w:t>7</w:t>
              </w:r>
            </w:ins>
          </w:p>
        </w:tc>
        <w:tc>
          <w:tcPr>
            <w:tcW w:w="960" w:type="dxa"/>
            <w:noWrap/>
            <w:hideMark/>
            <w:tcPrChange w:id="787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76" w:author="Nick.Tolimieri" w:date="2022-09-13T12:37:00Z"/>
                <w:rFonts w:asciiTheme="minorHAnsi" w:eastAsiaTheme="minorHAnsi" w:hAnsiTheme="minorHAnsi" w:cstheme="minorBidi"/>
                <w:sz w:val="22"/>
                <w:szCs w:val="22"/>
                <w:rPrChange w:id="7877" w:author="Nick.Tolimieri" w:date="2022-09-13T12:37:00Z">
                  <w:rPr>
                    <w:ins w:id="7878" w:author="Nick.Tolimieri" w:date="2022-09-13T12:37:00Z"/>
                    <w:rFonts w:ascii="Calibri" w:hAnsi="Calibri" w:cs="Calibri"/>
                    <w:color w:val="000000"/>
                    <w:sz w:val="22"/>
                    <w:szCs w:val="22"/>
                  </w:rPr>
                </w:rPrChange>
              </w:rPr>
              <w:pPrChange w:id="7879" w:author="Nick.Tolimieri" w:date="2022-09-13T12:37:00Z">
                <w:pPr>
                  <w:jc w:val="right"/>
                </w:pPr>
              </w:pPrChange>
            </w:pPr>
            <w:ins w:id="7880" w:author="Nick.Tolimieri" w:date="2022-09-13T12:37:00Z">
              <w:r w:rsidRPr="00207938">
                <w:rPr>
                  <w:rFonts w:asciiTheme="minorHAnsi" w:eastAsiaTheme="minorHAnsi" w:hAnsiTheme="minorHAnsi" w:cstheme="minorBidi"/>
                  <w:sz w:val="22"/>
                  <w:szCs w:val="22"/>
                  <w:rPrChange w:id="7881" w:author="Nick.Tolimieri" w:date="2022-09-13T12:37:00Z">
                    <w:rPr>
                      <w:rFonts w:ascii="Calibri" w:hAnsi="Calibri" w:cs="Calibri"/>
                      <w:color w:val="000000"/>
                      <w:sz w:val="22"/>
                      <w:szCs w:val="22"/>
                    </w:rPr>
                  </w:rPrChange>
                </w:rPr>
                <w:t>7</w:t>
              </w:r>
            </w:ins>
          </w:p>
        </w:tc>
        <w:tc>
          <w:tcPr>
            <w:tcW w:w="960" w:type="dxa"/>
            <w:noWrap/>
            <w:hideMark/>
            <w:tcPrChange w:id="788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83" w:author="Nick.Tolimieri" w:date="2022-09-13T12:37:00Z"/>
                <w:rFonts w:asciiTheme="minorHAnsi" w:eastAsiaTheme="minorHAnsi" w:hAnsiTheme="minorHAnsi" w:cstheme="minorBidi"/>
                <w:sz w:val="22"/>
                <w:szCs w:val="22"/>
                <w:rPrChange w:id="7884" w:author="Nick.Tolimieri" w:date="2022-09-13T12:37:00Z">
                  <w:rPr>
                    <w:ins w:id="7885" w:author="Nick.Tolimieri" w:date="2022-09-13T12:37:00Z"/>
                    <w:rFonts w:ascii="Calibri" w:hAnsi="Calibri" w:cs="Calibri"/>
                    <w:color w:val="000000"/>
                    <w:sz w:val="22"/>
                    <w:szCs w:val="22"/>
                  </w:rPr>
                </w:rPrChange>
              </w:rPr>
              <w:pPrChange w:id="7886" w:author="Nick.Tolimieri" w:date="2022-09-13T12:37:00Z">
                <w:pPr>
                  <w:jc w:val="right"/>
                </w:pPr>
              </w:pPrChange>
            </w:pPr>
            <w:ins w:id="7887" w:author="Nick.Tolimieri" w:date="2022-09-13T12:37:00Z">
              <w:r w:rsidRPr="00207938">
                <w:rPr>
                  <w:rFonts w:asciiTheme="minorHAnsi" w:eastAsiaTheme="minorHAnsi" w:hAnsiTheme="minorHAnsi" w:cstheme="minorBidi"/>
                  <w:sz w:val="22"/>
                  <w:szCs w:val="22"/>
                  <w:rPrChange w:id="7888" w:author="Nick.Tolimieri" w:date="2022-09-13T12:37:00Z">
                    <w:rPr>
                      <w:rFonts w:ascii="Calibri" w:hAnsi="Calibri" w:cs="Calibri"/>
                      <w:color w:val="000000"/>
                      <w:sz w:val="22"/>
                      <w:szCs w:val="22"/>
                    </w:rPr>
                  </w:rPrChange>
                </w:rPr>
                <w:t>1.85</w:t>
              </w:r>
            </w:ins>
          </w:p>
        </w:tc>
        <w:tc>
          <w:tcPr>
            <w:tcW w:w="960" w:type="dxa"/>
            <w:noWrap/>
            <w:hideMark/>
            <w:tcPrChange w:id="788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90" w:author="Nick.Tolimieri" w:date="2022-09-13T12:37:00Z"/>
                <w:rFonts w:asciiTheme="minorHAnsi" w:eastAsiaTheme="minorHAnsi" w:hAnsiTheme="minorHAnsi" w:cstheme="minorBidi"/>
                <w:sz w:val="22"/>
                <w:szCs w:val="22"/>
                <w:rPrChange w:id="7891" w:author="Nick.Tolimieri" w:date="2022-09-13T12:37:00Z">
                  <w:rPr>
                    <w:ins w:id="7892" w:author="Nick.Tolimieri" w:date="2022-09-13T12:37:00Z"/>
                    <w:rFonts w:ascii="Calibri" w:hAnsi="Calibri" w:cs="Calibri"/>
                    <w:color w:val="000000"/>
                    <w:sz w:val="22"/>
                    <w:szCs w:val="22"/>
                  </w:rPr>
                </w:rPrChange>
              </w:rPr>
              <w:pPrChange w:id="7893" w:author="Nick.Tolimieri" w:date="2022-09-13T12:37:00Z">
                <w:pPr>
                  <w:jc w:val="right"/>
                </w:pPr>
              </w:pPrChange>
            </w:pPr>
            <w:ins w:id="7894" w:author="Nick.Tolimieri" w:date="2022-09-13T12:37:00Z">
              <w:r w:rsidRPr="00207938">
                <w:rPr>
                  <w:rFonts w:asciiTheme="minorHAnsi" w:eastAsiaTheme="minorHAnsi" w:hAnsiTheme="minorHAnsi" w:cstheme="minorBidi"/>
                  <w:sz w:val="22"/>
                  <w:szCs w:val="22"/>
                  <w:rPrChange w:id="7895" w:author="Nick.Tolimieri" w:date="2022-09-13T12:37:00Z">
                    <w:rPr>
                      <w:rFonts w:ascii="Calibri" w:hAnsi="Calibri" w:cs="Calibri"/>
                      <w:color w:val="000000"/>
                      <w:sz w:val="22"/>
                      <w:szCs w:val="22"/>
                    </w:rPr>
                  </w:rPrChange>
                </w:rPr>
                <w:t>0.11</w:t>
              </w:r>
            </w:ins>
          </w:p>
        </w:tc>
      </w:tr>
      <w:tr w:rsidR="00207938" w:rsidRPr="00207938" w:rsidTr="00207938">
        <w:trPr>
          <w:divId w:val="365297945"/>
          <w:trHeight w:val="300"/>
          <w:ins w:id="7896" w:author="Nick.Tolimieri" w:date="2022-09-13T12:37:00Z"/>
          <w:trPrChange w:id="7897" w:author="Nick.Tolimieri" w:date="2022-09-13T12:37:00Z">
            <w:trPr>
              <w:divId w:val="365297945"/>
              <w:trHeight w:val="300"/>
            </w:trPr>
          </w:trPrChange>
        </w:trPr>
        <w:tc>
          <w:tcPr>
            <w:tcW w:w="960" w:type="dxa"/>
            <w:noWrap/>
            <w:hideMark/>
            <w:tcPrChange w:id="789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899" w:author="Nick.Tolimieri" w:date="2022-09-13T12:37:00Z"/>
                <w:rFonts w:asciiTheme="minorHAnsi" w:eastAsiaTheme="minorHAnsi" w:hAnsiTheme="minorHAnsi" w:cstheme="minorBidi"/>
                <w:sz w:val="22"/>
                <w:szCs w:val="22"/>
                <w:rPrChange w:id="7900" w:author="Nick.Tolimieri" w:date="2022-09-13T12:37:00Z">
                  <w:rPr>
                    <w:ins w:id="7901" w:author="Nick.Tolimieri" w:date="2022-09-13T12:37:00Z"/>
                    <w:rFonts w:ascii="Calibri" w:hAnsi="Calibri" w:cs="Calibri"/>
                    <w:color w:val="000000"/>
                    <w:sz w:val="22"/>
                    <w:szCs w:val="22"/>
                  </w:rPr>
                </w:rPrChange>
              </w:rPr>
              <w:pPrChange w:id="7902" w:author="Nick.Tolimieri" w:date="2022-09-13T12:37:00Z">
                <w:pPr/>
              </w:pPrChange>
            </w:pPr>
            <w:ins w:id="7903" w:author="Nick.Tolimieri" w:date="2022-09-13T12:37:00Z">
              <w:r w:rsidRPr="00207938">
                <w:rPr>
                  <w:rFonts w:asciiTheme="minorHAnsi" w:eastAsiaTheme="minorHAnsi" w:hAnsiTheme="minorHAnsi" w:cstheme="minorBidi"/>
                  <w:sz w:val="22"/>
                  <w:szCs w:val="22"/>
                  <w:rPrChange w:id="7904" w:author="Nick.Tolimieri" w:date="2022-09-13T12:37:00Z">
                    <w:rPr>
                      <w:rFonts w:ascii="Calibri" w:hAnsi="Calibri" w:cs="Calibri"/>
                      <w:color w:val="000000"/>
                      <w:sz w:val="22"/>
                      <w:szCs w:val="22"/>
                    </w:rPr>
                  </w:rPrChange>
                </w:rPr>
                <w:t>Cape Alava</w:t>
              </w:r>
            </w:ins>
          </w:p>
        </w:tc>
        <w:tc>
          <w:tcPr>
            <w:tcW w:w="960" w:type="dxa"/>
            <w:noWrap/>
            <w:hideMark/>
            <w:tcPrChange w:id="790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06" w:author="Nick.Tolimieri" w:date="2022-09-13T12:37:00Z"/>
                <w:rFonts w:asciiTheme="minorHAnsi" w:eastAsiaTheme="minorHAnsi" w:hAnsiTheme="minorHAnsi" w:cstheme="minorBidi"/>
                <w:sz w:val="22"/>
                <w:szCs w:val="22"/>
                <w:rPrChange w:id="7907" w:author="Nick.Tolimieri" w:date="2022-09-13T12:37:00Z">
                  <w:rPr>
                    <w:ins w:id="7908" w:author="Nick.Tolimieri" w:date="2022-09-13T12:37:00Z"/>
                    <w:rFonts w:ascii="Calibri" w:hAnsi="Calibri" w:cs="Calibri"/>
                    <w:color w:val="000000"/>
                    <w:sz w:val="22"/>
                    <w:szCs w:val="22"/>
                  </w:rPr>
                </w:rPrChange>
              </w:rPr>
              <w:pPrChange w:id="7909" w:author="Nick.Tolimieri" w:date="2022-09-13T12:37:00Z">
                <w:pPr>
                  <w:jc w:val="right"/>
                </w:pPr>
              </w:pPrChange>
            </w:pPr>
            <w:ins w:id="7910" w:author="Nick.Tolimieri" w:date="2022-09-13T12:37:00Z">
              <w:r w:rsidRPr="00207938">
                <w:rPr>
                  <w:rFonts w:asciiTheme="minorHAnsi" w:eastAsiaTheme="minorHAnsi" w:hAnsiTheme="minorHAnsi" w:cstheme="minorBidi"/>
                  <w:sz w:val="22"/>
                  <w:szCs w:val="22"/>
                  <w:rPrChange w:id="7911" w:author="Nick.Tolimieri" w:date="2022-09-13T12:37:00Z">
                    <w:rPr>
                      <w:rFonts w:ascii="Calibri" w:hAnsi="Calibri" w:cs="Calibri"/>
                      <w:color w:val="000000"/>
                      <w:sz w:val="22"/>
                      <w:szCs w:val="22"/>
                    </w:rPr>
                  </w:rPrChange>
                </w:rPr>
                <w:t>2006</w:t>
              </w:r>
            </w:ins>
          </w:p>
        </w:tc>
        <w:tc>
          <w:tcPr>
            <w:tcW w:w="960" w:type="dxa"/>
            <w:noWrap/>
            <w:hideMark/>
            <w:tcPrChange w:id="791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13" w:author="Nick.Tolimieri" w:date="2022-09-13T12:37:00Z"/>
                <w:rFonts w:asciiTheme="minorHAnsi" w:eastAsiaTheme="minorHAnsi" w:hAnsiTheme="minorHAnsi" w:cstheme="minorBidi"/>
                <w:sz w:val="22"/>
                <w:szCs w:val="22"/>
                <w:rPrChange w:id="7914" w:author="Nick.Tolimieri" w:date="2022-09-13T12:37:00Z">
                  <w:rPr>
                    <w:ins w:id="7915" w:author="Nick.Tolimieri" w:date="2022-09-13T12:37:00Z"/>
                    <w:rFonts w:ascii="Calibri" w:hAnsi="Calibri" w:cs="Calibri"/>
                    <w:color w:val="000000"/>
                    <w:sz w:val="22"/>
                    <w:szCs w:val="22"/>
                  </w:rPr>
                </w:rPrChange>
              </w:rPr>
              <w:pPrChange w:id="7916" w:author="Nick.Tolimieri" w:date="2022-09-13T12:37:00Z">
                <w:pPr>
                  <w:jc w:val="right"/>
                </w:pPr>
              </w:pPrChange>
            </w:pPr>
            <w:ins w:id="7917" w:author="Nick.Tolimieri" w:date="2022-09-13T12:37:00Z">
              <w:r w:rsidRPr="00207938">
                <w:rPr>
                  <w:rFonts w:asciiTheme="minorHAnsi" w:eastAsiaTheme="minorHAnsi" w:hAnsiTheme="minorHAnsi" w:cstheme="minorBidi"/>
                  <w:sz w:val="22"/>
                  <w:szCs w:val="22"/>
                  <w:rPrChange w:id="7918" w:author="Nick.Tolimieri" w:date="2022-09-13T12:37:00Z">
                    <w:rPr>
                      <w:rFonts w:ascii="Calibri" w:hAnsi="Calibri" w:cs="Calibri"/>
                      <w:color w:val="000000"/>
                      <w:sz w:val="22"/>
                      <w:szCs w:val="22"/>
                    </w:rPr>
                  </w:rPrChange>
                </w:rPr>
                <w:t>0</w:t>
              </w:r>
            </w:ins>
          </w:p>
        </w:tc>
        <w:tc>
          <w:tcPr>
            <w:tcW w:w="960" w:type="dxa"/>
            <w:noWrap/>
            <w:hideMark/>
            <w:tcPrChange w:id="791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20" w:author="Nick.Tolimieri" w:date="2022-09-13T12:37:00Z"/>
                <w:rFonts w:asciiTheme="minorHAnsi" w:eastAsiaTheme="minorHAnsi" w:hAnsiTheme="minorHAnsi" w:cstheme="minorBidi"/>
                <w:sz w:val="22"/>
                <w:szCs w:val="22"/>
                <w:rPrChange w:id="7921" w:author="Nick.Tolimieri" w:date="2022-09-13T12:37:00Z">
                  <w:rPr>
                    <w:ins w:id="7922" w:author="Nick.Tolimieri" w:date="2022-09-13T12:37:00Z"/>
                    <w:rFonts w:ascii="Calibri" w:hAnsi="Calibri" w:cs="Calibri"/>
                    <w:color w:val="000000"/>
                    <w:sz w:val="22"/>
                    <w:szCs w:val="22"/>
                  </w:rPr>
                </w:rPrChange>
              </w:rPr>
              <w:pPrChange w:id="7923" w:author="Nick.Tolimieri" w:date="2022-09-13T12:37:00Z">
                <w:pPr>
                  <w:jc w:val="right"/>
                </w:pPr>
              </w:pPrChange>
            </w:pPr>
            <w:ins w:id="7924" w:author="Nick.Tolimieri" w:date="2022-09-13T12:37:00Z">
              <w:r w:rsidRPr="00207938">
                <w:rPr>
                  <w:rFonts w:asciiTheme="minorHAnsi" w:eastAsiaTheme="minorHAnsi" w:hAnsiTheme="minorHAnsi" w:cstheme="minorBidi"/>
                  <w:sz w:val="22"/>
                  <w:szCs w:val="22"/>
                  <w:rPrChange w:id="7925" w:author="Nick.Tolimieri" w:date="2022-09-13T12:37:00Z">
                    <w:rPr>
                      <w:rFonts w:ascii="Calibri" w:hAnsi="Calibri" w:cs="Calibri"/>
                      <w:color w:val="000000"/>
                      <w:sz w:val="22"/>
                      <w:szCs w:val="22"/>
                    </w:rPr>
                  </w:rPrChange>
                </w:rPr>
                <w:t>16</w:t>
              </w:r>
            </w:ins>
          </w:p>
        </w:tc>
        <w:tc>
          <w:tcPr>
            <w:tcW w:w="960" w:type="dxa"/>
            <w:noWrap/>
            <w:hideMark/>
            <w:tcPrChange w:id="792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27" w:author="Nick.Tolimieri" w:date="2022-09-13T12:37:00Z"/>
                <w:rFonts w:asciiTheme="minorHAnsi" w:eastAsiaTheme="minorHAnsi" w:hAnsiTheme="minorHAnsi" w:cstheme="minorBidi"/>
                <w:sz w:val="22"/>
                <w:szCs w:val="22"/>
                <w:rPrChange w:id="7928" w:author="Nick.Tolimieri" w:date="2022-09-13T12:37:00Z">
                  <w:rPr>
                    <w:ins w:id="7929" w:author="Nick.Tolimieri" w:date="2022-09-13T12:37:00Z"/>
                    <w:rFonts w:ascii="Calibri" w:hAnsi="Calibri" w:cs="Calibri"/>
                    <w:color w:val="000000"/>
                    <w:sz w:val="22"/>
                    <w:szCs w:val="22"/>
                  </w:rPr>
                </w:rPrChange>
              </w:rPr>
              <w:pPrChange w:id="7930" w:author="Nick.Tolimieri" w:date="2022-09-13T12:37:00Z">
                <w:pPr>
                  <w:jc w:val="right"/>
                </w:pPr>
              </w:pPrChange>
            </w:pPr>
            <w:ins w:id="7931" w:author="Nick.Tolimieri" w:date="2022-09-13T12:37:00Z">
              <w:r w:rsidRPr="00207938">
                <w:rPr>
                  <w:rFonts w:asciiTheme="minorHAnsi" w:eastAsiaTheme="minorHAnsi" w:hAnsiTheme="minorHAnsi" w:cstheme="minorBidi"/>
                  <w:sz w:val="22"/>
                  <w:szCs w:val="22"/>
                  <w:rPrChange w:id="7932" w:author="Nick.Tolimieri" w:date="2022-09-13T12:37:00Z">
                    <w:rPr>
                      <w:rFonts w:ascii="Calibri" w:hAnsi="Calibri" w:cs="Calibri"/>
                      <w:color w:val="000000"/>
                      <w:sz w:val="22"/>
                      <w:szCs w:val="22"/>
                    </w:rPr>
                  </w:rPrChange>
                </w:rPr>
                <w:t>1</w:t>
              </w:r>
            </w:ins>
          </w:p>
        </w:tc>
        <w:tc>
          <w:tcPr>
            <w:tcW w:w="960" w:type="dxa"/>
            <w:noWrap/>
            <w:hideMark/>
            <w:tcPrChange w:id="793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34" w:author="Nick.Tolimieri" w:date="2022-09-13T12:37:00Z"/>
                <w:rFonts w:asciiTheme="minorHAnsi" w:eastAsiaTheme="minorHAnsi" w:hAnsiTheme="minorHAnsi" w:cstheme="minorBidi"/>
                <w:sz w:val="22"/>
                <w:szCs w:val="22"/>
                <w:rPrChange w:id="7935" w:author="Nick.Tolimieri" w:date="2022-09-13T12:37:00Z">
                  <w:rPr>
                    <w:ins w:id="7936" w:author="Nick.Tolimieri" w:date="2022-09-13T12:37:00Z"/>
                    <w:rFonts w:ascii="Calibri" w:hAnsi="Calibri" w:cs="Calibri"/>
                    <w:color w:val="000000"/>
                    <w:sz w:val="22"/>
                    <w:szCs w:val="22"/>
                  </w:rPr>
                </w:rPrChange>
              </w:rPr>
              <w:pPrChange w:id="7937" w:author="Nick.Tolimieri" w:date="2022-09-13T12:37:00Z">
                <w:pPr>
                  <w:jc w:val="right"/>
                </w:pPr>
              </w:pPrChange>
            </w:pPr>
            <w:ins w:id="7938" w:author="Nick.Tolimieri" w:date="2022-09-13T12:37:00Z">
              <w:r w:rsidRPr="00207938">
                <w:rPr>
                  <w:rFonts w:asciiTheme="minorHAnsi" w:eastAsiaTheme="minorHAnsi" w:hAnsiTheme="minorHAnsi" w:cstheme="minorBidi"/>
                  <w:sz w:val="22"/>
                  <w:szCs w:val="22"/>
                  <w:rPrChange w:id="7939" w:author="Nick.Tolimieri" w:date="2022-09-13T12:37:00Z">
                    <w:rPr>
                      <w:rFonts w:ascii="Calibri" w:hAnsi="Calibri" w:cs="Calibri"/>
                      <w:color w:val="000000"/>
                      <w:sz w:val="22"/>
                      <w:szCs w:val="22"/>
                    </w:rPr>
                  </w:rPrChange>
                </w:rPr>
                <w:t>5</w:t>
              </w:r>
            </w:ins>
          </w:p>
        </w:tc>
        <w:tc>
          <w:tcPr>
            <w:tcW w:w="960" w:type="dxa"/>
            <w:noWrap/>
            <w:hideMark/>
            <w:tcPrChange w:id="794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41" w:author="Nick.Tolimieri" w:date="2022-09-13T12:37:00Z"/>
                <w:rFonts w:asciiTheme="minorHAnsi" w:eastAsiaTheme="minorHAnsi" w:hAnsiTheme="minorHAnsi" w:cstheme="minorBidi"/>
                <w:sz w:val="22"/>
                <w:szCs w:val="22"/>
                <w:rPrChange w:id="7942" w:author="Nick.Tolimieri" w:date="2022-09-13T12:37:00Z">
                  <w:rPr>
                    <w:ins w:id="7943" w:author="Nick.Tolimieri" w:date="2022-09-13T12:37:00Z"/>
                    <w:rFonts w:ascii="Calibri" w:hAnsi="Calibri" w:cs="Calibri"/>
                    <w:color w:val="000000"/>
                    <w:sz w:val="22"/>
                    <w:szCs w:val="22"/>
                  </w:rPr>
                </w:rPrChange>
              </w:rPr>
              <w:pPrChange w:id="7944" w:author="Nick.Tolimieri" w:date="2022-09-13T12:37:00Z">
                <w:pPr>
                  <w:jc w:val="right"/>
                </w:pPr>
              </w:pPrChange>
            </w:pPr>
            <w:ins w:id="7945" w:author="Nick.Tolimieri" w:date="2022-09-13T12:37:00Z">
              <w:r w:rsidRPr="00207938">
                <w:rPr>
                  <w:rFonts w:asciiTheme="minorHAnsi" w:eastAsiaTheme="minorHAnsi" w:hAnsiTheme="minorHAnsi" w:cstheme="minorBidi"/>
                  <w:sz w:val="22"/>
                  <w:szCs w:val="22"/>
                  <w:rPrChange w:id="7946" w:author="Nick.Tolimieri" w:date="2022-09-13T12:37:00Z">
                    <w:rPr>
                      <w:rFonts w:ascii="Calibri" w:hAnsi="Calibri" w:cs="Calibri"/>
                      <w:color w:val="000000"/>
                      <w:sz w:val="22"/>
                      <w:szCs w:val="22"/>
                    </w:rPr>
                  </w:rPrChange>
                </w:rPr>
                <w:t>5</w:t>
              </w:r>
            </w:ins>
          </w:p>
        </w:tc>
        <w:tc>
          <w:tcPr>
            <w:tcW w:w="960" w:type="dxa"/>
            <w:noWrap/>
            <w:hideMark/>
            <w:tcPrChange w:id="794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48" w:author="Nick.Tolimieri" w:date="2022-09-13T12:37:00Z"/>
                <w:rFonts w:asciiTheme="minorHAnsi" w:eastAsiaTheme="minorHAnsi" w:hAnsiTheme="minorHAnsi" w:cstheme="minorBidi"/>
                <w:sz w:val="22"/>
                <w:szCs w:val="22"/>
                <w:rPrChange w:id="7949" w:author="Nick.Tolimieri" w:date="2022-09-13T12:37:00Z">
                  <w:rPr>
                    <w:ins w:id="7950" w:author="Nick.Tolimieri" w:date="2022-09-13T12:37:00Z"/>
                    <w:rFonts w:ascii="Calibri" w:hAnsi="Calibri" w:cs="Calibri"/>
                    <w:color w:val="000000"/>
                    <w:sz w:val="22"/>
                    <w:szCs w:val="22"/>
                  </w:rPr>
                </w:rPrChange>
              </w:rPr>
              <w:pPrChange w:id="7951" w:author="Nick.Tolimieri" w:date="2022-09-13T12:37:00Z">
                <w:pPr>
                  <w:jc w:val="right"/>
                </w:pPr>
              </w:pPrChange>
            </w:pPr>
            <w:ins w:id="7952" w:author="Nick.Tolimieri" w:date="2022-09-13T12:37:00Z">
              <w:r w:rsidRPr="00207938">
                <w:rPr>
                  <w:rFonts w:asciiTheme="minorHAnsi" w:eastAsiaTheme="minorHAnsi" w:hAnsiTheme="minorHAnsi" w:cstheme="minorBidi"/>
                  <w:sz w:val="22"/>
                  <w:szCs w:val="22"/>
                  <w:rPrChange w:id="7953" w:author="Nick.Tolimieri" w:date="2022-09-13T12:37:00Z">
                    <w:rPr>
                      <w:rFonts w:ascii="Calibri" w:hAnsi="Calibri" w:cs="Calibri"/>
                      <w:color w:val="000000"/>
                      <w:sz w:val="22"/>
                      <w:szCs w:val="22"/>
                    </w:rPr>
                  </w:rPrChange>
                </w:rPr>
                <w:t>5</w:t>
              </w:r>
            </w:ins>
          </w:p>
        </w:tc>
        <w:tc>
          <w:tcPr>
            <w:tcW w:w="960" w:type="dxa"/>
            <w:noWrap/>
            <w:hideMark/>
            <w:tcPrChange w:id="795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55" w:author="Nick.Tolimieri" w:date="2022-09-13T12:37:00Z"/>
                <w:rFonts w:asciiTheme="minorHAnsi" w:eastAsiaTheme="minorHAnsi" w:hAnsiTheme="minorHAnsi" w:cstheme="minorBidi"/>
                <w:sz w:val="22"/>
                <w:szCs w:val="22"/>
                <w:rPrChange w:id="7956" w:author="Nick.Tolimieri" w:date="2022-09-13T12:37:00Z">
                  <w:rPr>
                    <w:ins w:id="7957" w:author="Nick.Tolimieri" w:date="2022-09-13T12:37:00Z"/>
                    <w:rFonts w:ascii="Calibri" w:hAnsi="Calibri" w:cs="Calibri"/>
                    <w:color w:val="000000"/>
                    <w:sz w:val="22"/>
                    <w:szCs w:val="22"/>
                  </w:rPr>
                </w:rPrChange>
              </w:rPr>
              <w:pPrChange w:id="7958" w:author="Nick.Tolimieri" w:date="2022-09-13T12:37:00Z">
                <w:pPr>
                  <w:jc w:val="right"/>
                </w:pPr>
              </w:pPrChange>
            </w:pPr>
            <w:ins w:id="7959" w:author="Nick.Tolimieri" w:date="2022-09-13T12:37:00Z">
              <w:r w:rsidRPr="00207938">
                <w:rPr>
                  <w:rFonts w:asciiTheme="minorHAnsi" w:eastAsiaTheme="minorHAnsi" w:hAnsiTheme="minorHAnsi" w:cstheme="minorBidi"/>
                  <w:sz w:val="22"/>
                  <w:szCs w:val="22"/>
                  <w:rPrChange w:id="7960" w:author="Nick.Tolimieri" w:date="2022-09-13T12:37:00Z">
                    <w:rPr>
                      <w:rFonts w:ascii="Calibri" w:hAnsi="Calibri" w:cs="Calibri"/>
                      <w:color w:val="000000"/>
                      <w:sz w:val="22"/>
                      <w:szCs w:val="22"/>
                    </w:rPr>
                  </w:rPrChange>
                </w:rPr>
                <w:t>1.57</w:t>
              </w:r>
            </w:ins>
          </w:p>
        </w:tc>
        <w:tc>
          <w:tcPr>
            <w:tcW w:w="960" w:type="dxa"/>
            <w:noWrap/>
            <w:hideMark/>
            <w:tcPrChange w:id="796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62" w:author="Nick.Tolimieri" w:date="2022-09-13T12:37:00Z"/>
                <w:rFonts w:asciiTheme="minorHAnsi" w:eastAsiaTheme="minorHAnsi" w:hAnsiTheme="minorHAnsi" w:cstheme="minorBidi"/>
                <w:sz w:val="22"/>
                <w:szCs w:val="22"/>
                <w:rPrChange w:id="7963" w:author="Nick.Tolimieri" w:date="2022-09-13T12:37:00Z">
                  <w:rPr>
                    <w:ins w:id="7964" w:author="Nick.Tolimieri" w:date="2022-09-13T12:37:00Z"/>
                    <w:rFonts w:ascii="Calibri" w:hAnsi="Calibri" w:cs="Calibri"/>
                    <w:color w:val="000000"/>
                    <w:sz w:val="22"/>
                    <w:szCs w:val="22"/>
                  </w:rPr>
                </w:rPrChange>
              </w:rPr>
              <w:pPrChange w:id="7965" w:author="Nick.Tolimieri" w:date="2022-09-13T12:37:00Z">
                <w:pPr>
                  <w:jc w:val="right"/>
                </w:pPr>
              </w:pPrChange>
            </w:pPr>
            <w:ins w:id="7966" w:author="Nick.Tolimieri" w:date="2022-09-13T12:37:00Z">
              <w:r w:rsidRPr="00207938">
                <w:rPr>
                  <w:rFonts w:asciiTheme="minorHAnsi" w:eastAsiaTheme="minorHAnsi" w:hAnsiTheme="minorHAnsi" w:cstheme="minorBidi"/>
                  <w:sz w:val="22"/>
                  <w:szCs w:val="22"/>
                  <w:rPrChange w:id="7967" w:author="Nick.Tolimieri" w:date="2022-09-13T12:37:00Z">
                    <w:rPr>
                      <w:rFonts w:ascii="Calibri" w:hAnsi="Calibri" w:cs="Calibri"/>
                      <w:color w:val="000000"/>
                      <w:sz w:val="22"/>
                      <w:szCs w:val="22"/>
                    </w:rPr>
                  </w:rPrChange>
                </w:rPr>
                <w:t>0.15</w:t>
              </w:r>
            </w:ins>
          </w:p>
        </w:tc>
      </w:tr>
      <w:tr w:rsidR="00207938" w:rsidRPr="00207938" w:rsidTr="00207938">
        <w:trPr>
          <w:divId w:val="365297945"/>
          <w:trHeight w:val="300"/>
          <w:ins w:id="7968" w:author="Nick.Tolimieri" w:date="2022-09-13T12:37:00Z"/>
          <w:trPrChange w:id="7969" w:author="Nick.Tolimieri" w:date="2022-09-13T12:37:00Z">
            <w:trPr>
              <w:divId w:val="365297945"/>
              <w:trHeight w:val="300"/>
            </w:trPr>
          </w:trPrChange>
        </w:trPr>
        <w:tc>
          <w:tcPr>
            <w:tcW w:w="960" w:type="dxa"/>
            <w:noWrap/>
            <w:hideMark/>
            <w:tcPrChange w:id="797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71" w:author="Nick.Tolimieri" w:date="2022-09-13T12:37:00Z"/>
                <w:rFonts w:asciiTheme="minorHAnsi" w:eastAsiaTheme="minorHAnsi" w:hAnsiTheme="minorHAnsi" w:cstheme="minorBidi"/>
                <w:sz w:val="22"/>
                <w:szCs w:val="22"/>
                <w:rPrChange w:id="7972" w:author="Nick.Tolimieri" w:date="2022-09-13T12:37:00Z">
                  <w:rPr>
                    <w:ins w:id="7973" w:author="Nick.Tolimieri" w:date="2022-09-13T12:37:00Z"/>
                    <w:rFonts w:ascii="Calibri" w:hAnsi="Calibri" w:cs="Calibri"/>
                    <w:color w:val="000000"/>
                    <w:sz w:val="22"/>
                    <w:szCs w:val="22"/>
                  </w:rPr>
                </w:rPrChange>
              </w:rPr>
              <w:pPrChange w:id="7974" w:author="Nick.Tolimieri" w:date="2022-09-13T12:37:00Z">
                <w:pPr/>
              </w:pPrChange>
            </w:pPr>
            <w:ins w:id="7975" w:author="Nick.Tolimieri" w:date="2022-09-13T12:37:00Z">
              <w:r w:rsidRPr="00207938">
                <w:rPr>
                  <w:rFonts w:asciiTheme="minorHAnsi" w:eastAsiaTheme="minorHAnsi" w:hAnsiTheme="minorHAnsi" w:cstheme="minorBidi"/>
                  <w:sz w:val="22"/>
                  <w:szCs w:val="22"/>
                  <w:rPrChange w:id="7976" w:author="Nick.Tolimieri" w:date="2022-09-13T12:37:00Z">
                    <w:rPr>
                      <w:rFonts w:ascii="Calibri" w:hAnsi="Calibri" w:cs="Calibri"/>
                      <w:color w:val="000000"/>
                      <w:sz w:val="22"/>
                      <w:szCs w:val="22"/>
                    </w:rPr>
                  </w:rPrChange>
                </w:rPr>
                <w:t>Cape Alava</w:t>
              </w:r>
            </w:ins>
          </w:p>
        </w:tc>
        <w:tc>
          <w:tcPr>
            <w:tcW w:w="960" w:type="dxa"/>
            <w:noWrap/>
            <w:hideMark/>
            <w:tcPrChange w:id="797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78" w:author="Nick.Tolimieri" w:date="2022-09-13T12:37:00Z"/>
                <w:rFonts w:asciiTheme="minorHAnsi" w:eastAsiaTheme="minorHAnsi" w:hAnsiTheme="minorHAnsi" w:cstheme="minorBidi"/>
                <w:sz w:val="22"/>
                <w:szCs w:val="22"/>
                <w:rPrChange w:id="7979" w:author="Nick.Tolimieri" w:date="2022-09-13T12:37:00Z">
                  <w:rPr>
                    <w:ins w:id="7980" w:author="Nick.Tolimieri" w:date="2022-09-13T12:37:00Z"/>
                    <w:rFonts w:ascii="Calibri" w:hAnsi="Calibri" w:cs="Calibri"/>
                    <w:color w:val="000000"/>
                    <w:sz w:val="22"/>
                    <w:szCs w:val="22"/>
                  </w:rPr>
                </w:rPrChange>
              </w:rPr>
              <w:pPrChange w:id="7981" w:author="Nick.Tolimieri" w:date="2022-09-13T12:37:00Z">
                <w:pPr>
                  <w:jc w:val="right"/>
                </w:pPr>
              </w:pPrChange>
            </w:pPr>
            <w:ins w:id="7982" w:author="Nick.Tolimieri" w:date="2022-09-13T12:37:00Z">
              <w:r w:rsidRPr="00207938">
                <w:rPr>
                  <w:rFonts w:asciiTheme="minorHAnsi" w:eastAsiaTheme="minorHAnsi" w:hAnsiTheme="minorHAnsi" w:cstheme="minorBidi"/>
                  <w:sz w:val="22"/>
                  <w:szCs w:val="22"/>
                  <w:rPrChange w:id="7983" w:author="Nick.Tolimieri" w:date="2022-09-13T12:37:00Z">
                    <w:rPr>
                      <w:rFonts w:ascii="Calibri" w:hAnsi="Calibri" w:cs="Calibri"/>
                      <w:color w:val="000000"/>
                      <w:sz w:val="22"/>
                      <w:szCs w:val="22"/>
                    </w:rPr>
                  </w:rPrChange>
                </w:rPr>
                <w:t>2007</w:t>
              </w:r>
            </w:ins>
          </w:p>
        </w:tc>
        <w:tc>
          <w:tcPr>
            <w:tcW w:w="960" w:type="dxa"/>
            <w:noWrap/>
            <w:hideMark/>
            <w:tcPrChange w:id="798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85" w:author="Nick.Tolimieri" w:date="2022-09-13T12:37:00Z"/>
                <w:rFonts w:asciiTheme="minorHAnsi" w:eastAsiaTheme="minorHAnsi" w:hAnsiTheme="minorHAnsi" w:cstheme="minorBidi"/>
                <w:sz w:val="22"/>
                <w:szCs w:val="22"/>
                <w:rPrChange w:id="7986" w:author="Nick.Tolimieri" w:date="2022-09-13T12:37:00Z">
                  <w:rPr>
                    <w:ins w:id="7987" w:author="Nick.Tolimieri" w:date="2022-09-13T12:37:00Z"/>
                    <w:rFonts w:ascii="Calibri" w:hAnsi="Calibri" w:cs="Calibri"/>
                    <w:color w:val="000000"/>
                    <w:sz w:val="22"/>
                    <w:szCs w:val="22"/>
                  </w:rPr>
                </w:rPrChange>
              </w:rPr>
              <w:pPrChange w:id="7988" w:author="Nick.Tolimieri" w:date="2022-09-13T12:37:00Z">
                <w:pPr>
                  <w:jc w:val="right"/>
                </w:pPr>
              </w:pPrChange>
            </w:pPr>
            <w:ins w:id="7989" w:author="Nick.Tolimieri" w:date="2022-09-13T12:37:00Z">
              <w:r w:rsidRPr="00207938">
                <w:rPr>
                  <w:rFonts w:asciiTheme="minorHAnsi" w:eastAsiaTheme="minorHAnsi" w:hAnsiTheme="minorHAnsi" w:cstheme="minorBidi"/>
                  <w:sz w:val="22"/>
                  <w:szCs w:val="22"/>
                  <w:rPrChange w:id="7990" w:author="Nick.Tolimieri" w:date="2022-09-13T12:37:00Z">
                    <w:rPr>
                      <w:rFonts w:ascii="Calibri" w:hAnsi="Calibri" w:cs="Calibri"/>
                      <w:color w:val="000000"/>
                      <w:sz w:val="22"/>
                      <w:szCs w:val="22"/>
                    </w:rPr>
                  </w:rPrChange>
                </w:rPr>
                <w:t>7</w:t>
              </w:r>
            </w:ins>
          </w:p>
        </w:tc>
        <w:tc>
          <w:tcPr>
            <w:tcW w:w="960" w:type="dxa"/>
            <w:noWrap/>
            <w:hideMark/>
            <w:tcPrChange w:id="799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92" w:author="Nick.Tolimieri" w:date="2022-09-13T12:37:00Z"/>
                <w:rFonts w:asciiTheme="minorHAnsi" w:eastAsiaTheme="minorHAnsi" w:hAnsiTheme="minorHAnsi" w:cstheme="minorBidi"/>
                <w:sz w:val="22"/>
                <w:szCs w:val="22"/>
                <w:rPrChange w:id="7993" w:author="Nick.Tolimieri" w:date="2022-09-13T12:37:00Z">
                  <w:rPr>
                    <w:ins w:id="7994" w:author="Nick.Tolimieri" w:date="2022-09-13T12:37:00Z"/>
                    <w:rFonts w:ascii="Calibri" w:hAnsi="Calibri" w:cs="Calibri"/>
                    <w:color w:val="000000"/>
                    <w:sz w:val="22"/>
                    <w:szCs w:val="22"/>
                  </w:rPr>
                </w:rPrChange>
              </w:rPr>
              <w:pPrChange w:id="7995" w:author="Nick.Tolimieri" w:date="2022-09-13T12:37:00Z">
                <w:pPr>
                  <w:jc w:val="right"/>
                </w:pPr>
              </w:pPrChange>
            </w:pPr>
            <w:ins w:id="7996" w:author="Nick.Tolimieri" w:date="2022-09-13T12:37:00Z">
              <w:r w:rsidRPr="00207938">
                <w:rPr>
                  <w:rFonts w:asciiTheme="minorHAnsi" w:eastAsiaTheme="minorHAnsi" w:hAnsiTheme="minorHAnsi" w:cstheme="minorBidi"/>
                  <w:sz w:val="22"/>
                  <w:szCs w:val="22"/>
                  <w:rPrChange w:id="7997" w:author="Nick.Tolimieri" w:date="2022-09-13T12:37:00Z">
                    <w:rPr>
                      <w:rFonts w:ascii="Calibri" w:hAnsi="Calibri" w:cs="Calibri"/>
                      <w:color w:val="000000"/>
                      <w:sz w:val="22"/>
                      <w:szCs w:val="22"/>
                    </w:rPr>
                  </w:rPrChange>
                </w:rPr>
                <w:t>9</w:t>
              </w:r>
            </w:ins>
          </w:p>
        </w:tc>
        <w:tc>
          <w:tcPr>
            <w:tcW w:w="960" w:type="dxa"/>
            <w:noWrap/>
            <w:hideMark/>
            <w:tcPrChange w:id="799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7999" w:author="Nick.Tolimieri" w:date="2022-09-13T12:37:00Z"/>
                <w:rFonts w:asciiTheme="minorHAnsi" w:eastAsiaTheme="minorHAnsi" w:hAnsiTheme="minorHAnsi" w:cstheme="minorBidi"/>
                <w:sz w:val="22"/>
                <w:szCs w:val="22"/>
                <w:rPrChange w:id="8000" w:author="Nick.Tolimieri" w:date="2022-09-13T12:37:00Z">
                  <w:rPr>
                    <w:ins w:id="8001" w:author="Nick.Tolimieri" w:date="2022-09-13T12:37:00Z"/>
                    <w:rFonts w:ascii="Calibri" w:hAnsi="Calibri" w:cs="Calibri"/>
                    <w:color w:val="000000"/>
                    <w:sz w:val="22"/>
                    <w:szCs w:val="22"/>
                  </w:rPr>
                </w:rPrChange>
              </w:rPr>
              <w:pPrChange w:id="8002" w:author="Nick.Tolimieri" w:date="2022-09-13T12:37:00Z">
                <w:pPr>
                  <w:jc w:val="right"/>
                </w:pPr>
              </w:pPrChange>
            </w:pPr>
            <w:ins w:id="8003" w:author="Nick.Tolimieri" w:date="2022-09-13T12:37:00Z">
              <w:r w:rsidRPr="00207938">
                <w:rPr>
                  <w:rFonts w:asciiTheme="minorHAnsi" w:eastAsiaTheme="minorHAnsi" w:hAnsiTheme="minorHAnsi" w:cstheme="minorBidi"/>
                  <w:sz w:val="22"/>
                  <w:szCs w:val="22"/>
                  <w:rPrChange w:id="8004" w:author="Nick.Tolimieri" w:date="2022-09-13T12:37:00Z">
                    <w:rPr>
                      <w:rFonts w:ascii="Calibri" w:hAnsi="Calibri" w:cs="Calibri"/>
                      <w:color w:val="000000"/>
                      <w:sz w:val="22"/>
                      <w:szCs w:val="22"/>
                    </w:rPr>
                  </w:rPrChange>
                </w:rPr>
                <w:t>1</w:t>
              </w:r>
            </w:ins>
          </w:p>
        </w:tc>
        <w:tc>
          <w:tcPr>
            <w:tcW w:w="960" w:type="dxa"/>
            <w:noWrap/>
            <w:hideMark/>
            <w:tcPrChange w:id="800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06" w:author="Nick.Tolimieri" w:date="2022-09-13T12:37:00Z"/>
                <w:rFonts w:asciiTheme="minorHAnsi" w:eastAsiaTheme="minorHAnsi" w:hAnsiTheme="minorHAnsi" w:cstheme="minorBidi"/>
                <w:sz w:val="22"/>
                <w:szCs w:val="22"/>
                <w:rPrChange w:id="8007" w:author="Nick.Tolimieri" w:date="2022-09-13T12:37:00Z">
                  <w:rPr>
                    <w:ins w:id="8008" w:author="Nick.Tolimieri" w:date="2022-09-13T12:37:00Z"/>
                    <w:rFonts w:ascii="Calibri" w:hAnsi="Calibri" w:cs="Calibri"/>
                    <w:color w:val="000000"/>
                    <w:sz w:val="22"/>
                    <w:szCs w:val="22"/>
                  </w:rPr>
                </w:rPrChange>
              </w:rPr>
              <w:pPrChange w:id="8009" w:author="Nick.Tolimieri" w:date="2022-09-13T12:37:00Z">
                <w:pPr>
                  <w:jc w:val="right"/>
                </w:pPr>
              </w:pPrChange>
            </w:pPr>
            <w:ins w:id="8010" w:author="Nick.Tolimieri" w:date="2022-09-13T12:37:00Z">
              <w:r w:rsidRPr="00207938">
                <w:rPr>
                  <w:rFonts w:asciiTheme="minorHAnsi" w:eastAsiaTheme="minorHAnsi" w:hAnsiTheme="minorHAnsi" w:cstheme="minorBidi"/>
                  <w:sz w:val="22"/>
                  <w:szCs w:val="22"/>
                  <w:rPrChange w:id="8011" w:author="Nick.Tolimieri" w:date="2022-09-13T12:37:00Z">
                    <w:rPr>
                      <w:rFonts w:ascii="Calibri" w:hAnsi="Calibri" w:cs="Calibri"/>
                      <w:color w:val="000000"/>
                      <w:sz w:val="22"/>
                      <w:szCs w:val="22"/>
                    </w:rPr>
                  </w:rPrChange>
                </w:rPr>
                <w:t>8</w:t>
              </w:r>
            </w:ins>
          </w:p>
        </w:tc>
        <w:tc>
          <w:tcPr>
            <w:tcW w:w="960" w:type="dxa"/>
            <w:noWrap/>
            <w:hideMark/>
            <w:tcPrChange w:id="801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13" w:author="Nick.Tolimieri" w:date="2022-09-13T12:37:00Z"/>
                <w:rFonts w:asciiTheme="minorHAnsi" w:eastAsiaTheme="minorHAnsi" w:hAnsiTheme="minorHAnsi" w:cstheme="minorBidi"/>
                <w:sz w:val="22"/>
                <w:szCs w:val="22"/>
                <w:rPrChange w:id="8014" w:author="Nick.Tolimieri" w:date="2022-09-13T12:37:00Z">
                  <w:rPr>
                    <w:ins w:id="8015" w:author="Nick.Tolimieri" w:date="2022-09-13T12:37:00Z"/>
                    <w:rFonts w:ascii="Calibri" w:hAnsi="Calibri" w:cs="Calibri"/>
                    <w:color w:val="000000"/>
                    <w:sz w:val="22"/>
                    <w:szCs w:val="22"/>
                  </w:rPr>
                </w:rPrChange>
              </w:rPr>
              <w:pPrChange w:id="8016" w:author="Nick.Tolimieri" w:date="2022-09-13T12:37:00Z">
                <w:pPr>
                  <w:jc w:val="right"/>
                </w:pPr>
              </w:pPrChange>
            </w:pPr>
            <w:ins w:id="8017" w:author="Nick.Tolimieri" w:date="2022-09-13T12:37:00Z">
              <w:r w:rsidRPr="00207938">
                <w:rPr>
                  <w:rFonts w:asciiTheme="minorHAnsi" w:eastAsiaTheme="minorHAnsi" w:hAnsiTheme="minorHAnsi" w:cstheme="minorBidi"/>
                  <w:sz w:val="22"/>
                  <w:szCs w:val="22"/>
                  <w:rPrChange w:id="8018" w:author="Nick.Tolimieri" w:date="2022-09-13T12:37:00Z">
                    <w:rPr>
                      <w:rFonts w:ascii="Calibri" w:hAnsi="Calibri" w:cs="Calibri"/>
                      <w:color w:val="000000"/>
                      <w:sz w:val="22"/>
                      <w:szCs w:val="22"/>
                    </w:rPr>
                  </w:rPrChange>
                </w:rPr>
                <w:t>8</w:t>
              </w:r>
            </w:ins>
          </w:p>
        </w:tc>
        <w:tc>
          <w:tcPr>
            <w:tcW w:w="960" w:type="dxa"/>
            <w:noWrap/>
            <w:hideMark/>
            <w:tcPrChange w:id="801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20" w:author="Nick.Tolimieri" w:date="2022-09-13T12:37:00Z"/>
                <w:rFonts w:asciiTheme="minorHAnsi" w:eastAsiaTheme="minorHAnsi" w:hAnsiTheme="minorHAnsi" w:cstheme="minorBidi"/>
                <w:sz w:val="22"/>
                <w:szCs w:val="22"/>
                <w:rPrChange w:id="8021" w:author="Nick.Tolimieri" w:date="2022-09-13T12:37:00Z">
                  <w:rPr>
                    <w:ins w:id="8022" w:author="Nick.Tolimieri" w:date="2022-09-13T12:37:00Z"/>
                    <w:rFonts w:ascii="Calibri" w:hAnsi="Calibri" w:cs="Calibri"/>
                    <w:color w:val="000000"/>
                    <w:sz w:val="22"/>
                    <w:szCs w:val="22"/>
                  </w:rPr>
                </w:rPrChange>
              </w:rPr>
              <w:pPrChange w:id="8023" w:author="Nick.Tolimieri" w:date="2022-09-13T12:37:00Z">
                <w:pPr>
                  <w:jc w:val="right"/>
                </w:pPr>
              </w:pPrChange>
            </w:pPr>
            <w:ins w:id="8024" w:author="Nick.Tolimieri" w:date="2022-09-13T12:37:00Z">
              <w:r w:rsidRPr="00207938">
                <w:rPr>
                  <w:rFonts w:asciiTheme="minorHAnsi" w:eastAsiaTheme="minorHAnsi" w:hAnsiTheme="minorHAnsi" w:cstheme="minorBidi"/>
                  <w:sz w:val="22"/>
                  <w:szCs w:val="22"/>
                  <w:rPrChange w:id="8025" w:author="Nick.Tolimieri" w:date="2022-09-13T12:37:00Z">
                    <w:rPr>
                      <w:rFonts w:ascii="Calibri" w:hAnsi="Calibri" w:cs="Calibri"/>
                      <w:color w:val="000000"/>
                      <w:sz w:val="22"/>
                      <w:szCs w:val="22"/>
                    </w:rPr>
                  </w:rPrChange>
                </w:rPr>
                <w:t>8</w:t>
              </w:r>
            </w:ins>
          </w:p>
        </w:tc>
        <w:tc>
          <w:tcPr>
            <w:tcW w:w="960" w:type="dxa"/>
            <w:noWrap/>
            <w:hideMark/>
            <w:tcPrChange w:id="802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27" w:author="Nick.Tolimieri" w:date="2022-09-13T12:37:00Z"/>
                <w:rFonts w:asciiTheme="minorHAnsi" w:eastAsiaTheme="minorHAnsi" w:hAnsiTheme="minorHAnsi" w:cstheme="minorBidi"/>
                <w:sz w:val="22"/>
                <w:szCs w:val="22"/>
                <w:rPrChange w:id="8028" w:author="Nick.Tolimieri" w:date="2022-09-13T12:37:00Z">
                  <w:rPr>
                    <w:ins w:id="8029" w:author="Nick.Tolimieri" w:date="2022-09-13T12:37:00Z"/>
                    <w:rFonts w:ascii="Calibri" w:hAnsi="Calibri" w:cs="Calibri"/>
                    <w:color w:val="000000"/>
                    <w:sz w:val="22"/>
                    <w:szCs w:val="22"/>
                  </w:rPr>
                </w:rPrChange>
              </w:rPr>
              <w:pPrChange w:id="8030" w:author="Nick.Tolimieri" w:date="2022-09-13T12:37:00Z">
                <w:pPr>
                  <w:jc w:val="right"/>
                </w:pPr>
              </w:pPrChange>
            </w:pPr>
            <w:ins w:id="8031" w:author="Nick.Tolimieri" w:date="2022-09-13T12:37:00Z">
              <w:r w:rsidRPr="00207938">
                <w:rPr>
                  <w:rFonts w:asciiTheme="minorHAnsi" w:eastAsiaTheme="minorHAnsi" w:hAnsiTheme="minorHAnsi" w:cstheme="minorBidi"/>
                  <w:sz w:val="22"/>
                  <w:szCs w:val="22"/>
                  <w:rPrChange w:id="8032" w:author="Nick.Tolimieri" w:date="2022-09-13T12:37:00Z">
                    <w:rPr>
                      <w:rFonts w:ascii="Calibri" w:hAnsi="Calibri" w:cs="Calibri"/>
                      <w:color w:val="000000"/>
                      <w:sz w:val="22"/>
                      <w:szCs w:val="22"/>
                    </w:rPr>
                  </w:rPrChange>
                </w:rPr>
                <w:t>2.45</w:t>
              </w:r>
            </w:ins>
          </w:p>
        </w:tc>
        <w:tc>
          <w:tcPr>
            <w:tcW w:w="960" w:type="dxa"/>
            <w:noWrap/>
            <w:hideMark/>
            <w:tcPrChange w:id="803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34" w:author="Nick.Tolimieri" w:date="2022-09-13T12:37:00Z"/>
                <w:rFonts w:asciiTheme="minorHAnsi" w:eastAsiaTheme="minorHAnsi" w:hAnsiTheme="minorHAnsi" w:cstheme="minorBidi"/>
                <w:sz w:val="22"/>
                <w:szCs w:val="22"/>
                <w:rPrChange w:id="8035" w:author="Nick.Tolimieri" w:date="2022-09-13T12:37:00Z">
                  <w:rPr>
                    <w:ins w:id="8036" w:author="Nick.Tolimieri" w:date="2022-09-13T12:37:00Z"/>
                    <w:rFonts w:ascii="Calibri" w:hAnsi="Calibri" w:cs="Calibri"/>
                    <w:color w:val="000000"/>
                    <w:sz w:val="22"/>
                    <w:szCs w:val="22"/>
                  </w:rPr>
                </w:rPrChange>
              </w:rPr>
              <w:pPrChange w:id="8037" w:author="Nick.Tolimieri" w:date="2022-09-13T12:37:00Z">
                <w:pPr>
                  <w:jc w:val="right"/>
                </w:pPr>
              </w:pPrChange>
            </w:pPr>
            <w:ins w:id="8038" w:author="Nick.Tolimieri" w:date="2022-09-13T12:37:00Z">
              <w:r w:rsidRPr="00207938">
                <w:rPr>
                  <w:rFonts w:asciiTheme="minorHAnsi" w:eastAsiaTheme="minorHAnsi" w:hAnsiTheme="minorHAnsi" w:cstheme="minorBidi"/>
                  <w:sz w:val="22"/>
                  <w:szCs w:val="22"/>
                  <w:rPrChange w:id="8039" w:author="Nick.Tolimieri" w:date="2022-09-13T12:37:00Z">
                    <w:rPr>
                      <w:rFonts w:ascii="Calibri" w:hAnsi="Calibri" w:cs="Calibri"/>
                      <w:color w:val="000000"/>
                      <w:sz w:val="22"/>
                      <w:szCs w:val="22"/>
                    </w:rPr>
                  </w:rPrChange>
                </w:rPr>
                <w:t>0.28</w:t>
              </w:r>
            </w:ins>
          </w:p>
        </w:tc>
      </w:tr>
      <w:tr w:rsidR="00207938" w:rsidRPr="00207938" w:rsidTr="00207938">
        <w:trPr>
          <w:divId w:val="365297945"/>
          <w:trHeight w:val="300"/>
          <w:ins w:id="8040" w:author="Nick.Tolimieri" w:date="2022-09-13T12:37:00Z"/>
          <w:trPrChange w:id="8041" w:author="Nick.Tolimieri" w:date="2022-09-13T12:37:00Z">
            <w:trPr>
              <w:divId w:val="365297945"/>
              <w:trHeight w:val="300"/>
            </w:trPr>
          </w:trPrChange>
        </w:trPr>
        <w:tc>
          <w:tcPr>
            <w:tcW w:w="960" w:type="dxa"/>
            <w:noWrap/>
            <w:hideMark/>
            <w:tcPrChange w:id="80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43" w:author="Nick.Tolimieri" w:date="2022-09-13T12:37:00Z"/>
                <w:rFonts w:asciiTheme="minorHAnsi" w:eastAsiaTheme="minorHAnsi" w:hAnsiTheme="minorHAnsi" w:cstheme="minorBidi"/>
                <w:sz w:val="22"/>
                <w:szCs w:val="22"/>
                <w:rPrChange w:id="8044" w:author="Nick.Tolimieri" w:date="2022-09-13T12:37:00Z">
                  <w:rPr>
                    <w:ins w:id="8045" w:author="Nick.Tolimieri" w:date="2022-09-13T12:37:00Z"/>
                    <w:rFonts w:ascii="Calibri" w:hAnsi="Calibri" w:cs="Calibri"/>
                    <w:color w:val="000000"/>
                    <w:sz w:val="22"/>
                    <w:szCs w:val="22"/>
                  </w:rPr>
                </w:rPrChange>
              </w:rPr>
              <w:pPrChange w:id="8046" w:author="Nick.Tolimieri" w:date="2022-09-13T12:37:00Z">
                <w:pPr/>
              </w:pPrChange>
            </w:pPr>
            <w:ins w:id="8047" w:author="Nick.Tolimieri" w:date="2022-09-13T12:37:00Z">
              <w:r w:rsidRPr="00207938">
                <w:rPr>
                  <w:rFonts w:asciiTheme="minorHAnsi" w:eastAsiaTheme="minorHAnsi" w:hAnsiTheme="minorHAnsi" w:cstheme="minorBidi"/>
                  <w:sz w:val="22"/>
                  <w:szCs w:val="22"/>
                  <w:rPrChange w:id="8048" w:author="Nick.Tolimieri" w:date="2022-09-13T12:37:00Z">
                    <w:rPr>
                      <w:rFonts w:ascii="Calibri" w:hAnsi="Calibri" w:cs="Calibri"/>
                      <w:color w:val="000000"/>
                      <w:sz w:val="22"/>
                      <w:szCs w:val="22"/>
                    </w:rPr>
                  </w:rPrChange>
                </w:rPr>
                <w:t>Cape Alava</w:t>
              </w:r>
            </w:ins>
          </w:p>
        </w:tc>
        <w:tc>
          <w:tcPr>
            <w:tcW w:w="960" w:type="dxa"/>
            <w:noWrap/>
            <w:hideMark/>
            <w:tcPrChange w:id="80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50" w:author="Nick.Tolimieri" w:date="2022-09-13T12:37:00Z"/>
                <w:rFonts w:asciiTheme="minorHAnsi" w:eastAsiaTheme="minorHAnsi" w:hAnsiTheme="minorHAnsi" w:cstheme="minorBidi"/>
                <w:sz w:val="22"/>
                <w:szCs w:val="22"/>
                <w:rPrChange w:id="8051" w:author="Nick.Tolimieri" w:date="2022-09-13T12:37:00Z">
                  <w:rPr>
                    <w:ins w:id="8052" w:author="Nick.Tolimieri" w:date="2022-09-13T12:37:00Z"/>
                    <w:rFonts w:ascii="Calibri" w:hAnsi="Calibri" w:cs="Calibri"/>
                    <w:color w:val="000000"/>
                    <w:sz w:val="22"/>
                    <w:szCs w:val="22"/>
                  </w:rPr>
                </w:rPrChange>
              </w:rPr>
              <w:pPrChange w:id="8053" w:author="Nick.Tolimieri" w:date="2022-09-13T12:37:00Z">
                <w:pPr>
                  <w:jc w:val="right"/>
                </w:pPr>
              </w:pPrChange>
            </w:pPr>
            <w:ins w:id="8054" w:author="Nick.Tolimieri" w:date="2022-09-13T12:37:00Z">
              <w:r w:rsidRPr="00207938">
                <w:rPr>
                  <w:rFonts w:asciiTheme="minorHAnsi" w:eastAsiaTheme="minorHAnsi" w:hAnsiTheme="minorHAnsi" w:cstheme="minorBidi"/>
                  <w:sz w:val="22"/>
                  <w:szCs w:val="22"/>
                  <w:rPrChange w:id="8055" w:author="Nick.Tolimieri" w:date="2022-09-13T12:37:00Z">
                    <w:rPr>
                      <w:rFonts w:ascii="Calibri" w:hAnsi="Calibri" w:cs="Calibri"/>
                      <w:color w:val="000000"/>
                      <w:sz w:val="22"/>
                      <w:szCs w:val="22"/>
                    </w:rPr>
                  </w:rPrChange>
                </w:rPr>
                <w:t>2008</w:t>
              </w:r>
            </w:ins>
          </w:p>
        </w:tc>
        <w:tc>
          <w:tcPr>
            <w:tcW w:w="960" w:type="dxa"/>
            <w:noWrap/>
            <w:hideMark/>
            <w:tcPrChange w:id="80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57" w:author="Nick.Tolimieri" w:date="2022-09-13T12:37:00Z"/>
                <w:rFonts w:asciiTheme="minorHAnsi" w:eastAsiaTheme="minorHAnsi" w:hAnsiTheme="minorHAnsi" w:cstheme="minorBidi"/>
                <w:sz w:val="22"/>
                <w:szCs w:val="22"/>
                <w:rPrChange w:id="8058" w:author="Nick.Tolimieri" w:date="2022-09-13T12:37:00Z">
                  <w:rPr>
                    <w:ins w:id="8059" w:author="Nick.Tolimieri" w:date="2022-09-13T12:37:00Z"/>
                    <w:rFonts w:ascii="Calibri" w:hAnsi="Calibri" w:cs="Calibri"/>
                    <w:color w:val="000000"/>
                    <w:sz w:val="22"/>
                    <w:szCs w:val="22"/>
                  </w:rPr>
                </w:rPrChange>
              </w:rPr>
              <w:pPrChange w:id="8060" w:author="Nick.Tolimieri" w:date="2022-09-13T12:37:00Z">
                <w:pPr>
                  <w:jc w:val="right"/>
                </w:pPr>
              </w:pPrChange>
            </w:pPr>
            <w:ins w:id="8061" w:author="Nick.Tolimieri" w:date="2022-09-13T12:37:00Z">
              <w:r w:rsidRPr="00207938">
                <w:rPr>
                  <w:rFonts w:asciiTheme="minorHAnsi" w:eastAsiaTheme="minorHAnsi" w:hAnsiTheme="minorHAnsi" w:cstheme="minorBidi"/>
                  <w:sz w:val="22"/>
                  <w:szCs w:val="22"/>
                  <w:rPrChange w:id="8062" w:author="Nick.Tolimieri" w:date="2022-09-13T12:37:00Z">
                    <w:rPr>
                      <w:rFonts w:ascii="Calibri" w:hAnsi="Calibri" w:cs="Calibri"/>
                      <w:color w:val="000000"/>
                      <w:sz w:val="22"/>
                      <w:szCs w:val="22"/>
                    </w:rPr>
                  </w:rPrChange>
                </w:rPr>
                <w:t>0</w:t>
              </w:r>
            </w:ins>
          </w:p>
        </w:tc>
        <w:tc>
          <w:tcPr>
            <w:tcW w:w="960" w:type="dxa"/>
            <w:noWrap/>
            <w:hideMark/>
            <w:tcPrChange w:id="806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64" w:author="Nick.Tolimieri" w:date="2022-09-13T12:37:00Z"/>
                <w:rFonts w:asciiTheme="minorHAnsi" w:eastAsiaTheme="minorHAnsi" w:hAnsiTheme="minorHAnsi" w:cstheme="minorBidi"/>
                <w:sz w:val="22"/>
                <w:szCs w:val="22"/>
                <w:rPrChange w:id="8065" w:author="Nick.Tolimieri" w:date="2022-09-13T12:37:00Z">
                  <w:rPr>
                    <w:ins w:id="8066" w:author="Nick.Tolimieri" w:date="2022-09-13T12:37:00Z"/>
                    <w:rFonts w:ascii="Calibri" w:hAnsi="Calibri" w:cs="Calibri"/>
                    <w:color w:val="000000"/>
                    <w:sz w:val="22"/>
                    <w:szCs w:val="22"/>
                  </w:rPr>
                </w:rPrChange>
              </w:rPr>
              <w:pPrChange w:id="8067" w:author="Nick.Tolimieri" w:date="2022-09-13T12:37:00Z">
                <w:pPr>
                  <w:jc w:val="right"/>
                </w:pPr>
              </w:pPrChange>
            </w:pPr>
            <w:ins w:id="8068" w:author="Nick.Tolimieri" w:date="2022-09-13T12:37:00Z">
              <w:r w:rsidRPr="00207938">
                <w:rPr>
                  <w:rFonts w:asciiTheme="minorHAnsi" w:eastAsiaTheme="minorHAnsi" w:hAnsiTheme="minorHAnsi" w:cstheme="minorBidi"/>
                  <w:sz w:val="22"/>
                  <w:szCs w:val="22"/>
                  <w:rPrChange w:id="8069" w:author="Nick.Tolimieri" w:date="2022-09-13T12:37:00Z">
                    <w:rPr>
                      <w:rFonts w:ascii="Calibri" w:hAnsi="Calibri" w:cs="Calibri"/>
                      <w:color w:val="000000"/>
                      <w:sz w:val="22"/>
                      <w:szCs w:val="22"/>
                    </w:rPr>
                  </w:rPrChange>
                </w:rPr>
                <w:t>0</w:t>
              </w:r>
            </w:ins>
          </w:p>
        </w:tc>
        <w:tc>
          <w:tcPr>
            <w:tcW w:w="960" w:type="dxa"/>
            <w:noWrap/>
            <w:hideMark/>
            <w:tcPrChange w:id="807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71" w:author="Nick.Tolimieri" w:date="2022-09-13T12:37:00Z"/>
                <w:rFonts w:asciiTheme="minorHAnsi" w:eastAsiaTheme="minorHAnsi" w:hAnsiTheme="minorHAnsi" w:cstheme="minorBidi"/>
                <w:sz w:val="22"/>
                <w:szCs w:val="22"/>
                <w:rPrChange w:id="8072" w:author="Nick.Tolimieri" w:date="2022-09-13T12:37:00Z">
                  <w:rPr>
                    <w:ins w:id="8073" w:author="Nick.Tolimieri" w:date="2022-09-13T12:37:00Z"/>
                    <w:rFonts w:ascii="Calibri" w:hAnsi="Calibri" w:cs="Calibri"/>
                    <w:color w:val="000000"/>
                    <w:sz w:val="22"/>
                    <w:szCs w:val="22"/>
                  </w:rPr>
                </w:rPrChange>
              </w:rPr>
              <w:pPrChange w:id="8074" w:author="Nick.Tolimieri" w:date="2022-09-13T12:37:00Z">
                <w:pPr>
                  <w:jc w:val="right"/>
                </w:pPr>
              </w:pPrChange>
            </w:pPr>
            <w:ins w:id="8075" w:author="Nick.Tolimieri" w:date="2022-09-13T12:37:00Z">
              <w:r w:rsidRPr="00207938">
                <w:rPr>
                  <w:rFonts w:asciiTheme="minorHAnsi" w:eastAsiaTheme="minorHAnsi" w:hAnsiTheme="minorHAnsi" w:cstheme="minorBidi"/>
                  <w:sz w:val="22"/>
                  <w:szCs w:val="22"/>
                  <w:rPrChange w:id="8076" w:author="Nick.Tolimieri" w:date="2022-09-13T12:37:00Z">
                    <w:rPr>
                      <w:rFonts w:ascii="Calibri" w:hAnsi="Calibri" w:cs="Calibri"/>
                      <w:color w:val="000000"/>
                      <w:sz w:val="22"/>
                      <w:szCs w:val="22"/>
                    </w:rPr>
                  </w:rPrChange>
                </w:rPr>
                <w:t>0</w:t>
              </w:r>
            </w:ins>
          </w:p>
        </w:tc>
        <w:tc>
          <w:tcPr>
            <w:tcW w:w="960" w:type="dxa"/>
            <w:noWrap/>
            <w:hideMark/>
            <w:tcPrChange w:id="807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78" w:author="Nick.Tolimieri" w:date="2022-09-13T12:37:00Z"/>
                <w:rFonts w:asciiTheme="minorHAnsi" w:eastAsiaTheme="minorHAnsi" w:hAnsiTheme="minorHAnsi" w:cstheme="minorBidi"/>
                <w:sz w:val="22"/>
                <w:szCs w:val="22"/>
                <w:rPrChange w:id="8079" w:author="Nick.Tolimieri" w:date="2022-09-13T12:37:00Z">
                  <w:rPr>
                    <w:ins w:id="8080" w:author="Nick.Tolimieri" w:date="2022-09-13T12:37:00Z"/>
                    <w:rFonts w:ascii="Calibri" w:hAnsi="Calibri" w:cs="Calibri"/>
                    <w:color w:val="000000"/>
                    <w:sz w:val="22"/>
                    <w:szCs w:val="22"/>
                  </w:rPr>
                </w:rPrChange>
              </w:rPr>
              <w:pPrChange w:id="8081" w:author="Nick.Tolimieri" w:date="2022-09-13T12:37:00Z">
                <w:pPr>
                  <w:jc w:val="right"/>
                </w:pPr>
              </w:pPrChange>
            </w:pPr>
            <w:ins w:id="8082" w:author="Nick.Tolimieri" w:date="2022-09-13T12:37:00Z">
              <w:r w:rsidRPr="00207938">
                <w:rPr>
                  <w:rFonts w:asciiTheme="minorHAnsi" w:eastAsiaTheme="minorHAnsi" w:hAnsiTheme="minorHAnsi" w:cstheme="minorBidi"/>
                  <w:sz w:val="22"/>
                  <w:szCs w:val="22"/>
                  <w:rPrChange w:id="8083" w:author="Nick.Tolimieri" w:date="2022-09-13T12:37:00Z">
                    <w:rPr>
                      <w:rFonts w:ascii="Calibri" w:hAnsi="Calibri" w:cs="Calibri"/>
                      <w:color w:val="000000"/>
                      <w:sz w:val="22"/>
                      <w:szCs w:val="22"/>
                    </w:rPr>
                  </w:rPrChange>
                </w:rPr>
                <w:t>0</w:t>
              </w:r>
            </w:ins>
          </w:p>
        </w:tc>
        <w:tc>
          <w:tcPr>
            <w:tcW w:w="960" w:type="dxa"/>
            <w:noWrap/>
            <w:hideMark/>
            <w:tcPrChange w:id="808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85" w:author="Nick.Tolimieri" w:date="2022-09-13T12:37:00Z"/>
                <w:rFonts w:asciiTheme="minorHAnsi" w:eastAsiaTheme="minorHAnsi" w:hAnsiTheme="minorHAnsi" w:cstheme="minorBidi"/>
                <w:sz w:val="22"/>
                <w:szCs w:val="22"/>
                <w:rPrChange w:id="8086" w:author="Nick.Tolimieri" w:date="2022-09-13T12:37:00Z">
                  <w:rPr>
                    <w:ins w:id="8087" w:author="Nick.Tolimieri" w:date="2022-09-13T12:37:00Z"/>
                    <w:rFonts w:ascii="Calibri" w:hAnsi="Calibri" w:cs="Calibri"/>
                    <w:color w:val="000000"/>
                    <w:sz w:val="22"/>
                    <w:szCs w:val="22"/>
                  </w:rPr>
                </w:rPrChange>
              </w:rPr>
              <w:pPrChange w:id="8088" w:author="Nick.Tolimieri" w:date="2022-09-13T12:37:00Z">
                <w:pPr/>
              </w:pPrChange>
            </w:pPr>
            <w:ins w:id="8089" w:author="Nick.Tolimieri" w:date="2022-09-13T12:37:00Z">
              <w:r w:rsidRPr="00207938">
                <w:rPr>
                  <w:rFonts w:asciiTheme="minorHAnsi" w:eastAsiaTheme="minorHAnsi" w:hAnsiTheme="minorHAnsi" w:cstheme="minorBidi"/>
                  <w:sz w:val="22"/>
                  <w:szCs w:val="22"/>
                  <w:rPrChange w:id="8090" w:author="Nick.Tolimieri" w:date="2022-09-13T12:37:00Z">
                    <w:rPr>
                      <w:rFonts w:ascii="Calibri" w:hAnsi="Calibri" w:cs="Calibri"/>
                      <w:color w:val="000000"/>
                      <w:sz w:val="22"/>
                      <w:szCs w:val="22"/>
                    </w:rPr>
                  </w:rPrChange>
                </w:rPr>
                <w:t>NA</w:t>
              </w:r>
            </w:ins>
          </w:p>
        </w:tc>
        <w:tc>
          <w:tcPr>
            <w:tcW w:w="960" w:type="dxa"/>
            <w:noWrap/>
            <w:hideMark/>
            <w:tcPrChange w:id="809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92" w:author="Nick.Tolimieri" w:date="2022-09-13T12:37:00Z"/>
                <w:rFonts w:asciiTheme="minorHAnsi" w:eastAsiaTheme="minorHAnsi" w:hAnsiTheme="minorHAnsi" w:cstheme="minorBidi"/>
                <w:sz w:val="22"/>
                <w:szCs w:val="22"/>
                <w:rPrChange w:id="8093" w:author="Nick.Tolimieri" w:date="2022-09-13T12:37:00Z">
                  <w:rPr>
                    <w:ins w:id="8094" w:author="Nick.Tolimieri" w:date="2022-09-13T12:37:00Z"/>
                    <w:rFonts w:ascii="Calibri" w:hAnsi="Calibri" w:cs="Calibri"/>
                    <w:color w:val="000000"/>
                    <w:sz w:val="22"/>
                    <w:szCs w:val="22"/>
                  </w:rPr>
                </w:rPrChange>
              </w:rPr>
              <w:pPrChange w:id="8095" w:author="Nick.Tolimieri" w:date="2022-09-13T12:37:00Z">
                <w:pPr/>
              </w:pPrChange>
            </w:pPr>
            <w:ins w:id="8096" w:author="Nick.Tolimieri" w:date="2022-09-13T12:37:00Z">
              <w:r w:rsidRPr="00207938">
                <w:rPr>
                  <w:rFonts w:asciiTheme="minorHAnsi" w:eastAsiaTheme="minorHAnsi" w:hAnsiTheme="minorHAnsi" w:cstheme="minorBidi"/>
                  <w:sz w:val="22"/>
                  <w:szCs w:val="22"/>
                  <w:rPrChange w:id="8097" w:author="Nick.Tolimieri" w:date="2022-09-13T12:37:00Z">
                    <w:rPr>
                      <w:rFonts w:ascii="Calibri" w:hAnsi="Calibri" w:cs="Calibri"/>
                      <w:color w:val="000000"/>
                      <w:sz w:val="22"/>
                      <w:szCs w:val="22"/>
                    </w:rPr>
                  </w:rPrChange>
                </w:rPr>
                <w:t>NA</w:t>
              </w:r>
            </w:ins>
          </w:p>
        </w:tc>
        <w:tc>
          <w:tcPr>
            <w:tcW w:w="960" w:type="dxa"/>
            <w:noWrap/>
            <w:hideMark/>
            <w:tcPrChange w:id="809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099" w:author="Nick.Tolimieri" w:date="2022-09-13T12:37:00Z"/>
                <w:rFonts w:asciiTheme="minorHAnsi" w:eastAsiaTheme="minorHAnsi" w:hAnsiTheme="minorHAnsi" w:cstheme="minorBidi"/>
                <w:sz w:val="22"/>
                <w:szCs w:val="22"/>
                <w:rPrChange w:id="8100" w:author="Nick.Tolimieri" w:date="2022-09-13T12:37:00Z">
                  <w:rPr>
                    <w:ins w:id="8101" w:author="Nick.Tolimieri" w:date="2022-09-13T12:37:00Z"/>
                    <w:rFonts w:ascii="Calibri" w:hAnsi="Calibri" w:cs="Calibri"/>
                    <w:color w:val="000000"/>
                    <w:sz w:val="22"/>
                    <w:szCs w:val="22"/>
                  </w:rPr>
                </w:rPrChange>
              </w:rPr>
              <w:pPrChange w:id="8102" w:author="Nick.Tolimieri" w:date="2022-09-13T12:37:00Z">
                <w:pPr/>
              </w:pPrChange>
            </w:pPr>
            <w:ins w:id="8103" w:author="Nick.Tolimieri" w:date="2022-09-13T12:37:00Z">
              <w:r w:rsidRPr="00207938">
                <w:rPr>
                  <w:rFonts w:asciiTheme="minorHAnsi" w:eastAsiaTheme="minorHAnsi" w:hAnsiTheme="minorHAnsi" w:cstheme="minorBidi"/>
                  <w:sz w:val="22"/>
                  <w:szCs w:val="22"/>
                  <w:rPrChange w:id="8104" w:author="Nick.Tolimieri" w:date="2022-09-13T12:37:00Z">
                    <w:rPr>
                      <w:rFonts w:ascii="Calibri" w:hAnsi="Calibri" w:cs="Calibri"/>
                      <w:color w:val="000000"/>
                      <w:sz w:val="22"/>
                      <w:szCs w:val="22"/>
                    </w:rPr>
                  </w:rPrChange>
                </w:rPr>
                <w:t>NA</w:t>
              </w:r>
            </w:ins>
          </w:p>
        </w:tc>
        <w:tc>
          <w:tcPr>
            <w:tcW w:w="960" w:type="dxa"/>
            <w:noWrap/>
            <w:hideMark/>
            <w:tcPrChange w:id="810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06" w:author="Nick.Tolimieri" w:date="2022-09-13T12:37:00Z"/>
                <w:rFonts w:asciiTheme="minorHAnsi" w:eastAsiaTheme="minorHAnsi" w:hAnsiTheme="minorHAnsi" w:cstheme="minorBidi"/>
                <w:sz w:val="22"/>
                <w:szCs w:val="22"/>
                <w:rPrChange w:id="8107" w:author="Nick.Tolimieri" w:date="2022-09-13T12:37:00Z">
                  <w:rPr>
                    <w:ins w:id="8108" w:author="Nick.Tolimieri" w:date="2022-09-13T12:37:00Z"/>
                    <w:rFonts w:ascii="Calibri" w:hAnsi="Calibri" w:cs="Calibri"/>
                    <w:color w:val="000000"/>
                    <w:sz w:val="22"/>
                    <w:szCs w:val="22"/>
                  </w:rPr>
                </w:rPrChange>
              </w:rPr>
              <w:pPrChange w:id="8109" w:author="Nick.Tolimieri" w:date="2022-09-13T12:37:00Z">
                <w:pPr/>
              </w:pPrChange>
            </w:pPr>
            <w:ins w:id="8110" w:author="Nick.Tolimieri" w:date="2022-09-13T12:37:00Z">
              <w:r w:rsidRPr="00207938">
                <w:rPr>
                  <w:rFonts w:asciiTheme="minorHAnsi" w:eastAsiaTheme="minorHAnsi" w:hAnsiTheme="minorHAnsi" w:cstheme="minorBidi"/>
                  <w:sz w:val="22"/>
                  <w:szCs w:val="22"/>
                  <w:rPrChange w:id="8111"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8112" w:author="Nick.Tolimieri" w:date="2022-09-13T12:37:00Z"/>
          <w:trPrChange w:id="8113" w:author="Nick.Tolimieri" w:date="2022-09-13T12:37:00Z">
            <w:trPr>
              <w:divId w:val="365297945"/>
              <w:trHeight w:val="300"/>
            </w:trPr>
          </w:trPrChange>
        </w:trPr>
        <w:tc>
          <w:tcPr>
            <w:tcW w:w="960" w:type="dxa"/>
            <w:noWrap/>
            <w:hideMark/>
            <w:tcPrChange w:id="81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15" w:author="Nick.Tolimieri" w:date="2022-09-13T12:37:00Z"/>
                <w:rFonts w:asciiTheme="minorHAnsi" w:eastAsiaTheme="minorHAnsi" w:hAnsiTheme="minorHAnsi" w:cstheme="minorBidi"/>
                <w:sz w:val="22"/>
                <w:szCs w:val="22"/>
                <w:rPrChange w:id="8116" w:author="Nick.Tolimieri" w:date="2022-09-13T12:37:00Z">
                  <w:rPr>
                    <w:ins w:id="8117" w:author="Nick.Tolimieri" w:date="2022-09-13T12:37:00Z"/>
                    <w:rFonts w:ascii="Calibri" w:hAnsi="Calibri" w:cs="Calibri"/>
                    <w:color w:val="000000"/>
                    <w:sz w:val="22"/>
                    <w:szCs w:val="22"/>
                  </w:rPr>
                </w:rPrChange>
              </w:rPr>
              <w:pPrChange w:id="8118" w:author="Nick.Tolimieri" w:date="2022-09-13T12:37:00Z">
                <w:pPr/>
              </w:pPrChange>
            </w:pPr>
            <w:ins w:id="8119" w:author="Nick.Tolimieri" w:date="2022-09-13T12:37:00Z">
              <w:r w:rsidRPr="00207938">
                <w:rPr>
                  <w:rFonts w:asciiTheme="minorHAnsi" w:eastAsiaTheme="minorHAnsi" w:hAnsiTheme="minorHAnsi" w:cstheme="minorBidi"/>
                  <w:sz w:val="22"/>
                  <w:szCs w:val="22"/>
                  <w:rPrChange w:id="8120" w:author="Nick.Tolimieri" w:date="2022-09-13T12:37:00Z">
                    <w:rPr>
                      <w:rFonts w:ascii="Calibri" w:hAnsi="Calibri" w:cs="Calibri"/>
                      <w:color w:val="000000"/>
                      <w:sz w:val="22"/>
                      <w:szCs w:val="22"/>
                    </w:rPr>
                  </w:rPrChange>
                </w:rPr>
                <w:t>Cape Alava</w:t>
              </w:r>
            </w:ins>
          </w:p>
        </w:tc>
        <w:tc>
          <w:tcPr>
            <w:tcW w:w="960" w:type="dxa"/>
            <w:noWrap/>
            <w:hideMark/>
            <w:tcPrChange w:id="81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22" w:author="Nick.Tolimieri" w:date="2022-09-13T12:37:00Z"/>
                <w:rFonts w:asciiTheme="minorHAnsi" w:eastAsiaTheme="minorHAnsi" w:hAnsiTheme="minorHAnsi" w:cstheme="minorBidi"/>
                <w:sz w:val="22"/>
                <w:szCs w:val="22"/>
                <w:rPrChange w:id="8123" w:author="Nick.Tolimieri" w:date="2022-09-13T12:37:00Z">
                  <w:rPr>
                    <w:ins w:id="8124" w:author="Nick.Tolimieri" w:date="2022-09-13T12:37:00Z"/>
                    <w:rFonts w:ascii="Calibri" w:hAnsi="Calibri" w:cs="Calibri"/>
                    <w:color w:val="000000"/>
                    <w:sz w:val="22"/>
                    <w:szCs w:val="22"/>
                  </w:rPr>
                </w:rPrChange>
              </w:rPr>
              <w:pPrChange w:id="8125" w:author="Nick.Tolimieri" w:date="2022-09-13T12:37:00Z">
                <w:pPr>
                  <w:jc w:val="right"/>
                </w:pPr>
              </w:pPrChange>
            </w:pPr>
            <w:ins w:id="8126" w:author="Nick.Tolimieri" w:date="2022-09-13T12:37:00Z">
              <w:r w:rsidRPr="00207938">
                <w:rPr>
                  <w:rFonts w:asciiTheme="minorHAnsi" w:eastAsiaTheme="minorHAnsi" w:hAnsiTheme="minorHAnsi" w:cstheme="minorBidi"/>
                  <w:sz w:val="22"/>
                  <w:szCs w:val="22"/>
                  <w:rPrChange w:id="8127" w:author="Nick.Tolimieri" w:date="2022-09-13T12:37:00Z">
                    <w:rPr>
                      <w:rFonts w:ascii="Calibri" w:hAnsi="Calibri" w:cs="Calibri"/>
                      <w:color w:val="000000"/>
                      <w:sz w:val="22"/>
                      <w:szCs w:val="22"/>
                    </w:rPr>
                  </w:rPrChange>
                </w:rPr>
                <w:t>2009</w:t>
              </w:r>
            </w:ins>
          </w:p>
        </w:tc>
        <w:tc>
          <w:tcPr>
            <w:tcW w:w="960" w:type="dxa"/>
            <w:noWrap/>
            <w:hideMark/>
            <w:tcPrChange w:id="81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29" w:author="Nick.Tolimieri" w:date="2022-09-13T12:37:00Z"/>
                <w:rFonts w:asciiTheme="minorHAnsi" w:eastAsiaTheme="minorHAnsi" w:hAnsiTheme="minorHAnsi" w:cstheme="minorBidi"/>
                <w:sz w:val="22"/>
                <w:szCs w:val="22"/>
                <w:rPrChange w:id="8130" w:author="Nick.Tolimieri" w:date="2022-09-13T12:37:00Z">
                  <w:rPr>
                    <w:ins w:id="8131" w:author="Nick.Tolimieri" w:date="2022-09-13T12:37:00Z"/>
                    <w:rFonts w:ascii="Calibri" w:hAnsi="Calibri" w:cs="Calibri"/>
                    <w:color w:val="000000"/>
                    <w:sz w:val="22"/>
                    <w:szCs w:val="22"/>
                  </w:rPr>
                </w:rPrChange>
              </w:rPr>
              <w:pPrChange w:id="8132" w:author="Nick.Tolimieri" w:date="2022-09-13T12:37:00Z">
                <w:pPr>
                  <w:jc w:val="right"/>
                </w:pPr>
              </w:pPrChange>
            </w:pPr>
            <w:ins w:id="8133" w:author="Nick.Tolimieri" w:date="2022-09-13T12:37:00Z">
              <w:r w:rsidRPr="00207938">
                <w:rPr>
                  <w:rFonts w:asciiTheme="minorHAnsi" w:eastAsiaTheme="minorHAnsi" w:hAnsiTheme="minorHAnsi" w:cstheme="minorBidi"/>
                  <w:sz w:val="22"/>
                  <w:szCs w:val="22"/>
                  <w:rPrChange w:id="8134" w:author="Nick.Tolimieri" w:date="2022-09-13T12:37:00Z">
                    <w:rPr>
                      <w:rFonts w:ascii="Calibri" w:hAnsi="Calibri" w:cs="Calibri"/>
                      <w:color w:val="000000"/>
                      <w:sz w:val="22"/>
                      <w:szCs w:val="22"/>
                    </w:rPr>
                  </w:rPrChange>
                </w:rPr>
                <w:t>0</w:t>
              </w:r>
            </w:ins>
          </w:p>
        </w:tc>
        <w:tc>
          <w:tcPr>
            <w:tcW w:w="960" w:type="dxa"/>
            <w:noWrap/>
            <w:hideMark/>
            <w:tcPrChange w:id="81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36" w:author="Nick.Tolimieri" w:date="2022-09-13T12:37:00Z"/>
                <w:rFonts w:asciiTheme="minorHAnsi" w:eastAsiaTheme="minorHAnsi" w:hAnsiTheme="minorHAnsi" w:cstheme="minorBidi"/>
                <w:sz w:val="22"/>
                <w:szCs w:val="22"/>
                <w:rPrChange w:id="8137" w:author="Nick.Tolimieri" w:date="2022-09-13T12:37:00Z">
                  <w:rPr>
                    <w:ins w:id="8138" w:author="Nick.Tolimieri" w:date="2022-09-13T12:37:00Z"/>
                    <w:rFonts w:ascii="Calibri" w:hAnsi="Calibri" w:cs="Calibri"/>
                    <w:color w:val="000000"/>
                    <w:sz w:val="22"/>
                    <w:szCs w:val="22"/>
                  </w:rPr>
                </w:rPrChange>
              </w:rPr>
              <w:pPrChange w:id="8139" w:author="Nick.Tolimieri" w:date="2022-09-13T12:37:00Z">
                <w:pPr>
                  <w:jc w:val="right"/>
                </w:pPr>
              </w:pPrChange>
            </w:pPr>
            <w:ins w:id="8140" w:author="Nick.Tolimieri" w:date="2022-09-13T12:37:00Z">
              <w:r w:rsidRPr="00207938">
                <w:rPr>
                  <w:rFonts w:asciiTheme="minorHAnsi" w:eastAsiaTheme="minorHAnsi" w:hAnsiTheme="minorHAnsi" w:cstheme="minorBidi"/>
                  <w:sz w:val="22"/>
                  <w:szCs w:val="22"/>
                  <w:rPrChange w:id="8141" w:author="Nick.Tolimieri" w:date="2022-09-13T12:37:00Z">
                    <w:rPr>
                      <w:rFonts w:ascii="Calibri" w:hAnsi="Calibri" w:cs="Calibri"/>
                      <w:color w:val="000000"/>
                      <w:sz w:val="22"/>
                      <w:szCs w:val="22"/>
                    </w:rPr>
                  </w:rPrChange>
                </w:rPr>
                <w:t>0</w:t>
              </w:r>
            </w:ins>
          </w:p>
        </w:tc>
        <w:tc>
          <w:tcPr>
            <w:tcW w:w="960" w:type="dxa"/>
            <w:noWrap/>
            <w:hideMark/>
            <w:tcPrChange w:id="81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43" w:author="Nick.Tolimieri" w:date="2022-09-13T12:37:00Z"/>
                <w:rFonts w:asciiTheme="minorHAnsi" w:eastAsiaTheme="minorHAnsi" w:hAnsiTheme="minorHAnsi" w:cstheme="minorBidi"/>
                <w:sz w:val="22"/>
                <w:szCs w:val="22"/>
                <w:rPrChange w:id="8144" w:author="Nick.Tolimieri" w:date="2022-09-13T12:37:00Z">
                  <w:rPr>
                    <w:ins w:id="8145" w:author="Nick.Tolimieri" w:date="2022-09-13T12:37:00Z"/>
                    <w:rFonts w:ascii="Calibri" w:hAnsi="Calibri" w:cs="Calibri"/>
                    <w:color w:val="000000"/>
                    <w:sz w:val="22"/>
                    <w:szCs w:val="22"/>
                  </w:rPr>
                </w:rPrChange>
              </w:rPr>
              <w:pPrChange w:id="8146" w:author="Nick.Tolimieri" w:date="2022-09-13T12:37:00Z">
                <w:pPr>
                  <w:jc w:val="right"/>
                </w:pPr>
              </w:pPrChange>
            </w:pPr>
            <w:ins w:id="8147" w:author="Nick.Tolimieri" w:date="2022-09-13T12:37:00Z">
              <w:r w:rsidRPr="00207938">
                <w:rPr>
                  <w:rFonts w:asciiTheme="minorHAnsi" w:eastAsiaTheme="minorHAnsi" w:hAnsiTheme="minorHAnsi" w:cstheme="minorBidi"/>
                  <w:sz w:val="22"/>
                  <w:szCs w:val="22"/>
                  <w:rPrChange w:id="8148" w:author="Nick.Tolimieri" w:date="2022-09-13T12:37:00Z">
                    <w:rPr>
                      <w:rFonts w:ascii="Calibri" w:hAnsi="Calibri" w:cs="Calibri"/>
                      <w:color w:val="000000"/>
                      <w:sz w:val="22"/>
                      <w:szCs w:val="22"/>
                    </w:rPr>
                  </w:rPrChange>
                </w:rPr>
                <w:t>0</w:t>
              </w:r>
            </w:ins>
          </w:p>
        </w:tc>
        <w:tc>
          <w:tcPr>
            <w:tcW w:w="960" w:type="dxa"/>
            <w:noWrap/>
            <w:hideMark/>
            <w:tcPrChange w:id="81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50" w:author="Nick.Tolimieri" w:date="2022-09-13T12:37:00Z"/>
                <w:rFonts w:asciiTheme="minorHAnsi" w:eastAsiaTheme="minorHAnsi" w:hAnsiTheme="minorHAnsi" w:cstheme="minorBidi"/>
                <w:sz w:val="22"/>
                <w:szCs w:val="22"/>
                <w:rPrChange w:id="8151" w:author="Nick.Tolimieri" w:date="2022-09-13T12:37:00Z">
                  <w:rPr>
                    <w:ins w:id="8152" w:author="Nick.Tolimieri" w:date="2022-09-13T12:37:00Z"/>
                    <w:rFonts w:ascii="Calibri" w:hAnsi="Calibri" w:cs="Calibri"/>
                    <w:color w:val="000000"/>
                    <w:sz w:val="22"/>
                    <w:szCs w:val="22"/>
                  </w:rPr>
                </w:rPrChange>
              </w:rPr>
              <w:pPrChange w:id="8153" w:author="Nick.Tolimieri" w:date="2022-09-13T12:37:00Z">
                <w:pPr>
                  <w:jc w:val="right"/>
                </w:pPr>
              </w:pPrChange>
            </w:pPr>
            <w:ins w:id="8154" w:author="Nick.Tolimieri" w:date="2022-09-13T12:37:00Z">
              <w:r w:rsidRPr="00207938">
                <w:rPr>
                  <w:rFonts w:asciiTheme="minorHAnsi" w:eastAsiaTheme="minorHAnsi" w:hAnsiTheme="minorHAnsi" w:cstheme="minorBidi"/>
                  <w:sz w:val="22"/>
                  <w:szCs w:val="22"/>
                  <w:rPrChange w:id="8155" w:author="Nick.Tolimieri" w:date="2022-09-13T12:37:00Z">
                    <w:rPr>
                      <w:rFonts w:ascii="Calibri" w:hAnsi="Calibri" w:cs="Calibri"/>
                      <w:color w:val="000000"/>
                      <w:sz w:val="22"/>
                      <w:szCs w:val="22"/>
                    </w:rPr>
                  </w:rPrChange>
                </w:rPr>
                <w:t>0</w:t>
              </w:r>
            </w:ins>
          </w:p>
        </w:tc>
        <w:tc>
          <w:tcPr>
            <w:tcW w:w="960" w:type="dxa"/>
            <w:noWrap/>
            <w:hideMark/>
            <w:tcPrChange w:id="815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57" w:author="Nick.Tolimieri" w:date="2022-09-13T12:37:00Z"/>
                <w:rFonts w:asciiTheme="minorHAnsi" w:eastAsiaTheme="minorHAnsi" w:hAnsiTheme="minorHAnsi" w:cstheme="minorBidi"/>
                <w:sz w:val="22"/>
                <w:szCs w:val="22"/>
                <w:rPrChange w:id="8158" w:author="Nick.Tolimieri" w:date="2022-09-13T12:37:00Z">
                  <w:rPr>
                    <w:ins w:id="8159" w:author="Nick.Tolimieri" w:date="2022-09-13T12:37:00Z"/>
                    <w:rFonts w:ascii="Calibri" w:hAnsi="Calibri" w:cs="Calibri"/>
                    <w:color w:val="000000"/>
                    <w:sz w:val="22"/>
                    <w:szCs w:val="22"/>
                  </w:rPr>
                </w:rPrChange>
              </w:rPr>
              <w:pPrChange w:id="8160" w:author="Nick.Tolimieri" w:date="2022-09-13T12:37:00Z">
                <w:pPr/>
              </w:pPrChange>
            </w:pPr>
            <w:ins w:id="8161" w:author="Nick.Tolimieri" w:date="2022-09-13T12:37:00Z">
              <w:r w:rsidRPr="00207938">
                <w:rPr>
                  <w:rFonts w:asciiTheme="minorHAnsi" w:eastAsiaTheme="minorHAnsi" w:hAnsiTheme="minorHAnsi" w:cstheme="minorBidi"/>
                  <w:sz w:val="22"/>
                  <w:szCs w:val="22"/>
                  <w:rPrChange w:id="8162" w:author="Nick.Tolimieri" w:date="2022-09-13T12:37:00Z">
                    <w:rPr>
                      <w:rFonts w:ascii="Calibri" w:hAnsi="Calibri" w:cs="Calibri"/>
                      <w:color w:val="000000"/>
                      <w:sz w:val="22"/>
                      <w:szCs w:val="22"/>
                    </w:rPr>
                  </w:rPrChange>
                </w:rPr>
                <w:t>NA</w:t>
              </w:r>
            </w:ins>
          </w:p>
        </w:tc>
        <w:tc>
          <w:tcPr>
            <w:tcW w:w="960" w:type="dxa"/>
            <w:noWrap/>
            <w:hideMark/>
            <w:tcPrChange w:id="816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64" w:author="Nick.Tolimieri" w:date="2022-09-13T12:37:00Z"/>
                <w:rFonts w:asciiTheme="minorHAnsi" w:eastAsiaTheme="minorHAnsi" w:hAnsiTheme="minorHAnsi" w:cstheme="minorBidi"/>
                <w:sz w:val="22"/>
                <w:szCs w:val="22"/>
                <w:rPrChange w:id="8165" w:author="Nick.Tolimieri" w:date="2022-09-13T12:37:00Z">
                  <w:rPr>
                    <w:ins w:id="8166" w:author="Nick.Tolimieri" w:date="2022-09-13T12:37:00Z"/>
                    <w:rFonts w:ascii="Calibri" w:hAnsi="Calibri" w:cs="Calibri"/>
                    <w:color w:val="000000"/>
                    <w:sz w:val="22"/>
                    <w:szCs w:val="22"/>
                  </w:rPr>
                </w:rPrChange>
              </w:rPr>
              <w:pPrChange w:id="8167" w:author="Nick.Tolimieri" w:date="2022-09-13T12:37:00Z">
                <w:pPr/>
              </w:pPrChange>
            </w:pPr>
            <w:ins w:id="8168" w:author="Nick.Tolimieri" w:date="2022-09-13T12:37:00Z">
              <w:r w:rsidRPr="00207938">
                <w:rPr>
                  <w:rFonts w:asciiTheme="minorHAnsi" w:eastAsiaTheme="minorHAnsi" w:hAnsiTheme="minorHAnsi" w:cstheme="minorBidi"/>
                  <w:sz w:val="22"/>
                  <w:szCs w:val="22"/>
                  <w:rPrChange w:id="8169" w:author="Nick.Tolimieri" w:date="2022-09-13T12:37:00Z">
                    <w:rPr>
                      <w:rFonts w:ascii="Calibri" w:hAnsi="Calibri" w:cs="Calibri"/>
                      <w:color w:val="000000"/>
                      <w:sz w:val="22"/>
                      <w:szCs w:val="22"/>
                    </w:rPr>
                  </w:rPrChange>
                </w:rPr>
                <w:t>NA</w:t>
              </w:r>
            </w:ins>
          </w:p>
        </w:tc>
        <w:tc>
          <w:tcPr>
            <w:tcW w:w="960" w:type="dxa"/>
            <w:noWrap/>
            <w:hideMark/>
            <w:tcPrChange w:id="817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71" w:author="Nick.Tolimieri" w:date="2022-09-13T12:37:00Z"/>
                <w:rFonts w:asciiTheme="minorHAnsi" w:eastAsiaTheme="minorHAnsi" w:hAnsiTheme="minorHAnsi" w:cstheme="minorBidi"/>
                <w:sz w:val="22"/>
                <w:szCs w:val="22"/>
                <w:rPrChange w:id="8172" w:author="Nick.Tolimieri" w:date="2022-09-13T12:37:00Z">
                  <w:rPr>
                    <w:ins w:id="8173" w:author="Nick.Tolimieri" w:date="2022-09-13T12:37:00Z"/>
                    <w:rFonts w:ascii="Calibri" w:hAnsi="Calibri" w:cs="Calibri"/>
                    <w:color w:val="000000"/>
                    <w:sz w:val="22"/>
                    <w:szCs w:val="22"/>
                  </w:rPr>
                </w:rPrChange>
              </w:rPr>
              <w:pPrChange w:id="8174" w:author="Nick.Tolimieri" w:date="2022-09-13T12:37:00Z">
                <w:pPr/>
              </w:pPrChange>
            </w:pPr>
            <w:ins w:id="8175" w:author="Nick.Tolimieri" w:date="2022-09-13T12:37:00Z">
              <w:r w:rsidRPr="00207938">
                <w:rPr>
                  <w:rFonts w:asciiTheme="minorHAnsi" w:eastAsiaTheme="minorHAnsi" w:hAnsiTheme="minorHAnsi" w:cstheme="minorBidi"/>
                  <w:sz w:val="22"/>
                  <w:szCs w:val="22"/>
                  <w:rPrChange w:id="8176" w:author="Nick.Tolimieri" w:date="2022-09-13T12:37:00Z">
                    <w:rPr>
                      <w:rFonts w:ascii="Calibri" w:hAnsi="Calibri" w:cs="Calibri"/>
                      <w:color w:val="000000"/>
                      <w:sz w:val="22"/>
                      <w:szCs w:val="22"/>
                    </w:rPr>
                  </w:rPrChange>
                </w:rPr>
                <w:t>NA</w:t>
              </w:r>
            </w:ins>
          </w:p>
        </w:tc>
        <w:tc>
          <w:tcPr>
            <w:tcW w:w="960" w:type="dxa"/>
            <w:noWrap/>
            <w:hideMark/>
            <w:tcPrChange w:id="817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78" w:author="Nick.Tolimieri" w:date="2022-09-13T12:37:00Z"/>
                <w:rFonts w:asciiTheme="minorHAnsi" w:eastAsiaTheme="minorHAnsi" w:hAnsiTheme="minorHAnsi" w:cstheme="minorBidi"/>
                <w:sz w:val="22"/>
                <w:szCs w:val="22"/>
                <w:rPrChange w:id="8179" w:author="Nick.Tolimieri" w:date="2022-09-13T12:37:00Z">
                  <w:rPr>
                    <w:ins w:id="8180" w:author="Nick.Tolimieri" w:date="2022-09-13T12:37:00Z"/>
                    <w:rFonts w:ascii="Calibri" w:hAnsi="Calibri" w:cs="Calibri"/>
                    <w:color w:val="000000"/>
                    <w:sz w:val="22"/>
                    <w:szCs w:val="22"/>
                  </w:rPr>
                </w:rPrChange>
              </w:rPr>
              <w:pPrChange w:id="8181" w:author="Nick.Tolimieri" w:date="2022-09-13T12:37:00Z">
                <w:pPr/>
              </w:pPrChange>
            </w:pPr>
            <w:ins w:id="8182" w:author="Nick.Tolimieri" w:date="2022-09-13T12:37:00Z">
              <w:r w:rsidRPr="00207938">
                <w:rPr>
                  <w:rFonts w:asciiTheme="minorHAnsi" w:eastAsiaTheme="minorHAnsi" w:hAnsiTheme="minorHAnsi" w:cstheme="minorBidi"/>
                  <w:sz w:val="22"/>
                  <w:szCs w:val="22"/>
                  <w:rPrChange w:id="8183"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8184" w:author="Nick.Tolimieri" w:date="2022-09-13T12:37:00Z"/>
          <w:trPrChange w:id="8185" w:author="Nick.Tolimieri" w:date="2022-09-13T12:37:00Z">
            <w:trPr>
              <w:divId w:val="365297945"/>
              <w:trHeight w:val="300"/>
            </w:trPr>
          </w:trPrChange>
        </w:trPr>
        <w:tc>
          <w:tcPr>
            <w:tcW w:w="960" w:type="dxa"/>
            <w:noWrap/>
            <w:hideMark/>
            <w:tcPrChange w:id="818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87" w:author="Nick.Tolimieri" w:date="2022-09-13T12:37:00Z"/>
                <w:rFonts w:asciiTheme="minorHAnsi" w:eastAsiaTheme="minorHAnsi" w:hAnsiTheme="minorHAnsi" w:cstheme="minorBidi"/>
                <w:sz w:val="22"/>
                <w:szCs w:val="22"/>
                <w:rPrChange w:id="8188" w:author="Nick.Tolimieri" w:date="2022-09-13T12:37:00Z">
                  <w:rPr>
                    <w:ins w:id="8189" w:author="Nick.Tolimieri" w:date="2022-09-13T12:37:00Z"/>
                    <w:rFonts w:ascii="Calibri" w:hAnsi="Calibri" w:cs="Calibri"/>
                    <w:color w:val="000000"/>
                    <w:sz w:val="22"/>
                    <w:szCs w:val="22"/>
                  </w:rPr>
                </w:rPrChange>
              </w:rPr>
              <w:pPrChange w:id="8190" w:author="Nick.Tolimieri" w:date="2022-09-13T12:37:00Z">
                <w:pPr/>
              </w:pPrChange>
            </w:pPr>
            <w:ins w:id="8191" w:author="Nick.Tolimieri" w:date="2022-09-13T12:37:00Z">
              <w:r w:rsidRPr="00207938">
                <w:rPr>
                  <w:rFonts w:asciiTheme="minorHAnsi" w:eastAsiaTheme="minorHAnsi" w:hAnsiTheme="minorHAnsi" w:cstheme="minorBidi"/>
                  <w:sz w:val="22"/>
                  <w:szCs w:val="22"/>
                  <w:rPrChange w:id="8192" w:author="Nick.Tolimieri" w:date="2022-09-13T12:37:00Z">
                    <w:rPr>
                      <w:rFonts w:ascii="Calibri" w:hAnsi="Calibri" w:cs="Calibri"/>
                      <w:color w:val="000000"/>
                      <w:sz w:val="22"/>
                      <w:szCs w:val="22"/>
                    </w:rPr>
                  </w:rPrChange>
                </w:rPr>
                <w:t>Cape Alava</w:t>
              </w:r>
            </w:ins>
          </w:p>
        </w:tc>
        <w:tc>
          <w:tcPr>
            <w:tcW w:w="960" w:type="dxa"/>
            <w:noWrap/>
            <w:hideMark/>
            <w:tcPrChange w:id="819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194" w:author="Nick.Tolimieri" w:date="2022-09-13T12:37:00Z"/>
                <w:rFonts w:asciiTheme="minorHAnsi" w:eastAsiaTheme="minorHAnsi" w:hAnsiTheme="minorHAnsi" w:cstheme="minorBidi"/>
                <w:sz w:val="22"/>
                <w:szCs w:val="22"/>
                <w:rPrChange w:id="8195" w:author="Nick.Tolimieri" w:date="2022-09-13T12:37:00Z">
                  <w:rPr>
                    <w:ins w:id="8196" w:author="Nick.Tolimieri" w:date="2022-09-13T12:37:00Z"/>
                    <w:rFonts w:ascii="Calibri" w:hAnsi="Calibri" w:cs="Calibri"/>
                    <w:color w:val="000000"/>
                    <w:sz w:val="22"/>
                    <w:szCs w:val="22"/>
                  </w:rPr>
                </w:rPrChange>
              </w:rPr>
              <w:pPrChange w:id="8197" w:author="Nick.Tolimieri" w:date="2022-09-13T12:37:00Z">
                <w:pPr>
                  <w:jc w:val="right"/>
                </w:pPr>
              </w:pPrChange>
            </w:pPr>
            <w:ins w:id="8198" w:author="Nick.Tolimieri" w:date="2022-09-13T12:37:00Z">
              <w:r w:rsidRPr="00207938">
                <w:rPr>
                  <w:rFonts w:asciiTheme="minorHAnsi" w:eastAsiaTheme="minorHAnsi" w:hAnsiTheme="minorHAnsi" w:cstheme="minorBidi"/>
                  <w:sz w:val="22"/>
                  <w:szCs w:val="22"/>
                  <w:rPrChange w:id="8199" w:author="Nick.Tolimieri" w:date="2022-09-13T12:37:00Z">
                    <w:rPr>
                      <w:rFonts w:ascii="Calibri" w:hAnsi="Calibri" w:cs="Calibri"/>
                      <w:color w:val="000000"/>
                      <w:sz w:val="22"/>
                      <w:szCs w:val="22"/>
                    </w:rPr>
                  </w:rPrChange>
                </w:rPr>
                <w:t>2010</w:t>
              </w:r>
            </w:ins>
          </w:p>
        </w:tc>
        <w:tc>
          <w:tcPr>
            <w:tcW w:w="960" w:type="dxa"/>
            <w:noWrap/>
            <w:hideMark/>
            <w:tcPrChange w:id="82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01" w:author="Nick.Tolimieri" w:date="2022-09-13T12:37:00Z"/>
                <w:rFonts w:asciiTheme="minorHAnsi" w:eastAsiaTheme="minorHAnsi" w:hAnsiTheme="minorHAnsi" w:cstheme="minorBidi"/>
                <w:sz w:val="22"/>
                <w:szCs w:val="22"/>
                <w:rPrChange w:id="8202" w:author="Nick.Tolimieri" w:date="2022-09-13T12:37:00Z">
                  <w:rPr>
                    <w:ins w:id="8203" w:author="Nick.Tolimieri" w:date="2022-09-13T12:37:00Z"/>
                    <w:rFonts w:ascii="Calibri" w:hAnsi="Calibri" w:cs="Calibri"/>
                    <w:color w:val="000000"/>
                    <w:sz w:val="22"/>
                    <w:szCs w:val="22"/>
                  </w:rPr>
                </w:rPrChange>
              </w:rPr>
              <w:pPrChange w:id="8204" w:author="Nick.Tolimieri" w:date="2022-09-13T12:37:00Z">
                <w:pPr>
                  <w:jc w:val="right"/>
                </w:pPr>
              </w:pPrChange>
            </w:pPr>
            <w:ins w:id="8205" w:author="Nick.Tolimieri" w:date="2022-09-13T12:37:00Z">
              <w:r w:rsidRPr="00207938">
                <w:rPr>
                  <w:rFonts w:asciiTheme="minorHAnsi" w:eastAsiaTheme="minorHAnsi" w:hAnsiTheme="minorHAnsi" w:cstheme="minorBidi"/>
                  <w:sz w:val="22"/>
                  <w:szCs w:val="22"/>
                  <w:rPrChange w:id="8206" w:author="Nick.Tolimieri" w:date="2022-09-13T12:37:00Z">
                    <w:rPr>
                      <w:rFonts w:ascii="Calibri" w:hAnsi="Calibri" w:cs="Calibri"/>
                      <w:color w:val="000000"/>
                      <w:sz w:val="22"/>
                      <w:szCs w:val="22"/>
                    </w:rPr>
                  </w:rPrChange>
                </w:rPr>
                <w:t>0</w:t>
              </w:r>
            </w:ins>
          </w:p>
        </w:tc>
        <w:tc>
          <w:tcPr>
            <w:tcW w:w="960" w:type="dxa"/>
            <w:noWrap/>
            <w:hideMark/>
            <w:tcPrChange w:id="82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08" w:author="Nick.Tolimieri" w:date="2022-09-13T12:37:00Z"/>
                <w:rFonts w:asciiTheme="minorHAnsi" w:eastAsiaTheme="minorHAnsi" w:hAnsiTheme="minorHAnsi" w:cstheme="minorBidi"/>
                <w:sz w:val="22"/>
                <w:szCs w:val="22"/>
                <w:rPrChange w:id="8209" w:author="Nick.Tolimieri" w:date="2022-09-13T12:37:00Z">
                  <w:rPr>
                    <w:ins w:id="8210" w:author="Nick.Tolimieri" w:date="2022-09-13T12:37:00Z"/>
                    <w:rFonts w:ascii="Calibri" w:hAnsi="Calibri" w:cs="Calibri"/>
                    <w:color w:val="000000"/>
                    <w:sz w:val="22"/>
                    <w:szCs w:val="22"/>
                  </w:rPr>
                </w:rPrChange>
              </w:rPr>
              <w:pPrChange w:id="8211" w:author="Nick.Tolimieri" w:date="2022-09-13T12:37:00Z">
                <w:pPr>
                  <w:jc w:val="right"/>
                </w:pPr>
              </w:pPrChange>
            </w:pPr>
            <w:ins w:id="8212" w:author="Nick.Tolimieri" w:date="2022-09-13T12:37:00Z">
              <w:r w:rsidRPr="00207938">
                <w:rPr>
                  <w:rFonts w:asciiTheme="minorHAnsi" w:eastAsiaTheme="minorHAnsi" w:hAnsiTheme="minorHAnsi" w:cstheme="minorBidi"/>
                  <w:sz w:val="22"/>
                  <w:szCs w:val="22"/>
                  <w:rPrChange w:id="8213" w:author="Nick.Tolimieri" w:date="2022-09-13T12:37:00Z">
                    <w:rPr>
                      <w:rFonts w:ascii="Calibri" w:hAnsi="Calibri" w:cs="Calibri"/>
                      <w:color w:val="000000"/>
                      <w:sz w:val="22"/>
                      <w:szCs w:val="22"/>
                    </w:rPr>
                  </w:rPrChange>
                </w:rPr>
                <w:t>20</w:t>
              </w:r>
            </w:ins>
          </w:p>
        </w:tc>
        <w:tc>
          <w:tcPr>
            <w:tcW w:w="960" w:type="dxa"/>
            <w:noWrap/>
            <w:hideMark/>
            <w:tcPrChange w:id="82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15" w:author="Nick.Tolimieri" w:date="2022-09-13T12:37:00Z"/>
                <w:rFonts w:asciiTheme="minorHAnsi" w:eastAsiaTheme="minorHAnsi" w:hAnsiTheme="minorHAnsi" w:cstheme="minorBidi"/>
                <w:sz w:val="22"/>
                <w:szCs w:val="22"/>
                <w:rPrChange w:id="8216" w:author="Nick.Tolimieri" w:date="2022-09-13T12:37:00Z">
                  <w:rPr>
                    <w:ins w:id="8217" w:author="Nick.Tolimieri" w:date="2022-09-13T12:37:00Z"/>
                    <w:rFonts w:ascii="Calibri" w:hAnsi="Calibri" w:cs="Calibri"/>
                    <w:color w:val="000000"/>
                    <w:sz w:val="22"/>
                    <w:szCs w:val="22"/>
                  </w:rPr>
                </w:rPrChange>
              </w:rPr>
              <w:pPrChange w:id="8218" w:author="Nick.Tolimieri" w:date="2022-09-13T12:37:00Z">
                <w:pPr>
                  <w:jc w:val="right"/>
                </w:pPr>
              </w:pPrChange>
            </w:pPr>
            <w:ins w:id="8219" w:author="Nick.Tolimieri" w:date="2022-09-13T12:37:00Z">
              <w:r w:rsidRPr="00207938">
                <w:rPr>
                  <w:rFonts w:asciiTheme="minorHAnsi" w:eastAsiaTheme="minorHAnsi" w:hAnsiTheme="minorHAnsi" w:cstheme="minorBidi"/>
                  <w:sz w:val="22"/>
                  <w:szCs w:val="22"/>
                  <w:rPrChange w:id="8220" w:author="Nick.Tolimieri" w:date="2022-09-13T12:37:00Z">
                    <w:rPr>
                      <w:rFonts w:ascii="Calibri" w:hAnsi="Calibri" w:cs="Calibri"/>
                      <w:color w:val="000000"/>
                      <w:sz w:val="22"/>
                      <w:szCs w:val="22"/>
                    </w:rPr>
                  </w:rPrChange>
                </w:rPr>
                <w:t>2</w:t>
              </w:r>
            </w:ins>
          </w:p>
        </w:tc>
        <w:tc>
          <w:tcPr>
            <w:tcW w:w="960" w:type="dxa"/>
            <w:noWrap/>
            <w:hideMark/>
            <w:tcPrChange w:id="82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22" w:author="Nick.Tolimieri" w:date="2022-09-13T12:37:00Z"/>
                <w:rFonts w:asciiTheme="minorHAnsi" w:eastAsiaTheme="minorHAnsi" w:hAnsiTheme="minorHAnsi" w:cstheme="minorBidi"/>
                <w:sz w:val="22"/>
                <w:szCs w:val="22"/>
                <w:rPrChange w:id="8223" w:author="Nick.Tolimieri" w:date="2022-09-13T12:37:00Z">
                  <w:rPr>
                    <w:ins w:id="8224" w:author="Nick.Tolimieri" w:date="2022-09-13T12:37:00Z"/>
                    <w:rFonts w:ascii="Calibri" w:hAnsi="Calibri" w:cs="Calibri"/>
                    <w:color w:val="000000"/>
                    <w:sz w:val="22"/>
                    <w:szCs w:val="22"/>
                  </w:rPr>
                </w:rPrChange>
              </w:rPr>
              <w:pPrChange w:id="8225" w:author="Nick.Tolimieri" w:date="2022-09-13T12:37:00Z">
                <w:pPr>
                  <w:jc w:val="right"/>
                </w:pPr>
              </w:pPrChange>
            </w:pPr>
            <w:ins w:id="8226" w:author="Nick.Tolimieri" w:date="2022-09-13T12:37:00Z">
              <w:r w:rsidRPr="00207938">
                <w:rPr>
                  <w:rFonts w:asciiTheme="minorHAnsi" w:eastAsiaTheme="minorHAnsi" w:hAnsiTheme="minorHAnsi" w:cstheme="minorBidi"/>
                  <w:sz w:val="22"/>
                  <w:szCs w:val="22"/>
                  <w:rPrChange w:id="8227" w:author="Nick.Tolimieri" w:date="2022-09-13T12:37:00Z">
                    <w:rPr>
                      <w:rFonts w:ascii="Calibri" w:hAnsi="Calibri" w:cs="Calibri"/>
                      <w:color w:val="000000"/>
                      <w:sz w:val="22"/>
                      <w:szCs w:val="22"/>
                    </w:rPr>
                  </w:rPrChange>
                </w:rPr>
                <w:t>11</w:t>
              </w:r>
            </w:ins>
          </w:p>
        </w:tc>
        <w:tc>
          <w:tcPr>
            <w:tcW w:w="960" w:type="dxa"/>
            <w:noWrap/>
            <w:hideMark/>
            <w:tcPrChange w:id="822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29" w:author="Nick.Tolimieri" w:date="2022-09-13T12:37:00Z"/>
                <w:rFonts w:asciiTheme="minorHAnsi" w:eastAsiaTheme="minorHAnsi" w:hAnsiTheme="minorHAnsi" w:cstheme="minorBidi"/>
                <w:sz w:val="22"/>
                <w:szCs w:val="22"/>
                <w:rPrChange w:id="8230" w:author="Nick.Tolimieri" w:date="2022-09-13T12:37:00Z">
                  <w:rPr>
                    <w:ins w:id="8231" w:author="Nick.Tolimieri" w:date="2022-09-13T12:37:00Z"/>
                    <w:rFonts w:ascii="Calibri" w:hAnsi="Calibri" w:cs="Calibri"/>
                    <w:color w:val="000000"/>
                    <w:sz w:val="22"/>
                    <w:szCs w:val="22"/>
                  </w:rPr>
                </w:rPrChange>
              </w:rPr>
              <w:pPrChange w:id="8232" w:author="Nick.Tolimieri" w:date="2022-09-13T12:37:00Z">
                <w:pPr>
                  <w:jc w:val="right"/>
                </w:pPr>
              </w:pPrChange>
            </w:pPr>
            <w:ins w:id="8233" w:author="Nick.Tolimieri" w:date="2022-09-13T12:37:00Z">
              <w:r w:rsidRPr="00207938">
                <w:rPr>
                  <w:rFonts w:asciiTheme="minorHAnsi" w:eastAsiaTheme="minorHAnsi" w:hAnsiTheme="minorHAnsi" w:cstheme="minorBidi"/>
                  <w:sz w:val="22"/>
                  <w:szCs w:val="22"/>
                  <w:rPrChange w:id="8234" w:author="Nick.Tolimieri" w:date="2022-09-13T12:37:00Z">
                    <w:rPr>
                      <w:rFonts w:ascii="Calibri" w:hAnsi="Calibri" w:cs="Calibri"/>
                      <w:color w:val="000000"/>
                      <w:sz w:val="22"/>
                      <w:szCs w:val="22"/>
                    </w:rPr>
                  </w:rPrChange>
                </w:rPr>
                <w:t>5</w:t>
              </w:r>
            </w:ins>
          </w:p>
        </w:tc>
        <w:tc>
          <w:tcPr>
            <w:tcW w:w="960" w:type="dxa"/>
            <w:noWrap/>
            <w:hideMark/>
            <w:tcPrChange w:id="823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36" w:author="Nick.Tolimieri" w:date="2022-09-13T12:37:00Z"/>
                <w:rFonts w:asciiTheme="minorHAnsi" w:eastAsiaTheme="minorHAnsi" w:hAnsiTheme="minorHAnsi" w:cstheme="minorBidi"/>
                <w:sz w:val="22"/>
                <w:szCs w:val="22"/>
                <w:rPrChange w:id="8237" w:author="Nick.Tolimieri" w:date="2022-09-13T12:37:00Z">
                  <w:rPr>
                    <w:ins w:id="8238" w:author="Nick.Tolimieri" w:date="2022-09-13T12:37:00Z"/>
                    <w:rFonts w:ascii="Calibri" w:hAnsi="Calibri" w:cs="Calibri"/>
                    <w:color w:val="000000"/>
                    <w:sz w:val="22"/>
                    <w:szCs w:val="22"/>
                  </w:rPr>
                </w:rPrChange>
              </w:rPr>
              <w:pPrChange w:id="8239" w:author="Nick.Tolimieri" w:date="2022-09-13T12:37:00Z">
                <w:pPr>
                  <w:jc w:val="right"/>
                </w:pPr>
              </w:pPrChange>
            </w:pPr>
            <w:ins w:id="8240" w:author="Nick.Tolimieri" w:date="2022-09-13T12:37:00Z">
              <w:r w:rsidRPr="00207938">
                <w:rPr>
                  <w:rFonts w:asciiTheme="minorHAnsi" w:eastAsiaTheme="minorHAnsi" w:hAnsiTheme="minorHAnsi" w:cstheme="minorBidi"/>
                  <w:sz w:val="22"/>
                  <w:szCs w:val="22"/>
                  <w:rPrChange w:id="8241" w:author="Nick.Tolimieri" w:date="2022-09-13T12:37:00Z">
                    <w:rPr>
                      <w:rFonts w:ascii="Calibri" w:hAnsi="Calibri" w:cs="Calibri"/>
                      <w:color w:val="000000"/>
                      <w:sz w:val="22"/>
                      <w:szCs w:val="22"/>
                    </w:rPr>
                  </w:rPrChange>
                </w:rPr>
                <w:t>6</w:t>
              </w:r>
            </w:ins>
          </w:p>
        </w:tc>
        <w:tc>
          <w:tcPr>
            <w:tcW w:w="960" w:type="dxa"/>
            <w:noWrap/>
            <w:hideMark/>
            <w:tcPrChange w:id="824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43" w:author="Nick.Tolimieri" w:date="2022-09-13T12:37:00Z"/>
                <w:rFonts w:asciiTheme="minorHAnsi" w:eastAsiaTheme="minorHAnsi" w:hAnsiTheme="minorHAnsi" w:cstheme="minorBidi"/>
                <w:sz w:val="22"/>
                <w:szCs w:val="22"/>
                <w:rPrChange w:id="8244" w:author="Nick.Tolimieri" w:date="2022-09-13T12:37:00Z">
                  <w:rPr>
                    <w:ins w:id="8245" w:author="Nick.Tolimieri" w:date="2022-09-13T12:37:00Z"/>
                    <w:rFonts w:ascii="Calibri" w:hAnsi="Calibri" w:cs="Calibri"/>
                    <w:color w:val="000000"/>
                    <w:sz w:val="22"/>
                    <w:szCs w:val="22"/>
                  </w:rPr>
                </w:rPrChange>
              </w:rPr>
              <w:pPrChange w:id="8246" w:author="Nick.Tolimieri" w:date="2022-09-13T12:37:00Z">
                <w:pPr>
                  <w:jc w:val="right"/>
                </w:pPr>
              </w:pPrChange>
            </w:pPr>
            <w:ins w:id="8247" w:author="Nick.Tolimieri" w:date="2022-09-13T12:37:00Z">
              <w:r w:rsidRPr="00207938">
                <w:rPr>
                  <w:rFonts w:asciiTheme="minorHAnsi" w:eastAsiaTheme="minorHAnsi" w:hAnsiTheme="minorHAnsi" w:cstheme="minorBidi"/>
                  <w:sz w:val="22"/>
                  <w:szCs w:val="22"/>
                  <w:rPrChange w:id="8248" w:author="Nick.Tolimieri" w:date="2022-09-13T12:37:00Z">
                    <w:rPr>
                      <w:rFonts w:ascii="Calibri" w:hAnsi="Calibri" w:cs="Calibri"/>
                      <w:color w:val="000000"/>
                      <w:sz w:val="22"/>
                      <w:szCs w:val="22"/>
                    </w:rPr>
                  </w:rPrChange>
                </w:rPr>
                <w:t>1.57</w:t>
              </w:r>
            </w:ins>
          </w:p>
        </w:tc>
        <w:tc>
          <w:tcPr>
            <w:tcW w:w="960" w:type="dxa"/>
            <w:noWrap/>
            <w:hideMark/>
            <w:tcPrChange w:id="824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50" w:author="Nick.Tolimieri" w:date="2022-09-13T12:37:00Z"/>
                <w:rFonts w:asciiTheme="minorHAnsi" w:eastAsiaTheme="minorHAnsi" w:hAnsiTheme="minorHAnsi" w:cstheme="minorBidi"/>
                <w:sz w:val="22"/>
                <w:szCs w:val="22"/>
                <w:rPrChange w:id="8251" w:author="Nick.Tolimieri" w:date="2022-09-13T12:37:00Z">
                  <w:rPr>
                    <w:ins w:id="8252" w:author="Nick.Tolimieri" w:date="2022-09-13T12:37:00Z"/>
                    <w:rFonts w:ascii="Calibri" w:hAnsi="Calibri" w:cs="Calibri"/>
                    <w:color w:val="000000"/>
                    <w:sz w:val="22"/>
                    <w:szCs w:val="22"/>
                  </w:rPr>
                </w:rPrChange>
              </w:rPr>
              <w:pPrChange w:id="8253" w:author="Nick.Tolimieri" w:date="2022-09-13T12:37:00Z">
                <w:pPr>
                  <w:jc w:val="right"/>
                </w:pPr>
              </w:pPrChange>
            </w:pPr>
            <w:ins w:id="8254" w:author="Nick.Tolimieri" w:date="2022-09-13T12:37:00Z">
              <w:r w:rsidRPr="00207938">
                <w:rPr>
                  <w:rFonts w:asciiTheme="minorHAnsi" w:eastAsiaTheme="minorHAnsi" w:hAnsiTheme="minorHAnsi" w:cstheme="minorBidi"/>
                  <w:sz w:val="22"/>
                  <w:szCs w:val="22"/>
                  <w:rPrChange w:id="8255" w:author="Nick.Tolimieri" w:date="2022-09-13T12:37:00Z">
                    <w:rPr>
                      <w:rFonts w:ascii="Calibri" w:hAnsi="Calibri" w:cs="Calibri"/>
                      <w:color w:val="000000"/>
                      <w:sz w:val="22"/>
                      <w:szCs w:val="22"/>
                    </w:rPr>
                  </w:rPrChange>
                </w:rPr>
                <w:t>0.13</w:t>
              </w:r>
            </w:ins>
          </w:p>
        </w:tc>
      </w:tr>
      <w:tr w:rsidR="00207938" w:rsidRPr="00207938" w:rsidTr="00207938">
        <w:trPr>
          <w:divId w:val="365297945"/>
          <w:trHeight w:val="300"/>
          <w:ins w:id="8256" w:author="Nick.Tolimieri" w:date="2022-09-13T12:37:00Z"/>
          <w:trPrChange w:id="8257" w:author="Nick.Tolimieri" w:date="2022-09-13T12:37:00Z">
            <w:trPr>
              <w:divId w:val="365297945"/>
              <w:trHeight w:val="300"/>
            </w:trPr>
          </w:trPrChange>
        </w:trPr>
        <w:tc>
          <w:tcPr>
            <w:tcW w:w="960" w:type="dxa"/>
            <w:noWrap/>
            <w:hideMark/>
            <w:tcPrChange w:id="825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59" w:author="Nick.Tolimieri" w:date="2022-09-13T12:37:00Z"/>
                <w:rFonts w:asciiTheme="minorHAnsi" w:eastAsiaTheme="minorHAnsi" w:hAnsiTheme="minorHAnsi" w:cstheme="minorBidi"/>
                <w:sz w:val="22"/>
                <w:szCs w:val="22"/>
                <w:rPrChange w:id="8260" w:author="Nick.Tolimieri" w:date="2022-09-13T12:37:00Z">
                  <w:rPr>
                    <w:ins w:id="8261" w:author="Nick.Tolimieri" w:date="2022-09-13T12:37:00Z"/>
                    <w:rFonts w:ascii="Calibri" w:hAnsi="Calibri" w:cs="Calibri"/>
                    <w:color w:val="000000"/>
                    <w:sz w:val="22"/>
                    <w:szCs w:val="22"/>
                  </w:rPr>
                </w:rPrChange>
              </w:rPr>
              <w:pPrChange w:id="8262" w:author="Nick.Tolimieri" w:date="2022-09-13T12:37:00Z">
                <w:pPr/>
              </w:pPrChange>
            </w:pPr>
            <w:ins w:id="8263" w:author="Nick.Tolimieri" w:date="2022-09-13T12:37:00Z">
              <w:r w:rsidRPr="00207938">
                <w:rPr>
                  <w:rFonts w:asciiTheme="minorHAnsi" w:eastAsiaTheme="minorHAnsi" w:hAnsiTheme="minorHAnsi" w:cstheme="minorBidi"/>
                  <w:sz w:val="22"/>
                  <w:szCs w:val="22"/>
                  <w:rPrChange w:id="8264" w:author="Nick.Tolimieri" w:date="2022-09-13T12:37:00Z">
                    <w:rPr>
                      <w:rFonts w:ascii="Calibri" w:hAnsi="Calibri" w:cs="Calibri"/>
                      <w:color w:val="000000"/>
                      <w:sz w:val="22"/>
                      <w:szCs w:val="22"/>
                    </w:rPr>
                  </w:rPrChange>
                </w:rPr>
                <w:t>Cape Alava</w:t>
              </w:r>
            </w:ins>
          </w:p>
        </w:tc>
        <w:tc>
          <w:tcPr>
            <w:tcW w:w="960" w:type="dxa"/>
            <w:noWrap/>
            <w:hideMark/>
            <w:tcPrChange w:id="82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66" w:author="Nick.Tolimieri" w:date="2022-09-13T12:37:00Z"/>
                <w:rFonts w:asciiTheme="minorHAnsi" w:eastAsiaTheme="minorHAnsi" w:hAnsiTheme="minorHAnsi" w:cstheme="minorBidi"/>
                <w:sz w:val="22"/>
                <w:szCs w:val="22"/>
                <w:rPrChange w:id="8267" w:author="Nick.Tolimieri" w:date="2022-09-13T12:37:00Z">
                  <w:rPr>
                    <w:ins w:id="8268" w:author="Nick.Tolimieri" w:date="2022-09-13T12:37:00Z"/>
                    <w:rFonts w:ascii="Calibri" w:hAnsi="Calibri" w:cs="Calibri"/>
                    <w:color w:val="000000"/>
                    <w:sz w:val="22"/>
                    <w:szCs w:val="22"/>
                  </w:rPr>
                </w:rPrChange>
              </w:rPr>
              <w:pPrChange w:id="8269" w:author="Nick.Tolimieri" w:date="2022-09-13T12:37:00Z">
                <w:pPr>
                  <w:jc w:val="right"/>
                </w:pPr>
              </w:pPrChange>
            </w:pPr>
            <w:ins w:id="8270" w:author="Nick.Tolimieri" w:date="2022-09-13T12:37:00Z">
              <w:r w:rsidRPr="00207938">
                <w:rPr>
                  <w:rFonts w:asciiTheme="minorHAnsi" w:eastAsiaTheme="minorHAnsi" w:hAnsiTheme="minorHAnsi" w:cstheme="minorBidi"/>
                  <w:sz w:val="22"/>
                  <w:szCs w:val="22"/>
                  <w:rPrChange w:id="8271" w:author="Nick.Tolimieri" w:date="2022-09-13T12:37:00Z">
                    <w:rPr>
                      <w:rFonts w:ascii="Calibri" w:hAnsi="Calibri" w:cs="Calibri"/>
                      <w:color w:val="000000"/>
                      <w:sz w:val="22"/>
                      <w:szCs w:val="22"/>
                    </w:rPr>
                  </w:rPrChange>
                </w:rPr>
                <w:t>2011</w:t>
              </w:r>
            </w:ins>
          </w:p>
        </w:tc>
        <w:tc>
          <w:tcPr>
            <w:tcW w:w="960" w:type="dxa"/>
            <w:noWrap/>
            <w:hideMark/>
            <w:tcPrChange w:id="827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73" w:author="Nick.Tolimieri" w:date="2022-09-13T12:37:00Z"/>
                <w:rFonts w:asciiTheme="minorHAnsi" w:eastAsiaTheme="minorHAnsi" w:hAnsiTheme="minorHAnsi" w:cstheme="minorBidi"/>
                <w:sz w:val="22"/>
                <w:szCs w:val="22"/>
                <w:rPrChange w:id="8274" w:author="Nick.Tolimieri" w:date="2022-09-13T12:37:00Z">
                  <w:rPr>
                    <w:ins w:id="8275" w:author="Nick.Tolimieri" w:date="2022-09-13T12:37:00Z"/>
                    <w:rFonts w:ascii="Calibri" w:hAnsi="Calibri" w:cs="Calibri"/>
                    <w:color w:val="000000"/>
                    <w:sz w:val="22"/>
                    <w:szCs w:val="22"/>
                  </w:rPr>
                </w:rPrChange>
              </w:rPr>
              <w:pPrChange w:id="8276" w:author="Nick.Tolimieri" w:date="2022-09-13T12:37:00Z">
                <w:pPr>
                  <w:jc w:val="right"/>
                </w:pPr>
              </w:pPrChange>
            </w:pPr>
            <w:ins w:id="8277" w:author="Nick.Tolimieri" w:date="2022-09-13T12:37:00Z">
              <w:r w:rsidRPr="00207938">
                <w:rPr>
                  <w:rFonts w:asciiTheme="minorHAnsi" w:eastAsiaTheme="minorHAnsi" w:hAnsiTheme="minorHAnsi" w:cstheme="minorBidi"/>
                  <w:sz w:val="22"/>
                  <w:szCs w:val="22"/>
                  <w:rPrChange w:id="8278" w:author="Nick.Tolimieri" w:date="2022-09-13T12:37:00Z">
                    <w:rPr>
                      <w:rFonts w:ascii="Calibri" w:hAnsi="Calibri" w:cs="Calibri"/>
                      <w:color w:val="000000"/>
                      <w:sz w:val="22"/>
                      <w:szCs w:val="22"/>
                    </w:rPr>
                  </w:rPrChange>
                </w:rPr>
                <w:t>0</w:t>
              </w:r>
            </w:ins>
          </w:p>
        </w:tc>
        <w:tc>
          <w:tcPr>
            <w:tcW w:w="960" w:type="dxa"/>
            <w:noWrap/>
            <w:hideMark/>
            <w:tcPrChange w:id="827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80" w:author="Nick.Tolimieri" w:date="2022-09-13T12:37:00Z"/>
                <w:rFonts w:asciiTheme="minorHAnsi" w:eastAsiaTheme="minorHAnsi" w:hAnsiTheme="minorHAnsi" w:cstheme="minorBidi"/>
                <w:sz w:val="22"/>
                <w:szCs w:val="22"/>
                <w:rPrChange w:id="8281" w:author="Nick.Tolimieri" w:date="2022-09-13T12:37:00Z">
                  <w:rPr>
                    <w:ins w:id="8282" w:author="Nick.Tolimieri" w:date="2022-09-13T12:37:00Z"/>
                    <w:rFonts w:ascii="Calibri" w:hAnsi="Calibri" w:cs="Calibri"/>
                    <w:color w:val="000000"/>
                    <w:sz w:val="22"/>
                    <w:szCs w:val="22"/>
                  </w:rPr>
                </w:rPrChange>
              </w:rPr>
              <w:pPrChange w:id="8283" w:author="Nick.Tolimieri" w:date="2022-09-13T12:37:00Z">
                <w:pPr>
                  <w:jc w:val="right"/>
                </w:pPr>
              </w:pPrChange>
            </w:pPr>
            <w:ins w:id="8284" w:author="Nick.Tolimieri" w:date="2022-09-13T12:37:00Z">
              <w:r w:rsidRPr="00207938">
                <w:rPr>
                  <w:rFonts w:asciiTheme="minorHAnsi" w:eastAsiaTheme="minorHAnsi" w:hAnsiTheme="minorHAnsi" w:cstheme="minorBidi"/>
                  <w:sz w:val="22"/>
                  <w:szCs w:val="22"/>
                  <w:rPrChange w:id="8285" w:author="Nick.Tolimieri" w:date="2022-09-13T12:37:00Z">
                    <w:rPr>
                      <w:rFonts w:ascii="Calibri" w:hAnsi="Calibri" w:cs="Calibri"/>
                      <w:color w:val="000000"/>
                      <w:sz w:val="22"/>
                      <w:szCs w:val="22"/>
                    </w:rPr>
                  </w:rPrChange>
                </w:rPr>
                <w:t>0</w:t>
              </w:r>
            </w:ins>
          </w:p>
        </w:tc>
        <w:tc>
          <w:tcPr>
            <w:tcW w:w="960" w:type="dxa"/>
            <w:noWrap/>
            <w:hideMark/>
            <w:tcPrChange w:id="828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87" w:author="Nick.Tolimieri" w:date="2022-09-13T12:37:00Z"/>
                <w:rFonts w:asciiTheme="minorHAnsi" w:eastAsiaTheme="minorHAnsi" w:hAnsiTheme="minorHAnsi" w:cstheme="minorBidi"/>
                <w:sz w:val="22"/>
                <w:szCs w:val="22"/>
                <w:rPrChange w:id="8288" w:author="Nick.Tolimieri" w:date="2022-09-13T12:37:00Z">
                  <w:rPr>
                    <w:ins w:id="8289" w:author="Nick.Tolimieri" w:date="2022-09-13T12:37:00Z"/>
                    <w:rFonts w:ascii="Calibri" w:hAnsi="Calibri" w:cs="Calibri"/>
                    <w:color w:val="000000"/>
                    <w:sz w:val="22"/>
                    <w:szCs w:val="22"/>
                  </w:rPr>
                </w:rPrChange>
              </w:rPr>
              <w:pPrChange w:id="8290" w:author="Nick.Tolimieri" w:date="2022-09-13T12:37:00Z">
                <w:pPr>
                  <w:jc w:val="right"/>
                </w:pPr>
              </w:pPrChange>
            </w:pPr>
            <w:ins w:id="8291" w:author="Nick.Tolimieri" w:date="2022-09-13T12:37:00Z">
              <w:r w:rsidRPr="00207938">
                <w:rPr>
                  <w:rFonts w:asciiTheme="minorHAnsi" w:eastAsiaTheme="minorHAnsi" w:hAnsiTheme="minorHAnsi" w:cstheme="minorBidi"/>
                  <w:sz w:val="22"/>
                  <w:szCs w:val="22"/>
                  <w:rPrChange w:id="8292" w:author="Nick.Tolimieri" w:date="2022-09-13T12:37:00Z">
                    <w:rPr>
                      <w:rFonts w:ascii="Calibri" w:hAnsi="Calibri" w:cs="Calibri"/>
                      <w:color w:val="000000"/>
                      <w:sz w:val="22"/>
                      <w:szCs w:val="22"/>
                    </w:rPr>
                  </w:rPrChange>
                </w:rPr>
                <w:t>0</w:t>
              </w:r>
            </w:ins>
          </w:p>
        </w:tc>
        <w:tc>
          <w:tcPr>
            <w:tcW w:w="960" w:type="dxa"/>
            <w:noWrap/>
            <w:hideMark/>
            <w:tcPrChange w:id="829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294" w:author="Nick.Tolimieri" w:date="2022-09-13T12:37:00Z"/>
                <w:rFonts w:asciiTheme="minorHAnsi" w:eastAsiaTheme="minorHAnsi" w:hAnsiTheme="minorHAnsi" w:cstheme="minorBidi"/>
                <w:sz w:val="22"/>
                <w:szCs w:val="22"/>
                <w:rPrChange w:id="8295" w:author="Nick.Tolimieri" w:date="2022-09-13T12:37:00Z">
                  <w:rPr>
                    <w:ins w:id="8296" w:author="Nick.Tolimieri" w:date="2022-09-13T12:37:00Z"/>
                    <w:rFonts w:ascii="Calibri" w:hAnsi="Calibri" w:cs="Calibri"/>
                    <w:color w:val="000000"/>
                    <w:sz w:val="22"/>
                    <w:szCs w:val="22"/>
                  </w:rPr>
                </w:rPrChange>
              </w:rPr>
              <w:pPrChange w:id="8297" w:author="Nick.Tolimieri" w:date="2022-09-13T12:37:00Z">
                <w:pPr>
                  <w:jc w:val="right"/>
                </w:pPr>
              </w:pPrChange>
            </w:pPr>
            <w:ins w:id="8298" w:author="Nick.Tolimieri" w:date="2022-09-13T12:37:00Z">
              <w:r w:rsidRPr="00207938">
                <w:rPr>
                  <w:rFonts w:asciiTheme="minorHAnsi" w:eastAsiaTheme="minorHAnsi" w:hAnsiTheme="minorHAnsi" w:cstheme="minorBidi"/>
                  <w:sz w:val="22"/>
                  <w:szCs w:val="22"/>
                  <w:rPrChange w:id="8299" w:author="Nick.Tolimieri" w:date="2022-09-13T12:37:00Z">
                    <w:rPr>
                      <w:rFonts w:ascii="Calibri" w:hAnsi="Calibri" w:cs="Calibri"/>
                      <w:color w:val="000000"/>
                      <w:sz w:val="22"/>
                      <w:szCs w:val="22"/>
                    </w:rPr>
                  </w:rPrChange>
                </w:rPr>
                <w:t>0</w:t>
              </w:r>
            </w:ins>
          </w:p>
        </w:tc>
        <w:tc>
          <w:tcPr>
            <w:tcW w:w="960" w:type="dxa"/>
            <w:noWrap/>
            <w:hideMark/>
            <w:tcPrChange w:id="830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01" w:author="Nick.Tolimieri" w:date="2022-09-13T12:37:00Z"/>
                <w:rFonts w:asciiTheme="minorHAnsi" w:eastAsiaTheme="minorHAnsi" w:hAnsiTheme="minorHAnsi" w:cstheme="minorBidi"/>
                <w:sz w:val="22"/>
                <w:szCs w:val="22"/>
                <w:rPrChange w:id="8302" w:author="Nick.Tolimieri" w:date="2022-09-13T12:37:00Z">
                  <w:rPr>
                    <w:ins w:id="8303" w:author="Nick.Tolimieri" w:date="2022-09-13T12:37:00Z"/>
                    <w:rFonts w:ascii="Calibri" w:hAnsi="Calibri" w:cs="Calibri"/>
                    <w:color w:val="000000"/>
                    <w:sz w:val="22"/>
                    <w:szCs w:val="22"/>
                  </w:rPr>
                </w:rPrChange>
              </w:rPr>
              <w:pPrChange w:id="8304" w:author="Nick.Tolimieri" w:date="2022-09-13T12:37:00Z">
                <w:pPr/>
              </w:pPrChange>
            </w:pPr>
            <w:ins w:id="8305" w:author="Nick.Tolimieri" w:date="2022-09-13T12:37:00Z">
              <w:r w:rsidRPr="00207938">
                <w:rPr>
                  <w:rFonts w:asciiTheme="minorHAnsi" w:eastAsiaTheme="minorHAnsi" w:hAnsiTheme="minorHAnsi" w:cstheme="minorBidi"/>
                  <w:sz w:val="22"/>
                  <w:szCs w:val="22"/>
                  <w:rPrChange w:id="8306" w:author="Nick.Tolimieri" w:date="2022-09-13T12:37:00Z">
                    <w:rPr>
                      <w:rFonts w:ascii="Calibri" w:hAnsi="Calibri" w:cs="Calibri"/>
                      <w:color w:val="000000"/>
                      <w:sz w:val="22"/>
                      <w:szCs w:val="22"/>
                    </w:rPr>
                  </w:rPrChange>
                </w:rPr>
                <w:t>NA</w:t>
              </w:r>
            </w:ins>
          </w:p>
        </w:tc>
        <w:tc>
          <w:tcPr>
            <w:tcW w:w="960" w:type="dxa"/>
            <w:noWrap/>
            <w:hideMark/>
            <w:tcPrChange w:id="830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08" w:author="Nick.Tolimieri" w:date="2022-09-13T12:37:00Z"/>
                <w:rFonts w:asciiTheme="minorHAnsi" w:eastAsiaTheme="minorHAnsi" w:hAnsiTheme="minorHAnsi" w:cstheme="minorBidi"/>
                <w:sz w:val="22"/>
                <w:szCs w:val="22"/>
                <w:rPrChange w:id="8309" w:author="Nick.Tolimieri" w:date="2022-09-13T12:37:00Z">
                  <w:rPr>
                    <w:ins w:id="8310" w:author="Nick.Tolimieri" w:date="2022-09-13T12:37:00Z"/>
                    <w:rFonts w:ascii="Calibri" w:hAnsi="Calibri" w:cs="Calibri"/>
                    <w:color w:val="000000"/>
                    <w:sz w:val="22"/>
                    <w:szCs w:val="22"/>
                  </w:rPr>
                </w:rPrChange>
              </w:rPr>
              <w:pPrChange w:id="8311" w:author="Nick.Tolimieri" w:date="2022-09-13T12:37:00Z">
                <w:pPr/>
              </w:pPrChange>
            </w:pPr>
            <w:ins w:id="8312" w:author="Nick.Tolimieri" w:date="2022-09-13T12:37:00Z">
              <w:r w:rsidRPr="00207938">
                <w:rPr>
                  <w:rFonts w:asciiTheme="minorHAnsi" w:eastAsiaTheme="minorHAnsi" w:hAnsiTheme="minorHAnsi" w:cstheme="minorBidi"/>
                  <w:sz w:val="22"/>
                  <w:szCs w:val="22"/>
                  <w:rPrChange w:id="8313" w:author="Nick.Tolimieri" w:date="2022-09-13T12:37:00Z">
                    <w:rPr>
                      <w:rFonts w:ascii="Calibri" w:hAnsi="Calibri" w:cs="Calibri"/>
                      <w:color w:val="000000"/>
                      <w:sz w:val="22"/>
                      <w:szCs w:val="22"/>
                    </w:rPr>
                  </w:rPrChange>
                </w:rPr>
                <w:t>NA</w:t>
              </w:r>
            </w:ins>
          </w:p>
        </w:tc>
        <w:tc>
          <w:tcPr>
            <w:tcW w:w="960" w:type="dxa"/>
            <w:noWrap/>
            <w:hideMark/>
            <w:tcPrChange w:id="831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15" w:author="Nick.Tolimieri" w:date="2022-09-13T12:37:00Z"/>
                <w:rFonts w:asciiTheme="minorHAnsi" w:eastAsiaTheme="minorHAnsi" w:hAnsiTheme="minorHAnsi" w:cstheme="minorBidi"/>
                <w:sz w:val="22"/>
                <w:szCs w:val="22"/>
                <w:rPrChange w:id="8316" w:author="Nick.Tolimieri" w:date="2022-09-13T12:37:00Z">
                  <w:rPr>
                    <w:ins w:id="8317" w:author="Nick.Tolimieri" w:date="2022-09-13T12:37:00Z"/>
                    <w:rFonts w:ascii="Calibri" w:hAnsi="Calibri" w:cs="Calibri"/>
                    <w:color w:val="000000"/>
                    <w:sz w:val="22"/>
                    <w:szCs w:val="22"/>
                  </w:rPr>
                </w:rPrChange>
              </w:rPr>
              <w:pPrChange w:id="8318" w:author="Nick.Tolimieri" w:date="2022-09-13T12:37:00Z">
                <w:pPr/>
              </w:pPrChange>
            </w:pPr>
            <w:ins w:id="8319" w:author="Nick.Tolimieri" w:date="2022-09-13T12:37:00Z">
              <w:r w:rsidRPr="00207938">
                <w:rPr>
                  <w:rFonts w:asciiTheme="minorHAnsi" w:eastAsiaTheme="minorHAnsi" w:hAnsiTheme="minorHAnsi" w:cstheme="minorBidi"/>
                  <w:sz w:val="22"/>
                  <w:szCs w:val="22"/>
                  <w:rPrChange w:id="8320" w:author="Nick.Tolimieri" w:date="2022-09-13T12:37:00Z">
                    <w:rPr>
                      <w:rFonts w:ascii="Calibri" w:hAnsi="Calibri" w:cs="Calibri"/>
                      <w:color w:val="000000"/>
                      <w:sz w:val="22"/>
                      <w:szCs w:val="22"/>
                    </w:rPr>
                  </w:rPrChange>
                </w:rPr>
                <w:t>NA</w:t>
              </w:r>
            </w:ins>
          </w:p>
        </w:tc>
        <w:tc>
          <w:tcPr>
            <w:tcW w:w="960" w:type="dxa"/>
            <w:noWrap/>
            <w:hideMark/>
            <w:tcPrChange w:id="832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22" w:author="Nick.Tolimieri" w:date="2022-09-13T12:37:00Z"/>
                <w:rFonts w:asciiTheme="minorHAnsi" w:eastAsiaTheme="minorHAnsi" w:hAnsiTheme="minorHAnsi" w:cstheme="minorBidi"/>
                <w:sz w:val="22"/>
                <w:szCs w:val="22"/>
                <w:rPrChange w:id="8323" w:author="Nick.Tolimieri" w:date="2022-09-13T12:37:00Z">
                  <w:rPr>
                    <w:ins w:id="8324" w:author="Nick.Tolimieri" w:date="2022-09-13T12:37:00Z"/>
                    <w:rFonts w:ascii="Calibri" w:hAnsi="Calibri" w:cs="Calibri"/>
                    <w:color w:val="000000"/>
                    <w:sz w:val="22"/>
                    <w:szCs w:val="22"/>
                  </w:rPr>
                </w:rPrChange>
              </w:rPr>
              <w:pPrChange w:id="8325" w:author="Nick.Tolimieri" w:date="2022-09-13T12:37:00Z">
                <w:pPr/>
              </w:pPrChange>
            </w:pPr>
            <w:ins w:id="8326" w:author="Nick.Tolimieri" w:date="2022-09-13T12:37:00Z">
              <w:r w:rsidRPr="00207938">
                <w:rPr>
                  <w:rFonts w:asciiTheme="minorHAnsi" w:eastAsiaTheme="minorHAnsi" w:hAnsiTheme="minorHAnsi" w:cstheme="minorBidi"/>
                  <w:sz w:val="22"/>
                  <w:szCs w:val="22"/>
                  <w:rPrChange w:id="8327"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8328" w:author="Nick.Tolimieri" w:date="2022-09-13T12:37:00Z"/>
          <w:trPrChange w:id="8329" w:author="Nick.Tolimieri" w:date="2022-09-13T12:37:00Z">
            <w:trPr>
              <w:divId w:val="365297945"/>
              <w:trHeight w:val="300"/>
            </w:trPr>
          </w:trPrChange>
        </w:trPr>
        <w:tc>
          <w:tcPr>
            <w:tcW w:w="960" w:type="dxa"/>
            <w:noWrap/>
            <w:hideMark/>
            <w:tcPrChange w:id="833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31" w:author="Nick.Tolimieri" w:date="2022-09-13T12:37:00Z"/>
                <w:rFonts w:asciiTheme="minorHAnsi" w:eastAsiaTheme="minorHAnsi" w:hAnsiTheme="minorHAnsi" w:cstheme="minorBidi"/>
                <w:sz w:val="22"/>
                <w:szCs w:val="22"/>
                <w:rPrChange w:id="8332" w:author="Nick.Tolimieri" w:date="2022-09-13T12:37:00Z">
                  <w:rPr>
                    <w:ins w:id="8333" w:author="Nick.Tolimieri" w:date="2022-09-13T12:37:00Z"/>
                    <w:rFonts w:ascii="Calibri" w:hAnsi="Calibri" w:cs="Calibri"/>
                    <w:color w:val="000000"/>
                    <w:sz w:val="22"/>
                    <w:szCs w:val="22"/>
                  </w:rPr>
                </w:rPrChange>
              </w:rPr>
              <w:pPrChange w:id="8334" w:author="Nick.Tolimieri" w:date="2022-09-13T12:37:00Z">
                <w:pPr/>
              </w:pPrChange>
            </w:pPr>
            <w:ins w:id="8335" w:author="Nick.Tolimieri" w:date="2022-09-13T12:37:00Z">
              <w:r w:rsidRPr="00207938">
                <w:rPr>
                  <w:rFonts w:asciiTheme="minorHAnsi" w:eastAsiaTheme="minorHAnsi" w:hAnsiTheme="minorHAnsi" w:cstheme="minorBidi"/>
                  <w:sz w:val="22"/>
                  <w:szCs w:val="22"/>
                  <w:rPrChange w:id="8336" w:author="Nick.Tolimieri" w:date="2022-09-13T12:37:00Z">
                    <w:rPr>
                      <w:rFonts w:ascii="Calibri" w:hAnsi="Calibri" w:cs="Calibri"/>
                      <w:color w:val="000000"/>
                      <w:sz w:val="22"/>
                      <w:szCs w:val="22"/>
                    </w:rPr>
                  </w:rPrChange>
                </w:rPr>
                <w:t>Cape Alava</w:t>
              </w:r>
            </w:ins>
          </w:p>
        </w:tc>
        <w:tc>
          <w:tcPr>
            <w:tcW w:w="960" w:type="dxa"/>
            <w:noWrap/>
            <w:hideMark/>
            <w:tcPrChange w:id="833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38" w:author="Nick.Tolimieri" w:date="2022-09-13T12:37:00Z"/>
                <w:rFonts w:asciiTheme="minorHAnsi" w:eastAsiaTheme="minorHAnsi" w:hAnsiTheme="minorHAnsi" w:cstheme="minorBidi"/>
                <w:sz w:val="22"/>
                <w:szCs w:val="22"/>
                <w:rPrChange w:id="8339" w:author="Nick.Tolimieri" w:date="2022-09-13T12:37:00Z">
                  <w:rPr>
                    <w:ins w:id="8340" w:author="Nick.Tolimieri" w:date="2022-09-13T12:37:00Z"/>
                    <w:rFonts w:ascii="Calibri" w:hAnsi="Calibri" w:cs="Calibri"/>
                    <w:color w:val="000000"/>
                    <w:sz w:val="22"/>
                    <w:szCs w:val="22"/>
                  </w:rPr>
                </w:rPrChange>
              </w:rPr>
              <w:pPrChange w:id="8341" w:author="Nick.Tolimieri" w:date="2022-09-13T12:37:00Z">
                <w:pPr>
                  <w:jc w:val="right"/>
                </w:pPr>
              </w:pPrChange>
            </w:pPr>
            <w:ins w:id="8342" w:author="Nick.Tolimieri" w:date="2022-09-13T12:37:00Z">
              <w:r w:rsidRPr="00207938">
                <w:rPr>
                  <w:rFonts w:asciiTheme="minorHAnsi" w:eastAsiaTheme="minorHAnsi" w:hAnsiTheme="minorHAnsi" w:cstheme="minorBidi"/>
                  <w:sz w:val="22"/>
                  <w:szCs w:val="22"/>
                  <w:rPrChange w:id="8343" w:author="Nick.Tolimieri" w:date="2022-09-13T12:37:00Z">
                    <w:rPr>
                      <w:rFonts w:ascii="Calibri" w:hAnsi="Calibri" w:cs="Calibri"/>
                      <w:color w:val="000000"/>
                      <w:sz w:val="22"/>
                      <w:szCs w:val="22"/>
                    </w:rPr>
                  </w:rPrChange>
                </w:rPr>
                <w:t>2012</w:t>
              </w:r>
            </w:ins>
          </w:p>
        </w:tc>
        <w:tc>
          <w:tcPr>
            <w:tcW w:w="960" w:type="dxa"/>
            <w:noWrap/>
            <w:hideMark/>
            <w:tcPrChange w:id="834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45" w:author="Nick.Tolimieri" w:date="2022-09-13T12:37:00Z"/>
                <w:rFonts w:asciiTheme="minorHAnsi" w:eastAsiaTheme="minorHAnsi" w:hAnsiTheme="minorHAnsi" w:cstheme="minorBidi"/>
                <w:sz w:val="22"/>
                <w:szCs w:val="22"/>
                <w:rPrChange w:id="8346" w:author="Nick.Tolimieri" w:date="2022-09-13T12:37:00Z">
                  <w:rPr>
                    <w:ins w:id="8347" w:author="Nick.Tolimieri" w:date="2022-09-13T12:37:00Z"/>
                    <w:rFonts w:ascii="Calibri" w:hAnsi="Calibri" w:cs="Calibri"/>
                    <w:color w:val="000000"/>
                    <w:sz w:val="22"/>
                    <w:szCs w:val="22"/>
                  </w:rPr>
                </w:rPrChange>
              </w:rPr>
              <w:pPrChange w:id="8348" w:author="Nick.Tolimieri" w:date="2022-09-13T12:37:00Z">
                <w:pPr>
                  <w:jc w:val="right"/>
                </w:pPr>
              </w:pPrChange>
            </w:pPr>
            <w:ins w:id="8349" w:author="Nick.Tolimieri" w:date="2022-09-13T12:37:00Z">
              <w:r w:rsidRPr="00207938">
                <w:rPr>
                  <w:rFonts w:asciiTheme="minorHAnsi" w:eastAsiaTheme="minorHAnsi" w:hAnsiTheme="minorHAnsi" w:cstheme="minorBidi"/>
                  <w:sz w:val="22"/>
                  <w:szCs w:val="22"/>
                  <w:rPrChange w:id="8350" w:author="Nick.Tolimieri" w:date="2022-09-13T12:37:00Z">
                    <w:rPr>
                      <w:rFonts w:ascii="Calibri" w:hAnsi="Calibri" w:cs="Calibri"/>
                      <w:color w:val="000000"/>
                      <w:sz w:val="22"/>
                      <w:szCs w:val="22"/>
                    </w:rPr>
                  </w:rPrChange>
                </w:rPr>
                <w:t>2</w:t>
              </w:r>
            </w:ins>
          </w:p>
        </w:tc>
        <w:tc>
          <w:tcPr>
            <w:tcW w:w="960" w:type="dxa"/>
            <w:noWrap/>
            <w:hideMark/>
            <w:tcPrChange w:id="835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52" w:author="Nick.Tolimieri" w:date="2022-09-13T12:37:00Z"/>
                <w:rFonts w:asciiTheme="minorHAnsi" w:eastAsiaTheme="minorHAnsi" w:hAnsiTheme="minorHAnsi" w:cstheme="minorBidi"/>
                <w:sz w:val="22"/>
                <w:szCs w:val="22"/>
                <w:rPrChange w:id="8353" w:author="Nick.Tolimieri" w:date="2022-09-13T12:37:00Z">
                  <w:rPr>
                    <w:ins w:id="8354" w:author="Nick.Tolimieri" w:date="2022-09-13T12:37:00Z"/>
                    <w:rFonts w:ascii="Calibri" w:hAnsi="Calibri" w:cs="Calibri"/>
                    <w:color w:val="000000"/>
                    <w:sz w:val="22"/>
                    <w:szCs w:val="22"/>
                  </w:rPr>
                </w:rPrChange>
              </w:rPr>
              <w:pPrChange w:id="8355" w:author="Nick.Tolimieri" w:date="2022-09-13T12:37:00Z">
                <w:pPr>
                  <w:jc w:val="right"/>
                </w:pPr>
              </w:pPrChange>
            </w:pPr>
            <w:ins w:id="8356" w:author="Nick.Tolimieri" w:date="2022-09-13T12:37:00Z">
              <w:r w:rsidRPr="00207938">
                <w:rPr>
                  <w:rFonts w:asciiTheme="minorHAnsi" w:eastAsiaTheme="minorHAnsi" w:hAnsiTheme="minorHAnsi" w:cstheme="minorBidi"/>
                  <w:sz w:val="22"/>
                  <w:szCs w:val="22"/>
                  <w:rPrChange w:id="8357" w:author="Nick.Tolimieri" w:date="2022-09-13T12:37:00Z">
                    <w:rPr>
                      <w:rFonts w:ascii="Calibri" w:hAnsi="Calibri" w:cs="Calibri"/>
                      <w:color w:val="000000"/>
                      <w:sz w:val="22"/>
                      <w:szCs w:val="22"/>
                    </w:rPr>
                  </w:rPrChange>
                </w:rPr>
                <w:t>0</w:t>
              </w:r>
            </w:ins>
          </w:p>
        </w:tc>
        <w:tc>
          <w:tcPr>
            <w:tcW w:w="960" w:type="dxa"/>
            <w:noWrap/>
            <w:hideMark/>
            <w:tcPrChange w:id="835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59" w:author="Nick.Tolimieri" w:date="2022-09-13T12:37:00Z"/>
                <w:rFonts w:asciiTheme="minorHAnsi" w:eastAsiaTheme="minorHAnsi" w:hAnsiTheme="minorHAnsi" w:cstheme="minorBidi"/>
                <w:sz w:val="22"/>
                <w:szCs w:val="22"/>
                <w:rPrChange w:id="8360" w:author="Nick.Tolimieri" w:date="2022-09-13T12:37:00Z">
                  <w:rPr>
                    <w:ins w:id="8361" w:author="Nick.Tolimieri" w:date="2022-09-13T12:37:00Z"/>
                    <w:rFonts w:ascii="Calibri" w:hAnsi="Calibri" w:cs="Calibri"/>
                    <w:color w:val="000000"/>
                    <w:sz w:val="22"/>
                    <w:szCs w:val="22"/>
                  </w:rPr>
                </w:rPrChange>
              </w:rPr>
              <w:pPrChange w:id="8362" w:author="Nick.Tolimieri" w:date="2022-09-13T12:37:00Z">
                <w:pPr>
                  <w:jc w:val="right"/>
                </w:pPr>
              </w:pPrChange>
            </w:pPr>
            <w:ins w:id="8363" w:author="Nick.Tolimieri" w:date="2022-09-13T12:37:00Z">
              <w:r w:rsidRPr="00207938">
                <w:rPr>
                  <w:rFonts w:asciiTheme="minorHAnsi" w:eastAsiaTheme="minorHAnsi" w:hAnsiTheme="minorHAnsi" w:cstheme="minorBidi"/>
                  <w:sz w:val="22"/>
                  <w:szCs w:val="22"/>
                  <w:rPrChange w:id="8364" w:author="Nick.Tolimieri" w:date="2022-09-13T12:37:00Z">
                    <w:rPr>
                      <w:rFonts w:ascii="Calibri" w:hAnsi="Calibri" w:cs="Calibri"/>
                      <w:color w:val="000000"/>
                      <w:sz w:val="22"/>
                      <w:szCs w:val="22"/>
                    </w:rPr>
                  </w:rPrChange>
                </w:rPr>
                <w:t>0</w:t>
              </w:r>
            </w:ins>
          </w:p>
        </w:tc>
        <w:tc>
          <w:tcPr>
            <w:tcW w:w="960" w:type="dxa"/>
            <w:noWrap/>
            <w:hideMark/>
            <w:tcPrChange w:id="83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66" w:author="Nick.Tolimieri" w:date="2022-09-13T12:37:00Z"/>
                <w:rFonts w:asciiTheme="minorHAnsi" w:eastAsiaTheme="minorHAnsi" w:hAnsiTheme="minorHAnsi" w:cstheme="minorBidi"/>
                <w:sz w:val="22"/>
                <w:szCs w:val="22"/>
                <w:rPrChange w:id="8367" w:author="Nick.Tolimieri" w:date="2022-09-13T12:37:00Z">
                  <w:rPr>
                    <w:ins w:id="8368" w:author="Nick.Tolimieri" w:date="2022-09-13T12:37:00Z"/>
                    <w:rFonts w:ascii="Calibri" w:hAnsi="Calibri" w:cs="Calibri"/>
                    <w:color w:val="000000"/>
                    <w:sz w:val="22"/>
                    <w:szCs w:val="22"/>
                  </w:rPr>
                </w:rPrChange>
              </w:rPr>
              <w:pPrChange w:id="8369" w:author="Nick.Tolimieri" w:date="2022-09-13T12:37:00Z">
                <w:pPr>
                  <w:jc w:val="right"/>
                </w:pPr>
              </w:pPrChange>
            </w:pPr>
            <w:ins w:id="8370" w:author="Nick.Tolimieri" w:date="2022-09-13T12:37:00Z">
              <w:r w:rsidRPr="00207938">
                <w:rPr>
                  <w:rFonts w:asciiTheme="minorHAnsi" w:eastAsiaTheme="minorHAnsi" w:hAnsiTheme="minorHAnsi" w:cstheme="minorBidi"/>
                  <w:sz w:val="22"/>
                  <w:szCs w:val="22"/>
                  <w:rPrChange w:id="8371" w:author="Nick.Tolimieri" w:date="2022-09-13T12:37:00Z">
                    <w:rPr>
                      <w:rFonts w:ascii="Calibri" w:hAnsi="Calibri" w:cs="Calibri"/>
                      <w:color w:val="000000"/>
                      <w:sz w:val="22"/>
                      <w:szCs w:val="22"/>
                    </w:rPr>
                  </w:rPrChange>
                </w:rPr>
                <w:t>0</w:t>
              </w:r>
            </w:ins>
          </w:p>
        </w:tc>
        <w:tc>
          <w:tcPr>
            <w:tcW w:w="960" w:type="dxa"/>
            <w:noWrap/>
            <w:hideMark/>
            <w:tcPrChange w:id="837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73" w:author="Nick.Tolimieri" w:date="2022-09-13T12:37:00Z"/>
                <w:rFonts w:asciiTheme="minorHAnsi" w:eastAsiaTheme="minorHAnsi" w:hAnsiTheme="minorHAnsi" w:cstheme="minorBidi"/>
                <w:sz w:val="22"/>
                <w:szCs w:val="22"/>
                <w:rPrChange w:id="8374" w:author="Nick.Tolimieri" w:date="2022-09-13T12:37:00Z">
                  <w:rPr>
                    <w:ins w:id="8375" w:author="Nick.Tolimieri" w:date="2022-09-13T12:37:00Z"/>
                    <w:rFonts w:ascii="Calibri" w:hAnsi="Calibri" w:cs="Calibri"/>
                    <w:color w:val="000000"/>
                    <w:sz w:val="22"/>
                    <w:szCs w:val="22"/>
                  </w:rPr>
                </w:rPrChange>
              </w:rPr>
              <w:pPrChange w:id="8376" w:author="Nick.Tolimieri" w:date="2022-09-13T12:37:00Z">
                <w:pPr/>
              </w:pPrChange>
            </w:pPr>
            <w:ins w:id="8377" w:author="Nick.Tolimieri" w:date="2022-09-13T12:37:00Z">
              <w:r w:rsidRPr="00207938">
                <w:rPr>
                  <w:rFonts w:asciiTheme="minorHAnsi" w:eastAsiaTheme="minorHAnsi" w:hAnsiTheme="minorHAnsi" w:cstheme="minorBidi"/>
                  <w:sz w:val="22"/>
                  <w:szCs w:val="22"/>
                  <w:rPrChange w:id="8378" w:author="Nick.Tolimieri" w:date="2022-09-13T12:37:00Z">
                    <w:rPr>
                      <w:rFonts w:ascii="Calibri" w:hAnsi="Calibri" w:cs="Calibri"/>
                      <w:color w:val="000000"/>
                      <w:sz w:val="22"/>
                      <w:szCs w:val="22"/>
                    </w:rPr>
                  </w:rPrChange>
                </w:rPr>
                <w:t>NA</w:t>
              </w:r>
            </w:ins>
          </w:p>
        </w:tc>
        <w:tc>
          <w:tcPr>
            <w:tcW w:w="960" w:type="dxa"/>
            <w:noWrap/>
            <w:hideMark/>
            <w:tcPrChange w:id="837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80" w:author="Nick.Tolimieri" w:date="2022-09-13T12:37:00Z"/>
                <w:rFonts w:asciiTheme="minorHAnsi" w:eastAsiaTheme="minorHAnsi" w:hAnsiTheme="minorHAnsi" w:cstheme="minorBidi"/>
                <w:sz w:val="22"/>
                <w:szCs w:val="22"/>
                <w:rPrChange w:id="8381" w:author="Nick.Tolimieri" w:date="2022-09-13T12:37:00Z">
                  <w:rPr>
                    <w:ins w:id="8382" w:author="Nick.Tolimieri" w:date="2022-09-13T12:37:00Z"/>
                    <w:rFonts w:ascii="Calibri" w:hAnsi="Calibri" w:cs="Calibri"/>
                    <w:color w:val="000000"/>
                    <w:sz w:val="22"/>
                    <w:szCs w:val="22"/>
                  </w:rPr>
                </w:rPrChange>
              </w:rPr>
              <w:pPrChange w:id="8383" w:author="Nick.Tolimieri" w:date="2022-09-13T12:37:00Z">
                <w:pPr/>
              </w:pPrChange>
            </w:pPr>
            <w:ins w:id="8384" w:author="Nick.Tolimieri" w:date="2022-09-13T12:37:00Z">
              <w:r w:rsidRPr="00207938">
                <w:rPr>
                  <w:rFonts w:asciiTheme="minorHAnsi" w:eastAsiaTheme="minorHAnsi" w:hAnsiTheme="minorHAnsi" w:cstheme="minorBidi"/>
                  <w:sz w:val="22"/>
                  <w:szCs w:val="22"/>
                  <w:rPrChange w:id="8385" w:author="Nick.Tolimieri" w:date="2022-09-13T12:37:00Z">
                    <w:rPr>
                      <w:rFonts w:ascii="Calibri" w:hAnsi="Calibri" w:cs="Calibri"/>
                      <w:color w:val="000000"/>
                      <w:sz w:val="22"/>
                      <w:szCs w:val="22"/>
                    </w:rPr>
                  </w:rPrChange>
                </w:rPr>
                <w:t>NA</w:t>
              </w:r>
            </w:ins>
          </w:p>
        </w:tc>
        <w:tc>
          <w:tcPr>
            <w:tcW w:w="960" w:type="dxa"/>
            <w:noWrap/>
            <w:hideMark/>
            <w:tcPrChange w:id="838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87" w:author="Nick.Tolimieri" w:date="2022-09-13T12:37:00Z"/>
                <w:rFonts w:asciiTheme="minorHAnsi" w:eastAsiaTheme="minorHAnsi" w:hAnsiTheme="minorHAnsi" w:cstheme="minorBidi"/>
                <w:sz w:val="22"/>
                <w:szCs w:val="22"/>
                <w:rPrChange w:id="8388" w:author="Nick.Tolimieri" w:date="2022-09-13T12:37:00Z">
                  <w:rPr>
                    <w:ins w:id="8389" w:author="Nick.Tolimieri" w:date="2022-09-13T12:37:00Z"/>
                    <w:rFonts w:ascii="Calibri" w:hAnsi="Calibri" w:cs="Calibri"/>
                    <w:color w:val="000000"/>
                    <w:sz w:val="22"/>
                    <w:szCs w:val="22"/>
                  </w:rPr>
                </w:rPrChange>
              </w:rPr>
              <w:pPrChange w:id="8390" w:author="Nick.Tolimieri" w:date="2022-09-13T12:37:00Z">
                <w:pPr/>
              </w:pPrChange>
            </w:pPr>
            <w:ins w:id="8391" w:author="Nick.Tolimieri" w:date="2022-09-13T12:37:00Z">
              <w:r w:rsidRPr="00207938">
                <w:rPr>
                  <w:rFonts w:asciiTheme="minorHAnsi" w:eastAsiaTheme="minorHAnsi" w:hAnsiTheme="minorHAnsi" w:cstheme="minorBidi"/>
                  <w:sz w:val="22"/>
                  <w:szCs w:val="22"/>
                  <w:rPrChange w:id="8392" w:author="Nick.Tolimieri" w:date="2022-09-13T12:37:00Z">
                    <w:rPr>
                      <w:rFonts w:ascii="Calibri" w:hAnsi="Calibri" w:cs="Calibri"/>
                      <w:color w:val="000000"/>
                      <w:sz w:val="22"/>
                      <w:szCs w:val="22"/>
                    </w:rPr>
                  </w:rPrChange>
                </w:rPr>
                <w:t>NA</w:t>
              </w:r>
            </w:ins>
          </w:p>
        </w:tc>
        <w:tc>
          <w:tcPr>
            <w:tcW w:w="960" w:type="dxa"/>
            <w:noWrap/>
            <w:hideMark/>
            <w:tcPrChange w:id="839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394" w:author="Nick.Tolimieri" w:date="2022-09-13T12:37:00Z"/>
                <w:rFonts w:asciiTheme="minorHAnsi" w:eastAsiaTheme="minorHAnsi" w:hAnsiTheme="minorHAnsi" w:cstheme="minorBidi"/>
                <w:sz w:val="22"/>
                <w:szCs w:val="22"/>
                <w:rPrChange w:id="8395" w:author="Nick.Tolimieri" w:date="2022-09-13T12:37:00Z">
                  <w:rPr>
                    <w:ins w:id="8396" w:author="Nick.Tolimieri" w:date="2022-09-13T12:37:00Z"/>
                    <w:rFonts w:ascii="Calibri" w:hAnsi="Calibri" w:cs="Calibri"/>
                    <w:color w:val="000000"/>
                    <w:sz w:val="22"/>
                    <w:szCs w:val="22"/>
                  </w:rPr>
                </w:rPrChange>
              </w:rPr>
              <w:pPrChange w:id="8397" w:author="Nick.Tolimieri" w:date="2022-09-13T12:37:00Z">
                <w:pPr/>
              </w:pPrChange>
            </w:pPr>
            <w:ins w:id="8398" w:author="Nick.Tolimieri" w:date="2022-09-13T12:37:00Z">
              <w:r w:rsidRPr="00207938">
                <w:rPr>
                  <w:rFonts w:asciiTheme="minorHAnsi" w:eastAsiaTheme="minorHAnsi" w:hAnsiTheme="minorHAnsi" w:cstheme="minorBidi"/>
                  <w:sz w:val="22"/>
                  <w:szCs w:val="22"/>
                  <w:rPrChange w:id="8399" w:author="Nick.Tolimieri" w:date="2022-09-13T12:37:00Z">
                    <w:rPr>
                      <w:rFonts w:ascii="Calibri" w:hAnsi="Calibri" w:cs="Calibri"/>
                      <w:color w:val="000000"/>
                      <w:sz w:val="22"/>
                      <w:szCs w:val="22"/>
                    </w:rPr>
                  </w:rPrChange>
                </w:rPr>
                <w:t>NA</w:t>
              </w:r>
            </w:ins>
          </w:p>
        </w:tc>
      </w:tr>
      <w:tr w:rsidR="00207938" w:rsidRPr="00207938" w:rsidTr="00207938">
        <w:trPr>
          <w:divId w:val="365297945"/>
          <w:trHeight w:val="300"/>
          <w:ins w:id="8400" w:author="Nick.Tolimieri" w:date="2022-09-13T12:37:00Z"/>
          <w:trPrChange w:id="8401" w:author="Nick.Tolimieri" w:date="2022-09-13T12:37:00Z">
            <w:trPr>
              <w:divId w:val="365297945"/>
              <w:trHeight w:val="300"/>
            </w:trPr>
          </w:trPrChange>
        </w:trPr>
        <w:tc>
          <w:tcPr>
            <w:tcW w:w="960" w:type="dxa"/>
            <w:noWrap/>
            <w:hideMark/>
            <w:tcPrChange w:id="840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03" w:author="Nick.Tolimieri" w:date="2022-09-13T12:37:00Z"/>
                <w:rFonts w:asciiTheme="minorHAnsi" w:eastAsiaTheme="minorHAnsi" w:hAnsiTheme="minorHAnsi" w:cstheme="minorBidi"/>
                <w:sz w:val="22"/>
                <w:szCs w:val="22"/>
                <w:rPrChange w:id="8404" w:author="Nick.Tolimieri" w:date="2022-09-13T12:37:00Z">
                  <w:rPr>
                    <w:ins w:id="8405" w:author="Nick.Tolimieri" w:date="2022-09-13T12:37:00Z"/>
                    <w:rFonts w:ascii="Calibri" w:hAnsi="Calibri" w:cs="Calibri"/>
                    <w:color w:val="000000"/>
                    <w:sz w:val="22"/>
                    <w:szCs w:val="22"/>
                  </w:rPr>
                </w:rPrChange>
              </w:rPr>
              <w:pPrChange w:id="8406" w:author="Nick.Tolimieri" w:date="2022-09-13T12:37:00Z">
                <w:pPr/>
              </w:pPrChange>
            </w:pPr>
            <w:ins w:id="8407" w:author="Nick.Tolimieri" w:date="2022-09-13T12:37:00Z">
              <w:r w:rsidRPr="00207938">
                <w:rPr>
                  <w:rFonts w:asciiTheme="minorHAnsi" w:eastAsiaTheme="minorHAnsi" w:hAnsiTheme="minorHAnsi" w:cstheme="minorBidi"/>
                  <w:sz w:val="22"/>
                  <w:szCs w:val="22"/>
                  <w:rPrChange w:id="8408" w:author="Nick.Tolimieri" w:date="2022-09-13T12:37:00Z">
                    <w:rPr>
                      <w:rFonts w:ascii="Calibri" w:hAnsi="Calibri" w:cs="Calibri"/>
                      <w:color w:val="000000"/>
                      <w:sz w:val="22"/>
                      <w:szCs w:val="22"/>
                    </w:rPr>
                  </w:rPrChange>
                </w:rPr>
                <w:lastRenderedPageBreak/>
                <w:t>Cape Alava</w:t>
              </w:r>
            </w:ins>
          </w:p>
        </w:tc>
        <w:tc>
          <w:tcPr>
            <w:tcW w:w="960" w:type="dxa"/>
            <w:noWrap/>
            <w:hideMark/>
            <w:tcPrChange w:id="840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10" w:author="Nick.Tolimieri" w:date="2022-09-13T12:37:00Z"/>
                <w:rFonts w:asciiTheme="minorHAnsi" w:eastAsiaTheme="minorHAnsi" w:hAnsiTheme="minorHAnsi" w:cstheme="minorBidi"/>
                <w:sz w:val="22"/>
                <w:szCs w:val="22"/>
                <w:rPrChange w:id="8411" w:author="Nick.Tolimieri" w:date="2022-09-13T12:37:00Z">
                  <w:rPr>
                    <w:ins w:id="8412" w:author="Nick.Tolimieri" w:date="2022-09-13T12:37:00Z"/>
                    <w:rFonts w:ascii="Calibri" w:hAnsi="Calibri" w:cs="Calibri"/>
                    <w:color w:val="000000"/>
                    <w:sz w:val="22"/>
                    <w:szCs w:val="22"/>
                  </w:rPr>
                </w:rPrChange>
              </w:rPr>
              <w:pPrChange w:id="8413" w:author="Nick.Tolimieri" w:date="2022-09-13T12:37:00Z">
                <w:pPr>
                  <w:jc w:val="right"/>
                </w:pPr>
              </w:pPrChange>
            </w:pPr>
            <w:ins w:id="8414" w:author="Nick.Tolimieri" w:date="2022-09-13T12:37:00Z">
              <w:r w:rsidRPr="00207938">
                <w:rPr>
                  <w:rFonts w:asciiTheme="minorHAnsi" w:eastAsiaTheme="minorHAnsi" w:hAnsiTheme="minorHAnsi" w:cstheme="minorBidi"/>
                  <w:sz w:val="22"/>
                  <w:szCs w:val="22"/>
                  <w:rPrChange w:id="8415" w:author="Nick.Tolimieri" w:date="2022-09-13T12:37:00Z">
                    <w:rPr>
                      <w:rFonts w:ascii="Calibri" w:hAnsi="Calibri" w:cs="Calibri"/>
                      <w:color w:val="000000"/>
                      <w:sz w:val="22"/>
                      <w:szCs w:val="22"/>
                    </w:rPr>
                  </w:rPrChange>
                </w:rPr>
                <w:t>2013</w:t>
              </w:r>
            </w:ins>
          </w:p>
        </w:tc>
        <w:tc>
          <w:tcPr>
            <w:tcW w:w="960" w:type="dxa"/>
            <w:noWrap/>
            <w:hideMark/>
            <w:tcPrChange w:id="841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17" w:author="Nick.Tolimieri" w:date="2022-09-13T12:37:00Z"/>
                <w:rFonts w:asciiTheme="minorHAnsi" w:eastAsiaTheme="minorHAnsi" w:hAnsiTheme="minorHAnsi" w:cstheme="minorBidi"/>
                <w:sz w:val="22"/>
                <w:szCs w:val="22"/>
                <w:rPrChange w:id="8418" w:author="Nick.Tolimieri" w:date="2022-09-13T12:37:00Z">
                  <w:rPr>
                    <w:ins w:id="8419" w:author="Nick.Tolimieri" w:date="2022-09-13T12:37:00Z"/>
                    <w:rFonts w:ascii="Calibri" w:hAnsi="Calibri" w:cs="Calibri"/>
                    <w:color w:val="000000"/>
                    <w:sz w:val="22"/>
                    <w:szCs w:val="22"/>
                  </w:rPr>
                </w:rPrChange>
              </w:rPr>
              <w:pPrChange w:id="8420" w:author="Nick.Tolimieri" w:date="2022-09-13T12:37:00Z">
                <w:pPr>
                  <w:jc w:val="right"/>
                </w:pPr>
              </w:pPrChange>
            </w:pPr>
            <w:ins w:id="8421" w:author="Nick.Tolimieri" w:date="2022-09-13T12:37:00Z">
              <w:r w:rsidRPr="00207938">
                <w:rPr>
                  <w:rFonts w:asciiTheme="minorHAnsi" w:eastAsiaTheme="minorHAnsi" w:hAnsiTheme="minorHAnsi" w:cstheme="minorBidi"/>
                  <w:sz w:val="22"/>
                  <w:szCs w:val="22"/>
                  <w:rPrChange w:id="8422" w:author="Nick.Tolimieri" w:date="2022-09-13T12:37:00Z">
                    <w:rPr>
                      <w:rFonts w:ascii="Calibri" w:hAnsi="Calibri" w:cs="Calibri"/>
                      <w:color w:val="000000"/>
                      <w:sz w:val="22"/>
                      <w:szCs w:val="22"/>
                    </w:rPr>
                  </w:rPrChange>
                </w:rPr>
                <w:t>25</w:t>
              </w:r>
            </w:ins>
          </w:p>
        </w:tc>
        <w:tc>
          <w:tcPr>
            <w:tcW w:w="960" w:type="dxa"/>
            <w:noWrap/>
            <w:hideMark/>
            <w:tcPrChange w:id="842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24" w:author="Nick.Tolimieri" w:date="2022-09-13T12:37:00Z"/>
                <w:rFonts w:asciiTheme="minorHAnsi" w:eastAsiaTheme="minorHAnsi" w:hAnsiTheme="minorHAnsi" w:cstheme="minorBidi"/>
                <w:sz w:val="22"/>
                <w:szCs w:val="22"/>
                <w:rPrChange w:id="8425" w:author="Nick.Tolimieri" w:date="2022-09-13T12:37:00Z">
                  <w:rPr>
                    <w:ins w:id="8426" w:author="Nick.Tolimieri" w:date="2022-09-13T12:37:00Z"/>
                    <w:rFonts w:ascii="Calibri" w:hAnsi="Calibri" w:cs="Calibri"/>
                    <w:color w:val="000000"/>
                    <w:sz w:val="22"/>
                    <w:szCs w:val="22"/>
                  </w:rPr>
                </w:rPrChange>
              </w:rPr>
              <w:pPrChange w:id="8427" w:author="Nick.Tolimieri" w:date="2022-09-13T12:37:00Z">
                <w:pPr>
                  <w:jc w:val="right"/>
                </w:pPr>
              </w:pPrChange>
            </w:pPr>
            <w:ins w:id="8428" w:author="Nick.Tolimieri" w:date="2022-09-13T12:37:00Z">
              <w:r w:rsidRPr="00207938">
                <w:rPr>
                  <w:rFonts w:asciiTheme="minorHAnsi" w:eastAsiaTheme="minorHAnsi" w:hAnsiTheme="minorHAnsi" w:cstheme="minorBidi"/>
                  <w:sz w:val="22"/>
                  <w:szCs w:val="22"/>
                  <w:rPrChange w:id="8429" w:author="Nick.Tolimieri" w:date="2022-09-13T12:37:00Z">
                    <w:rPr>
                      <w:rFonts w:ascii="Calibri" w:hAnsi="Calibri" w:cs="Calibri"/>
                      <w:color w:val="000000"/>
                      <w:sz w:val="22"/>
                      <w:szCs w:val="22"/>
                    </w:rPr>
                  </w:rPrChange>
                </w:rPr>
                <w:t>35</w:t>
              </w:r>
            </w:ins>
          </w:p>
        </w:tc>
        <w:tc>
          <w:tcPr>
            <w:tcW w:w="960" w:type="dxa"/>
            <w:noWrap/>
            <w:hideMark/>
            <w:tcPrChange w:id="843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31" w:author="Nick.Tolimieri" w:date="2022-09-13T12:37:00Z"/>
                <w:rFonts w:asciiTheme="minorHAnsi" w:eastAsiaTheme="minorHAnsi" w:hAnsiTheme="minorHAnsi" w:cstheme="minorBidi"/>
                <w:sz w:val="22"/>
                <w:szCs w:val="22"/>
                <w:rPrChange w:id="8432" w:author="Nick.Tolimieri" w:date="2022-09-13T12:37:00Z">
                  <w:rPr>
                    <w:ins w:id="8433" w:author="Nick.Tolimieri" w:date="2022-09-13T12:37:00Z"/>
                    <w:rFonts w:ascii="Calibri" w:hAnsi="Calibri" w:cs="Calibri"/>
                    <w:color w:val="000000"/>
                    <w:sz w:val="22"/>
                    <w:szCs w:val="22"/>
                  </w:rPr>
                </w:rPrChange>
              </w:rPr>
              <w:pPrChange w:id="8434" w:author="Nick.Tolimieri" w:date="2022-09-13T12:37:00Z">
                <w:pPr>
                  <w:jc w:val="right"/>
                </w:pPr>
              </w:pPrChange>
            </w:pPr>
            <w:ins w:id="8435" w:author="Nick.Tolimieri" w:date="2022-09-13T12:37:00Z">
              <w:r w:rsidRPr="00207938">
                <w:rPr>
                  <w:rFonts w:asciiTheme="minorHAnsi" w:eastAsiaTheme="minorHAnsi" w:hAnsiTheme="minorHAnsi" w:cstheme="minorBidi"/>
                  <w:sz w:val="22"/>
                  <w:szCs w:val="22"/>
                  <w:rPrChange w:id="8436" w:author="Nick.Tolimieri" w:date="2022-09-13T12:37:00Z">
                    <w:rPr>
                      <w:rFonts w:ascii="Calibri" w:hAnsi="Calibri" w:cs="Calibri"/>
                      <w:color w:val="000000"/>
                      <w:sz w:val="22"/>
                      <w:szCs w:val="22"/>
                    </w:rPr>
                  </w:rPrChange>
                </w:rPr>
                <w:t>2</w:t>
              </w:r>
            </w:ins>
          </w:p>
        </w:tc>
        <w:tc>
          <w:tcPr>
            <w:tcW w:w="960" w:type="dxa"/>
            <w:noWrap/>
            <w:hideMark/>
            <w:tcPrChange w:id="843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38" w:author="Nick.Tolimieri" w:date="2022-09-13T12:37:00Z"/>
                <w:rFonts w:asciiTheme="minorHAnsi" w:eastAsiaTheme="minorHAnsi" w:hAnsiTheme="minorHAnsi" w:cstheme="minorBidi"/>
                <w:sz w:val="22"/>
                <w:szCs w:val="22"/>
                <w:rPrChange w:id="8439" w:author="Nick.Tolimieri" w:date="2022-09-13T12:37:00Z">
                  <w:rPr>
                    <w:ins w:id="8440" w:author="Nick.Tolimieri" w:date="2022-09-13T12:37:00Z"/>
                    <w:rFonts w:ascii="Calibri" w:hAnsi="Calibri" w:cs="Calibri"/>
                    <w:color w:val="000000"/>
                    <w:sz w:val="22"/>
                    <w:szCs w:val="22"/>
                  </w:rPr>
                </w:rPrChange>
              </w:rPr>
              <w:pPrChange w:id="8441" w:author="Nick.Tolimieri" w:date="2022-09-13T12:37:00Z">
                <w:pPr>
                  <w:jc w:val="right"/>
                </w:pPr>
              </w:pPrChange>
            </w:pPr>
            <w:ins w:id="8442" w:author="Nick.Tolimieri" w:date="2022-09-13T12:37:00Z">
              <w:r w:rsidRPr="00207938">
                <w:rPr>
                  <w:rFonts w:asciiTheme="minorHAnsi" w:eastAsiaTheme="minorHAnsi" w:hAnsiTheme="minorHAnsi" w:cstheme="minorBidi"/>
                  <w:sz w:val="22"/>
                  <w:szCs w:val="22"/>
                  <w:rPrChange w:id="8443" w:author="Nick.Tolimieri" w:date="2022-09-13T12:37:00Z">
                    <w:rPr>
                      <w:rFonts w:ascii="Calibri" w:hAnsi="Calibri" w:cs="Calibri"/>
                      <w:color w:val="000000"/>
                      <w:sz w:val="22"/>
                      <w:szCs w:val="22"/>
                    </w:rPr>
                  </w:rPrChange>
                </w:rPr>
                <w:t>30</w:t>
              </w:r>
            </w:ins>
          </w:p>
        </w:tc>
        <w:tc>
          <w:tcPr>
            <w:tcW w:w="960" w:type="dxa"/>
            <w:noWrap/>
            <w:hideMark/>
            <w:tcPrChange w:id="844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45" w:author="Nick.Tolimieri" w:date="2022-09-13T12:37:00Z"/>
                <w:rFonts w:asciiTheme="minorHAnsi" w:eastAsiaTheme="minorHAnsi" w:hAnsiTheme="minorHAnsi" w:cstheme="minorBidi"/>
                <w:sz w:val="22"/>
                <w:szCs w:val="22"/>
                <w:rPrChange w:id="8446" w:author="Nick.Tolimieri" w:date="2022-09-13T12:37:00Z">
                  <w:rPr>
                    <w:ins w:id="8447" w:author="Nick.Tolimieri" w:date="2022-09-13T12:37:00Z"/>
                    <w:rFonts w:ascii="Calibri" w:hAnsi="Calibri" w:cs="Calibri"/>
                    <w:color w:val="000000"/>
                    <w:sz w:val="22"/>
                    <w:szCs w:val="22"/>
                  </w:rPr>
                </w:rPrChange>
              </w:rPr>
              <w:pPrChange w:id="8448" w:author="Nick.Tolimieri" w:date="2022-09-13T12:37:00Z">
                <w:pPr>
                  <w:jc w:val="right"/>
                </w:pPr>
              </w:pPrChange>
            </w:pPr>
            <w:ins w:id="8449" w:author="Nick.Tolimieri" w:date="2022-09-13T12:37:00Z">
              <w:r w:rsidRPr="00207938">
                <w:rPr>
                  <w:rFonts w:asciiTheme="minorHAnsi" w:eastAsiaTheme="minorHAnsi" w:hAnsiTheme="minorHAnsi" w:cstheme="minorBidi"/>
                  <w:sz w:val="22"/>
                  <w:szCs w:val="22"/>
                  <w:rPrChange w:id="8450" w:author="Nick.Tolimieri" w:date="2022-09-13T12:37:00Z">
                    <w:rPr>
                      <w:rFonts w:ascii="Calibri" w:hAnsi="Calibri" w:cs="Calibri"/>
                      <w:color w:val="000000"/>
                      <w:sz w:val="22"/>
                      <w:szCs w:val="22"/>
                    </w:rPr>
                  </w:rPrChange>
                </w:rPr>
                <w:t>8</w:t>
              </w:r>
            </w:ins>
          </w:p>
        </w:tc>
        <w:tc>
          <w:tcPr>
            <w:tcW w:w="960" w:type="dxa"/>
            <w:noWrap/>
            <w:hideMark/>
            <w:tcPrChange w:id="845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52" w:author="Nick.Tolimieri" w:date="2022-09-13T12:37:00Z"/>
                <w:rFonts w:asciiTheme="minorHAnsi" w:eastAsiaTheme="minorHAnsi" w:hAnsiTheme="minorHAnsi" w:cstheme="minorBidi"/>
                <w:sz w:val="22"/>
                <w:szCs w:val="22"/>
                <w:rPrChange w:id="8453" w:author="Nick.Tolimieri" w:date="2022-09-13T12:37:00Z">
                  <w:rPr>
                    <w:ins w:id="8454" w:author="Nick.Tolimieri" w:date="2022-09-13T12:37:00Z"/>
                    <w:rFonts w:ascii="Calibri" w:hAnsi="Calibri" w:cs="Calibri"/>
                    <w:color w:val="000000"/>
                    <w:sz w:val="22"/>
                    <w:szCs w:val="22"/>
                  </w:rPr>
                </w:rPrChange>
              </w:rPr>
              <w:pPrChange w:id="8455" w:author="Nick.Tolimieri" w:date="2022-09-13T12:37:00Z">
                <w:pPr>
                  <w:jc w:val="right"/>
                </w:pPr>
              </w:pPrChange>
            </w:pPr>
            <w:ins w:id="8456" w:author="Nick.Tolimieri" w:date="2022-09-13T12:37:00Z">
              <w:r w:rsidRPr="00207938">
                <w:rPr>
                  <w:rFonts w:asciiTheme="minorHAnsi" w:eastAsiaTheme="minorHAnsi" w:hAnsiTheme="minorHAnsi" w:cstheme="minorBidi"/>
                  <w:sz w:val="22"/>
                  <w:szCs w:val="22"/>
                  <w:rPrChange w:id="8457" w:author="Nick.Tolimieri" w:date="2022-09-13T12:37:00Z">
                    <w:rPr>
                      <w:rFonts w:ascii="Calibri" w:hAnsi="Calibri" w:cs="Calibri"/>
                      <w:color w:val="000000"/>
                      <w:sz w:val="22"/>
                      <w:szCs w:val="22"/>
                    </w:rPr>
                  </w:rPrChange>
                </w:rPr>
                <w:t>22</w:t>
              </w:r>
            </w:ins>
          </w:p>
        </w:tc>
        <w:tc>
          <w:tcPr>
            <w:tcW w:w="960" w:type="dxa"/>
            <w:noWrap/>
            <w:hideMark/>
            <w:tcPrChange w:id="845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59" w:author="Nick.Tolimieri" w:date="2022-09-13T12:37:00Z"/>
                <w:rFonts w:asciiTheme="minorHAnsi" w:eastAsiaTheme="minorHAnsi" w:hAnsiTheme="minorHAnsi" w:cstheme="minorBidi"/>
                <w:sz w:val="22"/>
                <w:szCs w:val="22"/>
                <w:rPrChange w:id="8460" w:author="Nick.Tolimieri" w:date="2022-09-13T12:37:00Z">
                  <w:rPr>
                    <w:ins w:id="8461" w:author="Nick.Tolimieri" w:date="2022-09-13T12:37:00Z"/>
                    <w:rFonts w:ascii="Calibri" w:hAnsi="Calibri" w:cs="Calibri"/>
                    <w:color w:val="000000"/>
                    <w:sz w:val="22"/>
                    <w:szCs w:val="22"/>
                  </w:rPr>
                </w:rPrChange>
              </w:rPr>
              <w:pPrChange w:id="8462" w:author="Nick.Tolimieri" w:date="2022-09-13T12:37:00Z">
                <w:pPr>
                  <w:jc w:val="right"/>
                </w:pPr>
              </w:pPrChange>
            </w:pPr>
            <w:ins w:id="8463" w:author="Nick.Tolimieri" w:date="2022-09-13T12:37:00Z">
              <w:r w:rsidRPr="00207938">
                <w:rPr>
                  <w:rFonts w:asciiTheme="minorHAnsi" w:eastAsiaTheme="minorHAnsi" w:hAnsiTheme="minorHAnsi" w:cstheme="minorBidi"/>
                  <w:sz w:val="22"/>
                  <w:szCs w:val="22"/>
                  <w:rPrChange w:id="8464" w:author="Nick.Tolimieri" w:date="2022-09-13T12:37:00Z">
                    <w:rPr>
                      <w:rFonts w:ascii="Calibri" w:hAnsi="Calibri" w:cs="Calibri"/>
                      <w:color w:val="000000"/>
                      <w:sz w:val="22"/>
                      <w:szCs w:val="22"/>
                    </w:rPr>
                  </w:rPrChange>
                </w:rPr>
                <w:t>2.44</w:t>
              </w:r>
            </w:ins>
          </w:p>
        </w:tc>
        <w:tc>
          <w:tcPr>
            <w:tcW w:w="960" w:type="dxa"/>
            <w:noWrap/>
            <w:hideMark/>
            <w:tcPrChange w:id="846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66" w:author="Nick.Tolimieri" w:date="2022-09-13T12:37:00Z"/>
                <w:rFonts w:asciiTheme="minorHAnsi" w:eastAsiaTheme="minorHAnsi" w:hAnsiTheme="minorHAnsi" w:cstheme="minorBidi"/>
                <w:sz w:val="22"/>
                <w:szCs w:val="22"/>
                <w:rPrChange w:id="8467" w:author="Nick.Tolimieri" w:date="2022-09-13T12:37:00Z">
                  <w:rPr>
                    <w:ins w:id="8468" w:author="Nick.Tolimieri" w:date="2022-09-13T12:37:00Z"/>
                    <w:rFonts w:ascii="Calibri" w:hAnsi="Calibri" w:cs="Calibri"/>
                    <w:color w:val="000000"/>
                    <w:sz w:val="22"/>
                    <w:szCs w:val="22"/>
                  </w:rPr>
                </w:rPrChange>
              </w:rPr>
              <w:pPrChange w:id="8469" w:author="Nick.Tolimieri" w:date="2022-09-13T12:37:00Z">
                <w:pPr>
                  <w:jc w:val="right"/>
                </w:pPr>
              </w:pPrChange>
            </w:pPr>
            <w:ins w:id="8470" w:author="Nick.Tolimieri" w:date="2022-09-13T12:37:00Z">
              <w:r w:rsidRPr="00207938">
                <w:rPr>
                  <w:rFonts w:asciiTheme="minorHAnsi" w:eastAsiaTheme="minorHAnsi" w:hAnsiTheme="minorHAnsi" w:cstheme="minorBidi"/>
                  <w:sz w:val="22"/>
                  <w:szCs w:val="22"/>
                  <w:rPrChange w:id="8471" w:author="Nick.Tolimieri" w:date="2022-09-13T12:37:00Z">
                    <w:rPr>
                      <w:rFonts w:ascii="Calibri" w:hAnsi="Calibri" w:cs="Calibri"/>
                      <w:color w:val="000000"/>
                      <w:sz w:val="22"/>
                      <w:szCs w:val="22"/>
                    </w:rPr>
                  </w:rPrChange>
                </w:rPr>
                <w:t>0.5</w:t>
              </w:r>
            </w:ins>
          </w:p>
        </w:tc>
      </w:tr>
      <w:tr w:rsidR="00207938" w:rsidRPr="00207938" w:rsidTr="00207938">
        <w:trPr>
          <w:divId w:val="365297945"/>
          <w:trHeight w:val="300"/>
          <w:ins w:id="8472" w:author="Nick.Tolimieri" w:date="2022-09-13T12:37:00Z"/>
          <w:trPrChange w:id="8473" w:author="Nick.Tolimieri" w:date="2022-09-13T12:37:00Z">
            <w:trPr>
              <w:divId w:val="365297945"/>
              <w:trHeight w:val="300"/>
            </w:trPr>
          </w:trPrChange>
        </w:trPr>
        <w:tc>
          <w:tcPr>
            <w:tcW w:w="960" w:type="dxa"/>
            <w:noWrap/>
            <w:hideMark/>
            <w:tcPrChange w:id="84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75" w:author="Nick.Tolimieri" w:date="2022-09-13T12:37:00Z"/>
                <w:rFonts w:asciiTheme="minorHAnsi" w:eastAsiaTheme="minorHAnsi" w:hAnsiTheme="minorHAnsi" w:cstheme="minorBidi"/>
                <w:sz w:val="22"/>
                <w:szCs w:val="22"/>
                <w:rPrChange w:id="8476" w:author="Nick.Tolimieri" w:date="2022-09-13T12:37:00Z">
                  <w:rPr>
                    <w:ins w:id="8477" w:author="Nick.Tolimieri" w:date="2022-09-13T12:37:00Z"/>
                    <w:rFonts w:ascii="Calibri" w:hAnsi="Calibri" w:cs="Calibri"/>
                    <w:color w:val="000000"/>
                    <w:sz w:val="22"/>
                    <w:szCs w:val="22"/>
                  </w:rPr>
                </w:rPrChange>
              </w:rPr>
              <w:pPrChange w:id="8478" w:author="Nick.Tolimieri" w:date="2022-09-13T12:37:00Z">
                <w:pPr/>
              </w:pPrChange>
            </w:pPr>
            <w:ins w:id="8479" w:author="Nick.Tolimieri" w:date="2022-09-13T12:37:00Z">
              <w:r w:rsidRPr="00207938">
                <w:rPr>
                  <w:rFonts w:asciiTheme="minorHAnsi" w:eastAsiaTheme="minorHAnsi" w:hAnsiTheme="minorHAnsi" w:cstheme="minorBidi"/>
                  <w:sz w:val="22"/>
                  <w:szCs w:val="22"/>
                  <w:rPrChange w:id="8480" w:author="Nick.Tolimieri" w:date="2022-09-13T12:37:00Z">
                    <w:rPr>
                      <w:rFonts w:ascii="Calibri" w:hAnsi="Calibri" w:cs="Calibri"/>
                      <w:color w:val="000000"/>
                      <w:sz w:val="22"/>
                      <w:szCs w:val="22"/>
                    </w:rPr>
                  </w:rPrChange>
                </w:rPr>
                <w:t>Cape Alava</w:t>
              </w:r>
            </w:ins>
          </w:p>
        </w:tc>
        <w:tc>
          <w:tcPr>
            <w:tcW w:w="960" w:type="dxa"/>
            <w:noWrap/>
            <w:hideMark/>
            <w:tcPrChange w:id="84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82" w:author="Nick.Tolimieri" w:date="2022-09-13T12:37:00Z"/>
                <w:rFonts w:asciiTheme="minorHAnsi" w:eastAsiaTheme="minorHAnsi" w:hAnsiTheme="minorHAnsi" w:cstheme="minorBidi"/>
                <w:sz w:val="22"/>
                <w:szCs w:val="22"/>
                <w:rPrChange w:id="8483" w:author="Nick.Tolimieri" w:date="2022-09-13T12:37:00Z">
                  <w:rPr>
                    <w:ins w:id="8484" w:author="Nick.Tolimieri" w:date="2022-09-13T12:37:00Z"/>
                    <w:rFonts w:ascii="Calibri" w:hAnsi="Calibri" w:cs="Calibri"/>
                    <w:color w:val="000000"/>
                    <w:sz w:val="22"/>
                    <w:szCs w:val="22"/>
                  </w:rPr>
                </w:rPrChange>
              </w:rPr>
              <w:pPrChange w:id="8485" w:author="Nick.Tolimieri" w:date="2022-09-13T12:37:00Z">
                <w:pPr>
                  <w:jc w:val="right"/>
                </w:pPr>
              </w:pPrChange>
            </w:pPr>
            <w:ins w:id="8486" w:author="Nick.Tolimieri" w:date="2022-09-13T12:37:00Z">
              <w:r w:rsidRPr="00207938">
                <w:rPr>
                  <w:rFonts w:asciiTheme="minorHAnsi" w:eastAsiaTheme="minorHAnsi" w:hAnsiTheme="minorHAnsi" w:cstheme="minorBidi"/>
                  <w:sz w:val="22"/>
                  <w:szCs w:val="22"/>
                  <w:rPrChange w:id="8487" w:author="Nick.Tolimieri" w:date="2022-09-13T12:37:00Z">
                    <w:rPr>
                      <w:rFonts w:ascii="Calibri" w:hAnsi="Calibri" w:cs="Calibri"/>
                      <w:color w:val="000000"/>
                      <w:sz w:val="22"/>
                      <w:szCs w:val="22"/>
                    </w:rPr>
                  </w:rPrChange>
                </w:rPr>
                <w:t>2014</w:t>
              </w:r>
            </w:ins>
          </w:p>
        </w:tc>
        <w:tc>
          <w:tcPr>
            <w:tcW w:w="960" w:type="dxa"/>
            <w:noWrap/>
            <w:hideMark/>
            <w:tcPrChange w:id="848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89" w:author="Nick.Tolimieri" w:date="2022-09-13T12:37:00Z"/>
                <w:rFonts w:asciiTheme="minorHAnsi" w:eastAsiaTheme="minorHAnsi" w:hAnsiTheme="minorHAnsi" w:cstheme="minorBidi"/>
                <w:sz w:val="22"/>
                <w:szCs w:val="22"/>
                <w:rPrChange w:id="8490" w:author="Nick.Tolimieri" w:date="2022-09-13T12:37:00Z">
                  <w:rPr>
                    <w:ins w:id="8491" w:author="Nick.Tolimieri" w:date="2022-09-13T12:37:00Z"/>
                    <w:rFonts w:ascii="Calibri" w:hAnsi="Calibri" w:cs="Calibri"/>
                    <w:color w:val="000000"/>
                    <w:sz w:val="22"/>
                    <w:szCs w:val="22"/>
                  </w:rPr>
                </w:rPrChange>
              </w:rPr>
              <w:pPrChange w:id="8492" w:author="Nick.Tolimieri" w:date="2022-09-13T12:37:00Z">
                <w:pPr>
                  <w:jc w:val="right"/>
                </w:pPr>
              </w:pPrChange>
            </w:pPr>
            <w:ins w:id="8493" w:author="Nick.Tolimieri" w:date="2022-09-13T12:37:00Z">
              <w:r w:rsidRPr="00207938">
                <w:rPr>
                  <w:rFonts w:asciiTheme="minorHAnsi" w:eastAsiaTheme="minorHAnsi" w:hAnsiTheme="minorHAnsi" w:cstheme="minorBidi"/>
                  <w:sz w:val="22"/>
                  <w:szCs w:val="22"/>
                  <w:rPrChange w:id="8494" w:author="Nick.Tolimieri" w:date="2022-09-13T12:37:00Z">
                    <w:rPr>
                      <w:rFonts w:ascii="Calibri" w:hAnsi="Calibri" w:cs="Calibri"/>
                      <w:color w:val="000000"/>
                      <w:sz w:val="22"/>
                      <w:szCs w:val="22"/>
                    </w:rPr>
                  </w:rPrChange>
                </w:rPr>
                <w:t>4</w:t>
              </w:r>
            </w:ins>
          </w:p>
        </w:tc>
        <w:tc>
          <w:tcPr>
            <w:tcW w:w="960" w:type="dxa"/>
            <w:noWrap/>
            <w:hideMark/>
            <w:tcPrChange w:id="849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496" w:author="Nick.Tolimieri" w:date="2022-09-13T12:37:00Z"/>
                <w:rFonts w:asciiTheme="minorHAnsi" w:eastAsiaTheme="minorHAnsi" w:hAnsiTheme="minorHAnsi" w:cstheme="minorBidi"/>
                <w:sz w:val="22"/>
                <w:szCs w:val="22"/>
                <w:rPrChange w:id="8497" w:author="Nick.Tolimieri" w:date="2022-09-13T12:37:00Z">
                  <w:rPr>
                    <w:ins w:id="8498" w:author="Nick.Tolimieri" w:date="2022-09-13T12:37:00Z"/>
                    <w:rFonts w:ascii="Calibri" w:hAnsi="Calibri" w:cs="Calibri"/>
                    <w:color w:val="000000"/>
                    <w:sz w:val="22"/>
                    <w:szCs w:val="22"/>
                  </w:rPr>
                </w:rPrChange>
              </w:rPr>
              <w:pPrChange w:id="8499" w:author="Nick.Tolimieri" w:date="2022-09-13T12:37:00Z">
                <w:pPr>
                  <w:jc w:val="right"/>
                </w:pPr>
              </w:pPrChange>
            </w:pPr>
            <w:ins w:id="8500" w:author="Nick.Tolimieri" w:date="2022-09-13T12:37:00Z">
              <w:r w:rsidRPr="00207938">
                <w:rPr>
                  <w:rFonts w:asciiTheme="minorHAnsi" w:eastAsiaTheme="minorHAnsi" w:hAnsiTheme="minorHAnsi" w:cstheme="minorBidi"/>
                  <w:sz w:val="22"/>
                  <w:szCs w:val="22"/>
                  <w:rPrChange w:id="8501" w:author="Nick.Tolimieri" w:date="2022-09-13T12:37:00Z">
                    <w:rPr>
                      <w:rFonts w:ascii="Calibri" w:hAnsi="Calibri" w:cs="Calibri"/>
                      <w:color w:val="000000"/>
                      <w:sz w:val="22"/>
                      <w:szCs w:val="22"/>
                    </w:rPr>
                  </w:rPrChange>
                </w:rPr>
                <w:t>97</w:t>
              </w:r>
            </w:ins>
          </w:p>
        </w:tc>
        <w:tc>
          <w:tcPr>
            <w:tcW w:w="960" w:type="dxa"/>
            <w:noWrap/>
            <w:hideMark/>
            <w:tcPrChange w:id="850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03" w:author="Nick.Tolimieri" w:date="2022-09-13T12:37:00Z"/>
                <w:rFonts w:asciiTheme="minorHAnsi" w:eastAsiaTheme="minorHAnsi" w:hAnsiTheme="minorHAnsi" w:cstheme="minorBidi"/>
                <w:sz w:val="22"/>
                <w:szCs w:val="22"/>
                <w:rPrChange w:id="8504" w:author="Nick.Tolimieri" w:date="2022-09-13T12:37:00Z">
                  <w:rPr>
                    <w:ins w:id="8505" w:author="Nick.Tolimieri" w:date="2022-09-13T12:37:00Z"/>
                    <w:rFonts w:ascii="Calibri" w:hAnsi="Calibri" w:cs="Calibri"/>
                    <w:color w:val="000000"/>
                    <w:sz w:val="22"/>
                    <w:szCs w:val="22"/>
                  </w:rPr>
                </w:rPrChange>
              </w:rPr>
              <w:pPrChange w:id="8506" w:author="Nick.Tolimieri" w:date="2022-09-13T12:37:00Z">
                <w:pPr>
                  <w:jc w:val="right"/>
                </w:pPr>
              </w:pPrChange>
            </w:pPr>
            <w:ins w:id="8507" w:author="Nick.Tolimieri" w:date="2022-09-13T12:37:00Z">
              <w:r w:rsidRPr="00207938">
                <w:rPr>
                  <w:rFonts w:asciiTheme="minorHAnsi" w:eastAsiaTheme="minorHAnsi" w:hAnsiTheme="minorHAnsi" w:cstheme="minorBidi"/>
                  <w:sz w:val="22"/>
                  <w:szCs w:val="22"/>
                  <w:rPrChange w:id="8508" w:author="Nick.Tolimieri" w:date="2022-09-13T12:37:00Z">
                    <w:rPr>
                      <w:rFonts w:ascii="Calibri" w:hAnsi="Calibri" w:cs="Calibri"/>
                      <w:color w:val="000000"/>
                      <w:sz w:val="22"/>
                      <w:szCs w:val="22"/>
                    </w:rPr>
                  </w:rPrChange>
                </w:rPr>
                <w:t>3</w:t>
              </w:r>
            </w:ins>
          </w:p>
        </w:tc>
        <w:tc>
          <w:tcPr>
            <w:tcW w:w="960" w:type="dxa"/>
            <w:noWrap/>
            <w:hideMark/>
            <w:tcPrChange w:id="850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10" w:author="Nick.Tolimieri" w:date="2022-09-13T12:37:00Z"/>
                <w:rFonts w:asciiTheme="minorHAnsi" w:eastAsiaTheme="minorHAnsi" w:hAnsiTheme="minorHAnsi" w:cstheme="minorBidi"/>
                <w:sz w:val="22"/>
                <w:szCs w:val="22"/>
                <w:rPrChange w:id="8511" w:author="Nick.Tolimieri" w:date="2022-09-13T12:37:00Z">
                  <w:rPr>
                    <w:ins w:id="8512" w:author="Nick.Tolimieri" w:date="2022-09-13T12:37:00Z"/>
                    <w:rFonts w:ascii="Calibri" w:hAnsi="Calibri" w:cs="Calibri"/>
                    <w:color w:val="000000"/>
                    <w:sz w:val="22"/>
                    <w:szCs w:val="22"/>
                  </w:rPr>
                </w:rPrChange>
              </w:rPr>
              <w:pPrChange w:id="8513" w:author="Nick.Tolimieri" w:date="2022-09-13T12:37:00Z">
                <w:pPr>
                  <w:jc w:val="right"/>
                </w:pPr>
              </w:pPrChange>
            </w:pPr>
            <w:ins w:id="8514" w:author="Nick.Tolimieri" w:date="2022-09-13T12:37:00Z">
              <w:r w:rsidRPr="00207938">
                <w:rPr>
                  <w:rFonts w:asciiTheme="minorHAnsi" w:eastAsiaTheme="minorHAnsi" w:hAnsiTheme="minorHAnsi" w:cstheme="minorBidi"/>
                  <w:sz w:val="22"/>
                  <w:szCs w:val="22"/>
                  <w:rPrChange w:id="8515" w:author="Nick.Tolimieri" w:date="2022-09-13T12:37:00Z">
                    <w:rPr>
                      <w:rFonts w:ascii="Calibri" w:hAnsi="Calibri" w:cs="Calibri"/>
                      <w:color w:val="000000"/>
                      <w:sz w:val="22"/>
                      <w:szCs w:val="22"/>
                    </w:rPr>
                  </w:rPrChange>
                </w:rPr>
                <w:t>95</w:t>
              </w:r>
            </w:ins>
          </w:p>
        </w:tc>
        <w:tc>
          <w:tcPr>
            <w:tcW w:w="960" w:type="dxa"/>
            <w:noWrap/>
            <w:hideMark/>
            <w:tcPrChange w:id="851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17" w:author="Nick.Tolimieri" w:date="2022-09-13T12:37:00Z"/>
                <w:rFonts w:asciiTheme="minorHAnsi" w:eastAsiaTheme="minorHAnsi" w:hAnsiTheme="minorHAnsi" w:cstheme="minorBidi"/>
                <w:sz w:val="22"/>
                <w:szCs w:val="22"/>
                <w:rPrChange w:id="8518" w:author="Nick.Tolimieri" w:date="2022-09-13T12:37:00Z">
                  <w:rPr>
                    <w:ins w:id="8519" w:author="Nick.Tolimieri" w:date="2022-09-13T12:37:00Z"/>
                    <w:rFonts w:ascii="Calibri" w:hAnsi="Calibri" w:cs="Calibri"/>
                    <w:color w:val="000000"/>
                    <w:sz w:val="22"/>
                    <w:szCs w:val="22"/>
                  </w:rPr>
                </w:rPrChange>
              </w:rPr>
              <w:pPrChange w:id="8520" w:author="Nick.Tolimieri" w:date="2022-09-13T12:37:00Z">
                <w:pPr>
                  <w:jc w:val="right"/>
                </w:pPr>
              </w:pPrChange>
            </w:pPr>
            <w:ins w:id="8521" w:author="Nick.Tolimieri" w:date="2022-09-13T12:37:00Z">
              <w:r w:rsidRPr="00207938">
                <w:rPr>
                  <w:rFonts w:asciiTheme="minorHAnsi" w:eastAsiaTheme="minorHAnsi" w:hAnsiTheme="minorHAnsi" w:cstheme="minorBidi"/>
                  <w:sz w:val="22"/>
                  <w:szCs w:val="22"/>
                  <w:rPrChange w:id="8522" w:author="Nick.Tolimieri" w:date="2022-09-13T12:37:00Z">
                    <w:rPr>
                      <w:rFonts w:ascii="Calibri" w:hAnsi="Calibri" w:cs="Calibri"/>
                      <w:color w:val="000000"/>
                      <w:sz w:val="22"/>
                      <w:szCs w:val="22"/>
                    </w:rPr>
                  </w:rPrChange>
                </w:rPr>
                <w:t>23</w:t>
              </w:r>
            </w:ins>
          </w:p>
        </w:tc>
        <w:tc>
          <w:tcPr>
            <w:tcW w:w="960" w:type="dxa"/>
            <w:noWrap/>
            <w:hideMark/>
            <w:tcPrChange w:id="852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24" w:author="Nick.Tolimieri" w:date="2022-09-13T12:37:00Z"/>
                <w:rFonts w:asciiTheme="minorHAnsi" w:eastAsiaTheme="minorHAnsi" w:hAnsiTheme="minorHAnsi" w:cstheme="minorBidi"/>
                <w:sz w:val="22"/>
                <w:szCs w:val="22"/>
                <w:rPrChange w:id="8525" w:author="Nick.Tolimieri" w:date="2022-09-13T12:37:00Z">
                  <w:rPr>
                    <w:ins w:id="8526" w:author="Nick.Tolimieri" w:date="2022-09-13T12:37:00Z"/>
                    <w:rFonts w:ascii="Calibri" w:hAnsi="Calibri" w:cs="Calibri"/>
                    <w:color w:val="000000"/>
                    <w:sz w:val="22"/>
                    <w:szCs w:val="22"/>
                  </w:rPr>
                </w:rPrChange>
              </w:rPr>
              <w:pPrChange w:id="8527" w:author="Nick.Tolimieri" w:date="2022-09-13T12:37:00Z">
                <w:pPr>
                  <w:jc w:val="right"/>
                </w:pPr>
              </w:pPrChange>
            </w:pPr>
            <w:ins w:id="8528" w:author="Nick.Tolimieri" w:date="2022-09-13T12:37:00Z">
              <w:r w:rsidRPr="00207938">
                <w:rPr>
                  <w:rFonts w:asciiTheme="minorHAnsi" w:eastAsiaTheme="minorHAnsi" w:hAnsiTheme="minorHAnsi" w:cstheme="minorBidi"/>
                  <w:sz w:val="22"/>
                  <w:szCs w:val="22"/>
                  <w:rPrChange w:id="8529" w:author="Nick.Tolimieri" w:date="2022-09-13T12:37:00Z">
                    <w:rPr>
                      <w:rFonts w:ascii="Calibri" w:hAnsi="Calibri" w:cs="Calibri"/>
                      <w:color w:val="000000"/>
                      <w:sz w:val="22"/>
                      <w:szCs w:val="22"/>
                    </w:rPr>
                  </w:rPrChange>
                </w:rPr>
                <w:t>47</w:t>
              </w:r>
            </w:ins>
          </w:p>
        </w:tc>
        <w:tc>
          <w:tcPr>
            <w:tcW w:w="960" w:type="dxa"/>
            <w:noWrap/>
            <w:hideMark/>
            <w:tcPrChange w:id="853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31" w:author="Nick.Tolimieri" w:date="2022-09-13T12:37:00Z"/>
                <w:rFonts w:asciiTheme="minorHAnsi" w:eastAsiaTheme="minorHAnsi" w:hAnsiTheme="minorHAnsi" w:cstheme="minorBidi"/>
                <w:sz w:val="22"/>
                <w:szCs w:val="22"/>
                <w:rPrChange w:id="8532" w:author="Nick.Tolimieri" w:date="2022-09-13T12:37:00Z">
                  <w:rPr>
                    <w:ins w:id="8533" w:author="Nick.Tolimieri" w:date="2022-09-13T12:37:00Z"/>
                    <w:rFonts w:ascii="Calibri" w:hAnsi="Calibri" w:cs="Calibri"/>
                    <w:color w:val="000000"/>
                    <w:sz w:val="22"/>
                    <w:szCs w:val="22"/>
                  </w:rPr>
                </w:rPrChange>
              </w:rPr>
              <w:pPrChange w:id="8534" w:author="Nick.Tolimieri" w:date="2022-09-13T12:37:00Z">
                <w:pPr>
                  <w:jc w:val="right"/>
                </w:pPr>
              </w:pPrChange>
            </w:pPr>
            <w:ins w:id="8535" w:author="Nick.Tolimieri" w:date="2022-09-13T12:37:00Z">
              <w:r w:rsidRPr="00207938">
                <w:rPr>
                  <w:rFonts w:asciiTheme="minorHAnsi" w:eastAsiaTheme="minorHAnsi" w:hAnsiTheme="minorHAnsi" w:cstheme="minorBidi"/>
                  <w:sz w:val="22"/>
                  <w:szCs w:val="22"/>
                  <w:rPrChange w:id="8536" w:author="Nick.Tolimieri" w:date="2022-09-13T12:37:00Z">
                    <w:rPr>
                      <w:rFonts w:ascii="Calibri" w:hAnsi="Calibri" w:cs="Calibri"/>
                      <w:color w:val="000000"/>
                      <w:sz w:val="22"/>
                      <w:szCs w:val="22"/>
                    </w:rPr>
                  </w:rPrChange>
                </w:rPr>
                <w:t>2.41</w:t>
              </w:r>
            </w:ins>
          </w:p>
        </w:tc>
        <w:tc>
          <w:tcPr>
            <w:tcW w:w="960" w:type="dxa"/>
            <w:noWrap/>
            <w:hideMark/>
            <w:tcPrChange w:id="853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38" w:author="Nick.Tolimieri" w:date="2022-09-13T12:37:00Z"/>
                <w:rFonts w:asciiTheme="minorHAnsi" w:eastAsiaTheme="minorHAnsi" w:hAnsiTheme="minorHAnsi" w:cstheme="minorBidi"/>
                <w:sz w:val="22"/>
                <w:szCs w:val="22"/>
                <w:rPrChange w:id="8539" w:author="Nick.Tolimieri" w:date="2022-09-13T12:37:00Z">
                  <w:rPr>
                    <w:ins w:id="8540" w:author="Nick.Tolimieri" w:date="2022-09-13T12:37:00Z"/>
                    <w:rFonts w:ascii="Calibri" w:hAnsi="Calibri" w:cs="Calibri"/>
                    <w:color w:val="000000"/>
                    <w:sz w:val="22"/>
                    <w:szCs w:val="22"/>
                  </w:rPr>
                </w:rPrChange>
              </w:rPr>
              <w:pPrChange w:id="8541" w:author="Nick.Tolimieri" w:date="2022-09-13T12:37:00Z">
                <w:pPr>
                  <w:jc w:val="right"/>
                </w:pPr>
              </w:pPrChange>
            </w:pPr>
            <w:ins w:id="8542" w:author="Nick.Tolimieri" w:date="2022-09-13T12:37:00Z">
              <w:r w:rsidRPr="00207938">
                <w:rPr>
                  <w:rFonts w:asciiTheme="minorHAnsi" w:eastAsiaTheme="minorHAnsi" w:hAnsiTheme="minorHAnsi" w:cstheme="minorBidi"/>
                  <w:sz w:val="22"/>
                  <w:szCs w:val="22"/>
                  <w:rPrChange w:id="8543" w:author="Nick.Tolimieri" w:date="2022-09-13T12:37:00Z">
                    <w:rPr>
                      <w:rFonts w:ascii="Calibri" w:hAnsi="Calibri" w:cs="Calibri"/>
                      <w:color w:val="000000"/>
                      <w:sz w:val="22"/>
                      <w:szCs w:val="22"/>
                    </w:rPr>
                  </w:rPrChange>
                </w:rPr>
                <w:t>0.56</w:t>
              </w:r>
            </w:ins>
          </w:p>
        </w:tc>
      </w:tr>
      <w:tr w:rsidR="00207938" w:rsidRPr="00207938" w:rsidTr="00207938">
        <w:trPr>
          <w:divId w:val="365297945"/>
          <w:trHeight w:val="300"/>
          <w:ins w:id="8544" w:author="Nick.Tolimieri" w:date="2022-09-13T12:37:00Z"/>
          <w:trPrChange w:id="8545" w:author="Nick.Tolimieri" w:date="2022-09-13T12:37:00Z">
            <w:trPr>
              <w:divId w:val="365297945"/>
              <w:trHeight w:val="300"/>
            </w:trPr>
          </w:trPrChange>
        </w:trPr>
        <w:tc>
          <w:tcPr>
            <w:tcW w:w="960" w:type="dxa"/>
            <w:noWrap/>
            <w:hideMark/>
            <w:tcPrChange w:id="8546"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47" w:author="Nick.Tolimieri" w:date="2022-09-13T12:37:00Z"/>
                <w:rFonts w:asciiTheme="minorHAnsi" w:eastAsiaTheme="minorHAnsi" w:hAnsiTheme="minorHAnsi" w:cstheme="minorBidi"/>
                <w:sz w:val="22"/>
                <w:szCs w:val="22"/>
                <w:rPrChange w:id="8548" w:author="Nick.Tolimieri" w:date="2022-09-13T12:37:00Z">
                  <w:rPr>
                    <w:ins w:id="8549" w:author="Nick.Tolimieri" w:date="2022-09-13T12:37:00Z"/>
                    <w:rFonts w:ascii="Calibri" w:hAnsi="Calibri" w:cs="Calibri"/>
                    <w:color w:val="000000"/>
                    <w:sz w:val="22"/>
                    <w:szCs w:val="22"/>
                  </w:rPr>
                </w:rPrChange>
              </w:rPr>
              <w:pPrChange w:id="8550" w:author="Nick.Tolimieri" w:date="2022-09-13T12:37:00Z">
                <w:pPr/>
              </w:pPrChange>
            </w:pPr>
            <w:ins w:id="8551" w:author="Nick.Tolimieri" w:date="2022-09-13T12:37:00Z">
              <w:r w:rsidRPr="00207938">
                <w:rPr>
                  <w:rFonts w:asciiTheme="minorHAnsi" w:eastAsiaTheme="minorHAnsi" w:hAnsiTheme="minorHAnsi" w:cstheme="minorBidi"/>
                  <w:sz w:val="22"/>
                  <w:szCs w:val="22"/>
                  <w:rPrChange w:id="8552" w:author="Nick.Tolimieri" w:date="2022-09-13T12:37:00Z">
                    <w:rPr>
                      <w:rFonts w:ascii="Calibri" w:hAnsi="Calibri" w:cs="Calibri"/>
                      <w:color w:val="000000"/>
                      <w:sz w:val="22"/>
                      <w:szCs w:val="22"/>
                    </w:rPr>
                  </w:rPrChange>
                </w:rPr>
                <w:t>Cape Alava</w:t>
              </w:r>
            </w:ins>
          </w:p>
        </w:tc>
        <w:tc>
          <w:tcPr>
            <w:tcW w:w="960" w:type="dxa"/>
            <w:noWrap/>
            <w:hideMark/>
            <w:tcPrChange w:id="8553"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54" w:author="Nick.Tolimieri" w:date="2022-09-13T12:37:00Z"/>
                <w:rFonts w:asciiTheme="minorHAnsi" w:eastAsiaTheme="minorHAnsi" w:hAnsiTheme="minorHAnsi" w:cstheme="minorBidi"/>
                <w:sz w:val="22"/>
                <w:szCs w:val="22"/>
                <w:rPrChange w:id="8555" w:author="Nick.Tolimieri" w:date="2022-09-13T12:37:00Z">
                  <w:rPr>
                    <w:ins w:id="8556" w:author="Nick.Tolimieri" w:date="2022-09-13T12:37:00Z"/>
                    <w:rFonts w:ascii="Calibri" w:hAnsi="Calibri" w:cs="Calibri"/>
                    <w:color w:val="000000"/>
                    <w:sz w:val="22"/>
                    <w:szCs w:val="22"/>
                  </w:rPr>
                </w:rPrChange>
              </w:rPr>
              <w:pPrChange w:id="8557" w:author="Nick.Tolimieri" w:date="2022-09-13T12:37:00Z">
                <w:pPr>
                  <w:jc w:val="right"/>
                </w:pPr>
              </w:pPrChange>
            </w:pPr>
            <w:ins w:id="8558" w:author="Nick.Tolimieri" w:date="2022-09-13T12:37:00Z">
              <w:r w:rsidRPr="00207938">
                <w:rPr>
                  <w:rFonts w:asciiTheme="minorHAnsi" w:eastAsiaTheme="minorHAnsi" w:hAnsiTheme="minorHAnsi" w:cstheme="minorBidi"/>
                  <w:sz w:val="22"/>
                  <w:szCs w:val="22"/>
                  <w:rPrChange w:id="8559" w:author="Nick.Tolimieri" w:date="2022-09-13T12:37:00Z">
                    <w:rPr>
                      <w:rFonts w:ascii="Calibri" w:hAnsi="Calibri" w:cs="Calibri"/>
                      <w:color w:val="000000"/>
                      <w:sz w:val="22"/>
                      <w:szCs w:val="22"/>
                    </w:rPr>
                  </w:rPrChange>
                </w:rPr>
                <w:t>2015</w:t>
              </w:r>
            </w:ins>
          </w:p>
        </w:tc>
        <w:tc>
          <w:tcPr>
            <w:tcW w:w="960" w:type="dxa"/>
            <w:noWrap/>
            <w:hideMark/>
            <w:tcPrChange w:id="8560"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61" w:author="Nick.Tolimieri" w:date="2022-09-13T12:37:00Z"/>
                <w:rFonts w:asciiTheme="minorHAnsi" w:eastAsiaTheme="minorHAnsi" w:hAnsiTheme="minorHAnsi" w:cstheme="minorBidi"/>
                <w:sz w:val="22"/>
                <w:szCs w:val="22"/>
                <w:rPrChange w:id="8562" w:author="Nick.Tolimieri" w:date="2022-09-13T12:37:00Z">
                  <w:rPr>
                    <w:ins w:id="8563" w:author="Nick.Tolimieri" w:date="2022-09-13T12:37:00Z"/>
                    <w:rFonts w:ascii="Calibri" w:hAnsi="Calibri" w:cs="Calibri"/>
                    <w:color w:val="000000"/>
                    <w:sz w:val="22"/>
                    <w:szCs w:val="22"/>
                  </w:rPr>
                </w:rPrChange>
              </w:rPr>
              <w:pPrChange w:id="8564" w:author="Nick.Tolimieri" w:date="2022-09-13T12:37:00Z">
                <w:pPr>
                  <w:jc w:val="right"/>
                </w:pPr>
              </w:pPrChange>
            </w:pPr>
            <w:ins w:id="8565" w:author="Nick.Tolimieri" w:date="2022-09-13T12:37:00Z">
              <w:r w:rsidRPr="00207938">
                <w:rPr>
                  <w:rFonts w:asciiTheme="minorHAnsi" w:eastAsiaTheme="minorHAnsi" w:hAnsiTheme="minorHAnsi" w:cstheme="minorBidi"/>
                  <w:sz w:val="22"/>
                  <w:szCs w:val="22"/>
                  <w:rPrChange w:id="8566" w:author="Nick.Tolimieri" w:date="2022-09-13T12:37:00Z">
                    <w:rPr>
                      <w:rFonts w:ascii="Calibri" w:hAnsi="Calibri" w:cs="Calibri"/>
                      <w:color w:val="000000"/>
                      <w:sz w:val="22"/>
                      <w:szCs w:val="22"/>
                    </w:rPr>
                  </w:rPrChange>
                </w:rPr>
                <w:t>0</w:t>
              </w:r>
            </w:ins>
          </w:p>
        </w:tc>
        <w:tc>
          <w:tcPr>
            <w:tcW w:w="960" w:type="dxa"/>
            <w:noWrap/>
            <w:hideMark/>
            <w:tcPrChange w:id="8567"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68" w:author="Nick.Tolimieri" w:date="2022-09-13T12:37:00Z"/>
                <w:rFonts w:asciiTheme="minorHAnsi" w:eastAsiaTheme="minorHAnsi" w:hAnsiTheme="minorHAnsi" w:cstheme="minorBidi"/>
                <w:sz w:val="22"/>
                <w:szCs w:val="22"/>
                <w:rPrChange w:id="8569" w:author="Nick.Tolimieri" w:date="2022-09-13T12:37:00Z">
                  <w:rPr>
                    <w:ins w:id="8570" w:author="Nick.Tolimieri" w:date="2022-09-13T12:37:00Z"/>
                    <w:rFonts w:ascii="Calibri" w:hAnsi="Calibri" w:cs="Calibri"/>
                    <w:color w:val="000000"/>
                    <w:sz w:val="22"/>
                    <w:szCs w:val="22"/>
                  </w:rPr>
                </w:rPrChange>
              </w:rPr>
              <w:pPrChange w:id="8571" w:author="Nick.Tolimieri" w:date="2022-09-13T12:37:00Z">
                <w:pPr>
                  <w:jc w:val="right"/>
                </w:pPr>
              </w:pPrChange>
            </w:pPr>
            <w:ins w:id="8572" w:author="Nick.Tolimieri" w:date="2022-09-13T12:37:00Z">
              <w:r w:rsidRPr="00207938">
                <w:rPr>
                  <w:rFonts w:asciiTheme="minorHAnsi" w:eastAsiaTheme="minorHAnsi" w:hAnsiTheme="minorHAnsi" w:cstheme="minorBidi"/>
                  <w:sz w:val="22"/>
                  <w:szCs w:val="22"/>
                  <w:rPrChange w:id="8573" w:author="Nick.Tolimieri" w:date="2022-09-13T12:37:00Z">
                    <w:rPr>
                      <w:rFonts w:ascii="Calibri" w:hAnsi="Calibri" w:cs="Calibri"/>
                      <w:color w:val="000000"/>
                      <w:sz w:val="22"/>
                      <w:szCs w:val="22"/>
                    </w:rPr>
                  </w:rPrChange>
                </w:rPr>
                <w:t>137</w:t>
              </w:r>
            </w:ins>
          </w:p>
        </w:tc>
        <w:tc>
          <w:tcPr>
            <w:tcW w:w="960" w:type="dxa"/>
            <w:noWrap/>
            <w:hideMark/>
            <w:tcPrChange w:id="8574"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75" w:author="Nick.Tolimieri" w:date="2022-09-13T12:37:00Z"/>
                <w:rFonts w:asciiTheme="minorHAnsi" w:eastAsiaTheme="minorHAnsi" w:hAnsiTheme="minorHAnsi" w:cstheme="minorBidi"/>
                <w:sz w:val="22"/>
                <w:szCs w:val="22"/>
                <w:rPrChange w:id="8576" w:author="Nick.Tolimieri" w:date="2022-09-13T12:37:00Z">
                  <w:rPr>
                    <w:ins w:id="8577" w:author="Nick.Tolimieri" w:date="2022-09-13T12:37:00Z"/>
                    <w:rFonts w:ascii="Calibri" w:hAnsi="Calibri" w:cs="Calibri"/>
                    <w:color w:val="000000"/>
                    <w:sz w:val="22"/>
                    <w:szCs w:val="22"/>
                  </w:rPr>
                </w:rPrChange>
              </w:rPr>
              <w:pPrChange w:id="8578" w:author="Nick.Tolimieri" w:date="2022-09-13T12:37:00Z">
                <w:pPr>
                  <w:jc w:val="right"/>
                </w:pPr>
              </w:pPrChange>
            </w:pPr>
            <w:ins w:id="8579" w:author="Nick.Tolimieri" w:date="2022-09-13T12:37:00Z">
              <w:r w:rsidRPr="00207938">
                <w:rPr>
                  <w:rFonts w:asciiTheme="minorHAnsi" w:eastAsiaTheme="minorHAnsi" w:hAnsiTheme="minorHAnsi" w:cstheme="minorBidi"/>
                  <w:sz w:val="22"/>
                  <w:szCs w:val="22"/>
                  <w:rPrChange w:id="8580" w:author="Nick.Tolimieri" w:date="2022-09-13T12:37:00Z">
                    <w:rPr>
                      <w:rFonts w:ascii="Calibri" w:hAnsi="Calibri" w:cs="Calibri"/>
                      <w:color w:val="000000"/>
                      <w:sz w:val="22"/>
                      <w:szCs w:val="22"/>
                    </w:rPr>
                  </w:rPrChange>
                </w:rPr>
                <w:t>10</w:t>
              </w:r>
            </w:ins>
          </w:p>
        </w:tc>
        <w:tc>
          <w:tcPr>
            <w:tcW w:w="960" w:type="dxa"/>
            <w:noWrap/>
            <w:hideMark/>
            <w:tcPrChange w:id="8581"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82" w:author="Nick.Tolimieri" w:date="2022-09-13T12:37:00Z"/>
                <w:rFonts w:asciiTheme="minorHAnsi" w:eastAsiaTheme="minorHAnsi" w:hAnsiTheme="minorHAnsi" w:cstheme="minorBidi"/>
                <w:sz w:val="22"/>
                <w:szCs w:val="22"/>
                <w:rPrChange w:id="8583" w:author="Nick.Tolimieri" w:date="2022-09-13T12:37:00Z">
                  <w:rPr>
                    <w:ins w:id="8584" w:author="Nick.Tolimieri" w:date="2022-09-13T12:37:00Z"/>
                    <w:rFonts w:ascii="Calibri" w:hAnsi="Calibri" w:cs="Calibri"/>
                    <w:color w:val="000000"/>
                    <w:sz w:val="22"/>
                    <w:szCs w:val="22"/>
                  </w:rPr>
                </w:rPrChange>
              </w:rPr>
              <w:pPrChange w:id="8585" w:author="Nick.Tolimieri" w:date="2022-09-13T12:37:00Z">
                <w:pPr>
                  <w:jc w:val="right"/>
                </w:pPr>
              </w:pPrChange>
            </w:pPr>
            <w:ins w:id="8586" w:author="Nick.Tolimieri" w:date="2022-09-13T12:37:00Z">
              <w:r w:rsidRPr="00207938">
                <w:rPr>
                  <w:rFonts w:asciiTheme="minorHAnsi" w:eastAsiaTheme="minorHAnsi" w:hAnsiTheme="minorHAnsi" w:cstheme="minorBidi"/>
                  <w:sz w:val="22"/>
                  <w:szCs w:val="22"/>
                  <w:rPrChange w:id="8587" w:author="Nick.Tolimieri" w:date="2022-09-13T12:37:00Z">
                    <w:rPr>
                      <w:rFonts w:ascii="Calibri" w:hAnsi="Calibri" w:cs="Calibri"/>
                      <w:color w:val="000000"/>
                      <w:sz w:val="22"/>
                      <w:szCs w:val="22"/>
                    </w:rPr>
                  </w:rPrChange>
                </w:rPr>
                <w:t>114</w:t>
              </w:r>
            </w:ins>
          </w:p>
        </w:tc>
        <w:tc>
          <w:tcPr>
            <w:tcW w:w="960" w:type="dxa"/>
            <w:noWrap/>
            <w:hideMark/>
            <w:tcPrChange w:id="8588"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89" w:author="Nick.Tolimieri" w:date="2022-09-13T12:37:00Z"/>
                <w:rFonts w:asciiTheme="minorHAnsi" w:eastAsiaTheme="minorHAnsi" w:hAnsiTheme="minorHAnsi" w:cstheme="minorBidi"/>
                <w:sz w:val="22"/>
                <w:szCs w:val="22"/>
                <w:rPrChange w:id="8590" w:author="Nick.Tolimieri" w:date="2022-09-13T12:37:00Z">
                  <w:rPr>
                    <w:ins w:id="8591" w:author="Nick.Tolimieri" w:date="2022-09-13T12:37:00Z"/>
                    <w:rFonts w:ascii="Calibri" w:hAnsi="Calibri" w:cs="Calibri"/>
                    <w:color w:val="000000"/>
                    <w:sz w:val="22"/>
                    <w:szCs w:val="22"/>
                  </w:rPr>
                </w:rPrChange>
              </w:rPr>
              <w:pPrChange w:id="8592" w:author="Nick.Tolimieri" w:date="2022-09-13T12:37:00Z">
                <w:pPr>
                  <w:jc w:val="right"/>
                </w:pPr>
              </w:pPrChange>
            </w:pPr>
            <w:ins w:id="8593" w:author="Nick.Tolimieri" w:date="2022-09-13T12:37:00Z">
              <w:r w:rsidRPr="00207938">
                <w:rPr>
                  <w:rFonts w:asciiTheme="minorHAnsi" w:eastAsiaTheme="minorHAnsi" w:hAnsiTheme="minorHAnsi" w:cstheme="minorBidi"/>
                  <w:sz w:val="22"/>
                  <w:szCs w:val="22"/>
                  <w:rPrChange w:id="8594" w:author="Nick.Tolimieri" w:date="2022-09-13T12:37:00Z">
                    <w:rPr>
                      <w:rFonts w:ascii="Calibri" w:hAnsi="Calibri" w:cs="Calibri"/>
                      <w:color w:val="000000"/>
                      <w:sz w:val="22"/>
                      <w:szCs w:val="22"/>
                    </w:rPr>
                  </w:rPrChange>
                </w:rPr>
                <w:t>5</w:t>
              </w:r>
            </w:ins>
          </w:p>
        </w:tc>
        <w:tc>
          <w:tcPr>
            <w:tcW w:w="960" w:type="dxa"/>
            <w:noWrap/>
            <w:hideMark/>
            <w:tcPrChange w:id="8595"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596" w:author="Nick.Tolimieri" w:date="2022-09-13T12:37:00Z"/>
                <w:rFonts w:asciiTheme="minorHAnsi" w:eastAsiaTheme="minorHAnsi" w:hAnsiTheme="minorHAnsi" w:cstheme="minorBidi"/>
                <w:sz w:val="22"/>
                <w:szCs w:val="22"/>
                <w:rPrChange w:id="8597" w:author="Nick.Tolimieri" w:date="2022-09-13T12:37:00Z">
                  <w:rPr>
                    <w:ins w:id="8598" w:author="Nick.Tolimieri" w:date="2022-09-13T12:37:00Z"/>
                    <w:rFonts w:ascii="Calibri" w:hAnsi="Calibri" w:cs="Calibri"/>
                    <w:color w:val="000000"/>
                    <w:sz w:val="22"/>
                    <w:szCs w:val="22"/>
                  </w:rPr>
                </w:rPrChange>
              </w:rPr>
              <w:pPrChange w:id="8599" w:author="Nick.Tolimieri" w:date="2022-09-13T12:37:00Z">
                <w:pPr>
                  <w:jc w:val="right"/>
                </w:pPr>
              </w:pPrChange>
            </w:pPr>
            <w:ins w:id="8600" w:author="Nick.Tolimieri" w:date="2022-09-13T12:37:00Z">
              <w:r w:rsidRPr="00207938">
                <w:rPr>
                  <w:rFonts w:asciiTheme="minorHAnsi" w:eastAsiaTheme="minorHAnsi" w:hAnsiTheme="minorHAnsi" w:cstheme="minorBidi"/>
                  <w:sz w:val="22"/>
                  <w:szCs w:val="22"/>
                  <w:rPrChange w:id="8601" w:author="Nick.Tolimieri" w:date="2022-09-13T12:37:00Z">
                    <w:rPr>
                      <w:rFonts w:ascii="Calibri" w:hAnsi="Calibri" w:cs="Calibri"/>
                      <w:color w:val="000000"/>
                      <w:sz w:val="22"/>
                      <w:szCs w:val="22"/>
                    </w:rPr>
                  </w:rPrChange>
                </w:rPr>
                <w:t>36</w:t>
              </w:r>
            </w:ins>
          </w:p>
        </w:tc>
        <w:tc>
          <w:tcPr>
            <w:tcW w:w="960" w:type="dxa"/>
            <w:noWrap/>
            <w:hideMark/>
            <w:tcPrChange w:id="8602"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603" w:author="Nick.Tolimieri" w:date="2022-09-13T12:37:00Z"/>
                <w:rFonts w:asciiTheme="minorHAnsi" w:eastAsiaTheme="minorHAnsi" w:hAnsiTheme="minorHAnsi" w:cstheme="minorBidi"/>
                <w:sz w:val="22"/>
                <w:szCs w:val="22"/>
                <w:rPrChange w:id="8604" w:author="Nick.Tolimieri" w:date="2022-09-13T12:37:00Z">
                  <w:rPr>
                    <w:ins w:id="8605" w:author="Nick.Tolimieri" w:date="2022-09-13T12:37:00Z"/>
                    <w:rFonts w:ascii="Calibri" w:hAnsi="Calibri" w:cs="Calibri"/>
                    <w:color w:val="000000"/>
                    <w:sz w:val="22"/>
                    <w:szCs w:val="22"/>
                  </w:rPr>
                </w:rPrChange>
              </w:rPr>
              <w:pPrChange w:id="8606" w:author="Nick.Tolimieri" w:date="2022-09-13T12:37:00Z">
                <w:pPr>
                  <w:jc w:val="right"/>
                </w:pPr>
              </w:pPrChange>
            </w:pPr>
            <w:ins w:id="8607" w:author="Nick.Tolimieri" w:date="2022-09-13T12:37:00Z">
              <w:r w:rsidRPr="00207938">
                <w:rPr>
                  <w:rFonts w:asciiTheme="minorHAnsi" w:eastAsiaTheme="minorHAnsi" w:hAnsiTheme="minorHAnsi" w:cstheme="minorBidi"/>
                  <w:sz w:val="22"/>
                  <w:szCs w:val="22"/>
                  <w:rPrChange w:id="8608" w:author="Nick.Tolimieri" w:date="2022-09-13T12:37:00Z">
                    <w:rPr>
                      <w:rFonts w:ascii="Calibri" w:hAnsi="Calibri" w:cs="Calibri"/>
                      <w:color w:val="000000"/>
                      <w:sz w:val="22"/>
                      <w:szCs w:val="22"/>
                    </w:rPr>
                  </w:rPrChange>
                </w:rPr>
                <w:t>1.68</w:t>
              </w:r>
            </w:ins>
          </w:p>
        </w:tc>
        <w:tc>
          <w:tcPr>
            <w:tcW w:w="960" w:type="dxa"/>
            <w:noWrap/>
            <w:hideMark/>
            <w:tcPrChange w:id="8609" w:author="Nick.Tolimieri" w:date="2022-09-13T12: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07938" w:rsidRPr="00207938" w:rsidRDefault="00207938" w:rsidP="00207938">
            <w:pPr>
              <w:ind w:firstLine="0"/>
              <w:rPr>
                <w:ins w:id="8610" w:author="Nick.Tolimieri" w:date="2022-09-13T12:37:00Z"/>
                <w:rFonts w:asciiTheme="minorHAnsi" w:eastAsiaTheme="minorHAnsi" w:hAnsiTheme="minorHAnsi" w:cstheme="minorBidi"/>
                <w:sz w:val="22"/>
                <w:szCs w:val="22"/>
                <w:rPrChange w:id="8611" w:author="Nick.Tolimieri" w:date="2022-09-13T12:37:00Z">
                  <w:rPr>
                    <w:ins w:id="8612" w:author="Nick.Tolimieri" w:date="2022-09-13T12:37:00Z"/>
                    <w:rFonts w:ascii="Calibri" w:hAnsi="Calibri" w:cs="Calibri"/>
                    <w:color w:val="000000"/>
                    <w:sz w:val="22"/>
                    <w:szCs w:val="22"/>
                  </w:rPr>
                </w:rPrChange>
              </w:rPr>
              <w:pPrChange w:id="8613" w:author="Nick.Tolimieri" w:date="2022-09-13T12:37:00Z">
                <w:pPr>
                  <w:jc w:val="right"/>
                </w:pPr>
              </w:pPrChange>
            </w:pPr>
            <w:ins w:id="8614" w:author="Nick.Tolimieri" w:date="2022-09-13T12:37:00Z">
              <w:r w:rsidRPr="00207938">
                <w:rPr>
                  <w:rFonts w:asciiTheme="minorHAnsi" w:eastAsiaTheme="minorHAnsi" w:hAnsiTheme="minorHAnsi" w:cstheme="minorBidi"/>
                  <w:sz w:val="22"/>
                  <w:szCs w:val="22"/>
                  <w:rPrChange w:id="8615" w:author="Nick.Tolimieri" w:date="2022-09-13T12:37:00Z">
                    <w:rPr>
                      <w:rFonts w:ascii="Calibri" w:hAnsi="Calibri" w:cs="Calibri"/>
                      <w:color w:val="000000"/>
                      <w:sz w:val="22"/>
                      <w:szCs w:val="22"/>
                    </w:rPr>
                  </w:rPrChange>
                </w:rPr>
                <w:t>0.22</w:t>
              </w:r>
            </w:ins>
          </w:p>
        </w:tc>
      </w:tr>
    </w:tbl>
    <w:p w:rsidR="001255CF" w:rsidDel="00207938" w:rsidRDefault="001255CF" w:rsidP="00207938">
      <w:pPr>
        <w:ind w:firstLine="0"/>
        <w:rPr>
          <w:del w:id="8616" w:author="Nick.Tolimieri" w:date="2022-09-13T12:37:00Z"/>
          <w:rFonts w:asciiTheme="minorHAnsi" w:eastAsiaTheme="minorHAnsi" w:hAnsiTheme="minorHAnsi" w:cstheme="minorBidi"/>
          <w:sz w:val="22"/>
          <w:szCs w:val="22"/>
          <w:lang w:val="en-US"/>
        </w:rPr>
        <w:pPrChange w:id="8617" w:author="Nick.Tolimieri" w:date="2022-09-13T12:37:00Z">
          <w:pPr/>
        </w:pPrChange>
      </w:pPr>
    </w:p>
    <w:tbl>
      <w:tblPr>
        <w:tblStyle w:val="TableGrid"/>
        <w:tblW w:w="9600" w:type="dxa"/>
        <w:tblLayout w:type="fixed"/>
        <w:tblLook w:val="04A0" w:firstRow="1" w:lastRow="0" w:firstColumn="1" w:lastColumn="0" w:noHBand="0" w:noVBand="1"/>
        <w:tblPrChange w:id="8618" w:author="Nick.Tolimieri [2]" w:date="2022-09-09T12:38: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19">
          <w:tblGrid>
            <w:gridCol w:w="960"/>
            <w:gridCol w:w="960"/>
            <w:gridCol w:w="960"/>
            <w:gridCol w:w="960"/>
            <w:gridCol w:w="960"/>
            <w:gridCol w:w="960"/>
            <w:gridCol w:w="960"/>
            <w:gridCol w:w="960"/>
            <w:gridCol w:w="960"/>
            <w:gridCol w:w="960"/>
          </w:tblGrid>
        </w:tblGridChange>
      </w:tblGrid>
      <w:tr w:rsidR="001255CF" w:rsidRPr="001255CF" w:rsidDel="00207938" w:rsidTr="001255CF">
        <w:trPr>
          <w:divId w:val="1429738465"/>
          <w:trHeight w:val="300"/>
          <w:ins w:id="8620" w:author="Nick.Tolimieri [2]" w:date="2022-09-09T12:38:00Z"/>
          <w:del w:id="8621" w:author="Nick.Tolimieri" w:date="2022-09-13T12:37:00Z"/>
          <w:trPrChange w:id="8622" w:author="Nick.Tolimieri [2]" w:date="2022-09-09T12:38:00Z">
            <w:trPr>
              <w:divId w:val="1429738465"/>
              <w:trHeight w:val="300"/>
            </w:trPr>
          </w:trPrChange>
        </w:trPr>
        <w:tc>
          <w:tcPr>
            <w:tcW w:w="960" w:type="dxa"/>
            <w:noWrap/>
            <w:hideMark/>
            <w:tcPrChange w:id="86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24" w:author="Nick.Tolimieri [2]" w:date="2022-09-09T12:38:00Z"/>
                <w:del w:id="8625" w:author="Nick.Tolimieri" w:date="2022-09-13T12:37:00Z"/>
                <w:rFonts w:asciiTheme="minorHAnsi" w:eastAsiaTheme="minorHAnsi" w:hAnsiTheme="minorHAnsi" w:cstheme="minorBidi"/>
                <w:sz w:val="22"/>
                <w:szCs w:val="22"/>
                <w:rPrChange w:id="8626" w:author="Nick.Tolimieri [2]" w:date="2022-09-09T12:38:00Z">
                  <w:rPr>
                    <w:ins w:id="8627" w:author="Nick.Tolimieri [2]" w:date="2022-09-09T12:38:00Z"/>
                    <w:del w:id="8628" w:author="Nick.Tolimieri" w:date="2022-09-13T12:37:00Z"/>
                    <w:rFonts w:ascii="Calibri" w:hAnsi="Calibri" w:cs="Calibri"/>
                    <w:color w:val="000000"/>
                    <w:sz w:val="22"/>
                    <w:szCs w:val="22"/>
                  </w:rPr>
                </w:rPrChange>
              </w:rPr>
              <w:pPrChange w:id="8629" w:author="Nick.Tolimieri [2]" w:date="2022-09-09T12:38:00Z">
                <w:pPr/>
              </w:pPrChange>
            </w:pPr>
            <w:ins w:id="8630" w:author="Nick.Tolimieri [2]" w:date="2022-09-09T12:38:00Z">
              <w:del w:id="8631" w:author="Nick.Tolimieri" w:date="2022-09-13T12:37:00Z">
                <w:r w:rsidRPr="001255CF" w:rsidDel="00207938">
                  <w:rPr>
                    <w:rFonts w:asciiTheme="minorHAnsi" w:eastAsiaTheme="minorHAnsi" w:hAnsiTheme="minorHAnsi" w:cstheme="minorBidi"/>
                    <w:sz w:val="22"/>
                    <w:szCs w:val="22"/>
                    <w:rPrChange w:id="8632" w:author="Nick.Tolimieri [2]" w:date="2022-09-09T12:38:00Z">
                      <w:rPr>
                        <w:rFonts w:ascii="Calibri" w:hAnsi="Calibri" w:cs="Calibri"/>
                        <w:color w:val="000000"/>
                        <w:sz w:val="22"/>
                        <w:szCs w:val="22"/>
                      </w:rPr>
                    </w:rPrChange>
                  </w:rPr>
                  <w:delText>Site</w:delText>
                </w:r>
              </w:del>
            </w:ins>
          </w:p>
        </w:tc>
        <w:tc>
          <w:tcPr>
            <w:tcW w:w="960" w:type="dxa"/>
            <w:noWrap/>
            <w:hideMark/>
            <w:tcPrChange w:id="86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34" w:author="Nick.Tolimieri [2]" w:date="2022-09-09T12:38:00Z"/>
                <w:del w:id="8635" w:author="Nick.Tolimieri" w:date="2022-09-13T12:37:00Z"/>
                <w:rFonts w:asciiTheme="minorHAnsi" w:eastAsiaTheme="minorHAnsi" w:hAnsiTheme="minorHAnsi" w:cstheme="minorBidi"/>
                <w:sz w:val="22"/>
                <w:szCs w:val="22"/>
                <w:rPrChange w:id="8636" w:author="Nick.Tolimieri [2]" w:date="2022-09-09T12:38:00Z">
                  <w:rPr>
                    <w:ins w:id="8637" w:author="Nick.Tolimieri [2]" w:date="2022-09-09T12:38:00Z"/>
                    <w:del w:id="8638" w:author="Nick.Tolimieri" w:date="2022-09-13T12:37:00Z"/>
                    <w:rFonts w:ascii="Calibri" w:hAnsi="Calibri" w:cs="Calibri"/>
                    <w:color w:val="000000"/>
                    <w:sz w:val="22"/>
                    <w:szCs w:val="22"/>
                  </w:rPr>
                </w:rPrChange>
              </w:rPr>
              <w:pPrChange w:id="8639" w:author="Nick.Tolimieri [2]" w:date="2022-09-09T12:38:00Z">
                <w:pPr/>
              </w:pPrChange>
            </w:pPr>
            <w:ins w:id="8640" w:author="Nick.Tolimieri [2]" w:date="2022-09-09T12:38:00Z">
              <w:del w:id="8641" w:author="Nick.Tolimieri" w:date="2022-09-13T12:37:00Z">
                <w:r w:rsidRPr="001255CF" w:rsidDel="00207938">
                  <w:rPr>
                    <w:rFonts w:asciiTheme="minorHAnsi" w:eastAsiaTheme="minorHAnsi" w:hAnsiTheme="minorHAnsi" w:cstheme="minorBidi"/>
                    <w:sz w:val="22"/>
                    <w:szCs w:val="22"/>
                    <w:rPrChange w:id="8642" w:author="Nick.Tolimieri [2]" w:date="2022-09-09T12:38:00Z">
                      <w:rPr>
                        <w:rFonts w:ascii="Calibri" w:hAnsi="Calibri" w:cs="Calibri"/>
                        <w:color w:val="000000"/>
                        <w:sz w:val="22"/>
                        <w:szCs w:val="22"/>
                      </w:rPr>
                    </w:rPrChange>
                  </w:rPr>
                  <w:delText>Year</w:delText>
                </w:r>
              </w:del>
            </w:ins>
          </w:p>
        </w:tc>
        <w:tc>
          <w:tcPr>
            <w:tcW w:w="960" w:type="dxa"/>
            <w:noWrap/>
            <w:hideMark/>
            <w:tcPrChange w:id="86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44" w:author="Nick.Tolimieri [2]" w:date="2022-09-09T12:38:00Z"/>
                <w:del w:id="8645" w:author="Nick.Tolimieri" w:date="2022-09-13T12:37:00Z"/>
                <w:rFonts w:asciiTheme="minorHAnsi" w:eastAsiaTheme="minorHAnsi" w:hAnsiTheme="minorHAnsi" w:cstheme="minorBidi"/>
                <w:sz w:val="22"/>
                <w:szCs w:val="22"/>
                <w:rPrChange w:id="8646" w:author="Nick.Tolimieri [2]" w:date="2022-09-09T12:38:00Z">
                  <w:rPr>
                    <w:ins w:id="8647" w:author="Nick.Tolimieri [2]" w:date="2022-09-09T12:38:00Z"/>
                    <w:del w:id="8648" w:author="Nick.Tolimieri" w:date="2022-09-13T12:37:00Z"/>
                    <w:rFonts w:ascii="Calibri" w:hAnsi="Calibri" w:cs="Calibri"/>
                    <w:color w:val="000000"/>
                    <w:sz w:val="22"/>
                    <w:szCs w:val="22"/>
                  </w:rPr>
                </w:rPrChange>
              </w:rPr>
              <w:pPrChange w:id="8649" w:author="Nick.Tolimieri [2]" w:date="2022-09-09T12:38:00Z">
                <w:pPr/>
              </w:pPrChange>
            </w:pPr>
            <w:ins w:id="8650" w:author="Nick.Tolimieri [2]" w:date="2022-09-09T12:38:00Z">
              <w:del w:id="8651" w:author="Nick.Tolimieri" w:date="2022-09-13T12:37:00Z">
                <w:r w:rsidRPr="001255CF" w:rsidDel="00207938">
                  <w:rPr>
                    <w:rFonts w:asciiTheme="minorHAnsi" w:eastAsiaTheme="minorHAnsi" w:hAnsiTheme="minorHAnsi" w:cstheme="minorBidi"/>
                    <w:sz w:val="22"/>
                    <w:szCs w:val="22"/>
                    <w:rPrChange w:id="8652" w:author="Nick.Tolimieri [2]" w:date="2022-09-09T12:38:00Z">
                      <w:rPr>
                        <w:rFonts w:ascii="Calibri" w:hAnsi="Calibri" w:cs="Calibri"/>
                        <w:color w:val="000000"/>
                        <w:sz w:val="22"/>
                        <w:szCs w:val="22"/>
                      </w:rPr>
                    </w:rPrChange>
                  </w:rPr>
                  <w:delText>Days &gt; 15C</w:delText>
                </w:r>
              </w:del>
            </w:ins>
          </w:p>
        </w:tc>
        <w:tc>
          <w:tcPr>
            <w:tcW w:w="960" w:type="dxa"/>
            <w:noWrap/>
            <w:hideMark/>
            <w:tcPrChange w:id="86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54" w:author="Nick.Tolimieri [2]" w:date="2022-09-09T12:38:00Z"/>
                <w:del w:id="8655" w:author="Nick.Tolimieri" w:date="2022-09-13T12:37:00Z"/>
                <w:rFonts w:asciiTheme="minorHAnsi" w:eastAsiaTheme="minorHAnsi" w:hAnsiTheme="minorHAnsi" w:cstheme="minorBidi"/>
                <w:sz w:val="22"/>
                <w:szCs w:val="22"/>
                <w:rPrChange w:id="8656" w:author="Nick.Tolimieri [2]" w:date="2022-09-09T12:38:00Z">
                  <w:rPr>
                    <w:ins w:id="8657" w:author="Nick.Tolimieri [2]" w:date="2022-09-09T12:38:00Z"/>
                    <w:del w:id="8658" w:author="Nick.Tolimieri" w:date="2022-09-13T12:37:00Z"/>
                    <w:rFonts w:ascii="Calibri" w:hAnsi="Calibri" w:cs="Calibri"/>
                    <w:color w:val="000000"/>
                    <w:sz w:val="22"/>
                    <w:szCs w:val="22"/>
                  </w:rPr>
                </w:rPrChange>
              </w:rPr>
              <w:pPrChange w:id="8659" w:author="Nick.Tolimieri [2]" w:date="2022-09-09T12:38:00Z">
                <w:pPr/>
              </w:pPrChange>
            </w:pPr>
            <w:ins w:id="8660" w:author="Nick.Tolimieri [2]" w:date="2022-09-09T12:38:00Z">
              <w:del w:id="8661" w:author="Nick.Tolimieri" w:date="2022-09-13T12:37:00Z">
                <w:r w:rsidRPr="001255CF" w:rsidDel="00207938">
                  <w:rPr>
                    <w:rFonts w:asciiTheme="minorHAnsi" w:eastAsiaTheme="minorHAnsi" w:hAnsiTheme="minorHAnsi" w:cstheme="minorBidi"/>
                    <w:sz w:val="22"/>
                    <w:szCs w:val="22"/>
                    <w:rPrChange w:id="8662" w:author="Nick.Tolimieri [2]" w:date="2022-09-09T12:38:00Z">
                      <w:rPr>
                        <w:rFonts w:ascii="Calibri" w:hAnsi="Calibri" w:cs="Calibri"/>
                        <w:color w:val="000000"/>
                        <w:sz w:val="22"/>
                        <w:szCs w:val="22"/>
                      </w:rPr>
                    </w:rPrChange>
                  </w:rPr>
                  <w:delText>Days above threshold</w:delText>
                </w:r>
              </w:del>
            </w:ins>
          </w:p>
        </w:tc>
        <w:tc>
          <w:tcPr>
            <w:tcW w:w="960" w:type="dxa"/>
            <w:noWrap/>
            <w:hideMark/>
            <w:tcPrChange w:id="86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64" w:author="Nick.Tolimieri [2]" w:date="2022-09-09T12:38:00Z"/>
                <w:del w:id="8665" w:author="Nick.Tolimieri" w:date="2022-09-13T12:37:00Z"/>
                <w:rFonts w:asciiTheme="minorHAnsi" w:eastAsiaTheme="minorHAnsi" w:hAnsiTheme="minorHAnsi" w:cstheme="minorBidi"/>
                <w:sz w:val="22"/>
                <w:szCs w:val="22"/>
                <w:rPrChange w:id="8666" w:author="Nick.Tolimieri [2]" w:date="2022-09-09T12:38:00Z">
                  <w:rPr>
                    <w:ins w:id="8667" w:author="Nick.Tolimieri [2]" w:date="2022-09-09T12:38:00Z"/>
                    <w:del w:id="8668" w:author="Nick.Tolimieri" w:date="2022-09-13T12:37:00Z"/>
                    <w:rFonts w:ascii="Calibri" w:hAnsi="Calibri" w:cs="Calibri"/>
                    <w:color w:val="000000"/>
                    <w:sz w:val="22"/>
                    <w:szCs w:val="22"/>
                  </w:rPr>
                </w:rPrChange>
              </w:rPr>
              <w:pPrChange w:id="8669" w:author="Nick.Tolimieri [2]" w:date="2022-09-09T12:38:00Z">
                <w:pPr/>
              </w:pPrChange>
            </w:pPr>
            <w:ins w:id="8670" w:author="Nick.Tolimieri [2]" w:date="2022-09-09T12:38:00Z">
              <w:del w:id="8671" w:author="Nick.Tolimieri" w:date="2022-09-13T12:37:00Z">
                <w:r w:rsidRPr="001255CF" w:rsidDel="00207938">
                  <w:rPr>
                    <w:rFonts w:asciiTheme="minorHAnsi" w:eastAsiaTheme="minorHAnsi" w:hAnsiTheme="minorHAnsi" w:cstheme="minorBidi"/>
                    <w:sz w:val="22"/>
                    <w:szCs w:val="22"/>
                    <w:rPrChange w:id="8672" w:author="Nick.Tolimieri [2]" w:date="2022-09-09T12:38:00Z">
                      <w:rPr>
                        <w:rFonts w:ascii="Calibri" w:hAnsi="Calibri" w:cs="Calibri"/>
                        <w:color w:val="000000"/>
                        <w:sz w:val="22"/>
                        <w:szCs w:val="22"/>
                      </w:rPr>
                    </w:rPrChange>
                  </w:rPr>
                  <w:delText>MHW events</w:delText>
                </w:r>
              </w:del>
            </w:ins>
          </w:p>
        </w:tc>
        <w:tc>
          <w:tcPr>
            <w:tcW w:w="960" w:type="dxa"/>
            <w:noWrap/>
            <w:hideMark/>
            <w:tcPrChange w:id="86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74" w:author="Nick.Tolimieri [2]" w:date="2022-09-09T12:38:00Z"/>
                <w:del w:id="8675" w:author="Nick.Tolimieri" w:date="2022-09-13T12:37:00Z"/>
                <w:rFonts w:asciiTheme="minorHAnsi" w:eastAsiaTheme="minorHAnsi" w:hAnsiTheme="minorHAnsi" w:cstheme="minorBidi"/>
                <w:sz w:val="22"/>
                <w:szCs w:val="22"/>
                <w:rPrChange w:id="8676" w:author="Nick.Tolimieri [2]" w:date="2022-09-09T12:38:00Z">
                  <w:rPr>
                    <w:ins w:id="8677" w:author="Nick.Tolimieri [2]" w:date="2022-09-09T12:38:00Z"/>
                    <w:del w:id="8678" w:author="Nick.Tolimieri" w:date="2022-09-13T12:37:00Z"/>
                    <w:rFonts w:ascii="Calibri" w:hAnsi="Calibri" w:cs="Calibri"/>
                    <w:color w:val="000000"/>
                    <w:sz w:val="22"/>
                    <w:szCs w:val="22"/>
                  </w:rPr>
                </w:rPrChange>
              </w:rPr>
              <w:pPrChange w:id="8679" w:author="Nick.Tolimieri [2]" w:date="2022-09-09T12:38:00Z">
                <w:pPr/>
              </w:pPrChange>
            </w:pPr>
            <w:ins w:id="8680" w:author="Nick.Tolimieri [2]" w:date="2022-09-09T12:38:00Z">
              <w:del w:id="8681" w:author="Nick.Tolimieri" w:date="2022-09-13T12:37:00Z">
                <w:r w:rsidRPr="001255CF" w:rsidDel="00207938">
                  <w:rPr>
                    <w:rFonts w:asciiTheme="minorHAnsi" w:eastAsiaTheme="minorHAnsi" w:hAnsiTheme="minorHAnsi" w:cstheme="minorBidi"/>
                    <w:sz w:val="22"/>
                    <w:szCs w:val="22"/>
                    <w:rPrChange w:id="8682" w:author="Nick.Tolimieri [2]" w:date="2022-09-09T12:38:00Z">
                      <w:rPr>
                        <w:rFonts w:ascii="Calibri" w:hAnsi="Calibri" w:cs="Calibri"/>
                        <w:color w:val="000000"/>
                        <w:sz w:val="22"/>
                        <w:szCs w:val="22"/>
                      </w:rPr>
                    </w:rPrChange>
                  </w:rPr>
                  <w:delText>HW days (5+)</w:delText>
                </w:r>
              </w:del>
            </w:ins>
          </w:p>
        </w:tc>
        <w:tc>
          <w:tcPr>
            <w:tcW w:w="960" w:type="dxa"/>
            <w:noWrap/>
            <w:hideMark/>
            <w:tcPrChange w:id="86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84" w:author="Nick.Tolimieri [2]" w:date="2022-09-09T12:38:00Z"/>
                <w:del w:id="8685" w:author="Nick.Tolimieri" w:date="2022-09-13T12:37:00Z"/>
                <w:rFonts w:asciiTheme="minorHAnsi" w:eastAsiaTheme="minorHAnsi" w:hAnsiTheme="minorHAnsi" w:cstheme="minorBidi"/>
                <w:sz w:val="22"/>
                <w:szCs w:val="22"/>
                <w:rPrChange w:id="8686" w:author="Nick.Tolimieri [2]" w:date="2022-09-09T12:38:00Z">
                  <w:rPr>
                    <w:ins w:id="8687" w:author="Nick.Tolimieri [2]" w:date="2022-09-09T12:38:00Z"/>
                    <w:del w:id="8688" w:author="Nick.Tolimieri" w:date="2022-09-13T12:37:00Z"/>
                    <w:rFonts w:ascii="Calibri" w:hAnsi="Calibri" w:cs="Calibri"/>
                    <w:color w:val="000000"/>
                    <w:sz w:val="22"/>
                    <w:szCs w:val="22"/>
                  </w:rPr>
                </w:rPrChange>
              </w:rPr>
              <w:pPrChange w:id="8689" w:author="Nick.Tolimieri [2]" w:date="2022-09-09T12:38:00Z">
                <w:pPr/>
              </w:pPrChange>
            </w:pPr>
            <w:ins w:id="8690" w:author="Nick.Tolimieri [2]" w:date="2022-09-09T12:38:00Z">
              <w:del w:id="8691" w:author="Nick.Tolimieri" w:date="2022-09-13T12:37:00Z">
                <w:r w:rsidRPr="001255CF" w:rsidDel="00207938">
                  <w:rPr>
                    <w:rFonts w:asciiTheme="minorHAnsi" w:eastAsiaTheme="minorHAnsi" w:hAnsiTheme="minorHAnsi" w:cstheme="minorBidi"/>
                    <w:sz w:val="22"/>
                    <w:szCs w:val="22"/>
                    <w:rPrChange w:id="8692" w:author="Nick.Tolimieri [2]" w:date="2022-09-09T12:38:00Z">
                      <w:rPr>
                        <w:rFonts w:ascii="Calibri" w:hAnsi="Calibri" w:cs="Calibri"/>
                        <w:color w:val="000000"/>
                        <w:sz w:val="22"/>
                        <w:szCs w:val="22"/>
                      </w:rPr>
                    </w:rPrChange>
                  </w:rPr>
                  <w:delText>Min days</w:delText>
                </w:r>
              </w:del>
            </w:ins>
          </w:p>
        </w:tc>
        <w:tc>
          <w:tcPr>
            <w:tcW w:w="960" w:type="dxa"/>
            <w:noWrap/>
            <w:hideMark/>
            <w:tcPrChange w:id="86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94" w:author="Nick.Tolimieri [2]" w:date="2022-09-09T12:38:00Z"/>
                <w:del w:id="8695" w:author="Nick.Tolimieri" w:date="2022-09-13T12:37:00Z"/>
                <w:rFonts w:asciiTheme="minorHAnsi" w:eastAsiaTheme="minorHAnsi" w:hAnsiTheme="minorHAnsi" w:cstheme="minorBidi"/>
                <w:sz w:val="22"/>
                <w:szCs w:val="22"/>
                <w:rPrChange w:id="8696" w:author="Nick.Tolimieri [2]" w:date="2022-09-09T12:38:00Z">
                  <w:rPr>
                    <w:ins w:id="8697" w:author="Nick.Tolimieri [2]" w:date="2022-09-09T12:38:00Z"/>
                    <w:del w:id="8698" w:author="Nick.Tolimieri" w:date="2022-09-13T12:37:00Z"/>
                    <w:rFonts w:ascii="Calibri" w:hAnsi="Calibri" w:cs="Calibri"/>
                    <w:color w:val="000000"/>
                    <w:sz w:val="22"/>
                    <w:szCs w:val="22"/>
                  </w:rPr>
                </w:rPrChange>
              </w:rPr>
              <w:pPrChange w:id="8699" w:author="Nick.Tolimieri [2]" w:date="2022-09-09T12:38:00Z">
                <w:pPr/>
              </w:pPrChange>
            </w:pPr>
            <w:ins w:id="8700" w:author="Nick.Tolimieri [2]" w:date="2022-09-09T12:38:00Z">
              <w:del w:id="8701" w:author="Nick.Tolimieri" w:date="2022-09-13T12:37:00Z">
                <w:r w:rsidRPr="001255CF" w:rsidDel="00207938">
                  <w:rPr>
                    <w:rFonts w:asciiTheme="minorHAnsi" w:eastAsiaTheme="minorHAnsi" w:hAnsiTheme="minorHAnsi" w:cstheme="minorBidi"/>
                    <w:sz w:val="22"/>
                    <w:szCs w:val="22"/>
                    <w:rPrChange w:id="8702" w:author="Nick.Tolimieri [2]" w:date="2022-09-09T12:38:00Z">
                      <w:rPr>
                        <w:rFonts w:ascii="Calibri" w:hAnsi="Calibri" w:cs="Calibri"/>
                        <w:color w:val="000000"/>
                        <w:sz w:val="22"/>
                        <w:szCs w:val="22"/>
                      </w:rPr>
                    </w:rPrChange>
                  </w:rPr>
                  <w:delText>Max days</w:delText>
                </w:r>
              </w:del>
            </w:ins>
          </w:p>
        </w:tc>
        <w:tc>
          <w:tcPr>
            <w:tcW w:w="960" w:type="dxa"/>
            <w:noWrap/>
            <w:hideMark/>
            <w:tcPrChange w:id="87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04" w:author="Nick.Tolimieri [2]" w:date="2022-09-09T12:38:00Z"/>
                <w:del w:id="8705" w:author="Nick.Tolimieri" w:date="2022-09-13T12:37:00Z"/>
                <w:rFonts w:asciiTheme="minorHAnsi" w:eastAsiaTheme="minorHAnsi" w:hAnsiTheme="minorHAnsi" w:cstheme="minorBidi"/>
                <w:sz w:val="22"/>
                <w:szCs w:val="22"/>
                <w:rPrChange w:id="8706" w:author="Nick.Tolimieri [2]" w:date="2022-09-09T12:38:00Z">
                  <w:rPr>
                    <w:ins w:id="8707" w:author="Nick.Tolimieri [2]" w:date="2022-09-09T12:38:00Z"/>
                    <w:del w:id="8708" w:author="Nick.Tolimieri" w:date="2022-09-13T12:37:00Z"/>
                    <w:rFonts w:ascii="Calibri" w:hAnsi="Calibri" w:cs="Calibri"/>
                    <w:color w:val="000000"/>
                    <w:sz w:val="22"/>
                    <w:szCs w:val="22"/>
                  </w:rPr>
                </w:rPrChange>
              </w:rPr>
              <w:pPrChange w:id="8709" w:author="Nick.Tolimieri [2]" w:date="2022-09-09T12:38:00Z">
                <w:pPr/>
              </w:pPrChange>
            </w:pPr>
            <w:ins w:id="8710" w:author="Nick.Tolimieri [2]" w:date="2022-09-09T12:38:00Z">
              <w:del w:id="8711" w:author="Nick.Tolimieri" w:date="2022-09-13T12:37:00Z">
                <w:r w:rsidRPr="001255CF" w:rsidDel="00207938">
                  <w:rPr>
                    <w:rFonts w:asciiTheme="minorHAnsi" w:eastAsiaTheme="minorHAnsi" w:hAnsiTheme="minorHAnsi" w:cstheme="minorBidi"/>
                    <w:sz w:val="22"/>
                    <w:szCs w:val="22"/>
                    <w:rPrChange w:id="8712" w:author="Nick.Tolimieri [2]" w:date="2022-09-09T12:38:00Z">
                      <w:rPr>
                        <w:rFonts w:ascii="Calibri" w:hAnsi="Calibri" w:cs="Calibri"/>
                        <w:color w:val="000000"/>
                        <w:sz w:val="22"/>
                        <w:szCs w:val="22"/>
                      </w:rPr>
                    </w:rPrChange>
                  </w:rPr>
                  <w:delText>Mean intensity</w:delText>
                </w:r>
              </w:del>
            </w:ins>
          </w:p>
        </w:tc>
        <w:tc>
          <w:tcPr>
            <w:tcW w:w="960" w:type="dxa"/>
            <w:noWrap/>
            <w:hideMark/>
            <w:tcPrChange w:id="87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14" w:author="Nick.Tolimieri [2]" w:date="2022-09-09T12:38:00Z"/>
                <w:del w:id="8715" w:author="Nick.Tolimieri" w:date="2022-09-13T12:37:00Z"/>
                <w:rFonts w:asciiTheme="minorHAnsi" w:eastAsiaTheme="minorHAnsi" w:hAnsiTheme="minorHAnsi" w:cstheme="minorBidi"/>
                <w:sz w:val="22"/>
                <w:szCs w:val="22"/>
                <w:rPrChange w:id="8716" w:author="Nick.Tolimieri [2]" w:date="2022-09-09T12:38:00Z">
                  <w:rPr>
                    <w:ins w:id="8717" w:author="Nick.Tolimieri [2]" w:date="2022-09-09T12:38:00Z"/>
                    <w:del w:id="8718" w:author="Nick.Tolimieri" w:date="2022-09-13T12:37:00Z"/>
                    <w:rFonts w:ascii="Calibri" w:hAnsi="Calibri" w:cs="Calibri"/>
                    <w:color w:val="000000"/>
                    <w:sz w:val="22"/>
                    <w:szCs w:val="22"/>
                  </w:rPr>
                </w:rPrChange>
              </w:rPr>
              <w:pPrChange w:id="8719" w:author="Nick.Tolimieri [2]" w:date="2022-09-09T12:38:00Z">
                <w:pPr/>
              </w:pPrChange>
            </w:pPr>
            <w:ins w:id="8720" w:author="Nick.Tolimieri [2]" w:date="2022-09-09T12:38:00Z">
              <w:del w:id="8721" w:author="Nick.Tolimieri" w:date="2022-09-13T12:37:00Z">
                <w:r w:rsidRPr="001255CF" w:rsidDel="00207938">
                  <w:rPr>
                    <w:rFonts w:asciiTheme="minorHAnsi" w:eastAsiaTheme="minorHAnsi" w:hAnsiTheme="minorHAnsi" w:cstheme="minorBidi"/>
                    <w:sz w:val="22"/>
                    <w:szCs w:val="22"/>
                    <w:rPrChange w:id="8722" w:author="Nick.Tolimieri [2]" w:date="2022-09-09T12:38:00Z">
                      <w:rPr>
                        <w:rFonts w:ascii="Calibri" w:hAnsi="Calibri" w:cs="Calibri"/>
                        <w:color w:val="000000"/>
                        <w:sz w:val="22"/>
                        <w:szCs w:val="22"/>
                      </w:rPr>
                    </w:rPrChange>
                  </w:rPr>
                  <w:delText>Var intensity</w:delText>
                </w:r>
              </w:del>
            </w:ins>
          </w:p>
        </w:tc>
      </w:tr>
      <w:tr w:rsidR="001255CF" w:rsidRPr="001255CF" w:rsidDel="00207938" w:rsidTr="001255CF">
        <w:trPr>
          <w:divId w:val="1429738465"/>
          <w:trHeight w:val="300"/>
          <w:ins w:id="8723" w:author="Nick.Tolimieri [2]" w:date="2022-09-09T12:38:00Z"/>
          <w:del w:id="8724" w:author="Nick.Tolimieri" w:date="2022-09-13T12:37:00Z"/>
          <w:trPrChange w:id="8725" w:author="Nick.Tolimieri [2]" w:date="2022-09-09T12:38:00Z">
            <w:trPr>
              <w:divId w:val="1429738465"/>
              <w:trHeight w:val="300"/>
            </w:trPr>
          </w:trPrChange>
        </w:trPr>
        <w:tc>
          <w:tcPr>
            <w:tcW w:w="960" w:type="dxa"/>
            <w:noWrap/>
            <w:hideMark/>
            <w:tcPrChange w:id="87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27" w:author="Nick.Tolimieri [2]" w:date="2022-09-09T12:38:00Z"/>
                <w:del w:id="8728" w:author="Nick.Tolimieri" w:date="2022-09-13T12:37:00Z"/>
                <w:rFonts w:asciiTheme="minorHAnsi" w:eastAsiaTheme="minorHAnsi" w:hAnsiTheme="minorHAnsi" w:cstheme="minorBidi"/>
                <w:sz w:val="22"/>
                <w:szCs w:val="22"/>
                <w:rPrChange w:id="8729" w:author="Nick.Tolimieri [2]" w:date="2022-09-09T12:38:00Z">
                  <w:rPr>
                    <w:ins w:id="8730" w:author="Nick.Tolimieri [2]" w:date="2022-09-09T12:38:00Z"/>
                    <w:del w:id="8731" w:author="Nick.Tolimieri" w:date="2022-09-13T12:37:00Z"/>
                    <w:rFonts w:ascii="Calibri" w:hAnsi="Calibri" w:cs="Calibri"/>
                    <w:color w:val="000000"/>
                    <w:sz w:val="22"/>
                    <w:szCs w:val="22"/>
                  </w:rPr>
                </w:rPrChange>
              </w:rPr>
              <w:pPrChange w:id="8732" w:author="Nick.Tolimieri [2]" w:date="2022-09-09T12:38:00Z">
                <w:pPr/>
              </w:pPrChange>
            </w:pPr>
            <w:ins w:id="8733" w:author="Nick.Tolimieri [2]" w:date="2022-09-09T12:38:00Z">
              <w:del w:id="8734" w:author="Nick.Tolimieri" w:date="2022-09-13T12:37:00Z">
                <w:r w:rsidRPr="001255CF" w:rsidDel="00207938">
                  <w:rPr>
                    <w:rFonts w:asciiTheme="minorHAnsi" w:eastAsiaTheme="minorHAnsi" w:hAnsiTheme="minorHAnsi" w:cstheme="minorBidi"/>
                    <w:sz w:val="22"/>
                    <w:szCs w:val="22"/>
                    <w:rPrChange w:id="8735"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87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37" w:author="Nick.Tolimieri [2]" w:date="2022-09-09T12:38:00Z"/>
                <w:del w:id="8738" w:author="Nick.Tolimieri" w:date="2022-09-13T12:37:00Z"/>
                <w:rFonts w:asciiTheme="minorHAnsi" w:eastAsiaTheme="minorHAnsi" w:hAnsiTheme="minorHAnsi" w:cstheme="minorBidi"/>
                <w:sz w:val="22"/>
                <w:szCs w:val="22"/>
                <w:rPrChange w:id="8739" w:author="Nick.Tolimieri [2]" w:date="2022-09-09T12:38:00Z">
                  <w:rPr>
                    <w:ins w:id="8740" w:author="Nick.Tolimieri [2]" w:date="2022-09-09T12:38:00Z"/>
                    <w:del w:id="8741" w:author="Nick.Tolimieri" w:date="2022-09-13T12:37:00Z"/>
                    <w:rFonts w:ascii="Calibri" w:hAnsi="Calibri" w:cs="Calibri"/>
                    <w:color w:val="000000"/>
                    <w:sz w:val="22"/>
                    <w:szCs w:val="22"/>
                  </w:rPr>
                </w:rPrChange>
              </w:rPr>
              <w:pPrChange w:id="8742" w:author="Nick.Tolimieri [2]" w:date="2022-09-09T12:38:00Z">
                <w:pPr>
                  <w:jc w:val="right"/>
                </w:pPr>
              </w:pPrChange>
            </w:pPr>
            <w:ins w:id="8743" w:author="Nick.Tolimieri [2]" w:date="2022-09-09T12:38:00Z">
              <w:del w:id="8744" w:author="Nick.Tolimieri" w:date="2022-09-13T12:37:00Z">
                <w:r w:rsidRPr="001255CF" w:rsidDel="00207938">
                  <w:rPr>
                    <w:rFonts w:asciiTheme="minorHAnsi" w:eastAsiaTheme="minorHAnsi" w:hAnsiTheme="minorHAnsi" w:cstheme="minorBidi"/>
                    <w:sz w:val="22"/>
                    <w:szCs w:val="22"/>
                    <w:rPrChange w:id="8745" w:author="Nick.Tolimieri [2]" w:date="2022-09-09T12:38:00Z">
                      <w:rPr>
                        <w:rFonts w:ascii="Calibri" w:hAnsi="Calibri" w:cs="Calibri"/>
                        <w:color w:val="000000"/>
                        <w:sz w:val="22"/>
                        <w:szCs w:val="22"/>
                      </w:rPr>
                    </w:rPrChange>
                  </w:rPr>
                  <w:delText>1992</w:delText>
                </w:r>
              </w:del>
            </w:ins>
          </w:p>
        </w:tc>
        <w:tc>
          <w:tcPr>
            <w:tcW w:w="960" w:type="dxa"/>
            <w:noWrap/>
            <w:hideMark/>
            <w:tcPrChange w:id="87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47" w:author="Nick.Tolimieri [2]" w:date="2022-09-09T12:38:00Z"/>
                <w:del w:id="8748" w:author="Nick.Tolimieri" w:date="2022-09-13T12:37:00Z"/>
                <w:rFonts w:asciiTheme="minorHAnsi" w:eastAsiaTheme="minorHAnsi" w:hAnsiTheme="minorHAnsi" w:cstheme="minorBidi"/>
                <w:sz w:val="22"/>
                <w:szCs w:val="22"/>
                <w:rPrChange w:id="8749" w:author="Nick.Tolimieri [2]" w:date="2022-09-09T12:38:00Z">
                  <w:rPr>
                    <w:ins w:id="8750" w:author="Nick.Tolimieri [2]" w:date="2022-09-09T12:38:00Z"/>
                    <w:del w:id="8751" w:author="Nick.Tolimieri" w:date="2022-09-13T12:37:00Z"/>
                    <w:rFonts w:ascii="Calibri" w:hAnsi="Calibri" w:cs="Calibri"/>
                    <w:color w:val="000000"/>
                    <w:sz w:val="22"/>
                    <w:szCs w:val="22"/>
                  </w:rPr>
                </w:rPrChange>
              </w:rPr>
              <w:pPrChange w:id="8752" w:author="Nick.Tolimieri [2]" w:date="2022-09-09T12:38:00Z">
                <w:pPr>
                  <w:jc w:val="right"/>
                </w:pPr>
              </w:pPrChange>
            </w:pPr>
            <w:ins w:id="8753" w:author="Nick.Tolimieri [2]" w:date="2022-09-09T12:38:00Z">
              <w:del w:id="8754" w:author="Nick.Tolimieri" w:date="2022-09-13T12:37:00Z">
                <w:r w:rsidRPr="001255CF" w:rsidDel="00207938">
                  <w:rPr>
                    <w:rFonts w:asciiTheme="minorHAnsi" w:eastAsiaTheme="minorHAnsi" w:hAnsiTheme="minorHAnsi" w:cstheme="minorBidi"/>
                    <w:sz w:val="22"/>
                    <w:szCs w:val="22"/>
                    <w:rPrChange w:id="8755" w:author="Nick.Tolimieri [2]" w:date="2022-09-09T12:38:00Z">
                      <w:rPr>
                        <w:rFonts w:ascii="Calibri" w:hAnsi="Calibri" w:cs="Calibri"/>
                        <w:color w:val="000000"/>
                        <w:sz w:val="22"/>
                        <w:szCs w:val="22"/>
                      </w:rPr>
                    </w:rPrChange>
                  </w:rPr>
                  <w:delText>4</w:delText>
                </w:r>
              </w:del>
            </w:ins>
          </w:p>
        </w:tc>
        <w:tc>
          <w:tcPr>
            <w:tcW w:w="960" w:type="dxa"/>
            <w:noWrap/>
            <w:hideMark/>
            <w:tcPrChange w:id="87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57" w:author="Nick.Tolimieri [2]" w:date="2022-09-09T12:38:00Z"/>
                <w:del w:id="8758" w:author="Nick.Tolimieri" w:date="2022-09-13T12:37:00Z"/>
                <w:rFonts w:asciiTheme="minorHAnsi" w:eastAsiaTheme="minorHAnsi" w:hAnsiTheme="minorHAnsi" w:cstheme="minorBidi"/>
                <w:sz w:val="22"/>
                <w:szCs w:val="22"/>
                <w:rPrChange w:id="8759" w:author="Nick.Tolimieri [2]" w:date="2022-09-09T12:38:00Z">
                  <w:rPr>
                    <w:ins w:id="8760" w:author="Nick.Tolimieri [2]" w:date="2022-09-09T12:38:00Z"/>
                    <w:del w:id="8761" w:author="Nick.Tolimieri" w:date="2022-09-13T12:37:00Z"/>
                    <w:rFonts w:ascii="Calibri" w:hAnsi="Calibri" w:cs="Calibri"/>
                    <w:color w:val="000000"/>
                    <w:sz w:val="22"/>
                    <w:szCs w:val="22"/>
                  </w:rPr>
                </w:rPrChange>
              </w:rPr>
              <w:pPrChange w:id="8762" w:author="Nick.Tolimieri [2]" w:date="2022-09-09T12:38:00Z">
                <w:pPr>
                  <w:jc w:val="right"/>
                </w:pPr>
              </w:pPrChange>
            </w:pPr>
            <w:ins w:id="8763" w:author="Nick.Tolimieri [2]" w:date="2022-09-09T12:38:00Z">
              <w:del w:id="8764" w:author="Nick.Tolimieri" w:date="2022-09-13T12:37:00Z">
                <w:r w:rsidRPr="001255CF" w:rsidDel="00207938">
                  <w:rPr>
                    <w:rFonts w:asciiTheme="minorHAnsi" w:eastAsiaTheme="minorHAnsi" w:hAnsiTheme="minorHAnsi" w:cstheme="minorBidi"/>
                    <w:sz w:val="22"/>
                    <w:szCs w:val="22"/>
                    <w:rPrChange w:id="8765" w:author="Nick.Tolimieri [2]" w:date="2022-09-09T12:38:00Z">
                      <w:rPr>
                        <w:rFonts w:ascii="Calibri" w:hAnsi="Calibri" w:cs="Calibri"/>
                        <w:color w:val="000000"/>
                        <w:sz w:val="22"/>
                        <w:szCs w:val="22"/>
                      </w:rPr>
                    </w:rPrChange>
                  </w:rPr>
                  <w:delText>44</w:delText>
                </w:r>
              </w:del>
            </w:ins>
          </w:p>
        </w:tc>
        <w:tc>
          <w:tcPr>
            <w:tcW w:w="960" w:type="dxa"/>
            <w:noWrap/>
            <w:hideMark/>
            <w:tcPrChange w:id="87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67" w:author="Nick.Tolimieri [2]" w:date="2022-09-09T12:38:00Z"/>
                <w:del w:id="8768" w:author="Nick.Tolimieri" w:date="2022-09-13T12:37:00Z"/>
                <w:rFonts w:asciiTheme="minorHAnsi" w:eastAsiaTheme="minorHAnsi" w:hAnsiTheme="minorHAnsi" w:cstheme="minorBidi"/>
                <w:sz w:val="22"/>
                <w:szCs w:val="22"/>
                <w:rPrChange w:id="8769" w:author="Nick.Tolimieri [2]" w:date="2022-09-09T12:38:00Z">
                  <w:rPr>
                    <w:ins w:id="8770" w:author="Nick.Tolimieri [2]" w:date="2022-09-09T12:38:00Z"/>
                    <w:del w:id="8771" w:author="Nick.Tolimieri" w:date="2022-09-13T12:37:00Z"/>
                    <w:rFonts w:ascii="Calibri" w:hAnsi="Calibri" w:cs="Calibri"/>
                    <w:color w:val="000000"/>
                    <w:sz w:val="22"/>
                    <w:szCs w:val="22"/>
                  </w:rPr>
                </w:rPrChange>
              </w:rPr>
              <w:pPrChange w:id="8772" w:author="Nick.Tolimieri [2]" w:date="2022-09-09T12:38:00Z">
                <w:pPr>
                  <w:jc w:val="right"/>
                </w:pPr>
              </w:pPrChange>
            </w:pPr>
            <w:ins w:id="8773" w:author="Nick.Tolimieri [2]" w:date="2022-09-09T12:38:00Z">
              <w:del w:id="8774" w:author="Nick.Tolimieri" w:date="2022-09-13T12:37:00Z">
                <w:r w:rsidRPr="001255CF" w:rsidDel="00207938">
                  <w:rPr>
                    <w:rFonts w:asciiTheme="minorHAnsi" w:eastAsiaTheme="minorHAnsi" w:hAnsiTheme="minorHAnsi" w:cstheme="minorBidi"/>
                    <w:sz w:val="22"/>
                    <w:szCs w:val="22"/>
                    <w:rPrChange w:id="8775" w:author="Nick.Tolimieri [2]" w:date="2022-09-09T12:38:00Z">
                      <w:rPr>
                        <w:rFonts w:ascii="Calibri" w:hAnsi="Calibri" w:cs="Calibri"/>
                        <w:color w:val="000000"/>
                        <w:sz w:val="22"/>
                        <w:szCs w:val="22"/>
                      </w:rPr>
                    </w:rPrChange>
                  </w:rPr>
                  <w:delText>4</w:delText>
                </w:r>
              </w:del>
            </w:ins>
          </w:p>
        </w:tc>
        <w:tc>
          <w:tcPr>
            <w:tcW w:w="960" w:type="dxa"/>
            <w:noWrap/>
            <w:hideMark/>
            <w:tcPrChange w:id="87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77" w:author="Nick.Tolimieri [2]" w:date="2022-09-09T12:38:00Z"/>
                <w:del w:id="8778" w:author="Nick.Tolimieri" w:date="2022-09-13T12:37:00Z"/>
                <w:rFonts w:asciiTheme="minorHAnsi" w:eastAsiaTheme="minorHAnsi" w:hAnsiTheme="minorHAnsi" w:cstheme="minorBidi"/>
                <w:sz w:val="22"/>
                <w:szCs w:val="22"/>
                <w:rPrChange w:id="8779" w:author="Nick.Tolimieri [2]" w:date="2022-09-09T12:38:00Z">
                  <w:rPr>
                    <w:ins w:id="8780" w:author="Nick.Tolimieri [2]" w:date="2022-09-09T12:38:00Z"/>
                    <w:del w:id="8781" w:author="Nick.Tolimieri" w:date="2022-09-13T12:37:00Z"/>
                    <w:rFonts w:ascii="Calibri" w:hAnsi="Calibri" w:cs="Calibri"/>
                    <w:color w:val="000000"/>
                    <w:sz w:val="22"/>
                    <w:szCs w:val="22"/>
                  </w:rPr>
                </w:rPrChange>
              </w:rPr>
              <w:pPrChange w:id="8782" w:author="Nick.Tolimieri [2]" w:date="2022-09-09T12:38:00Z">
                <w:pPr>
                  <w:jc w:val="right"/>
                </w:pPr>
              </w:pPrChange>
            </w:pPr>
            <w:ins w:id="8783" w:author="Nick.Tolimieri [2]" w:date="2022-09-09T12:38:00Z">
              <w:del w:id="8784" w:author="Nick.Tolimieri" w:date="2022-09-13T12:37:00Z">
                <w:r w:rsidRPr="001255CF" w:rsidDel="00207938">
                  <w:rPr>
                    <w:rFonts w:asciiTheme="minorHAnsi" w:eastAsiaTheme="minorHAnsi" w:hAnsiTheme="minorHAnsi" w:cstheme="minorBidi"/>
                    <w:sz w:val="22"/>
                    <w:szCs w:val="22"/>
                    <w:rPrChange w:id="8785" w:author="Nick.Tolimieri [2]" w:date="2022-09-09T12:38:00Z">
                      <w:rPr>
                        <w:rFonts w:ascii="Calibri" w:hAnsi="Calibri" w:cs="Calibri"/>
                        <w:color w:val="000000"/>
                        <w:sz w:val="22"/>
                        <w:szCs w:val="22"/>
                      </w:rPr>
                    </w:rPrChange>
                  </w:rPr>
                  <w:delText>33</w:delText>
                </w:r>
              </w:del>
            </w:ins>
          </w:p>
        </w:tc>
        <w:tc>
          <w:tcPr>
            <w:tcW w:w="960" w:type="dxa"/>
            <w:noWrap/>
            <w:hideMark/>
            <w:tcPrChange w:id="87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87" w:author="Nick.Tolimieri [2]" w:date="2022-09-09T12:38:00Z"/>
                <w:del w:id="8788" w:author="Nick.Tolimieri" w:date="2022-09-13T12:37:00Z"/>
                <w:rFonts w:asciiTheme="minorHAnsi" w:eastAsiaTheme="minorHAnsi" w:hAnsiTheme="minorHAnsi" w:cstheme="minorBidi"/>
                <w:sz w:val="22"/>
                <w:szCs w:val="22"/>
                <w:rPrChange w:id="8789" w:author="Nick.Tolimieri [2]" w:date="2022-09-09T12:38:00Z">
                  <w:rPr>
                    <w:ins w:id="8790" w:author="Nick.Tolimieri [2]" w:date="2022-09-09T12:38:00Z"/>
                    <w:del w:id="8791" w:author="Nick.Tolimieri" w:date="2022-09-13T12:37:00Z"/>
                    <w:rFonts w:ascii="Calibri" w:hAnsi="Calibri" w:cs="Calibri"/>
                    <w:color w:val="000000"/>
                    <w:sz w:val="22"/>
                    <w:szCs w:val="22"/>
                  </w:rPr>
                </w:rPrChange>
              </w:rPr>
              <w:pPrChange w:id="8792" w:author="Nick.Tolimieri [2]" w:date="2022-09-09T12:38:00Z">
                <w:pPr>
                  <w:jc w:val="right"/>
                </w:pPr>
              </w:pPrChange>
            </w:pPr>
            <w:ins w:id="8793" w:author="Nick.Tolimieri [2]" w:date="2022-09-09T12:38:00Z">
              <w:del w:id="8794" w:author="Nick.Tolimieri" w:date="2022-09-13T12:37:00Z">
                <w:r w:rsidRPr="001255CF" w:rsidDel="00207938">
                  <w:rPr>
                    <w:rFonts w:asciiTheme="minorHAnsi" w:eastAsiaTheme="minorHAnsi" w:hAnsiTheme="minorHAnsi" w:cstheme="minorBidi"/>
                    <w:sz w:val="22"/>
                    <w:szCs w:val="22"/>
                    <w:rPrChange w:id="8795" w:author="Nick.Tolimieri [2]" w:date="2022-09-09T12:38:00Z">
                      <w:rPr>
                        <w:rFonts w:ascii="Calibri" w:hAnsi="Calibri" w:cs="Calibri"/>
                        <w:color w:val="000000"/>
                        <w:sz w:val="22"/>
                        <w:szCs w:val="22"/>
                      </w:rPr>
                    </w:rPrChange>
                  </w:rPr>
                  <w:delText>5</w:delText>
                </w:r>
              </w:del>
            </w:ins>
          </w:p>
        </w:tc>
        <w:tc>
          <w:tcPr>
            <w:tcW w:w="960" w:type="dxa"/>
            <w:noWrap/>
            <w:hideMark/>
            <w:tcPrChange w:id="87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97" w:author="Nick.Tolimieri [2]" w:date="2022-09-09T12:38:00Z"/>
                <w:del w:id="8798" w:author="Nick.Tolimieri" w:date="2022-09-13T12:37:00Z"/>
                <w:rFonts w:asciiTheme="minorHAnsi" w:eastAsiaTheme="minorHAnsi" w:hAnsiTheme="minorHAnsi" w:cstheme="minorBidi"/>
                <w:sz w:val="22"/>
                <w:szCs w:val="22"/>
                <w:rPrChange w:id="8799" w:author="Nick.Tolimieri [2]" w:date="2022-09-09T12:38:00Z">
                  <w:rPr>
                    <w:ins w:id="8800" w:author="Nick.Tolimieri [2]" w:date="2022-09-09T12:38:00Z"/>
                    <w:del w:id="8801" w:author="Nick.Tolimieri" w:date="2022-09-13T12:37:00Z"/>
                    <w:rFonts w:ascii="Calibri" w:hAnsi="Calibri" w:cs="Calibri"/>
                    <w:color w:val="000000"/>
                    <w:sz w:val="22"/>
                    <w:szCs w:val="22"/>
                  </w:rPr>
                </w:rPrChange>
              </w:rPr>
              <w:pPrChange w:id="8802" w:author="Nick.Tolimieri [2]" w:date="2022-09-09T12:38:00Z">
                <w:pPr>
                  <w:jc w:val="right"/>
                </w:pPr>
              </w:pPrChange>
            </w:pPr>
            <w:ins w:id="8803" w:author="Nick.Tolimieri [2]" w:date="2022-09-09T12:38:00Z">
              <w:del w:id="8804" w:author="Nick.Tolimieri" w:date="2022-09-13T12:37:00Z">
                <w:r w:rsidRPr="001255CF" w:rsidDel="00207938">
                  <w:rPr>
                    <w:rFonts w:asciiTheme="minorHAnsi" w:eastAsiaTheme="minorHAnsi" w:hAnsiTheme="minorHAnsi" w:cstheme="minorBidi"/>
                    <w:sz w:val="22"/>
                    <w:szCs w:val="22"/>
                    <w:rPrChange w:id="8805" w:author="Nick.Tolimieri [2]" w:date="2022-09-09T12:38:00Z">
                      <w:rPr>
                        <w:rFonts w:ascii="Calibri" w:hAnsi="Calibri" w:cs="Calibri"/>
                        <w:color w:val="000000"/>
                        <w:sz w:val="22"/>
                        <w:szCs w:val="22"/>
                      </w:rPr>
                    </w:rPrChange>
                  </w:rPr>
                  <w:delText>11</w:delText>
                </w:r>
              </w:del>
            </w:ins>
          </w:p>
        </w:tc>
        <w:tc>
          <w:tcPr>
            <w:tcW w:w="960" w:type="dxa"/>
            <w:noWrap/>
            <w:hideMark/>
            <w:tcPrChange w:id="88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07" w:author="Nick.Tolimieri [2]" w:date="2022-09-09T12:38:00Z"/>
                <w:del w:id="8808" w:author="Nick.Tolimieri" w:date="2022-09-13T12:37:00Z"/>
                <w:rFonts w:asciiTheme="minorHAnsi" w:eastAsiaTheme="minorHAnsi" w:hAnsiTheme="minorHAnsi" w:cstheme="minorBidi"/>
                <w:sz w:val="22"/>
                <w:szCs w:val="22"/>
                <w:rPrChange w:id="8809" w:author="Nick.Tolimieri [2]" w:date="2022-09-09T12:38:00Z">
                  <w:rPr>
                    <w:ins w:id="8810" w:author="Nick.Tolimieri [2]" w:date="2022-09-09T12:38:00Z"/>
                    <w:del w:id="8811" w:author="Nick.Tolimieri" w:date="2022-09-13T12:37:00Z"/>
                    <w:rFonts w:ascii="Calibri" w:hAnsi="Calibri" w:cs="Calibri"/>
                    <w:color w:val="000000"/>
                    <w:sz w:val="22"/>
                    <w:szCs w:val="22"/>
                  </w:rPr>
                </w:rPrChange>
              </w:rPr>
              <w:pPrChange w:id="8812" w:author="Nick.Tolimieri [2]" w:date="2022-09-09T12:38:00Z">
                <w:pPr>
                  <w:jc w:val="right"/>
                </w:pPr>
              </w:pPrChange>
            </w:pPr>
            <w:ins w:id="8813" w:author="Nick.Tolimieri [2]" w:date="2022-09-09T12:38:00Z">
              <w:del w:id="8814" w:author="Nick.Tolimieri" w:date="2022-09-13T12:37:00Z">
                <w:r w:rsidRPr="001255CF" w:rsidDel="00207938">
                  <w:rPr>
                    <w:rFonts w:asciiTheme="minorHAnsi" w:eastAsiaTheme="minorHAnsi" w:hAnsiTheme="minorHAnsi" w:cstheme="minorBidi"/>
                    <w:sz w:val="22"/>
                    <w:szCs w:val="22"/>
                    <w:rPrChange w:id="8815" w:author="Nick.Tolimieri [2]" w:date="2022-09-09T12:38:00Z">
                      <w:rPr>
                        <w:rFonts w:ascii="Calibri" w:hAnsi="Calibri" w:cs="Calibri"/>
                        <w:color w:val="000000"/>
                        <w:sz w:val="22"/>
                        <w:szCs w:val="22"/>
                      </w:rPr>
                    </w:rPrChange>
                  </w:rPr>
                  <w:delText>2.03</w:delText>
                </w:r>
              </w:del>
            </w:ins>
          </w:p>
        </w:tc>
        <w:tc>
          <w:tcPr>
            <w:tcW w:w="960" w:type="dxa"/>
            <w:noWrap/>
            <w:hideMark/>
            <w:tcPrChange w:id="88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17" w:author="Nick.Tolimieri [2]" w:date="2022-09-09T12:38:00Z"/>
                <w:del w:id="8818" w:author="Nick.Tolimieri" w:date="2022-09-13T12:37:00Z"/>
                <w:rFonts w:asciiTheme="minorHAnsi" w:eastAsiaTheme="minorHAnsi" w:hAnsiTheme="minorHAnsi" w:cstheme="minorBidi"/>
                <w:sz w:val="22"/>
                <w:szCs w:val="22"/>
                <w:rPrChange w:id="8819" w:author="Nick.Tolimieri [2]" w:date="2022-09-09T12:38:00Z">
                  <w:rPr>
                    <w:ins w:id="8820" w:author="Nick.Tolimieri [2]" w:date="2022-09-09T12:38:00Z"/>
                    <w:del w:id="8821" w:author="Nick.Tolimieri" w:date="2022-09-13T12:37:00Z"/>
                    <w:rFonts w:ascii="Calibri" w:hAnsi="Calibri" w:cs="Calibri"/>
                    <w:color w:val="000000"/>
                    <w:sz w:val="22"/>
                    <w:szCs w:val="22"/>
                  </w:rPr>
                </w:rPrChange>
              </w:rPr>
              <w:pPrChange w:id="8822" w:author="Nick.Tolimieri [2]" w:date="2022-09-09T12:38:00Z">
                <w:pPr>
                  <w:jc w:val="right"/>
                </w:pPr>
              </w:pPrChange>
            </w:pPr>
            <w:ins w:id="8823" w:author="Nick.Tolimieri [2]" w:date="2022-09-09T12:38:00Z">
              <w:del w:id="8824" w:author="Nick.Tolimieri" w:date="2022-09-13T12:37:00Z">
                <w:r w:rsidRPr="001255CF" w:rsidDel="00207938">
                  <w:rPr>
                    <w:rFonts w:asciiTheme="minorHAnsi" w:eastAsiaTheme="minorHAnsi" w:hAnsiTheme="minorHAnsi" w:cstheme="minorBidi"/>
                    <w:sz w:val="22"/>
                    <w:szCs w:val="22"/>
                    <w:rPrChange w:id="8825" w:author="Nick.Tolimieri [2]" w:date="2022-09-09T12:38:00Z">
                      <w:rPr>
                        <w:rFonts w:ascii="Calibri" w:hAnsi="Calibri" w:cs="Calibri"/>
                        <w:color w:val="000000"/>
                        <w:sz w:val="22"/>
                        <w:szCs w:val="22"/>
                      </w:rPr>
                    </w:rPrChange>
                  </w:rPr>
                  <w:delText>0.5</w:delText>
                </w:r>
              </w:del>
            </w:ins>
          </w:p>
        </w:tc>
      </w:tr>
      <w:tr w:rsidR="001255CF" w:rsidRPr="001255CF" w:rsidDel="00207938" w:rsidTr="001255CF">
        <w:trPr>
          <w:divId w:val="1429738465"/>
          <w:trHeight w:val="300"/>
          <w:ins w:id="8826" w:author="Nick.Tolimieri [2]" w:date="2022-09-09T12:38:00Z"/>
          <w:del w:id="8827" w:author="Nick.Tolimieri" w:date="2022-09-13T12:37:00Z"/>
          <w:trPrChange w:id="8828" w:author="Nick.Tolimieri [2]" w:date="2022-09-09T12:38:00Z">
            <w:trPr>
              <w:divId w:val="1429738465"/>
              <w:trHeight w:val="300"/>
            </w:trPr>
          </w:trPrChange>
        </w:trPr>
        <w:tc>
          <w:tcPr>
            <w:tcW w:w="960" w:type="dxa"/>
            <w:noWrap/>
            <w:hideMark/>
            <w:tcPrChange w:id="88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30" w:author="Nick.Tolimieri [2]" w:date="2022-09-09T12:38:00Z"/>
                <w:del w:id="8831" w:author="Nick.Tolimieri" w:date="2022-09-13T12:37:00Z"/>
                <w:rFonts w:asciiTheme="minorHAnsi" w:eastAsiaTheme="minorHAnsi" w:hAnsiTheme="minorHAnsi" w:cstheme="minorBidi"/>
                <w:sz w:val="22"/>
                <w:szCs w:val="22"/>
                <w:rPrChange w:id="8832" w:author="Nick.Tolimieri [2]" w:date="2022-09-09T12:38:00Z">
                  <w:rPr>
                    <w:ins w:id="8833" w:author="Nick.Tolimieri [2]" w:date="2022-09-09T12:38:00Z"/>
                    <w:del w:id="8834" w:author="Nick.Tolimieri" w:date="2022-09-13T12:37:00Z"/>
                    <w:rFonts w:ascii="Calibri" w:hAnsi="Calibri" w:cs="Calibri"/>
                    <w:color w:val="000000"/>
                    <w:sz w:val="22"/>
                    <w:szCs w:val="22"/>
                  </w:rPr>
                </w:rPrChange>
              </w:rPr>
              <w:pPrChange w:id="8835" w:author="Nick.Tolimieri [2]" w:date="2022-09-09T12:38:00Z">
                <w:pPr/>
              </w:pPrChange>
            </w:pPr>
            <w:ins w:id="8836" w:author="Nick.Tolimieri [2]" w:date="2022-09-09T12:38:00Z">
              <w:del w:id="8837" w:author="Nick.Tolimieri" w:date="2022-09-13T12:37:00Z">
                <w:r w:rsidRPr="001255CF" w:rsidDel="00207938">
                  <w:rPr>
                    <w:rFonts w:asciiTheme="minorHAnsi" w:eastAsiaTheme="minorHAnsi" w:hAnsiTheme="minorHAnsi" w:cstheme="minorBidi"/>
                    <w:sz w:val="22"/>
                    <w:szCs w:val="22"/>
                    <w:rPrChange w:id="8838"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88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40" w:author="Nick.Tolimieri [2]" w:date="2022-09-09T12:38:00Z"/>
                <w:del w:id="8841" w:author="Nick.Tolimieri" w:date="2022-09-13T12:37:00Z"/>
                <w:rFonts w:asciiTheme="minorHAnsi" w:eastAsiaTheme="minorHAnsi" w:hAnsiTheme="minorHAnsi" w:cstheme="minorBidi"/>
                <w:sz w:val="22"/>
                <w:szCs w:val="22"/>
                <w:rPrChange w:id="8842" w:author="Nick.Tolimieri [2]" w:date="2022-09-09T12:38:00Z">
                  <w:rPr>
                    <w:ins w:id="8843" w:author="Nick.Tolimieri [2]" w:date="2022-09-09T12:38:00Z"/>
                    <w:del w:id="8844" w:author="Nick.Tolimieri" w:date="2022-09-13T12:37:00Z"/>
                    <w:rFonts w:ascii="Calibri" w:hAnsi="Calibri" w:cs="Calibri"/>
                    <w:color w:val="000000"/>
                    <w:sz w:val="22"/>
                    <w:szCs w:val="22"/>
                  </w:rPr>
                </w:rPrChange>
              </w:rPr>
              <w:pPrChange w:id="8845" w:author="Nick.Tolimieri [2]" w:date="2022-09-09T12:38:00Z">
                <w:pPr>
                  <w:jc w:val="right"/>
                </w:pPr>
              </w:pPrChange>
            </w:pPr>
            <w:ins w:id="8846" w:author="Nick.Tolimieri [2]" w:date="2022-09-09T12:38:00Z">
              <w:del w:id="8847" w:author="Nick.Tolimieri" w:date="2022-09-13T12:37:00Z">
                <w:r w:rsidRPr="001255CF" w:rsidDel="00207938">
                  <w:rPr>
                    <w:rFonts w:asciiTheme="minorHAnsi" w:eastAsiaTheme="minorHAnsi" w:hAnsiTheme="minorHAnsi" w:cstheme="minorBidi"/>
                    <w:sz w:val="22"/>
                    <w:szCs w:val="22"/>
                    <w:rPrChange w:id="8848" w:author="Nick.Tolimieri [2]" w:date="2022-09-09T12:38:00Z">
                      <w:rPr>
                        <w:rFonts w:ascii="Calibri" w:hAnsi="Calibri" w:cs="Calibri"/>
                        <w:color w:val="000000"/>
                        <w:sz w:val="22"/>
                        <w:szCs w:val="22"/>
                      </w:rPr>
                    </w:rPrChange>
                  </w:rPr>
                  <w:delText>1993</w:delText>
                </w:r>
              </w:del>
            </w:ins>
          </w:p>
        </w:tc>
        <w:tc>
          <w:tcPr>
            <w:tcW w:w="960" w:type="dxa"/>
            <w:noWrap/>
            <w:hideMark/>
            <w:tcPrChange w:id="88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50" w:author="Nick.Tolimieri [2]" w:date="2022-09-09T12:38:00Z"/>
                <w:del w:id="8851" w:author="Nick.Tolimieri" w:date="2022-09-13T12:37:00Z"/>
                <w:rFonts w:asciiTheme="minorHAnsi" w:eastAsiaTheme="minorHAnsi" w:hAnsiTheme="minorHAnsi" w:cstheme="minorBidi"/>
                <w:sz w:val="22"/>
                <w:szCs w:val="22"/>
                <w:rPrChange w:id="8852" w:author="Nick.Tolimieri [2]" w:date="2022-09-09T12:38:00Z">
                  <w:rPr>
                    <w:ins w:id="8853" w:author="Nick.Tolimieri [2]" w:date="2022-09-09T12:38:00Z"/>
                    <w:del w:id="8854" w:author="Nick.Tolimieri" w:date="2022-09-13T12:37:00Z"/>
                    <w:rFonts w:ascii="Calibri" w:hAnsi="Calibri" w:cs="Calibri"/>
                    <w:color w:val="000000"/>
                    <w:sz w:val="22"/>
                    <w:szCs w:val="22"/>
                  </w:rPr>
                </w:rPrChange>
              </w:rPr>
              <w:pPrChange w:id="8855" w:author="Nick.Tolimieri [2]" w:date="2022-09-09T12:38:00Z">
                <w:pPr>
                  <w:jc w:val="right"/>
                </w:pPr>
              </w:pPrChange>
            </w:pPr>
            <w:ins w:id="8856" w:author="Nick.Tolimieri [2]" w:date="2022-09-09T12:38:00Z">
              <w:del w:id="8857" w:author="Nick.Tolimieri" w:date="2022-09-13T12:37:00Z">
                <w:r w:rsidRPr="001255CF" w:rsidDel="00207938">
                  <w:rPr>
                    <w:rFonts w:asciiTheme="minorHAnsi" w:eastAsiaTheme="minorHAnsi" w:hAnsiTheme="minorHAnsi" w:cstheme="minorBidi"/>
                    <w:sz w:val="22"/>
                    <w:szCs w:val="22"/>
                    <w:rPrChange w:id="8858" w:author="Nick.Tolimieri [2]" w:date="2022-09-09T12:38:00Z">
                      <w:rPr>
                        <w:rFonts w:ascii="Calibri" w:hAnsi="Calibri" w:cs="Calibri"/>
                        <w:color w:val="000000"/>
                        <w:sz w:val="22"/>
                        <w:szCs w:val="22"/>
                      </w:rPr>
                    </w:rPrChange>
                  </w:rPr>
                  <w:delText>6</w:delText>
                </w:r>
              </w:del>
            </w:ins>
          </w:p>
        </w:tc>
        <w:tc>
          <w:tcPr>
            <w:tcW w:w="960" w:type="dxa"/>
            <w:noWrap/>
            <w:hideMark/>
            <w:tcPrChange w:id="88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60" w:author="Nick.Tolimieri [2]" w:date="2022-09-09T12:38:00Z"/>
                <w:del w:id="8861" w:author="Nick.Tolimieri" w:date="2022-09-13T12:37:00Z"/>
                <w:rFonts w:asciiTheme="minorHAnsi" w:eastAsiaTheme="minorHAnsi" w:hAnsiTheme="minorHAnsi" w:cstheme="minorBidi"/>
                <w:sz w:val="22"/>
                <w:szCs w:val="22"/>
                <w:rPrChange w:id="8862" w:author="Nick.Tolimieri [2]" w:date="2022-09-09T12:38:00Z">
                  <w:rPr>
                    <w:ins w:id="8863" w:author="Nick.Tolimieri [2]" w:date="2022-09-09T12:38:00Z"/>
                    <w:del w:id="8864" w:author="Nick.Tolimieri" w:date="2022-09-13T12:37:00Z"/>
                    <w:rFonts w:ascii="Calibri" w:hAnsi="Calibri" w:cs="Calibri"/>
                    <w:color w:val="000000"/>
                    <w:sz w:val="22"/>
                    <w:szCs w:val="22"/>
                  </w:rPr>
                </w:rPrChange>
              </w:rPr>
              <w:pPrChange w:id="8865" w:author="Nick.Tolimieri [2]" w:date="2022-09-09T12:38:00Z">
                <w:pPr>
                  <w:jc w:val="right"/>
                </w:pPr>
              </w:pPrChange>
            </w:pPr>
            <w:ins w:id="8866" w:author="Nick.Tolimieri [2]" w:date="2022-09-09T12:38:00Z">
              <w:del w:id="8867" w:author="Nick.Tolimieri" w:date="2022-09-13T12:37:00Z">
                <w:r w:rsidRPr="001255CF" w:rsidDel="00207938">
                  <w:rPr>
                    <w:rFonts w:asciiTheme="minorHAnsi" w:eastAsiaTheme="minorHAnsi" w:hAnsiTheme="minorHAnsi" w:cstheme="minorBidi"/>
                    <w:sz w:val="22"/>
                    <w:szCs w:val="22"/>
                    <w:rPrChange w:id="8868" w:author="Nick.Tolimieri [2]" w:date="2022-09-09T12:38:00Z">
                      <w:rPr>
                        <w:rFonts w:ascii="Calibri" w:hAnsi="Calibri" w:cs="Calibri"/>
                        <w:color w:val="000000"/>
                        <w:sz w:val="22"/>
                        <w:szCs w:val="22"/>
                      </w:rPr>
                    </w:rPrChange>
                  </w:rPr>
                  <w:delText>42</w:delText>
                </w:r>
              </w:del>
            </w:ins>
          </w:p>
        </w:tc>
        <w:tc>
          <w:tcPr>
            <w:tcW w:w="960" w:type="dxa"/>
            <w:noWrap/>
            <w:hideMark/>
            <w:tcPrChange w:id="88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70" w:author="Nick.Tolimieri [2]" w:date="2022-09-09T12:38:00Z"/>
                <w:del w:id="8871" w:author="Nick.Tolimieri" w:date="2022-09-13T12:37:00Z"/>
                <w:rFonts w:asciiTheme="minorHAnsi" w:eastAsiaTheme="minorHAnsi" w:hAnsiTheme="minorHAnsi" w:cstheme="minorBidi"/>
                <w:sz w:val="22"/>
                <w:szCs w:val="22"/>
                <w:rPrChange w:id="8872" w:author="Nick.Tolimieri [2]" w:date="2022-09-09T12:38:00Z">
                  <w:rPr>
                    <w:ins w:id="8873" w:author="Nick.Tolimieri [2]" w:date="2022-09-09T12:38:00Z"/>
                    <w:del w:id="8874" w:author="Nick.Tolimieri" w:date="2022-09-13T12:37:00Z"/>
                    <w:rFonts w:ascii="Calibri" w:hAnsi="Calibri" w:cs="Calibri"/>
                    <w:color w:val="000000"/>
                    <w:sz w:val="22"/>
                    <w:szCs w:val="22"/>
                  </w:rPr>
                </w:rPrChange>
              </w:rPr>
              <w:pPrChange w:id="8875" w:author="Nick.Tolimieri [2]" w:date="2022-09-09T12:38:00Z">
                <w:pPr>
                  <w:jc w:val="right"/>
                </w:pPr>
              </w:pPrChange>
            </w:pPr>
            <w:ins w:id="8876" w:author="Nick.Tolimieri [2]" w:date="2022-09-09T12:38:00Z">
              <w:del w:id="8877" w:author="Nick.Tolimieri" w:date="2022-09-13T12:37:00Z">
                <w:r w:rsidRPr="001255CF" w:rsidDel="00207938">
                  <w:rPr>
                    <w:rFonts w:asciiTheme="minorHAnsi" w:eastAsiaTheme="minorHAnsi" w:hAnsiTheme="minorHAnsi" w:cstheme="minorBidi"/>
                    <w:sz w:val="22"/>
                    <w:szCs w:val="22"/>
                    <w:rPrChange w:id="8878" w:author="Nick.Tolimieri [2]" w:date="2022-09-09T12:38:00Z">
                      <w:rPr>
                        <w:rFonts w:ascii="Calibri" w:hAnsi="Calibri" w:cs="Calibri"/>
                        <w:color w:val="000000"/>
                        <w:sz w:val="22"/>
                        <w:szCs w:val="22"/>
                      </w:rPr>
                    </w:rPrChange>
                  </w:rPr>
                  <w:delText>2</w:delText>
                </w:r>
              </w:del>
            </w:ins>
          </w:p>
        </w:tc>
        <w:tc>
          <w:tcPr>
            <w:tcW w:w="960" w:type="dxa"/>
            <w:noWrap/>
            <w:hideMark/>
            <w:tcPrChange w:id="88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80" w:author="Nick.Tolimieri [2]" w:date="2022-09-09T12:38:00Z"/>
                <w:del w:id="8881" w:author="Nick.Tolimieri" w:date="2022-09-13T12:37:00Z"/>
                <w:rFonts w:asciiTheme="minorHAnsi" w:eastAsiaTheme="minorHAnsi" w:hAnsiTheme="minorHAnsi" w:cstheme="minorBidi"/>
                <w:sz w:val="22"/>
                <w:szCs w:val="22"/>
                <w:rPrChange w:id="8882" w:author="Nick.Tolimieri [2]" w:date="2022-09-09T12:38:00Z">
                  <w:rPr>
                    <w:ins w:id="8883" w:author="Nick.Tolimieri [2]" w:date="2022-09-09T12:38:00Z"/>
                    <w:del w:id="8884" w:author="Nick.Tolimieri" w:date="2022-09-13T12:37:00Z"/>
                    <w:rFonts w:ascii="Calibri" w:hAnsi="Calibri" w:cs="Calibri"/>
                    <w:color w:val="000000"/>
                    <w:sz w:val="22"/>
                    <w:szCs w:val="22"/>
                  </w:rPr>
                </w:rPrChange>
              </w:rPr>
              <w:pPrChange w:id="8885" w:author="Nick.Tolimieri [2]" w:date="2022-09-09T12:38:00Z">
                <w:pPr>
                  <w:jc w:val="right"/>
                </w:pPr>
              </w:pPrChange>
            </w:pPr>
            <w:ins w:id="8886" w:author="Nick.Tolimieri [2]" w:date="2022-09-09T12:38:00Z">
              <w:del w:id="8887" w:author="Nick.Tolimieri" w:date="2022-09-13T12:37:00Z">
                <w:r w:rsidRPr="001255CF" w:rsidDel="00207938">
                  <w:rPr>
                    <w:rFonts w:asciiTheme="minorHAnsi" w:eastAsiaTheme="minorHAnsi" w:hAnsiTheme="minorHAnsi" w:cstheme="minorBidi"/>
                    <w:sz w:val="22"/>
                    <w:szCs w:val="22"/>
                    <w:rPrChange w:id="8888" w:author="Nick.Tolimieri [2]" w:date="2022-09-09T12:38:00Z">
                      <w:rPr>
                        <w:rFonts w:ascii="Calibri" w:hAnsi="Calibri" w:cs="Calibri"/>
                        <w:color w:val="000000"/>
                        <w:sz w:val="22"/>
                        <w:szCs w:val="22"/>
                      </w:rPr>
                    </w:rPrChange>
                  </w:rPr>
                  <w:delText>36</w:delText>
                </w:r>
              </w:del>
            </w:ins>
          </w:p>
        </w:tc>
        <w:tc>
          <w:tcPr>
            <w:tcW w:w="960" w:type="dxa"/>
            <w:noWrap/>
            <w:hideMark/>
            <w:tcPrChange w:id="88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90" w:author="Nick.Tolimieri [2]" w:date="2022-09-09T12:38:00Z"/>
                <w:del w:id="8891" w:author="Nick.Tolimieri" w:date="2022-09-13T12:37:00Z"/>
                <w:rFonts w:asciiTheme="minorHAnsi" w:eastAsiaTheme="minorHAnsi" w:hAnsiTheme="minorHAnsi" w:cstheme="minorBidi"/>
                <w:sz w:val="22"/>
                <w:szCs w:val="22"/>
                <w:rPrChange w:id="8892" w:author="Nick.Tolimieri [2]" w:date="2022-09-09T12:38:00Z">
                  <w:rPr>
                    <w:ins w:id="8893" w:author="Nick.Tolimieri [2]" w:date="2022-09-09T12:38:00Z"/>
                    <w:del w:id="8894" w:author="Nick.Tolimieri" w:date="2022-09-13T12:37:00Z"/>
                    <w:rFonts w:ascii="Calibri" w:hAnsi="Calibri" w:cs="Calibri"/>
                    <w:color w:val="000000"/>
                    <w:sz w:val="22"/>
                    <w:szCs w:val="22"/>
                  </w:rPr>
                </w:rPrChange>
              </w:rPr>
              <w:pPrChange w:id="8895" w:author="Nick.Tolimieri [2]" w:date="2022-09-09T12:38:00Z">
                <w:pPr>
                  <w:jc w:val="right"/>
                </w:pPr>
              </w:pPrChange>
            </w:pPr>
            <w:ins w:id="8896" w:author="Nick.Tolimieri [2]" w:date="2022-09-09T12:38:00Z">
              <w:del w:id="8897" w:author="Nick.Tolimieri" w:date="2022-09-13T12:37:00Z">
                <w:r w:rsidRPr="001255CF" w:rsidDel="00207938">
                  <w:rPr>
                    <w:rFonts w:asciiTheme="minorHAnsi" w:eastAsiaTheme="minorHAnsi" w:hAnsiTheme="minorHAnsi" w:cstheme="minorBidi"/>
                    <w:sz w:val="22"/>
                    <w:szCs w:val="22"/>
                    <w:rPrChange w:id="8898" w:author="Nick.Tolimieri [2]" w:date="2022-09-09T12:38:00Z">
                      <w:rPr>
                        <w:rFonts w:ascii="Calibri" w:hAnsi="Calibri" w:cs="Calibri"/>
                        <w:color w:val="000000"/>
                        <w:sz w:val="22"/>
                        <w:szCs w:val="22"/>
                      </w:rPr>
                    </w:rPrChange>
                  </w:rPr>
                  <w:delText>6</w:delText>
                </w:r>
              </w:del>
            </w:ins>
          </w:p>
        </w:tc>
        <w:tc>
          <w:tcPr>
            <w:tcW w:w="960" w:type="dxa"/>
            <w:noWrap/>
            <w:hideMark/>
            <w:tcPrChange w:id="88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00" w:author="Nick.Tolimieri [2]" w:date="2022-09-09T12:38:00Z"/>
                <w:del w:id="8901" w:author="Nick.Tolimieri" w:date="2022-09-13T12:37:00Z"/>
                <w:rFonts w:asciiTheme="minorHAnsi" w:eastAsiaTheme="minorHAnsi" w:hAnsiTheme="minorHAnsi" w:cstheme="minorBidi"/>
                <w:sz w:val="22"/>
                <w:szCs w:val="22"/>
                <w:rPrChange w:id="8902" w:author="Nick.Tolimieri [2]" w:date="2022-09-09T12:38:00Z">
                  <w:rPr>
                    <w:ins w:id="8903" w:author="Nick.Tolimieri [2]" w:date="2022-09-09T12:38:00Z"/>
                    <w:del w:id="8904" w:author="Nick.Tolimieri" w:date="2022-09-13T12:37:00Z"/>
                    <w:rFonts w:ascii="Calibri" w:hAnsi="Calibri" w:cs="Calibri"/>
                    <w:color w:val="000000"/>
                    <w:sz w:val="22"/>
                    <w:szCs w:val="22"/>
                  </w:rPr>
                </w:rPrChange>
              </w:rPr>
              <w:pPrChange w:id="8905" w:author="Nick.Tolimieri [2]" w:date="2022-09-09T12:38:00Z">
                <w:pPr>
                  <w:jc w:val="right"/>
                </w:pPr>
              </w:pPrChange>
            </w:pPr>
            <w:ins w:id="8906" w:author="Nick.Tolimieri [2]" w:date="2022-09-09T12:38:00Z">
              <w:del w:id="8907" w:author="Nick.Tolimieri" w:date="2022-09-13T12:37:00Z">
                <w:r w:rsidRPr="001255CF" w:rsidDel="00207938">
                  <w:rPr>
                    <w:rFonts w:asciiTheme="minorHAnsi" w:eastAsiaTheme="minorHAnsi" w:hAnsiTheme="minorHAnsi" w:cstheme="minorBidi"/>
                    <w:sz w:val="22"/>
                    <w:szCs w:val="22"/>
                    <w:rPrChange w:id="8908" w:author="Nick.Tolimieri [2]" w:date="2022-09-09T12:38:00Z">
                      <w:rPr>
                        <w:rFonts w:ascii="Calibri" w:hAnsi="Calibri" w:cs="Calibri"/>
                        <w:color w:val="000000"/>
                        <w:sz w:val="22"/>
                        <w:szCs w:val="22"/>
                      </w:rPr>
                    </w:rPrChange>
                  </w:rPr>
                  <w:delText>30</w:delText>
                </w:r>
              </w:del>
            </w:ins>
          </w:p>
        </w:tc>
        <w:tc>
          <w:tcPr>
            <w:tcW w:w="960" w:type="dxa"/>
            <w:noWrap/>
            <w:hideMark/>
            <w:tcPrChange w:id="89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10" w:author="Nick.Tolimieri [2]" w:date="2022-09-09T12:38:00Z"/>
                <w:del w:id="8911" w:author="Nick.Tolimieri" w:date="2022-09-13T12:37:00Z"/>
                <w:rFonts w:asciiTheme="minorHAnsi" w:eastAsiaTheme="minorHAnsi" w:hAnsiTheme="minorHAnsi" w:cstheme="minorBidi"/>
                <w:sz w:val="22"/>
                <w:szCs w:val="22"/>
                <w:rPrChange w:id="8912" w:author="Nick.Tolimieri [2]" w:date="2022-09-09T12:38:00Z">
                  <w:rPr>
                    <w:ins w:id="8913" w:author="Nick.Tolimieri [2]" w:date="2022-09-09T12:38:00Z"/>
                    <w:del w:id="8914" w:author="Nick.Tolimieri" w:date="2022-09-13T12:37:00Z"/>
                    <w:rFonts w:ascii="Calibri" w:hAnsi="Calibri" w:cs="Calibri"/>
                    <w:color w:val="000000"/>
                    <w:sz w:val="22"/>
                    <w:szCs w:val="22"/>
                  </w:rPr>
                </w:rPrChange>
              </w:rPr>
              <w:pPrChange w:id="8915" w:author="Nick.Tolimieri [2]" w:date="2022-09-09T12:38:00Z">
                <w:pPr>
                  <w:jc w:val="right"/>
                </w:pPr>
              </w:pPrChange>
            </w:pPr>
            <w:ins w:id="8916" w:author="Nick.Tolimieri [2]" w:date="2022-09-09T12:38:00Z">
              <w:del w:id="8917" w:author="Nick.Tolimieri" w:date="2022-09-13T12:37:00Z">
                <w:r w:rsidRPr="001255CF" w:rsidDel="00207938">
                  <w:rPr>
                    <w:rFonts w:asciiTheme="minorHAnsi" w:eastAsiaTheme="minorHAnsi" w:hAnsiTheme="minorHAnsi" w:cstheme="minorBidi"/>
                    <w:sz w:val="22"/>
                    <w:szCs w:val="22"/>
                    <w:rPrChange w:id="8918" w:author="Nick.Tolimieri [2]" w:date="2022-09-09T12:38:00Z">
                      <w:rPr>
                        <w:rFonts w:ascii="Calibri" w:hAnsi="Calibri" w:cs="Calibri"/>
                        <w:color w:val="000000"/>
                        <w:sz w:val="22"/>
                        <w:szCs w:val="22"/>
                      </w:rPr>
                    </w:rPrChange>
                  </w:rPr>
                  <w:delText>2.27</w:delText>
                </w:r>
              </w:del>
            </w:ins>
          </w:p>
        </w:tc>
        <w:tc>
          <w:tcPr>
            <w:tcW w:w="960" w:type="dxa"/>
            <w:noWrap/>
            <w:hideMark/>
            <w:tcPrChange w:id="89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20" w:author="Nick.Tolimieri [2]" w:date="2022-09-09T12:38:00Z"/>
                <w:del w:id="8921" w:author="Nick.Tolimieri" w:date="2022-09-13T12:37:00Z"/>
                <w:rFonts w:asciiTheme="minorHAnsi" w:eastAsiaTheme="minorHAnsi" w:hAnsiTheme="minorHAnsi" w:cstheme="minorBidi"/>
                <w:sz w:val="22"/>
                <w:szCs w:val="22"/>
                <w:rPrChange w:id="8922" w:author="Nick.Tolimieri [2]" w:date="2022-09-09T12:38:00Z">
                  <w:rPr>
                    <w:ins w:id="8923" w:author="Nick.Tolimieri [2]" w:date="2022-09-09T12:38:00Z"/>
                    <w:del w:id="8924" w:author="Nick.Tolimieri" w:date="2022-09-13T12:37:00Z"/>
                    <w:rFonts w:ascii="Calibri" w:hAnsi="Calibri" w:cs="Calibri"/>
                    <w:color w:val="000000"/>
                    <w:sz w:val="22"/>
                    <w:szCs w:val="22"/>
                  </w:rPr>
                </w:rPrChange>
              </w:rPr>
              <w:pPrChange w:id="8925" w:author="Nick.Tolimieri [2]" w:date="2022-09-09T12:38:00Z">
                <w:pPr>
                  <w:jc w:val="right"/>
                </w:pPr>
              </w:pPrChange>
            </w:pPr>
            <w:ins w:id="8926" w:author="Nick.Tolimieri [2]" w:date="2022-09-09T12:38:00Z">
              <w:del w:id="8927" w:author="Nick.Tolimieri" w:date="2022-09-13T12:37:00Z">
                <w:r w:rsidRPr="001255CF" w:rsidDel="00207938">
                  <w:rPr>
                    <w:rFonts w:asciiTheme="minorHAnsi" w:eastAsiaTheme="minorHAnsi" w:hAnsiTheme="minorHAnsi" w:cstheme="minorBidi"/>
                    <w:sz w:val="22"/>
                    <w:szCs w:val="22"/>
                    <w:rPrChange w:id="8928" w:author="Nick.Tolimieri [2]" w:date="2022-09-09T12:38:00Z">
                      <w:rPr>
                        <w:rFonts w:ascii="Calibri" w:hAnsi="Calibri" w:cs="Calibri"/>
                        <w:color w:val="000000"/>
                        <w:sz w:val="22"/>
                        <w:szCs w:val="22"/>
                      </w:rPr>
                    </w:rPrChange>
                  </w:rPr>
                  <w:delText>0.42</w:delText>
                </w:r>
              </w:del>
            </w:ins>
          </w:p>
        </w:tc>
      </w:tr>
      <w:tr w:rsidR="001255CF" w:rsidRPr="001255CF" w:rsidDel="00207938" w:rsidTr="001255CF">
        <w:trPr>
          <w:divId w:val="1429738465"/>
          <w:trHeight w:val="300"/>
          <w:ins w:id="8929" w:author="Nick.Tolimieri [2]" w:date="2022-09-09T12:38:00Z"/>
          <w:del w:id="8930" w:author="Nick.Tolimieri" w:date="2022-09-13T12:37:00Z"/>
          <w:trPrChange w:id="8931" w:author="Nick.Tolimieri [2]" w:date="2022-09-09T12:38:00Z">
            <w:trPr>
              <w:divId w:val="1429738465"/>
              <w:trHeight w:val="300"/>
            </w:trPr>
          </w:trPrChange>
        </w:trPr>
        <w:tc>
          <w:tcPr>
            <w:tcW w:w="960" w:type="dxa"/>
            <w:noWrap/>
            <w:hideMark/>
            <w:tcPrChange w:id="89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33" w:author="Nick.Tolimieri [2]" w:date="2022-09-09T12:38:00Z"/>
                <w:del w:id="8934" w:author="Nick.Tolimieri" w:date="2022-09-13T12:37:00Z"/>
                <w:rFonts w:asciiTheme="minorHAnsi" w:eastAsiaTheme="minorHAnsi" w:hAnsiTheme="minorHAnsi" w:cstheme="minorBidi"/>
                <w:sz w:val="22"/>
                <w:szCs w:val="22"/>
                <w:rPrChange w:id="8935" w:author="Nick.Tolimieri [2]" w:date="2022-09-09T12:38:00Z">
                  <w:rPr>
                    <w:ins w:id="8936" w:author="Nick.Tolimieri [2]" w:date="2022-09-09T12:38:00Z"/>
                    <w:del w:id="8937" w:author="Nick.Tolimieri" w:date="2022-09-13T12:37:00Z"/>
                    <w:rFonts w:ascii="Calibri" w:hAnsi="Calibri" w:cs="Calibri"/>
                    <w:color w:val="000000"/>
                    <w:sz w:val="22"/>
                    <w:szCs w:val="22"/>
                  </w:rPr>
                </w:rPrChange>
              </w:rPr>
              <w:pPrChange w:id="8938" w:author="Nick.Tolimieri [2]" w:date="2022-09-09T12:38:00Z">
                <w:pPr/>
              </w:pPrChange>
            </w:pPr>
            <w:ins w:id="8939" w:author="Nick.Tolimieri [2]" w:date="2022-09-09T12:38:00Z">
              <w:del w:id="8940" w:author="Nick.Tolimieri" w:date="2022-09-13T12:37:00Z">
                <w:r w:rsidRPr="001255CF" w:rsidDel="00207938">
                  <w:rPr>
                    <w:rFonts w:asciiTheme="minorHAnsi" w:eastAsiaTheme="minorHAnsi" w:hAnsiTheme="minorHAnsi" w:cstheme="minorBidi"/>
                    <w:sz w:val="22"/>
                    <w:szCs w:val="22"/>
                    <w:rPrChange w:id="8941"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89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43" w:author="Nick.Tolimieri [2]" w:date="2022-09-09T12:38:00Z"/>
                <w:del w:id="8944" w:author="Nick.Tolimieri" w:date="2022-09-13T12:37:00Z"/>
                <w:rFonts w:asciiTheme="minorHAnsi" w:eastAsiaTheme="minorHAnsi" w:hAnsiTheme="minorHAnsi" w:cstheme="minorBidi"/>
                <w:sz w:val="22"/>
                <w:szCs w:val="22"/>
                <w:rPrChange w:id="8945" w:author="Nick.Tolimieri [2]" w:date="2022-09-09T12:38:00Z">
                  <w:rPr>
                    <w:ins w:id="8946" w:author="Nick.Tolimieri [2]" w:date="2022-09-09T12:38:00Z"/>
                    <w:del w:id="8947" w:author="Nick.Tolimieri" w:date="2022-09-13T12:37:00Z"/>
                    <w:rFonts w:ascii="Calibri" w:hAnsi="Calibri" w:cs="Calibri"/>
                    <w:color w:val="000000"/>
                    <w:sz w:val="22"/>
                    <w:szCs w:val="22"/>
                  </w:rPr>
                </w:rPrChange>
              </w:rPr>
              <w:pPrChange w:id="8948" w:author="Nick.Tolimieri [2]" w:date="2022-09-09T12:38:00Z">
                <w:pPr>
                  <w:jc w:val="right"/>
                </w:pPr>
              </w:pPrChange>
            </w:pPr>
            <w:ins w:id="8949" w:author="Nick.Tolimieri [2]" w:date="2022-09-09T12:38:00Z">
              <w:del w:id="8950" w:author="Nick.Tolimieri" w:date="2022-09-13T12:37:00Z">
                <w:r w:rsidRPr="001255CF" w:rsidDel="00207938">
                  <w:rPr>
                    <w:rFonts w:asciiTheme="minorHAnsi" w:eastAsiaTheme="minorHAnsi" w:hAnsiTheme="minorHAnsi" w:cstheme="minorBidi"/>
                    <w:sz w:val="22"/>
                    <w:szCs w:val="22"/>
                    <w:rPrChange w:id="8951" w:author="Nick.Tolimieri [2]" w:date="2022-09-09T12:38:00Z">
                      <w:rPr>
                        <w:rFonts w:ascii="Calibri" w:hAnsi="Calibri" w:cs="Calibri"/>
                        <w:color w:val="000000"/>
                        <w:sz w:val="22"/>
                        <w:szCs w:val="22"/>
                      </w:rPr>
                    </w:rPrChange>
                  </w:rPr>
                  <w:delText>1994</w:delText>
                </w:r>
              </w:del>
            </w:ins>
          </w:p>
        </w:tc>
        <w:tc>
          <w:tcPr>
            <w:tcW w:w="960" w:type="dxa"/>
            <w:noWrap/>
            <w:hideMark/>
            <w:tcPrChange w:id="89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53" w:author="Nick.Tolimieri [2]" w:date="2022-09-09T12:38:00Z"/>
                <w:del w:id="8954" w:author="Nick.Tolimieri" w:date="2022-09-13T12:37:00Z"/>
                <w:rFonts w:asciiTheme="minorHAnsi" w:eastAsiaTheme="minorHAnsi" w:hAnsiTheme="minorHAnsi" w:cstheme="minorBidi"/>
                <w:sz w:val="22"/>
                <w:szCs w:val="22"/>
                <w:rPrChange w:id="8955" w:author="Nick.Tolimieri [2]" w:date="2022-09-09T12:38:00Z">
                  <w:rPr>
                    <w:ins w:id="8956" w:author="Nick.Tolimieri [2]" w:date="2022-09-09T12:38:00Z"/>
                    <w:del w:id="8957" w:author="Nick.Tolimieri" w:date="2022-09-13T12:37:00Z"/>
                    <w:rFonts w:ascii="Calibri" w:hAnsi="Calibri" w:cs="Calibri"/>
                    <w:color w:val="000000"/>
                    <w:sz w:val="22"/>
                    <w:szCs w:val="22"/>
                  </w:rPr>
                </w:rPrChange>
              </w:rPr>
              <w:pPrChange w:id="8958" w:author="Nick.Tolimieri [2]" w:date="2022-09-09T12:38:00Z">
                <w:pPr>
                  <w:jc w:val="right"/>
                </w:pPr>
              </w:pPrChange>
            </w:pPr>
            <w:ins w:id="8959" w:author="Nick.Tolimieri [2]" w:date="2022-09-09T12:38:00Z">
              <w:del w:id="8960" w:author="Nick.Tolimieri" w:date="2022-09-13T12:37:00Z">
                <w:r w:rsidRPr="001255CF" w:rsidDel="00207938">
                  <w:rPr>
                    <w:rFonts w:asciiTheme="minorHAnsi" w:eastAsiaTheme="minorHAnsi" w:hAnsiTheme="minorHAnsi" w:cstheme="minorBidi"/>
                    <w:sz w:val="22"/>
                    <w:szCs w:val="22"/>
                    <w:rPrChange w:id="8961" w:author="Nick.Tolimieri [2]" w:date="2022-09-09T12:38:00Z">
                      <w:rPr>
                        <w:rFonts w:ascii="Calibri" w:hAnsi="Calibri" w:cs="Calibri"/>
                        <w:color w:val="000000"/>
                        <w:sz w:val="22"/>
                        <w:szCs w:val="22"/>
                      </w:rPr>
                    </w:rPrChange>
                  </w:rPr>
                  <w:delText>14</w:delText>
                </w:r>
              </w:del>
            </w:ins>
          </w:p>
        </w:tc>
        <w:tc>
          <w:tcPr>
            <w:tcW w:w="960" w:type="dxa"/>
            <w:noWrap/>
            <w:hideMark/>
            <w:tcPrChange w:id="89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63" w:author="Nick.Tolimieri [2]" w:date="2022-09-09T12:38:00Z"/>
                <w:del w:id="8964" w:author="Nick.Tolimieri" w:date="2022-09-13T12:37:00Z"/>
                <w:rFonts w:asciiTheme="minorHAnsi" w:eastAsiaTheme="minorHAnsi" w:hAnsiTheme="minorHAnsi" w:cstheme="minorBidi"/>
                <w:sz w:val="22"/>
                <w:szCs w:val="22"/>
                <w:rPrChange w:id="8965" w:author="Nick.Tolimieri [2]" w:date="2022-09-09T12:38:00Z">
                  <w:rPr>
                    <w:ins w:id="8966" w:author="Nick.Tolimieri [2]" w:date="2022-09-09T12:38:00Z"/>
                    <w:del w:id="8967" w:author="Nick.Tolimieri" w:date="2022-09-13T12:37:00Z"/>
                    <w:rFonts w:ascii="Calibri" w:hAnsi="Calibri" w:cs="Calibri"/>
                    <w:color w:val="000000"/>
                    <w:sz w:val="22"/>
                    <w:szCs w:val="22"/>
                  </w:rPr>
                </w:rPrChange>
              </w:rPr>
              <w:pPrChange w:id="8968" w:author="Nick.Tolimieri [2]" w:date="2022-09-09T12:38:00Z">
                <w:pPr>
                  <w:jc w:val="right"/>
                </w:pPr>
              </w:pPrChange>
            </w:pPr>
            <w:ins w:id="8969" w:author="Nick.Tolimieri [2]" w:date="2022-09-09T12:38:00Z">
              <w:del w:id="8970" w:author="Nick.Tolimieri" w:date="2022-09-13T12:37:00Z">
                <w:r w:rsidRPr="001255CF" w:rsidDel="00207938">
                  <w:rPr>
                    <w:rFonts w:asciiTheme="minorHAnsi" w:eastAsiaTheme="minorHAnsi" w:hAnsiTheme="minorHAnsi" w:cstheme="minorBidi"/>
                    <w:sz w:val="22"/>
                    <w:szCs w:val="22"/>
                    <w:rPrChange w:id="8971" w:author="Nick.Tolimieri [2]" w:date="2022-09-09T12:38:00Z">
                      <w:rPr>
                        <w:rFonts w:ascii="Calibri" w:hAnsi="Calibri" w:cs="Calibri"/>
                        <w:color w:val="000000"/>
                        <w:sz w:val="22"/>
                        <w:szCs w:val="22"/>
                      </w:rPr>
                    </w:rPrChange>
                  </w:rPr>
                  <w:delText>47</w:delText>
                </w:r>
              </w:del>
            </w:ins>
          </w:p>
        </w:tc>
        <w:tc>
          <w:tcPr>
            <w:tcW w:w="960" w:type="dxa"/>
            <w:noWrap/>
            <w:hideMark/>
            <w:tcPrChange w:id="89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73" w:author="Nick.Tolimieri [2]" w:date="2022-09-09T12:38:00Z"/>
                <w:del w:id="8974" w:author="Nick.Tolimieri" w:date="2022-09-13T12:37:00Z"/>
                <w:rFonts w:asciiTheme="minorHAnsi" w:eastAsiaTheme="minorHAnsi" w:hAnsiTheme="minorHAnsi" w:cstheme="minorBidi"/>
                <w:sz w:val="22"/>
                <w:szCs w:val="22"/>
                <w:rPrChange w:id="8975" w:author="Nick.Tolimieri [2]" w:date="2022-09-09T12:38:00Z">
                  <w:rPr>
                    <w:ins w:id="8976" w:author="Nick.Tolimieri [2]" w:date="2022-09-09T12:38:00Z"/>
                    <w:del w:id="8977" w:author="Nick.Tolimieri" w:date="2022-09-13T12:37:00Z"/>
                    <w:rFonts w:ascii="Calibri" w:hAnsi="Calibri" w:cs="Calibri"/>
                    <w:color w:val="000000"/>
                    <w:sz w:val="22"/>
                    <w:szCs w:val="22"/>
                  </w:rPr>
                </w:rPrChange>
              </w:rPr>
              <w:pPrChange w:id="8978" w:author="Nick.Tolimieri [2]" w:date="2022-09-09T12:38:00Z">
                <w:pPr>
                  <w:jc w:val="right"/>
                </w:pPr>
              </w:pPrChange>
            </w:pPr>
            <w:ins w:id="8979" w:author="Nick.Tolimieri [2]" w:date="2022-09-09T12:38:00Z">
              <w:del w:id="8980" w:author="Nick.Tolimieri" w:date="2022-09-13T12:37:00Z">
                <w:r w:rsidRPr="001255CF" w:rsidDel="00207938">
                  <w:rPr>
                    <w:rFonts w:asciiTheme="minorHAnsi" w:eastAsiaTheme="minorHAnsi" w:hAnsiTheme="minorHAnsi" w:cstheme="minorBidi"/>
                    <w:sz w:val="22"/>
                    <w:szCs w:val="22"/>
                    <w:rPrChange w:id="8981" w:author="Nick.Tolimieri [2]" w:date="2022-09-09T12:38:00Z">
                      <w:rPr>
                        <w:rFonts w:ascii="Calibri" w:hAnsi="Calibri" w:cs="Calibri"/>
                        <w:color w:val="000000"/>
                        <w:sz w:val="22"/>
                        <w:szCs w:val="22"/>
                      </w:rPr>
                    </w:rPrChange>
                  </w:rPr>
                  <w:delText>1</w:delText>
                </w:r>
              </w:del>
            </w:ins>
          </w:p>
        </w:tc>
        <w:tc>
          <w:tcPr>
            <w:tcW w:w="960" w:type="dxa"/>
            <w:noWrap/>
            <w:hideMark/>
            <w:tcPrChange w:id="89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83" w:author="Nick.Tolimieri [2]" w:date="2022-09-09T12:38:00Z"/>
                <w:del w:id="8984" w:author="Nick.Tolimieri" w:date="2022-09-13T12:37:00Z"/>
                <w:rFonts w:asciiTheme="minorHAnsi" w:eastAsiaTheme="minorHAnsi" w:hAnsiTheme="minorHAnsi" w:cstheme="minorBidi"/>
                <w:sz w:val="22"/>
                <w:szCs w:val="22"/>
                <w:rPrChange w:id="8985" w:author="Nick.Tolimieri [2]" w:date="2022-09-09T12:38:00Z">
                  <w:rPr>
                    <w:ins w:id="8986" w:author="Nick.Tolimieri [2]" w:date="2022-09-09T12:38:00Z"/>
                    <w:del w:id="8987" w:author="Nick.Tolimieri" w:date="2022-09-13T12:37:00Z"/>
                    <w:rFonts w:ascii="Calibri" w:hAnsi="Calibri" w:cs="Calibri"/>
                    <w:color w:val="000000"/>
                    <w:sz w:val="22"/>
                    <w:szCs w:val="22"/>
                  </w:rPr>
                </w:rPrChange>
              </w:rPr>
              <w:pPrChange w:id="8988" w:author="Nick.Tolimieri [2]" w:date="2022-09-09T12:38:00Z">
                <w:pPr>
                  <w:jc w:val="right"/>
                </w:pPr>
              </w:pPrChange>
            </w:pPr>
            <w:ins w:id="8989" w:author="Nick.Tolimieri [2]" w:date="2022-09-09T12:38:00Z">
              <w:del w:id="8990" w:author="Nick.Tolimieri" w:date="2022-09-13T12:37:00Z">
                <w:r w:rsidRPr="001255CF" w:rsidDel="00207938">
                  <w:rPr>
                    <w:rFonts w:asciiTheme="minorHAnsi" w:eastAsiaTheme="minorHAnsi" w:hAnsiTheme="minorHAnsi" w:cstheme="minorBidi"/>
                    <w:sz w:val="22"/>
                    <w:szCs w:val="22"/>
                    <w:rPrChange w:id="8991" w:author="Nick.Tolimieri [2]" w:date="2022-09-09T12:38:00Z">
                      <w:rPr>
                        <w:rFonts w:ascii="Calibri" w:hAnsi="Calibri" w:cs="Calibri"/>
                        <w:color w:val="000000"/>
                        <w:sz w:val="22"/>
                        <w:szCs w:val="22"/>
                      </w:rPr>
                    </w:rPrChange>
                  </w:rPr>
                  <w:delText>30</w:delText>
                </w:r>
              </w:del>
            </w:ins>
          </w:p>
        </w:tc>
        <w:tc>
          <w:tcPr>
            <w:tcW w:w="960" w:type="dxa"/>
            <w:noWrap/>
            <w:hideMark/>
            <w:tcPrChange w:id="89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93" w:author="Nick.Tolimieri [2]" w:date="2022-09-09T12:38:00Z"/>
                <w:del w:id="8994" w:author="Nick.Tolimieri" w:date="2022-09-13T12:37:00Z"/>
                <w:rFonts w:asciiTheme="minorHAnsi" w:eastAsiaTheme="minorHAnsi" w:hAnsiTheme="minorHAnsi" w:cstheme="minorBidi"/>
                <w:sz w:val="22"/>
                <w:szCs w:val="22"/>
                <w:rPrChange w:id="8995" w:author="Nick.Tolimieri [2]" w:date="2022-09-09T12:38:00Z">
                  <w:rPr>
                    <w:ins w:id="8996" w:author="Nick.Tolimieri [2]" w:date="2022-09-09T12:38:00Z"/>
                    <w:del w:id="8997" w:author="Nick.Tolimieri" w:date="2022-09-13T12:37:00Z"/>
                    <w:rFonts w:ascii="Calibri" w:hAnsi="Calibri" w:cs="Calibri"/>
                    <w:color w:val="000000"/>
                    <w:sz w:val="22"/>
                    <w:szCs w:val="22"/>
                  </w:rPr>
                </w:rPrChange>
              </w:rPr>
              <w:pPrChange w:id="8998" w:author="Nick.Tolimieri [2]" w:date="2022-09-09T12:38:00Z">
                <w:pPr>
                  <w:jc w:val="right"/>
                </w:pPr>
              </w:pPrChange>
            </w:pPr>
            <w:ins w:id="8999" w:author="Nick.Tolimieri [2]" w:date="2022-09-09T12:38:00Z">
              <w:del w:id="9000" w:author="Nick.Tolimieri" w:date="2022-09-13T12:37:00Z">
                <w:r w:rsidRPr="001255CF" w:rsidDel="00207938">
                  <w:rPr>
                    <w:rFonts w:asciiTheme="minorHAnsi" w:eastAsiaTheme="minorHAnsi" w:hAnsiTheme="minorHAnsi" w:cstheme="minorBidi"/>
                    <w:sz w:val="22"/>
                    <w:szCs w:val="22"/>
                    <w:rPrChange w:id="9001" w:author="Nick.Tolimieri [2]" w:date="2022-09-09T12:38:00Z">
                      <w:rPr>
                        <w:rFonts w:ascii="Calibri" w:hAnsi="Calibri" w:cs="Calibri"/>
                        <w:color w:val="000000"/>
                        <w:sz w:val="22"/>
                        <w:szCs w:val="22"/>
                      </w:rPr>
                    </w:rPrChange>
                  </w:rPr>
                  <w:delText>30</w:delText>
                </w:r>
              </w:del>
            </w:ins>
          </w:p>
        </w:tc>
        <w:tc>
          <w:tcPr>
            <w:tcW w:w="960" w:type="dxa"/>
            <w:noWrap/>
            <w:hideMark/>
            <w:tcPrChange w:id="90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03" w:author="Nick.Tolimieri [2]" w:date="2022-09-09T12:38:00Z"/>
                <w:del w:id="9004" w:author="Nick.Tolimieri" w:date="2022-09-13T12:37:00Z"/>
                <w:rFonts w:asciiTheme="minorHAnsi" w:eastAsiaTheme="minorHAnsi" w:hAnsiTheme="minorHAnsi" w:cstheme="minorBidi"/>
                <w:sz w:val="22"/>
                <w:szCs w:val="22"/>
                <w:rPrChange w:id="9005" w:author="Nick.Tolimieri [2]" w:date="2022-09-09T12:38:00Z">
                  <w:rPr>
                    <w:ins w:id="9006" w:author="Nick.Tolimieri [2]" w:date="2022-09-09T12:38:00Z"/>
                    <w:del w:id="9007" w:author="Nick.Tolimieri" w:date="2022-09-13T12:37:00Z"/>
                    <w:rFonts w:ascii="Calibri" w:hAnsi="Calibri" w:cs="Calibri"/>
                    <w:color w:val="000000"/>
                    <w:sz w:val="22"/>
                    <w:szCs w:val="22"/>
                  </w:rPr>
                </w:rPrChange>
              </w:rPr>
              <w:pPrChange w:id="9008" w:author="Nick.Tolimieri [2]" w:date="2022-09-09T12:38:00Z">
                <w:pPr>
                  <w:jc w:val="right"/>
                </w:pPr>
              </w:pPrChange>
            </w:pPr>
            <w:ins w:id="9009" w:author="Nick.Tolimieri [2]" w:date="2022-09-09T12:38:00Z">
              <w:del w:id="9010" w:author="Nick.Tolimieri" w:date="2022-09-13T12:37:00Z">
                <w:r w:rsidRPr="001255CF" w:rsidDel="00207938">
                  <w:rPr>
                    <w:rFonts w:asciiTheme="minorHAnsi" w:eastAsiaTheme="minorHAnsi" w:hAnsiTheme="minorHAnsi" w:cstheme="minorBidi"/>
                    <w:sz w:val="22"/>
                    <w:szCs w:val="22"/>
                    <w:rPrChange w:id="9011" w:author="Nick.Tolimieri [2]" w:date="2022-09-09T12:38:00Z">
                      <w:rPr>
                        <w:rFonts w:ascii="Calibri" w:hAnsi="Calibri" w:cs="Calibri"/>
                        <w:color w:val="000000"/>
                        <w:sz w:val="22"/>
                        <w:szCs w:val="22"/>
                      </w:rPr>
                    </w:rPrChange>
                  </w:rPr>
                  <w:delText>30</w:delText>
                </w:r>
              </w:del>
            </w:ins>
          </w:p>
        </w:tc>
        <w:tc>
          <w:tcPr>
            <w:tcW w:w="960" w:type="dxa"/>
            <w:noWrap/>
            <w:hideMark/>
            <w:tcPrChange w:id="90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13" w:author="Nick.Tolimieri [2]" w:date="2022-09-09T12:38:00Z"/>
                <w:del w:id="9014" w:author="Nick.Tolimieri" w:date="2022-09-13T12:37:00Z"/>
                <w:rFonts w:asciiTheme="minorHAnsi" w:eastAsiaTheme="minorHAnsi" w:hAnsiTheme="minorHAnsi" w:cstheme="minorBidi"/>
                <w:sz w:val="22"/>
                <w:szCs w:val="22"/>
                <w:rPrChange w:id="9015" w:author="Nick.Tolimieri [2]" w:date="2022-09-09T12:38:00Z">
                  <w:rPr>
                    <w:ins w:id="9016" w:author="Nick.Tolimieri [2]" w:date="2022-09-09T12:38:00Z"/>
                    <w:del w:id="9017" w:author="Nick.Tolimieri" w:date="2022-09-13T12:37:00Z"/>
                    <w:rFonts w:ascii="Calibri" w:hAnsi="Calibri" w:cs="Calibri"/>
                    <w:color w:val="000000"/>
                    <w:sz w:val="22"/>
                    <w:szCs w:val="22"/>
                  </w:rPr>
                </w:rPrChange>
              </w:rPr>
              <w:pPrChange w:id="9018" w:author="Nick.Tolimieri [2]" w:date="2022-09-09T12:38:00Z">
                <w:pPr>
                  <w:jc w:val="right"/>
                </w:pPr>
              </w:pPrChange>
            </w:pPr>
            <w:ins w:id="9019" w:author="Nick.Tolimieri [2]" w:date="2022-09-09T12:38:00Z">
              <w:del w:id="9020" w:author="Nick.Tolimieri" w:date="2022-09-13T12:37:00Z">
                <w:r w:rsidRPr="001255CF" w:rsidDel="00207938">
                  <w:rPr>
                    <w:rFonts w:asciiTheme="minorHAnsi" w:eastAsiaTheme="minorHAnsi" w:hAnsiTheme="minorHAnsi" w:cstheme="minorBidi"/>
                    <w:sz w:val="22"/>
                    <w:szCs w:val="22"/>
                    <w:rPrChange w:id="9021" w:author="Nick.Tolimieri [2]" w:date="2022-09-09T12:38:00Z">
                      <w:rPr>
                        <w:rFonts w:ascii="Calibri" w:hAnsi="Calibri" w:cs="Calibri"/>
                        <w:color w:val="000000"/>
                        <w:sz w:val="22"/>
                        <w:szCs w:val="22"/>
                      </w:rPr>
                    </w:rPrChange>
                  </w:rPr>
                  <w:delText>2.64</w:delText>
                </w:r>
              </w:del>
            </w:ins>
          </w:p>
        </w:tc>
        <w:tc>
          <w:tcPr>
            <w:tcW w:w="960" w:type="dxa"/>
            <w:noWrap/>
            <w:hideMark/>
            <w:tcPrChange w:id="90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23" w:author="Nick.Tolimieri [2]" w:date="2022-09-09T12:38:00Z"/>
                <w:del w:id="9024" w:author="Nick.Tolimieri" w:date="2022-09-13T12:37:00Z"/>
                <w:rFonts w:asciiTheme="minorHAnsi" w:eastAsiaTheme="minorHAnsi" w:hAnsiTheme="minorHAnsi" w:cstheme="minorBidi"/>
                <w:sz w:val="22"/>
                <w:szCs w:val="22"/>
                <w:rPrChange w:id="9025" w:author="Nick.Tolimieri [2]" w:date="2022-09-09T12:38:00Z">
                  <w:rPr>
                    <w:ins w:id="9026" w:author="Nick.Tolimieri [2]" w:date="2022-09-09T12:38:00Z"/>
                    <w:del w:id="9027" w:author="Nick.Tolimieri" w:date="2022-09-13T12:37:00Z"/>
                    <w:rFonts w:ascii="Calibri" w:hAnsi="Calibri" w:cs="Calibri"/>
                    <w:color w:val="000000"/>
                    <w:sz w:val="22"/>
                    <w:szCs w:val="22"/>
                  </w:rPr>
                </w:rPrChange>
              </w:rPr>
              <w:pPrChange w:id="9028" w:author="Nick.Tolimieri [2]" w:date="2022-09-09T12:38:00Z">
                <w:pPr>
                  <w:jc w:val="right"/>
                </w:pPr>
              </w:pPrChange>
            </w:pPr>
            <w:ins w:id="9029" w:author="Nick.Tolimieri [2]" w:date="2022-09-09T12:38:00Z">
              <w:del w:id="9030" w:author="Nick.Tolimieri" w:date="2022-09-13T12:37:00Z">
                <w:r w:rsidRPr="001255CF" w:rsidDel="00207938">
                  <w:rPr>
                    <w:rFonts w:asciiTheme="minorHAnsi" w:eastAsiaTheme="minorHAnsi" w:hAnsiTheme="minorHAnsi" w:cstheme="minorBidi"/>
                    <w:sz w:val="22"/>
                    <w:szCs w:val="22"/>
                    <w:rPrChange w:id="9031" w:author="Nick.Tolimieri [2]" w:date="2022-09-09T12:38:00Z">
                      <w:rPr>
                        <w:rFonts w:ascii="Calibri" w:hAnsi="Calibri" w:cs="Calibri"/>
                        <w:color w:val="000000"/>
                        <w:sz w:val="22"/>
                        <w:szCs w:val="22"/>
                      </w:rPr>
                    </w:rPrChange>
                  </w:rPr>
                  <w:delText>0.71</w:delText>
                </w:r>
              </w:del>
            </w:ins>
          </w:p>
        </w:tc>
      </w:tr>
      <w:tr w:rsidR="001255CF" w:rsidRPr="001255CF" w:rsidDel="00207938" w:rsidTr="001255CF">
        <w:trPr>
          <w:divId w:val="1429738465"/>
          <w:trHeight w:val="300"/>
          <w:ins w:id="9032" w:author="Nick.Tolimieri [2]" w:date="2022-09-09T12:38:00Z"/>
          <w:del w:id="9033" w:author="Nick.Tolimieri" w:date="2022-09-13T12:37:00Z"/>
          <w:trPrChange w:id="9034" w:author="Nick.Tolimieri [2]" w:date="2022-09-09T12:38:00Z">
            <w:trPr>
              <w:divId w:val="1429738465"/>
              <w:trHeight w:val="300"/>
            </w:trPr>
          </w:trPrChange>
        </w:trPr>
        <w:tc>
          <w:tcPr>
            <w:tcW w:w="960" w:type="dxa"/>
            <w:noWrap/>
            <w:hideMark/>
            <w:tcPrChange w:id="90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36" w:author="Nick.Tolimieri [2]" w:date="2022-09-09T12:38:00Z"/>
                <w:del w:id="9037" w:author="Nick.Tolimieri" w:date="2022-09-13T12:37:00Z"/>
                <w:rFonts w:asciiTheme="minorHAnsi" w:eastAsiaTheme="minorHAnsi" w:hAnsiTheme="minorHAnsi" w:cstheme="minorBidi"/>
                <w:sz w:val="22"/>
                <w:szCs w:val="22"/>
                <w:rPrChange w:id="9038" w:author="Nick.Tolimieri [2]" w:date="2022-09-09T12:38:00Z">
                  <w:rPr>
                    <w:ins w:id="9039" w:author="Nick.Tolimieri [2]" w:date="2022-09-09T12:38:00Z"/>
                    <w:del w:id="9040" w:author="Nick.Tolimieri" w:date="2022-09-13T12:37:00Z"/>
                    <w:rFonts w:ascii="Calibri" w:hAnsi="Calibri" w:cs="Calibri"/>
                    <w:color w:val="000000"/>
                    <w:sz w:val="22"/>
                    <w:szCs w:val="22"/>
                  </w:rPr>
                </w:rPrChange>
              </w:rPr>
              <w:pPrChange w:id="9041" w:author="Nick.Tolimieri [2]" w:date="2022-09-09T12:38:00Z">
                <w:pPr/>
              </w:pPrChange>
            </w:pPr>
            <w:ins w:id="9042" w:author="Nick.Tolimieri [2]" w:date="2022-09-09T12:38:00Z">
              <w:del w:id="9043" w:author="Nick.Tolimieri" w:date="2022-09-13T12:37:00Z">
                <w:r w:rsidRPr="001255CF" w:rsidDel="00207938">
                  <w:rPr>
                    <w:rFonts w:asciiTheme="minorHAnsi" w:eastAsiaTheme="minorHAnsi" w:hAnsiTheme="minorHAnsi" w:cstheme="minorBidi"/>
                    <w:sz w:val="22"/>
                    <w:szCs w:val="22"/>
                    <w:rPrChange w:id="9044"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0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46" w:author="Nick.Tolimieri [2]" w:date="2022-09-09T12:38:00Z"/>
                <w:del w:id="9047" w:author="Nick.Tolimieri" w:date="2022-09-13T12:37:00Z"/>
                <w:rFonts w:asciiTheme="minorHAnsi" w:eastAsiaTheme="minorHAnsi" w:hAnsiTheme="minorHAnsi" w:cstheme="minorBidi"/>
                <w:sz w:val="22"/>
                <w:szCs w:val="22"/>
                <w:rPrChange w:id="9048" w:author="Nick.Tolimieri [2]" w:date="2022-09-09T12:38:00Z">
                  <w:rPr>
                    <w:ins w:id="9049" w:author="Nick.Tolimieri [2]" w:date="2022-09-09T12:38:00Z"/>
                    <w:del w:id="9050" w:author="Nick.Tolimieri" w:date="2022-09-13T12:37:00Z"/>
                    <w:rFonts w:ascii="Calibri" w:hAnsi="Calibri" w:cs="Calibri"/>
                    <w:color w:val="000000"/>
                    <w:sz w:val="22"/>
                    <w:szCs w:val="22"/>
                  </w:rPr>
                </w:rPrChange>
              </w:rPr>
              <w:pPrChange w:id="9051" w:author="Nick.Tolimieri [2]" w:date="2022-09-09T12:38:00Z">
                <w:pPr>
                  <w:jc w:val="right"/>
                </w:pPr>
              </w:pPrChange>
            </w:pPr>
            <w:ins w:id="9052" w:author="Nick.Tolimieri [2]" w:date="2022-09-09T12:38:00Z">
              <w:del w:id="9053" w:author="Nick.Tolimieri" w:date="2022-09-13T12:37:00Z">
                <w:r w:rsidRPr="001255CF" w:rsidDel="00207938">
                  <w:rPr>
                    <w:rFonts w:asciiTheme="minorHAnsi" w:eastAsiaTheme="minorHAnsi" w:hAnsiTheme="minorHAnsi" w:cstheme="minorBidi"/>
                    <w:sz w:val="22"/>
                    <w:szCs w:val="22"/>
                    <w:rPrChange w:id="9054" w:author="Nick.Tolimieri [2]" w:date="2022-09-09T12:38:00Z">
                      <w:rPr>
                        <w:rFonts w:ascii="Calibri" w:hAnsi="Calibri" w:cs="Calibri"/>
                        <w:color w:val="000000"/>
                        <w:sz w:val="22"/>
                        <w:szCs w:val="22"/>
                      </w:rPr>
                    </w:rPrChange>
                  </w:rPr>
                  <w:delText>1995</w:delText>
                </w:r>
              </w:del>
            </w:ins>
          </w:p>
        </w:tc>
        <w:tc>
          <w:tcPr>
            <w:tcW w:w="960" w:type="dxa"/>
            <w:noWrap/>
            <w:hideMark/>
            <w:tcPrChange w:id="90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56" w:author="Nick.Tolimieri [2]" w:date="2022-09-09T12:38:00Z"/>
                <w:del w:id="9057" w:author="Nick.Tolimieri" w:date="2022-09-13T12:37:00Z"/>
                <w:rFonts w:asciiTheme="minorHAnsi" w:eastAsiaTheme="minorHAnsi" w:hAnsiTheme="minorHAnsi" w:cstheme="minorBidi"/>
                <w:sz w:val="22"/>
                <w:szCs w:val="22"/>
                <w:rPrChange w:id="9058" w:author="Nick.Tolimieri [2]" w:date="2022-09-09T12:38:00Z">
                  <w:rPr>
                    <w:ins w:id="9059" w:author="Nick.Tolimieri [2]" w:date="2022-09-09T12:38:00Z"/>
                    <w:del w:id="9060" w:author="Nick.Tolimieri" w:date="2022-09-13T12:37:00Z"/>
                    <w:rFonts w:ascii="Calibri" w:hAnsi="Calibri" w:cs="Calibri"/>
                    <w:color w:val="000000"/>
                    <w:sz w:val="22"/>
                    <w:szCs w:val="22"/>
                  </w:rPr>
                </w:rPrChange>
              </w:rPr>
              <w:pPrChange w:id="9061" w:author="Nick.Tolimieri [2]" w:date="2022-09-09T12:38:00Z">
                <w:pPr>
                  <w:jc w:val="right"/>
                </w:pPr>
              </w:pPrChange>
            </w:pPr>
            <w:ins w:id="9062" w:author="Nick.Tolimieri [2]" w:date="2022-09-09T12:38:00Z">
              <w:del w:id="9063" w:author="Nick.Tolimieri" w:date="2022-09-13T12:37:00Z">
                <w:r w:rsidRPr="001255CF" w:rsidDel="00207938">
                  <w:rPr>
                    <w:rFonts w:asciiTheme="minorHAnsi" w:eastAsiaTheme="minorHAnsi" w:hAnsiTheme="minorHAnsi" w:cstheme="minorBidi"/>
                    <w:sz w:val="22"/>
                    <w:szCs w:val="22"/>
                    <w:rPrChange w:id="9064" w:author="Nick.Tolimieri [2]" w:date="2022-09-09T12:38:00Z">
                      <w:rPr>
                        <w:rFonts w:ascii="Calibri" w:hAnsi="Calibri" w:cs="Calibri"/>
                        <w:color w:val="000000"/>
                        <w:sz w:val="22"/>
                        <w:szCs w:val="22"/>
                      </w:rPr>
                    </w:rPrChange>
                  </w:rPr>
                  <w:delText>4</w:delText>
                </w:r>
              </w:del>
            </w:ins>
          </w:p>
        </w:tc>
        <w:tc>
          <w:tcPr>
            <w:tcW w:w="960" w:type="dxa"/>
            <w:noWrap/>
            <w:hideMark/>
            <w:tcPrChange w:id="90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66" w:author="Nick.Tolimieri [2]" w:date="2022-09-09T12:38:00Z"/>
                <w:del w:id="9067" w:author="Nick.Tolimieri" w:date="2022-09-13T12:37:00Z"/>
                <w:rFonts w:asciiTheme="minorHAnsi" w:eastAsiaTheme="minorHAnsi" w:hAnsiTheme="minorHAnsi" w:cstheme="minorBidi"/>
                <w:sz w:val="22"/>
                <w:szCs w:val="22"/>
                <w:rPrChange w:id="9068" w:author="Nick.Tolimieri [2]" w:date="2022-09-09T12:38:00Z">
                  <w:rPr>
                    <w:ins w:id="9069" w:author="Nick.Tolimieri [2]" w:date="2022-09-09T12:38:00Z"/>
                    <w:del w:id="9070" w:author="Nick.Tolimieri" w:date="2022-09-13T12:37:00Z"/>
                    <w:rFonts w:ascii="Calibri" w:hAnsi="Calibri" w:cs="Calibri"/>
                    <w:color w:val="000000"/>
                    <w:sz w:val="22"/>
                    <w:szCs w:val="22"/>
                  </w:rPr>
                </w:rPrChange>
              </w:rPr>
              <w:pPrChange w:id="9071" w:author="Nick.Tolimieri [2]" w:date="2022-09-09T12:38:00Z">
                <w:pPr>
                  <w:jc w:val="right"/>
                </w:pPr>
              </w:pPrChange>
            </w:pPr>
            <w:ins w:id="9072" w:author="Nick.Tolimieri [2]" w:date="2022-09-09T12:38:00Z">
              <w:del w:id="9073" w:author="Nick.Tolimieri" w:date="2022-09-13T12:37:00Z">
                <w:r w:rsidRPr="001255CF" w:rsidDel="00207938">
                  <w:rPr>
                    <w:rFonts w:asciiTheme="minorHAnsi" w:eastAsiaTheme="minorHAnsi" w:hAnsiTheme="minorHAnsi" w:cstheme="minorBidi"/>
                    <w:sz w:val="22"/>
                    <w:szCs w:val="22"/>
                    <w:rPrChange w:id="9074" w:author="Nick.Tolimieri [2]" w:date="2022-09-09T12:38:00Z">
                      <w:rPr>
                        <w:rFonts w:ascii="Calibri" w:hAnsi="Calibri" w:cs="Calibri"/>
                        <w:color w:val="000000"/>
                        <w:sz w:val="22"/>
                        <w:szCs w:val="22"/>
                      </w:rPr>
                    </w:rPrChange>
                  </w:rPr>
                  <w:delText>59</w:delText>
                </w:r>
              </w:del>
            </w:ins>
          </w:p>
        </w:tc>
        <w:tc>
          <w:tcPr>
            <w:tcW w:w="960" w:type="dxa"/>
            <w:noWrap/>
            <w:hideMark/>
            <w:tcPrChange w:id="90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76" w:author="Nick.Tolimieri [2]" w:date="2022-09-09T12:38:00Z"/>
                <w:del w:id="9077" w:author="Nick.Tolimieri" w:date="2022-09-13T12:37:00Z"/>
                <w:rFonts w:asciiTheme="minorHAnsi" w:eastAsiaTheme="minorHAnsi" w:hAnsiTheme="minorHAnsi" w:cstheme="minorBidi"/>
                <w:sz w:val="22"/>
                <w:szCs w:val="22"/>
                <w:rPrChange w:id="9078" w:author="Nick.Tolimieri [2]" w:date="2022-09-09T12:38:00Z">
                  <w:rPr>
                    <w:ins w:id="9079" w:author="Nick.Tolimieri [2]" w:date="2022-09-09T12:38:00Z"/>
                    <w:del w:id="9080" w:author="Nick.Tolimieri" w:date="2022-09-13T12:37:00Z"/>
                    <w:rFonts w:ascii="Calibri" w:hAnsi="Calibri" w:cs="Calibri"/>
                    <w:color w:val="000000"/>
                    <w:sz w:val="22"/>
                    <w:szCs w:val="22"/>
                  </w:rPr>
                </w:rPrChange>
              </w:rPr>
              <w:pPrChange w:id="9081" w:author="Nick.Tolimieri [2]" w:date="2022-09-09T12:38:00Z">
                <w:pPr>
                  <w:jc w:val="right"/>
                </w:pPr>
              </w:pPrChange>
            </w:pPr>
            <w:ins w:id="9082" w:author="Nick.Tolimieri [2]" w:date="2022-09-09T12:38:00Z">
              <w:del w:id="9083" w:author="Nick.Tolimieri" w:date="2022-09-13T12:37:00Z">
                <w:r w:rsidRPr="001255CF" w:rsidDel="00207938">
                  <w:rPr>
                    <w:rFonts w:asciiTheme="minorHAnsi" w:eastAsiaTheme="minorHAnsi" w:hAnsiTheme="minorHAnsi" w:cstheme="minorBidi"/>
                    <w:sz w:val="22"/>
                    <w:szCs w:val="22"/>
                    <w:rPrChange w:id="9084" w:author="Nick.Tolimieri [2]" w:date="2022-09-09T12:38:00Z">
                      <w:rPr>
                        <w:rFonts w:ascii="Calibri" w:hAnsi="Calibri" w:cs="Calibri"/>
                        <w:color w:val="000000"/>
                        <w:sz w:val="22"/>
                        <w:szCs w:val="22"/>
                      </w:rPr>
                    </w:rPrChange>
                  </w:rPr>
                  <w:delText>6</w:delText>
                </w:r>
              </w:del>
            </w:ins>
          </w:p>
        </w:tc>
        <w:tc>
          <w:tcPr>
            <w:tcW w:w="960" w:type="dxa"/>
            <w:noWrap/>
            <w:hideMark/>
            <w:tcPrChange w:id="90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86" w:author="Nick.Tolimieri [2]" w:date="2022-09-09T12:38:00Z"/>
                <w:del w:id="9087" w:author="Nick.Tolimieri" w:date="2022-09-13T12:37:00Z"/>
                <w:rFonts w:asciiTheme="minorHAnsi" w:eastAsiaTheme="minorHAnsi" w:hAnsiTheme="minorHAnsi" w:cstheme="minorBidi"/>
                <w:sz w:val="22"/>
                <w:szCs w:val="22"/>
                <w:rPrChange w:id="9088" w:author="Nick.Tolimieri [2]" w:date="2022-09-09T12:38:00Z">
                  <w:rPr>
                    <w:ins w:id="9089" w:author="Nick.Tolimieri [2]" w:date="2022-09-09T12:38:00Z"/>
                    <w:del w:id="9090" w:author="Nick.Tolimieri" w:date="2022-09-13T12:37:00Z"/>
                    <w:rFonts w:ascii="Calibri" w:hAnsi="Calibri" w:cs="Calibri"/>
                    <w:color w:val="000000"/>
                    <w:sz w:val="22"/>
                    <w:szCs w:val="22"/>
                  </w:rPr>
                </w:rPrChange>
              </w:rPr>
              <w:pPrChange w:id="9091" w:author="Nick.Tolimieri [2]" w:date="2022-09-09T12:38:00Z">
                <w:pPr>
                  <w:jc w:val="right"/>
                </w:pPr>
              </w:pPrChange>
            </w:pPr>
            <w:ins w:id="9092" w:author="Nick.Tolimieri [2]" w:date="2022-09-09T12:38:00Z">
              <w:del w:id="9093" w:author="Nick.Tolimieri" w:date="2022-09-13T12:37:00Z">
                <w:r w:rsidRPr="001255CF" w:rsidDel="00207938">
                  <w:rPr>
                    <w:rFonts w:asciiTheme="minorHAnsi" w:eastAsiaTheme="minorHAnsi" w:hAnsiTheme="minorHAnsi" w:cstheme="minorBidi"/>
                    <w:sz w:val="22"/>
                    <w:szCs w:val="22"/>
                    <w:rPrChange w:id="9094" w:author="Nick.Tolimieri [2]" w:date="2022-09-09T12:38:00Z">
                      <w:rPr>
                        <w:rFonts w:ascii="Calibri" w:hAnsi="Calibri" w:cs="Calibri"/>
                        <w:color w:val="000000"/>
                        <w:sz w:val="22"/>
                        <w:szCs w:val="22"/>
                      </w:rPr>
                    </w:rPrChange>
                  </w:rPr>
                  <w:delText>46</w:delText>
                </w:r>
              </w:del>
            </w:ins>
          </w:p>
        </w:tc>
        <w:tc>
          <w:tcPr>
            <w:tcW w:w="960" w:type="dxa"/>
            <w:noWrap/>
            <w:hideMark/>
            <w:tcPrChange w:id="90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96" w:author="Nick.Tolimieri [2]" w:date="2022-09-09T12:38:00Z"/>
                <w:del w:id="9097" w:author="Nick.Tolimieri" w:date="2022-09-13T12:37:00Z"/>
                <w:rFonts w:asciiTheme="minorHAnsi" w:eastAsiaTheme="minorHAnsi" w:hAnsiTheme="minorHAnsi" w:cstheme="minorBidi"/>
                <w:sz w:val="22"/>
                <w:szCs w:val="22"/>
                <w:rPrChange w:id="9098" w:author="Nick.Tolimieri [2]" w:date="2022-09-09T12:38:00Z">
                  <w:rPr>
                    <w:ins w:id="9099" w:author="Nick.Tolimieri [2]" w:date="2022-09-09T12:38:00Z"/>
                    <w:del w:id="9100" w:author="Nick.Tolimieri" w:date="2022-09-13T12:37:00Z"/>
                    <w:rFonts w:ascii="Calibri" w:hAnsi="Calibri" w:cs="Calibri"/>
                    <w:color w:val="000000"/>
                    <w:sz w:val="22"/>
                    <w:szCs w:val="22"/>
                  </w:rPr>
                </w:rPrChange>
              </w:rPr>
              <w:pPrChange w:id="9101" w:author="Nick.Tolimieri [2]" w:date="2022-09-09T12:38:00Z">
                <w:pPr>
                  <w:jc w:val="right"/>
                </w:pPr>
              </w:pPrChange>
            </w:pPr>
            <w:ins w:id="9102" w:author="Nick.Tolimieri [2]" w:date="2022-09-09T12:38:00Z">
              <w:del w:id="9103" w:author="Nick.Tolimieri" w:date="2022-09-13T12:37:00Z">
                <w:r w:rsidRPr="001255CF" w:rsidDel="00207938">
                  <w:rPr>
                    <w:rFonts w:asciiTheme="minorHAnsi" w:eastAsiaTheme="minorHAnsi" w:hAnsiTheme="minorHAnsi" w:cstheme="minorBidi"/>
                    <w:sz w:val="22"/>
                    <w:szCs w:val="22"/>
                    <w:rPrChange w:id="9104" w:author="Nick.Tolimieri [2]" w:date="2022-09-09T12:38:00Z">
                      <w:rPr>
                        <w:rFonts w:ascii="Calibri" w:hAnsi="Calibri" w:cs="Calibri"/>
                        <w:color w:val="000000"/>
                        <w:sz w:val="22"/>
                        <w:szCs w:val="22"/>
                      </w:rPr>
                    </w:rPrChange>
                  </w:rPr>
                  <w:delText>5</w:delText>
                </w:r>
              </w:del>
            </w:ins>
          </w:p>
        </w:tc>
        <w:tc>
          <w:tcPr>
            <w:tcW w:w="960" w:type="dxa"/>
            <w:noWrap/>
            <w:hideMark/>
            <w:tcPrChange w:id="91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06" w:author="Nick.Tolimieri [2]" w:date="2022-09-09T12:38:00Z"/>
                <w:del w:id="9107" w:author="Nick.Tolimieri" w:date="2022-09-13T12:37:00Z"/>
                <w:rFonts w:asciiTheme="minorHAnsi" w:eastAsiaTheme="minorHAnsi" w:hAnsiTheme="minorHAnsi" w:cstheme="minorBidi"/>
                <w:sz w:val="22"/>
                <w:szCs w:val="22"/>
                <w:rPrChange w:id="9108" w:author="Nick.Tolimieri [2]" w:date="2022-09-09T12:38:00Z">
                  <w:rPr>
                    <w:ins w:id="9109" w:author="Nick.Tolimieri [2]" w:date="2022-09-09T12:38:00Z"/>
                    <w:del w:id="9110" w:author="Nick.Tolimieri" w:date="2022-09-13T12:37:00Z"/>
                    <w:rFonts w:ascii="Calibri" w:hAnsi="Calibri" w:cs="Calibri"/>
                    <w:color w:val="000000"/>
                    <w:sz w:val="22"/>
                    <w:szCs w:val="22"/>
                  </w:rPr>
                </w:rPrChange>
              </w:rPr>
              <w:pPrChange w:id="9111" w:author="Nick.Tolimieri [2]" w:date="2022-09-09T12:38:00Z">
                <w:pPr>
                  <w:jc w:val="right"/>
                </w:pPr>
              </w:pPrChange>
            </w:pPr>
            <w:ins w:id="9112" w:author="Nick.Tolimieri [2]" w:date="2022-09-09T12:38:00Z">
              <w:del w:id="9113" w:author="Nick.Tolimieri" w:date="2022-09-13T12:37:00Z">
                <w:r w:rsidRPr="001255CF" w:rsidDel="00207938">
                  <w:rPr>
                    <w:rFonts w:asciiTheme="minorHAnsi" w:eastAsiaTheme="minorHAnsi" w:hAnsiTheme="minorHAnsi" w:cstheme="minorBidi"/>
                    <w:sz w:val="22"/>
                    <w:szCs w:val="22"/>
                    <w:rPrChange w:id="9114" w:author="Nick.Tolimieri [2]" w:date="2022-09-09T12:38:00Z">
                      <w:rPr>
                        <w:rFonts w:ascii="Calibri" w:hAnsi="Calibri" w:cs="Calibri"/>
                        <w:color w:val="000000"/>
                        <w:sz w:val="22"/>
                        <w:szCs w:val="22"/>
                      </w:rPr>
                    </w:rPrChange>
                  </w:rPr>
                  <w:delText>14</w:delText>
                </w:r>
              </w:del>
            </w:ins>
          </w:p>
        </w:tc>
        <w:tc>
          <w:tcPr>
            <w:tcW w:w="960" w:type="dxa"/>
            <w:noWrap/>
            <w:hideMark/>
            <w:tcPrChange w:id="91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16" w:author="Nick.Tolimieri [2]" w:date="2022-09-09T12:38:00Z"/>
                <w:del w:id="9117" w:author="Nick.Tolimieri" w:date="2022-09-13T12:37:00Z"/>
                <w:rFonts w:asciiTheme="minorHAnsi" w:eastAsiaTheme="minorHAnsi" w:hAnsiTheme="minorHAnsi" w:cstheme="minorBidi"/>
                <w:sz w:val="22"/>
                <w:szCs w:val="22"/>
                <w:rPrChange w:id="9118" w:author="Nick.Tolimieri [2]" w:date="2022-09-09T12:38:00Z">
                  <w:rPr>
                    <w:ins w:id="9119" w:author="Nick.Tolimieri [2]" w:date="2022-09-09T12:38:00Z"/>
                    <w:del w:id="9120" w:author="Nick.Tolimieri" w:date="2022-09-13T12:37:00Z"/>
                    <w:rFonts w:ascii="Calibri" w:hAnsi="Calibri" w:cs="Calibri"/>
                    <w:color w:val="000000"/>
                    <w:sz w:val="22"/>
                    <w:szCs w:val="22"/>
                  </w:rPr>
                </w:rPrChange>
              </w:rPr>
              <w:pPrChange w:id="9121" w:author="Nick.Tolimieri [2]" w:date="2022-09-09T12:38:00Z">
                <w:pPr>
                  <w:jc w:val="right"/>
                </w:pPr>
              </w:pPrChange>
            </w:pPr>
            <w:ins w:id="9122" w:author="Nick.Tolimieri [2]" w:date="2022-09-09T12:38:00Z">
              <w:del w:id="9123" w:author="Nick.Tolimieri" w:date="2022-09-13T12:37:00Z">
                <w:r w:rsidRPr="001255CF" w:rsidDel="00207938">
                  <w:rPr>
                    <w:rFonts w:asciiTheme="minorHAnsi" w:eastAsiaTheme="minorHAnsi" w:hAnsiTheme="minorHAnsi" w:cstheme="minorBidi"/>
                    <w:sz w:val="22"/>
                    <w:szCs w:val="22"/>
                    <w:rPrChange w:id="9124" w:author="Nick.Tolimieri [2]" w:date="2022-09-09T12:38:00Z">
                      <w:rPr>
                        <w:rFonts w:ascii="Calibri" w:hAnsi="Calibri" w:cs="Calibri"/>
                        <w:color w:val="000000"/>
                        <w:sz w:val="22"/>
                        <w:szCs w:val="22"/>
                      </w:rPr>
                    </w:rPrChange>
                  </w:rPr>
                  <w:delText>2.14</w:delText>
                </w:r>
              </w:del>
            </w:ins>
          </w:p>
        </w:tc>
        <w:tc>
          <w:tcPr>
            <w:tcW w:w="960" w:type="dxa"/>
            <w:noWrap/>
            <w:hideMark/>
            <w:tcPrChange w:id="91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26" w:author="Nick.Tolimieri [2]" w:date="2022-09-09T12:38:00Z"/>
                <w:del w:id="9127" w:author="Nick.Tolimieri" w:date="2022-09-13T12:37:00Z"/>
                <w:rFonts w:asciiTheme="minorHAnsi" w:eastAsiaTheme="minorHAnsi" w:hAnsiTheme="minorHAnsi" w:cstheme="minorBidi"/>
                <w:sz w:val="22"/>
                <w:szCs w:val="22"/>
                <w:rPrChange w:id="9128" w:author="Nick.Tolimieri [2]" w:date="2022-09-09T12:38:00Z">
                  <w:rPr>
                    <w:ins w:id="9129" w:author="Nick.Tolimieri [2]" w:date="2022-09-09T12:38:00Z"/>
                    <w:del w:id="9130" w:author="Nick.Tolimieri" w:date="2022-09-13T12:37:00Z"/>
                    <w:rFonts w:ascii="Calibri" w:hAnsi="Calibri" w:cs="Calibri"/>
                    <w:color w:val="000000"/>
                    <w:sz w:val="22"/>
                    <w:szCs w:val="22"/>
                  </w:rPr>
                </w:rPrChange>
              </w:rPr>
              <w:pPrChange w:id="9131" w:author="Nick.Tolimieri [2]" w:date="2022-09-09T12:38:00Z">
                <w:pPr>
                  <w:jc w:val="right"/>
                </w:pPr>
              </w:pPrChange>
            </w:pPr>
            <w:ins w:id="9132" w:author="Nick.Tolimieri [2]" w:date="2022-09-09T12:38:00Z">
              <w:del w:id="9133" w:author="Nick.Tolimieri" w:date="2022-09-13T12:37:00Z">
                <w:r w:rsidRPr="001255CF" w:rsidDel="00207938">
                  <w:rPr>
                    <w:rFonts w:asciiTheme="minorHAnsi" w:eastAsiaTheme="minorHAnsi" w:hAnsiTheme="minorHAnsi" w:cstheme="minorBidi"/>
                    <w:sz w:val="22"/>
                    <w:szCs w:val="22"/>
                    <w:rPrChange w:id="9134" w:author="Nick.Tolimieri [2]" w:date="2022-09-09T12:38:00Z">
                      <w:rPr>
                        <w:rFonts w:ascii="Calibri" w:hAnsi="Calibri" w:cs="Calibri"/>
                        <w:color w:val="000000"/>
                        <w:sz w:val="22"/>
                        <w:szCs w:val="22"/>
                      </w:rPr>
                    </w:rPrChange>
                  </w:rPr>
                  <w:delText>0.47</w:delText>
                </w:r>
              </w:del>
            </w:ins>
          </w:p>
        </w:tc>
      </w:tr>
      <w:tr w:rsidR="001255CF" w:rsidRPr="001255CF" w:rsidDel="00207938" w:rsidTr="001255CF">
        <w:trPr>
          <w:divId w:val="1429738465"/>
          <w:trHeight w:val="300"/>
          <w:ins w:id="9135" w:author="Nick.Tolimieri [2]" w:date="2022-09-09T12:38:00Z"/>
          <w:del w:id="9136" w:author="Nick.Tolimieri" w:date="2022-09-13T12:37:00Z"/>
          <w:trPrChange w:id="9137" w:author="Nick.Tolimieri [2]" w:date="2022-09-09T12:38:00Z">
            <w:trPr>
              <w:divId w:val="1429738465"/>
              <w:trHeight w:val="300"/>
            </w:trPr>
          </w:trPrChange>
        </w:trPr>
        <w:tc>
          <w:tcPr>
            <w:tcW w:w="960" w:type="dxa"/>
            <w:noWrap/>
            <w:hideMark/>
            <w:tcPrChange w:id="91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39" w:author="Nick.Tolimieri [2]" w:date="2022-09-09T12:38:00Z"/>
                <w:del w:id="9140" w:author="Nick.Tolimieri" w:date="2022-09-13T12:37:00Z"/>
                <w:rFonts w:asciiTheme="minorHAnsi" w:eastAsiaTheme="minorHAnsi" w:hAnsiTheme="minorHAnsi" w:cstheme="minorBidi"/>
                <w:sz w:val="22"/>
                <w:szCs w:val="22"/>
                <w:rPrChange w:id="9141" w:author="Nick.Tolimieri [2]" w:date="2022-09-09T12:38:00Z">
                  <w:rPr>
                    <w:ins w:id="9142" w:author="Nick.Tolimieri [2]" w:date="2022-09-09T12:38:00Z"/>
                    <w:del w:id="9143" w:author="Nick.Tolimieri" w:date="2022-09-13T12:37:00Z"/>
                    <w:rFonts w:ascii="Calibri" w:hAnsi="Calibri" w:cs="Calibri"/>
                    <w:color w:val="000000"/>
                    <w:sz w:val="22"/>
                    <w:szCs w:val="22"/>
                  </w:rPr>
                </w:rPrChange>
              </w:rPr>
              <w:pPrChange w:id="9144" w:author="Nick.Tolimieri [2]" w:date="2022-09-09T12:38:00Z">
                <w:pPr/>
              </w:pPrChange>
            </w:pPr>
            <w:ins w:id="9145" w:author="Nick.Tolimieri [2]" w:date="2022-09-09T12:38:00Z">
              <w:del w:id="9146" w:author="Nick.Tolimieri" w:date="2022-09-13T12:37:00Z">
                <w:r w:rsidRPr="001255CF" w:rsidDel="00207938">
                  <w:rPr>
                    <w:rFonts w:asciiTheme="minorHAnsi" w:eastAsiaTheme="minorHAnsi" w:hAnsiTheme="minorHAnsi" w:cstheme="minorBidi"/>
                    <w:sz w:val="22"/>
                    <w:szCs w:val="22"/>
                    <w:rPrChange w:id="9147"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1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49" w:author="Nick.Tolimieri [2]" w:date="2022-09-09T12:38:00Z"/>
                <w:del w:id="9150" w:author="Nick.Tolimieri" w:date="2022-09-13T12:37:00Z"/>
                <w:rFonts w:asciiTheme="minorHAnsi" w:eastAsiaTheme="minorHAnsi" w:hAnsiTheme="minorHAnsi" w:cstheme="minorBidi"/>
                <w:sz w:val="22"/>
                <w:szCs w:val="22"/>
                <w:rPrChange w:id="9151" w:author="Nick.Tolimieri [2]" w:date="2022-09-09T12:38:00Z">
                  <w:rPr>
                    <w:ins w:id="9152" w:author="Nick.Tolimieri [2]" w:date="2022-09-09T12:38:00Z"/>
                    <w:del w:id="9153" w:author="Nick.Tolimieri" w:date="2022-09-13T12:37:00Z"/>
                    <w:rFonts w:ascii="Calibri" w:hAnsi="Calibri" w:cs="Calibri"/>
                    <w:color w:val="000000"/>
                    <w:sz w:val="22"/>
                    <w:szCs w:val="22"/>
                  </w:rPr>
                </w:rPrChange>
              </w:rPr>
              <w:pPrChange w:id="9154" w:author="Nick.Tolimieri [2]" w:date="2022-09-09T12:38:00Z">
                <w:pPr>
                  <w:jc w:val="right"/>
                </w:pPr>
              </w:pPrChange>
            </w:pPr>
            <w:ins w:id="9155" w:author="Nick.Tolimieri [2]" w:date="2022-09-09T12:38:00Z">
              <w:del w:id="9156" w:author="Nick.Tolimieri" w:date="2022-09-13T12:37:00Z">
                <w:r w:rsidRPr="001255CF" w:rsidDel="00207938">
                  <w:rPr>
                    <w:rFonts w:asciiTheme="minorHAnsi" w:eastAsiaTheme="minorHAnsi" w:hAnsiTheme="minorHAnsi" w:cstheme="minorBidi"/>
                    <w:sz w:val="22"/>
                    <w:szCs w:val="22"/>
                    <w:rPrChange w:id="9157" w:author="Nick.Tolimieri [2]" w:date="2022-09-09T12:38:00Z">
                      <w:rPr>
                        <w:rFonts w:ascii="Calibri" w:hAnsi="Calibri" w:cs="Calibri"/>
                        <w:color w:val="000000"/>
                        <w:sz w:val="22"/>
                        <w:szCs w:val="22"/>
                      </w:rPr>
                    </w:rPrChange>
                  </w:rPr>
                  <w:delText>1996</w:delText>
                </w:r>
              </w:del>
            </w:ins>
          </w:p>
        </w:tc>
        <w:tc>
          <w:tcPr>
            <w:tcW w:w="960" w:type="dxa"/>
            <w:noWrap/>
            <w:hideMark/>
            <w:tcPrChange w:id="91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59" w:author="Nick.Tolimieri [2]" w:date="2022-09-09T12:38:00Z"/>
                <w:del w:id="9160" w:author="Nick.Tolimieri" w:date="2022-09-13T12:37:00Z"/>
                <w:rFonts w:asciiTheme="minorHAnsi" w:eastAsiaTheme="minorHAnsi" w:hAnsiTheme="minorHAnsi" w:cstheme="minorBidi"/>
                <w:sz w:val="22"/>
                <w:szCs w:val="22"/>
                <w:rPrChange w:id="9161" w:author="Nick.Tolimieri [2]" w:date="2022-09-09T12:38:00Z">
                  <w:rPr>
                    <w:ins w:id="9162" w:author="Nick.Tolimieri [2]" w:date="2022-09-09T12:38:00Z"/>
                    <w:del w:id="9163" w:author="Nick.Tolimieri" w:date="2022-09-13T12:37:00Z"/>
                    <w:rFonts w:ascii="Calibri" w:hAnsi="Calibri" w:cs="Calibri"/>
                    <w:color w:val="000000"/>
                    <w:sz w:val="22"/>
                    <w:szCs w:val="22"/>
                  </w:rPr>
                </w:rPrChange>
              </w:rPr>
              <w:pPrChange w:id="9164" w:author="Nick.Tolimieri [2]" w:date="2022-09-09T12:38:00Z">
                <w:pPr>
                  <w:jc w:val="right"/>
                </w:pPr>
              </w:pPrChange>
            </w:pPr>
            <w:ins w:id="9165" w:author="Nick.Tolimieri [2]" w:date="2022-09-09T12:38:00Z">
              <w:del w:id="9166" w:author="Nick.Tolimieri" w:date="2022-09-13T12:37:00Z">
                <w:r w:rsidRPr="001255CF" w:rsidDel="00207938">
                  <w:rPr>
                    <w:rFonts w:asciiTheme="minorHAnsi" w:eastAsiaTheme="minorHAnsi" w:hAnsiTheme="minorHAnsi" w:cstheme="minorBidi"/>
                    <w:sz w:val="22"/>
                    <w:szCs w:val="22"/>
                    <w:rPrChange w:id="9167" w:author="Nick.Tolimieri [2]" w:date="2022-09-09T12:38:00Z">
                      <w:rPr>
                        <w:rFonts w:ascii="Calibri" w:hAnsi="Calibri" w:cs="Calibri"/>
                        <w:color w:val="000000"/>
                        <w:sz w:val="22"/>
                        <w:szCs w:val="22"/>
                      </w:rPr>
                    </w:rPrChange>
                  </w:rPr>
                  <w:delText>0</w:delText>
                </w:r>
              </w:del>
            </w:ins>
          </w:p>
        </w:tc>
        <w:tc>
          <w:tcPr>
            <w:tcW w:w="960" w:type="dxa"/>
            <w:noWrap/>
            <w:hideMark/>
            <w:tcPrChange w:id="91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69" w:author="Nick.Tolimieri [2]" w:date="2022-09-09T12:38:00Z"/>
                <w:del w:id="9170" w:author="Nick.Tolimieri" w:date="2022-09-13T12:37:00Z"/>
                <w:rFonts w:asciiTheme="minorHAnsi" w:eastAsiaTheme="minorHAnsi" w:hAnsiTheme="minorHAnsi" w:cstheme="minorBidi"/>
                <w:sz w:val="22"/>
                <w:szCs w:val="22"/>
                <w:rPrChange w:id="9171" w:author="Nick.Tolimieri [2]" w:date="2022-09-09T12:38:00Z">
                  <w:rPr>
                    <w:ins w:id="9172" w:author="Nick.Tolimieri [2]" w:date="2022-09-09T12:38:00Z"/>
                    <w:del w:id="9173" w:author="Nick.Tolimieri" w:date="2022-09-13T12:37:00Z"/>
                    <w:rFonts w:ascii="Calibri" w:hAnsi="Calibri" w:cs="Calibri"/>
                    <w:color w:val="000000"/>
                    <w:sz w:val="22"/>
                    <w:szCs w:val="22"/>
                  </w:rPr>
                </w:rPrChange>
              </w:rPr>
              <w:pPrChange w:id="9174" w:author="Nick.Tolimieri [2]" w:date="2022-09-09T12:38:00Z">
                <w:pPr>
                  <w:jc w:val="right"/>
                </w:pPr>
              </w:pPrChange>
            </w:pPr>
            <w:ins w:id="9175" w:author="Nick.Tolimieri [2]" w:date="2022-09-09T12:38:00Z">
              <w:del w:id="9176" w:author="Nick.Tolimieri" w:date="2022-09-13T12:37:00Z">
                <w:r w:rsidRPr="001255CF" w:rsidDel="00207938">
                  <w:rPr>
                    <w:rFonts w:asciiTheme="minorHAnsi" w:eastAsiaTheme="minorHAnsi" w:hAnsiTheme="minorHAnsi" w:cstheme="minorBidi"/>
                    <w:sz w:val="22"/>
                    <w:szCs w:val="22"/>
                    <w:rPrChange w:id="9177" w:author="Nick.Tolimieri [2]" w:date="2022-09-09T12:38:00Z">
                      <w:rPr>
                        <w:rFonts w:ascii="Calibri" w:hAnsi="Calibri" w:cs="Calibri"/>
                        <w:color w:val="000000"/>
                        <w:sz w:val="22"/>
                        <w:szCs w:val="22"/>
                      </w:rPr>
                    </w:rPrChange>
                  </w:rPr>
                  <w:delText>18</w:delText>
                </w:r>
              </w:del>
            </w:ins>
          </w:p>
        </w:tc>
        <w:tc>
          <w:tcPr>
            <w:tcW w:w="960" w:type="dxa"/>
            <w:noWrap/>
            <w:hideMark/>
            <w:tcPrChange w:id="91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79" w:author="Nick.Tolimieri [2]" w:date="2022-09-09T12:38:00Z"/>
                <w:del w:id="9180" w:author="Nick.Tolimieri" w:date="2022-09-13T12:37:00Z"/>
                <w:rFonts w:asciiTheme="minorHAnsi" w:eastAsiaTheme="minorHAnsi" w:hAnsiTheme="minorHAnsi" w:cstheme="minorBidi"/>
                <w:sz w:val="22"/>
                <w:szCs w:val="22"/>
                <w:rPrChange w:id="9181" w:author="Nick.Tolimieri [2]" w:date="2022-09-09T12:38:00Z">
                  <w:rPr>
                    <w:ins w:id="9182" w:author="Nick.Tolimieri [2]" w:date="2022-09-09T12:38:00Z"/>
                    <w:del w:id="9183" w:author="Nick.Tolimieri" w:date="2022-09-13T12:37:00Z"/>
                    <w:rFonts w:ascii="Calibri" w:hAnsi="Calibri" w:cs="Calibri"/>
                    <w:color w:val="000000"/>
                    <w:sz w:val="22"/>
                    <w:szCs w:val="22"/>
                  </w:rPr>
                </w:rPrChange>
              </w:rPr>
              <w:pPrChange w:id="9184" w:author="Nick.Tolimieri [2]" w:date="2022-09-09T12:38:00Z">
                <w:pPr>
                  <w:jc w:val="right"/>
                </w:pPr>
              </w:pPrChange>
            </w:pPr>
            <w:ins w:id="9185" w:author="Nick.Tolimieri [2]" w:date="2022-09-09T12:38:00Z">
              <w:del w:id="9186" w:author="Nick.Tolimieri" w:date="2022-09-13T12:37:00Z">
                <w:r w:rsidRPr="001255CF" w:rsidDel="00207938">
                  <w:rPr>
                    <w:rFonts w:asciiTheme="minorHAnsi" w:eastAsiaTheme="minorHAnsi" w:hAnsiTheme="minorHAnsi" w:cstheme="minorBidi"/>
                    <w:sz w:val="22"/>
                    <w:szCs w:val="22"/>
                    <w:rPrChange w:id="9187" w:author="Nick.Tolimieri [2]" w:date="2022-09-09T12:38:00Z">
                      <w:rPr>
                        <w:rFonts w:ascii="Calibri" w:hAnsi="Calibri" w:cs="Calibri"/>
                        <w:color w:val="000000"/>
                        <w:sz w:val="22"/>
                        <w:szCs w:val="22"/>
                      </w:rPr>
                    </w:rPrChange>
                  </w:rPr>
                  <w:delText>1</w:delText>
                </w:r>
              </w:del>
            </w:ins>
          </w:p>
        </w:tc>
        <w:tc>
          <w:tcPr>
            <w:tcW w:w="960" w:type="dxa"/>
            <w:noWrap/>
            <w:hideMark/>
            <w:tcPrChange w:id="91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89" w:author="Nick.Tolimieri [2]" w:date="2022-09-09T12:38:00Z"/>
                <w:del w:id="9190" w:author="Nick.Tolimieri" w:date="2022-09-13T12:37:00Z"/>
                <w:rFonts w:asciiTheme="minorHAnsi" w:eastAsiaTheme="minorHAnsi" w:hAnsiTheme="minorHAnsi" w:cstheme="minorBidi"/>
                <w:sz w:val="22"/>
                <w:szCs w:val="22"/>
                <w:rPrChange w:id="9191" w:author="Nick.Tolimieri [2]" w:date="2022-09-09T12:38:00Z">
                  <w:rPr>
                    <w:ins w:id="9192" w:author="Nick.Tolimieri [2]" w:date="2022-09-09T12:38:00Z"/>
                    <w:del w:id="9193" w:author="Nick.Tolimieri" w:date="2022-09-13T12:37:00Z"/>
                    <w:rFonts w:ascii="Calibri" w:hAnsi="Calibri" w:cs="Calibri"/>
                    <w:color w:val="000000"/>
                    <w:sz w:val="22"/>
                    <w:szCs w:val="22"/>
                  </w:rPr>
                </w:rPrChange>
              </w:rPr>
              <w:pPrChange w:id="9194" w:author="Nick.Tolimieri [2]" w:date="2022-09-09T12:38:00Z">
                <w:pPr>
                  <w:jc w:val="right"/>
                </w:pPr>
              </w:pPrChange>
            </w:pPr>
            <w:ins w:id="9195" w:author="Nick.Tolimieri [2]" w:date="2022-09-09T12:38:00Z">
              <w:del w:id="9196" w:author="Nick.Tolimieri" w:date="2022-09-13T12:37:00Z">
                <w:r w:rsidRPr="001255CF" w:rsidDel="00207938">
                  <w:rPr>
                    <w:rFonts w:asciiTheme="minorHAnsi" w:eastAsiaTheme="minorHAnsi" w:hAnsiTheme="minorHAnsi" w:cstheme="minorBidi"/>
                    <w:sz w:val="22"/>
                    <w:szCs w:val="22"/>
                    <w:rPrChange w:id="9197" w:author="Nick.Tolimieri [2]" w:date="2022-09-09T12:38:00Z">
                      <w:rPr>
                        <w:rFonts w:ascii="Calibri" w:hAnsi="Calibri" w:cs="Calibri"/>
                        <w:color w:val="000000"/>
                        <w:sz w:val="22"/>
                        <w:szCs w:val="22"/>
                      </w:rPr>
                    </w:rPrChange>
                  </w:rPr>
                  <w:delText>9</w:delText>
                </w:r>
              </w:del>
            </w:ins>
          </w:p>
        </w:tc>
        <w:tc>
          <w:tcPr>
            <w:tcW w:w="960" w:type="dxa"/>
            <w:noWrap/>
            <w:hideMark/>
            <w:tcPrChange w:id="91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99" w:author="Nick.Tolimieri [2]" w:date="2022-09-09T12:38:00Z"/>
                <w:del w:id="9200" w:author="Nick.Tolimieri" w:date="2022-09-13T12:37:00Z"/>
                <w:rFonts w:asciiTheme="minorHAnsi" w:eastAsiaTheme="minorHAnsi" w:hAnsiTheme="minorHAnsi" w:cstheme="minorBidi"/>
                <w:sz w:val="22"/>
                <w:szCs w:val="22"/>
                <w:rPrChange w:id="9201" w:author="Nick.Tolimieri [2]" w:date="2022-09-09T12:38:00Z">
                  <w:rPr>
                    <w:ins w:id="9202" w:author="Nick.Tolimieri [2]" w:date="2022-09-09T12:38:00Z"/>
                    <w:del w:id="9203" w:author="Nick.Tolimieri" w:date="2022-09-13T12:37:00Z"/>
                    <w:rFonts w:ascii="Calibri" w:hAnsi="Calibri" w:cs="Calibri"/>
                    <w:color w:val="000000"/>
                    <w:sz w:val="22"/>
                    <w:szCs w:val="22"/>
                  </w:rPr>
                </w:rPrChange>
              </w:rPr>
              <w:pPrChange w:id="9204" w:author="Nick.Tolimieri [2]" w:date="2022-09-09T12:38:00Z">
                <w:pPr>
                  <w:jc w:val="right"/>
                </w:pPr>
              </w:pPrChange>
            </w:pPr>
            <w:ins w:id="9205" w:author="Nick.Tolimieri [2]" w:date="2022-09-09T12:38:00Z">
              <w:del w:id="9206" w:author="Nick.Tolimieri" w:date="2022-09-13T12:37:00Z">
                <w:r w:rsidRPr="001255CF" w:rsidDel="00207938">
                  <w:rPr>
                    <w:rFonts w:asciiTheme="minorHAnsi" w:eastAsiaTheme="minorHAnsi" w:hAnsiTheme="minorHAnsi" w:cstheme="minorBidi"/>
                    <w:sz w:val="22"/>
                    <w:szCs w:val="22"/>
                    <w:rPrChange w:id="9207" w:author="Nick.Tolimieri [2]" w:date="2022-09-09T12:38:00Z">
                      <w:rPr>
                        <w:rFonts w:ascii="Calibri" w:hAnsi="Calibri" w:cs="Calibri"/>
                        <w:color w:val="000000"/>
                        <w:sz w:val="22"/>
                        <w:szCs w:val="22"/>
                      </w:rPr>
                    </w:rPrChange>
                  </w:rPr>
                  <w:delText>9</w:delText>
                </w:r>
              </w:del>
            </w:ins>
          </w:p>
        </w:tc>
        <w:tc>
          <w:tcPr>
            <w:tcW w:w="960" w:type="dxa"/>
            <w:noWrap/>
            <w:hideMark/>
            <w:tcPrChange w:id="92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09" w:author="Nick.Tolimieri [2]" w:date="2022-09-09T12:38:00Z"/>
                <w:del w:id="9210" w:author="Nick.Tolimieri" w:date="2022-09-13T12:37:00Z"/>
                <w:rFonts w:asciiTheme="minorHAnsi" w:eastAsiaTheme="minorHAnsi" w:hAnsiTheme="minorHAnsi" w:cstheme="minorBidi"/>
                <w:sz w:val="22"/>
                <w:szCs w:val="22"/>
                <w:rPrChange w:id="9211" w:author="Nick.Tolimieri [2]" w:date="2022-09-09T12:38:00Z">
                  <w:rPr>
                    <w:ins w:id="9212" w:author="Nick.Tolimieri [2]" w:date="2022-09-09T12:38:00Z"/>
                    <w:del w:id="9213" w:author="Nick.Tolimieri" w:date="2022-09-13T12:37:00Z"/>
                    <w:rFonts w:ascii="Calibri" w:hAnsi="Calibri" w:cs="Calibri"/>
                    <w:color w:val="000000"/>
                    <w:sz w:val="22"/>
                    <w:szCs w:val="22"/>
                  </w:rPr>
                </w:rPrChange>
              </w:rPr>
              <w:pPrChange w:id="9214" w:author="Nick.Tolimieri [2]" w:date="2022-09-09T12:38:00Z">
                <w:pPr>
                  <w:jc w:val="right"/>
                </w:pPr>
              </w:pPrChange>
            </w:pPr>
            <w:ins w:id="9215" w:author="Nick.Tolimieri [2]" w:date="2022-09-09T12:38:00Z">
              <w:del w:id="9216" w:author="Nick.Tolimieri" w:date="2022-09-13T12:37:00Z">
                <w:r w:rsidRPr="001255CF" w:rsidDel="00207938">
                  <w:rPr>
                    <w:rFonts w:asciiTheme="minorHAnsi" w:eastAsiaTheme="minorHAnsi" w:hAnsiTheme="minorHAnsi" w:cstheme="minorBidi"/>
                    <w:sz w:val="22"/>
                    <w:szCs w:val="22"/>
                    <w:rPrChange w:id="9217" w:author="Nick.Tolimieri [2]" w:date="2022-09-09T12:38:00Z">
                      <w:rPr>
                        <w:rFonts w:ascii="Calibri" w:hAnsi="Calibri" w:cs="Calibri"/>
                        <w:color w:val="000000"/>
                        <w:sz w:val="22"/>
                        <w:szCs w:val="22"/>
                      </w:rPr>
                    </w:rPrChange>
                  </w:rPr>
                  <w:delText>9</w:delText>
                </w:r>
              </w:del>
            </w:ins>
          </w:p>
        </w:tc>
        <w:tc>
          <w:tcPr>
            <w:tcW w:w="960" w:type="dxa"/>
            <w:noWrap/>
            <w:hideMark/>
            <w:tcPrChange w:id="92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19" w:author="Nick.Tolimieri [2]" w:date="2022-09-09T12:38:00Z"/>
                <w:del w:id="9220" w:author="Nick.Tolimieri" w:date="2022-09-13T12:37:00Z"/>
                <w:rFonts w:asciiTheme="minorHAnsi" w:eastAsiaTheme="minorHAnsi" w:hAnsiTheme="minorHAnsi" w:cstheme="minorBidi"/>
                <w:sz w:val="22"/>
                <w:szCs w:val="22"/>
                <w:rPrChange w:id="9221" w:author="Nick.Tolimieri [2]" w:date="2022-09-09T12:38:00Z">
                  <w:rPr>
                    <w:ins w:id="9222" w:author="Nick.Tolimieri [2]" w:date="2022-09-09T12:38:00Z"/>
                    <w:del w:id="9223" w:author="Nick.Tolimieri" w:date="2022-09-13T12:37:00Z"/>
                    <w:rFonts w:ascii="Calibri" w:hAnsi="Calibri" w:cs="Calibri"/>
                    <w:color w:val="000000"/>
                    <w:sz w:val="22"/>
                    <w:szCs w:val="22"/>
                  </w:rPr>
                </w:rPrChange>
              </w:rPr>
              <w:pPrChange w:id="9224" w:author="Nick.Tolimieri [2]" w:date="2022-09-09T12:38:00Z">
                <w:pPr>
                  <w:jc w:val="right"/>
                </w:pPr>
              </w:pPrChange>
            </w:pPr>
            <w:ins w:id="9225" w:author="Nick.Tolimieri [2]" w:date="2022-09-09T12:38:00Z">
              <w:del w:id="9226" w:author="Nick.Tolimieri" w:date="2022-09-13T12:37:00Z">
                <w:r w:rsidRPr="001255CF" w:rsidDel="00207938">
                  <w:rPr>
                    <w:rFonts w:asciiTheme="minorHAnsi" w:eastAsiaTheme="minorHAnsi" w:hAnsiTheme="minorHAnsi" w:cstheme="minorBidi"/>
                    <w:sz w:val="22"/>
                    <w:szCs w:val="22"/>
                    <w:rPrChange w:id="9227" w:author="Nick.Tolimieri [2]" w:date="2022-09-09T12:38:00Z">
                      <w:rPr>
                        <w:rFonts w:ascii="Calibri" w:hAnsi="Calibri" w:cs="Calibri"/>
                        <w:color w:val="000000"/>
                        <w:sz w:val="22"/>
                        <w:szCs w:val="22"/>
                      </w:rPr>
                    </w:rPrChange>
                  </w:rPr>
                  <w:delText>1.78</w:delText>
                </w:r>
              </w:del>
            </w:ins>
          </w:p>
        </w:tc>
        <w:tc>
          <w:tcPr>
            <w:tcW w:w="960" w:type="dxa"/>
            <w:noWrap/>
            <w:hideMark/>
            <w:tcPrChange w:id="92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29" w:author="Nick.Tolimieri [2]" w:date="2022-09-09T12:38:00Z"/>
                <w:del w:id="9230" w:author="Nick.Tolimieri" w:date="2022-09-13T12:37:00Z"/>
                <w:rFonts w:asciiTheme="minorHAnsi" w:eastAsiaTheme="minorHAnsi" w:hAnsiTheme="minorHAnsi" w:cstheme="minorBidi"/>
                <w:sz w:val="22"/>
                <w:szCs w:val="22"/>
                <w:rPrChange w:id="9231" w:author="Nick.Tolimieri [2]" w:date="2022-09-09T12:38:00Z">
                  <w:rPr>
                    <w:ins w:id="9232" w:author="Nick.Tolimieri [2]" w:date="2022-09-09T12:38:00Z"/>
                    <w:del w:id="9233" w:author="Nick.Tolimieri" w:date="2022-09-13T12:37:00Z"/>
                    <w:rFonts w:ascii="Calibri" w:hAnsi="Calibri" w:cs="Calibri"/>
                    <w:color w:val="000000"/>
                    <w:sz w:val="22"/>
                    <w:szCs w:val="22"/>
                  </w:rPr>
                </w:rPrChange>
              </w:rPr>
              <w:pPrChange w:id="9234" w:author="Nick.Tolimieri [2]" w:date="2022-09-09T12:38:00Z">
                <w:pPr>
                  <w:jc w:val="right"/>
                </w:pPr>
              </w:pPrChange>
            </w:pPr>
            <w:ins w:id="9235" w:author="Nick.Tolimieri [2]" w:date="2022-09-09T12:38:00Z">
              <w:del w:id="9236" w:author="Nick.Tolimieri" w:date="2022-09-13T12:37:00Z">
                <w:r w:rsidRPr="001255CF" w:rsidDel="00207938">
                  <w:rPr>
                    <w:rFonts w:asciiTheme="minorHAnsi" w:eastAsiaTheme="minorHAnsi" w:hAnsiTheme="minorHAnsi" w:cstheme="minorBidi"/>
                    <w:sz w:val="22"/>
                    <w:szCs w:val="22"/>
                    <w:rPrChange w:id="9237" w:author="Nick.Tolimieri [2]" w:date="2022-09-09T12:38:00Z">
                      <w:rPr>
                        <w:rFonts w:ascii="Calibri" w:hAnsi="Calibri" w:cs="Calibri"/>
                        <w:color w:val="000000"/>
                        <w:sz w:val="22"/>
                        <w:szCs w:val="22"/>
                      </w:rPr>
                    </w:rPrChange>
                  </w:rPr>
                  <w:delText>0.16</w:delText>
                </w:r>
              </w:del>
            </w:ins>
          </w:p>
        </w:tc>
      </w:tr>
      <w:tr w:rsidR="001255CF" w:rsidRPr="001255CF" w:rsidDel="00207938" w:rsidTr="001255CF">
        <w:trPr>
          <w:divId w:val="1429738465"/>
          <w:trHeight w:val="300"/>
          <w:ins w:id="9238" w:author="Nick.Tolimieri [2]" w:date="2022-09-09T12:38:00Z"/>
          <w:del w:id="9239" w:author="Nick.Tolimieri" w:date="2022-09-13T12:37:00Z"/>
          <w:trPrChange w:id="9240" w:author="Nick.Tolimieri [2]" w:date="2022-09-09T12:38:00Z">
            <w:trPr>
              <w:divId w:val="1429738465"/>
              <w:trHeight w:val="300"/>
            </w:trPr>
          </w:trPrChange>
        </w:trPr>
        <w:tc>
          <w:tcPr>
            <w:tcW w:w="960" w:type="dxa"/>
            <w:noWrap/>
            <w:hideMark/>
            <w:tcPrChange w:id="92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42" w:author="Nick.Tolimieri [2]" w:date="2022-09-09T12:38:00Z"/>
                <w:del w:id="9243" w:author="Nick.Tolimieri" w:date="2022-09-13T12:37:00Z"/>
                <w:rFonts w:asciiTheme="minorHAnsi" w:eastAsiaTheme="minorHAnsi" w:hAnsiTheme="minorHAnsi" w:cstheme="minorBidi"/>
                <w:sz w:val="22"/>
                <w:szCs w:val="22"/>
                <w:rPrChange w:id="9244" w:author="Nick.Tolimieri [2]" w:date="2022-09-09T12:38:00Z">
                  <w:rPr>
                    <w:ins w:id="9245" w:author="Nick.Tolimieri [2]" w:date="2022-09-09T12:38:00Z"/>
                    <w:del w:id="9246" w:author="Nick.Tolimieri" w:date="2022-09-13T12:37:00Z"/>
                    <w:rFonts w:ascii="Calibri" w:hAnsi="Calibri" w:cs="Calibri"/>
                    <w:color w:val="000000"/>
                    <w:sz w:val="22"/>
                    <w:szCs w:val="22"/>
                  </w:rPr>
                </w:rPrChange>
              </w:rPr>
              <w:pPrChange w:id="9247" w:author="Nick.Tolimieri [2]" w:date="2022-09-09T12:38:00Z">
                <w:pPr/>
              </w:pPrChange>
            </w:pPr>
            <w:ins w:id="9248" w:author="Nick.Tolimieri [2]" w:date="2022-09-09T12:38:00Z">
              <w:del w:id="9249" w:author="Nick.Tolimieri" w:date="2022-09-13T12:37:00Z">
                <w:r w:rsidRPr="001255CF" w:rsidDel="00207938">
                  <w:rPr>
                    <w:rFonts w:asciiTheme="minorHAnsi" w:eastAsiaTheme="minorHAnsi" w:hAnsiTheme="minorHAnsi" w:cstheme="minorBidi"/>
                    <w:sz w:val="22"/>
                    <w:szCs w:val="22"/>
                    <w:rPrChange w:id="9250"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2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52" w:author="Nick.Tolimieri [2]" w:date="2022-09-09T12:38:00Z"/>
                <w:del w:id="9253" w:author="Nick.Tolimieri" w:date="2022-09-13T12:37:00Z"/>
                <w:rFonts w:asciiTheme="minorHAnsi" w:eastAsiaTheme="minorHAnsi" w:hAnsiTheme="minorHAnsi" w:cstheme="minorBidi"/>
                <w:sz w:val="22"/>
                <w:szCs w:val="22"/>
                <w:rPrChange w:id="9254" w:author="Nick.Tolimieri [2]" w:date="2022-09-09T12:38:00Z">
                  <w:rPr>
                    <w:ins w:id="9255" w:author="Nick.Tolimieri [2]" w:date="2022-09-09T12:38:00Z"/>
                    <w:del w:id="9256" w:author="Nick.Tolimieri" w:date="2022-09-13T12:37:00Z"/>
                    <w:rFonts w:ascii="Calibri" w:hAnsi="Calibri" w:cs="Calibri"/>
                    <w:color w:val="000000"/>
                    <w:sz w:val="22"/>
                    <w:szCs w:val="22"/>
                  </w:rPr>
                </w:rPrChange>
              </w:rPr>
              <w:pPrChange w:id="9257" w:author="Nick.Tolimieri [2]" w:date="2022-09-09T12:38:00Z">
                <w:pPr>
                  <w:jc w:val="right"/>
                </w:pPr>
              </w:pPrChange>
            </w:pPr>
            <w:ins w:id="9258" w:author="Nick.Tolimieri [2]" w:date="2022-09-09T12:38:00Z">
              <w:del w:id="9259" w:author="Nick.Tolimieri" w:date="2022-09-13T12:37:00Z">
                <w:r w:rsidRPr="001255CF" w:rsidDel="00207938">
                  <w:rPr>
                    <w:rFonts w:asciiTheme="minorHAnsi" w:eastAsiaTheme="minorHAnsi" w:hAnsiTheme="minorHAnsi" w:cstheme="minorBidi"/>
                    <w:sz w:val="22"/>
                    <w:szCs w:val="22"/>
                    <w:rPrChange w:id="9260" w:author="Nick.Tolimieri [2]" w:date="2022-09-09T12:38:00Z">
                      <w:rPr>
                        <w:rFonts w:ascii="Calibri" w:hAnsi="Calibri" w:cs="Calibri"/>
                        <w:color w:val="000000"/>
                        <w:sz w:val="22"/>
                        <w:szCs w:val="22"/>
                      </w:rPr>
                    </w:rPrChange>
                  </w:rPr>
                  <w:delText>1997</w:delText>
                </w:r>
              </w:del>
            </w:ins>
          </w:p>
        </w:tc>
        <w:tc>
          <w:tcPr>
            <w:tcW w:w="960" w:type="dxa"/>
            <w:noWrap/>
            <w:hideMark/>
            <w:tcPrChange w:id="92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62" w:author="Nick.Tolimieri [2]" w:date="2022-09-09T12:38:00Z"/>
                <w:del w:id="9263" w:author="Nick.Tolimieri" w:date="2022-09-13T12:37:00Z"/>
                <w:rFonts w:asciiTheme="minorHAnsi" w:eastAsiaTheme="minorHAnsi" w:hAnsiTheme="minorHAnsi" w:cstheme="minorBidi"/>
                <w:sz w:val="22"/>
                <w:szCs w:val="22"/>
                <w:rPrChange w:id="9264" w:author="Nick.Tolimieri [2]" w:date="2022-09-09T12:38:00Z">
                  <w:rPr>
                    <w:ins w:id="9265" w:author="Nick.Tolimieri [2]" w:date="2022-09-09T12:38:00Z"/>
                    <w:del w:id="9266" w:author="Nick.Tolimieri" w:date="2022-09-13T12:37:00Z"/>
                    <w:rFonts w:ascii="Calibri" w:hAnsi="Calibri" w:cs="Calibri"/>
                    <w:color w:val="000000"/>
                    <w:sz w:val="22"/>
                    <w:szCs w:val="22"/>
                  </w:rPr>
                </w:rPrChange>
              </w:rPr>
              <w:pPrChange w:id="9267" w:author="Nick.Tolimieri [2]" w:date="2022-09-09T12:38:00Z">
                <w:pPr>
                  <w:jc w:val="right"/>
                </w:pPr>
              </w:pPrChange>
            </w:pPr>
            <w:ins w:id="9268" w:author="Nick.Tolimieri [2]" w:date="2022-09-09T12:38:00Z">
              <w:del w:id="9269" w:author="Nick.Tolimieri" w:date="2022-09-13T12:37:00Z">
                <w:r w:rsidRPr="001255CF" w:rsidDel="00207938">
                  <w:rPr>
                    <w:rFonts w:asciiTheme="minorHAnsi" w:eastAsiaTheme="minorHAnsi" w:hAnsiTheme="minorHAnsi" w:cstheme="minorBidi"/>
                    <w:sz w:val="22"/>
                    <w:szCs w:val="22"/>
                    <w:rPrChange w:id="9270" w:author="Nick.Tolimieri [2]" w:date="2022-09-09T12:38:00Z">
                      <w:rPr>
                        <w:rFonts w:ascii="Calibri" w:hAnsi="Calibri" w:cs="Calibri"/>
                        <w:color w:val="000000"/>
                        <w:sz w:val="22"/>
                        <w:szCs w:val="22"/>
                      </w:rPr>
                    </w:rPrChange>
                  </w:rPr>
                  <w:delText>30</w:delText>
                </w:r>
              </w:del>
            </w:ins>
          </w:p>
        </w:tc>
        <w:tc>
          <w:tcPr>
            <w:tcW w:w="960" w:type="dxa"/>
            <w:noWrap/>
            <w:hideMark/>
            <w:tcPrChange w:id="92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72" w:author="Nick.Tolimieri [2]" w:date="2022-09-09T12:38:00Z"/>
                <w:del w:id="9273" w:author="Nick.Tolimieri" w:date="2022-09-13T12:37:00Z"/>
                <w:rFonts w:asciiTheme="minorHAnsi" w:eastAsiaTheme="minorHAnsi" w:hAnsiTheme="minorHAnsi" w:cstheme="minorBidi"/>
                <w:sz w:val="22"/>
                <w:szCs w:val="22"/>
                <w:rPrChange w:id="9274" w:author="Nick.Tolimieri [2]" w:date="2022-09-09T12:38:00Z">
                  <w:rPr>
                    <w:ins w:id="9275" w:author="Nick.Tolimieri [2]" w:date="2022-09-09T12:38:00Z"/>
                    <w:del w:id="9276" w:author="Nick.Tolimieri" w:date="2022-09-13T12:37:00Z"/>
                    <w:rFonts w:ascii="Calibri" w:hAnsi="Calibri" w:cs="Calibri"/>
                    <w:color w:val="000000"/>
                    <w:sz w:val="22"/>
                    <w:szCs w:val="22"/>
                  </w:rPr>
                </w:rPrChange>
              </w:rPr>
              <w:pPrChange w:id="9277" w:author="Nick.Tolimieri [2]" w:date="2022-09-09T12:38:00Z">
                <w:pPr>
                  <w:jc w:val="right"/>
                </w:pPr>
              </w:pPrChange>
            </w:pPr>
            <w:ins w:id="9278" w:author="Nick.Tolimieri [2]" w:date="2022-09-09T12:38:00Z">
              <w:del w:id="9279" w:author="Nick.Tolimieri" w:date="2022-09-13T12:37:00Z">
                <w:r w:rsidRPr="001255CF" w:rsidDel="00207938">
                  <w:rPr>
                    <w:rFonts w:asciiTheme="minorHAnsi" w:eastAsiaTheme="minorHAnsi" w:hAnsiTheme="minorHAnsi" w:cstheme="minorBidi"/>
                    <w:sz w:val="22"/>
                    <w:szCs w:val="22"/>
                    <w:rPrChange w:id="9280" w:author="Nick.Tolimieri [2]" w:date="2022-09-09T12:38:00Z">
                      <w:rPr>
                        <w:rFonts w:ascii="Calibri" w:hAnsi="Calibri" w:cs="Calibri"/>
                        <w:color w:val="000000"/>
                        <w:sz w:val="22"/>
                        <w:szCs w:val="22"/>
                      </w:rPr>
                    </w:rPrChange>
                  </w:rPr>
                  <w:delText>128</w:delText>
                </w:r>
              </w:del>
            </w:ins>
          </w:p>
        </w:tc>
        <w:tc>
          <w:tcPr>
            <w:tcW w:w="960" w:type="dxa"/>
            <w:noWrap/>
            <w:hideMark/>
            <w:tcPrChange w:id="92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82" w:author="Nick.Tolimieri [2]" w:date="2022-09-09T12:38:00Z"/>
                <w:del w:id="9283" w:author="Nick.Tolimieri" w:date="2022-09-13T12:37:00Z"/>
                <w:rFonts w:asciiTheme="minorHAnsi" w:eastAsiaTheme="minorHAnsi" w:hAnsiTheme="minorHAnsi" w:cstheme="minorBidi"/>
                <w:sz w:val="22"/>
                <w:szCs w:val="22"/>
                <w:rPrChange w:id="9284" w:author="Nick.Tolimieri [2]" w:date="2022-09-09T12:38:00Z">
                  <w:rPr>
                    <w:ins w:id="9285" w:author="Nick.Tolimieri [2]" w:date="2022-09-09T12:38:00Z"/>
                    <w:del w:id="9286" w:author="Nick.Tolimieri" w:date="2022-09-13T12:37:00Z"/>
                    <w:rFonts w:ascii="Calibri" w:hAnsi="Calibri" w:cs="Calibri"/>
                    <w:color w:val="000000"/>
                    <w:sz w:val="22"/>
                    <w:szCs w:val="22"/>
                  </w:rPr>
                </w:rPrChange>
              </w:rPr>
              <w:pPrChange w:id="9287" w:author="Nick.Tolimieri [2]" w:date="2022-09-09T12:38:00Z">
                <w:pPr>
                  <w:jc w:val="right"/>
                </w:pPr>
              </w:pPrChange>
            </w:pPr>
            <w:ins w:id="9288" w:author="Nick.Tolimieri [2]" w:date="2022-09-09T12:38:00Z">
              <w:del w:id="9289" w:author="Nick.Tolimieri" w:date="2022-09-13T12:37:00Z">
                <w:r w:rsidRPr="001255CF" w:rsidDel="00207938">
                  <w:rPr>
                    <w:rFonts w:asciiTheme="minorHAnsi" w:eastAsiaTheme="minorHAnsi" w:hAnsiTheme="minorHAnsi" w:cstheme="minorBidi"/>
                    <w:sz w:val="22"/>
                    <w:szCs w:val="22"/>
                    <w:rPrChange w:id="9290" w:author="Nick.Tolimieri [2]" w:date="2022-09-09T12:38:00Z">
                      <w:rPr>
                        <w:rFonts w:ascii="Calibri" w:hAnsi="Calibri" w:cs="Calibri"/>
                        <w:color w:val="000000"/>
                        <w:sz w:val="22"/>
                        <w:szCs w:val="22"/>
                      </w:rPr>
                    </w:rPrChange>
                  </w:rPr>
                  <w:delText>4</w:delText>
                </w:r>
              </w:del>
            </w:ins>
          </w:p>
        </w:tc>
        <w:tc>
          <w:tcPr>
            <w:tcW w:w="960" w:type="dxa"/>
            <w:noWrap/>
            <w:hideMark/>
            <w:tcPrChange w:id="92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92" w:author="Nick.Tolimieri [2]" w:date="2022-09-09T12:38:00Z"/>
                <w:del w:id="9293" w:author="Nick.Tolimieri" w:date="2022-09-13T12:37:00Z"/>
                <w:rFonts w:asciiTheme="minorHAnsi" w:eastAsiaTheme="minorHAnsi" w:hAnsiTheme="minorHAnsi" w:cstheme="minorBidi"/>
                <w:sz w:val="22"/>
                <w:szCs w:val="22"/>
                <w:rPrChange w:id="9294" w:author="Nick.Tolimieri [2]" w:date="2022-09-09T12:38:00Z">
                  <w:rPr>
                    <w:ins w:id="9295" w:author="Nick.Tolimieri [2]" w:date="2022-09-09T12:38:00Z"/>
                    <w:del w:id="9296" w:author="Nick.Tolimieri" w:date="2022-09-13T12:37:00Z"/>
                    <w:rFonts w:ascii="Calibri" w:hAnsi="Calibri" w:cs="Calibri"/>
                    <w:color w:val="000000"/>
                    <w:sz w:val="22"/>
                    <w:szCs w:val="22"/>
                  </w:rPr>
                </w:rPrChange>
              </w:rPr>
              <w:pPrChange w:id="9297" w:author="Nick.Tolimieri [2]" w:date="2022-09-09T12:38:00Z">
                <w:pPr>
                  <w:jc w:val="right"/>
                </w:pPr>
              </w:pPrChange>
            </w:pPr>
            <w:ins w:id="9298" w:author="Nick.Tolimieri [2]" w:date="2022-09-09T12:38:00Z">
              <w:del w:id="9299" w:author="Nick.Tolimieri" w:date="2022-09-13T12:37:00Z">
                <w:r w:rsidRPr="001255CF" w:rsidDel="00207938">
                  <w:rPr>
                    <w:rFonts w:asciiTheme="minorHAnsi" w:eastAsiaTheme="minorHAnsi" w:hAnsiTheme="minorHAnsi" w:cstheme="minorBidi"/>
                    <w:sz w:val="22"/>
                    <w:szCs w:val="22"/>
                    <w:rPrChange w:id="9300" w:author="Nick.Tolimieri [2]" w:date="2022-09-09T12:38:00Z">
                      <w:rPr>
                        <w:rFonts w:ascii="Calibri" w:hAnsi="Calibri" w:cs="Calibri"/>
                        <w:color w:val="000000"/>
                        <w:sz w:val="22"/>
                        <w:szCs w:val="22"/>
                      </w:rPr>
                    </w:rPrChange>
                  </w:rPr>
                  <w:delText>114</w:delText>
                </w:r>
              </w:del>
            </w:ins>
          </w:p>
        </w:tc>
        <w:tc>
          <w:tcPr>
            <w:tcW w:w="960" w:type="dxa"/>
            <w:noWrap/>
            <w:hideMark/>
            <w:tcPrChange w:id="93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02" w:author="Nick.Tolimieri [2]" w:date="2022-09-09T12:38:00Z"/>
                <w:del w:id="9303" w:author="Nick.Tolimieri" w:date="2022-09-13T12:37:00Z"/>
                <w:rFonts w:asciiTheme="minorHAnsi" w:eastAsiaTheme="minorHAnsi" w:hAnsiTheme="minorHAnsi" w:cstheme="minorBidi"/>
                <w:sz w:val="22"/>
                <w:szCs w:val="22"/>
                <w:rPrChange w:id="9304" w:author="Nick.Tolimieri [2]" w:date="2022-09-09T12:38:00Z">
                  <w:rPr>
                    <w:ins w:id="9305" w:author="Nick.Tolimieri [2]" w:date="2022-09-09T12:38:00Z"/>
                    <w:del w:id="9306" w:author="Nick.Tolimieri" w:date="2022-09-13T12:37:00Z"/>
                    <w:rFonts w:ascii="Calibri" w:hAnsi="Calibri" w:cs="Calibri"/>
                    <w:color w:val="000000"/>
                    <w:sz w:val="22"/>
                    <w:szCs w:val="22"/>
                  </w:rPr>
                </w:rPrChange>
              </w:rPr>
              <w:pPrChange w:id="9307" w:author="Nick.Tolimieri [2]" w:date="2022-09-09T12:38:00Z">
                <w:pPr>
                  <w:jc w:val="right"/>
                </w:pPr>
              </w:pPrChange>
            </w:pPr>
            <w:ins w:id="9308" w:author="Nick.Tolimieri [2]" w:date="2022-09-09T12:38:00Z">
              <w:del w:id="9309" w:author="Nick.Tolimieri" w:date="2022-09-13T12:37:00Z">
                <w:r w:rsidRPr="001255CF" w:rsidDel="00207938">
                  <w:rPr>
                    <w:rFonts w:asciiTheme="minorHAnsi" w:eastAsiaTheme="minorHAnsi" w:hAnsiTheme="minorHAnsi" w:cstheme="minorBidi"/>
                    <w:sz w:val="22"/>
                    <w:szCs w:val="22"/>
                    <w:rPrChange w:id="9310" w:author="Nick.Tolimieri [2]" w:date="2022-09-09T12:38:00Z">
                      <w:rPr>
                        <w:rFonts w:ascii="Calibri" w:hAnsi="Calibri" w:cs="Calibri"/>
                        <w:color w:val="000000"/>
                        <w:sz w:val="22"/>
                        <w:szCs w:val="22"/>
                      </w:rPr>
                    </w:rPrChange>
                  </w:rPr>
                  <w:delText>11</w:delText>
                </w:r>
              </w:del>
            </w:ins>
          </w:p>
        </w:tc>
        <w:tc>
          <w:tcPr>
            <w:tcW w:w="960" w:type="dxa"/>
            <w:noWrap/>
            <w:hideMark/>
            <w:tcPrChange w:id="93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12" w:author="Nick.Tolimieri [2]" w:date="2022-09-09T12:38:00Z"/>
                <w:del w:id="9313" w:author="Nick.Tolimieri" w:date="2022-09-13T12:37:00Z"/>
                <w:rFonts w:asciiTheme="minorHAnsi" w:eastAsiaTheme="minorHAnsi" w:hAnsiTheme="minorHAnsi" w:cstheme="minorBidi"/>
                <w:sz w:val="22"/>
                <w:szCs w:val="22"/>
                <w:rPrChange w:id="9314" w:author="Nick.Tolimieri [2]" w:date="2022-09-09T12:38:00Z">
                  <w:rPr>
                    <w:ins w:id="9315" w:author="Nick.Tolimieri [2]" w:date="2022-09-09T12:38:00Z"/>
                    <w:del w:id="9316" w:author="Nick.Tolimieri" w:date="2022-09-13T12:37:00Z"/>
                    <w:rFonts w:ascii="Calibri" w:hAnsi="Calibri" w:cs="Calibri"/>
                    <w:color w:val="000000"/>
                    <w:sz w:val="22"/>
                    <w:szCs w:val="22"/>
                  </w:rPr>
                </w:rPrChange>
              </w:rPr>
              <w:pPrChange w:id="9317" w:author="Nick.Tolimieri [2]" w:date="2022-09-09T12:38:00Z">
                <w:pPr>
                  <w:jc w:val="right"/>
                </w:pPr>
              </w:pPrChange>
            </w:pPr>
            <w:ins w:id="9318" w:author="Nick.Tolimieri [2]" w:date="2022-09-09T12:38:00Z">
              <w:del w:id="9319" w:author="Nick.Tolimieri" w:date="2022-09-13T12:37:00Z">
                <w:r w:rsidRPr="001255CF" w:rsidDel="00207938">
                  <w:rPr>
                    <w:rFonts w:asciiTheme="minorHAnsi" w:eastAsiaTheme="minorHAnsi" w:hAnsiTheme="minorHAnsi" w:cstheme="minorBidi"/>
                    <w:sz w:val="22"/>
                    <w:szCs w:val="22"/>
                    <w:rPrChange w:id="9320" w:author="Nick.Tolimieri [2]" w:date="2022-09-09T12:38:00Z">
                      <w:rPr>
                        <w:rFonts w:ascii="Calibri" w:hAnsi="Calibri" w:cs="Calibri"/>
                        <w:color w:val="000000"/>
                        <w:sz w:val="22"/>
                        <w:szCs w:val="22"/>
                      </w:rPr>
                    </w:rPrChange>
                  </w:rPr>
                  <w:delText>50</w:delText>
                </w:r>
              </w:del>
            </w:ins>
          </w:p>
        </w:tc>
        <w:tc>
          <w:tcPr>
            <w:tcW w:w="960" w:type="dxa"/>
            <w:noWrap/>
            <w:hideMark/>
            <w:tcPrChange w:id="93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22" w:author="Nick.Tolimieri [2]" w:date="2022-09-09T12:38:00Z"/>
                <w:del w:id="9323" w:author="Nick.Tolimieri" w:date="2022-09-13T12:37:00Z"/>
                <w:rFonts w:asciiTheme="minorHAnsi" w:eastAsiaTheme="minorHAnsi" w:hAnsiTheme="minorHAnsi" w:cstheme="minorBidi"/>
                <w:sz w:val="22"/>
                <w:szCs w:val="22"/>
                <w:rPrChange w:id="9324" w:author="Nick.Tolimieri [2]" w:date="2022-09-09T12:38:00Z">
                  <w:rPr>
                    <w:ins w:id="9325" w:author="Nick.Tolimieri [2]" w:date="2022-09-09T12:38:00Z"/>
                    <w:del w:id="9326" w:author="Nick.Tolimieri" w:date="2022-09-13T12:37:00Z"/>
                    <w:rFonts w:ascii="Calibri" w:hAnsi="Calibri" w:cs="Calibri"/>
                    <w:color w:val="000000"/>
                    <w:sz w:val="22"/>
                    <w:szCs w:val="22"/>
                  </w:rPr>
                </w:rPrChange>
              </w:rPr>
              <w:pPrChange w:id="9327" w:author="Nick.Tolimieri [2]" w:date="2022-09-09T12:38:00Z">
                <w:pPr>
                  <w:jc w:val="right"/>
                </w:pPr>
              </w:pPrChange>
            </w:pPr>
            <w:ins w:id="9328" w:author="Nick.Tolimieri [2]" w:date="2022-09-09T12:38:00Z">
              <w:del w:id="9329" w:author="Nick.Tolimieri" w:date="2022-09-13T12:37:00Z">
                <w:r w:rsidRPr="001255CF" w:rsidDel="00207938">
                  <w:rPr>
                    <w:rFonts w:asciiTheme="minorHAnsi" w:eastAsiaTheme="minorHAnsi" w:hAnsiTheme="minorHAnsi" w:cstheme="minorBidi"/>
                    <w:sz w:val="22"/>
                    <w:szCs w:val="22"/>
                    <w:rPrChange w:id="9330" w:author="Nick.Tolimieri [2]" w:date="2022-09-09T12:38:00Z">
                      <w:rPr>
                        <w:rFonts w:ascii="Calibri" w:hAnsi="Calibri" w:cs="Calibri"/>
                        <w:color w:val="000000"/>
                        <w:sz w:val="22"/>
                        <w:szCs w:val="22"/>
                      </w:rPr>
                    </w:rPrChange>
                  </w:rPr>
                  <w:delText>2.21</w:delText>
                </w:r>
              </w:del>
            </w:ins>
          </w:p>
        </w:tc>
        <w:tc>
          <w:tcPr>
            <w:tcW w:w="960" w:type="dxa"/>
            <w:noWrap/>
            <w:hideMark/>
            <w:tcPrChange w:id="93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32" w:author="Nick.Tolimieri [2]" w:date="2022-09-09T12:38:00Z"/>
                <w:del w:id="9333" w:author="Nick.Tolimieri" w:date="2022-09-13T12:37:00Z"/>
                <w:rFonts w:asciiTheme="minorHAnsi" w:eastAsiaTheme="minorHAnsi" w:hAnsiTheme="minorHAnsi" w:cstheme="minorBidi"/>
                <w:sz w:val="22"/>
                <w:szCs w:val="22"/>
                <w:rPrChange w:id="9334" w:author="Nick.Tolimieri [2]" w:date="2022-09-09T12:38:00Z">
                  <w:rPr>
                    <w:ins w:id="9335" w:author="Nick.Tolimieri [2]" w:date="2022-09-09T12:38:00Z"/>
                    <w:del w:id="9336" w:author="Nick.Tolimieri" w:date="2022-09-13T12:37:00Z"/>
                    <w:rFonts w:ascii="Calibri" w:hAnsi="Calibri" w:cs="Calibri"/>
                    <w:color w:val="000000"/>
                    <w:sz w:val="22"/>
                    <w:szCs w:val="22"/>
                  </w:rPr>
                </w:rPrChange>
              </w:rPr>
              <w:pPrChange w:id="9337" w:author="Nick.Tolimieri [2]" w:date="2022-09-09T12:38:00Z">
                <w:pPr>
                  <w:jc w:val="right"/>
                </w:pPr>
              </w:pPrChange>
            </w:pPr>
            <w:ins w:id="9338" w:author="Nick.Tolimieri [2]" w:date="2022-09-09T12:38:00Z">
              <w:del w:id="9339" w:author="Nick.Tolimieri" w:date="2022-09-13T12:37:00Z">
                <w:r w:rsidRPr="001255CF" w:rsidDel="00207938">
                  <w:rPr>
                    <w:rFonts w:asciiTheme="minorHAnsi" w:eastAsiaTheme="minorHAnsi" w:hAnsiTheme="minorHAnsi" w:cstheme="minorBidi"/>
                    <w:sz w:val="22"/>
                    <w:szCs w:val="22"/>
                    <w:rPrChange w:id="9340" w:author="Nick.Tolimieri [2]" w:date="2022-09-09T12:38:00Z">
                      <w:rPr>
                        <w:rFonts w:ascii="Calibri" w:hAnsi="Calibri" w:cs="Calibri"/>
                        <w:color w:val="000000"/>
                        <w:sz w:val="22"/>
                        <w:szCs w:val="22"/>
                      </w:rPr>
                    </w:rPrChange>
                  </w:rPr>
                  <w:delText>0.48</w:delText>
                </w:r>
              </w:del>
            </w:ins>
          </w:p>
        </w:tc>
      </w:tr>
      <w:tr w:rsidR="001255CF" w:rsidRPr="001255CF" w:rsidDel="00207938" w:rsidTr="001255CF">
        <w:trPr>
          <w:divId w:val="1429738465"/>
          <w:trHeight w:val="300"/>
          <w:ins w:id="9341" w:author="Nick.Tolimieri [2]" w:date="2022-09-09T12:38:00Z"/>
          <w:del w:id="9342" w:author="Nick.Tolimieri" w:date="2022-09-13T12:37:00Z"/>
          <w:trPrChange w:id="9343" w:author="Nick.Tolimieri [2]" w:date="2022-09-09T12:38:00Z">
            <w:trPr>
              <w:divId w:val="1429738465"/>
              <w:trHeight w:val="300"/>
            </w:trPr>
          </w:trPrChange>
        </w:trPr>
        <w:tc>
          <w:tcPr>
            <w:tcW w:w="960" w:type="dxa"/>
            <w:noWrap/>
            <w:hideMark/>
            <w:tcPrChange w:id="93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45" w:author="Nick.Tolimieri [2]" w:date="2022-09-09T12:38:00Z"/>
                <w:del w:id="9346" w:author="Nick.Tolimieri" w:date="2022-09-13T12:37:00Z"/>
                <w:rFonts w:asciiTheme="minorHAnsi" w:eastAsiaTheme="minorHAnsi" w:hAnsiTheme="minorHAnsi" w:cstheme="minorBidi"/>
                <w:sz w:val="22"/>
                <w:szCs w:val="22"/>
                <w:rPrChange w:id="9347" w:author="Nick.Tolimieri [2]" w:date="2022-09-09T12:38:00Z">
                  <w:rPr>
                    <w:ins w:id="9348" w:author="Nick.Tolimieri [2]" w:date="2022-09-09T12:38:00Z"/>
                    <w:del w:id="9349" w:author="Nick.Tolimieri" w:date="2022-09-13T12:37:00Z"/>
                    <w:rFonts w:ascii="Calibri" w:hAnsi="Calibri" w:cs="Calibri"/>
                    <w:color w:val="000000"/>
                    <w:sz w:val="22"/>
                    <w:szCs w:val="22"/>
                  </w:rPr>
                </w:rPrChange>
              </w:rPr>
              <w:pPrChange w:id="9350" w:author="Nick.Tolimieri [2]" w:date="2022-09-09T12:38:00Z">
                <w:pPr/>
              </w:pPrChange>
            </w:pPr>
            <w:ins w:id="9351" w:author="Nick.Tolimieri [2]" w:date="2022-09-09T12:38:00Z">
              <w:del w:id="9352" w:author="Nick.Tolimieri" w:date="2022-09-13T12:37:00Z">
                <w:r w:rsidRPr="001255CF" w:rsidDel="00207938">
                  <w:rPr>
                    <w:rFonts w:asciiTheme="minorHAnsi" w:eastAsiaTheme="minorHAnsi" w:hAnsiTheme="minorHAnsi" w:cstheme="minorBidi"/>
                    <w:sz w:val="22"/>
                    <w:szCs w:val="22"/>
                    <w:rPrChange w:id="9353"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3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55" w:author="Nick.Tolimieri [2]" w:date="2022-09-09T12:38:00Z"/>
                <w:del w:id="9356" w:author="Nick.Tolimieri" w:date="2022-09-13T12:37:00Z"/>
                <w:rFonts w:asciiTheme="minorHAnsi" w:eastAsiaTheme="minorHAnsi" w:hAnsiTheme="minorHAnsi" w:cstheme="minorBidi"/>
                <w:sz w:val="22"/>
                <w:szCs w:val="22"/>
                <w:rPrChange w:id="9357" w:author="Nick.Tolimieri [2]" w:date="2022-09-09T12:38:00Z">
                  <w:rPr>
                    <w:ins w:id="9358" w:author="Nick.Tolimieri [2]" w:date="2022-09-09T12:38:00Z"/>
                    <w:del w:id="9359" w:author="Nick.Tolimieri" w:date="2022-09-13T12:37:00Z"/>
                    <w:rFonts w:ascii="Calibri" w:hAnsi="Calibri" w:cs="Calibri"/>
                    <w:color w:val="000000"/>
                    <w:sz w:val="22"/>
                    <w:szCs w:val="22"/>
                  </w:rPr>
                </w:rPrChange>
              </w:rPr>
              <w:pPrChange w:id="9360" w:author="Nick.Tolimieri [2]" w:date="2022-09-09T12:38:00Z">
                <w:pPr>
                  <w:jc w:val="right"/>
                </w:pPr>
              </w:pPrChange>
            </w:pPr>
            <w:ins w:id="9361" w:author="Nick.Tolimieri [2]" w:date="2022-09-09T12:38:00Z">
              <w:del w:id="9362" w:author="Nick.Tolimieri" w:date="2022-09-13T12:37:00Z">
                <w:r w:rsidRPr="001255CF" w:rsidDel="00207938">
                  <w:rPr>
                    <w:rFonts w:asciiTheme="minorHAnsi" w:eastAsiaTheme="minorHAnsi" w:hAnsiTheme="minorHAnsi" w:cstheme="minorBidi"/>
                    <w:sz w:val="22"/>
                    <w:szCs w:val="22"/>
                    <w:rPrChange w:id="9363" w:author="Nick.Tolimieri [2]" w:date="2022-09-09T12:38:00Z">
                      <w:rPr>
                        <w:rFonts w:ascii="Calibri" w:hAnsi="Calibri" w:cs="Calibri"/>
                        <w:color w:val="000000"/>
                        <w:sz w:val="22"/>
                        <w:szCs w:val="22"/>
                      </w:rPr>
                    </w:rPrChange>
                  </w:rPr>
                  <w:delText>1998</w:delText>
                </w:r>
              </w:del>
            </w:ins>
          </w:p>
        </w:tc>
        <w:tc>
          <w:tcPr>
            <w:tcW w:w="960" w:type="dxa"/>
            <w:noWrap/>
            <w:hideMark/>
            <w:tcPrChange w:id="93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65" w:author="Nick.Tolimieri [2]" w:date="2022-09-09T12:38:00Z"/>
                <w:del w:id="9366" w:author="Nick.Tolimieri" w:date="2022-09-13T12:37:00Z"/>
                <w:rFonts w:asciiTheme="minorHAnsi" w:eastAsiaTheme="minorHAnsi" w:hAnsiTheme="minorHAnsi" w:cstheme="minorBidi"/>
                <w:sz w:val="22"/>
                <w:szCs w:val="22"/>
                <w:rPrChange w:id="9367" w:author="Nick.Tolimieri [2]" w:date="2022-09-09T12:38:00Z">
                  <w:rPr>
                    <w:ins w:id="9368" w:author="Nick.Tolimieri [2]" w:date="2022-09-09T12:38:00Z"/>
                    <w:del w:id="9369" w:author="Nick.Tolimieri" w:date="2022-09-13T12:37:00Z"/>
                    <w:rFonts w:ascii="Calibri" w:hAnsi="Calibri" w:cs="Calibri"/>
                    <w:color w:val="000000"/>
                    <w:sz w:val="22"/>
                    <w:szCs w:val="22"/>
                  </w:rPr>
                </w:rPrChange>
              </w:rPr>
              <w:pPrChange w:id="9370" w:author="Nick.Tolimieri [2]" w:date="2022-09-09T12:38:00Z">
                <w:pPr>
                  <w:jc w:val="right"/>
                </w:pPr>
              </w:pPrChange>
            </w:pPr>
            <w:ins w:id="9371" w:author="Nick.Tolimieri [2]" w:date="2022-09-09T12:38:00Z">
              <w:del w:id="9372" w:author="Nick.Tolimieri" w:date="2022-09-13T12:37:00Z">
                <w:r w:rsidRPr="001255CF" w:rsidDel="00207938">
                  <w:rPr>
                    <w:rFonts w:asciiTheme="minorHAnsi" w:eastAsiaTheme="minorHAnsi" w:hAnsiTheme="minorHAnsi" w:cstheme="minorBidi"/>
                    <w:sz w:val="22"/>
                    <w:szCs w:val="22"/>
                    <w:rPrChange w:id="9373" w:author="Nick.Tolimieri [2]" w:date="2022-09-09T12:38:00Z">
                      <w:rPr>
                        <w:rFonts w:ascii="Calibri" w:hAnsi="Calibri" w:cs="Calibri"/>
                        <w:color w:val="000000"/>
                        <w:sz w:val="22"/>
                        <w:szCs w:val="22"/>
                      </w:rPr>
                    </w:rPrChange>
                  </w:rPr>
                  <w:delText>14</w:delText>
                </w:r>
              </w:del>
            </w:ins>
          </w:p>
        </w:tc>
        <w:tc>
          <w:tcPr>
            <w:tcW w:w="960" w:type="dxa"/>
            <w:noWrap/>
            <w:hideMark/>
            <w:tcPrChange w:id="93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75" w:author="Nick.Tolimieri [2]" w:date="2022-09-09T12:38:00Z"/>
                <w:del w:id="9376" w:author="Nick.Tolimieri" w:date="2022-09-13T12:37:00Z"/>
                <w:rFonts w:asciiTheme="minorHAnsi" w:eastAsiaTheme="minorHAnsi" w:hAnsiTheme="minorHAnsi" w:cstheme="minorBidi"/>
                <w:sz w:val="22"/>
                <w:szCs w:val="22"/>
                <w:rPrChange w:id="9377" w:author="Nick.Tolimieri [2]" w:date="2022-09-09T12:38:00Z">
                  <w:rPr>
                    <w:ins w:id="9378" w:author="Nick.Tolimieri [2]" w:date="2022-09-09T12:38:00Z"/>
                    <w:del w:id="9379" w:author="Nick.Tolimieri" w:date="2022-09-13T12:37:00Z"/>
                    <w:rFonts w:ascii="Calibri" w:hAnsi="Calibri" w:cs="Calibri"/>
                    <w:color w:val="000000"/>
                    <w:sz w:val="22"/>
                    <w:szCs w:val="22"/>
                  </w:rPr>
                </w:rPrChange>
              </w:rPr>
              <w:pPrChange w:id="9380" w:author="Nick.Tolimieri [2]" w:date="2022-09-09T12:38:00Z">
                <w:pPr>
                  <w:jc w:val="right"/>
                </w:pPr>
              </w:pPrChange>
            </w:pPr>
            <w:ins w:id="9381" w:author="Nick.Tolimieri [2]" w:date="2022-09-09T12:38:00Z">
              <w:del w:id="9382" w:author="Nick.Tolimieri" w:date="2022-09-13T12:37:00Z">
                <w:r w:rsidRPr="001255CF" w:rsidDel="00207938">
                  <w:rPr>
                    <w:rFonts w:asciiTheme="minorHAnsi" w:eastAsiaTheme="minorHAnsi" w:hAnsiTheme="minorHAnsi" w:cstheme="minorBidi"/>
                    <w:sz w:val="22"/>
                    <w:szCs w:val="22"/>
                    <w:rPrChange w:id="9383" w:author="Nick.Tolimieri [2]" w:date="2022-09-09T12:38:00Z">
                      <w:rPr>
                        <w:rFonts w:ascii="Calibri" w:hAnsi="Calibri" w:cs="Calibri"/>
                        <w:color w:val="000000"/>
                        <w:sz w:val="22"/>
                        <w:szCs w:val="22"/>
                      </w:rPr>
                    </w:rPrChange>
                  </w:rPr>
                  <w:delText>144</w:delText>
                </w:r>
              </w:del>
            </w:ins>
          </w:p>
        </w:tc>
        <w:tc>
          <w:tcPr>
            <w:tcW w:w="960" w:type="dxa"/>
            <w:noWrap/>
            <w:hideMark/>
            <w:tcPrChange w:id="93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85" w:author="Nick.Tolimieri [2]" w:date="2022-09-09T12:38:00Z"/>
                <w:del w:id="9386" w:author="Nick.Tolimieri" w:date="2022-09-13T12:37:00Z"/>
                <w:rFonts w:asciiTheme="minorHAnsi" w:eastAsiaTheme="minorHAnsi" w:hAnsiTheme="minorHAnsi" w:cstheme="minorBidi"/>
                <w:sz w:val="22"/>
                <w:szCs w:val="22"/>
                <w:rPrChange w:id="9387" w:author="Nick.Tolimieri [2]" w:date="2022-09-09T12:38:00Z">
                  <w:rPr>
                    <w:ins w:id="9388" w:author="Nick.Tolimieri [2]" w:date="2022-09-09T12:38:00Z"/>
                    <w:del w:id="9389" w:author="Nick.Tolimieri" w:date="2022-09-13T12:37:00Z"/>
                    <w:rFonts w:ascii="Calibri" w:hAnsi="Calibri" w:cs="Calibri"/>
                    <w:color w:val="000000"/>
                    <w:sz w:val="22"/>
                    <w:szCs w:val="22"/>
                  </w:rPr>
                </w:rPrChange>
              </w:rPr>
              <w:pPrChange w:id="9390" w:author="Nick.Tolimieri [2]" w:date="2022-09-09T12:38:00Z">
                <w:pPr>
                  <w:jc w:val="right"/>
                </w:pPr>
              </w:pPrChange>
            </w:pPr>
            <w:ins w:id="9391" w:author="Nick.Tolimieri [2]" w:date="2022-09-09T12:38:00Z">
              <w:del w:id="9392" w:author="Nick.Tolimieri" w:date="2022-09-13T12:37:00Z">
                <w:r w:rsidRPr="001255CF" w:rsidDel="00207938">
                  <w:rPr>
                    <w:rFonts w:asciiTheme="minorHAnsi" w:eastAsiaTheme="minorHAnsi" w:hAnsiTheme="minorHAnsi" w:cstheme="minorBidi"/>
                    <w:sz w:val="22"/>
                    <w:szCs w:val="22"/>
                    <w:rPrChange w:id="9393" w:author="Nick.Tolimieri [2]" w:date="2022-09-09T12:38:00Z">
                      <w:rPr>
                        <w:rFonts w:ascii="Calibri" w:hAnsi="Calibri" w:cs="Calibri"/>
                        <w:color w:val="000000"/>
                        <w:sz w:val="22"/>
                        <w:szCs w:val="22"/>
                      </w:rPr>
                    </w:rPrChange>
                  </w:rPr>
                  <w:delText>5</w:delText>
                </w:r>
              </w:del>
            </w:ins>
          </w:p>
        </w:tc>
        <w:tc>
          <w:tcPr>
            <w:tcW w:w="960" w:type="dxa"/>
            <w:noWrap/>
            <w:hideMark/>
            <w:tcPrChange w:id="93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95" w:author="Nick.Tolimieri [2]" w:date="2022-09-09T12:38:00Z"/>
                <w:del w:id="9396" w:author="Nick.Tolimieri" w:date="2022-09-13T12:37:00Z"/>
                <w:rFonts w:asciiTheme="minorHAnsi" w:eastAsiaTheme="minorHAnsi" w:hAnsiTheme="minorHAnsi" w:cstheme="minorBidi"/>
                <w:sz w:val="22"/>
                <w:szCs w:val="22"/>
                <w:rPrChange w:id="9397" w:author="Nick.Tolimieri [2]" w:date="2022-09-09T12:38:00Z">
                  <w:rPr>
                    <w:ins w:id="9398" w:author="Nick.Tolimieri [2]" w:date="2022-09-09T12:38:00Z"/>
                    <w:del w:id="9399" w:author="Nick.Tolimieri" w:date="2022-09-13T12:37:00Z"/>
                    <w:rFonts w:ascii="Calibri" w:hAnsi="Calibri" w:cs="Calibri"/>
                    <w:color w:val="000000"/>
                    <w:sz w:val="22"/>
                    <w:szCs w:val="22"/>
                  </w:rPr>
                </w:rPrChange>
              </w:rPr>
              <w:pPrChange w:id="9400" w:author="Nick.Tolimieri [2]" w:date="2022-09-09T12:38:00Z">
                <w:pPr>
                  <w:jc w:val="right"/>
                </w:pPr>
              </w:pPrChange>
            </w:pPr>
            <w:ins w:id="9401" w:author="Nick.Tolimieri [2]" w:date="2022-09-09T12:38:00Z">
              <w:del w:id="9402" w:author="Nick.Tolimieri" w:date="2022-09-13T12:37:00Z">
                <w:r w:rsidRPr="001255CF" w:rsidDel="00207938">
                  <w:rPr>
                    <w:rFonts w:asciiTheme="minorHAnsi" w:eastAsiaTheme="minorHAnsi" w:hAnsiTheme="minorHAnsi" w:cstheme="minorBidi"/>
                    <w:sz w:val="22"/>
                    <w:szCs w:val="22"/>
                    <w:rPrChange w:id="9403" w:author="Nick.Tolimieri [2]" w:date="2022-09-09T12:38:00Z">
                      <w:rPr>
                        <w:rFonts w:ascii="Calibri" w:hAnsi="Calibri" w:cs="Calibri"/>
                        <w:color w:val="000000"/>
                        <w:sz w:val="22"/>
                        <w:szCs w:val="22"/>
                      </w:rPr>
                    </w:rPrChange>
                  </w:rPr>
                  <w:delText>135</w:delText>
                </w:r>
              </w:del>
            </w:ins>
          </w:p>
        </w:tc>
        <w:tc>
          <w:tcPr>
            <w:tcW w:w="960" w:type="dxa"/>
            <w:noWrap/>
            <w:hideMark/>
            <w:tcPrChange w:id="94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05" w:author="Nick.Tolimieri [2]" w:date="2022-09-09T12:38:00Z"/>
                <w:del w:id="9406" w:author="Nick.Tolimieri" w:date="2022-09-13T12:37:00Z"/>
                <w:rFonts w:asciiTheme="minorHAnsi" w:eastAsiaTheme="minorHAnsi" w:hAnsiTheme="minorHAnsi" w:cstheme="minorBidi"/>
                <w:sz w:val="22"/>
                <w:szCs w:val="22"/>
                <w:rPrChange w:id="9407" w:author="Nick.Tolimieri [2]" w:date="2022-09-09T12:38:00Z">
                  <w:rPr>
                    <w:ins w:id="9408" w:author="Nick.Tolimieri [2]" w:date="2022-09-09T12:38:00Z"/>
                    <w:del w:id="9409" w:author="Nick.Tolimieri" w:date="2022-09-13T12:37:00Z"/>
                    <w:rFonts w:ascii="Calibri" w:hAnsi="Calibri" w:cs="Calibri"/>
                    <w:color w:val="000000"/>
                    <w:sz w:val="22"/>
                    <w:szCs w:val="22"/>
                  </w:rPr>
                </w:rPrChange>
              </w:rPr>
              <w:pPrChange w:id="9410" w:author="Nick.Tolimieri [2]" w:date="2022-09-09T12:38:00Z">
                <w:pPr>
                  <w:jc w:val="right"/>
                </w:pPr>
              </w:pPrChange>
            </w:pPr>
            <w:ins w:id="9411" w:author="Nick.Tolimieri [2]" w:date="2022-09-09T12:38:00Z">
              <w:del w:id="9412" w:author="Nick.Tolimieri" w:date="2022-09-13T12:37:00Z">
                <w:r w:rsidRPr="001255CF" w:rsidDel="00207938">
                  <w:rPr>
                    <w:rFonts w:asciiTheme="minorHAnsi" w:eastAsiaTheme="minorHAnsi" w:hAnsiTheme="minorHAnsi" w:cstheme="minorBidi"/>
                    <w:sz w:val="22"/>
                    <w:szCs w:val="22"/>
                    <w:rPrChange w:id="9413" w:author="Nick.Tolimieri [2]" w:date="2022-09-09T12:38:00Z">
                      <w:rPr>
                        <w:rFonts w:ascii="Calibri" w:hAnsi="Calibri" w:cs="Calibri"/>
                        <w:color w:val="000000"/>
                        <w:sz w:val="22"/>
                        <w:szCs w:val="22"/>
                      </w:rPr>
                    </w:rPrChange>
                  </w:rPr>
                  <w:delText>7</w:delText>
                </w:r>
              </w:del>
            </w:ins>
          </w:p>
        </w:tc>
        <w:tc>
          <w:tcPr>
            <w:tcW w:w="960" w:type="dxa"/>
            <w:noWrap/>
            <w:hideMark/>
            <w:tcPrChange w:id="94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15" w:author="Nick.Tolimieri [2]" w:date="2022-09-09T12:38:00Z"/>
                <w:del w:id="9416" w:author="Nick.Tolimieri" w:date="2022-09-13T12:37:00Z"/>
                <w:rFonts w:asciiTheme="minorHAnsi" w:eastAsiaTheme="minorHAnsi" w:hAnsiTheme="minorHAnsi" w:cstheme="minorBidi"/>
                <w:sz w:val="22"/>
                <w:szCs w:val="22"/>
                <w:rPrChange w:id="9417" w:author="Nick.Tolimieri [2]" w:date="2022-09-09T12:38:00Z">
                  <w:rPr>
                    <w:ins w:id="9418" w:author="Nick.Tolimieri [2]" w:date="2022-09-09T12:38:00Z"/>
                    <w:del w:id="9419" w:author="Nick.Tolimieri" w:date="2022-09-13T12:37:00Z"/>
                    <w:rFonts w:ascii="Calibri" w:hAnsi="Calibri" w:cs="Calibri"/>
                    <w:color w:val="000000"/>
                    <w:sz w:val="22"/>
                    <w:szCs w:val="22"/>
                  </w:rPr>
                </w:rPrChange>
              </w:rPr>
              <w:pPrChange w:id="9420" w:author="Nick.Tolimieri [2]" w:date="2022-09-09T12:38:00Z">
                <w:pPr>
                  <w:jc w:val="right"/>
                </w:pPr>
              </w:pPrChange>
            </w:pPr>
            <w:ins w:id="9421" w:author="Nick.Tolimieri [2]" w:date="2022-09-09T12:38:00Z">
              <w:del w:id="9422" w:author="Nick.Tolimieri" w:date="2022-09-13T12:37:00Z">
                <w:r w:rsidRPr="001255CF" w:rsidDel="00207938">
                  <w:rPr>
                    <w:rFonts w:asciiTheme="minorHAnsi" w:eastAsiaTheme="minorHAnsi" w:hAnsiTheme="minorHAnsi" w:cstheme="minorBidi"/>
                    <w:sz w:val="22"/>
                    <w:szCs w:val="22"/>
                    <w:rPrChange w:id="9423" w:author="Nick.Tolimieri [2]" w:date="2022-09-09T12:38:00Z">
                      <w:rPr>
                        <w:rFonts w:ascii="Calibri" w:hAnsi="Calibri" w:cs="Calibri"/>
                        <w:color w:val="000000"/>
                        <w:sz w:val="22"/>
                        <w:szCs w:val="22"/>
                      </w:rPr>
                    </w:rPrChange>
                  </w:rPr>
                  <w:delText>40</w:delText>
                </w:r>
              </w:del>
            </w:ins>
          </w:p>
        </w:tc>
        <w:tc>
          <w:tcPr>
            <w:tcW w:w="960" w:type="dxa"/>
            <w:noWrap/>
            <w:hideMark/>
            <w:tcPrChange w:id="94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25" w:author="Nick.Tolimieri [2]" w:date="2022-09-09T12:38:00Z"/>
                <w:del w:id="9426" w:author="Nick.Tolimieri" w:date="2022-09-13T12:37:00Z"/>
                <w:rFonts w:asciiTheme="minorHAnsi" w:eastAsiaTheme="minorHAnsi" w:hAnsiTheme="minorHAnsi" w:cstheme="minorBidi"/>
                <w:sz w:val="22"/>
                <w:szCs w:val="22"/>
                <w:rPrChange w:id="9427" w:author="Nick.Tolimieri [2]" w:date="2022-09-09T12:38:00Z">
                  <w:rPr>
                    <w:ins w:id="9428" w:author="Nick.Tolimieri [2]" w:date="2022-09-09T12:38:00Z"/>
                    <w:del w:id="9429" w:author="Nick.Tolimieri" w:date="2022-09-13T12:37:00Z"/>
                    <w:rFonts w:ascii="Calibri" w:hAnsi="Calibri" w:cs="Calibri"/>
                    <w:color w:val="000000"/>
                    <w:sz w:val="22"/>
                    <w:szCs w:val="22"/>
                  </w:rPr>
                </w:rPrChange>
              </w:rPr>
              <w:pPrChange w:id="9430" w:author="Nick.Tolimieri [2]" w:date="2022-09-09T12:38:00Z">
                <w:pPr>
                  <w:jc w:val="right"/>
                </w:pPr>
              </w:pPrChange>
            </w:pPr>
            <w:ins w:id="9431" w:author="Nick.Tolimieri [2]" w:date="2022-09-09T12:38:00Z">
              <w:del w:id="9432" w:author="Nick.Tolimieri" w:date="2022-09-13T12:37:00Z">
                <w:r w:rsidRPr="001255CF" w:rsidDel="00207938">
                  <w:rPr>
                    <w:rFonts w:asciiTheme="minorHAnsi" w:eastAsiaTheme="minorHAnsi" w:hAnsiTheme="minorHAnsi" w:cstheme="minorBidi"/>
                    <w:sz w:val="22"/>
                    <w:szCs w:val="22"/>
                    <w:rPrChange w:id="9433" w:author="Nick.Tolimieri [2]" w:date="2022-09-09T12:38:00Z">
                      <w:rPr>
                        <w:rFonts w:ascii="Calibri" w:hAnsi="Calibri" w:cs="Calibri"/>
                        <w:color w:val="000000"/>
                        <w:sz w:val="22"/>
                        <w:szCs w:val="22"/>
                      </w:rPr>
                    </w:rPrChange>
                  </w:rPr>
                  <w:delText>1.98</w:delText>
                </w:r>
              </w:del>
            </w:ins>
          </w:p>
        </w:tc>
        <w:tc>
          <w:tcPr>
            <w:tcW w:w="960" w:type="dxa"/>
            <w:noWrap/>
            <w:hideMark/>
            <w:tcPrChange w:id="94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35" w:author="Nick.Tolimieri [2]" w:date="2022-09-09T12:38:00Z"/>
                <w:del w:id="9436" w:author="Nick.Tolimieri" w:date="2022-09-13T12:37:00Z"/>
                <w:rFonts w:asciiTheme="minorHAnsi" w:eastAsiaTheme="minorHAnsi" w:hAnsiTheme="minorHAnsi" w:cstheme="minorBidi"/>
                <w:sz w:val="22"/>
                <w:szCs w:val="22"/>
                <w:rPrChange w:id="9437" w:author="Nick.Tolimieri [2]" w:date="2022-09-09T12:38:00Z">
                  <w:rPr>
                    <w:ins w:id="9438" w:author="Nick.Tolimieri [2]" w:date="2022-09-09T12:38:00Z"/>
                    <w:del w:id="9439" w:author="Nick.Tolimieri" w:date="2022-09-13T12:37:00Z"/>
                    <w:rFonts w:ascii="Calibri" w:hAnsi="Calibri" w:cs="Calibri"/>
                    <w:color w:val="000000"/>
                    <w:sz w:val="22"/>
                    <w:szCs w:val="22"/>
                  </w:rPr>
                </w:rPrChange>
              </w:rPr>
              <w:pPrChange w:id="9440" w:author="Nick.Tolimieri [2]" w:date="2022-09-09T12:38:00Z">
                <w:pPr>
                  <w:jc w:val="right"/>
                </w:pPr>
              </w:pPrChange>
            </w:pPr>
            <w:ins w:id="9441" w:author="Nick.Tolimieri [2]" w:date="2022-09-09T12:38:00Z">
              <w:del w:id="9442" w:author="Nick.Tolimieri" w:date="2022-09-13T12:37:00Z">
                <w:r w:rsidRPr="001255CF" w:rsidDel="00207938">
                  <w:rPr>
                    <w:rFonts w:asciiTheme="minorHAnsi" w:eastAsiaTheme="minorHAnsi" w:hAnsiTheme="minorHAnsi" w:cstheme="minorBidi"/>
                    <w:sz w:val="22"/>
                    <w:szCs w:val="22"/>
                    <w:rPrChange w:id="9443" w:author="Nick.Tolimieri [2]" w:date="2022-09-09T12:38:00Z">
                      <w:rPr>
                        <w:rFonts w:ascii="Calibri" w:hAnsi="Calibri" w:cs="Calibri"/>
                        <w:color w:val="000000"/>
                        <w:sz w:val="22"/>
                        <w:szCs w:val="22"/>
                      </w:rPr>
                    </w:rPrChange>
                  </w:rPr>
                  <w:delText>0.39</w:delText>
                </w:r>
              </w:del>
            </w:ins>
          </w:p>
        </w:tc>
      </w:tr>
      <w:tr w:rsidR="001255CF" w:rsidRPr="001255CF" w:rsidDel="00207938" w:rsidTr="001255CF">
        <w:trPr>
          <w:divId w:val="1429738465"/>
          <w:trHeight w:val="300"/>
          <w:ins w:id="9444" w:author="Nick.Tolimieri [2]" w:date="2022-09-09T12:38:00Z"/>
          <w:del w:id="9445" w:author="Nick.Tolimieri" w:date="2022-09-13T12:37:00Z"/>
          <w:trPrChange w:id="9446" w:author="Nick.Tolimieri [2]" w:date="2022-09-09T12:38:00Z">
            <w:trPr>
              <w:divId w:val="1429738465"/>
              <w:trHeight w:val="300"/>
            </w:trPr>
          </w:trPrChange>
        </w:trPr>
        <w:tc>
          <w:tcPr>
            <w:tcW w:w="960" w:type="dxa"/>
            <w:noWrap/>
            <w:hideMark/>
            <w:tcPrChange w:id="94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48" w:author="Nick.Tolimieri [2]" w:date="2022-09-09T12:38:00Z"/>
                <w:del w:id="9449" w:author="Nick.Tolimieri" w:date="2022-09-13T12:37:00Z"/>
                <w:rFonts w:asciiTheme="minorHAnsi" w:eastAsiaTheme="minorHAnsi" w:hAnsiTheme="minorHAnsi" w:cstheme="minorBidi"/>
                <w:sz w:val="22"/>
                <w:szCs w:val="22"/>
                <w:rPrChange w:id="9450" w:author="Nick.Tolimieri [2]" w:date="2022-09-09T12:38:00Z">
                  <w:rPr>
                    <w:ins w:id="9451" w:author="Nick.Tolimieri [2]" w:date="2022-09-09T12:38:00Z"/>
                    <w:del w:id="9452" w:author="Nick.Tolimieri" w:date="2022-09-13T12:37:00Z"/>
                    <w:rFonts w:ascii="Calibri" w:hAnsi="Calibri" w:cs="Calibri"/>
                    <w:color w:val="000000"/>
                    <w:sz w:val="22"/>
                    <w:szCs w:val="22"/>
                  </w:rPr>
                </w:rPrChange>
              </w:rPr>
              <w:pPrChange w:id="9453" w:author="Nick.Tolimieri [2]" w:date="2022-09-09T12:38:00Z">
                <w:pPr/>
              </w:pPrChange>
            </w:pPr>
            <w:ins w:id="9454" w:author="Nick.Tolimieri [2]" w:date="2022-09-09T12:38:00Z">
              <w:del w:id="9455" w:author="Nick.Tolimieri" w:date="2022-09-13T12:37:00Z">
                <w:r w:rsidRPr="001255CF" w:rsidDel="00207938">
                  <w:rPr>
                    <w:rFonts w:asciiTheme="minorHAnsi" w:eastAsiaTheme="minorHAnsi" w:hAnsiTheme="minorHAnsi" w:cstheme="minorBidi"/>
                    <w:sz w:val="22"/>
                    <w:szCs w:val="22"/>
                    <w:rPrChange w:id="9456"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4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58" w:author="Nick.Tolimieri [2]" w:date="2022-09-09T12:38:00Z"/>
                <w:del w:id="9459" w:author="Nick.Tolimieri" w:date="2022-09-13T12:37:00Z"/>
                <w:rFonts w:asciiTheme="minorHAnsi" w:eastAsiaTheme="minorHAnsi" w:hAnsiTheme="minorHAnsi" w:cstheme="minorBidi"/>
                <w:sz w:val="22"/>
                <w:szCs w:val="22"/>
                <w:rPrChange w:id="9460" w:author="Nick.Tolimieri [2]" w:date="2022-09-09T12:38:00Z">
                  <w:rPr>
                    <w:ins w:id="9461" w:author="Nick.Tolimieri [2]" w:date="2022-09-09T12:38:00Z"/>
                    <w:del w:id="9462" w:author="Nick.Tolimieri" w:date="2022-09-13T12:37:00Z"/>
                    <w:rFonts w:ascii="Calibri" w:hAnsi="Calibri" w:cs="Calibri"/>
                    <w:color w:val="000000"/>
                    <w:sz w:val="22"/>
                    <w:szCs w:val="22"/>
                  </w:rPr>
                </w:rPrChange>
              </w:rPr>
              <w:pPrChange w:id="9463" w:author="Nick.Tolimieri [2]" w:date="2022-09-09T12:38:00Z">
                <w:pPr>
                  <w:jc w:val="right"/>
                </w:pPr>
              </w:pPrChange>
            </w:pPr>
            <w:ins w:id="9464" w:author="Nick.Tolimieri [2]" w:date="2022-09-09T12:38:00Z">
              <w:del w:id="9465" w:author="Nick.Tolimieri" w:date="2022-09-13T12:37:00Z">
                <w:r w:rsidRPr="001255CF" w:rsidDel="00207938">
                  <w:rPr>
                    <w:rFonts w:asciiTheme="minorHAnsi" w:eastAsiaTheme="minorHAnsi" w:hAnsiTheme="minorHAnsi" w:cstheme="minorBidi"/>
                    <w:sz w:val="22"/>
                    <w:szCs w:val="22"/>
                    <w:rPrChange w:id="9466" w:author="Nick.Tolimieri [2]" w:date="2022-09-09T12:38:00Z">
                      <w:rPr>
                        <w:rFonts w:ascii="Calibri" w:hAnsi="Calibri" w:cs="Calibri"/>
                        <w:color w:val="000000"/>
                        <w:sz w:val="22"/>
                        <w:szCs w:val="22"/>
                      </w:rPr>
                    </w:rPrChange>
                  </w:rPr>
                  <w:delText>1999</w:delText>
                </w:r>
              </w:del>
            </w:ins>
          </w:p>
        </w:tc>
        <w:tc>
          <w:tcPr>
            <w:tcW w:w="960" w:type="dxa"/>
            <w:noWrap/>
            <w:hideMark/>
            <w:tcPrChange w:id="94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68" w:author="Nick.Tolimieri [2]" w:date="2022-09-09T12:38:00Z"/>
                <w:del w:id="9469" w:author="Nick.Tolimieri" w:date="2022-09-13T12:37:00Z"/>
                <w:rFonts w:asciiTheme="minorHAnsi" w:eastAsiaTheme="minorHAnsi" w:hAnsiTheme="minorHAnsi" w:cstheme="minorBidi"/>
                <w:sz w:val="22"/>
                <w:szCs w:val="22"/>
                <w:rPrChange w:id="9470" w:author="Nick.Tolimieri [2]" w:date="2022-09-09T12:38:00Z">
                  <w:rPr>
                    <w:ins w:id="9471" w:author="Nick.Tolimieri [2]" w:date="2022-09-09T12:38:00Z"/>
                    <w:del w:id="9472" w:author="Nick.Tolimieri" w:date="2022-09-13T12:37:00Z"/>
                    <w:rFonts w:ascii="Calibri" w:hAnsi="Calibri" w:cs="Calibri"/>
                    <w:color w:val="000000"/>
                    <w:sz w:val="22"/>
                    <w:szCs w:val="22"/>
                  </w:rPr>
                </w:rPrChange>
              </w:rPr>
              <w:pPrChange w:id="9473" w:author="Nick.Tolimieri [2]" w:date="2022-09-09T12:38:00Z">
                <w:pPr>
                  <w:jc w:val="right"/>
                </w:pPr>
              </w:pPrChange>
            </w:pPr>
            <w:ins w:id="9474" w:author="Nick.Tolimieri [2]" w:date="2022-09-09T12:38:00Z">
              <w:del w:id="9475" w:author="Nick.Tolimieri" w:date="2022-09-13T12:37:00Z">
                <w:r w:rsidRPr="001255CF" w:rsidDel="00207938">
                  <w:rPr>
                    <w:rFonts w:asciiTheme="minorHAnsi" w:eastAsiaTheme="minorHAnsi" w:hAnsiTheme="minorHAnsi" w:cstheme="minorBidi"/>
                    <w:sz w:val="22"/>
                    <w:szCs w:val="22"/>
                    <w:rPrChange w:id="9476" w:author="Nick.Tolimieri [2]" w:date="2022-09-09T12:38:00Z">
                      <w:rPr>
                        <w:rFonts w:ascii="Calibri" w:hAnsi="Calibri" w:cs="Calibri"/>
                        <w:color w:val="000000"/>
                        <w:sz w:val="22"/>
                        <w:szCs w:val="22"/>
                      </w:rPr>
                    </w:rPrChange>
                  </w:rPr>
                  <w:delText>0</w:delText>
                </w:r>
              </w:del>
            </w:ins>
          </w:p>
        </w:tc>
        <w:tc>
          <w:tcPr>
            <w:tcW w:w="960" w:type="dxa"/>
            <w:noWrap/>
            <w:hideMark/>
            <w:tcPrChange w:id="94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78" w:author="Nick.Tolimieri [2]" w:date="2022-09-09T12:38:00Z"/>
                <w:del w:id="9479" w:author="Nick.Tolimieri" w:date="2022-09-13T12:37:00Z"/>
                <w:rFonts w:asciiTheme="minorHAnsi" w:eastAsiaTheme="minorHAnsi" w:hAnsiTheme="minorHAnsi" w:cstheme="minorBidi"/>
                <w:sz w:val="22"/>
                <w:szCs w:val="22"/>
                <w:rPrChange w:id="9480" w:author="Nick.Tolimieri [2]" w:date="2022-09-09T12:38:00Z">
                  <w:rPr>
                    <w:ins w:id="9481" w:author="Nick.Tolimieri [2]" w:date="2022-09-09T12:38:00Z"/>
                    <w:del w:id="9482" w:author="Nick.Tolimieri" w:date="2022-09-13T12:37:00Z"/>
                    <w:rFonts w:ascii="Calibri" w:hAnsi="Calibri" w:cs="Calibri"/>
                    <w:color w:val="000000"/>
                    <w:sz w:val="22"/>
                    <w:szCs w:val="22"/>
                  </w:rPr>
                </w:rPrChange>
              </w:rPr>
              <w:pPrChange w:id="9483" w:author="Nick.Tolimieri [2]" w:date="2022-09-09T12:38:00Z">
                <w:pPr>
                  <w:jc w:val="right"/>
                </w:pPr>
              </w:pPrChange>
            </w:pPr>
            <w:ins w:id="9484" w:author="Nick.Tolimieri [2]" w:date="2022-09-09T12:38:00Z">
              <w:del w:id="9485" w:author="Nick.Tolimieri" w:date="2022-09-13T12:37:00Z">
                <w:r w:rsidRPr="001255CF" w:rsidDel="00207938">
                  <w:rPr>
                    <w:rFonts w:asciiTheme="minorHAnsi" w:eastAsiaTheme="minorHAnsi" w:hAnsiTheme="minorHAnsi" w:cstheme="minorBidi"/>
                    <w:sz w:val="22"/>
                    <w:szCs w:val="22"/>
                    <w:rPrChange w:id="9486" w:author="Nick.Tolimieri [2]" w:date="2022-09-09T12:38:00Z">
                      <w:rPr>
                        <w:rFonts w:ascii="Calibri" w:hAnsi="Calibri" w:cs="Calibri"/>
                        <w:color w:val="000000"/>
                        <w:sz w:val="22"/>
                        <w:szCs w:val="22"/>
                      </w:rPr>
                    </w:rPrChange>
                  </w:rPr>
                  <w:delText>0</w:delText>
                </w:r>
              </w:del>
            </w:ins>
          </w:p>
        </w:tc>
        <w:tc>
          <w:tcPr>
            <w:tcW w:w="960" w:type="dxa"/>
            <w:noWrap/>
            <w:hideMark/>
            <w:tcPrChange w:id="94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88" w:author="Nick.Tolimieri [2]" w:date="2022-09-09T12:38:00Z"/>
                <w:del w:id="9489" w:author="Nick.Tolimieri" w:date="2022-09-13T12:37:00Z"/>
                <w:rFonts w:asciiTheme="minorHAnsi" w:eastAsiaTheme="minorHAnsi" w:hAnsiTheme="minorHAnsi" w:cstheme="minorBidi"/>
                <w:sz w:val="22"/>
                <w:szCs w:val="22"/>
                <w:rPrChange w:id="9490" w:author="Nick.Tolimieri [2]" w:date="2022-09-09T12:38:00Z">
                  <w:rPr>
                    <w:ins w:id="9491" w:author="Nick.Tolimieri [2]" w:date="2022-09-09T12:38:00Z"/>
                    <w:del w:id="9492" w:author="Nick.Tolimieri" w:date="2022-09-13T12:37:00Z"/>
                    <w:rFonts w:ascii="Calibri" w:hAnsi="Calibri" w:cs="Calibri"/>
                    <w:color w:val="000000"/>
                    <w:sz w:val="22"/>
                    <w:szCs w:val="22"/>
                  </w:rPr>
                </w:rPrChange>
              </w:rPr>
              <w:pPrChange w:id="9493" w:author="Nick.Tolimieri [2]" w:date="2022-09-09T12:38:00Z">
                <w:pPr>
                  <w:jc w:val="right"/>
                </w:pPr>
              </w:pPrChange>
            </w:pPr>
            <w:ins w:id="9494" w:author="Nick.Tolimieri [2]" w:date="2022-09-09T12:38:00Z">
              <w:del w:id="9495" w:author="Nick.Tolimieri" w:date="2022-09-13T12:37:00Z">
                <w:r w:rsidRPr="001255CF" w:rsidDel="00207938">
                  <w:rPr>
                    <w:rFonts w:asciiTheme="minorHAnsi" w:eastAsiaTheme="minorHAnsi" w:hAnsiTheme="minorHAnsi" w:cstheme="minorBidi"/>
                    <w:sz w:val="22"/>
                    <w:szCs w:val="22"/>
                    <w:rPrChange w:id="9496" w:author="Nick.Tolimieri [2]" w:date="2022-09-09T12:38:00Z">
                      <w:rPr>
                        <w:rFonts w:ascii="Calibri" w:hAnsi="Calibri" w:cs="Calibri"/>
                        <w:color w:val="000000"/>
                        <w:sz w:val="22"/>
                        <w:szCs w:val="22"/>
                      </w:rPr>
                    </w:rPrChange>
                  </w:rPr>
                  <w:delText>0</w:delText>
                </w:r>
              </w:del>
            </w:ins>
          </w:p>
        </w:tc>
        <w:tc>
          <w:tcPr>
            <w:tcW w:w="960" w:type="dxa"/>
            <w:noWrap/>
            <w:hideMark/>
            <w:tcPrChange w:id="94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98" w:author="Nick.Tolimieri [2]" w:date="2022-09-09T12:38:00Z"/>
                <w:del w:id="9499" w:author="Nick.Tolimieri" w:date="2022-09-13T12:37:00Z"/>
                <w:rFonts w:asciiTheme="minorHAnsi" w:eastAsiaTheme="minorHAnsi" w:hAnsiTheme="minorHAnsi" w:cstheme="minorBidi"/>
                <w:sz w:val="22"/>
                <w:szCs w:val="22"/>
                <w:rPrChange w:id="9500" w:author="Nick.Tolimieri [2]" w:date="2022-09-09T12:38:00Z">
                  <w:rPr>
                    <w:ins w:id="9501" w:author="Nick.Tolimieri [2]" w:date="2022-09-09T12:38:00Z"/>
                    <w:del w:id="9502" w:author="Nick.Tolimieri" w:date="2022-09-13T12:37:00Z"/>
                    <w:rFonts w:ascii="Calibri" w:hAnsi="Calibri" w:cs="Calibri"/>
                    <w:color w:val="000000"/>
                    <w:sz w:val="22"/>
                    <w:szCs w:val="22"/>
                  </w:rPr>
                </w:rPrChange>
              </w:rPr>
              <w:pPrChange w:id="9503" w:author="Nick.Tolimieri [2]" w:date="2022-09-09T12:38:00Z">
                <w:pPr>
                  <w:jc w:val="right"/>
                </w:pPr>
              </w:pPrChange>
            </w:pPr>
            <w:ins w:id="9504" w:author="Nick.Tolimieri [2]" w:date="2022-09-09T12:38:00Z">
              <w:del w:id="9505" w:author="Nick.Tolimieri" w:date="2022-09-13T12:37:00Z">
                <w:r w:rsidRPr="001255CF" w:rsidDel="00207938">
                  <w:rPr>
                    <w:rFonts w:asciiTheme="minorHAnsi" w:eastAsiaTheme="minorHAnsi" w:hAnsiTheme="minorHAnsi" w:cstheme="minorBidi"/>
                    <w:sz w:val="22"/>
                    <w:szCs w:val="22"/>
                    <w:rPrChange w:id="9506" w:author="Nick.Tolimieri [2]" w:date="2022-09-09T12:38:00Z">
                      <w:rPr>
                        <w:rFonts w:ascii="Calibri" w:hAnsi="Calibri" w:cs="Calibri"/>
                        <w:color w:val="000000"/>
                        <w:sz w:val="22"/>
                        <w:szCs w:val="22"/>
                      </w:rPr>
                    </w:rPrChange>
                  </w:rPr>
                  <w:delText>0</w:delText>
                </w:r>
              </w:del>
            </w:ins>
          </w:p>
        </w:tc>
        <w:tc>
          <w:tcPr>
            <w:tcW w:w="960" w:type="dxa"/>
            <w:noWrap/>
            <w:hideMark/>
            <w:tcPrChange w:id="95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08" w:author="Nick.Tolimieri [2]" w:date="2022-09-09T12:38:00Z"/>
                <w:del w:id="9509" w:author="Nick.Tolimieri" w:date="2022-09-13T12:37:00Z"/>
                <w:rFonts w:asciiTheme="minorHAnsi" w:eastAsiaTheme="minorHAnsi" w:hAnsiTheme="minorHAnsi" w:cstheme="minorBidi"/>
                <w:sz w:val="22"/>
                <w:szCs w:val="22"/>
                <w:rPrChange w:id="9510" w:author="Nick.Tolimieri [2]" w:date="2022-09-09T12:38:00Z">
                  <w:rPr>
                    <w:ins w:id="9511" w:author="Nick.Tolimieri [2]" w:date="2022-09-09T12:38:00Z"/>
                    <w:del w:id="9512" w:author="Nick.Tolimieri" w:date="2022-09-13T12:37:00Z"/>
                    <w:rFonts w:ascii="Calibri" w:hAnsi="Calibri" w:cs="Calibri"/>
                    <w:color w:val="000000"/>
                    <w:sz w:val="22"/>
                    <w:szCs w:val="22"/>
                  </w:rPr>
                </w:rPrChange>
              </w:rPr>
              <w:pPrChange w:id="9513" w:author="Nick.Tolimieri [2]" w:date="2022-09-09T12:38:00Z">
                <w:pPr/>
              </w:pPrChange>
            </w:pPr>
            <w:ins w:id="9514" w:author="Nick.Tolimieri [2]" w:date="2022-09-09T12:38:00Z">
              <w:del w:id="9515" w:author="Nick.Tolimieri" w:date="2022-09-13T12:37:00Z">
                <w:r w:rsidRPr="001255CF" w:rsidDel="00207938">
                  <w:rPr>
                    <w:rFonts w:asciiTheme="minorHAnsi" w:eastAsiaTheme="minorHAnsi" w:hAnsiTheme="minorHAnsi" w:cstheme="minorBidi"/>
                    <w:sz w:val="22"/>
                    <w:szCs w:val="22"/>
                    <w:rPrChange w:id="9516" w:author="Nick.Tolimieri [2]" w:date="2022-09-09T12:38:00Z">
                      <w:rPr>
                        <w:rFonts w:ascii="Calibri" w:hAnsi="Calibri" w:cs="Calibri"/>
                        <w:color w:val="000000"/>
                        <w:sz w:val="22"/>
                        <w:szCs w:val="22"/>
                      </w:rPr>
                    </w:rPrChange>
                  </w:rPr>
                  <w:delText>NA</w:delText>
                </w:r>
              </w:del>
            </w:ins>
          </w:p>
        </w:tc>
        <w:tc>
          <w:tcPr>
            <w:tcW w:w="960" w:type="dxa"/>
            <w:noWrap/>
            <w:hideMark/>
            <w:tcPrChange w:id="95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18" w:author="Nick.Tolimieri [2]" w:date="2022-09-09T12:38:00Z"/>
                <w:del w:id="9519" w:author="Nick.Tolimieri" w:date="2022-09-13T12:37:00Z"/>
                <w:rFonts w:asciiTheme="minorHAnsi" w:eastAsiaTheme="minorHAnsi" w:hAnsiTheme="minorHAnsi" w:cstheme="minorBidi"/>
                <w:sz w:val="22"/>
                <w:szCs w:val="22"/>
                <w:rPrChange w:id="9520" w:author="Nick.Tolimieri [2]" w:date="2022-09-09T12:38:00Z">
                  <w:rPr>
                    <w:ins w:id="9521" w:author="Nick.Tolimieri [2]" w:date="2022-09-09T12:38:00Z"/>
                    <w:del w:id="9522" w:author="Nick.Tolimieri" w:date="2022-09-13T12:37:00Z"/>
                    <w:rFonts w:ascii="Calibri" w:hAnsi="Calibri" w:cs="Calibri"/>
                    <w:color w:val="000000"/>
                    <w:sz w:val="22"/>
                    <w:szCs w:val="22"/>
                  </w:rPr>
                </w:rPrChange>
              </w:rPr>
              <w:pPrChange w:id="9523" w:author="Nick.Tolimieri [2]" w:date="2022-09-09T12:38:00Z">
                <w:pPr/>
              </w:pPrChange>
            </w:pPr>
            <w:ins w:id="9524" w:author="Nick.Tolimieri [2]" w:date="2022-09-09T12:38:00Z">
              <w:del w:id="9525" w:author="Nick.Tolimieri" w:date="2022-09-13T12:37:00Z">
                <w:r w:rsidRPr="001255CF" w:rsidDel="00207938">
                  <w:rPr>
                    <w:rFonts w:asciiTheme="minorHAnsi" w:eastAsiaTheme="minorHAnsi" w:hAnsiTheme="minorHAnsi" w:cstheme="minorBidi"/>
                    <w:sz w:val="22"/>
                    <w:szCs w:val="22"/>
                    <w:rPrChange w:id="9526" w:author="Nick.Tolimieri [2]" w:date="2022-09-09T12:38:00Z">
                      <w:rPr>
                        <w:rFonts w:ascii="Calibri" w:hAnsi="Calibri" w:cs="Calibri"/>
                        <w:color w:val="000000"/>
                        <w:sz w:val="22"/>
                        <w:szCs w:val="22"/>
                      </w:rPr>
                    </w:rPrChange>
                  </w:rPr>
                  <w:delText>NA</w:delText>
                </w:r>
              </w:del>
            </w:ins>
          </w:p>
        </w:tc>
        <w:tc>
          <w:tcPr>
            <w:tcW w:w="960" w:type="dxa"/>
            <w:noWrap/>
            <w:hideMark/>
            <w:tcPrChange w:id="95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28" w:author="Nick.Tolimieri [2]" w:date="2022-09-09T12:38:00Z"/>
                <w:del w:id="9529" w:author="Nick.Tolimieri" w:date="2022-09-13T12:37:00Z"/>
                <w:rFonts w:asciiTheme="minorHAnsi" w:eastAsiaTheme="minorHAnsi" w:hAnsiTheme="minorHAnsi" w:cstheme="minorBidi"/>
                <w:sz w:val="22"/>
                <w:szCs w:val="22"/>
                <w:rPrChange w:id="9530" w:author="Nick.Tolimieri [2]" w:date="2022-09-09T12:38:00Z">
                  <w:rPr>
                    <w:ins w:id="9531" w:author="Nick.Tolimieri [2]" w:date="2022-09-09T12:38:00Z"/>
                    <w:del w:id="9532" w:author="Nick.Tolimieri" w:date="2022-09-13T12:37:00Z"/>
                    <w:rFonts w:ascii="Calibri" w:hAnsi="Calibri" w:cs="Calibri"/>
                    <w:color w:val="000000"/>
                    <w:sz w:val="22"/>
                    <w:szCs w:val="22"/>
                  </w:rPr>
                </w:rPrChange>
              </w:rPr>
              <w:pPrChange w:id="9533" w:author="Nick.Tolimieri [2]" w:date="2022-09-09T12:38:00Z">
                <w:pPr/>
              </w:pPrChange>
            </w:pPr>
            <w:ins w:id="9534" w:author="Nick.Tolimieri [2]" w:date="2022-09-09T12:38:00Z">
              <w:del w:id="9535" w:author="Nick.Tolimieri" w:date="2022-09-13T12:37:00Z">
                <w:r w:rsidRPr="001255CF" w:rsidDel="00207938">
                  <w:rPr>
                    <w:rFonts w:asciiTheme="minorHAnsi" w:eastAsiaTheme="minorHAnsi" w:hAnsiTheme="minorHAnsi" w:cstheme="minorBidi"/>
                    <w:sz w:val="22"/>
                    <w:szCs w:val="22"/>
                    <w:rPrChange w:id="9536" w:author="Nick.Tolimieri [2]" w:date="2022-09-09T12:38:00Z">
                      <w:rPr>
                        <w:rFonts w:ascii="Calibri" w:hAnsi="Calibri" w:cs="Calibri"/>
                        <w:color w:val="000000"/>
                        <w:sz w:val="22"/>
                        <w:szCs w:val="22"/>
                      </w:rPr>
                    </w:rPrChange>
                  </w:rPr>
                  <w:delText>NA</w:delText>
                </w:r>
              </w:del>
            </w:ins>
          </w:p>
        </w:tc>
        <w:tc>
          <w:tcPr>
            <w:tcW w:w="960" w:type="dxa"/>
            <w:noWrap/>
            <w:hideMark/>
            <w:tcPrChange w:id="95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38" w:author="Nick.Tolimieri [2]" w:date="2022-09-09T12:38:00Z"/>
                <w:del w:id="9539" w:author="Nick.Tolimieri" w:date="2022-09-13T12:37:00Z"/>
                <w:rFonts w:asciiTheme="minorHAnsi" w:eastAsiaTheme="minorHAnsi" w:hAnsiTheme="minorHAnsi" w:cstheme="minorBidi"/>
                <w:sz w:val="22"/>
                <w:szCs w:val="22"/>
                <w:rPrChange w:id="9540" w:author="Nick.Tolimieri [2]" w:date="2022-09-09T12:38:00Z">
                  <w:rPr>
                    <w:ins w:id="9541" w:author="Nick.Tolimieri [2]" w:date="2022-09-09T12:38:00Z"/>
                    <w:del w:id="9542" w:author="Nick.Tolimieri" w:date="2022-09-13T12:37:00Z"/>
                    <w:rFonts w:ascii="Calibri" w:hAnsi="Calibri" w:cs="Calibri"/>
                    <w:color w:val="000000"/>
                    <w:sz w:val="22"/>
                    <w:szCs w:val="22"/>
                  </w:rPr>
                </w:rPrChange>
              </w:rPr>
              <w:pPrChange w:id="9543" w:author="Nick.Tolimieri [2]" w:date="2022-09-09T12:38:00Z">
                <w:pPr/>
              </w:pPrChange>
            </w:pPr>
            <w:ins w:id="9544" w:author="Nick.Tolimieri [2]" w:date="2022-09-09T12:38:00Z">
              <w:del w:id="9545" w:author="Nick.Tolimieri" w:date="2022-09-13T12:37:00Z">
                <w:r w:rsidRPr="001255CF" w:rsidDel="00207938">
                  <w:rPr>
                    <w:rFonts w:asciiTheme="minorHAnsi" w:eastAsiaTheme="minorHAnsi" w:hAnsiTheme="minorHAnsi" w:cstheme="minorBidi"/>
                    <w:sz w:val="22"/>
                    <w:szCs w:val="22"/>
                    <w:rPrChange w:id="9546"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9547" w:author="Nick.Tolimieri [2]" w:date="2022-09-09T12:38:00Z"/>
          <w:del w:id="9548" w:author="Nick.Tolimieri" w:date="2022-09-13T12:37:00Z"/>
          <w:trPrChange w:id="9549" w:author="Nick.Tolimieri [2]" w:date="2022-09-09T12:38:00Z">
            <w:trPr>
              <w:divId w:val="1429738465"/>
              <w:trHeight w:val="300"/>
            </w:trPr>
          </w:trPrChange>
        </w:trPr>
        <w:tc>
          <w:tcPr>
            <w:tcW w:w="960" w:type="dxa"/>
            <w:noWrap/>
            <w:hideMark/>
            <w:tcPrChange w:id="95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51" w:author="Nick.Tolimieri [2]" w:date="2022-09-09T12:38:00Z"/>
                <w:del w:id="9552" w:author="Nick.Tolimieri" w:date="2022-09-13T12:37:00Z"/>
                <w:rFonts w:asciiTheme="minorHAnsi" w:eastAsiaTheme="minorHAnsi" w:hAnsiTheme="minorHAnsi" w:cstheme="minorBidi"/>
                <w:sz w:val="22"/>
                <w:szCs w:val="22"/>
                <w:rPrChange w:id="9553" w:author="Nick.Tolimieri [2]" w:date="2022-09-09T12:38:00Z">
                  <w:rPr>
                    <w:ins w:id="9554" w:author="Nick.Tolimieri [2]" w:date="2022-09-09T12:38:00Z"/>
                    <w:del w:id="9555" w:author="Nick.Tolimieri" w:date="2022-09-13T12:37:00Z"/>
                    <w:rFonts w:ascii="Calibri" w:hAnsi="Calibri" w:cs="Calibri"/>
                    <w:color w:val="000000"/>
                    <w:sz w:val="22"/>
                    <w:szCs w:val="22"/>
                  </w:rPr>
                </w:rPrChange>
              </w:rPr>
              <w:pPrChange w:id="9556" w:author="Nick.Tolimieri [2]" w:date="2022-09-09T12:38:00Z">
                <w:pPr/>
              </w:pPrChange>
            </w:pPr>
            <w:ins w:id="9557" w:author="Nick.Tolimieri [2]" w:date="2022-09-09T12:38:00Z">
              <w:del w:id="9558" w:author="Nick.Tolimieri" w:date="2022-09-13T12:37:00Z">
                <w:r w:rsidRPr="001255CF" w:rsidDel="00207938">
                  <w:rPr>
                    <w:rFonts w:asciiTheme="minorHAnsi" w:eastAsiaTheme="minorHAnsi" w:hAnsiTheme="minorHAnsi" w:cstheme="minorBidi"/>
                    <w:sz w:val="22"/>
                    <w:szCs w:val="22"/>
                    <w:rPrChange w:id="9559"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5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61" w:author="Nick.Tolimieri [2]" w:date="2022-09-09T12:38:00Z"/>
                <w:del w:id="9562" w:author="Nick.Tolimieri" w:date="2022-09-13T12:37:00Z"/>
                <w:rFonts w:asciiTheme="minorHAnsi" w:eastAsiaTheme="minorHAnsi" w:hAnsiTheme="minorHAnsi" w:cstheme="minorBidi"/>
                <w:sz w:val="22"/>
                <w:szCs w:val="22"/>
                <w:rPrChange w:id="9563" w:author="Nick.Tolimieri [2]" w:date="2022-09-09T12:38:00Z">
                  <w:rPr>
                    <w:ins w:id="9564" w:author="Nick.Tolimieri [2]" w:date="2022-09-09T12:38:00Z"/>
                    <w:del w:id="9565" w:author="Nick.Tolimieri" w:date="2022-09-13T12:37:00Z"/>
                    <w:rFonts w:ascii="Calibri" w:hAnsi="Calibri" w:cs="Calibri"/>
                    <w:color w:val="000000"/>
                    <w:sz w:val="22"/>
                    <w:szCs w:val="22"/>
                  </w:rPr>
                </w:rPrChange>
              </w:rPr>
              <w:pPrChange w:id="9566" w:author="Nick.Tolimieri [2]" w:date="2022-09-09T12:38:00Z">
                <w:pPr>
                  <w:jc w:val="right"/>
                </w:pPr>
              </w:pPrChange>
            </w:pPr>
            <w:ins w:id="9567" w:author="Nick.Tolimieri [2]" w:date="2022-09-09T12:38:00Z">
              <w:del w:id="9568" w:author="Nick.Tolimieri" w:date="2022-09-13T12:37:00Z">
                <w:r w:rsidRPr="001255CF" w:rsidDel="00207938">
                  <w:rPr>
                    <w:rFonts w:asciiTheme="minorHAnsi" w:eastAsiaTheme="minorHAnsi" w:hAnsiTheme="minorHAnsi" w:cstheme="minorBidi"/>
                    <w:sz w:val="22"/>
                    <w:szCs w:val="22"/>
                    <w:rPrChange w:id="9569" w:author="Nick.Tolimieri [2]" w:date="2022-09-09T12:38:00Z">
                      <w:rPr>
                        <w:rFonts w:ascii="Calibri" w:hAnsi="Calibri" w:cs="Calibri"/>
                        <w:color w:val="000000"/>
                        <w:sz w:val="22"/>
                        <w:szCs w:val="22"/>
                      </w:rPr>
                    </w:rPrChange>
                  </w:rPr>
                  <w:delText>2000</w:delText>
                </w:r>
              </w:del>
            </w:ins>
          </w:p>
        </w:tc>
        <w:tc>
          <w:tcPr>
            <w:tcW w:w="960" w:type="dxa"/>
            <w:noWrap/>
            <w:hideMark/>
            <w:tcPrChange w:id="95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71" w:author="Nick.Tolimieri [2]" w:date="2022-09-09T12:38:00Z"/>
                <w:del w:id="9572" w:author="Nick.Tolimieri" w:date="2022-09-13T12:37:00Z"/>
                <w:rFonts w:asciiTheme="minorHAnsi" w:eastAsiaTheme="minorHAnsi" w:hAnsiTheme="minorHAnsi" w:cstheme="minorBidi"/>
                <w:sz w:val="22"/>
                <w:szCs w:val="22"/>
                <w:rPrChange w:id="9573" w:author="Nick.Tolimieri [2]" w:date="2022-09-09T12:38:00Z">
                  <w:rPr>
                    <w:ins w:id="9574" w:author="Nick.Tolimieri [2]" w:date="2022-09-09T12:38:00Z"/>
                    <w:del w:id="9575" w:author="Nick.Tolimieri" w:date="2022-09-13T12:37:00Z"/>
                    <w:rFonts w:ascii="Calibri" w:hAnsi="Calibri" w:cs="Calibri"/>
                    <w:color w:val="000000"/>
                    <w:sz w:val="22"/>
                    <w:szCs w:val="22"/>
                  </w:rPr>
                </w:rPrChange>
              </w:rPr>
              <w:pPrChange w:id="9576" w:author="Nick.Tolimieri [2]" w:date="2022-09-09T12:38:00Z">
                <w:pPr>
                  <w:jc w:val="right"/>
                </w:pPr>
              </w:pPrChange>
            </w:pPr>
            <w:ins w:id="9577" w:author="Nick.Tolimieri [2]" w:date="2022-09-09T12:38:00Z">
              <w:del w:id="9578" w:author="Nick.Tolimieri" w:date="2022-09-13T12:37:00Z">
                <w:r w:rsidRPr="001255CF" w:rsidDel="00207938">
                  <w:rPr>
                    <w:rFonts w:asciiTheme="minorHAnsi" w:eastAsiaTheme="minorHAnsi" w:hAnsiTheme="minorHAnsi" w:cstheme="minorBidi"/>
                    <w:sz w:val="22"/>
                    <w:szCs w:val="22"/>
                    <w:rPrChange w:id="9579" w:author="Nick.Tolimieri [2]" w:date="2022-09-09T12:38:00Z">
                      <w:rPr>
                        <w:rFonts w:ascii="Calibri" w:hAnsi="Calibri" w:cs="Calibri"/>
                        <w:color w:val="000000"/>
                        <w:sz w:val="22"/>
                        <w:szCs w:val="22"/>
                      </w:rPr>
                    </w:rPrChange>
                  </w:rPr>
                  <w:delText>0</w:delText>
                </w:r>
              </w:del>
            </w:ins>
          </w:p>
        </w:tc>
        <w:tc>
          <w:tcPr>
            <w:tcW w:w="960" w:type="dxa"/>
            <w:noWrap/>
            <w:hideMark/>
            <w:tcPrChange w:id="95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81" w:author="Nick.Tolimieri [2]" w:date="2022-09-09T12:38:00Z"/>
                <w:del w:id="9582" w:author="Nick.Tolimieri" w:date="2022-09-13T12:37:00Z"/>
                <w:rFonts w:asciiTheme="minorHAnsi" w:eastAsiaTheme="minorHAnsi" w:hAnsiTheme="minorHAnsi" w:cstheme="minorBidi"/>
                <w:sz w:val="22"/>
                <w:szCs w:val="22"/>
                <w:rPrChange w:id="9583" w:author="Nick.Tolimieri [2]" w:date="2022-09-09T12:38:00Z">
                  <w:rPr>
                    <w:ins w:id="9584" w:author="Nick.Tolimieri [2]" w:date="2022-09-09T12:38:00Z"/>
                    <w:del w:id="9585" w:author="Nick.Tolimieri" w:date="2022-09-13T12:37:00Z"/>
                    <w:rFonts w:ascii="Calibri" w:hAnsi="Calibri" w:cs="Calibri"/>
                    <w:color w:val="000000"/>
                    <w:sz w:val="22"/>
                    <w:szCs w:val="22"/>
                  </w:rPr>
                </w:rPrChange>
              </w:rPr>
              <w:pPrChange w:id="9586" w:author="Nick.Tolimieri [2]" w:date="2022-09-09T12:38:00Z">
                <w:pPr>
                  <w:jc w:val="right"/>
                </w:pPr>
              </w:pPrChange>
            </w:pPr>
            <w:ins w:id="9587" w:author="Nick.Tolimieri [2]" w:date="2022-09-09T12:38:00Z">
              <w:del w:id="9588" w:author="Nick.Tolimieri" w:date="2022-09-13T12:37:00Z">
                <w:r w:rsidRPr="001255CF" w:rsidDel="00207938">
                  <w:rPr>
                    <w:rFonts w:asciiTheme="minorHAnsi" w:eastAsiaTheme="minorHAnsi" w:hAnsiTheme="minorHAnsi" w:cstheme="minorBidi"/>
                    <w:sz w:val="22"/>
                    <w:szCs w:val="22"/>
                    <w:rPrChange w:id="9589" w:author="Nick.Tolimieri [2]" w:date="2022-09-09T12:38:00Z">
                      <w:rPr>
                        <w:rFonts w:ascii="Calibri" w:hAnsi="Calibri" w:cs="Calibri"/>
                        <w:color w:val="000000"/>
                        <w:sz w:val="22"/>
                        <w:szCs w:val="22"/>
                      </w:rPr>
                    </w:rPrChange>
                  </w:rPr>
                  <w:delText>0</w:delText>
                </w:r>
              </w:del>
            </w:ins>
          </w:p>
        </w:tc>
        <w:tc>
          <w:tcPr>
            <w:tcW w:w="960" w:type="dxa"/>
            <w:noWrap/>
            <w:hideMark/>
            <w:tcPrChange w:id="95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91" w:author="Nick.Tolimieri [2]" w:date="2022-09-09T12:38:00Z"/>
                <w:del w:id="9592" w:author="Nick.Tolimieri" w:date="2022-09-13T12:37:00Z"/>
                <w:rFonts w:asciiTheme="minorHAnsi" w:eastAsiaTheme="minorHAnsi" w:hAnsiTheme="minorHAnsi" w:cstheme="minorBidi"/>
                <w:sz w:val="22"/>
                <w:szCs w:val="22"/>
                <w:rPrChange w:id="9593" w:author="Nick.Tolimieri [2]" w:date="2022-09-09T12:38:00Z">
                  <w:rPr>
                    <w:ins w:id="9594" w:author="Nick.Tolimieri [2]" w:date="2022-09-09T12:38:00Z"/>
                    <w:del w:id="9595" w:author="Nick.Tolimieri" w:date="2022-09-13T12:37:00Z"/>
                    <w:rFonts w:ascii="Calibri" w:hAnsi="Calibri" w:cs="Calibri"/>
                    <w:color w:val="000000"/>
                    <w:sz w:val="22"/>
                    <w:szCs w:val="22"/>
                  </w:rPr>
                </w:rPrChange>
              </w:rPr>
              <w:pPrChange w:id="9596" w:author="Nick.Tolimieri [2]" w:date="2022-09-09T12:38:00Z">
                <w:pPr>
                  <w:jc w:val="right"/>
                </w:pPr>
              </w:pPrChange>
            </w:pPr>
            <w:ins w:id="9597" w:author="Nick.Tolimieri [2]" w:date="2022-09-09T12:38:00Z">
              <w:del w:id="9598" w:author="Nick.Tolimieri" w:date="2022-09-13T12:37:00Z">
                <w:r w:rsidRPr="001255CF" w:rsidDel="00207938">
                  <w:rPr>
                    <w:rFonts w:asciiTheme="minorHAnsi" w:eastAsiaTheme="minorHAnsi" w:hAnsiTheme="minorHAnsi" w:cstheme="minorBidi"/>
                    <w:sz w:val="22"/>
                    <w:szCs w:val="22"/>
                    <w:rPrChange w:id="9599" w:author="Nick.Tolimieri [2]" w:date="2022-09-09T12:38:00Z">
                      <w:rPr>
                        <w:rFonts w:ascii="Calibri" w:hAnsi="Calibri" w:cs="Calibri"/>
                        <w:color w:val="000000"/>
                        <w:sz w:val="22"/>
                        <w:szCs w:val="22"/>
                      </w:rPr>
                    </w:rPrChange>
                  </w:rPr>
                  <w:delText>0</w:delText>
                </w:r>
              </w:del>
            </w:ins>
          </w:p>
        </w:tc>
        <w:tc>
          <w:tcPr>
            <w:tcW w:w="960" w:type="dxa"/>
            <w:noWrap/>
            <w:hideMark/>
            <w:tcPrChange w:id="96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01" w:author="Nick.Tolimieri [2]" w:date="2022-09-09T12:38:00Z"/>
                <w:del w:id="9602" w:author="Nick.Tolimieri" w:date="2022-09-13T12:37:00Z"/>
                <w:rFonts w:asciiTheme="minorHAnsi" w:eastAsiaTheme="minorHAnsi" w:hAnsiTheme="minorHAnsi" w:cstheme="minorBidi"/>
                <w:sz w:val="22"/>
                <w:szCs w:val="22"/>
                <w:rPrChange w:id="9603" w:author="Nick.Tolimieri [2]" w:date="2022-09-09T12:38:00Z">
                  <w:rPr>
                    <w:ins w:id="9604" w:author="Nick.Tolimieri [2]" w:date="2022-09-09T12:38:00Z"/>
                    <w:del w:id="9605" w:author="Nick.Tolimieri" w:date="2022-09-13T12:37:00Z"/>
                    <w:rFonts w:ascii="Calibri" w:hAnsi="Calibri" w:cs="Calibri"/>
                    <w:color w:val="000000"/>
                    <w:sz w:val="22"/>
                    <w:szCs w:val="22"/>
                  </w:rPr>
                </w:rPrChange>
              </w:rPr>
              <w:pPrChange w:id="9606" w:author="Nick.Tolimieri [2]" w:date="2022-09-09T12:38:00Z">
                <w:pPr>
                  <w:jc w:val="right"/>
                </w:pPr>
              </w:pPrChange>
            </w:pPr>
            <w:ins w:id="9607" w:author="Nick.Tolimieri [2]" w:date="2022-09-09T12:38:00Z">
              <w:del w:id="9608" w:author="Nick.Tolimieri" w:date="2022-09-13T12:37:00Z">
                <w:r w:rsidRPr="001255CF" w:rsidDel="00207938">
                  <w:rPr>
                    <w:rFonts w:asciiTheme="minorHAnsi" w:eastAsiaTheme="minorHAnsi" w:hAnsiTheme="minorHAnsi" w:cstheme="minorBidi"/>
                    <w:sz w:val="22"/>
                    <w:szCs w:val="22"/>
                    <w:rPrChange w:id="9609" w:author="Nick.Tolimieri [2]" w:date="2022-09-09T12:38:00Z">
                      <w:rPr>
                        <w:rFonts w:ascii="Calibri" w:hAnsi="Calibri" w:cs="Calibri"/>
                        <w:color w:val="000000"/>
                        <w:sz w:val="22"/>
                        <w:szCs w:val="22"/>
                      </w:rPr>
                    </w:rPrChange>
                  </w:rPr>
                  <w:delText>0</w:delText>
                </w:r>
              </w:del>
            </w:ins>
          </w:p>
        </w:tc>
        <w:tc>
          <w:tcPr>
            <w:tcW w:w="960" w:type="dxa"/>
            <w:noWrap/>
            <w:hideMark/>
            <w:tcPrChange w:id="96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11" w:author="Nick.Tolimieri [2]" w:date="2022-09-09T12:38:00Z"/>
                <w:del w:id="9612" w:author="Nick.Tolimieri" w:date="2022-09-13T12:37:00Z"/>
                <w:rFonts w:asciiTheme="minorHAnsi" w:eastAsiaTheme="minorHAnsi" w:hAnsiTheme="minorHAnsi" w:cstheme="minorBidi"/>
                <w:sz w:val="22"/>
                <w:szCs w:val="22"/>
                <w:rPrChange w:id="9613" w:author="Nick.Tolimieri [2]" w:date="2022-09-09T12:38:00Z">
                  <w:rPr>
                    <w:ins w:id="9614" w:author="Nick.Tolimieri [2]" w:date="2022-09-09T12:38:00Z"/>
                    <w:del w:id="9615" w:author="Nick.Tolimieri" w:date="2022-09-13T12:37:00Z"/>
                    <w:rFonts w:ascii="Calibri" w:hAnsi="Calibri" w:cs="Calibri"/>
                    <w:color w:val="000000"/>
                    <w:sz w:val="22"/>
                    <w:szCs w:val="22"/>
                  </w:rPr>
                </w:rPrChange>
              </w:rPr>
              <w:pPrChange w:id="9616" w:author="Nick.Tolimieri [2]" w:date="2022-09-09T12:38:00Z">
                <w:pPr/>
              </w:pPrChange>
            </w:pPr>
            <w:ins w:id="9617" w:author="Nick.Tolimieri [2]" w:date="2022-09-09T12:38:00Z">
              <w:del w:id="9618" w:author="Nick.Tolimieri" w:date="2022-09-13T12:37:00Z">
                <w:r w:rsidRPr="001255CF" w:rsidDel="00207938">
                  <w:rPr>
                    <w:rFonts w:asciiTheme="minorHAnsi" w:eastAsiaTheme="minorHAnsi" w:hAnsiTheme="minorHAnsi" w:cstheme="minorBidi"/>
                    <w:sz w:val="22"/>
                    <w:szCs w:val="22"/>
                    <w:rPrChange w:id="9619" w:author="Nick.Tolimieri [2]" w:date="2022-09-09T12:38:00Z">
                      <w:rPr>
                        <w:rFonts w:ascii="Calibri" w:hAnsi="Calibri" w:cs="Calibri"/>
                        <w:color w:val="000000"/>
                        <w:sz w:val="22"/>
                        <w:szCs w:val="22"/>
                      </w:rPr>
                    </w:rPrChange>
                  </w:rPr>
                  <w:delText>NA</w:delText>
                </w:r>
              </w:del>
            </w:ins>
          </w:p>
        </w:tc>
        <w:tc>
          <w:tcPr>
            <w:tcW w:w="960" w:type="dxa"/>
            <w:noWrap/>
            <w:hideMark/>
            <w:tcPrChange w:id="96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21" w:author="Nick.Tolimieri [2]" w:date="2022-09-09T12:38:00Z"/>
                <w:del w:id="9622" w:author="Nick.Tolimieri" w:date="2022-09-13T12:37:00Z"/>
                <w:rFonts w:asciiTheme="minorHAnsi" w:eastAsiaTheme="minorHAnsi" w:hAnsiTheme="minorHAnsi" w:cstheme="minorBidi"/>
                <w:sz w:val="22"/>
                <w:szCs w:val="22"/>
                <w:rPrChange w:id="9623" w:author="Nick.Tolimieri [2]" w:date="2022-09-09T12:38:00Z">
                  <w:rPr>
                    <w:ins w:id="9624" w:author="Nick.Tolimieri [2]" w:date="2022-09-09T12:38:00Z"/>
                    <w:del w:id="9625" w:author="Nick.Tolimieri" w:date="2022-09-13T12:37:00Z"/>
                    <w:rFonts w:ascii="Calibri" w:hAnsi="Calibri" w:cs="Calibri"/>
                    <w:color w:val="000000"/>
                    <w:sz w:val="22"/>
                    <w:szCs w:val="22"/>
                  </w:rPr>
                </w:rPrChange>
              </w:rPr>
              <w:pPrChange w:id="9626" w:author="Nick.Tolimieri [2]" w:date="2022-09-09T12:38:00Z">
                <w:pPr/>
              </w:pPrChange>
            </w:pPr>
            <w:ins w:id="9627" w:author="Nick.Tolimieri [2]" w:date="2022-09-09T12:38:00Z">
              <w:del w:id="9628" w:author="Nick.Tolimieri" w:date="2022-09-13T12:37:00Z">
                <w:r w:rsidRPr="001255CF" w:rsidDel="00207938">
                  <w:rPr>
                    <w:rFonts w:asciiTheme="minorHAnsi" w:eastAsiaTheme="minorHAnsi" w:hAnsiTheme="minorHAnsi" w:cstheme="minorBidi"/>
                    <w:sz w:val="22"/>
                    <w:szCs w:val="22"/>
                    <w:rPrChange w:id="9629" w:author="Nick.Tolimieri [2]" w:date="2022-09-09T12:38:00Z">
                      <w:rPr>
                        <w:rFonts w:ascii="Calibri" w:hAnsi="Calibri" w:cs="Calibri"/>
                        <w:color w:val="000000"/>
                        <w:sz w:val="22"/>
                        <w:szCs w:val="22"/>
                      </w:rPr>
                    </w:rPrChange>
                  </w:rPr>
                  <w:delText>NA</w:delText>
                </w:r>
              </w:del>
            </w:ins>
          </w:p>
        </w:tc>
        <w:tc>
          <w:tcPr>
            <w:tcW w:w="960" w:type="dxa"/>
            <w:noWrap/>
            <w:hideMark/>
            <w:tcPrChange w:id="96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31" w:author="Nick.Tolimieri [2]" w:date="2022-09-09T12:38:00Z"/>
                <w:del w:id="9632" w:author="Nick.Tolimieri" w:date="2022-09-13T12:37:00Z"/>
                <w:rFonts w:asciiTheme="minorHAnsi" w:eastAsiaTheme="minorHAnsi" w:hAnsiTheme="minorHAnsi" w:cstheme="minorBidi"/>
                <w:sz w:val="22"/>
                <w:szCs w:val="22"/>
                <w:rPrChange w:id="9633" w:author="Nick.Tolimieri [2]" w:date="2022-09-09T12:38:00Z">
                  <w:rPr>
                    <w:ins w:id="9634" w:author="Nick.Tolimieri [2]" w:date="2022-09-09T12:38:00Z"/>
                    <w:del w:id="9635" w:author="Nick.Tolimieri" w:date="2022-09-13T12:37:00Z"/>
                    <w:rFonts w:ascii="Calibri" w:hAnsi="Calibri" w:cs="Calibri"/>
                    <w:color w:val="000000"/>
                    <w:sz w:val="22"/>
                    <w:szCs w:val="22"/>
                  </w:rPr>
                </w:rPrChange>
              </w:rPr>
              <w:pPrChange w:id="9636" w:author="Nick.Tolimieri [2]" w:date="2022-09-09T12:38:00Z">
                <w:pPr/>
              </w:pPrChange>
            </w:pPr>
            <w:ins w:id="9637" w:author="Nick.Tolimieri [2]" w:date="2022-09-09T12:38:00Z">
              <w:del w:id="9638" w:author="Nick.Tolimieri" w:date="2022-09-13T12:37:00Z">
                <w:r w:rsidRPr="001255CF" w:rsidDel="00207938">
                  <w:rPr>
                    <w:rFonts w:asciiTheme="minorHAnsi" w:eastAsiaTheme="minorHAnsi" w:hAnsiTheme="minorHAnsi" w:cstheme="minorBidi"/>
                    <w:sz w:val="22"/>
                    <w:szCs w:val="22"/>
                    <w:rPrChange w:id="9639" w:author="Nick.Tolimieri [2]" w:date="2022-09-09T12:38:00Z">
                      <w:rPr>
                        <w:rFonts w:ascii="Calibri" w:hAnsi="Calibri" w:cs="Calibri"/>
                        <w:color w:val="000000"/>
                        <w:sz w:val="22"/>
                        <w:szCs w:val="22"/>
                      </w:rPr>
                    </w:rPrChange>
                  </w:rPr>
                  <w:delText>NA</w:delText>
                </w:r>
              </w:del>
            </w:ins>
          </w:p>
        </w:tc>
        <w:tc>
          <w:tcPr>
            <w:tcW w:w="960" w:type="dxa"/>
            <w:noWrap/>
            <w:hideMark/>
            <w:tcPrChange w:id="96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41" w:author="Nick.Tolimieri [2]" w:date="2022-09-09T12:38:00Z"/>
                <w:del w:id="9642" w:author="Nick.Tolimieri" w:date="2022-09-13T12:37:00Z"/>
                <w:rFonts w:asciiTheme="minorHAnsi" w:eastAsiaTheme="minorHAnsi" w:hAnsiTheme="minorHAnsi" w:cstheme="minorBidi"/>
                <w:sz w:val="22"/>
                <w:szCs w:val="22"/>
                <w:rPrChange w:id="9643" w:author="Nick.Tolimieri [2]" w:date="2022-09-09T12:38:00Z">
                  <w:rPr>
                    <w:ins w:id="9644" w:author="Nick.Tolimieri [2]" w:date="2022-09-09T12:38:00Z"/>
                    <w:del w:id="9645" w:author="Nick.Tolimieri" w:date="2022-09-13T12:37:00Z"/>
                    <w:rFonts w:ascii="Calibri" w:hAnsi="Calibri" w:cs="Calibri"/>
                    <w:color w:val="000000"/>
                    <w:sz w:val="22"/>
                    <w:szCs w:val="22"/>
                  </w:rPr>
                </w:rPrChange>
              </w:rPr>
              <w:pPrChange w:id="9646" w:author="Nick.Tolimieri [2]" w:date="2022-09-09T12:38:00Z">
                <w:pPr/>
              </w:pPrChange>
            </w:pPr>
            <w:ins w:id="9647" w:author="Nick.Tolimieri [2]" w:date="2022-09-09T12:38:00Z">
              <w:del w:id="9648" w:author="Nick.Tolimieri" w:date="2022-09-13T12:37:00Z">
                <w:r w:rsidRPr="001255CF" w:rsidDel="00207938">
                  <w:rPr>
                    <w:rFonts w:asciiTheme="minorHAnsi" w:eastAsiaTheme="minorHAnsi" w:hAnsiTheme="minorHAnsi" w:cstheme="minorBidi"/>
                    <w:sz w:val="22"/>
                    <w:szCs w:val="22"/>
                    <w:rPrChange w:id="9649"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9650" w:author="Nick.Tolimieri [2]" w:date="2022-09-09T12:38:00Z"/>
          <w:del w:id="9651" w:author="Nick.Tolimieri" w:date="2022-09-13T12:37:00Z"/>
          <w:trPrChange w:id="9652" w:author="Nick.Tolimieri [2]" w:date="2022-09-09T12:38:00Z">
            <w:trPr>
              <w:divId w:val="1429738465"/>
              <w:trHeight w:val="300"/>
            </w:trPr>
          </w:trPrChange>
        </w:trPr>
        <w:tc>
          <w:tcPr>
            <w:tcW w:w="960" w:type="dxa"/>
            <w:noWrap/>
            <w:hideMark/>
            <w:tcPrChange w:id="96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54" w:author="Nick.Tolimieri [2]" w:date="2022-09-09T12:38:00Z"/>
                <w:del w:id="9655" w:author="Nick.Tolimieri" w:date="2022-09-13T12:37:00Z"/>
                <w:rFonts w:asciiTheme="minorHAnsi" w:eastAsiaTheme="minorHAnsi" w:hAnsiTheme="minorHAnsi" w:cstheme="minorBidi"/>
                <w:sz w:val="22"/>
                <w:szCs w:val="22"/>
                <w:rPrChange w:id="9656" w:author="Nick.Tolimieri [2]" w:date="2022-09-09T12:38:00Z">
                  <w:rPr>
                    <w:ins w:id="9657" w:author="Nick.Tolimieri [2]" w:date="2022-09-09T12:38:00Z"/>
                    <w:del w:id="9658" w:author="Nick.Tolimieri" w:date="2022-09-13T12:37:00Z"/>
                    <w:rFonts w:ascii="Calibri" w:hAnsi="Calibri" w:cs="Calibri"/>
                    <w:color w:val="000000"/>
                    <w:sz w:val="22"/>
                    <w:szCs w:val="22"/>
                  </w:rPr>
                </w:rPrChange>
              </w:rPr>
              <w:pPrChange w:id="9659" w:author="Nick.Tolimieri [2]" w:date="2022-09-09T12:38:00Z">
                <w:pPr/>
              </w:pPrChange>
            </w:pPr>
            <w:ins w:id="9660" w:author="Nick.Tolimieri [2]" w:date="2022-09-09T12:38:00Z">
              <w:del w:id="9661" w:author="Nick.Tolimieri" w:date="2022-09-13T12:37:00Z">
                <w:r w:rsidRPr="001255CF" w:rsidDel="00207938">
                  <w:rPr>
                    <w:rFonts w:asciiTheme="minorHAnsi" w:eastAsiaTheme="minorHAnsi" w:hAnsiTheme="minorHAnsi" w:cstheme="minorBidi"/>
                    <w:sz w:val="22"/>
                    <w:szCs w:val="22"/>
                    <w:rPrChange w:id="9662"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6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64" w:author="Nick.Tolimieri [2]" w:date="2022-09-09T12:38:00Z"/>
                <w:del w:id="9665" w:author="Nick.Tolimieri" w:date="2022-09-13T12:37:00Z"/>
                <w:rFonts w:asciiTheme="minorHAnsi" w:eastAsiaTheme="minorHAnsi" w:hAnsiTheme="minorHAnsi" w:cstheme="minorBidi"/>
                <w:sz w:val="22"/>
                <w:szCs w:val="22"/>
                <w:rPrChange w:id="9666" w:author="Nick.Tolimieri [2]" w:date="2022-09-09T12:38:00Z">
                  <w:rPr>
                    <w:ins w:id="9667" w:author="Nick.Tolimieri [2]" w:date="2022-09-09T12:38:00Z"/>
                    <w:del w:id="9668" w:author="Nick.Tolimieri" w:date="2022-09-13T12:37:00Z"/>
                    <w:rFonts w:ascii="Calibri" w:hAnsi="Calibri" w:cs="Calibri"/>
                    <w:color w:val="000000"/>
                    <w:sz w:val="22"/>
                    <w:szCs w:val="22"/>
                  </w:rPr>
                </w:rPrChange>
              </w:rPr>
              <w:pPrChange w:id="9669" w:author="Nick.Tolimieri [2]" w:date="2022-09-09T12:38:00Z">
                <w:pPr>
                  <w:jc w:val="right"/>
                </w:pPr>
              </w:pPrChange>
            </w:pPr>
            <w:ins w:id="9670" w:author="Nick.Tolimieri [2]" w:date="2022-09-09T12:38:00Z">
              <w:del w:id="9671" w:author="Nick.Tolimieri" w:date="2022-09-13T12:37:00Z">
                <w:r w:rsidRPr="001255CF" w:rsidDel="00207938">
                  <w:rPr>
                    <w:rFonts w:asciiTheme="minorHAnsi" w:eastAsiaTheme="minorHAnsi" w:hAnsiTheme="minorHAnsi" w:cstheme="minorBidi"/>
                    <w:sz w:val="22"/>
                    <w:szCs w:val="22"/>
                    <w:rPrChange w:id="9672" w:author="Nick.Tolimieri [2]" w:date="2022-09-09T12:38:00Z">
                      <w:rPr>
                        <w:rFonts w:ascii="Calibri" w:hAnsi="Calibri" w:cs="Calibri"/>
                        <w:color w:val="000000"/>
                        <w:sz w:val="22"/>
                        <w:szCs w:val="22"/>
                      </w:rPr>
                    </w:rPrChange>
                  </w:rPr>
                  <w:delText>2001</w:delText>
                </w:r>
              </w:del>
            </w:ins>
          </w:p>
        </w:tc>
        <w:tc>
          <w:tcPr>
            <w:tcW w:w="960" w:type="dxa"/>
            <w:noWrap/>
            <w:hideMark/>
            <w:tcPrChange w:id="96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74" w:author="Nick.Tolimieri [2]" w:date="2022-09-09T12:38:00Z"/>
                <w:del w:id="9675" w:author="Nick.Tolimieri" w:date="2022-09-13T12:37:00Z"/>
                <w:rFonts w:asciiTheme="minorHAnsi" w:eastAsiaTheme="minorHAnsi" w:hAnsiTheme="minorHAnsi" w:cstheme="minorBidi"/>
                <w:sz w:val="22"/>
                <w:szCs w:val="22"/>
                <w:rPrChange w:id="9676" w:author="Nick.Tolimieri [2]" w:date="2022-09-09T12:38:00Z">
                  <w:rPr>
                    <w:ins w:id="9677" w:author="Nick.Tolimieri [2]" w:date="2022-09-09T12:38:00Z"/>
                    <w:del w:id="9678" w:author="Nick.Tolimieri" w:date="2022-09-13T12:37:00Z"/>
                    <w:rFonts w:ascii="Calibri" w:hAnsi="Calibri" w:cs="Calibri"/>
                    <w:color w:val="000000"/>
                    <w:sz w:val="22"/>
                    <w:szCs w:val="22"/>
                  </w:rPr>
                </w:rPrChange>
              </w:rPr>
              <w:pPrChange w:id="9679" w:author="Nick.Tolimieri [2]" w:date="2022-09-09T12:38:00Z">
                <w:pPr>
                  <w:jc w:val="right"/>
                </w:pPr>
              </w:pPrChange>
            </w:pPr>
            <w:ins w:id="9680" w:author="Nick.Tolimieri [2]" w:date="2022-09-09T12:38:00Z">
              <w:del w:id="9681" w:author="Nick.Tolimieri" w:date="2022-09-13T12:37:00Z">
                <w:r w:rsidRPr="001255CF" w:rsidDel="00207938">
                  <w:rPr>
                    <w:rFonts w:asciiTheme="minorHAnsi" w:eastAsiaTheme="minorHAnsi" w:hAnsiTheme="minorHAnsi" w:cstheme="minorBidi"/>
                    <w:sz w:val="22"/>
                    <w:szCs w:val="22"/>
                    <w:rPrChange w:id="9682" w:author="Nick.Tolimieri [2]" w:date="2022-09-09T12:38:00Z">
                      <w:rPr>
                        <w:rFonts w:ascii="Calibri" w:hAnsi="Calibri" w:cs="Calibri"/>
                        <w:color w:val="000000"/>
                        <w:sz w:val="22"/>
                        <w:szCs w:val="22"/>
                      </w:rPr>
                    </w:rPrChange>
                  </w:rPr>
                  <w:delText>0</w:delText>
                </w:r>
              </w:del>
            </w:ins>
          </w:p>
        </w:tc>
        <w:tc>
          <w:tcPr>
            <w:tcW w:w="960" w:type="dxa"/>
            <w:noWrap/>
            <w:hideMark/>
            <w:tcPrChange w:id="96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84" w:author="Nick.Tolimieri [2]" w:date="2022-09-09T12:38:00Z"/>
                <w:del w:id="9685" w:author="Nick.Tolimieri" w:date="2022-09-13T12:37:00Z"/>
                <w:rFonts w:asciiTheme="minorHAnsi" w:eastAsiaTheme="minorHAnsi" w:hAnsiTheme="minorHAnsi" w:cstheme="minorBidi"/>
                <w:sz w:val="22"/>
                <w:szCs w:val="22"/>
                <w:rPrChange w:id="9686" w:author="Nick.Tolimieri [2]" w:date="2022-09-09T12:38:00Z">
                  <w:rPr>
                    <w:ins w:id="9687" w:author="Nick.Tolimieri [2]" w:date="2022-09-09T12:38:00Z"/>
                    <w:del w:id="9688" w:author="Nick.Tolimieri" w:date="2022-09-13T12:37:00Z"/>
                    <w:rFonts w:ascii="Calibri" w:hAnsi="Calibri" w:cs="Calibri"/>
                    <w:color w:val="000000"/>
                    <w:sz w:val="22"/>
                    <w:szCs w:val="22"/>
                  </w:rPr>
                </w:rPrChange>
              </w:rPr>
              <w:pPrChange w:id="9689" w:author="Nick.Tolimieri [2]" w:date="2022-09-09T12:38:00Z">
                <w:pPr>
                  <w:jc w:val="right"/>
                </w:pPr>
              </w:pPrChange>
            </w:pPr>
            <w:ins w:id="9690" w:author="Nick.Tolimieri [2]" w:date="2022-09-09T12:38:00Z">
              <w:del w:id="9691" w:author="Nick.Tolimieri" w:date="2022-09-13T12:37:00Z">
                <w:r w:rsidRPr="001255CF" w:rsidDel="00207938">
                  <w:rPr>
                    <w:rFonts w:asciiTheme="minorHAnsi" w:eastAsiaTheme="minorHAnsi" w:hAnsiTheme="minorHAnsi" w:cstheme="minorBidi"/>
                    <w:sz w:val="22"/>
                    <w:szCs w:val="22"/>
                    <w:rPrChange w:id="9692" w:author="Nick.Tolimieri [2]" w:date="2022-09-09T12:38:00Z">
                      <w:rPr>
                        <w:rFonts w:ascii="Calibri" w:hAnsi="Calibri" w:cs="Calibri"/>
                        <w:color w:val="000000"/>
                        <w:sz w:val="22"/>
                        <w:szCs w:val="22"/>
                      </w:rPr>
                    </w:rPrChange>
                  </w:rPr>
                  <w:delText>0</w:delText>
                </w:r>
              </w:del>
            </w:ins>
          </w:p>
        </w:tc>
        <w:tc>
          <w:tcPr>
            <w:tcW w:w="960" w:type="dxa"/>
            <w:noWrap/>
            <w:hideMark/>
            <w:tcPrChange w:id="96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94" w:author="Nick.Tolimieri [2]" w:date="2022-09-09T12:38:00Z"/>
                <w:del w:id="9695" w:author="Nick.Tolimieri" w:date="2022-09-13T12:37:00Z"/>
                <w:rFonts w:asciiTheme="minorHAnsi" w:eastAsiaTheme="minorHAnsi" w:hAnsiTheme="minorHAnsi" w:cstheme="minorBidi"/>
                <w:sz w:val="22"/>
                <w:szCs w:val="22"/>
                <w:rPrChange w:id="9696" w:author="Nick.Tolimieri [2]" w:date="2022-09-09T12:38:00Z">
                  <w:rPr>
                    <w:ins w:id="9697" w:author="Nick.Tolimieri [2]" w:date="2022-09-09T12:38:00Z"/>
                    <w:del w:id="9698" w:author="Nick.Tolimieri" w:date="2022-09-13T12:37:00Z"/>
                    <w:rFonts w:ascii="Calibri" w:hAnsi="Calibri" w:cs="Calibri"/>
                    <w:color w:val="000000"/>
                    <w:sz w:val="22"/>
                    <w:szCs w:val="22"/>
                  </w:rPr>
                </w:rPrChange>
              </w:rPr>
              <w:pPrChange w:id="9699" w:author="Nick.Tolimieri [2]" w:date="2022-09-09T12:38:00Z">
                <w:pPr>
                  <w:jc w:val="right"/>
                </w:pPr>
              </w:pPrChange>
            </w:pPr>
            <w:ins w:id="9700" w:author="Nick.Tolimieri [2]" w:date="2022-09-09T12:38:00Z">
              <w:del w:id="9701" w:author="Nick.Tolimieri" w:date="2022-09-13T12:37:00Z">
                <w:r w:rsidRPr="001255CF" w:rsidDel="00207938">
                  <w:rPr>
                    <w:rFonts w:asciiTheme="minorHAnsi" w:eastAsiaTheme="minorHAnsi" w:hAnsiTheme="minorHAnsi" w:cstheme="minorBidi"/>
                    <w:sz w:val="22"/>
                    <w:szCs w:val="22"/>
                    <w:rPrChange w:id="9702" w:author="Nick.Tolimieri [2]" w:date="2022-09-09T12:38:00Z">
                      <w:rPr>
                        <w:rFonts w:ascii="Calibri" w:hAnsi="Calibri" w:cs="Calibri"/>
                        <w:color w:val="000000"/>
                        <w:sz w:val="22"/>
                        <w:szCs w:val="22"/>
                      </w:rPr>
                    </w:rPrChange>
                  </w:rPr>
                  <w:delText>0</w:delText>
                </w:r>
              </w:del>
            </w:ins>
          </w:p>
        </w:tc>
        <w:tc>
          <w:tcPr>
            <w:tcW w:w="960" w:type="dxa"/>
            <w:noWrap/>
            <w:hideMark/>
            <w:tcPrChange w:id="97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04" w:author="Nick.Tolimieri [2]" w:date="2022-09-09T12:38:00Z"/>
                <w:del w:id="9705" w:author="Nick.Tolimieri" w:date="2022-09-13T12:37:00Z"/>
                <w:rFonts w:asciiTheme="minorHAnsi" w:eastAsiaTheme="minorHAnsi" w:hAnsiTheme="minorHAnsi" w:cstheme="minorBidi"/>
                <w:sz w:val="22"/>
                <w:szCs w:val="22"/>
                <w:rPrChange w:id="9706" w:author="Nick.Tolimieri [2]" w:date="2022-09-09T12:38:00Z">
                  <w:rPr>
                    <w:ins w:id="9707" w:author="Nick.Tolimieri [2]" w:date="2022-09-09T12:38:00Z"/>
                    <w:del w:id="9708" w:author="Nick.Tolimieri" w:date="2022-09-13T12:37:00Z"/>
                    <w:rFonts w:ascii="Calibri" w:hAnsi="Calibri" w:cs="Calibri"/>
                    <w:color w:val="000000"/>
                    <w:sz w:val="22"/>
                    <w:szCs w:val="22"/>
                  </w:rPr>
                </w:rPrChange>
              </w:rPr>
              <w:pPrChange w:id="9709" w:author="Nick.Tolimieri [2]" w:date="2022-09-09T12:38:00Z">
                <w:pPr>
                  <w:jc w:val="right"/>
                </w:pPr>
              </w:pPrChange>
            </w:pPr>
            <w:ins w:id="9710" w:author="Nick.Tolimieri [2]" w:date="2022-09-09T12:38:00Z">
              <w:del w:id="9711" w:author="Nick.Tolimieri" w:date="2022-09-13T12:37:00Z">
                <w:r w:rsidRPr="001255CF" w:rsidDel="00207938">
                  <w:rPr>
                    <w:rFonts w:asciiTheme="minorHAnsi" w:eastAsiaTheme="minorHAnsi" w:hAnsiTheme="minorHAnsi" w:cstheme="minorBidi"/>
                    <w:sz w:val="22"/>
                    <w:szCs w:val="22"/>
                    <w:rPrChange w:id="9712" w:author="Nick.Tolimieri [2]" w:date="2022-09-09T12:38:00Z">
                      <w:rPr>
                        <w:rFonts w:ascii="Calibri" w:hAnsi="Calibri" w:cs="Calibri"/>
                        <w:color w:val="000000"/>
                        <w:sz w:val="22"/>
                        <w:szCs w:val="22"/>
                      </w:rPr>
                    </w:rPrChange>
                  </w:rPr>
                  <w:delText>0</w:delText>
                </w:r>
              </w:del>
            </w:ins>
          </w:p>
        </w:tc>
        <w:tc>
          <w:tcPr>
            <w:tcW w:w="960" w:type="dxa"/>
            <w:noWrap/>
            <w:hideMark/>
            <w:tcPrChange w:id="97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14" w:author="Nick.Tolimieri [2]" w:date="2022-09-09T12:38:00Z"/>
                <w:del w:id="9715" w:author="Nick.Tolimieri" w:date="2022-09-13T12:37:00Z"/>
                <w:rFonts w:asciiTheme="minorHAnsi" w:eastAsiaTheme="minorHAnsi" w:hAnsiTheme="minorHAnsi" w:cstheme="minorBidi"/>
                <w:sz w:val="22"/>
                <w:szCs w:val="22"/>
                <w:rPrChange w:id="9716" w:author="Nick.Tolimieri [2]" w:date="2022-09-09T12:38:00Z">
                  <w:rPr>
                    <w:ins w:id="9717" w:author="Nick.Tolimieri [2]" w:date="2022-09-09T12:38:00Z"/>
                    <w:del w:id="9718" w:author="Nick.Tolimieri" w:date="2022-09-13T12:37:00Z"/>
                    <w:rFonts w:ascii="Calibri" w:hAnsi="Calibri" w:cs="Calibri"/>
                    <w:color w:val="000000"/>
                    <w:sz w:val="22"/>
                    <w:szCs w:val="22"/>
                  </w:rPr>
                </w:rPrChange>
              </w:rPr>
              <w:pPrChange w:id="9719" w:author="Nick.Tolimieri [2]" w:date="2022-09-09T12:38:00Z">
                <w:pPr/>
              </w:pPrChange>
            </w:pPr>
            <w:ins w:id="9720" w:author="Nick.Tolimieri [2]" w:date="2022-09-09T12:38:00Z">
              <w:del w:id="9721" w:author="Nick.Tolimieri" w:date="2022-09-13T12:37:00Z">
                <w:r w:rsidRPr="001255CF" w:rsidDel="00207938">
                  <w:rPr>
                    <w:rFonts w:asciiTheme="minorHAnsi" w:eastAsiaTheme="minorHAnsi" w:hAnsiTheme="minorHAnsi" w:cstheme="minorBidi"/>
                    <w:sz w:val="22"/>
                    <w:szCs w:val="22"/>
                    <w:rPrChange w:id="9722" w:author="Nick.Tolimieri [2]" w:date="2022-09-09T12:38:00Z">
                      <w:rPr>
                        <w:rFonts w:ascii="Calibri" w:hAnsi="Calibri" w:cs="Calibri"/>
                        <w:color w:val="000000"/>
                        <w:sz w:val="22"/>
                        <w:szCs w:val="22"/>
                      </w:rPr>
                    </w:rPrChange>
                  </w:rPr>
                  <w:delText>NA</w:delText>
                </w:r>
              </w:del>
            </w:ins>
          </w:p>
        </w:tc>
        <w:tc>
          <w:tcPr>
            <w:tcW w:w="960" w:type="dxa"/>
            <w:noWrap/>
            <w:hideMark/>
            <w:tcPrChange w:id="97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24" w:author="Nick.Tolimieri [2]" w:date="2022-09-09T12:38:00Z"/>
                <w:del w:id="9725" w:author="Nick.Tolimieri" w:date="2022-09-13T12:37:00Z"/>
                <w:rFonts w:asciiTheme="minorHAnsi" w:eastAsiaTheme="minorHAnsi" w:hAnsiTheme="minorHAnsi" w:cstheme="minorBidi"/>
                <w:sz w:val="22"/>
                <w:szCs w:val="22"/>
                <w:rPrChange w:id="9726" w:author="Nick.Tolimieri [2]" w:date="2022-09-09T12:38:00Z">
                  <w:rPr>
                    <w:ins w:id="9727" w:author="Nick.Tolimieri [2]" w:date="2022-09-09T12:38:00Z"/>
                    <w:del w:id="9728" w:author="Nick.Tolimieri" w:date="2022-09-13T12:37:00Z"/>
                    <w:rFonts w:ascii="Calibri" w:hAnsi="Calibri" w:cs="Calibri"/>
                    <w:color w:val="000000"/>
                    <w:sz w:val="22"/>
                    <w:szCs w:val="22"/>
                  </w:rPr>
                </w:rPrChange>
              </w:rPr>
              <w:pPrChange w:id="9729" w:author="Nick.Tolimieri [2]" w:date="2022-09-09T12:38:00Z">
                <w:pPr/>
              </w:pPrChange>
            </w:pPr>
            <w:ins w:id="9730" w:author="Nick.Tolimieri [2]" w:date="2022-09-09T12:38:00Z">
              <w:del w:id="9731" w:author="Nick.Tolimieri" w:date="2022-09-13T12:37:00Z">
                <w:r w:rsidRPr="001255CF" w:rsidDel="00207938">
                  <w:rPr>
                    <w:rFonts w:asciiTheme="minorHAnsi" w:eastAsiaTheme="minorHAnsi" w:hAnsiTheme="minorHAnsi" w:cstheme="minorBidi"/>
                    <w:sz w:val="22"/>
                    <w:szCs w:val="22"/>
                    <w:rPrChange w:id="9732" w:author="Nick.Tolimieri [2]" w:date="2022-09-09T12:38:00Z">
                      <w:rPr>
                        <w:rFonts w:ascii="Calibri" w:hAnsi="Calibri" w:cs="Calibri"/>
                        <w:color w:val="000000"/>
                        <w:sz w:val="22"/>
                        <w:szCs w:val="22"/>
                      </w:rPr>
                    </w:rPrChange>
                  </w:rPr>
                  <w:delText>NA</w:delText>
                </w:r>
              </w:del>
            </w:ins>
          </w:p>
        </w:tc>
        <w:tc>
          <w:tcPr>
            <w:tcW w:w="960" w:type="dxa"/>
            <w:noWrap/>
            <w:hideMark/>
            <w:tcPrChange w:id="97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34" w:author="Nick.Tolimieri [2]" w:date="2022-09-09T12:38:00Z"/>
                <w:del w:id="9735" w:author="Nick.Tolimieri" w:date="2022-09-13T12:37:00Z"/>
                <w:rFonts w:asciiTheme="minorHAnsi" w:eastAsiaTheme="minorHAnsi" w:hAnsiTheme="minorHAnsi" w:cstheme="minorBidi"/>
                <w:sz w:val="22"/>
                <w:szCs w:val="22"/>
                <w:rPrChange w:id="9736" w:author="Nick.Tolimieri [2]" w:date="2022-09-09T12:38:00Z">
                  <w:rPr>
                    <w:ins w:id="9737" w:author="Nick.Tolimieri [2]" w:date="2022-09-09T12:38:00Z"/>
                    <w:del w:id="9738" w:author="Nick.Tolimieri" w:date="2022-09-13T12:37:00Z"/>
                    <w:rFonts w:ascii="Calibri" w:hAnsi="Calibri" w:cs="Calibri"/>
                    <w:color w:val="000000"/>
                    <w:sz w:val="22"/>
                    <w:szCs w:val="22"/>
                  </w:rPr>
                </w:rPrChange>
              </w:rPr>
              <w:pPrChange w:id="9739" w:author="Nick.Tolimieri [2]" w:date="2022-09-09T12:38:00Z">
                <w:pPr/>
              </w:pPrChange>
            </w:pPr>
            <w:ins w:id="9740" w:author="Nick.Tolimieri [2]" w:date="2022-09-09T12:38:00Z">
              <w:del w:id="9741" w:author="Nick.Tolimieri" w:date="2022-09-13T12:37:00Z">
                <w:r w:rsidRPr="001255CF" w:rsidDel="00207938">
                  <w:rPr>
                    <w:rFonts w:asciiTheme="minorHAnsi" w:eastAsiaTheme="minorHAnsi" w:hAnsiTheme="minorHAnsi" w:cstheme="minorBidi"/>
                    <w:sz w:val="22"/>
                    <w:szCs w:val="22"/>
                    <w:rPrChange w:id="9742" w:author="Nick.Tolimieri [2]" w:date="2022-09-09T12:38:00Z">
                      <w:rPr>
                        <w:rFonts w:ascii="Calibri" w:hAnsi="Calibri" w:cs="Calibri"/>
                        <w:color w:val="000000"/>
                        <w:sz w:val="22"/>
                        <w:szCs w:val="22"/>
                      </w:rPr>
                    </w:rPrChange>
                  </w:rPr>
                  <w:delText>NA</w:delText>
                </w:r>
              </w:del>
            </w:ins>
          </w:p>
        </w:tc>
        <w:tc>
          <w:tcPr>
            <w:tcW w:w="960" w:type="dxa"/>
            <w:noWrap/>
            <w:hideMark/>
            <w:tcPrChange w:id="97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44" w:author="Nick.Tolimieri [2]" w:date="2022-09-09T12:38:00Z"/>
                <w:del w:id="9745" w:author="Nick.Tolimieri" w:date="2022-09-13T12:37:00Z"/>
                <w:rFonts w:asciiTheme="minorHAnsi" w:eastAsiaTheme="minorHAnsi" w:hAnsiTheme="minorHAnsi" w:cstheme="minorBidi"/>
                <w:sz w:val="22"/>
                <w:szCs w:val="22"/>
                <w:rPrChange w:id="9746" w:author="Nick.Tolimieri [2]" w:date="2022-09-09T12:38:00Z">
                  <w:rPr>
                    <w:ins w:id="9747" w:author="Nick.Tolimieri [2]" w:date="2022-09-09T12:38:00Z"/>
                    <w:del w:id="9748" w:author="Nick.Tolimieri" w:date="2022-09-13T12:37:00Z"/>
                    <w:rFonts w:ascii="Calibri" w:hAnsi="Calibri" w:cs="Calibri"/>
                    <w:color w:val="000000"/>
                    <w:sz w:val="22"/>
                    <w:szCs w:val="22"/>
                  </w:rPr>
                </w:rPrChange>
              </w:rPr>
              <w:pPrChange w:id="9749" w:author="Nick.Tolimieri [2]" w:date="2022-09-09T12:38:00Z">
                <w:pPr/>
              </w:pPrChange>
            </w:pPr>
            <w:ins w:id="9750" w:author="Nick.Tolimieri [2]" w:date="2022-09-09T12:38:00Z">
              <w:del w:id="9751" w:author="Nick.Tolimieri" w:date="2022-09-13T12:37:00Z">
                <w:r w:rsidRPr="001255CF" w:rsidDel="00207938">
                  <w:rPr>
                    <w:rFonts w:asciiTheme="minorHAnsi" w:eastAsiaTheme="minorHAnsi" w:hAnsiTheme="minorHAnsi" w:cstheme="minorBidi"/>
                    <w:sz w:val="22"/>
                    <w:szCs w:val="22"/>
                    <w:rPrChange w:id="9752"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9753" w:author="Nick.Tolimieri [2]" w:date="2022-09-09T12:38:00Z"/>
          <w:del w:id="9754" w:author="Nick.Tolimieri" w:date="2022-09-13T12:37:00Z"/>
          <w:trPrChange w:id="9755" w:author="Nick.Tolimieri [2]" w:date="2022-09-09T12:38:00Z">
            <w:trPr>
              <w:divId w:val="1429738465"/>
              <w:trHeight w:val="300"/>
            </w:trPr>
          </w:trPrChange>
        </w:trPr>
        <w:tc>
          <w:tcPr>
            <w:tcW w:w="960" w:type="dxa"/>
            <w:noWrap/>
            <w:hideMark/>
            <w:tcPrChange w:id="97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57" w:author="Nick.Tolimieri [2]" w:date="2022-09-09T12:38:00Z"/>
                <w:del w:id="9758" w:author="Nick.Tolimieri" w:date="2022-09-13T12:37:00Z"/>
                <w:rFonts w:asciiTheme="minorHAnsi" w:eastAsiaTheme="minorHAnsi" w:hAnsiTheme="minorHAnsi" w:cstheme="minorBidi"/>
                <w:sz w:val="22"/>
                <w:szCs w:val="22"/>
                <w:rPrChange w:id="9759" w:author="Nick.Tolimieri [2]" w:date="2022-09-09T12:38:00Z">
                  <w:rPr>
                    <w:ins w:id="9760" w:author="Nick.Tolimieri [2]" w:date="2022-09-09T12:38:00Z"/>
                    <w:del w:id="9761" w:author="Nick.Tolimieri" w:date="2022-09-13T12:37:00Z"/>
                    <w:rFonts w:ascii="Calibri" w:hAnsi="Calibri" w:cs="Calibri"/>
                    <w:color w:val="000000"/>
                    <w:sz w:val="22"/>
                    <w:szCs w:val="22"/>
                  </w:rPr>
                </w:rPrChange>
              </w:rPr>
              <w:pPrChange w:id="9762" w:author="Nick.Tolimieri [2]" w:date="2022-09-09T12:38:00Z">
                <w:pPr/>
              </w:pPrChange>
            </w:pPr>
            <w:ins w:id="9763" w:author="Nick.Tolimieri [2]" w:date="2022-09-09T12:38:00Z">
              <w:del w:id="9764" w:author="Nick.Tolimieri" w:date="2022-09-13T12:37:00Z">
                <w:r w:rsidRPr="001255CF" w:rsidDel="00207938">
                  <w:rPr>
                    <w:rFonts w:asciiTheme="minorHAnsi" w:eastAsiaTheme="minorHAnsi" w:hAnsiTheme="minorHAnsi" w:cstheme="minorBidi"/>
                    <w:sz w:val="22"/>
                    <w:szCs w:val="22"/>
                    <w:rPrChange w:id="9765"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7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67" w:author="Nick.Tolimieri [2]" w:date="2022-09-09T12:38:00Z"/>
                <w:del w:id="9768" w:author="Nick.Tolimieri" w:date="2022-09-13T12:37:00Z"/>
                <w:rFonts w:asciiTheme="minorHAnsi" w:eastAsiaTheme="minorHAnsi" w:hAnsiTheme="minorHAnsi" w:cstheme="minorBidi"/>
                <w:sz w:val="22"/>
                <w:szCs w:val="22"/>
                <w:rPrChange w:id="9769" w:author="Nick.Tolimieri [2]" w:date="2022-09-09T12:38:00Z">
                  <w:rPr>
                    <w:ins w:id="9770" w:author="Nick.Tolimieri [2]" w:date="2022-09-09T12:38:00Z"/>
                    <w:del w:id="9771" w:author="Nick.Tolimieri" w:date="2022-09-13T12:37:00Z"/>
                    <w:rFonts w:ascii="Calibri" w:hAnsi="Calibri" w:cs="Calibri"/>
                    <w:color w:val="000000"/>
                    <w:sz w:val="22"/>
                    <w:szCs w:val="22"/>
                  </w:rPr>
                </w:rPrChange>
              </w:rPr>
              <w:pPrChange w:id="9772" w:author="Nick.Tolimieri [2]" w:date="2022-09-09T12:38:00Z">
                <w:pPr>
                  <w:jc w:val="right"/>
                </w:pPr>
              </w:pPrChange>
            </w:pPr>
            <w:ins w:id="9773" w:author="Nick.Tolimieri [2]" w:date="2022-09-09T12:38:00Z">
              <w:del w:id="9774" w:author="Nick.Tolimieri" w:date="2022-09-13T12:37:00Z">
                <w:r w:rsidRPr="001255CF" w:rsidDel="00207938">
                  <w:rPr>
                    <w:rFonts w:asciiTheme="minorHAnsi" w:eastAsiaTheme="minorHAnsi" w:hAnsiTheme="minorHAnsi" w:cstheme="minorBidi"/>
                    <w:sz w:val="22"/>
                    <w:szCs w:val="22"/>
                    <w:rPrChange w:id="9775" w:author="Nick.Tolimieri [2]" w:date="2022-09-09T12:38:00Z">
                      <w:rPr>
                        <w:rFonts w:ascii="Calibri" w:hAnsi="Calibri" w:cs="Calibri"/>
                        <w:color w:val="000000"/>
                        <w:sz w:val="22"/>
                        <w:szCs w:val="22"/>
                      </w:rPr>
                    </w:rPrChange>
                  </w:rPr>
                  <w:delText>2002</w:delText>
                </w:r>
              </w:del>
            </w:ins>
          </w:p>
        </w:tc>
        <w:tc>
          <w:tcPr>
            <w:tcW w:w="960" w:type="dxa"/>
            <w:noWrap/>
            <w:hideMark/>
            <w:tcPrChange w:id="97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77" w:author="Nick.Tolimieri [2]" w:date="2022-09-09T12:38:00Z"/>
                <w:del w:id="9778" w:author="Nick.Tolimieri" w:date="2022-09-13T12:37:00Z"/>
                <w:rFonts w:asciiTheme="minorHAnsi" w:eastAsiaTheme="minorHAnsi" w:hAnsiTheme="minorHAnsi" w:cstheme="minorBidi"/>
                <w:sz w:val="22"/>
                <w:szCs w:val="22"/>
                <w:rPrChange w:id="9779" w:author="Nick.Tolimieri [2]" w:date="2022-09-09T12:38:00Z">
                  <w:rPr>
                    <w:ins w:id="9780" w:author="Nick.Tolimieri [2]" w:date="2022-09-09T12:38:00Z"/>
                    <w:del w:id="9781" w:author="Nick.Tolimieri" w:date="2022-09-13T12:37:00Z"/>
                    <w:rFonts w:ascii="Calibri" w:hAnsi="Calibri" w:cs="Calibri"/>
                    <w:color w:val="000000"/>
                    <w:sz w:val="22"/>
                    <w:szCs w:val="22"/>
                  </w:rPr>
                </w:rPrChange>
              </w:rPr>
              <w:pPrChange w:id="9782" w:author="Nick.Tolimieri [2]" w:date="2022-09-09T12:38:00Z">
                <w:pPr>
                  <w:jc w:val="right"/>
                </w:pPr>
              </w:pPrChange>
            </w:pPr>
            <w:ins w:id="9783" w:author="Nick.Tolimieri [2]" w:date="2022-09-09T12:38:00Z">
              <w:del w:id="9784" w:author="Nick.Tolimieri" w:date="2022-09-13T12:37:00Z">
                <w:r w:rsidRPr="001255CF" w:rsidDel="00207938">
                  <w:rPr>
                    <w:rFonts w:asciiTheme="minorHAnsi" w:eastAsiaTheme="minorHAnsi" w:hAnsiTheme="minorHAnsi" w:cstheme="minorBidi"/>
                    <w:sz w:val="22"/>
                    <w:szCs w:val="22"/>
                    <w:rPrChange w:id="9785" w:author="Nick.Tolimieri [2]" w:date="2022-09-09T12:38:00Z">
                      <w:rPr>
                        <w:rFonts w:ascii="Calibri" w:hAnsi="Calibri" w:cs="Calibri"/>
                        <w:color w:val="000000"/>
                        <w:sz w:val="22"/>
                        <w:szCs w:val="22"/>
                      </w:rPr>
                    </w:rPrChange>
                  </w:rPr>
                  <w:delText>0</w:delText>
                </w:r>
              </w:del>
            </w:ins>
          </w:p>
        </w:tc>
        <w:tc>
          <w:tcPr>
            <w:tcW w:w="960" w:type="dxa"/>
            <w:noWrap/>
            <w:hideMark/>
            <w:tcPrChange w:id="97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87" w:author="Nick.Tolimieri [2]" w:date="2022-09-09T12:38:00Z"/>
                <w:del w:id="9788" w:author="Nick.Tolimieri" w:date="2022-09-13T12:37:00Z"/>
                <w:rFonts w:asciiTheme="minorHAnsi" w:eastAsiaTheme="minorHAnsi" w:hAnsiTheme="minorHAnsi" w:cstheme="minorBidi"/>
                <w:sz w:val="22"/>
                <w:szCs w:val="22"/>
                <w:rPrChange w:id="9789" w:author="Nick.Tolimieri [2]" w:date="2022-09-09T12:38:00Z">
                  <w:rPr>
                    <w:ins w:id="9790" w:author="Nick.Tolimieri [2]" w:date="2022-09-09T12:38:00Z"/>
                    <w:del w:id="9791" w:author="Nick.Tolimieri" w:date="2022-09-13T12:37:00Z"/>
                    <w:rFonts w:ascii="Calibri" w:hAnsi="Calibri" w:cs="Calibri"/>
                    <w:color w:val="000000"/>
                    <w:sz w:val="22"/>
                    <w:szCs w:val="22"/>
                  </w:rPr>
                </w:rPrChange>
              </w:rPr>
              <w:pPrChange w:id="9792" w:author="Nick.Tolimieri [2]" w:date="2022-09-09T12:38:00Z">
                <w:pPr>
                  <w:jc w:val="right"/>
                </w:pPr>
              </w:pPrChange>
            </w:pPr>
            <w:ins w:id="9793" w:author="Nick.Tolimieri [2]" w:date="2022-09-09T12:38:00Z">
              <w:del w:id="9794" w:author="Nick.Tolimieri" w:date="2022-09-13T12:37:00Z">
                <w:r w:rsidRPr="001255CF" w:rsidDel="00207938">
                  <w:rPr>
                    <w:rFonts w:asciiTheme="minorHAnsi" w:eastAsiaTheme="minorHAnsi" w:hAnsiTheme="minorHAnsi" w:cstheme="minorBidi"/>
                    <w:sz w:val="22"/>
                    <w:szCs w:val="22"/>
                    <w:rPrChange w:id="9795" w:author="Nick.Tolimieri [2]" w:date="2022-09-09T12:38:00Z">
                      <w:rPr>
                        <w:rFonts w:ascii="Calibri" w:hAnsi="Calibri" w:cs="Calibri"/>
                        <w:color w:val="000000"/>
                        <w:sz w:val="22"/>
                        <w:szCs w:val="22"/>
                      </w:rPr>
                    </w:rPrChange>
                  </w:rPr>
                  <w:delText>12</w:delText>
                </w:r>
              </w:del>
            </w:ins>
          </w:p>
        </w:tc>
        <w:tc>
          <w:tcPr>
            <w:tcW w:w="960" w:type="dxa"/>
            <w:noWrap/>
            <w:hideMark/>
            <w:tcPrChange w:id="97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97" w:author="Nick.Tolimieri [2]" w:date="2022-09-09T12:38:00Z"/>
                <w:del w:id="9798" w:author="Nick.Tolimieri" w:date="2022-09-13T12:37:00Z"/>
                <w:rFonts w:asciiTheme="minorHAnsi" w:eastAsiaTheme="minorHAnsi" w:hAnsiTheme="minorHAnsi" w:cstheme="minorBidi"/>
                <w:sz w:val="22"/>
                <w:szCs w:val="22"/>
                <w:rPrChange w:id="9799" w:author="Nick.Tolimieri [2]" w:date="2022-09-09T12:38:00Z">
                  <w:rPr>
                    <w:ins w:id="9800" w:author="Nick.Tolimieri [2]" w:date="2022-09-09T12:38:00Z"/>
                    <w:del w:id="9801" w:author="Nick.Tolimieri" w:date="2022-09-13T12:37:00Z"/>
                    <w:rFonts w:ascii="Calibri" w:hAnsi="Calibri" w:cs="Calibri"/>
                    <w:color w:val="000000"/>
                    <w:sz w:val="22"/>
                    <w:szCs w:val="22"/>
                  </w:rPr>
                </w:rPrChange>
              </w:rPr>
              <w:pPrChange w:id="9802" w:author="Nick.Tolimieri [2]" w:date="2022-09-09T12:38:00Z">
                <w:pPr>
                  <w:jc w:val="right"/>
                </w:pPr>
              </w:pPrChange>
            </w:pPr>
            <w:ins w:id="9803" w:author="Nick.Tolimieri [2]" w:date="2022-09-09T12:38:00Z">
              <w:del w:id="9804" w:author="Nick.Tolimieri" w:date="2022-09-13T12:37:00Z">
                <w:r w:rsidRPr="001255CF" w:rsidDel="00207938">
                  <w:rPr>
                    <w:rFonts w:asciiTheme="minorHAnsi" w:eastAsiaTheme="minorHAnsi" w:hAnsiTheme="minorHAnsi" w:cstheme="minorBidi"/>
                    <w:sz w:val="22"/>
                    <w:szCs w:val="22"/>
                    <w:rPrChange w:id="9805" w:author="Nick.Tolimieri [2]" w:date="2022-09-09T12:38:00Z">
                      <w:rPr>
                        <w:rFonts w:ascii="Calibri" w:hAnsi="Calibri" w:cs="Calibri"/>
                        <w:color w:val="000000"/>
                        <w:sz w:val="22"/>
                        <w:szCs w:val="22"/>
                      </w:rPr>
                    </w:rPrChange>
                  </w:rPr>
                  <w:delText>1</w:delText>
                </w:r>
              </w:del>
            </w:ins>
          </w:p>
        </w:tc>
        <w:tc>
          <w:tcPr>
            <w:tcW w:w="960" w:type="dxa"/>
            <w:noWrap/>
            <w:hideMark/>
            <w:tcPrChange w:id="98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07" w:author="Nick.Tolimieri [2]" w:date="2022-09-09T12:38:00Z"/>
                <w:del w:id="9808" w:author="Nick.Tolimieri" w:date="2022-09-13T12:37:00Z"/>
                <w:rFonts w:asciiTheme="minorHAnsi" w:eastAsiaTheme="minorHAnsi" w:hAnsiTheme="minorHAnsi" w:cstheme="minorBidi"/>
                <w:sz w:val="22"/>
                <w:szCs w:val="22"/>
                <w:rPrChange w:id="9809" w:author="Nick.Tolimieri [2]" w:date="2022-09-09T12:38:00Z">
                  <w:rPr>
                    <w:ins w:id="9810" w:author="Nick.Tolimieri [2]" w:date="2022-09-09T12:38:00Z"/>
                    <w:del w:id="9811" w:author="Nick.Tolimieri" w:date="2022-09-13T12:37:00Z"/>
                    <w:rFonts w:ascii="Calibri" w:hAnsi="Calibri" w:cs="Calibri"/>
                    <w:color w:val="000000"/>
                    <w:sz w:val="22"/>
                    <w:szCs w:val="22"/>
                  </w:rPr>
                </w:rPrChange>
              </w:rPr>
              <w:pPrChange w:id="9812" w:author="Nick.Tolimieri [2]" w:date="2022-09-09T12:38:00Z">
                <w:pPr>
                  <w:jc w:val="right"/>
                </w:pPr>
              </w:pPrChange>
            </w:pPr>
            <w:ins w:id="9813" w:author="Nick.Tolimieri [2]" w:date="2022-09-09T12:38:00Z">
              <w:del w:id="9814" w:author="Nick.Tolimieri" w:date="2022-09-13T12:37:00Z">
                <w:r w:rsidRPr="001255CF" w:rsidDel="00207938">
                  <w:rPr>
                    <w:rFonts w:asciiTheme="minorHAnsi" w:eastAsiaTheme="minorHAnsi" w:hAnsiTheme="minorHAnsi" w:cstheme="minorBidi"/>
                    <w:sz w:val="22"/>
                    <w:szCs w:val="22"/>
                    <w:rPrChange w:id="9815" w:author="Nick.Tolimieri [2]" w:date="2022-09-09T12:38:00Z">
                      <w:rPr>
                        <w:rFonts w:ascii="Calibri" w:hAnsi="Calibri" w:cs="Calibri"/>
                        <w:color w:val="000000"/>
                        <w:sz w:val="22"/>
                        <w:szCs w:val="22"/>
                      </w:rPr>
                    </w:rPrChange>
                  </w:rPr>
                  <w:delText>13</w:delText>
                </w:r>
              </w:del>
            </w:ins>
          </w:p>
        </w:tc>
        <w:tc>
          <w:tcPr>
            <w:tcW w:w="960" w:type="dxa"/>
            <w:noWrap/>
            <w:hideMark/>
            <w:tcPrChange w:id="98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17" w:author="Nick.Tolimieri [2]" w:date="2022-09-09T12:38:00Z"/>
                <w:del w:id="9818" w:author="Nick.Tolimieri" w:date="2022-09-13T12:37:00Z"/>
                <w:rFonts w:asciiTheme="minorHAnsi" w:eastAsiaTheme="minorHAnsi" w:hAnsiTheme="minorHAnsi" w:cstheme="minorBidi"/>
                <w:sz w:val="22"/>
                <w:szCs w:val="22"/>
                <w:rPrChange w:id="9819" w:author="Nick.Tolimieri [2]" w:date="2022-09-09T12:38:00Z">
                  <w:rPr>
                    <w:ins w:id="9820" w:author="Nick.Tolimieri [2]" w:date="2022-09-09T12:38:00Z"/>
                    <w:del w:id="9821" w:author="Nick.Tolimieri" w:date="2022-09-13T12:37:00Z"/>
                    <w:rFonts w:ascii="Calibri" w:hAnsi="Calibri" w:cs="Calibri"/>
                    <w:color w:val="000000"/>
                    <w:sz w:val="22"/>
                    <w:szCs w:val="22"/>
                  </w:rPr>
                </w:rPrChange>
              </w:rPr>
              <w:pPrChange w:id="9822" w:author="Nick.Tolimieri [2]" w:date="2022-09-09T12:38:00Z">
                <w:pPr>
                  <w:jc w:val="right"/>
                </w:pPr>
              </w:pPrChange>
            </w:pPr>
            <w:ins w:id="9823" w:author="Nick.Tolimieri [2]" w:date="2022-09-09T12:38:00Z">
              <w:del w:id="9824" w:author="Nick.Tolimieri" w:date="2022-09-13T12:37:00Z">
                <w:r w:rsidRPr="001255CF" w:rsidDel="00207938">
                  <w:rPr>
                    <w:rFonts w:asciiTheme="minorHAnsi" w:eastAsiaTheme="minorHAnsi" w:hAnsiTheme="minorHAnsi" w:cstheme="minorBidi"/>
                    <w:sz w:val="22"/>
                    <w:szCs w:val="22"/>
                    <w:rPrChange w:id="9825" w:author="Nick.Tolimieri [2]" w:date="2022-09-09T12:38:00Z">
                      <w:rPr>
                        <w:rFonts w:ascii="Calibri" w:hAnsi="Calibri" w:cs="Calibri"/>
                        <w:color w:val="000000"/>
                        <w:sz w:val="22"/>
                        <w:szCs w:val="22"/>
                      </w:rPr>
                    </w:rPrChange>
                  </w:rPr>
                  <w:delText>13</w:delText>
                </w:r>
              </w:del>
            </w:ins>
          </w:p>
        </w:tc>
        <w:tc>
          <w:tcPr>
            <w:tcW w:w="960" w:type="dxa"/>
            <w:noWrap/>
            <w:hideMark/>
            <w:tcPrChange w:id="98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27" w:author="Nick.Tolimieri [2]" w:date="2022-09-09T12:38:00Z"/>
                <w:del w:id="9828" w:author="Nick.Tolimieri" w:date="2022-09-13T12:37:00Z"/>
                <w:rFonts w:asciiTheme="minorHAnsi" w:eastAsiaTheme="minorHAnsi" w:hAnsiTheme="minorHAnsi" w:cstheme="minorBidi"/>
                <w:sz w:val="22"/>
                <w:szCs w:val="22"/>
                <w:rPrChange w:id="9829" w:author="Nick.Tolimieri [2]" w:date="2022-09-09T12:38:00Z">
                  <w:rPr>
                    <w:ins w:id="9830" w:author="Nick.Tolimieri [2]" w:date="2022-09-09T12:38:00Z"/>
                    <w:del w:id="9831" w:author="Nick.Tolimieri" w:date="2022-09-13T12:37:00Z"/>
                    <w:rFonts w:ascii="Calibri" w:hAnsi="Calibri" w:cs="Calibri"/>
                    <w:color w:val="000000"/>
                    <w:sz w:val="22"/>
                    <w:szCs w:val="22"/>
                  </w:rPr>
                </w:rPrChange>
              </w:rPr>
              <w:pPrChange w:id="9832" w:author="Nick.Tolimieri [2]" w:date="2022-09-09T12:38:00Z">
                <w:pPr>
                  <w:jc w:val="right"/>
                </w:pPr>
              </w:pPrChange>
            </w:pPr>
            <w:ins w:id="9833" w:author="Nick.Tolimieri [2]" w:date="2022-09-09T12:38:00Z">
              <w:del w:id="9834" w:author="Nick.Tolimieri" w:date="2022-09-13T12:37:00Z">
                <w:r w:rsidRPr="001255CF" w:rsidDel="00207938">
                  <w:rPr>
                    <w:rFonts w:asciiTheme="minorHAnsi" w:eastAsiaTheme="minorHAnsi" w:hAnsiTheme="minorHAnsi" w:cstheme="minorBidi"/>
                    <w:sz w:val="22"/>
                    <w:szCs w:val="22"/>
                    <w:rPrChange w:id="9835" w:author="Nick.Tolimieri [2]" w:date="2022-09-09T12:38:00Z">
                      <w:rPr>
                        <w:rFonts w:ascii="Calibri" w:hAnsi="Calibri" w:cs="Calibri"/>
                        <w:color w:val="000000"/>
                        <w:sz w:val="22"/>
                        <w:szCs w:val="22"/>
                      </w:rPr>
                    </w:rPrChange>
                  </w:rPr>
                  <w:delText>13</w:delText>
                </w:r>
              </w:del>
            </w:ins>
          </w:p>
        </w:tc>
        <w:tc>
          <w:tcPr>
            <w:tcW w:w="960" w:type="dxa"/>
            <w:noWrap/>
            <w:hideMark/>
            <w:tcPrChange w:id="98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37" w:author="Nick.Tolimieri [2]" w:date="2022-09-09T12:38:00Z"/>
                <w:del w:id="9838" w:author="Nick.Tolimieri" w:date="2022-09-13T12:37:00Z"/>
                <w:rFonts w:asciiTheme="minorHAnsi" w:eastAsiaTheme="minorHAnsi" w:hAnsiTheme="minorHAnsi" w:cstheme="minorBidi"/>
                <w:sz w:val="22"/>
                <w:szCs w:val="22"/>
                <w:rPrChange w:id="9839" w:author="Nick.Tolimieri [2]" w:date="2022-09-09T12:38:00Z">
                  <w:rPr>
                    <w:ins w:id="9840" w:author="Nick.Tolimieri [2]" w:date="2022-09-09T12:38:00Z"/>
                    <w:del w:id="9841" w:author="Nick.Tolimieri" w:date="2022-09-13T12:37:00Z"/>
                    <w:rFonts w:ascii="Calibri" w:hAnsi="Calibri" w:cs="Calibri"/>
                    <w:color w:val="000000"/>
                    <w:sz w:val="22"/>
                    <w:szCs w:val="22"/>
                  </w:rPr>
                </w:rPrChange>
              </w:rPr>
              <w:pPrChange w:id="9842" w:author="Nick.Tolimieri [2]" w:date="2022-09-09T12:38:00Z">
                <w:pPr>
                  <w:jc w:val="right"/>
                </w:pPr>
              </w:pPrChange>
            </w:pPr>
            <w:ins w:id="9843" w:author="Nick.Tolimieri [2]" w:date="2022-09-09T12:38:00Z">
              <w:del w:id="9844" w:author="Nick.Tolimieri" w:date="2022-09-13T12:37:00Z">
                <w:r w:rsidRPr="001255CF" w:rsidDel="00207938">
                  <w:rPr>
                    <w:rFonts w:asciiTheme="minorHAnsi" w:eastAsiaTheme="minorHAnsi" w:hAnsiTheme="minorHAnsi" w:cstheme="minorBidi"/>
                    <w:sz w:val="22"/>
                    <w:szCs w:val="22"/>
                    <w:rPrChange w:id="9845" w:author="Nick.Tolimieri [2]" w:date="2022-09-09T12:38:00Z">
                      <w:rPr>
                        <w:rFonts w:ascii="Calibri" w:hAnsi="Calibri" w:cs="Calibri"/>
                        <w:color w:val="000000"/>
                        <w:sz w:val="22"/>
                        <w:szCs w:val="22"/>
                      </w:rPr>
                    </w:rPrChange>
                  </w:rPr>
                  <w:delText>1.55</w:delText>
                </w:r>
              </w:del>
            </w:ins>
          </w:p>
        </w:tc>
        <w:tc>
          <w:tcPr>
            <w:tcW w:w="960" w:type="dxa"/>
            <w:noWrap/>
            <w:hideMark/>
            <w:tcPrChange w:id="98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47" w:author="Nick.Tolimieri [2]" w:date="2022-09-09T12:38:00Z"/>
                <w:del w:id="9848" w:author="Nick.Tolimieri" w:date="2022-09-13T12:37:00Z"/>
                <w:rFonts w:asciiTheme="minorHAnsi" w:eastAsiaTheme="minorHAnsi" w:hAnsiTheme="minorHAnsi" w:cstheme="minorBidi"/>
                <w:sz w:val="22"/>
                <w:szCs w:val="22"/>
                <w:rPrChange w:id="9849" w:author="Nick.Tolimieri [2]" w:date="2022-09-09T12:38:00Z">
                  <w:rPr>
                    <w:ins w:id="9850" w:author="Nick.Tolimieri [2]" w:date="2022-09-09T12:38:00Z"/>
                    <w:del w:id="9851" w:author="Nick.Tolimieri" w:date="2022-09-13T12:37:00Z"/>
                    <w:rFonts w:ascii="Calibri" w:hAnsi="Calibri" w:cs="Calibri"/>
                    <w:color w:val="000000"/>
                    <w:sz w:val="22"/>
                    <w:szCs w:val="22"/>
                  </w:rPr>
                </w:rPrChange>
              </w:rPr>
              <w:pPrChange w:id="9852" w:author="Nick.Tolimieri [2]" w:date="2022-09-09T12:38:00Z">
                <w:pPr>
                  <w:jc w:val="right"/>
                </w:pPr>
              </w:pPrChange>
            </w:pPr>
            <w:ins w:id="9853" w:author="Nick.Tolimieri [2]" w:date="2022-09-09T12:38:00Z">
              <w:del w:id="9854" w:author="Nick.Tolimieri" w:date="2022-09-13T12:37:00Z">
                <w:r w:rsidRPr="001255CF" w:rsidDel="00207938">
                  <w:rPr>
                    <w:rFonts w:asciiTheme="minorHAnsi" w:eastAsiaTheme="minorHAnsi" w:hAnsiTheme="minorHAnsi" w:cstheme="minorBidi"/>
                    <w:sz w:val="22"/>
                    <w:szCs w:val="22"/>
                    <w:rPrChange w:id="9855" w:author="Nick.Tolimieri [2]" w:date="2022-09-09T12:38:00Z">
                      <w:rPr>
                        <w:rFonts w:ascii="Calibri" w:hAnsi="Calibri" w:cs="Calibri"/>
                        <w:color w:val="000000"/>
                        <w:sz w:val="22"/>
                        <w:szCs w:val="22"/>
                      </w:rPr>
                    </w:rPrChange>
                  </w:rPr>
                  <w:delText>0.24</w:delText>
                </w:r>
              </w:del>
            </w:ins>
          </w:p>
        </w:tc>
      </w:tr>
      <w:tr w:rsidR="001255CF" w:rsidRPr="001255CF" w:rsidDel="00207938" w:rsidTr="001255CF">
        <w:trPr>
          <w:divId w:val="1429738465"/>
          <w:trHeight w:val="300"/>
          <w:ins w:id="9856" w:author="Nick.Tolimieri [2]" w:date="2022-09-09T12:38:00Z"/>
          <w:del w:id="9857" w:author="Nick.Tolimieri" w:date="2022-09-13T12:37:00Z"/>
          <w:trPrChange w:id="9858" w:author="Nick.Tolimieri [2]" w:date="2022-09-09T12:38:00Z">
            <w:trPr>
              <w:divId w:val="1429738465"/>
              <w:trHeight w:val="300"/>
            </w:trPr>
          </w:trPrChange>
        </w:trPr>
        <w:tc>
          <w:tcPr>
            <w:tcW w:w="960" w:type="dxa"/>
            <w:noWrap/>
            <w:hideMark/>
            <w:tcPrChange w:id="98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60" w:author="Nick.Tolimieri [2]" w:date="2022-09-09T12:38:00Z"/>
                <w:del w:id="9861" w:author="Nick.Tolimieri" w:date="2022-09-13T12:37:00Z"/>
                <w:rFonts w:asciiTheme="minorHAnsi" w:eastAsiaTheme="minorHAnsi" w:hAnsiTheme="minorHAnsi" w:cstheme="minorBidi"/>
                <w:sz w:val="22"/>
                <w:szCs w:val="22"/>
                <w:rPrChange w:id="9862" w:author="Nick.Tolimieri [2]" w:date="2022-09-09T12:38:00Z">
                  <w:rPr>
                    <w:ins w:id="9863" w:author="Nick.Tolimieri [2]" w:date="2022-09-09T12:38:00Z"/>
                    <w:del w:id="9864" w:author="Nick.Tolimieri" w:date="2022-09-13T12:37:00Z"/>
                    <w:rFonts w:ascii="Calibri" w:hAnsi="Calibri" w:cs="Calibri"/>
                    <w:color w:val="000000"/>
                    <w:sz w:val="22"/>
                    <w:szCs w:val="22"/>
                  </w:rPr>
                </w:rPrChange>
              </w:rPr>
              <w:pPrChange w:id="9865" w:author="Nick.Tolimieri [2]" w:date="2022-09-09T12:38:00Z">
                <w:pPr/>
              </w:pPrChange>
            </w:pPr>
            <w:ins w:id="9866" w:author="Nick.Tolimieri [2]" w:date="2022-09-09T12:38:00Z">
              <w:del w:id="9867" w:author="Nick.Tolimieri" w:date="2022-09-13T12:37:00Z">
                <w:r w:rsidRPr="001255CF" w:rsidDel="00207938">
                  <w:rPr>
                    <w:rFonts w:asciiTheme="minorHAnsi" w:eastAsiaTheme="minorHAnsi" w:hAnsiTheme="minorHAnsi" w:cstheme="minorBidi"/>
                    <w:sz w:val="22"/>
                    <w:szCs w:val="22"/>
                    <w:rPrChange w:id="9868"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8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70" w:author="Nick.Tolimieri [2]" w:date="2022-09-09T12:38:00Z"/>
                <w:del w:id="9871" w:author="Nick.Tolimieri" w:date="2022-09-13T12:37:00Z"/>
                <w:rFonts w:asciiTheme="minorHAnsi" w:eastAsiaTheme="minorHAnsi" w:hAnsiTheme="minorHAnsi" w:cstheme="minorBidi"/>
                <w:sz w:val="22"/>
                <w:szCs w:val="22"/>
                <w:rPrChange w:id="9872" w:author="Nick.Tolimieri [2]" w:date="2022-09-09T12:38:00Z">
                  <w:rPr>
                    <w:ins w:id="9873" w:author="Nick.Tolimieri [2]" w:date="2022-09-09T12:38:00Z"/>
                    <w:del w:id="9874" w:author="Nick.Tolimieri" w:date="2022-09-13T12:37:00Z"/>
                    <w:rFonts w:ascii="Calibri" w:hAnsi="Calibri" w:cs="Calibri"/>
                    <w:color w:val="000000"/>
                    <w:sz w:val="22"/>
                    <w:szCs w:val="22"/>
                  </w:rPr>
                </w:rPrChange>
              </w:rPr>
              <w:pPrChange w:id="9875" w:author="Nick.Tolimieri [2]" w:date="2022-09-09T12:38:00Z">
                <w:pPr>
                  <w:jc w:val="right"/>
                </w:pPr>
              </w:pPrChange>
            </w:pPr>
            <w:ins w:id="9876" w:author="Nick.Tolimieri [2]" w:date="2022-09-09T12:38:00Z">
              <w:del w:id="9877" w:author="Nick.Tolimieri" w:date="2022-09-13T12:37:00Z">
                <w:r w:rsidRPr="001255CF" w:rsidDel="00207938">
                  <w:rPr>
                    <w:rFonts w:asciiTheme="minorHAnsi" w:eastAsiaTheme="minorHAnsi" w:hAnsiTheme="minorHAnsi" w:cstheme="minorBidi"/>
                    <w:sz w:val="22"/>
                    <w:szCs w:val="22"/>
                    <w:rPrChange w:id="9878" w:author="Nick.Tolimieri [2]" w:date="2022-09-09T12:38:00Z">
                      <w:rPr>
                        <w:rFonts w:ascii="Calibri" w:hAnsi="Calibri" w:cs="Calibri"/>
                        <w:color w:val="000000"/>
                        <w:sz w:val="22"/>
                        <w:szCs w:val="22"/>
                      </w:rPr>
                    </w:rPrChange>
                  </w:rPr>
                  <w:delText>2003</w:delText>
                </w:r>
              </w:del>
            </w:ins>
          </w:p>
        </w:tc>
        <w:tc>
          <w:tcPr>
            <w:tcW w:w="960" w:type="dxa"/>
            <w:noWrap/>
            <w:hideMark/>
            <w:tcPrChange w:id="98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80" w:author="Nick.Tolimieri [2]" w:date="2022-09-09T12:38:00Z"/>
                <w:del w:id="9881" w:author="Nick.Tolimieri" w:date="2022-09-13T12:37:00Z"/>
                <w:rFonts w:asciiTheme="minorHAnsi" w:eastAsiaTheme="minorHAnsi" w:hAnsiTheme="minorHAnsi" w:cstheme="minorBidi"/>
                <w:sz w:val="22"/>
                <w:szCs w:val="22"/>
                <w:rPrChange w:id="9882" w:author="Nick.Tolimieri [2]" w:date="2022-09-09T12:38:00Z">
                  <w:rPr>
                    <w:ins w:id="9883" w:author="Nick.Tolimieri [2]" w:date="2022-09-09T12:38:00Z"/>
                    <w:del w:id="9884" w:author="Nick.Tolimieri" w:date="2022-09-13T12:37:00Z"/>
                    <w:rFonts w:ascii="Calibri" w:hAnsi="Calibri" w:cs="Calibri"/>
                    <w:color w:val="000000"/>
                    <w:sz w:val="22"/>
                    <w:szCs w:val="22"/>
                  </w:rPr>
                </w:rPrChange>
              </w:rPr>
              <w:pPrChange w:id="9885" w:author="Nick.Tolimieri [2]" w:date="2022-09-09T12:38:00Z">
                <w:pPr>
                  <w:jc w:val="right"/>
                </w:pPr>
              </w:pPrChange>
            </w:pPr>
            <w:ins w:id="9886" w:author="Nick.Tolimieri [2]" w:date="2022-09-09T12:38:00Z">
              <w:del w:id="9887" w:author="Nick.Tolimieri" w:date="2022-09-13T12:37:00Z">
                <w:r w:rsidRPr="001255CF" w:rsidDel="00207938">
                  <w:rPr>
                    <w:rFonts w:asciiTheme="minorHAnsi" w:eastAsiaTheme="minorHAnsi" w:hAnsiTheme="minorHAnsi" w:cstheme="minorBidi"/>
                    <w:sz w:val="22"/>
                    <w:szCs w:val="22"/>
                    <w:rPrChange w:id="9888" w:author="Nick.Tolimieri [2]" w:date="2022-09-09T12:38:00Z">
                      <w:rPr>
                        <w:rFonts w:ascii="Calibri" w:hAnsi="Calibri" w:cs="Calibri"/>
                        <w:color w:val="000000"/>
                        <w:sz w:val="22"/>
                        <w:szCs w:val="22"/>
                      </w:rPr>
                    </w:rPrChange>
                  </w:rPr>
                  <w:delText>0</w:delText>
                </w:r>
              </w:del>
            </w:ins>
          </w:p>
        </w:tc>
        <w:tc>
          <w:tcPr>
            <w:tcW w:w="960" w:type="dxa"/>
            <w:noWrap/>
            <w:hideMark/>
            <w:tcPrChange w:id="98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90" w:author="Nick.Tolimieri [2]" w:date="2022-09-09T12:38:00Z"/>
                <w:del w:id="9891" w:author="Nick.Tolimieri" w:date="2022-09-13T12:37:00Z"/>
                <w:rFonts w:asciiTheme="minorHAnsi" w:eastAsiaTheme="minorHAnsi" w:hAnsiTheme="minorHAnsi" w:cstheme="minorBidi"/>
                <w:sz w:val="22"/>
                <w:szCs w:val="22"/>
                <w:rPrChange w:id="9892" w:author="Nick.Tolimieri [2]" w:date="2022-09-09T12:38:00Z">
                  <w:rPr>
                    <w:ins w:id="9893" w:author="Nick.Tolimieri [2]" w:date="2022-09-09T12:38:00Z"/>
                    <w:del w:id="9894" w:author="Nick.Tolimieri" w:date="2022-09-13T12:37:00Z"/>
                    <w:rFonts w:ascii="Calibri" w:hAnsi="Calibri" w:cs="Calibri"/>
                    <w:color w:val="000000"/>
                    <w:sz w:val="22"/>
                    <w:szCs w:val="22"/>
                  </w:rPr>
                </w:rPrChange>
              </w:rPr>
              <w:pPrChange w:id="9895" w:author="Nick.Tolimieri [2]" w:date="2022-09-09T12:38:00Z">
                <w:pPr>
                  <w:jc w:val="right"/>
                </w:pPr>
              </w:pPrChange>
            </w:pPr>
            <w:ins w:id="9896" w:author="Nick.Tolimieri [2]" w:date="2022-09-09T12:38:00Z">
              <w:del w:id="9897" w:author="Nick.Tolimieri" w:date="2022-09-13T12:37:00Z">
                <w:r w:rsidRPr="001255CF" w:rsidDel="00207938">
                  <w:rPr>
                    <w:rFonts w:asciiTheme="minorHAnsi" w:eastAsiaTheme="minorHAnsi" w:hAnsiTheme="minorHAnsi" w:cstheme="minorBidi"/>
                    <w:sz w:val="22"/>
                    <w:szCs w:val="22"/>
                    <w:rPrChange w:id="9898" w:author="Nick.Tolimieri [2]" w:date="2022-09-09T12:38:00Z">
                      <w:rPr>
                        <w:rFonts w:ascii="Calibri" w:hAnsi="Calibri" w:cs="Calibri"/>
                        <w:color w:val="000000"/>
                        <w:sz w:val="22"/>
                        <w:szCs w:val="22"/>
                      </w:rPr>
                    </w:rPrChange>
                  </w:rPr>
                  <w:delText>31</w:delText>
                </w:r>
              </w:del>
            </w:ins>
          </w:p>
        </w:tc>
        <w:tc>
          <w:tcPr>
            <w:tcW w:w="960" w:type="dxa"/>
            <w:noWrap/>
            <w:hideMark/>
            <w:tcPrChange w:id="98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00" w:author="Nick.Tolimieri [2]" w:date="2022-09-09T12:38:00Z"/>
                <w:del w:id="9901" w:author="Nick.Tolimieri" w:date="2022-09-13T12:37:00Z"/>
                <w:rFonts w:asciiTheme="minorHAnsi" w:eastAsiaTheme="minorHAnsi" w:hAnsiTheme="minorHAnsi" w:cstheme="minorBidi"/>
                <w:sz w:val="22"/>
                <w:szCs w:val="22"/>
                <w:rPrChange w:id="9902" w:author="Nick.Tolimieri [2]" w:date="2022-09-09T12:38:00Z">
                  <w:rPr>
                    <w:ins w:id="9903" w:author="Nick.Tolimieri [2]" w:date="2022-09-09T12:38:00Z"/>
                    <w:del w:id="9904" w:author="Nick.Tolimieri" w:date="2022-09-13T12:37:00Z"/>
                    <w:rFonts w:ascii="Calibri" w:hAnsi="Calibri" w:cs="Calibri"/>
                    <w:color w:val="000000"/>
                    <w:sz w:val="22"/>
                    <w:szCs w:val="22"/>
                  </w:rPr>
                </w:rPrChange>
              </w:rPr>
              <w:pPrChange w:id="9905" w:author="Nick.Tolimieri [2]" w:date="2022-09-09T12:38:00Z">
                <w:pPr>
                  <w:jc w:val="right"/>
                </w:pPr>
              </w:pPrChange>
            </w:pPr>
            <w:ins w:id="9906" w:author="Nick.Tolimieri [2]" w:date="2022-09-09T12:38:00Z">
              <w:del w:id="9907" w:author="Nick.Tolimieri" w:date="2022-09-13T12:37:00Z">
                <w:r w:rsidRPr="001255CF" w:rsidDel="00207938">
                  <w:rPr>
                    <w:rFonts w:asciiTheme="minorHAnsi" w:eastAsiaTheme="minorHAnsi" w:hAnsiTheme="minorHAnsi" w:cstheme="minorBidi"/>
                    <w:sz w:val="22"/>
                    <w:szCs w:val="22"/>
                    <w:rPrChange w:id="9908" w:author="Nick.Tolimieri [2]" w:date="2022-09-09T12:38:00Z">
                      <w:rPr>
                        <w:rFonts w:ascii="Calibri" w:hAnsi="Calibri" w:cs="Calibri"/>
                        <w:color w:val="000000"/>
                        <w:sz w:val="22"/>
                        <w:szCs w:val="22"/>
                      </w:rPr>
                    </w:rPrChange>
                  </w:rPr>
                  <w:delText>3</w:delText>
                </w:r>
              </w:del>
            </w:ins>
          </w:p>
        </w:tc>
        <w:tc>
          <w:tcPr>
            <w:tcW w:w="960" w:type="dxa"/>
            <w:noWrap/>
            <w:hideMark/>
            <w:tcPrChange w:id="99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10" w:author="Nick.Tolimieri [2]" w:date="2022-09-09T12:38:00Z"/>
                <w:del w:id="9911" w:author="Nick.Tolimieri" w:date="2022-09-13T12:37:00Z"/>
                <w:rFonts w:asciiTheme="minorHAnsi" w:eastAsiaTheme="minorHAnsi" w:hAnsiTheme="minorHAnsi" w:cstheme="minorBidi"/>
                <w:sz w:val="22"/>
                <w:szCs w:val="22"/>
                <w:rPrChange w:id="9912" w:author="Nick.Tolimieri [2]" w:date="2022-09-09T12:38:00Z">
                  <w:rPr>
                    <w:ins w:id="9913" w:author="Nick.Tolimieri [2]" w:date="2022-09-09T12:38:00Z"/>
                    <w:del w:id="9914" w:author="Nick.Tolimieri" w:date="2022-09-13T12:37:00Z"/>
                    <w:rFonts w:ascii="Calibri" w:hAnsi="Calibri" w:cs="Calibri"/>
                    <w:color w:val="000000"/>
                    <w:sz w:val="22"/>
                    <w:szCs w:val="22"/>
                  </w:rPr>
                </w:rPrChange>
              </w:rPr>
              <w:pPrChange w:id="9915" w:author="Nick.Tolimieri [2]" w:date="2022-09-09T12:38:00Z">
                <w:pPr>
                  <w:jc w:val="right"/>
                </w:pPr>
              </w:pPrChange>
            </w:pPr>
            <w:ins w:id="9916" w:author="Nick.Tolimieri [2]" w:date="2022-09-09T12:38:00Z">
              <w:del w:id="9917" w:author="Nick.Tolimieri" w:date="2022-09-13T12:37:00Z">
                <w:r w:rsidRPr="001255CF" w:rsidDel="00207938">
                  <w:rPr>
                    <w:rFonts w:asciiTheme="minorHAnsi" w:eastAsiaTheme="minorHAnsi" w:hAnsiTheme="minorHAnsi" w:cstheme="minorBidi"/>
                    <w:sz w:val="22"/>
                    <w:szCs w:val="22"/>
                    <w:rPrChange w:id="9918" w:author="Nick.Tolimieri [2]" w:date="2022-09-09T12:38:00Z">
                      <w:rPr>
                        <w:rFonts w:ascii="Calibri" w:hAnsi="Calibri" w:cs="Calibri"/>
                        <w:color w:val="000000"/>
                        <w:sz w:val="22"/>
                        <w:szCs w:val="22"/>
                      </w:rPr>
                    </w:rPrChange>
                  </w:rPr>
                  <w:delText>23</w:delText>
                </w:r>
              </w:del>
            </w:ins>
          </w:p>
        </w:tc>
        <w:tc>
          <w:tcPr>
            <w:tcW w:w="960" w:type="dxa"/>
            <w:noWrap/>
            <w:hideMark/>
            <w:tcPrChange w:id="99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20" w:author="Nick.Tolimieri [2]" w:date="2022-09-09T12:38:00Z"/>
                <w:del w:id="9921" w:author="Nick.Tolimieri" w:date="2022-09-13T12:37:00Z"/>
                <w:rFonts w:asciiTheme="minorHAnsi" w:eastAsiaTheme="minorHAnsi" w:hAnsiTheme="minorHAnsi" w:cstheme="minorBidi"/>
                <w:sz w:val="22"/>
                <w:szCs w:val="22"/>
                <w:rPrChange w:id="9922" w:author="Nick.Tolimieri [2]" w:date="2022-09-09T12:38:00Z">
                  <w:rPr>
                    <w:ins w:id="9923" w:author="Nick.Tolimieri [2]" w:date="2022-09-09T12:38:00Z"/>
                    <w:del w:id="9924" w:author="Nick.Tolimieri" w:date="2022-09-13T12:37:00Z"/>
                    <w:rFonts w:ascii="Calibri" w:hAnsi="Calibri" w:cs="Calibri"/>
                    <w:color w:val="000000"/>
                    <w:sz w:val="22"/>
                    <w:szCs w:val="22"/>
                  </w:rPr>
                </w:rPrChange>
              </w:rPr>
              <w:pPrChange w:id="9925" w:author="Nick.Tolimieri [2]" w:date="2022-09-09T12:38:00Z">
                <w:pPr>
                  <w:jc w:val="right"/>
                </w:pPr>
              </w:pPrChange>
            </w:pPr>
            <w:ins w:id="9926" w:author="Nick.Tolimieri [2]" w:date="2022-09-09T12:38:00Z">
              <w:del w:id="9927" w:author="Nick.Tolimieri" w:date="2022-09-13T12:37:00Z">
                <w:r w:rsidRPr="001255CF" w:rsidDel="00207938">
                  <w:rPr>
                    <w:rFonts w:asciiTheme="minorHAnsi" w:eastAsiaTheme="minorHAnsi" w:hAnsiTheme="minorHAnsi" w:cstheme="minorBidi"/>
                    <w:sz w:val="22"/>
                    <w:szCs w:val="22"/>
                    <w:rPrChange w:id="9928" w:author="Nick.Tolimieri [2]" w:date="2022-09-09T12:38:00Z">
                      <w:rPr>
                        <w:rFonts w:ascii="Calibri" w:hAnsi="Calibri" w:cs="Calibri"/>
                        <w:color w:val="000000"/>
                        <w:sz w:val="22"/>
                        <w:szCs w:val="22"/>
                      </w:rPr>
                    </w:rPrChange>
                  </w:rPr>
                  <w:delText>5</w:delText>
                </w:r>
              </w:del>
            </w:ins>
          </w:p>
        </w:tc>
        <w:tc>
          <w:tcPr>
            <w:tcW w:w="960" w:type="dxa"/>
            <w:noWrap/>
            <w:hideMark/>
            <w:tcPrChange w:id="99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30" w:author="Nick.Tolimieri [2]" w:date="2022-09-09T12:38:00Z"/>
                <w:del w:id="9931" w:author="Nick.Tolimieri" w:date="2022-09-13T12:37:00Z"/>
                <w:rFonts w:asciiTheme="minorHAnsi" w:eastAsiaTheme="minorHAnsi" w:hAnsiTheme="minorHAnsi" w:cstheme="minorBidi"/>
                <w:sz w:val="22"/>
                <w:szCs w:val="22"/>
                <w:rPrChange w:id="9932" w:author="Nick.Tolimieri [2]" w:date="2022-09-09T12:38:00Z">
                  <w:rPr>
                    <w:ins w:id="9933" w:author="Nick.Tolimieri [2]" w:date="2022-09-09T12:38:00Z"/>
                    <w:del w:id="9934" w:author="Nick.Tolimieri" w:date="2022-09-13T12:37:00Z"/>
                    <w:rFonts w:ascii="Calibri" w:hAnsi="Calibri" w:cs="Calibri"/>
                    <w:color w:val="000000"/>
                    <w:sz w:val="22"/>
                    <w:szCs w:val="22"/>
                  </w:rPr>
                </w:rPrChange>
              </w:rPr>
              <w:pPrChange w:id="9935" w:author="Nick.Tolimieri [2]" w:date="2022-09-09T12:38:00Z">
                <w:pPr>
                  <w:jc w:val="right"/>
                </w:pPr>
              </w:pPrChange>
            </w:pPr>
            <w:ins w:id="9936" w:author="Nick.Tolimieri [2]" w:date="2022-09-09T12:38:00Z">
              <w:del w:id="9937" w:author="Nick.Tolimieri" w:date="2022-09-13T12:37:00Z">
                <w:r w:rsidRPr="001255CF" w:rsidDel="00207938">
                  <w:rPr>
                    <w:rFonts w:asciiTheme="minorHAnsi" w:eastAsiaTheme="minorHAnsi" w:hAnsiTheme="minorHAnsi" w:cstheme="minorBidi"/>
                    <w:sz w:val="22"/>
                    <w:szCs w:val="22"/>
                    <w:rPrChange w:id="9938" w:author="Nick.Tolimieri [2]" w:date="2022-09-09T12:38:00Z">
                      <w:rPr>
                        <w:rFonts w:ascii="Calibri" w:hAnsi="Calibri" w:cs="Calibri"/>
                        <w:color w:val="000000"/>
                        <w:sz w:val="22"/>
                        <w:szCs w:val="22"/>
                      </w:rPr>
                    </w:rPrChange>
                  </w:rPr>
                  <w:delText>10</w:delText>
                </w:r>
              </w:del>
            </w:ins>
          </w:p>
        </w:tc>
        <w:tc>
          <w:tcPr>
            <w:tcW w:w="960" w:type="dxa"/>
            <w:noWrap/>
            <w:hideMark/>
            <w:tcPrChange w:id="99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40" w:author="Nick.Tolimieri [2]" w:date="2022-09-09T12:38:00Z"/>
                <w:del w:id="9941" w:author="Nick.Tolimieri" w:date="2022-09-13T12:37:00Z"/>
                <w:rFonts w:asciiTheme="minorHAnsi" w:eastAsiaTheme="minorHAnsi" w:hAnsiTheme="minorHAnsi" w:cstheme="minorBidi"/>
                <w:sz w:val="22"/>
                <w:szCs w:val="22"/>
                <w:rPrChange w:id="9942" w:author="Nick.Tolimieri [2]" w:date="2022-09-09T12:38:00Z">
                  <w:rPr>
                    <w:ins w:id="9943" w:author="Nick.Tolimieri [2]" w:date="2022-09-09T12:38:00Z"/>
                    <w:del w:id="9944" w:author="Nick.Tolimieri" w:date="2022-09-13T12:37:00Z"/>
                    <w:rFonts w:ascii="Calibri" w:hAnsi="Calibri" w:cs="Calibri"/>
                    <w:color w:val="000000"/>
                    <w:sz w:val="22"/>
                    <w:szCs w:val="22"/>
                  </w:rPr>
                </w:rPrChange>
              </w:rPr>
              <w:pPrChange w:id="9945" w:author="Nick.Tolimieri [2]" w:date="2022-09-09T12:38:00Z">
                <w:pPr>
                  <w:jc w:val="right"/>
                </w:pPr>
              </w:pPrChange>
            </w:pPr>
            <w:ins w:id="9946" w:author="Nick.Tolimieri [2]" w:date="2022-09-09T12:38:00Z">
              <w:del w:id="9947" w:author="Nick.Tolimieri" w:date="2022-09-13T12:37:00Z">
                <w:r w:rsidRPr="001255CF" w:rsidDel="00207938">
                  <w:rPr>
                    <w:rFonts w:asciiTheme="minorHAnsi" w:eastAsiaTheme="minorHAnsi" w:hAnsiTheme="minorHAnsi" w:cstheme="minorBidi"/>
                    <w:sz w:val="22"/>
                    <w:szCs w:val="22"/>
                    <w:rPrChange w:id="9948" w:author="Nick.Tolimieri [2]" w:date="2022-09-09T12:38:00Z">
                      <w:rPr>
                        <w:rFonts w:ascii="Calibri" w:hAnsi="Calibri" w:cs="Calibri"/>
                        <w:color w:val="000000"/>
                        <w:sz w:val="22"/>
                        <w:szCs w:val="22"/>
                      </w:rPr>
                    </w:rPrChange>
                  </w:rPr>
                  <w:delText>1.67</w:delText>
                </w:r>
              </w:del>
            </w:ins>
          </w:p>
        </w:tc>
        <w:tc>
          <w:tcPr>
            <w:tcW w:w="960" w:type="dxa"/>
            <w:noWrap/>
            <w:hideMark/>
            <w:tcPrChange w:id="99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50" w:author="Nick.Tolimieri [2]" w:date="2022-09-09T12:38:00Z"/>
                <w:del w:id="9951" w:author="Nick.Tolimieri" w:date="2022-09-13T12:37:00Z"/>
                <w:rFonts w:asciiTheme="minorHAnsi" w:eastAsiaTheme="minorHAnsi" w:hAnsiTheme="minorHAnsi" w:cstheme="minorBidi"/>
                <w:sz w:val="22"/>
                <w:szCs w:val="22"/>
                <w:rPrChange w:id="9952" w:author="Nick.Tolimieri [2]" w:date="2022-09-09T12:38:00Z">
                  <w:rPr>
                    <w:ins w:id="9953" w:author="Nick.Tolimieri [2]" w:date="2022-09-09T12:38:00Z"/>
                    <w:del w:id="9954" w:author="Nick.Tolimieri" w:date="2022-09-13T12:37:00Z"/>
                    <w:rFonts w:ascii="Calibri" w:hAnsi="Calibri" w:cs="Calibri"/>
                    <w:color w:val="000000"/>
                    <w:sz w:val="22"/>
                    <w:szCs w:val="22"/>
                  </w:rPr>
                </w:rPrChange>
              </w:rPr>
              <w:pPrChange w:id="9955" w:author="Nick.Tolimieri [2]" w:date="2022-09-09T12:38:00Z">
                <w:pPr>
                  <w:jc w:val="right"/>
                </w:pPr>
              </w:pPrChange>
            </w:pPr>
            <w:ins w:id="9956" w:author="Nick.Tolimieri [2]" w:date="2022-09-09T12:38:00Z">
              <w:del w:id="9957" w:author="Nick.Tolimieri" w:date="2022-09-13T12:37:00Z">
                <w:r w:rsidRPr="001255CF" w:rsidDel="00207938">
                  <w:rPr>
                    <w:rFonts w:asciiTheme="minorHAnsi" w:eastAsiaTheme="minorHAnsi" w:hAnsiTheme="minorHAnsi" w:cstheme="minorBidi"/>
                    <w:sz w:val="22"/>
                    <w:szCs w:val="22"/>
                    <w:rPrChange w:id="9958" w:author="Nick.Tolimieri [2]" w:date="2022-09-09T12:38:00Z">
                      <w:rPr>
                        <w:rFonts w:ascii="Calibri" w:hAnsi="Calibri" w:cs="Calibri"/>
                        <w:color w:val="000000"/>
                        <w:sz w:val="22"/>
                        <w:szCs w:val="22"/>
                      </w:rPr>
                    </w:rPrChange>
                  </w:rPr>
                  <w:delText>0.27</w:delText>
                </w:r>
              </w:del>
            </w:ins>
          </w:p>
        </w:tc>
      </w:tr>
      <w:tr w:rsidR="001255CF" w:rsidRPr="001255CF" w:rsidDel="00207938" w:rsidTr="001255CF">
        <w:trPr>
          <w:divId w:val="1429738465"/>
          <w:trHeight w:val="300"/>
          <w:ins w:id="9959" w:author="Nick.Tolimieri [2]" w:date="2022-09-09T12:38:00Z"/>
          <w:del w:id="9960" w:author="Nick.Tolimieri" w:date="2022-09-13T12:37:00Z"/>
          <w:trPrChange w:id="9961" w:author="Nick.Tolimieri [2]" w:date="2022-09-09T12:38:00Z">
            <w:trPr>
              <w:divId w:val="1429738465"/>
              <w:trHeight w:val="300"/>
            </w:trPr>
          </w:trPrChange>
        </w:trPr>
        <w:tc>
          <w:tcPr>
            <w:tcW w:w="960" w:type="dxa"/>
            <w:noWrap/>
            <w:hideMark/>
            <w:tcPrChange w:id="99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63" w:author="Nick.Tolimieri [2]" w:date="2022-09-09T12:38:00Z"/>
                <w:del w:id="9964" w:author="Nick.Tolimieri" w:date="2022-09-13T12:37:00Z"/>
                <w:rFonts w:asciiTheme="minorHAnsi" w:eastAsiaTheme="minorHAnsi" w:hAnsiTheme="minorHAnsi" w:cstheme="minorBidi"/>
                <w:sz w:val="22"/>
                <w:szCs w:val="22"/>
                <w:rPrChange w:id="9965" w:author="Nick.Tolimieri [2]" w:date="2022-09-09T12:38:00Z">
                  <w:rPr>
                    <w:ins w:id="9966" w:author="Nick.Tolimieri [2]" w:date="2022-09-09T12:38:00Z"/>
                    <w:del w:id="9967" w:author="Nick.Tolimieri" w:date="2022-09-13T12:37:00Z"/>
                    <w:rFonts w:ascii="Calibri" w:hAnsi="Calibri" w:cs="Calibri"/>
                    <w:color w:val="000000"/>
                    <w:sz w:val="22"/>
                    <w:szCs w:val="22"/>
                  </w:rPr>
                </w:rPrChange>
              </w:rPr>
              <w:pPrChange w:id="9968" w:author="Nick.Tolimieri [2]" w:date="2022-09-09T12:38:00Z">
                <w:pPr/>
              </w:pPrChange>
            </w:pPr>
            <w:ins w:id="9969" w:author="Nick.Tolimieri [2]" w:date="2022-09-09T12:38:00Z">
              <w:del w:id="9970" w:author="Nick.Tolimieri" w:date="2022-09-13T12:37:00Z">
                <w:r w:rsidRPr="001255CF" w:rsidDel="00207938">
                  <w:rPr>
                    <w:rFonts w:asciiTheme="minorHAnsi" w:eastAsiaTheme="minorHAnsi" w:hAnsiTheme="minorHAnsi" w:cstheme="minorBidi"/>
                    <w:sz w:val="22"/>
                    <w:szCs w:val="22"/>
                    <w:rPrChange w:id="9971"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9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73" w:author="Nick.Tolimieri [2]" w:date="2022-09-09T12:38:00Z"/>
                <w:del w:id="9974" w:author="Nick.Tolimieri" w:date="2022-09-13T12:37:00Z"/>
                <w:rFonts w:asciiTheme="minorHAnsi" w:eastAsiaTheme="minorHAnsi" w:hAnsiTheme="minorHAnsi" w:cstheme="minorBidi"/>
                <w:sz w:val="22"/>
                <w:szCs w:val="22"/>
                <w:rPrChange w:id="9975" w:author="Nick.Tolimieri [2]" w:date="2022-09-09T12:38:00Z">
                  <w:rPr>
                    <w:ins w:id="9976" w:author="Nick.Tolimieri [2]" w:date="2022-09-09T12:38:00Z"/>
                    <w:del w:id="9977" w:author="Nick.Tolimieri" w:date="2022-09-13T12:37:00Z"/>
                    <w:rFonts w:ascii="Calibri" w:hAnsi="Calibri" w:cs="Calibri"/>
                    <w:color w:val="000000"/>
                    <w:sz w:val="22"/>
                    <w:szCs w:val="22"/>
                  </w:rPr>
                </w:rPrChange>
              </w:rPr>
              <w:pPrChange w:id="9978" w:author="Nick.Tolimieri [2]" w:date="2022-09-09T12:38:00Z">
                <w:pPr>
                  <w:jc w:val="right"/>
                </w:pPr>
              </w:pPrChange>
            </w:pPr>
            <w:ins w:id="9979" w:author="Nick.Tolimieri [2]" w:date="2022-09-09T12:38:00Z">
              <w:del w:id="9980" w:author="Nick.Tolimieri" w:date="2022-09-13T12:37:00Z">
                <w:r w:rsidRPr="001255CF" w:rsidDel="00207938">
                  <w:rPr>
                    <w:rFonts w:asciiTheme="minorHAnsi" w:eastAsiaTheme="minorHAnsi" w:hAnsiTheme="minorHAnsi" w:cstheme="minorBidi"/>
                    <w:sz w:val="22"/>
                    <w:szCs w:val="22"/>
                    <w:rPrChange w:id="9981" w:author="Nick.Tolimieri [2]" w:date="2022-09-09T12:38:00Z">
                      <w:rPr>
                        <w:rFonts w:ascii="Calibri" w:hAnsi="Calibri" w:cs="Calibri"/>
                        <w:color w:val="000000"/>
                        <w:sz w:val="22"/>
                        <w:szCs w:val="22"/>
                      </w:rPr>
                    </w:rPrChange>
                  </w:rPr>
                  <w:delText>2004</w:delText>
                </w:r>
              </w:del>
            </w:ins>
          </w:p>
        </w:tc>
        <w:tc>
          <w:tcPr>
            <w:tcW w:w="960" w:type="dxa"/>
            <w:noWrap/>
            <w:hideMark/>
            <w:tcPrChange w:id="99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83" w:author="Nick.Tolimieri [2]" w:date="2022-09-09T12:38:00Z"/>
                <w:del w:id="9984" w:author="Nick.Tolimieri" w:date="2022-09-13T12:37:00Z"/>
                <w:rFonts w:asciiTheme="minorHAnsi" w:eastAsiaTheme="minorHAnsi" w:hAnsiTheme="minorHAnsi" w:cstheme="minorBidi"/>
                <w:sz w:val="22"/>
                <w:szCs w:val="22"/>
                <w:rPrChange w:id="9985" w:author="Nick.Tolimieri [2]" w:date="2022-09-09T12:38:00Z">
                  <w:rPr>
                    <w:ins w:id="9986" w:author="Nick.Tolimieri [2]" w:date="2022-09-09T12:38:00Z"/>
                    <w:del w:id="9987" w:author="Nick.Tolimieri" w:date="2022-09-13T12:37:00Z"/>
                    <w:rFonts w:ascii="Calibri" w:hAnsi="Calibri" w:cs="Calibri"/>
                    <w:color w:val="000000"/>
                    <w:sz w:val="22"/>
                    <w:szCs w:val="22"/>
                  </w:rPr>
                </w:rPrChange>
              </w:rPr>
              <w:pPrChange w:id="9988" w:author="Nick.Tolimieri [2]" w:date="2022-09-09T12:38:00Z">
                <w:pPr>
                  <w:jc w:val="right"/>
                </w:pPr>
              </w:pPrChange>
            </w:pPr>
            <w:ins w:id="9989" w:author="Nick.Tolimieri [2]" w:date="2022-09-09T12:38:00Z">
              <w:del w:id="9990" w:author="Nick.Tolimieri" w:date="2022-09-13T12:37:00Z">
                <w:r w:rsidRPr="001255CF" w:rsidDel="00207938">
                  <w:rPr>
                    <w:rFonts w:asciiTheme="minorHAnsi" w:eastAsiaTheme="minorHAnsi" w:hAnsiTheme="minorHAnsi" w:cstheme="minorBidi"/>
                    <w:sz w:val="22"/>
                    <w:szCs w:val="22"/>
                    <w:rPrChange w:id="9991" w:author="Nick.Tolimieri [2]" w:date="2022-09-09T12:38:00Z">
                      <w:rPr>
                        <w:rFonts w:ascii="Calibri" w:hAnsi="Calibri" w:cs="Calibri"/>
                        <w:color w:val="000000"/>
                        <w:sz w:val="22"/>
                        <w:szCs w:val="22"/>
                      </w:rPr>
                    </w:rPrChange>
                  </w:rPr>
                  <w:delText>0</w:delText>
                </w:r>
              </w:del>
            </w:ins>
          </w:p>
        </w:tc>
        <w:tc>
          <w:tcPr>
            <w:tcW w:w="960" w:type="dxa"/>
            <w:noWrap/>
            <w:hideMark/>
            <w:tcPrChange w:id="99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93" w:author="Nick.Tolimieri [2]" w:date="2022-09-09T12:38:00Z"/>
                <w:del w:id="9994" w:author="Nick.Tolimieri" w:date="2022-09-13T12:37:00Z"/>
                <w:rFonts w:asciiTheme="minorHAnsi" w:eastAsiaTheme="minorHAnsi" w:hAnsiTheme="minorHAnsi" w:cstheme="minorBidi"/>
                <w:sz w:val="22"/>
                <w:szCs w:val="22"/>
                <w:rPrChange w:id="9995" w:author="Nick.Tolimieri [2]" w:date="2022-09-09T12:38:00Z">
                  <w:rPr>
                    <w:ins w:id="9996" w:author="Nick.Tolimieri [2]" w:date="2022-09-09T12:38:00Z"/>
                    <w:del w:id="9997" w:author="Nick.Tolimieri" w:date="2022-09-13T12:37:00Z"/>
                    <w:rFonts w:ascii="Calibri" w:hAnsi="Calibri" w:cs="Calibri"/>
                    <w:color w:val="000000"/>
                    <w:sz w:val="22"/>
                    <w:szCs w:val="22"/>
                  </w:rPr>
                </w:rPrChange>
              </w:rPr>
              <w:pPrChange w:id="9998" w:author="Nick.Tolimieri [2]" w:date="2022-09-09T12:38:00Z">
                <w:pPr>
                  <w:jc w:val="right"/>
                </w:pPr>
              </w:pPrChange>
            </w:pPr>
            <w:ins w:id="9999" w:author="Nick.Tolimieri [2]" w:date="2022-09-09T12:38:00Z">
              <w:del w:id="10000" w:author="Nick.Tolimieri" w:date="2022-09-13T12:37:00Z">
                <w:r w:rsidRPr="001255CF" w:rsidDel="00207938">
                  <w:rPr>
                    <w:rFonts w:asciiTheme="minorHAnsi" w:eastAsiaTheme="minorHAnsi" w:hAnsiTheme="minorHAnsi" w:cstheme="minorBidi"/>
                    <w:sz w:val="22"/>
                    <w:szCs w:val="22"/>
                    <w:rPrChange w:id="10001" w:author="Nick.Tolimieri [2]" w:date="2022-09-09T12:38:00Z">
                      <w:rPr>
                        <w:rFonts w:ascii="Calibri" w:hAnsi="Calibri" w:cs="Calibri"/>
                        <w:color w:val="000000"/>
                        <w:sz w:val="22"/>
                        <w:szCs w:val="22"/>
                      </w:rPr>
                    </w:rPrChange>
                  </w:rPr>
                  <w:delText>0</w:delText>
                </w:r>
              </w:del>
            </w:ins>
          </w:p>
        </w:tc>
        <w:tc>
          <w:tcPr>
            <w:tcW w:w="960" w:type="dxa"/>
            <w:noWrap/>
            <w:hideMark/>
            <w:tcPrChange w:id="100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03" w:author="Nick.Tolimieri [2]" w:date="2022-09-09T12:38:00Z"/>
                <w:del w:id="10004" w:author="Nick.Tolimieri" w:date="2022-09-13T12:37:00Z"/>
                <w:rFonts w:asciiTheme="minorHAnsi" w:eastAsiaTheme="minorHAnsi" w:hAnsiTheme="minorHAnsi" w:cstheme="minorBidi"/>
                <w:sz w:val="22"/>
                <w:szCs w:val="22"/>
                <w:rPrChange w:id="10005" w:author="Nick.Tolimieri [2]" w:date="2022-09-09T12:38:00Z">
                  <w:rPr>
                    <w:ins w:id="10006" w:author="Nick.Tolimieri [2]" w:date="2022-09-09T12:38:00Z"/>
                    <w:del w:id="10007" w:author="Nick.Tolimieri" w:date="2022-09-13T12:37:00Z"/>
                    <w:rFonts w:ascii="Calibri" w:hAnsi="Calibri" w:cs="Calibri"/>
                    <w:color w:val="000000"/>
                    <w:sz w:val="22"/>
                    <w:szCs w:val="22"/>
                  </w:rPr>
                </w:rPrChange>
              </w:rPr>
              <w:pPrChange w:id="10008" w:author="Nick.Tolimieri [2]" w:date="2022-09-09T12:38:00Z">
                <w:pPr>
                  <w:jc w:val="right"/>
                </w:pPr>
              </w:pPrChange>
            </w:pPr>
            <w:ins w:id="10009" w:author="Nick.Tolimieri [2]" w:date="2022-09-09T12:38:00Z">
              <w:del w:id="10010" w:author="Nick.Tolimieri" w:date="2022-09-13T12:37:00Z">
                <w:r w:rsidRPr="001255CF" w:rsidDel="00207938">
                  <w:rPr>
                    <w:rFonts w:asciiTheme="minorHAnsi" w:eastAsiaTheme="minorHAnsi" w:hAnsiTheme="minorHAnsi" w:cstheme="minorBidi"/>
                    <w:sz w:val="22"/>
                    <w:szCs w:val="22"/>
                    <w:rPrChange w:id="10011" w:author="Nick.Tolimieri [2]" w:date="2022-09-09T12:38:00Z">
                      <w:rPr>
                        <w:rFonts w:ascii="Calibri" w:hAnsi="Calibri" w:cs="Calibri"/>
                        <w:color w:val="000000"/>
                        <w:sz w:val="22"/>
                        <w:szCs w:val="22"/>
                      </w:rPr>
                    </w:rPrChange>
                  </w:rPr>
                  <w:delText>0</w:delText>
                </w:r>
              </w:del>
            </w:ins>
          </w:p>
        </w:tc>
        <w:tc>
          <w:tcPr>
            <w:tcW w:w="960" w:type="dxa"/>
            <w:noWrap/>
            <w:hideMark/>
            <w:tcPrChange w:id="100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13" w:author="Nick.Tolimieri [2]" w:date="2022-09-09T12:38:00Z"/>
                <w:del w:id="10014" w:author="Nick.Tolimieri" w:date="2022-09-13T12:37:00Z"/>
                <w:rFonts w:asciiTheme="minorHAnsi" w:eastAsiaTheme="minorHAnsi" w:hAnsiTheme="minorHAnsi" w:cstheme="minorBidi"/>
                <w:sz w:val="22"/>
                <w:szCs w:val="22"/>
                <w:rPrChange w:id="10015" w:author="Nick.Tolimieri [2]" w:date="2022-09-09T12:38:00Z">
                  <w:rPr>
                    <w:ins w:id="10016" w:author="Nick.Tolimieri [2]" w:date="2022-09-09T12:38:00Z"/>
                    <w:del w:id="10017" w:author="Nick.Tolimieri" w:date="2022-09-13T12:37:00Z"/>
                    <w:rFonts w:ascii="Calibri" w:hAnsi="Calibri" w:cs="Calibri"/>
                    <w:color w:val="000000"/>
                    <w:sz w:val="22"/>
                    <w:szCs w:val="22"/>
                  </w:rPr>
                </w:rPrChange>
              </w:rPr>
              <w:pPrChange w:id="10018" w:author="Nick.Tolimieri [2]" w:date="2022-09-09T12:38:00Z">
                <w:pPr>
                  <w:jc w:val="right"/>
                </w:pPr>
              </w:pPrChange>
            </w:pPr>
            <w:ins w:id="10019" w:author="Nick.Tolimieri [2]" w:date="2022-09-09T12:38:00Z">
              <w:del w:id="10020" w:author="Nick.Tolimieri" w:date="2022-09-13T12:37:00Z">
                <w:r w:rsidRPr="001255CF" w:rsidDel="00207938">
                  <w:rPr>
                    <w:rFonts w:asciiTheme="minorHAnsi" w:eastAsiaTheme="minorHAnsi" w:hAnsiTheme="minorHAnsi" w:cstheme="minorBidi"/>
                    <w:sz w:val="22"/>
                    <w:szCs w:val="22"/>
                    <w:rPrChange w:id="10021" w:author="Nick.Tolimieri [2]" w:date="2022-09-09T12:38:00Z">
                      <w:rPr>
                        <w:rFonts w:ascii="Calibri" w:hAnsi="Calibri" w:cs="Calibri"/>
                        <w:color w:val="000000"/>
                        <w:sz w:val="22"/>
                        <w:szCs w:val="22"/>
                      </w:rPr>
                    </w:rPrChange>
                  </w:rPr>
                  <w:delText>0</w:delText>
                </w:r>
              </w:del>
            </w:ins>
          </w:p>
        </w:tc>
        <w:tc>
          <w:tcPr>
            <w:tcW w:w="960" w:type="dxa"/>
            <w:noWrap/>
            <w:hideMark/>
            <w:tcPrChange w:id="100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23" w:author="Nick.Tolimieri [2]" w:date="2022-09-09T12:38:00Z"/>
                <w:del w:id="10024" w:author="Nick.Tolimieri" w:date="2022-09-13T12:37:00Z"/>
                <w:rFonts w:asciiTheme="minorHAnsi" w:eastAsiaTheme="minorHAnsi" w:hAnsiTheme="minorHAnsi" w:cstheme="minorBidi"/>
                <w:sz w:val="22"/>
                <w:szCs w:val="22"/>
                <w:rPrChange w:id="10025" w:author="Nick.Tolimieri [2]" w:date="2022-09-09T12:38:00Z">
                  <w:rPr>
                    <w:ins w:id="10026" w:author="Nick.Tolimieri [2]" w:date="2022-09-09T12:38:00Z"/>
                    <w:del w:id="10027" w:author="Nick.Tolimieri" w:date="2022-09-13T12:37:00Z"/>
                    <w:rFonts w:ascii="Calibri" w:hAnsi="Calibri" w:cs="Calibri"/>
                    <w:color w:val="000000"/>
                    <w:sz w:val="22"/>
                    <w:szCs w:val="22"/>
                  </w:rPr>
                </w:rPrChange>
              </w:rPr>
              <w:pPrChange w:id="10028" w:author="Nick.Tolimieri [2]" w:date="2022-09-09T12:38:00Z">
                <w:pPr/>
              </w:pPrChange>
            </w:pPr>
            <w:ins w:id="10029" w:author="Nick.Tolimieri [2]" w:date="2022-09-09T12:38:00Z">
              <w:del w:id="10030" w:author="Nick.Tolimieri" w:date="2022-09-13T12:37:00Z">
                <w:r w:rsidRPr="001255CF" w:rsidDel="00207938">
                  <w:rPr>
                    <w:rFonts w:asciiTheme="minorHAnsi" w:eastAsiaTheme="minorHAnsi" w:hAnsiTheme="minorHAnsi" w:cstheme="minorBidi"/>
                    <w:sz w:val="22"/>
                    <w:szCs w:val="22"/>
                    <w:rPrChange w:id="10031" w:author="Nick.Tolimieri [2]" w:date="2022-09-09T12:38:00Z">
                      <w:rPr>
                        <w:rFonts w:ascii="Calibri" w:hAnsi="Calibri" w:cs="Calibri"/>
                        <w:color w:val="000000"/>
                        <w:sz w:val="22"/>
                        <w:szCs w:val="22"/>
                      </w:rPr>
                    </w:rPrChange>
                  </w:rPr>
                  <w:delText>NA</w:delText>
                </w:r>
              </w:del>
            </w:ins>
          </w:p>
        </w:tc>
        <w:tc>
          <w:tcPr>
            <w:tcW w:w="960" w:type="dxa"/>
            <w:noWrap/>
            <w:hideMark/>
            <w:tcPrChange w:id="100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33" w:author="Nick.Tolimieri [2]" w:date="2022-09-09T12:38:00Z"/>
                <w:del w:id="10034" w:author="Nick.Tolimieri" w:date="2022-09-13T12:37:00Z"/>
                <w:rFonts w:asciiTheme="minorHAnsi" w:eastAsiaTheme="minorHAnsi" w:hAnsiTheme="minorHAnsi" w:cstheme="minorBidi"/>
                <w:sz w:val="22"/>
                <w:szCs w:val="22"/>
                <w:rPrChange w:id="10035" w:author="Nick.Tolimieri [2]" w:date="2022-09-09T12:38:00Z">
                  <w:rPr>
                    <w:ins w:id="10036" w:author="Nick.Tolimieri [2]" w:date="2022-09-09T12:38:00Z"/>
                    <w:del w:id="10037" w:author="Nick.Tolimieri" w:date="2022-09-13T12:37:00Z"/>
                    <w:rFonts w:ascii="Calibri" w:hAnsi="Calibri" w:cs="Calibri"/>
                    <w:color w:val="000000"/>
                    <w:sz w:val="22"/>
                    <w:szCs w:val="22"/>
                  </w:rPr>
                </w:rPrChange>
              </w:rPr>
              <w:pPrChange w:id="10038" w:author="Nick.Tolimieri [2]" w:date="2022-09-09T12:38:00Z">
                <w:pPr/>
              </w:pPrChange>
            </w:pPr>
            <w:ins w:id="10039" w:author="Nick.Tolimieri [2]" w:date="2022-09-09T12:38:00Z">
              <w:del w:id="10040" w:author="Nick.Tolimieri" w:date="2022-09-13T12:37:00Z">
                <w:r w:rsidRPr="001255CF" w:rsidDel="00207938">
                  <w:rPr>
                    <w:rFonts w:asciiTheme="minorHAnsi" w:eastAsiaTheme="minorHAnsi" w:hAnsiTheme="minorHAnsi" w:cstheme="minorBidi"/>
                    <w:sz w:val="22"/>
                    <w:szCs w:val="22"/>
                    <w:rPrChange w:id="10041" w:author="Nick.Tolimieri [2]" w:date="2022-09-09T12:38:00Z">
                      <w:rPr>
                        <w:rFonts w:ascii="Calibri" w:hAnsi="Calibri" w:cs="Calibri"/>
                        <w:color w:val="000000"/>
                        <w:sz w:val="22"/>
                        <w:szCs w:val="22"/>
                      </w:rPr>
                    </w:rPrChange>
                  </w:rPr>
                  <w:delText>NA</w:delText>
                </w:r>
              </w:del>
            </w:ins>
          </w:p>
        </w:tc>
        <w:tc>
          <w:tcPr>
            <w:tcW w:w="960" w:type="dxa"/>
            <w:noWrap/>
            <w:hideMark/>
            <w:tcPrChange w:id="100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43" w:author="Nick.Tolimieri [2]" w:date="2022-09-09T12:38:00Z"/>
                <w:del w:id="10044" w:author="Nick.Tolimieri" w:date="2022-09-13T12:37:00Z"/>
                <w:rFonts w:asciiTheme="minorHAnsi" w:eastAsiaTheme="minorHAnsi" w:hAnsiTheme="minorHAnsi" w:cstheme="minorBidi"/>
                <w:sz w:val="22"/>
                <w:szCs w:val="22"/>
                <w:rPrChange w:id="10045" w:author="Nick.Tolimieri [2]" w:date="2022-09-09T12:38:00Z">
                  <w:rPr>
                    <w:ins w:id="10046" w:author="Nick.Tolimieri [2]" w:date="2022-09-09T12:38:00Z"/>
                    <w:del w:id="10047" w:author="Nick.Tolimieri" w:date="2022-09-13T12:37:00Z"/>
                    <w:rFonts w:ascii="Calibri" w:hAnsi="Calibri" w:cs="Calibri"/>
                    <w:color w:val="000000"/>
                    <w:sz w:val="22"/>
                    <w:szCs w:val="22"/>
                  </w:rPr>
                </w:rPrChange>
              </w:rPr>
              <w:pPrChange w:id="10048" w:author="Nick.Tolimieri [2]" w:date="2022-09-09T12:38:00Z">
                <w:pPr/>
              </w:pPrChange>
            </w:pPr>
            <w:ins w:id="10049" w:author="Nick.Tolimieri [2]" w:date="2022-09-09T12:38:00Z">
              <w:del w:id="10050" w:author="Nick.Tolimieri" w:date="2022-09-13T12:37:00Z">
                <w:r w:rsidRPr="001255CF" w:rsidDel="00207938">
                  <w:rPr>
                    <w:rFonts w:asciiTheme="minorHAnsi" w:eastAsiaTheme="minorHAnsi" w:hAnsiTheme="minorHAnsi" w:cstheme="minorBidi"/>
                    <w:sz w:val="22"/>
                    <w:szCs w:val="22"/>
                    <w:rPrChange w:id="10051" w:author="Nick.Tolimieri [2]" w:date="2022-09-09T12:38:00Z">
                      <w:rPr>
                        <w:rFonts w:ascii="Calibri" w:hAnsi="Calibri" w:cs="Calibri"/>
                        <w:color w:val="000000"/>
                        <w:sz w:val="22"/>
                        <w:szCs w:val="22"/>
                      </w:rPr>
                    </w:rPrChange>
                  </w:rPr>
                  <w:delText>NA</w:delText>
                </w:r>
              </w:del>
            </w:ins>
          </w:p>
        </w:tc>
        <w:tc>
          <w:tcPr>
            <w:tcW w:w="960" w:type="dxa"/>
            <w:noWrap/>
            <w:hideMark/>
            <w:tcPrChange w:id="100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53" w:author="Nick.Tolimieri [2]" w:date="2022-09-09T12:38:00Z"/>
                <w:del w:id="10054" w:author="Nick.Tolimieri" w:date="2022-09-13T12:37:00Z"/>
                <w:rFonts w:asciiTheme="minorHAnsi" w:eastAsiaTheme="minorHAnsi" w:hAnsiTheme="minorHAnsi" w:cstheme="minorBidi"/>
                <w:sz w:val="22"/>
                <w:szCs w:val="22"/>
                <w:rPrChange w:id="10055" w:author="Nick.Tolimieri [2]" w:date="2022-09-09T12:38:00Z">
                  <w:rPr>
                    <w:ins w:id="10056" w:author="Nick.Tolimieri [2]" w:date="2022-09-09T12:38:00Z"/>
                    <w:del w:id="10057" w:author="Nick.Tolimieri" w:date="2022-09-13T12:37:00Z"/>
                    <w:rFonts w:ascii="Calibri" w:hAnsi="Calibri" w:cs="Calibri"/>
                    <w:color w:val="000000"/>
                    <w:sz w:val="22"/>
                    <w:szCs w:val="22"/>
                  </w:rPr>
                </w:rPrChange>
              </w:rPr>
              <w:pPrChange w:id="10058" w:author="Nick.Tolimieri [2]" w:date="2022-09-09T12:38:00Z">
                <w:pPr/>
              </w:pPrChange>
            </w:pPr>
            <w:ins w:id="10059" w:author="Nick.Tolimieri [2]" w:date="2022-09-09T12:38:00Z">
              <w:del w:id="10060" w:author="Nick.Tolimieri" w:date="2022-09-13T12:37:00Z">
                <w:r w:rsidRPr="001255CF" w:rsidDel="00207938">
                  <w:rPr>
                    <w:rFonts w:asciiTheme="minorHAnsi" w:eastAsiaTheme="minorHAnsi" w:hAnsiTheme="minorHAnsi" w:cstheme="minorBidi"/>
                    <w:sz w:val="22"/>
                    <w:szCs w:val="22"/>
                    <w:rPrChange w:id="10061"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062" w:author="Nick.Tolimieri [2]" w:date="2022-09-09T12:38:00Z"/>
          <w:del w:id="10063" w:author="Nick.Tolimieri" w:date="2022-09-13T12:37:00Z"/>
          <w:trPrChange w:id="10064" w:author="Nick.Tolimieri [2]" w:date="2022-09-09T12:38:00Z">
            <w:trPr>
              <w:divId w:val="1429738465"/>
              <w:trHeight w:val="300"/>
            </w:trPr>
          </w:trPrChange>
        </w:trPr>
        <w:tc>
          <w:tcPr>
            <w:tcW w:w="960" w:type="dxa"/>
            <w:noWrap/>
            <w:hideMark/>
            <w:tcPrChange w:id="100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66" w:author="Nick.Tolimieri [2]" w:date="2022-09-09T12:38:00Z"/>
                <w:del w:id="10067" w:author="Nick.Tolimieri" w:date="2022-09-13T12:37:00Z"/>
                <w:rFonts w:asciiTheme="minorHAnsi" w:eastAsiaTheme="minorHAnsi" w:hAnsiTheme="minorHAnsi" w:cstheme="minorBidi"/>
                <w:sz w:val="22"/>
                <w:szCs w:val="22"/>
                <w:rPrChange w:id="10068" w:author="Nick.Tolimieri [2]" w:date="2022-09-09T12:38:00Z">
                  <w:rPr>
                    <w:ins w:id="10069" w:author="Nick.Tolimieri [2]" w:date="2022-09-09T12:38:00Z"/>
                    <w:del w:id="10070" w:author="Nick.Tolimieri" w:date="2022-09-13T12:37:00Z"/>
                    <w:rFonts w:ascii="Calibri" w:hAnsi="Calibri" w:cs="Calibri"/>
                    <w:color w:val="000000"/>
                    <w:sz w:val="22"/>
                    <w:szCs w:val="22"/>
                  </w:rPr>
                </w:rPrChange>
              </w:rPr>
              <w:pPrChange w:id="10071" w:author="Nick.Tolimieri [2]" w:date="2022-09-09T12:38:00Z">
                <w:pPr/>
              </w:pPrChange>
            </w:pPr>
            <w:ins w:id="10072" w:author="Nick.Tolimieri [2]" w:date="2022-09-09T12:38:00Z">
              <w:del w:id="10073" w:author="Nick.Tolimieri" w:date="2022-09-13T12:37:00Z">
                <w:r w:rsidRPr="001255CF" w:rsidDel="00207938">
                  <w:rPr>
                    <w:rFonts w:asciiTheme="minorHAnsi" w:eastAsiaTheme="minorHAnsi" w:hAnsiTheme="minorHAnsi" w:cstheme="minorBidi"/>
                    <w:sz w:val="22"/>
                    <w:szCs w:val="22"/>
                    <w:rPrChange w:id="10074"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0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76" w:author="Nick.Tolimieri [2]" w:date="2022-09-09T12:38:00Z"/>
                <w:del w:id="10077" w:author="Nick.Tolimieri" w:date="2022-09-13T12:37:00Z"/>
                <w:rFonts w:asciiTheme="minorHAnsi" w:eastAsiaTheme="minorHAnsi" w:hAnsiTheme="minorHAnsi" w:cstheme="minorBidi"/>
                <w:sz w:val="22"/>
                <w:szCs w:val="22"/>
                <w:rPrChange w:id="10078" w:author="Nick.Tolimieri [2]" w:date="2022-09-09T12:38:00Z">
                  <w:rPr>
                    <w:ins w:id="10079" w:author="Nick.Tolimieri [2]" w:date="2022-09-09T12:38:00Z"/>
                    <w:del w:id="10080" w:author="Nick.Tolimieri" w:date="2022-09-13T12:37:00Z"/>
                    <w:rFonts w:ascii="Calibri" w:hAnsi="Calibri" w:cs="Calibri"/>
                    <w:color w:val="000000"/>
                    <w:sz w:val="22"/>
                    <w:szCs w:val="22"/>
                  </w:rPr>
                </w:rPrChange>
              </w:rPr>
              <w:pPrChange w:id="10081" w:author="Nick.Tolimieri [2]" w:date="2022-09-09T12:38:00Z">
                <w:pPr>
                  <w:jc w:val="right"/>
                </w:pPr>
              </w:pPrChange>
            </w:pPr>
            <w:ins w:id="10082" w:author="Nick.Tolimieri [2]" w:date="2022-09-09T12:38:00Z">
              <w:del w:id="10083" w:author="Nick.Tolimieri" w:date="2022-09-13T12:37:00Z">
                <w:r w:rsidRPr="001255CF" w:rsidDel="00207938">
                  <w:rPr>
                    <w:rFonts w:asciiTheme="minorHAnsi" w:eastAsiaTheme="minorHAnsi" w:hAnsiTheme="minorHAnsi" w:cstheme="minorBidi"/>
                    <w:sz w:val="22"/>
                    <w:szCs w:val="22"/>
                    <w:rPrChange w:id="10084" w:author="Nick.Tolimieri [2]" w:date="2022-09-09T12:38:00Z">
                      <w:rPr>
                        <w:rFonts w:ascii="Calibri" w:hAnsi="Calibri" w:cs="Calibri"/>
                        <w:color w:val="000000"/>
                        <w:sz w:val="22"/>
                        <w:szCs w:val="22"/>
                      </w:rPr>
                    </w:rPrChange>
                  </w:rPr>
                  <w:delText>2005</w:delText>
                </w:r>
              </w:del>
            </w:ins>
          </w:p>
        </w:tc>
        <w:tc>
          <w:tcPr>
            <w:tcW w:w="960" w:type="dxa"/>
            <w:noWrap/>
            <w:hideMark/>
            <w:tcPrChange w:id="100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86" w:author="Nick.Tolimieri [2]" w:date="2022-09-09T12:38:00Z"/>
                <w:del w:id="10087" w:author="Nick.Tolimieri" w:date="2022-09-13T12:37:00Z"/>
                <w:rFonts w:asciiTheme="minorHAnsi" w:eastAsiaTheme="minorHAnsi" w:hAnsiTheme="minorHAnsi" w:cstheme="minorBidi"/>
                <w:sz w:val="22"/>
                <w:szCs w:val="22"/>
                <w:rPrChange w:id="10088" w:author="Nick.Tolimieri [2]" w:date="2022-09-09T12:38:00Z">
                  <w:rPr>
                    <w:ins w:id="10089" w:author="Nick.Tolimieri [2]" w:date="2022-09-09T12:38:00Z"/>
                    <w:del w:id="10090" w:author="Nick.Tolimieri" w:date="2022-09-13T12:37:00Z"/>
                    <w:rFonts w:ascii="Calibri" w:hAnsi="Calibri" w:cs="Calibri"/>
                    <w:color w:val="000000"/>
                    <w:sz w:val="22"/>
                    <w:szCs w:val="22"/>
                  </w:rPr>
                </w:rPrChange>
              </w:rPr>
              <w:pPrChange w:id="10091" w:author="Nick.Tolimieri [2]" w:date="2022-09-09T12:38:00Z">
                <w:pPr>
                  <w:jc w:val="right"/>
                </w:pPr>
              </w:pPrChange>
            </w:pPr>
            <w:ins w:id="10092" w:author="Nick.Tolimieri [2]" w:date="2022-09-09T12:38:00Z">
              <w:del w:id="10093" w:author="Nick.Tolimieri" w:date="2022-09-13T12:37:00Z">
                <w:r w:rsidRPr="001255CF" w:rsidDel="00207938">
                  <w:rPr>
                    <w:rFonts w:asciiTheme="minorHAnsi" w:eastAsiaTheme="minorHAnsi" w:hAnsiTheme="minorHAnsi" w:cstheme="minorBidi"/>
                    <w:sz w:val="22"/>
                    <w:szCs w:val="22"/>
                    <w:rPrChange w:id="10094" w:author="Nick.Tolimieri [2]" w:date="2022-09-09T12:38:00Z">
                      <w:rPr>
                        <w:rFonts w:ascii="Calibri" w:hAnsi="Calibri" w:cs="Calibri"/>
                        <w:color w:val="000000"/>
                        <w:sz w:val="22"/>
                        <w:szCs w:val="22"/>
                      </w:rPr>
                    </w:rPrChange>
                  </w:rPr>
                  <w:delText>0</w:delText>
                </w:r>
              </w:del>
            </w:ins>
          </w:p>
        </w:tc>
        <w:tc>
          <w:tcPr>
            <w:tcW w:w="960" w:type="dxa"/>
            <w:noWrap/>
            <w:hideMark/>
            <w:tcPrChange w:id="100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96" w:author="Nick.Tolimieri [2]" w:date="2022-09-09T12:38:00Z"/>
                <w:del w:id="10097" w:author="Nick.Tolimieri" w:date="2022-09-13T12:37:00Z"/>
                <w:rFonts w:asciiTheme="minorHAnsi" w:eastAsiaTheme="minorHAnsi" w:hAnsiTheme="minorHAnsi" w:cstheme="minorBidi"/>
                <w:sz w:val="22"/>
                <w:szCs w:val="22"/>
                <w:rPrChange w:id="10098" w:author="Nick.Tolimieri [2]" w:date="2022-09-09T12:38:00Z">
                  <w:rPr>
                    <w:ins w:id="10099" w:author="Nick.Tolimieri [2]" w:date="2022-09-09T12:38:00Z"/>
                    <w:del w:id="10100" w:author="Nick.Tolimieri" w:date="2022-09-13T12:37:00Z"/>
                    <w:rFonts w:ascii="Calibri" w:hAnsi="Calibri" w:cs="Calibri"/>
                    <w:color w:val="000000"/>
                    <w:sz w:val="22"/>
                    <w:szCs w:val="22"/>
                  </w:rPr>
                </w:rPrChange>
              </w:rPr>
              <w:pPrChange w:id="10101" w:author="Nick.Tolimieri [2]" w:date="2022-09-09T12:38:00Z">
                <w:pPr>
                  <w:jc w:val="right"/>
                </w:pPr>
              </w:pPrChange>
            </w:pPr>
            <w:ins w:id="10102" w:author="Nick.Tolimieri [2]" w:date="2022-09-09T12:38:00Z">
              <w:del w:id="10103" w:author="Nick.Tolimieri" w:date="2022-09-13T12:37:00Z">
                <w:r w:rsidRPr="001255CF" w:rsidDel="00207938">
                  <w:rPr>
                    <w:rFonts w:asciiTheme="minorHAnsi" w:eastAsiaTheme="minorHAnsi" w:hAnsiTheme="minorHAnsi" w:cstheme="minorBidi"/>
                    <w:sz w:val="22"/>
                    <w:szCs w:val="22"/>
                    <w:rPrChange w:id="10104" w:author="Nick.Tolimieri [2]" w:date="2022-09-09T12:38:00Z">
                      <w:rPr>
                        <w:rFonts w:ascii="Calibri" w:hAnsi="Calibri" w:cs="Calibri"/>
                        <w:color w:val="000000"/>
                        <w:sz w:val="22"/>
                        <w:szCs w:val="22"/>
                      </w:rPr>
                    </w:rPrChange>
                  </w:rPr>
                  <w:delText>39</w:delText>
                </w:r>
              </w:del>
            </w:ins>
          </w:p>
        </w:tc>
        <w:tc>
          <w:tcPr>
            <w:tcW w:w="960" w:type="dxa"/>
            <w:noWrap/>
            <w:hideMark/>
            <w:tcPrChange w:id="101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06" w:author="Nick.Tolimieri [2]" w:date="2022-09-09T12:38:00Z"/>
                <w:del w:id="10107" w:author="Nick.Tolimieri" w:date="2022-09-13T12:37:00Z"/>
                <w:rFonts w:asciiTheme="minorHAnsi" w:eastAsiaTheme="minorHAnsi" w:hAnsiTheme="minorHAnsi" w:cstheme="minorBidi"/>
                <w:sz w:val="22"/>
                <w:szCs w:val="22"/>
                <w:rPrChange w:id="10108" w:author="Nick.Tolimieri [2]" w:date="2022-09-09T12:38:00Z">
                  <w:rPr>
                    <w:ins w:id="10109" w:author="Nick.Tolimieri [2]" w:date="2022-09-09T12:38:00Z"/>
                    <w:del w:id="10110" w:author="Nick.Tolimieri" w:date="2022-09-13T12:37:00Z"/>
                    <w:rFonts w:ascii="Calibri" w:hAnsi="Calibri" w:cs="Calibri"/>
                    <w:color w:val="000000"/>
                    <w:sz w:val="22"/>
                    <w:szCs w:val="22"/>
                  </w:rPr>
                </w:rPrChange>
              </w:rPr>
              <w:pPrChange w:id="10111" w:author="Nick.Tolimieri [2]" w:date="2022-09-09T12:38:00Z">
                <w:pPr>
                  <w:jc w:val="right"/>
                </w:pPr>
              </w:pPrChange>
            </w:pPr>
            <w:ins w:id="10112" w:author="Nick.Tolimieri [2]" w:date="2022-09-09T12:38:00Z">
              <w:del w:id="10113" w:author="Nick.Tolimieri" w:date="2022-09-13T12:37:00Z">
                <w:r w:rsidRPr="001255CF" w:rsidDel="00207938">
                  <w:rPr>
                    <w:rFonts w:asciiTheme="minorHAnsi" w:eastAsiaTheme="minorHAnsi" w:hAnsiTheme="minorHAnsi" w:cstheme="minorBidi"/>
                    <w:sz w:val="22"/>
                    <w:szCs w:val="22"/>
                    <w:rPrChange w:id="10114" w:author="Nick.Tolimieri [2]" w:date="2022-09-09T12:38:00Z">
                      <w:rPr>
                        <w:rFonts w:ascii="Calibri" w:hAnsi="Calibri" w:cs="Calibri"/>
                        <w:color w:val="000000"/>
                        <w:sz w:val="22"/>
                        <w:szCs w:val="22"/>
                      </w:rPr>
                    </w:rPrChange>
                  </w:rPr>
                  <w:delText>1</w:delText>
                </w:r>
              </w:del>
            </w:ins>
          </w:p>
        </w:tc>
        <w:tc>
          <w:tcPr>
            <w:tcW w:w="960" w:type="dxa"/>
            <w:noWrap/>
            <w:hideMark/>
            <w:tcPrChange w:id="101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16" w:author="Nick.Tolimieri [2]" w:date="2022-09-09T12:38:00Z"/>
                <w:del w:id="10117" w:author="Nick.Tolimieri" w:date="2022-09-13T12:37:00Z"/>
                <w:rFonts w:asciiTheme="minorHAnsi" w:eastAsiaTheme="minorHAnsi" w:hAnsiTheme="minorHAnsi" w:cstheme="minorBidi"/>
                <w:sz w:val="22"/>
                <w:szCs w:val="22"/>
                <w:rPrChange w:id="10118" w:author="Nick.Tolimieri [2]" w:date="2022-09-09T12:38:00Z">
                  <w:rPr>
                    <w:ins w:id="10119" w:author="Nick.Tolimieri [2]" w:date="2022-09-09T12:38:00Z"/>
                    <w:del w:id="10120" w:author="Nick.Tolimieri" w:date="2022-09-13T12:37:00Z"/>
                    <w:rFonts w:ascii="Calibri" w:hAnsi="Calibri" w:cs="Calibri"/>
                    <w:color w:val="000000"/>
                    <w:sz w:val="22"/>
                    <w:szCs w:val="22"/>
                  </w:rPr>
                </w:rPrChange>
              </w:rPr>
              <w:pPrChange w:id="10121" w:author="Nick.Tolimieri [2]" w:date="2022-09-09T12:38:00Z">
                <w:pPr>
                  <w:jc w:val="right"/>
                </w:pPr>
              </w:pPrChange>
            </w:pPr>
            <w:ins w:id="10122" w:author="Nick.Tolimieri [2]" w:date="2022-09-09T12:38:00Z">
              <w:del w:id="10123" w:author="Nick.Tolimieri" w:date="2022-09-13T12:37:00Z">
                <w:r w:rsidRPr="001255CF" w:rsidDel="00207938">
                  <w:rPr>
                    <w:rFonts w:asciiTheme="minorHAnsi" w:eastAsiaTheme="minorHAnsi" w:hAnsiTheme="minorHAnsi" w:cstheme="minorBidi"/>
                    <w:sz w:val="22"/>
                    <w:szCs w:val="22"/>
                    <w:rPrChange w:id="10124" w:author="Nick.Tolimieri [2]" w:date="2022-09-09T12:38:00Z">
                      <w:rPr>
                        <w:rFonts w:ascii="Calibri" w:hAnsi="Calibri" w:cs="Calibri"/>
                        <w:color w:val="000000"/>
                        <w:sz w:val="22"/>
                        <w:szCs w:val="22"/>
                      </w:rPr>
                    </w:rPrChange>
                  </w:rPr>
                  <w:delText>15</w:delText>
                </w:r>
              </w:del>
            </w:ins>
          </w:p>
        </w:tc>
        <w:tc>
          <w:tcPr>
            <w:tcW w:w="960" w:type="dxa"/>
            <w:noWrap/>
            <w:hideMark/>
            <w:tcPrChange w:id="101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26" w:author="Nick.Tolimieri [2]" w:date="2022-09-09T12:38:00Z"/>
                <w:del w:id="10127" w:author="Nick.Tolimieri" w:date="2022-09-13T12:37:00Z"/>
                <w:rFonts w:asciiTheme="minorHAnsi" w:eastAsiaTheme="minorHAnsi" w:hAnsiTheme="minorHAnsi" w:cstheme="minorBidi"/>
                <w:sz w:val="22"/>
                <w:szCs w:val="22"/>
                <w:rPrChange w:id="10128" w:author="Nick.Tolimieri [2]" w:date="2022-09-09T12:38:00Z">
                  <w:rPr>
                    <w:ins w:id="10129" w:author="Nick.Tolimieri [2]" w:date="2022-09-09T12:38:00Z"/>
                    <w:del w:id="10130" w:author="Nick.Tolimieri" w:date="2022-09-13T12:37:00Z"/>
                    <w:rFonts w:ascii="Calibri" w:hAnsi="Calibri" w:cs="Calibri"/>
                    <w:color w:val="000000"/>
                    <w:sz w:val="22"/>
                    <w:szCs w:val="22"/>
                  </w:rPr>
                </w:rPrChange>
              </w:rPr>
              <w:pPrChange w:id="10131" w:author="Nick.Tolimieri [2]" w:date="2022-09-09T12:38:00Z">
                <w:pPr>
                  <w:jc w:val="right"/>
                </w:pPr>
              </w:pPrChange>
            </w:pPr>
            <w:ins w:id="10132" w:author="Nick.Tolimieri [2]" w:date="2022-09-09T12:38:00Z">
              <w:del w:id="10133" w:author="Nick.Tolimieri" w:date="2022-09-13T12:37:00Z">
                <w:r w:rsidRPr="001255CF" w:rsidDel="00207938">
                  <w:rPr>
                    <w:rFonts w:asciiTheme="minorHAnsi" w:eastAsiaTheme="minorHAnsi" w:hAnsiTheme="minorHAnsi" w:cstheme="minorBidi"/>
                    <w:sz w:val="22"/>
                    <w:szCs w:val="22"/>
                    <w:rPrChange w:id="10134" w:author="Nick.Tolimieri [2]" w:date="2022-09-09T12:38:00Z">
                      <w:rPr>
                        <w:rFonts w:ascii="Calibri" w:hAnsi="Calibri" w:cs="Calibri"/>
                        <w:color w:val="000000"/>
                        <w:sz w:val="22"/>
                        <w:szCs w:val="22"/>
                      </w:rPr>
                    </w:rPrChange>
                  </w:rPr>
                  <w:delText>15</w:delText>
                </w:r>
              </w:del>
            </w:ins>
          </w:p>
        </w:tc>
        <w:tc>
          <w:tcPr>
            <w:tcW w:w="960" w:type="dxa"/>
            <w:noWrap/>
            <w:hideMark/>
            <w:tcPrChange w:id="101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36" w:author="Nick.Tolimieri [2]" w:date="2022-09-09T12:38:00Z"/>
                <w:del w:id="10137" w:author="Nick.Tolimieri" w:date="2022-09-13T12:37:00Z"/>
                <w:rFonts w:asciiTheme="minorHAnsi" w:eastAsiaTheme="minorHAnsi" w:hAnsiTheme="minorHAnsi" w:cstheme="minorBidi"/>
                <w:sz w:val="22"/>
                <w:szCs w:val="22"/>
                <w:rPrChange w:id="10138" w:author="Nick.Tolimieri [2]" w:date="2022-09-09T12:38:00Z">
                  <w:rPr>
                    <w:ins w:id="10139" w:author="Nick.Tolimieri [2]" w:date="2022-09-09T12:38:00Z"/>
                    <w:del w:id="10140" w:author="Nick.Tolimieri" w:date="2022-09-13T12:37:00Z"/>
                    <w:rFonts w:ascii="Calibri" w:hAnsi="Calibri" w:cs="Calibri"/>
                    <w:color w:val="000000"/>
                    <w:sz w:val="22"/>
                    <w:szCs w:val="22"/>
                  </w:rPr>
                </w:rPrChange>
              </w:rPr>
              <w:pPrChange w:id="10141" w:author="Nick.Tolimieri [2]" w:date="2022-09-09T12:38:00Z">
                <w:pPr>
                  <w:jc w:val="right"/>
                </w:pPr>
              </w:pPrChange>
            </w:pPr>
            <w:ins w:id="10142" w:author="Nick.Tolimieri [2]" w:date="2022-09-09T12:38:00Z">
              <w:del w:id="10143" w:author="Nick.Tolimieri" w:date="2022-09-13T12:37:00Z">
                <w:r w:rsidRPr="001255CF" w:rsidDel="00207938">
                  <w:rPr>
                    <w:rFonts w:asciiTheme="minorHAnsi" w:eastAsiaTheme="minorHAnsi" w:hAnsiTheme="minorHAnsi" w:cstheme="minorBidi"/>
                    <w:sz w:val="22"/>
                    <w:szCs w:val="22"/>
                    <w:rPrChange w:id="10144" w:author="Nick.Tolimieri [2]" w:date="2022-09-09T12:38:00Z">
                      <w:rPr>
                        <w:rFonts w:ascii="Calibri" w:hAnsi="Calibri" w:cs="Calibri"/>
                        <w:color w:val="000000"/>
                        <w:sz w:val="22"/>
                        <w:szCs w:val="22"/>
                      </w:rPr>
                    </w:rPrChange>
                  </w:rPr>
                  <w:delText>15</w:delText>
                </w:r>
              </w:del>
            </w:ins>
          </w:p>
        </w:tc>
        <w:tc>
          <w:tcPr>
            <w:tcW w:w="960" w:type="dxa"/>
            <w:noWrap/>
            <w:hideMark/>
            <w:tcPrChange w:id="101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46" w:author="Nick.Tolimieri [2]" w:date="2022-09-09T12:38:00Z"/>
                <w:del w:id="10147" w:author="Nick.Tolimieri" w:date="2022-09-13T12:37:00Z"/>
                <w:rFonts w:asciiTheme="minorHAnsi" w:eastAsiaTheme="minorHAnsi" w:hAnsiTheme="minorHAnsi" w:cstheme="minorBidi"/>
                <w:sz w:val="22"/>
                <w:szCs w:val="22"/>
                <w:rPrChange w:id="10148" w:author="Nick.Tolimieri [2]" w:date="2022-09-09T12:38:00Z">
                  <w:rPr>
                    <w:ins w:id="10149" w:author="Nick.Tolimieri [2]" w:date="2022-09-09T12:38:00Z"/>
                    <w:del w:id="10150" w:author="Nick.Tolimieri" w:date="2022-09-13T12:37:00Z"/>
                    <w:rFonts w:ascii="Calibri" w:hAnsi="Calibri" w:cs="Calibri"/>
                    <w:color w:val="000000"/>
                    <w:sz w:val="22"/>
                    <w:szCs w:val="22"/>
                  </w:rPr>
                </w:rPrChange>
              </w:rPr>
              <w:pPrChange w:id="10151" w:author="Nick.Tolimieri [2]" w:date="2022-09-09T12:38:00Z">
                <w:pPr>
                  <w:jc w:val="right"/>
                </w:pPr>
              </w:pPrChange>
            </w:pPr>
            <w:ins w:id="10152" w:author="Nick.Tolimieri [2]" w:date="2022-09-09T12:38:00Z">
              <w:del w:id="10153" w:author="Nick.Tolimieri" w:date="2022-09-13T12:37:00Z">
                <w:r w:rsidRPr="001255CF" w:rsidDel="00207938">
                  <w:rPr>
                    <w:rFonts w:asciiTheme="minorHAnsi" w:eastAsiaTheme="minorHAnsi" w:hAnsiTheme="minorHAnsi" w:cstheme="minorBidi"/>
                    <w:sz w:val="22"/>
                    <w:szCs w:val="22"/>
                    <w:rPrChange w:id="10154" w:author="Nick.Tolimieri [2]" w:date="2022-09-09T12:38:00Z">
                      <w:rPr>
                        <w:rFonts w:ascii="Calibri" w:hAnsi="Calibri" w:cs="Calibri"/>
                        <w:color w:val="000000"/>
                        <w:sz w:val="22"/>
                        <w:szCs w:val="22"/>
                      </w:rPr>
                    </w:rPrChange>
                  </w:rPr>
                  <w:delText>1.96</w:delText>
                </w:r>
              </w:del>
            </w:ins>
          </w:p>
        </w:tc>
        <w:tc>
          <w:tcPr>
            <w:tcW w:w="960" w:type="dxa"/>
            <w:noWrap/>
            <w:hideMark/>
            <w:tcPrChange w:id="101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56" w:author="Nick.Tolimieri [2]" w:date="2022-09-09T12:38:00Z"/>
                <w:del w:id="10157" w:author="Nick.Tolimieri" w:date="2022-09-13T12:37:00Z"/>
                <w:rFonts w:asciiTheme="minorHAnsi" w:eastAsiaTheme="minorHAnsi" w:hAnsiTheme="minorHAnsi" w:cstheme="minorBidi"/>
                <w:sz w:val="22"/>
                <w:szCs w:val="22"/>
                <w:rPrChange w:id="10158" w:author="Nick.Tolimieri [2]" w:date="2022-09-09T12:38:00Z">
                  <w:rPr>
                    <w:ins w:id="10159" w:author="Nick.Tolimieri [2]" w:date="2022-09-09T12:38:00Z"/>
                    <w:del w:id="10160" w:author="Nick.Tolimieri" w:date="2022-09-13T12:37:00Z"/>
                    <w:rFonts w:ascii="Calibri" w:hAnsi="Calibri" w:cs="Calibri"/>
                    <w:color w:val="000000"/>
                    <w:sz w:val="22"/>
                    <w:szCs w:val="22"/>
                  </w:rPr>
                </w:rPrChange>
              </w:rPr>
              <w:pPrChange w:id="10161" w:author="Nick.Tolimieri [2]" w:date="2022-09-09T12:38:00Z">
                <w:pPr>
                  <w:jc w:val="right"/>
                </w:pPr>
              </w:pPrChange>
            </w:pPr>
            <w:ins w:id="10162" w:author="Nick.Tolimieri [2]" w:date="2022-09-09T12:38:00Z">
              <w:del w:id="10163" w:author="Nick.Tolimieri" w:date="2022-09-13T12:37:00Z">
                <w:r w:rsidRPr="001255CF" w:rsidDel="00207938">
                  <w:rPr>
                    <w:rFonts w:asciiTheme="minorHAnsi" w:eastAsiaTheme="minorHAnsi" w:hAnsiTheme="minorHAnsi" w:cstheme="minorBidi"/>
                    <w:sz w:val="22"/>
                    <w:szCs w:val="22"/>
                    <w:rPrChange w:id="10164" w:author="Nick.Tolimieri [2]" w:date="2022-09-09T12:38:00Z">
                      <w:rPr>
                        <w:rFonts w:ascii="Calibri" w:hAnsi="Calibri" w:cs="Calibri"/>
                        <w:color w:val="000000"/>
                        <w:sz w:val="22"/>
                        <w:szCs w:val="22"/>
                      </w:rPr>
                    </w:rPrChange>
                  </w:rPr>
                  <w:delText>0.32</w:delText>
                </w:r>
              </w:del>
            </w:ins>
          </w:p>
        </w:tc>
      </w:tr>
      <w:tr w:rsidR="001255CF" w:rsidRPr="001255CF" w:rsidDel="00207938" w:rsidTr="001255CF">
        <w:trPr>
          <w:divId w:val="1429738465"/>
          <w:trHeight w:val="300"/>
          <w:ins w:id="10165" w:author="Nick.Tolimieri [2]" w:date="2022-09-09T12:38:00Z"/>
          <w:del w:id="10166" w:author="Nick.Tolimieri" w:date="2022-09-13T12:37:00Z"/>
          <w:trPrChange w:id="10167" w:author="Nick.Tolimieri [2]" w:date="2022-09-09T12:38:00Z">
            <w:trPr>
              <w:divId w:val="1429738465"/>
              <w:trHeight w:val="300"/>
            </w:trPr>
          </w:trPrChange>
        </w:trPr>
        <w:tc>
          <w:tcPr>
            <w:tcW w:w="960" w:type="dxa"/>
            <w:noWrap/>
            <w:hideMark/>
            <w:tcPrChange w:id="101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69" w:author="Nick.Tolimieri [2]" w:date="2022-09-09T12:38:00Z"/>
                <w:del w:id="10170" w:author="Nick.Tolimieri" w:date="2022-09-13T12:37:00Z"/>
                <w:rFonts w:asciiTheme="minorHAnsi" w:eastAsiaTheme="minorHAnsi" w:hAnsiTheme="minorHAnsi" w:cstheme="minorBidi"/>
                <w:sz w:val="22"/>
                <w:szCs w:val="22"/>
                <w:rPrChange w:id="10171" w:author="Nick.Tolimieri [2]" w:date="2022-09-09T12:38:00Z">
                  <w:rPr>
                    <w:ins w:id="10172" w:author="Nick.Tolimieri [2]" w:date="2022-09-09T12:38:00Z"/>
                    <w:del w:id="10173" w:author="Nick.Tolimieri" w:date="2022-09-13T12:37:00Z"/>
                    <w:rFonts w:ascii="Calibri" w:hAnsi="Calibri" w:cs="Calibri"/>
                    <w:color w:val="000000"/>
                    <w:sz w:val="22"/>
                    <w:szCs w:val="22"/>
                  </w:rPr>
                </w:rPrChange>
              </w:rPr>
              <w:pPrChange w:id="10174" w:author="Nick.Tolimieri [2]" w:date="2022-09-09T12:38:00Z">
                <w:pPr/>
              </w:pPrChange>
            </w:pPr>
            <w:ins w:id="10175" w:author="Nick.Tolimieri [2]" w:date="2022-09-09T12:38:00Z">
              <w:del w:id="10176" w:author="Nick.Tolimieri" w:date="2022-09-13T12:37:00Z">
                <w:r w:rsidRPr="001255CF" w:rsidDel="00207938">
                  <w:rPr>
                    <w:rFonts w:asciiTheme="minorHAnsi" w:eastAsiaTheme="minorHAnsi" w:hAnsiTheme="minorHAnsi" w:cstheme="minorBidi"/>
                    <w:sz w:val="22"/>
                    <w:szCs w:val="22"/>
                    <w:rPrChange w:id="10177"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1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79" w:author="Nick.Tolimieri [2]" w:date="2022-09-09T12:38:00Z"/>
                <w:del w:id="10180" w:author="Nick.Tolimieri" w:date="2022-09-13T12:37:00Z"/>
                <w:rFonts w:asciiTheme="minorHAnsi" w:eastAsiaTheme="minorHAnsi" w:hAnsiTheme="minorHAnsi" w:cstheme="minorBidi"/>
                <w:sz w:val="22"/>
                <w:szCs w:val="22"/>
                <w:rPrChange w:id="10181" w:author="Nick.Tolimieri [2]" w:date="2022-09-09T12:38:00Z">
                  <w:rPr>
                    <w:ins w:id="10182" w:author="Nick.Tolimieri [2]" w:date="2022-09-09T12:38:00Z"/>
                    <w:del w:id="10183" w:author="Nick.Tolimieri" w:date="2022-09-13T12:37:00Z"/>
                    <w:rFonts w:ascii="Calibri" w:hAnsi="Calibri" w:cs="Calibri"/>
                    <w:color w:val="000000"/>
                    <w:sz w:val="22"/>
                    <w:szCs w:val="22"/>
                  </w:rPr>
                </w:rPrChange>
              </w:rPr>
              <w:pPrChange w:id="10184" w:author="Nick.Tolimieri [2]" w:date="2022-09-09T12:38:00Z">
                <w:pPr>
                  <w:jc w:val="right"/>
                </w:pPr>
              </w:pPrChange>
            </w:pPr>
            <w:ins w:id="10185" w:author="Nick.Tolimieri [2]" w:date="2022-09-09T12:38:00Z">
              <w:del w:id="10186" w:author="Nick.Tolimieri" w:date="2022-09-13T12:37:00Z">
                <w:r w:rsidRPr="001255CF" w:rsidDel="00207938">
                  <w:rPr>
                    <w:rFonts w:asciiTheme="minorHAnsi" w:eastAsiaTheme="minorHAnsi" w:hAnsiTheme="minorHAnsi" w:cstheme="minorBidi"/>
                    <w:sz w:val="22"/>
                    <w:szCs w:val="22"/>
                    <w:rPrChange w:id="10187" w:author="Nick.Tolimieri [2]" w:date="2022-09-09T12:38:00Z">
                      <w:rPr>
                        <w:rFonts w:ascii="Calibri" w:hAnsi="Calibri" w:cs="Calibri"/>
                        <w:color w:val="000000"/>
                        <w:sz w:val="22"/>
                        <w:szCs w:val="22"/>
                      </w:rPr>
                    </w:rPrChange>
                  </w:rPr>
                  <w:delText>2006</w:delText>
                </w:r>
              </w:del>
            </w:ins>
          </w:p>
        </w:tc>
        <w:tc>
          <w:tcPr>
            <w:tcW w:w="960" w:type="dxa"/>
            <w:noWrap/>
            <w:hideMark/>
            <w:tcPrChange w:id="101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89" w:author="Nick.Tolimieri [2]" w:date="2022-09-09T12:38:00Z"/>
                <w:del w:id="10190" w:author="Nick.Tolimieri" w:date="2022-09-13T12:37:00Z"/>
                <w:rFonts w:asciiTheme="minorHAnsi" w:eastAsiaTheme="minorHAnsi" w:hAnsiTheme="minorHAnsi" w:cstheme="minorBidi"/>
                <w:sz w:val="22"/>
                <w:szCs w:val="22"/>
                <w:rPrChange w:id="10191" w:author="Nick.Tolimieri [2]" w:date="2022-09-09T12:38:00Z">
                  <w:rPr>
                    <w:ins w:id="10192" w:author="Nick.Tolimieri [2]" w:date="2022-09-09T12:38:00Z"/>
                    <w:del w:id="10193" w:author="Nick.Tolimieri" w:date="2022-09-13T12:37:00Z"/>
                    <w:rFonts w:ascii="Calibri" w:hAnsi="Calibri" w:cs="Calibri"/>
                    <w:color w:val="000000"/>
                    <w:sz w:val="22"/>
                    <w:szCs w:val="22"/>
                  </w:rPr>
                </w:rPrChange>
              </w:rPr>
              <w:pPrChange w:id="10194" w:author="Nick.Tolimieri [2]" w:date="2022-09-09T12:38:00Z">
                <w:pPr>
                  <w:jc w:val="right"/>
                </w:pPr>
              </w:pPrChange>
            </w:pPr>
            <w:ins w:id="10195" w:author="Nick.Tolimieri [2]" w:date="2022-09-09T12:38:00Z">
              <w:del w:id="10196" w:author="Nick.Tolimieri" w:date="2022-09-13T12:37:00Z">
                <w:r w:rsidRPr="001255CF" w:rsidDel="00207938">
                  <w:rPr>
                    <w:rFonts w:asciiTheme="minorHAnsi" w:eastAsiaTheme="minorHAnsi" w:hAnsiTheme="minorHAnsi" w:cstheme="minorBidi"/>
                    <w:sz w:val="22"/>
                    <w:szCs w:val="22"/>
                    <w:rPrChange w:id="10197" w:author="Nick.Tolimieri [2]" w:date="2022-09-09T12:38:00Z">
                      <w:rPr>
                        <w:rFonts w:ascii="Calibri" w:hAnsi="Calibri" w:cs="Calibri"/>
                        <w:color w:val="000000"/>
                        <w:sz w:val="22"/>
                        <w:szCs w:val="22"/>
                      </w:rPr>
                    </w:rPrChange>
                  </w:rPr>
                  <w:delText>0</w:delText>
                </w:r>
              </w:del>
            </w:ins>
          </w:p>
        </w:tc>
        <w:tc>
          <w:tcPr>
            <w:tcW w:w="960" w:type="dxa"/>
            <w:noWrap/>
            <w:hideMark/>
            <w:tcPrChange w:id="101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99" w:author="Nick.Tolimieri [2]" w:date="2022-09-09T12:38:00Z"/>
                <w:del w:id="10200" w:author="Nick.Tolimieri" w:date="2022-09-13T12:37:00Z"/>
                <w:rFonts w:asciiTheme="minorHAnsi" w:eastAsiaTheme="minorHAnsi" w:hAnsiTheme="minorHAnsi" w:cstheme="minorBidi"/>
                <w:sz w:val="22"/>
                <w:szCs w:val="22"/>
                <w:rPrChange w:id="10201" w:author="Nick.Tolimieri [2]" w:date="2022-09-09T12:38:00Z">
                  <w:rPr>
                    <w:ins w:id="10202" w:author="Nick.Tolimieri [2]" w:date="2022-09-09T12:38:00Z"/>
                    <w:del w:id="10203" w:author="Nick.Tolimieri" w:date="2022-09-13T12:37:00Z"/>
                    <w:rFonts w:ascii="Calibri" w:hAnsi="Calibri" w:cs="Calibri"/>
                    <w:color w:val="000000"/>
                    <w:sz w:val="22"/>
                    <w:szCs w:val="22"/>
                  </w:rPr>
                </w:rPrChange>
              </w:rPr>
              <w:pPrChange w:id="10204" w:author="Nick.Tolimieri [2]" w:date="2022-09-09T12:38:00Z">
                <w:pPr>
                  <w:jc w:val="right"/>
                </w:pPr>
              </w:pPrChange>
            </w:pPr>
            <w:ins w:id="10205" w:author="Nick.Tolimieri [2]" w:date="2022-09-09T12:38:00Z">
              <w:del w:id="10206" w:author="Nick.Tolimieri" w:date="2022-09-13T12:37:00Z">
                <w:r w:rsidRPr="001255CF" w:rsidDel="00207938">
                  <w:rPr>
                    <w:rFonts w:asciiTheme="minorHAnsi" w:eastAsiaTheme="minorHAnsi" w:hAnsiTheme="minorHAnsi" w:cstheme="minorBidi"/>
                    <w:sz w:val="22"/>
                    <w:szCs w:val="22"/>
                    <w:rPrChange w:id="10207" w:author="Nick.Tolimieri [2]" w:date="2022-09-09T12:38:00Z">
                      <w:rPr>
                        <w:rFonts w:ascii="Calibri" w:hAnsi="Calibri" w:cs="Calibri"/>
                        <w:color w:val="000000"/>
                        <w:sz w:val="22"/>
                        <w:szCs w:val="22"/>
                      </w:rPr>
                    </w:rPrChange>
                  </w:rPr>
                  <w:delText>22</w:delText>
                </w:r>
              </w:del>
            </w:ins>
          </w:p>
        </w:tc>
        <w:tc>
          <w:tcPr>
            <w:tcW w:w="960" w:type="dxa"/>
            <w:noWrap/>
            <w:hideMark/>
            <w:tcPrChange w:id="102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09" w:author="Nick.Tolimieri [2]" w:date="2022-09-09T12:38:00Z"/>
                <w:del w:id="10210" w:author="Nick.Tolimieri" w:date="2022-09-13T12:37:00Z"/>
                <w:rFonts w:asciiTheme="minorHAnsi" w:eastAsiaTheme="minorHAnsi" w:hAnsiTheme="minorHAnsi" w:cstheme="minorBidi"/>
                <w:sz w:val="22"/>
                <w:szCs w:val="22"/>
                <w:rPrChange w:id="10211" w:author="Nick.Tolimieri [2]" w:date="2022-09-09T12:38:00Z">
                  <w:rPr>
                    <w:ins w:id="10212" w:author="Nick.Tolimieri [2]" w:date="2022-09-09T12:38:00Z"/>
                    <w:del w:id="10213" w:author="Nick.Tolimieri" w:date="2022-09-13T12:37:00Z"/>
                    <w:rFonts w:ascii="Calibri" w:hAnsi="Calibri" w:cs="Calibri"/>
                    <w:color w:val="000000"/>
                    <w:sz w:val="22"/>
                    <w:szCs w:val="22"/>
                  </w:rPr>
                </w:rPrChange>
              </w:rPr>
              <w:pPrChange w:id="10214" w:author="Nick.Tolimieri [2]" w:date="2022-09-09T12:38:00Z">
                <w:pPr>
                  <w:jc w:val="right"/>
                </w:pPr>
              </w:pPrChange>
            </w:pPr>
            <w:ins w:id="10215" w:author="Nick.Tolimieri [2]" w:date="2022-09-09T12:38:00Z">
              <w:del w:id="10216" w:author="Nick.Tolimieri" w:date="2022-09-13T12:37:00Z">
                <w:r w:rsidRPr="001255CF" w:rsidDel="00207938">
                  <w:rPr>
                    <w:rFonts w:asciiTheme="minorHAnsi" w:eastAsiaTheme="minorHAnsi" w:hAnsiTheme="minorHAnsi" w:cstheme="minorBidi"/>
                    <w:sz w:val="22"/>
                    <w:szCs w:val="22"/>
                    <w:rPrChange w:id="10217" w:author="Nick.Tolimieri [2]" w:date="2022-09-09T12:38:00Z">
                      <w:rPr>
                        <w:rFonts w:ascii="Calibri" w:hAnsi="Calibri" w:cs="Calibri"/>
                        <w:color w:val="000000"/>
                        <w:sz w:val="22"/>
                        <w:szCs w:val="22"/>
                      </w:rPr>
                    </w:rPrChange>
                  </w:rPr>
                  <w:delText>1</w:delText>
                </w:r>
              </w:del>
            </w:ins>
          </w:p>
        </w:tc>
        <w:tc>
          <w:tcPr>
            <w:tcW w:w="960" w:type="dxa"/>
            <w:noWrap/>
            <w:hideMark/>
            <w:tcPrChange w:id="102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19" w:author="Nick.Tolimieri [2]" w:date="2022-09-09T12:38:00Z"/>
                <w:del w:id="10220" w:author="Nick.Tolimieri" w:date="2022-09-13T12:37:00Z"/>
                <w:rFonts w:asciiTheme="minorHAnsi" w:eastAsiaTheme="minorHAnsi" w:hAnsiTheme="minorHAnsi" w:cstheme="minorBidi"/>
                <w:sz w:val="22"/>
                <w:szCs w:val="22"/>
                <w:rPrChange w:id="10221" w:author="Nick.Tolimieri [2]" w:date="2022-09-09T12:38:00Z">
                  <w:rPr>
                    <w:ins w:id="10222" w:author="Nick.Tolimieri [2]" w:date="2022-09-09T12:38:00Z"/>
                    <w:del w:id="10223" w:author="Nick.Tolimieri" w:date="2022-09-13T12:37:00Z"/>
                    <w:rFonts w:ascii="Calibri" w:hAnsi="Calibri" w:cs="Calibri"/>
                    <w:color w:val="000000"/>
                    <w:sz w:val="22"/>
                    <w:szCs w:val="22"/>
                  </w:rPr>
                </w:rPrChange>
              </w:rPr>
              <w:pPrChange w:id="10224" w:author="Nick.Tolimieri [2]" w:date="2022-09-09T12:38:00Z">
                <w:pPr>
                  <w:jc w:val="right"/>
                </w:pPr>
              </w:pPrChange>
            </w:pPr>
            <w:ins w:id="10225" w:author="Nick.Tolimieri [2]" w:date="2022-09-09T12:38:00Z">
              <w:del w:id="10226" w:author="Nick.Tolimieri" w:date="2022-09-13T12:37:00Z">
                <w:r w:rsidRPr="001255CF" w:rsidDel="00207938">
                  <w:rPr>
                    <w:rFonts w:asciiTheme="minorHAnsi" w:eastAsiaTheme="minorHAnsi" w:hAnsiTheme="minorHAnsi" w:cstheme="minorBidi"/>
                    <w:sz w:val="22"/>
                    <w:szCs w:val="22"/>
                    <w:rPrChange w:id="10227" w:author="Nick.Tolimieri [2]" w:date="2022-09-09T12:38:00Z">
                      <w:rPr>
                        <w:rFonts w:ascii="Calibri" w:hAnsi="Calibri" w:cs="Calibri"/>
                        <w:color w:val="000000"/>
                        <w:sz w:val="22"/>
                        <w:szCs w:val="22"/>
                      </w:rPr>
                    </w:rPrChange>
                  </w:rPr>
                  <w:delText>6</w:delText>
                </w:r>
              </w:del>
            </w:ins>
          </w:p>
        </w:tc>
        <w:tc>
          <w:tcPr>
            <w:tcW w:w="960" w:type="dxa"/>
            <w:noWrap/>
            <w:hideMark/>
            <w:tcPrChange w:id="102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29" w:author="Nick.Tolimieri [2]" w:date="2022-09-09T12:38:00Z"/>
                <w:del w:id="10230" w:author="Nick.Tolimieri" w:date="2022-09-13T12:37:00Z"/>
                <w:rFonts w:asciiTheme="minorHAnsi" w:eastAsiaTheme="minorHAnsi" w:hAnsiTheme="minorHAnsi" w:cstheme="minorBidi"/>
                <w:sz w:val="22"/>
                <w:szCs w:val="22"/>
                <w:rPrChange w:id="10231" w:author="Nick.Tolimieri [2]" w:date="2022-09-09T12:38:00Z">
                  <w:rPr>
                    <w:ins w:id="10232" w:author="Nick.Tolimieri [2]" w:date="2022-09-09T12:38:00Z"/>
                    <w:del w:id="10233" w:author="Nick.Tolimieri" w:date="2022-09-13T12:37:00Z"/>
                    <w:rFonts w:ascii="Calibri" w:hAnsi="Calibri" w:cs="Calibri"/>
                    <w:color w:val="000000"/>
                    <w:sz w:val="22"/>
                    <w:szCs w:val="22"/>
                  </w:rPr>
                </w:rPrChange>
              </w:rPr>
              <w:pPrChange w:id="10234" w:author="Nick.Tolimieri [2]" w:date="2022-09-09T12:38:00Z">
                <w:pPr>
                  <w:jc w:val="right"/>
                </w:pPr>
              </w:pPrChange>
            </w:pPr>
            <w:ins w:id="10235" w:author="Nick.Tolimieri [2]" w:date="2022-09-09T12:38:00Z">
              <w:del w:id="10236" w:author="Nick.Tolimieri" w:date="2022-09-13T12:37:00Z">
                <w:r w:rsidRPr="001255CF" w:rsidDel="00207938">
                  <w:rPr>
                    <w:rFonts w:asciiTheme="minorHAnsi" w:eastAsiaTheme="minorHAnsi" w:hAnsiTheme="minorHAnsi" w:cstheme="minorBidi"/>
                    <w:sz w:val="22"/>
                    <w:szCs w:val="22"/>
                    <w:rPrChange w:id="10237" w:author="Nick.Tolimieri [2]" w:date="2022-09-09T12:38:00Z">
                      <w:rPr>
                        <w:rFonts w:ascii="Calibri" w:hAnsi="Calibri" w:cs="Calibri"/>
                        <w:color w:val="000000"/>
                        <w:sz w:val="22"/>
                        <w:szCs w:val="22"/>
                      </w:rPr>
                    </w:rPrChange>
                  </w:rPr>
                  <w:delText>6</w:delText>
                </w:r>
              </w:del>
            </w:ins>
          </w:p>
        </w:tc>
        <w:tc>
          <w:tcPr>
            <w:tcW w:w="960" w:type="dxa"/>
            <w:noWrap/>
            <w:hideMark/>
            <w:tcPrChange w:id="102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39" w:author="Nick.Tolimieri [2]" w:date="2022-09-09T12:38:00Z"/>
                <w:del w:id="10240" w:author="Nick.Tolimieri" w:date="2022-09-13T12:37:00Z"/>
                <w:rFonts w:asciiTheme="minorHAnsi" w:eastAsiaTheme="minorHAnsi" w:hAnsiTheme="minorHAnsi" w:cstheme="minorBidi"/>
                <w:sz w:val="22"/>
                <w:szCs w:val="22"/>
                <w:rPrChange w:id="10241" w:author="Nick.Tolimieri [2]" w:date="2022-09-09T12:38:00Z">
                  <w:rPr>
                    <w:ins w:id="10242" w:author="Nick.Tolimieri [2]" w:date="2022-09-09T12:38:00Z"/>
                    <w:del w:id="10243" w:author="Nick.Tolimieri" w:date="2022-09-13T12:37:00Z"/>
                    <w:rFonts w:ascii="Calibri" w:hAnsi="Calibri" w:cs="Calibri"/>
                    <w:color w:val="000000"/>
                    <w:sz w:val="22"/>
                    <w:szCs w:val="22"/>
                  </w:rPr>
                </w:rPrChange>
              </w:rPr>
              <w:pPrChange w:id="10244" w:author="Nick.Tolimieri [2]" w:date="2022-09-09T12:38:00Z">
                <w:pPr>
                  <w:jc w:val="right"/>
                </w:pPr>
              </w:pPrChange>
            </w:pPr>
            <w:ins w:id="10245" w:author="Nick.Tolimieri [2]" w:date="2022-09-09T12:38:00Z">
              <w:del w:id="10246" w:author="Nick.Tolimieri" w:date="2022-09-13T12:37:00Z">
                <w:r w:rsidRPr="001255CF" w:rsidDel="00207938">
                  <w:rPr>
                    <w:rFonts w:asciiTheme="minorHAnsi" w:eastAsiaTheme="minorHAnsi" w:hAnsiTheme="minorHAnsi" w:cstheme="minorBidi"/>
                    <w:sz w:val="22"/>
                    <w:szCs w:val="22"/>
                    <w:rPrChange w:id="10247" w:author="Nick.Tolimieri [2]" w:date="2022-09-09T12:38:00Z">
                      <w:rPr>
                        <w:rFonts w:ascii="Calibri" w:hAnsi="Calibri" w:cs="Calibri"/>
                        <w:color w:val="000000"/>
                        <w:sz w:val="22"/>
                        <w:szCs w:val="22"/>
                      </w:rPr>
                    </w:rPrChange>
                  </w:rPr>
                  <w:delText>6</w:delText>
                </w:r>
              </w:del>
            </w:ins>
          </w:p>
        </w:tc>
        <w:tc>
          <w:tcPr>
            <w:tcW w:w="960" w:type="dxa"/>
            <w:noWrap/>
            <w:hideMark/>
            <w:tcPrChange w:id="102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49" w:author="Nick.Tolimieri [2]" w:date="2022-09-09T12:38:00Z"/>
                <w:del w:id="10250" w:author="Nick.Tolimieri" w:date="2022-09-13T12:37:00Z"/>
                <w:rFonts w:asciiTheme="minorHAnsi" w:eastAsiaTheme="minorHAnsi" w:hAnsiTheme="minorHAnsi" w:cstheme="minorBidi"/>
                <w:sz w:val="22"/>
                <w:szCs w:val="22"/>
                <w:rPrChange w:id="10251" w:author="Nick.Tolimieri [2]" w:date="2022-09-09T12:38:00Z">
                  <w:rPr>
                    <w:ins w:id="10252" w:author="Nick.Tolimieri [2]" w:date="2022-09-09T12:38:00Z"/>
                    <w:del w:id="10253" w:author="Nick.Tolimieri" w:date="2022-09-13T12:37:00Z"/>
                    <w:rFonts w:ascii="Calibri" w:hAnsi="Calibri" w:cs="Calibri"/>
                    <w:color w:val="000000"/>
                    <w:sz w:val="22"/>
                    <w:szCs w:val="22"/>
                  </w:rPr>
                </w:rPrChange>
              </w:rPr>
              <w:pPrChange w:id="10254" w:author="Nick.Tolimieri [2]" w:date="2022-09-09T12:38:00Z">
                <w:pPr>
                  <w:jc w:val="right"/>
                </w:pPr>
              </w:pPrChange>
            </w:pPr>
            <w:ins w:id="10255" w:author="Nick.Tolimieri [2]" w:date="2022-09-09T12:38:00Z">
              <w:del w:id="10256" w:author="Nick.Tolimieri" w:date="2022-09-13T12:37:00Z">
                <w:r w:rsidRPr="001255CF" w:rsidDel="00207938">
                  <w:rPr>
                    <w:rFonts w:asciiTheme="minorHAnsi" w:eastAsiaTheme="minorHAnsi" w:hAnsiTheme="minorHAnsi" w:cstheme="minorBidi"/>
                    <w:sz w:val="22"/>
                    <w:szCs w:val="22"/>
                    <w:rPrChange w:id="10257" w:author="Nick.Tolimieri [2]" w:date="2022-09-09T12:38:00Z">
                      <w:rPr>
                        <w:rFonts w:ascii="Calibri" w:hAnsi="Calibri" w:cs="Calibri"/>
                        <w:color w:val="000000"/>
                        <w:sz w:val="22"/>
                        <w:szCs w:val="22"/>
                      </w:rPr>
                    </w:rPrChange>
                  </w:rPr>
                  <w:delText>1.9</w:delText>
                </w:r>
              </w:del>
            </w:ins>
          </w:p>
        </w:tc>
        <w:tc>
          <w:tcPr>
            <w:tcW w:w="960" w:type="dxa"/>
            <w:noWrap/>
            <w:hideMark/>
            <w:tcPrChange w:id="102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59" w:author="Nick.Tolimieri [2]" w:date="2022-09-09T12:38:00Z"/>
                <w:del w:id="10260" w:author="Nick.Tolimieri" w:date="2022-09-13T12:37:00Z"/>
                <w:rFonts w:asciiTheme="minorHAnsi" w:eastAsiaTheme="minorHAnsi" w:hAnsiTheme="minorHAnsi" w:cstheme="minorBidi"/>
                <w:sz w:val="22"/>
                <w:szCs w:val="22"/>
                <w:rPrChange w:id="10261" w:author="Nick.Tolimieri [2]" w:date="2022-09-09T12:38:00Z">
                  <w:rPr>
                    <w:ins w:id="10262" w:author="Nick.Tolimieri [2]" w:date="2022-09-09T12:38:00Z"/>
                    <w:del w:id="10263" w:author="Nick.Tolimieri" w:date="2022-09-13T12:37:00Z"/>
                    <w:rFonts w:ascii="Calibri" w:hAnsi="Calibri" w:cs="Calibri"/>
                    <w:color w:val="000000"/>
                    <w:sz w:val="22"/>
                    <w:szCs w:val="22"/>
                  </w:rPr>
                </w:rPrChange>
              </w:rPr>
              <w:pPrChange w:id="10264" w:author="Nick.Tolimieri [2]" w:date="2022-09-09T12:38:00Z">
                <w:pPr>
                  <w:jc w:val="right"/>
                </w:pPr>
              </w:pPrChange>
            </w:pPr>
            <w:ins w:id="10265" w:author="Nick.Tolimieri [2]" w:date="2022-09-09T12:38:00Z">
              <w:del w:id="10266" w:author="Nick.Tolimieri" w:date="2022-09-13T12:37:00Z">
                <w:r w:rsidRPr="001255CF" w:rsidDel="00207938">
                  <w:rPr>
                    <w:rFonts w:asciiTheme="minorHAnsi" w:eastAsiaTheme="minorHAnsi" w:hAnsiTheme="minorHAnsi" w:cstheme="minorBidi"/>
                    <w:sz w:val="22"/>
                    <w:szCs w:val="22"/>
                    <w:rPrChange w:id="10267" w:author="Nick.Tolimieri [2]" w:date="2022-09-09T12:38:00Z">
                      <w:rPr>
                        <w:rFonts w:ascii="Calibri" w:hAnsi="Calibri" w:cs="Calibri"/>
                        <w:color w:val="000000"/>
                        <w:sz w:val="22"/>
                        <w:szCs w:val="22"/>
                      </w:rPr>
                    </w:rPrChange>
                  </w:rPr>
                  <w:delText>0.29</w:delText>
                </w:r>
              </w:del>
            </w:ins>
          </w:p>
        </w:tc>
      </w:tr>
      <w:tr w:rsidR="001255CF" w:rsidRPr="001255CF" w:rsidDel="00207938" w:rsidTr="001255CF">
        <w:trPr>
          <w:divId w:val="1429738465"/>
          <w:trHeight w:val="300"/>
          <w:ins w:id="10268" w:author="Nick.Tolimieri [2]" w:date="2022-09-09T12:38:00Z"/>
          <w:del w:id="10269" w:author="Nick.Tolimieri" w:date="2022-09-13T12:37:00Z"/>
          <w:trPrChange w:id="10270" w:author="Nick.Tolimieri [2]" w:date="2022-09-09T12:38:00Z">
            <w:trPr>
              <w:divId w:val="1429738465"/>
              <w:trHeight w:val="300"/>
            </w:trPr>
          </w:trPrChange>
        </w:trPr>
        <w:tc>
          <w:tcPr>
            <w:tcW w:w="960" w:type="dxa"/>
            <w:noWrap/>
            <w:hideMark/>
            <w:tcPrChange w:id="102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72" w:author="Nick.Tolimieri [2]" w:date="2022-09-09T12:38:00Z"/>
                <w:del w:id="10273" w:author="Nick.Tolimieri" w:date="2022-09-13T12:37:00Z"/>
                <w:rFonts w:asciiTheme="minorHAnsi" w:eastAsiaTheme="minorHAnsi" w:hAnsiTheme="minorHAnsi" w:cstheme="minorBidi"/>
                <w:sz w:val="22"/>
                <w:szCs w:val="22"/>
                <w:rPrChange w:id="10274" w:author="Nick.Tolimieri [2]" w:date="2022-09-09T12:38:00Z">
                  <w:rPr>
                    <w:ins w:id="10275" w:author="Nick.Tolimieri [2]" w:date="2022-09-09T12:38:00Z"/>
                    <w:del w:id="10276" w:author="Nick.Tolimieri" w:date="2022-09-13T12:37:00Z"/>
                    <w:rFonts w:ascii="Calibri" w:hAnsi="Calibri" w:cs="Calibri"/>
                    <w:color w:val="000000"/>
                    <w:sz w:val="22"/>
                    <w:szCs w:val="22"/>
                  </w:rPr>
                </w:rPrChange>
              </w:rPr>
              <w:pPrChange w:id="10277" w:author="Nick.Tolimieri [2]" w:date="2022-09-09T12:38:00Z">
                <w:pPr/>
              </w:pPrChange>
            </w:pPr>
            <w:ins w:id="10278" w:author="Nick.Tolimieri [2]" w:date="2022-09-09T12:38:00Z">
              <w:del w:id="10279" w:author="Nick.Tolimieri" w:date="2022-09-13T12:37:00Z">
                <w:r w:rsidRPr="001255CF" w:rsidDel="00207938">
                  <w:rPr>
                    <w:rFonts w:asciiTheme="minorHAnsi" w:eastAsiaTheme="minorHAnsi" w:hAnsiTheme="minorHAnsi" w:cstheme="minorBidi"/>
                    <w:sz w:val="22"/>
                    <w:szCs w:val="22"/>
                    <w:rPrChange w:id="10280"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2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82" w:author="Nick.Tolimieri [2]" w:date="2022-09-09T12:38:00Z"/>
                <w:del w:id="10283" w:author="Nick.Tolimieri" w:date="2022-09-13T12:37:00Z"/>
                <w:rFonts w:asciiTheme="minorHAnsi" w:eastAsiaTheme="minorHAnsi" w:hAnsiTheme="minorHAnsi" w:cstheme="minorBidi"/>
                <w:sz w:val="22"/>
                <w:szCs w:val="22"/>
                <w:rPrChange w:id="10284" w:author="Nick.Tolimieri [2]" w:date="2022-09-09T12:38:00Z">
                  <w:rPr>
                    <w:ins w:id="10285" w:author="Nick.Tolimieri [2]" w:date="2022-09-09T12:38:00Z"/>
                    <w:del w:id="10286" w:author="Nick.Tolimieri" w:date="2022-09-13T12:37:00Z"/>
                    <w:rFonts w:ascii="Calibri" w:hAnsi="Calibri" w:cs="Calibri"/>
                    <w:color w:val="000000"/>
                    <w:sz w:val="22"/>
                    <w:szCs w:val="22"/>
                  </w:rPr>
                </w:rPrChange>
              </w:rPr>
              <w:pPrChange w:id="10287" w:author="Nick.Tolimieri [2]" w:date="2022-09-09T12:38:00Z">
                <w:pPr>
                  <w:jc w:val="right"/>
                </w:pPr>
              </w:pPrChange>
            </w:pPr>
            <w:ins w:id="10288" w:author="Nick.Tolimieri [2]" w:date="2022-09-09T12:38:00Z">
              <w:del w:id="10289" w:author="Nick.Tolimieri" w:date="2022-09-13T12:37:00Z">
                <w:r w:rsidRPr="001255CF" w:rsidDel="00207938">
                  <w:rPr>
                    <w:rFonts w:asciiTheme="minorHAnsi" w:eastAsiaTheme="minorHAnsi" w:hAnsiTheme="minorHAnsi" w:cstheme="minorBidi"/>
                    <w:sz w:val="22"/>
                    <w:szCs w:val="22"/>
                    <w:rPrChange w:id="10290" w:author="Nick.Tolimieri [2]" w:date="2022-09-09T12:38:00Z">
                      <w:rPr>
                        <w:rFonts w:ascii="Calibri" w:hAnsi="Calibri" w:cs="Calibri"/>
                        <w:color w:val="000000"/>
                        <w:sz w:val="22"/>
                        <w:szCs w:val="22"/>
                      </w:rPr>
                    </w:rPrChange>
                  </w:rPr>
                  <w:delText>2007</w:delText>
                </w:r>
              </w:del>
            </w:ins>
          </w:p>
        </w:tc>
        <w:tc>
          <w:tcPr>
            <w:tcW w:w="960" w:type="dxa"/>
            <w:noWrap/>
            <w:hideMark/>
            <w:tcPrChange w:id="102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92" w:author="Nick.Tolimieri [2]" w:date="2022-09-09T12:38:00Z"/>
                <w:del w:id="10293" w:author="Nick.Tolimieri" w:date="2022-09-13T12:37:00Z"/>
                <w:rFonts w:asciiTheme="minorHAnsi" w:eastAsiaTheme="minorHAnsi" w:hAnsiTheme="minorHAnsi" w:cstheme="minorBidi"/>
                <w:sz w:val="22"/>
                <w:szCs w:val="22"/>
                <w:rPrChange w:id="10294" w:author="Nick.Tolimieri [2]" w:date="2022-09-09T12:38:00Z">
                  <w:rPr>
                    <w:ins w:id="10295" w:author="Nick.Tolimieri [2]" w:date="2022-09-09T12:38:00Z"/>
                    <w:del w:id="10296" w:author="Nick.Tolimieri" w:date="2022-09-13T12:37:00Z"/>
                    <w:rFonts w:ascii="Calibri" w:hAnsi="Calibri" w:cs="Calibri"/>
                    <w:color w:val="000000"/>
                    <w:sz w:val="22"/>
                    <w:szCs w:val="22"/>
                  </w:rPr>
                </w:rPrChange>
              </w:rPr>
              <w:pPrChange w:id="10297" w:author="Nick.Tolimieri [2]" w:date="2022-09-09T12:38:00Z">
                <w:pPr>
                  <w:jc w:val="right"/>
                </w:pPr>
              </w:pPrChange>
            </w:pPr>
            <w:ins w:id="10298" w:author="Nick.Tolimieri [2]" w:date="2022-09-09T12:38:00Z">
              <w:del w:id="10299" w:author="Nick.Tolimieri" w:date="2022-09-13T12:37:00Z">
                <w:r w:rsidRPr="001255CF" w:rsidDel="00207938">
                  <w:rPr>
                    <w:rFonts w:asciiTheme="minorHAnsi" w:eastAsiaTheme="minorHAnsi" w:hAnsiTheme="minorHAnsi" w:cstheme="minorBidi"/>
                    <w:sz w:val="22"/>
                    <w:szCs w:val="22"/>
                    <w:rPrChange w:id="10300" w:author="Nick.Tolimieri [2]" w:date="2022-09-09T12:38:00Z">
                      <w:rPr>
                        <w:rFonts w:ascii="Calibri" w:hAnsi="Calibri" w:cs="Calibri"/>
                        <w:color w:val="000000"/>
                        <w:sz w:val="22"/>
                        <w:szCs w:val="22"/>
                      </w:rPr>
                    </w:rPrChange>
                  </w:rPr>
                  <w:delText>5</w:delText>
                </w:r>
              </w:del>
            </w:ins>
          </w:p>
        </w:tc>
        <w:tc>
          <w:tcPr>
            <w:tcW w:w="960" w:type="dxa"/>
            <w:noWrap/>
            <w:hideMark/>
            <w:tcPrChange w:id="103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02" w:author="Nick.Tolimieri [2]" w:date="2022-09-09T12:38:00Z"/>
                <w:del w:id="10303" w:author="Nick.Tolimieri" w:date="2022-09-13T12:37:00Z"/>
                <w:rFonts w:asciiTheme="minorHAnsi" w:eastAsiaTheme="minorHAnsi" w:hAnsiTheme="minorHAnsi" w:cstheme="minorBidi"/>
                <w:sz w:val="22"/>
                <w:szCs w:val="22"/>
                <w:rPrChange w:id="10304" w:author="Nick.Tolimieri [2]" w:date="2022-09-09T12:38:00Z">
                  <w:rPr>
                    <w:ins w:id="10305" w:author="Nick.Tolimieri [2]" w:date="2022-09-09T12:38:00Z"/>
                    <w:del w:id="10306" w:author="Nick.Tolimieri" w:date="2022-09-13T12:37:00Z"/>
                    <w:rFonts w:ascii="Calibri" w:hAnsi="Calibri" w:cs="Calibri"/>
                    <w:color w:val="000000"/>
                    <w:sz w:val="22"/>
                    <w:szCs w:val="22"/>
                  </w:rPr>
                </w:rPrChange>
              </w:rPr>
              <w:pPrChange w:id="10307" w:author="Nick.Tolimieri [2]" w:date="2022-09-09T12:38:00Z">
                <w:pPr>
                  <w:jc w:val="right"/>
                </w:pPr>
              </w:pPrChange>
            </w:pPr>
            <w:ins w:id="10308" w:author="Nick.Tolimieri [2]" w:date="2022-09-09T12:38:00Z">
              <w:del w:id="10309" w:author="Nick.Tolimieri" w:date="2022-09-13T12:37:00Z">
                <w:r w:rsidRPr="001255CF" w:rsidDel="00207938">
                  <w:rPr>
                    <w:rFonts w:asciiTheme="minorHAnsi" w:eastAsiaTheme="minorHAnsi" w:hAnsiTheme="minorHAnsi" w:cstheme="minorBidi"/>
                    <w:sz w:val="22"/>
                    <w:szCs w:val="22"/>
                    <w:rPrChange w:id="10310" w:author="Nick.Tolimieri [2]" w:date="2022-09-09T12:38:00Z">
                      <w:rPr>
                        <w:rFonts w:ascii="Calibri" w:hAnsi="Calibri" w:cs="Calibri"/>
                        <w:color w:val="000000"/>
                        <w:sz w:val="22"/>
                        <w:szCs w:val="22"/>
                      </w:rPr>
                    </w:rPrChange>
                  </w:rPr>
                  <w:delText>8</w:delText>
                </w:r>
              </w:del>
            </w:ins>
          </w:p>
        </w:tc>
        <w:tc>
          <w:tcPr>
            <w:tcW w:w="960" w:type="dxa"/>
            <w:noWrap/>
            <w:hideMark/>
            <w:tcPrChange w:id="103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12" w:author="Nick.Tolimieri [2]" w:date="2022-09-09T12:38:00Z"/>
                <w:del w:id="10313" w:author="Nick.Tolimieri" w:date="2022-09-13T12:37:00Z"/>
                <w:rFonts w:asciiTheme="minorHAnsi" w:eastAsiaTheme="minorHAnsi" w:hAnsiTheme="minorHAnsi" w:cstheme="minorBidi"/>
                <w:sz w:val="22"/>
                <w:szCs w:val="22"/>
                <w:rPrChange w:id="10314" w:author="Nick.Tolimieri [2]" w:date="2022-09-09T12:38:00Z">
                  <w:rPr>
                    <w:ins w:id="10315" w:author="Nick.Tolimieri [2]" w:date="2022-09-09T12:38:00Z"/>
                    <w:del w:id="10316" w:author="Nick.Tolimieri" w:date="2022-09-13T12:37:00Z"/>
                    <w:rFonts w:ascii="Calibri" w:hAnsi="Calibri" w:cs="Calibri"/>
                    <w:color w:val="000000"/>
                    <w:sz w:val="22"/>
                    <w:szCs w:val="22"/>
                  </w:rPr>
                </w:rPrChange>
              </w:rPr>
              <w:pPrChange w:id="10317" w:author="Nick.Tolimieri [2]" w:date="2022-09-09T12:38:00Z">
                <w:pPr>
                  <w:jc w:val="right"/>
                </w:pPr>
              </w:pPrChange>
            </w:pPr>
            <w:ins w:id="10318" w:author="Nick.Tolimieri [2]" w:date="2022-09-09T12:38:00Z">
              <w:del w:id="10319" w:author="Nick.Tolimieri" w:date="2022-09-13T12:37:00Z">
                <w:r w:rsidRPr="001255CF" w:rsidDel="00207938">
                  <w:rPr>
                    <w:rFonts w:asciiTheme="minorHAnsi" w:eastAsiaTheme="minorHAnsi" w:hAnsiTheme="minorHAnsi" w:cstheme="minorBidi"/>
                    <w:sz w:val="22"/>
                    <w:szCs w:val="22"/>
                    <w:rPrChange w:id="10320" w:author="Nick.Tolimieri [2]" w:date="2022-09-09T12:38:00Z">
                      <w:rPr>
                        <w:rFonts w:ascii="Calibri" w:hAnsi="Calibri" w:cs="Calibri"/>
                        <w:color w:val="000000"/>
                        <w:sz w:val="22"/>
                        <w:szCs w:val="22"/>
                      </w:rPr>
                    </w:rPrChange>
                  </w:rPr>
                  <w:delText>1</w:delText>
                </w:r>
              </w:del>
            </w:ins>
          </w:p>
        </w:tc>
        <w:tc>
          <w:tcPr>
            <w:tcW w:w="960" w:type="dxa"/>
            <w:noWrap/>
            <w:hideMark/>
            <w:tcPrChange w:id="103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22" w:author="Nick.Tolimieri [2]" w:date="2022-09-09T12:38:00Z"/>
                <w:del w:id="10323" w:author="Nick.Tolimieri" w:date="2022-09-13T12:37:00Z"/>
                <w:rFonts w:asciiTheme="minorHAnsi" w:eastAsiaTheme="minorHAnsi" w:hAnsiTheme="minorHAnsi" w:cstheme="minorBidi"/>
                <w:sz w:val="22"/>
                <w:szCs w:val="22"/>
                <w:rPrChange w:id="10324" w:author="Nick.Tolimieri [2]" w:date="2022-09-09T12:38:00Z">
                  <w:rPr>
                    <w:ins w:id="10325" w:author="Nick.Tolimieri [2]" w:date="2022-09-09T12:38:00Z"/>
                    <w:del w:id="10326" w:author="Nick.Tolimieri" w:date="2022-09-13T12:37:00Z"/>
                    <w:rFonts w:ascii="Calibri" w:hAnsi="Calibri" w:cs="Calibri"/>
                    <w:color w:val="000000"/>
                    <w:sz w:val="22"/>
                    <w:szCs w:val="22"/>
                  </w:rPr>
                </w:rPrChange>
              </w:rPr>
              <w:pPrChange w:id="10327" w:author="Nick.Tolimieri [2]" w:date="2022-09-09T12:38:00Z">
                <w:pPr>
                  <w:jc w:val="right"/>
                </w:pPr>
              </w:pPrChange>
            </w:pPr>
            <w:ins w:id="10328" w:author="Nick.Tolimieri [2]" w:date="2022-09-09T12:38:00Z">
              <w:del w:id="10329" w:author="Nick.Tolimieri" w:date="2022-09-13T12:37:00Z">
                <w:r w:rsidRPr="001255CF" w:rsidDel="00207938">
                  <w:rPr>
                    <w:rFonts w:asciiTheme="minorHAnsi" w:eastAsiaTheme="minorHAnsi" w:hAnsiTheme="minorHAnsi" w:cstheme="minorBidi"/>
                    <w:sz w:val="22"/>
                    <w:szCs w:val="22"/>
                    <w:rPrChange w:id="10330" w:author="Nick.Tolimieri [2]" w:date="2022-09-09T12:38:00Z">
                      <w:rPr>
                        <w:rFonts w:ascii="Calibri" w:hAnsi="Calibri" w:cs="Calibri"/>
                        <w:color w:val="000000"/>
                        <w:sz w:val="22"/>
                        <w:szCs w:val="22"/>
                      </w:rPr>
                    </w:rPrChange>
                  </w:rPr>
                  <w:delText>8</w:delText>
                </w:r>
              </w:del>
            </w:ins>
          </w:p>
        </w:tc>
        <w:tc>
          <w:tcPr>
            <w:tcW w:w="960" w:type="dxa"/>
            <w:noWrap/>
            <w:hideMark/>
            <w:tcPrChange w:id="103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32" w:author="Nick.Tolimieri [2]" w:date="2022-09-09T12:38:00Z"/>
                <w:del w:id="10333" w:author="Nick.Tolimieri" w:date="2022-09-13T12:37:00Z"/>
                <w:rFonts w:asciiTheme="minorHAnsi" w:eastAsiaTheme="minorHAnsi" w:hAnsiTheme="minorHAnsi" w:cstheme="minorBidi"/>
                <w:sz w:val="22"/>
                <w:szCs w:val="22"/>
                <w:rPrChange w:id="10334" w:author="Nick.Tolimieri [2]" w:date="2022-09-09T12:38:00Z">
                  <w:rPr>
                    <w:ins w:id="10335" w:author="Nick.Tolimieri [2]" w:date="2022-09-09T12:38:00Z"/>
                    <w:del w:id="10336" w:author="Nick.Tolimieri" w:date="2022-09-13T12:37:00Z"/>
                    <w:rFonts w:ascii="Calibri" w:hAnsi="Calibri" w:cs="Calibri"/>
                    <w:color w:val="000000"/>
                    <w:sz w:val="22"/>
                    <w:szCs w:val="22"/>
                  </w:rPr>
                </w:rPrChange>
              </w:rPr>
              <w:pPrChange w:id="10337" w:author="Nick.Tolimieri [2]" w:date="2022-09-09T12:38:00Z">
                <w:pPr>
                  <w:jc w:val="right"/>
                </w:pPr>
              </w:pPrChange>
            </w:pPr>
            <w:ins w:id="10338" w:author="Nick.Tolimieri [2]" w:date="2022-09-09T12:38:00Z">
              <w:del w:id="10339" w:author="Nick.Tolimieri" w:date="2022-09-13T12:37:00Z">
                <w:r w:rsidRPr="001255CF" w:rsidDel="00207938">
                  <w:rPr>
                    <w:rFonts w:asciiTheme="minorHAnsi" w:eastAsiaTheme="minorHAnsi" w:hAnsiTheme="minorHAnsi" w:cstheme="minorBidi"/>
                    <w:sz w:val="22"/>
                    <w:szCs w:val="22"/>
                    <w:rPrChange w:id="10340" w:author="Nick.Tolimieri [2]" w:date="2022-09-09T12:38:00Z">
                      <w:rPr>
                        <w:rFonts w:ascii="Calibri" w:hAnsi="Calibri" w:cs="Calibri"/>
                        <w:color w:val="000000"/>
                        <w:sz w:val="22"/>
                        <w:szCs w:val="22"/>
                      </w:rPr>
                    </w:rPrChange>
                  </w:rPr>
                  <w:delText>8</w:delText>
                </w:r>
              </w:del>
            </w:ins>
          </w:p>
        </w:tc>
        <w:tc>
          <w:tcPr>
            <w:tcW w:w="960" w:type="dxa"/>
            <w:noWrap/>
            <w:hideMark/>
            <w:tcPrChange w:id="103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42" w:author="Nick.Tolimieri [2]" w:date="2022-09-09T12:38:00Z"/>
                <w:del w:id="10343" w:author="Nick.Tolimieri" w:date="2022-09-13T12:37:00Z"/>
                <w:rFonts w:asciiTheme="minorHAnsi" w:eastAsiaTheme="minorHAnsi" w:hAnsiTheme="minorHAnsi" w:cstheme="minorBidi"/>
                <w:sz w:val="22"/>
                <w:szCs w:val="22"/>
                <w:rPrChange w:id="10344" w:author="Nick.Tolimieri [2]" w:date="2022-09-09T12:38:00Z">
                  <w:rPr>
                    <w:ins w:id="10345" w:author="Nick.Tolimieri [2]" w:date="2022-09-09T12:38:00Z"/>
                    <w:del w:id="10346" w:author="Nick.Tolimieri" w:date="2022-09-13T12:37:00Z"/>
                    <w:rFonts w:ascii="Calibri" w:hAnsi="Calibri" w:cs="Calibri"/>
                    <w:color w:val="000000"/>
                    <w:sz w:val="22"/>
                    <w:szCs w:val="22"/>
                  </w:rPr>
                </w:rPrChange>
              </w:rPr>
              <w:pPrChange w:id="10347" w:author="Nick.Tolimieri [2]" w:date="2022-09-09T12:38:00Z">
                <w:pPr>
                  <w:jc w:val="right"/>
                </w:pPr>
              </w:pPrChange>
            </w:pPr>
            <w:ins w:id="10348" w:author="Nick.Tolimieri [2]" w:date="2022-09-09T12:38:00Z">
              <w:del w:id="10349" w:author="Nick.Tolimieri" w:date="2022-09-13T12:37:00Z">
                <w:r w:rsidRPr="001255CF" w:rsidDel="00207938">
                  <w:rPr>
                    <w:rFonts w:asciiTheme="minorHAnsi" w:eastAsiaTheme="minorHAnsi" w:hAnsiTheme="minorHAnsi" w:cstheme="minorBidi"/>
                    <w:sz w:val="22"/>
                    <w:szCs w:val="22"/>
                    <w:rPrChange w:id="10350" w:author="Nick.Tolimieri [2]" w:date="2022-09-09T12:38:00Z">
                      <w:rPr>
                        <w:rFonts w:ascii="Calibri" w:hAnsi="Calibri" w:cs="Calibri"/>
                        <w:color w:val="000000"/>
                        <w:sz w:val="22"/>
                        <w:szCs w:val="22"/>
                      </w:rPr>
                    </w:rPrChange>
                  </w:rPr>
                  <w:delText>8</w:delText>
                </w:r>
              </w:del>
            </w:ins>
          </w:p>
        </w:tc>
        <w:tc>
          <w:tcPr>
            <w:tcW w:w="960" w:type="dxa"/>
            <w:noWrap/>
            <w:hideMark/>
            <w:tcPrChange w:id="103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52" w:author="Nick.Tolimieri [2]" w:date="2022-09-09T12:38:00Z"/>
                <w:del w:id="10353" w:author="Nick.Tolimieri" w:date="2022-09-13T12:37:00Z"/>
                <w:rFonts w:asciiTheme="minorHAnsi" w:eastAsiaTheme="minorHAnsi" w:hAnsiTheme="minorHAnsi" w:cstheme="minorBidi"/>
                <w:sz w:val="22"/>
                <w:szCs w:val="22"/>
                <w:rPrChange w:id="10354" w:author="Nick.Tolimieri [2]" w:date="2022-09-09T12:38:00Z">
                  <w:rPr>
                    <w:ins w:id="10355" w:author="Nick.Tolimieri [2]" w:date="2022-09-09T12:38:00Z"/>
                    <w:del w:id="10356" w:author="Nick.Tolimieri" w:date="2022-09-13T12:37:00Z"/>
                    <w:rFonts w:ascii="Calibri" w:hAnsi="Calibri" w:cs="Calibri"/>
                    <w:color w:val="000000"/>
                    <w:sz w:val="22"/>
                    <w:szCs w:val="22"/>
                  </w:rPr>
                </w:rPrChange>
              </w:rPr>
              <w:pPrChange w:id="10357" w:author="Nick.Tolimieri [2]" w:date="2022-09-09T12:38:00Z">
                <w:pPr>
                  <w:jc w:val="right"/>
                </w:pPr>
              </w:pPrChange>
            </w:pPr>
            <w:ins w:id="10358" w:author="Nick.Tolimieri [2]" w:date="2022-09-09T12:38:00Z">
              <w:del w:id="10359" w:author="Nick.Tolimieri" w:date="2022-09-13T12:37:00Z">
                <w:r w:rsidRPr="001255CF" w:rsidDel="00207938">
                  <w:rPr>
                    <w:rFonts w:asciiTheme="minorHAnsi" w:eastAsiaTheme="minorHAnsi" w:hAnsiTheme="minorHAnsi" w:cstheme="minorBidi"/>
                    <w:sz w:val="22"/>
                    <w:szCs w:val="22"/>
                    <w:rPrChange w:id="10360" w:author="Nick.Tolimieri [2]" w:date="2022-09-09T12:38:00Z">
                      <w:rPr>
                        <w:rFonts w:ascii="Calibri" w:hAnsi="Calibri" w:cs="Calibri"/>
                        <w:color w:val="000000"/>
                        <w:sz w:val="22"/>
                        <w:szCs w:val="22"/>
                      </w:rPr>
                    </w:rPrChange>
                  </w:rPr>
                  <w:delText>2.58</w:delText>
                </w:r>
              </w:del>
            </w:ins>
          </w:p>
        </w:tc>
        <w:tc>
          <w:tcPr>
            <w:tcW w:w="960" w:type="dxa"/>
            <w:noWrap/>
            <w:hideMark/>
            <w:tcPrChange w:id="103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62" w:author="Nick.Tolimieri [2]" w:date="2022-09-09T12:38:00Z"/>
                <w:del w:id="10363" w:author="Nick.Tolimieri" w:date="2022-09-13T12:37:00Z"/>
                <w:rFonts w:asciiTheme="minorHAnsi" w:eastAsiaTheme="minorHAnsi" w:hAnsiTheme="minorHAnsi" w:cstheme="minorBidi"/>
                <w:sz w:val="22"/>
                <w:szCs w:val="22"/>
                <w:rPrChange w:id="10364" w:author="Nick.Tolimieri [2]" w:date="2022-09-09T12:38:00Z">
                  <w:rPr>
                    <w:ins w:id="10365" w:author="Nick.Tolimieri [2]" w:date="2022-09-09T12:38:00Z"/>
                    <w:del w:id="10366" w:author="Nick.Tolimieri" w:date="2022-09-13T12:37:00Z"/>
                    <w:rFonts w:ascii="Calibri" w:hAnsi="Calibri" w:cs="Calibri"/>
                    <w:color w:val="000000"/>
                    <w:sz w:val="22"/>
                    <w:szCs w:val="22"/>
                  </w:rPr>
                </w:rPrChange>
              </w:rPr>
              <w:pPrChange w:id="10367" w:author="Nick.Tolimieri [2]" w:date="2022-09-09T12:38:00Z">
                <w:pPr>
                  <w:jc w:val="right"/>
                </w:pPr>
              </w:pPrChange>
            </w:pPr>
            <w:ins w:id="10368" w:author="Nick.Tolimieri [2]" w:date="2022-09-09T12:38:00Z">
              <w:del w:id="10369" w:author="Nick.Tolimieri" w:date="2022-09-13T12:37:00Z">
                <w:r w:rsidRPr="001255CF" w:rsidDel="00207938">
                  <w:rPr>
                    <w:rFonts w:asciiTheme="minorHAnsi" w:eastAsiaTheme="minorHAnsi" w:hAnsiTheme="minorHAnsi" w:cstheme="minorBidi"/>
                    <w:sz w:val="22"/>
                    <w:szCs w:val="22"/>
                    <w:rPrChange w:id="10370" w:author="Nick.Tolimieri [2]" w:date="2022-09-09T12:38:00Z">
                      <w:rPr>
                        <w:rFonts w:ascii="Calibri" w:hAnsi="Calibri" w:cs="Calibri"/>
                        <w:color w:val="000000"/>
                        <w:sz w:val="22"/>
                        <w:szCs w:val="22"/>
                      </w:rPr>
                    </w:rPrChange>
                  </w:rPr>
                  <w:delText>0.67</w:delText>
                </w:r>
              </w:del>
            </w:ins>
          </w:p>
        </w:tc>
      </w:tr>
      <w:tr w:rsidR="001255CF" w:rsidRPr="001255CF" w:rsidDel="00207938" w:rsidTr="001255CF">
        <w:trPr>
          <w:divId w:val="1429738465"/>
          <w:trHeight w:val="300"/>
          <w:ins w:id="10371" w:author="Nick.Tolimieri [2]" w:date="2022-09-09T12:38:00Z"/>
          <w:del w:id="10372" w:author="Nick.Tolimieri" w:date="2022-09-13T12:37:00Z"/>
          <w:trPrChange w:id="10373" w:author="Nick.Tolimieri [2]" w:date="2022-09-09T12:38:00Z">
            <w:trPr>
              <w:divId w:val="1429738465"/>
              <w:trHeight w:val="300"/>
            </w:trPr>
          </w:trPrChange>
        </w:trPr>
        <w:tc>
          <w:tcPr>
            <w:tcW w:w="960" w:type="dxa"/>
            <w:noWrap/>
            <w:hideMark/>
            <w:tcPrChange w:id="103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75" w:author="Nick.Tolimieri [2]" w:date="2022-09-09T12:38:00Z"/>
                <w:del w:id="10376" w:author="Nick.Tolimieri" w:date="2022-09-13T12:37:00Z"/>
                <w:rFonts w:asciiTheme="minorHAnsi" w:eastAsiaTheme="minorHAnsi" w:hAnsiTheme="minorHAnsi" w:cstheme="minorBidi"/>
                <w:sz w:val="22"/>
                <w:szCs w:val="22"/>
                <w:rPrChange w:id="10377" w:author="Nick.Tolimieri [2]" w:date="2022-09-09T12:38:00Z">
                  <w:rPr>
                    <w:ins w:id="10378" w:author="Nick.Tolimieri [2]" w:date="2022-09-09T12:38:00Z"/>
                    <w:del w:id="10379" w:author="Nick.Tolimieri" w:date="2022-09-13T12:37:00Z"/>
                    <w:rFonts w:ascii="Calibri" w:hAnsi="Calibri" w:cs="Calibri"/>
                    <w:color w:val="000000"/>
                    <w:sz w:val="22"/>
                    <w:szCs w:val="22"/>
                  </w:rPr>
                </w:rPrChange>
              </w:rPr>
              <w:pPrChange w:id="10380" w:author="Nick.Tolimieri [2]" w:date="2022-09-09T12:38:00Z">
                <w:pPr/>
              </w:pPrChange>
            </w:pPr>
            <w:ins w:id="10381" w:author="Nick.Tolimieri [2]" w:date="2022-09-09T12:38:00Z">
              <w:del w:id="10382" w:author="Nick.Tolimieri" w:date="2022-09-13T12:37:00Z">
                <w:r w:rsidRPr="001255CF" w:rsidDel="00207938">
                  <w:rPr>
                    <w:rFonts w:asciiTheme="minorHAnsi" w:eastAsiaTheme="minorHAnsi" w:hAnsiTheme="minorHAnsi" w:cstheme="minorBidi"/>
                    <w:sz w:val="22"/>
                    <w:szCs w:val="22"/>
                    <w:rPrChange w:id="10383"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3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85" w:author="Nick.Tolimieri [2]" w:date="2022-09-09T12:38:00Z"/>
                <w:del w:id="10386" w:author="Nick.Tolimieri" w:date="2022-09-13T12:37:00Z"/>
                <w:rFonts w:asciiTheme="minorHAnsi" w:eastAsiaTheme="minorHAnsi" w:hAnsiTheme="minorHAnsi" w:cstheme="minorBidi"/>
                <w:sz w:val="22"/>
                <w:szCs w:val="22"/>
                <w:rPrChange w:id="10387" w:author="Nick.Tolimieri [2]" w:date="2022-09-09T12:38:00Z">
                  <w:rPr>
                    <w:ins w:id="10388" w:author="Nick.Tolimieri [2]" w:date="2022-09-09T12:38:00Z"/>
                    <w:del w:id="10389" w:author="Nick.Tolimieri" w:date="2022-09-13T12:37:00Z"/>
                    <w:rFonts w:ascii="Calibri" w:hAnsi="Calibri" w:cs="Calibri"/>
                    <w:color w:val="000000"/>
                    <w:sz w:val="22"/>
                    <w:szCs w:val="22"/>
                  </w:rPr>
                </w:rPrChange>
              </w:rPr>
              <w:pPrChange w:id="10390" w:author="Nick.Tolimieri [2]" w:date="2022-09-09T12:38:00Z">
                <w:pPr>
                  <w:jc w:val="right"/>
                </w:pPr>
              </w:pPrChange>
            </w:pPr>
            <w:ins w:id="10391" w:author="Nick.Tolimieri [2]" w:date="2022-09-09T12:38:00Z">
              <w:del w:id="10392" w:author="Nick.Tolimieri" w:date="2022-09-13T12:37:00Z">
                <w:r w:rsidRPr="001255CF" w:rsidDel="00207938">
                  <w:rPr>
                    <w:rFonts w:asciiTheme="minorHAnsi" w:eastAsiaTheme="minorHAnsi" w:hAnsiTheme="minorHAnsi" w:cstheme="minorBidi"/>
                    <w:sz w:val="22"/>
                    <w:szCs w:val="22"/>
                    <w:rPrChange w:id="10393" w:author="Nick.Tolimieri [2]" w:date="2022-09-09T12:38:00Z">
                      <w:rPr>
                        <w:rFonts w:ascii="Calibri" w:hAnsi="Calibri" w:cs="Calibri"/>
                        <w:color w:val="000000"/>
                        <w:sz w:val="22"/>
                        <w:szCs w:val="22"/>
                      </w:rPr>
                    </w:rPrChange>
                  </w:rPr>
                  <w:delText>2008</w:delText>
                </w:r>
              </w:del>
            </w:ins>
          </w:p>
        </w:tc>
        <w:tc>
          <w:tcPr>
            <w:tcW w:w="960" w:type="dxa"/>
            <w:noWrap/>
            <w:hideMark/>
            <w:tcPrChange w:id="103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95" w:author="Nick.Tolimieri [2]" w:date="2022-09-09T12:38:00Z"/>
                <w:del w:id="10396" w:author="Nick.Tolimieri" w:date="2022-09-13T12:37:00Z"/>
                <w:rFonts w:asciiTheme="minorHAnsi" w:eastAsiaTheme="minorHAnsi" w:hAnsiTheme="minorHAnsi" w:cstheme="minorBidi"/>
                <w:sz w:val="22"/>
                <w:szCs w:val="22"/>
                <w:rPrChange w:id="10397" w:author="Nick.Tolimieri [2]" w:date="2022-09-09T12:38:00Z">
                  <w:rPr>
                    <w:ins w:id="10398" w:author="Nick.Tolimieri [2]" w:date="2022-09-09T12:38:00Z"/>
                    <w:del w:id="10399" w:author="Nick.Tolimieri" w:date="2022-09-13T12:37:00Z"/>
                    <w:rFonts w:ascii="Calibri" w:hAnsi="Calibri" w:cs="Calibri"/>
                    <w:color w:val="000000"/>
                    <w:sz w:val="22"/>
                    <w:szCs w:val="22"/>
                  </w:rPr>
                </w:rPrChange>
              </w:rPr>
              <w:pPrChange w:id="10400" w:author="Nick.Tolimieri [2]" w:date="2022-09-09T12:38:00Z">
                <w:pPr>
                  <w:jc w:val="right"/>
                </w:pPr>
              </w:pPrChange>
            </w:pPr>
            <w:ins w:id="10401" w:author="Nick.Tolimieri [2]" w:date="2022-09-09T12:38:00Z">
              <w:del w:id="10402" w:author="Nick.Tolimieri" w:date="2022-09-13T12:37:00Z">
                <w:r w:rsidRPr="001255CF" w:rsidDel="00207938">
                  <w:rPr>
                    <w:rFonts w:asciiTheme="minorHAnsi" w:eastAsiaTheme="minorHAnsi" w:hAnsiTheme="minorHAnsi" w:cstheme="minorBidi"/>
                    <w:sz w:val="22"/>
                    <w:szCs w:val="22"/>
                    <w:rPrChange w:id="10403" w:author="Nick.Tolimieri [2]" w:date="2022-09-09T12:38:00Z">
                      <w:rPr>
                        <w:rFonts w:ascii="Calibri" w:hAnsi="Calibri" w:cs="Calibri"/>
                        <w:color w:val="000000"/>
                        <w:sz w:val="22"/>
                        <w:szCs w:val="22"/>
                      </w:rPr>
                    </w:rPrChange>
                  </w:rPr>
                  <w:delText>0</w:delText>
                </w:r>
              </w:del>
            </w:ins>
          </w:p>
        </w:tc>
        <w:tc>
          <w:tcPr>
            <w:tcW w:w="960" w:type="dxa"/>
            <w:noWrap/>
            <w:hideMark/>
            <w:tcPrChange w:id="104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05" w:author="Nick.Tolimieri [2]" w:date="2022-09-09T12:38:00Z"/>
                <w:del w:id="10406" w:author="Nick.Tolimieri" w:date="2022-09-13T12:37:00Z"/>
                <w:rFonts w:asciiTheme="minorHAnsi" w:eastAsiaTheme="minorHAnsi" w:hAnsiTheme="minorHAnsi" w:cstheme="minorBidi"/>
                <w:sz w:val="22"/>
                <w:szCs w:val="22"/>
                <w:rPrChange w:id="10407" w:author="Nick.Tolimieri [2]" w:date="2022-09-09T12:38:00Z">
                  <w:rPr>
                    <w:ins w:id="10408" w:author="Nick.Tolimieri [2]" w:date="2022-09-09T12:38:00Z"/>
                    <w:del w:id="10409" w:author="Nick.Tolimieri" w:date="2022-09-13T12:37:00Z"/>
                    <w:rFonts w:ascii="Calibri" w:hAnsi="Calibri" w:cs="Calibri"/>
                    <w:color w:val="000000"/>
                    <w:sz w:val="22"/>
                    <w:szCs w:val="22"/>
                  </w:rPr>
                </w:rPrChange>
              </w:rPr>
              <w:pPrChange w:id="10410" w:author="Nick.Tolimieri [2]" w:date="2022-09-09T12:38:00Z">
                <w:pPr>
                  <w:jc w:val="right"/>
                </w:pPr>
              </w:pPrChange>
            </w:pPr>
            <w:ins w:id="10411" w:author="Nick.Tolimieri [2]" w:date="2022-09-09T12:38:00Z">
              <w:del w:id="10412" w:author="Nick.Tolimieri" w:date="2022-09-13T12:37:00Z">
                <w:r w:rsidRPr="001255CF" w:rsidDel="00207938">
                  <w:rPr>
                    <w:rFonts w:asciiTheme="minorHAnsi" w:eastAsiaTheme="minorHAnsi" w:hAnsiTheme="minorHAnsi" w:cstheme="minorBidi"/>
                    <w:sz w:val="22"/>
                    <w:szCs w:val="22"/>
                    <w:rPrChange w:id="10413" w:author="Nick.Tolimieri [2]" w:date="2022-09-09T12:38:00Z">
                      <w:rPr>
                        <w:rFonts w:ascii="Calibri" w:hAnsi="Calibri" w:cs="Calibri"/>
                        <w:color w:val="000000"/>
                        <w:sz w:val="22"/>
                        <w:szCs w:val="22"/>
                      </w:rPr>
                    </w:rPrChange>
                  </w:rPr>
                  <w:delText>0</w:delText>
                </w:r>
              </w:del>
            </w:ins>
          </w:p>
        </w:tc>
        <w:tc>
          <w:tcPr>
            <w:tcW w:w="960" w:type="dxa"/>
            <w:noWrap/>
            <w:hideMark/>
            <w:tcPrChange w:id="104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15" w:author="Nick.Tolimieri [2]" w:date="2022-09-09T12:38:00Z"/>
                <w:del w:id="10416" w:author="Nick.Tolimieri" w:date="2022-09-13T12:37:00Z"/>
                <w:rFonts w:asciiTheme="minorHAnsi" w:eastAsiaTheme="minorHAnsi" w:hAnsiTheme="minorHAnsi" w:cstheme="minorBidi"/>
                <w:sz w:val="22"/>
                <w:szCs w:val="22"/>
                <w:rPrChange w:id="10417" w:author="Nick.Tolimieri [2]" w:date="2022-09-09T12:38:00Z">
                  <w:rPr>
                    <w:ins w:id="10418" w:author="Nick.Tolimieri [2]" w:date="2022-09-09T12:38:00Z"/>
                    <w:del w:id="10419" w:author="Nick.Tolimieri" w:date="2022-09-13T12:37:00Z"/>
                    <w:rFonts w:ascii="Calibri" w:hAnsi="Calibri" w:cs="Calibri"/>
                    <w:color w:val="000000"/>
                    <w:sz w:val="22"/>
                    <w:szCs w:val="22"/>
                  </w:rPr>
                </w:rPrChange>
              </w:rPr>
              <w:pPrChange w:id="10420" w:author="Nick.Tolimieri [2]" w:date="2022-09-09T12:38:00Z">
                <w:pPr>
                  <w:jc w:val="right"/>
                </w:pPr>
              </w:pPrChange>
            </w:pPr>
            <w:ins w:id="10421" w:author="Nick.Tolimieri [2]" w:date="2022-09-09T12:38:00Z">
              <w:del w:id="10422" w:author="Nick.Tolimieri" w:date="2022-09-13T12:37:00Z">
                <w:r w:rsidRPr="001255CF" w:rsidDel="00207938">
                  <w:rPr>
                    <w:rFonts w:asciiTheme="minorHAnsi" w:eastAsiaTheme="minorHAnsi" w:hAnsiTheme="minorHAnsi" w:cstheme="minorBidi"/>
                    <w:sz w:val="22"/>
                    <w:szCs w:val="22"/>
                    <w:rPrChange w:id="10423" w:author="Nick.Tolimieri [2]" w:date="2022-09-09T12:38:00Z">
                      <w:rPr>
                        <w:rFonts w:ascii="Calibri" w:hAnsi="Calibri" w:cs="Calibri"/>
                        <w:color w:val="000000"/>
                        <w:sz w:val="22"/>
                        <w:szCs w:val="22"/>
                      </w:rPr>
                    </w:rPrChange>
                  </w:rPr>
                  <w:delText>0</w:delText>
                </w:r>
              </w:del>
            </w:ins>
          </w:p>
        </w:tc>
        <w:tc>
          <w:tcPr>
            <w:tcW w:w="960" w:type="dxa"/>
            <w:noWrap/>
            <w:hideMark/>
            <w:tcPrChange w:id="104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25" w:author="Nick.Tolimieri [2]" w:date="2022-09-09T12:38:00Z"/>
                <w:del w:id="10426" w:author="Nick.Tolimieri" w:date="2022-09-13T12:37:00Z"/>
                <w:rFonts w:asciiTheme="minorHAnsi" w:eastAsiaTheme="minorHAnsi" w:hAnsiTheme="minorHAnsi" w:cstheme="minorBidi"/>
                <w:sz w:val="22"/>
                <w:szCs w:val="22"/>
                <w:rPrChange w:id="10427" w:author="Nick.Tolimieri [2]" w:date="2022-09-09T12:38:00Z">
                  <w:rPr>
                    <w:ins w:id="10428" w:author="Nick.Tolimieri [2]" w:date="2022-09-09T12:38:00Z"/>
                    <w:del w:id="10429" w:author="Nick.Tolimieri" w:date="2022-09-13T12:37:00Z"/>
                    <w:rFonts w:ascii="Calibri" w:hAnsi="Calibri" w:cs="Calibri"/>
                    <w:color w:val="000000"/>
                    <w:sz w:val="22"/>
                    <w:szCs w:val="22"/>
                  </w:rPr>
                </w:rPrChange>
              </w:rPr>
              <w:pPrChange w:id="10430" w:author="Nick.Tolimieri [2]" w:date="2022-09-09T12:38:00Z">
                <w:pPr>
                  <w:jc w:val="right"/>
                </w:pPr>
              </w:pPrChange>
            </w:pPr>
            <w:ins w:id="10431" w:author="Nick.Tolimieri [2]" w:date="2022-09-09T12:38:00Z">
              <w:del w:id="10432" w:author="Nick.Tolimieri" w:date="2022-09-13T12:37:00Z">
                <w:r w:rsidRPr="001255CF" w:rsidDel="00207938">
                  <w:rPr>
                    <w:rFonts w:asciiTheme="minorHAnsi" w:eastAsiaTheme="minorHAnsi" w:hAnsiTheme="minorHAnsi" w:cstheme="minorBidi"/>
                    <w:sz w:val="22"/>
                    <w:szCs w:val="22"/>
                    <w:rPrChange w:id="10433" w:author="Nick.Tolimieri [2]" w:date="2022-09-09T12:38:00Z">
                      <w:rPr>
                        <w:rFonts w:ascii="Calibri" w:hAnsi="Calibri" w:cs="Calibri"/>
                        <w:color w:val="000000"/>
                        <w:sz w:val="22"/>
                        <w:szCs w:val="22"/>
                      </w:rPr>
                    </w:rPrChange>
                  </w:rPr>
                  <w:delText>0</w:delText>
                </w:r>
              </w:del>
            </w:ins>
          </w:p>
        </w:tc>
        <w:tc>
          <w:tcPr>
            <w:tcW w:w="960" w:type="dxa"/>
            <w:noWrap/>
            <w:hideMark/>
            <w:tcPrChange w:id="104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35" w:author="Nick.Tolimieri [2]" w:date="2022-09-09T12:38:00Z"/>
                <w:del w:id="10436" w:author="Nick.Tolimieri" w:date="2022-09-13T12:37:00Z"/>
                <w:rFonts w:asciiTheme="minorHAnsi" w:eastAsiaTheme="minorHAnsi" w:hAnsiTheme="minorHAnsi" w:cstheme="minorBidi"/>
                <w:sz w:val="22"/>
                <w:szCs w:val="22"/>
                <w:rPrChange w:id="10437" w:author="Nick.Tolimieri [2]" w:date="2022-09-09T12:38:00Z">
                  <w:rPr>
                    <w:ins w:id="10438" w:author="Nick.Tolimieri [2]" w:date="2022-09-09T12:38:00Z"/>
                    <w:del w:id="10439" w:author="Nick.Tolimieri" w:date="2022-09-13T12:37:00Z"/>
                    <w:rFonts w:ascii="Calibri" w:hAnsi="Calibri" w:cs="Calibri"/>
                    <w:color w:val="000000"/>
                    <w:sz w:val="22"/>
                    <w:szCs w:val="22"/>
                  </w:rPr>
                </w:rPrChange>
              </w:rPr>
              <w:pPrChange w:id="10440" w:author="Nick.Tolimieri [2]" w:date="2022-09-09T12:38:00Z">
                <w:pPr/>
              </w:pPrChange>
            </w:pPr>
            <w:ins w:id="10441" w:author="Nick.Tolimieri [2]" w:date="2022-09-09T12:38:00Z">
              <w:del w:id="10442" w:author="Nick.Tolimieri" w:date="2022-09-13T12:37:00Z">
                <w:r w:rsidRPr="001255CF" w:rsidDel="00207938">
                  <w:rPr>
                    <w:rFonts w:asciiTheme="minorHAnsi" w:eastAsiaTheme="minorHAnsi" w:hAnsiTheme="minorHAnsi" w:cstheme="minorBidi"/>
                    <w:sz w:val="22"/>
                    <w:szCs w:val="22"/>
                    <w:rPrChange w:id="10443" w:author="Nick.Tolimieri [2]" w:date="2022-09-09T12:38:00Z">
                      <w:rPr>
                        <w:rFonts w:ascii="Calibri" w:hAnsi="Calibri" w:cs="Calibri"/>
                        <w:color w:val="000000"/>
                        <w:sz w:val="22"/>
                        <w:szCs w:val="22"/>
                      </w:rPr>
                    </w:rPrChange>
                  </w:rPr>
                  <w:delText>NA</w:delText>
                </w:r>
              </w:del>
            </w:ins>
          </w:p>
        </w:tc>
        <w:tc>
          <w:tcPr>
            <w:tcW w:w="960" w:type="dxa"/>
            <w:noWrap/>
            <w:hideMark/>
            <w:tcPrChange w:id="104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45" w:author="Nick.Tolimieri [2]" w:date="2022-09-09T12:38:00Z"/>
                <w:del w:id="10446" w:author="Nick.Tolimieri" w:date="2022-09-13T12:37:00Z"/>
                <w:rFonts w:asciiTheme="minorHAnsi" w:eastAsiaTheme="minorHAnsi" w:hAnsiTheme="minorHAnsi" w:cstheme="minorBidi"/>
                <w:sz w:val="22"/>
                <w:szCs w:val="22"/>
                <w:rPrChange w:id="10447" w:author="Nick.Tolimieri [2]" w:date="2022-09-09T12:38:00Z">
                  <w:rPr>
                    <w:ins w:id="10448" w:author="Nick.Tolimieri [2]" w:date="2022-09-09T12:38:00Z"/>
                    <w:del w:id="10449" w:author="Nick.Tolimieri" w:date="2022-09-13T12:37:00Z"/>
                    <w:rFonts w:ascii="Calibri" w:hAnsi="Calibri" w:cs="Calibri"/>
                    <w:color w:val="000000"/>
                    <w:sz w:val="22"/>
                    <w:szCs w:val="22"/>
                  </w:rPr>
                </w:rPrChange>
              </w:rPr>
              <w:pPrChange w:id="10450" w:author="Nick.Tolimieri [2]" w:date="2022-09-09T12:38:00Z">
                <w:pPr/>
              </w:pPrChange>
            </w:pPr>
            <w:ins w:id="10451" w:author="Nick.Tolimieri [2]" w:date="2022-09-09T12:38:00Z">
              <w:del w:id="10452" w:author="Nick.Tolimieri" w:date="2022-09-13T12:37:00Z">
                <w:r w:rsidRPr="001255CF" w:rsidDel="00207938">
                  <w:rPr>
                    <w:rFonts w:asciiTheme="minorHAnsi" w:eastAsiaTheme="minorHAnsi" w:hAnsiTheme="minorHAnsi" w:cstheme="minorBidi"/>
                    <w:sz w:val="22"/>
                    <w:szCs w:val="22"/>
                    <w:rPrChange w:id="10453" w:author="Nick.Tolimieri [2]" w:date="2022-09-09T12:38:00Z">
                      <w:rPr>
                        <w:rFonts w:ascii="Calibri" w:hAnsi="Calibri" w:cs="Calibri"/>
                        <w:color w:val="000000"/>
                        <w:sz w:val="22"/>
                        <w:szCs w:val="22"/>
                      </w:rPr>
                    </w:rPrChange>
                  </w:rPr>
                  <w:delText>NA</w:delText>
                </w:r>
              </w:del>
            </w:ins>
          </w:p>
        </w:tc>
        <w:tc>
          <w:tcPr>
            <w:tcW w:w="960" w:type="dxa"/>
            <w:noWrap/>
            <w:hideMark/>
            <w:tcPrChange w:id="104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55" w:author="Nick.Tolimieri [2]" w:date="2022-09-09T12:38:00Z"/>
                <w:del w:id="10456" w:author="Nick.Tolimieri" w:date="2022-09-13T12:37:00Z"/>
                <w:rFonts w:asciiTheme="minorHAnsi" w:eastAsiaTheme="minorHAnsi" w:hAnsiTheme="minorHAnsi" w:cstheme="minorBidi"/>
                <w:sz w:val="22"/>
                <w:szCs w:val="22"/>
                <w:rPrChange w:id="10457" w:author="Nick.Tolimieri [2]" w:date="2022-09-09T12:38:00Z">
                  <w:rPr>
                    <w:ins w:id="10458" w:author="Nick.Tolimieri [2]" w:date="2022-09-09T12:38:00Z"/>
                    <w:del w:id="10459" w:author="Nick.Tolimieri" w:date="2022-09-13T12:37:00Z"/>
                    <w:rFonts w:ascii="Calibri" w:hAnsi="Calibri" w:cs="Calibri"/>
                    <w:color w:val="000000"/>
                    <w:sz w:val="22"/>
                    <w:szCs w:val="22"/>
                  </w:rPr>
                </w:rPrChange>
              </w:rPr>
              <w:pPrChange w:id="10460" w:author="Nick.Tolimieri [2]" w:date="2022-09-09T12:38:00Z">
                <w:pPr/>
              </w:pPrChange>
            </w:pPr>
            <w:ins w:id="10461" w:author="Nick.Tolimieri [2]" w:date="2022-09-09T12:38:00Z">
              <w:del w:id="10462" w:author="Nick.Tolimieri" w:date="2022-09-13T12:37:00Z">
                <w:r w:rsidRPr="001255CF" w:rsidDel="00207938">
                  <w:rPr>
                    <w:rFonts w:asciiTheme="minorHAnsi" w:eastAsiaTheme="minorHAnsi" w:hAnsiTheme="minorHAnsi" w:cstheme="minorBidi"/>
                    <w:sz w:val="22"/>
                    <w:szCs w:val="22"/>
                    <w:rPrChange w:id="10463" w:author="Nick.Tolimieri [2]" w:date="2022-09-09T12:38:00Z">
                      <w:rPr>
                        <w:rFonts w:ascii="Calibri" w:hAnsi="Calibri" w:cs="Calibri"/>
                        <w:color w:val="000000"/>
                        <w:sz w:val="22"/>
                        <w:szCs w:val="22"/>
                      </w:rPr>
                    </w:rPrChange>
                  </w:rPr>
                  <w:delText>NA</w:delText>
                </w:r>
              </w:del>
            </w:ins>
          </w:p>
        </w:tc>
        <w:tc>
          <w:tcPr>
            <w:tcW w:w="960" w:type="dxa"/>
            <w:noWrap/>
            <w:hideMark/>
            <w:tcPrChange w:id="104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65" w:author="Nick.Tolimieri [2]" w:date="2022-09-09T12:38:00Z"/>
                <w:del w:id="10466" w:author="Nick.Tolimieri" w:date="2022-09-13T12:37:00Z"/>
                <w:rFonts w:asciiTheme="minorHAnsi" w:eastAsiaTheme="minorHAnsi" w:hAnsiTheme="minorHAnsi" w:cstheme="minorBidi"/>
                <w:sz w:val="22"/>
                <w:szCs w:val="22"/>
                <w:rPrChange w:id="10467" w:author="Nick.Tolimieri [2]" w:date="2022-09-09T12:38:00Z">
                  <w:rPr>
                    <w:ins w:id="10468" w:author="Nick.Tolimieri [2]" w:date="2022-09-09T12:38:00Z"/>
                    <w:del w:id="10469" w:author="Nick.Tolimieri" w:date="2022-09-13T12:37:00Z"/>
                    <w:rFonts w:ascii="Calibri" w:hAnsi="Calibri" w:cs="Calibri"/>
                    <w:color w:val="000000"/>
                    <w:sz w:val="22"/>
                    <w:szCs w:val="22"/>
                  </w:rPr>
                </w:rPrChange>
              </w:rPr>
              <w:pPrChange w:id="10470" w:author="Nick.Tolimieri [2]" w:date="2022-09-09T12:38:00Z">
                <w:pPr/>
              </w:pPrChange>
            </w:pPr>
            <w:ins w:id="10471" w:author="Nick.Tolimieri [2]" w:date="2022-09-09T12:38:00Z">
              <w:del w:id="10472" w:author="Nick.Tolimieri" w:date="2022-09-13T12:37:00Z">
                <w:r w:rsidRPr="001255CF" w:rsidDel="00207938">
                  <w:rPr>
                    <w:rFonts w:asciiTheme="minorHAnsi" w:eastAsiaTheme="minorHAnsi" w:hAnsiTheme="minorHAnsi" w:cstheme="minorBidi"/>
                    <w:sz w:val="22"/>
                    <w:szCs w:val="22"/>
                    <w:rPrChange w:id="10473"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474" w:author="Nick.Tolimieri [2]" w:date="2022-09-09T12:38:00Z"/>
          <w:del w:id="10475" w:author="Nick.Tolimieri" w:date="2022-09-13T12:37:00Z"/>
          <w:trPrChange w:id="10476" w:author="Nick.Tolimieri [2]" w:date="2022-09-09T12:38:00Z">
            <w:trPr>
              <w:divId w:val="1429738465"/>
              <w:trHeight w:val="300"/>
            </w:trPr>
          </w:trPrChange>
        </w:trPr>
        <w:tc>
          <w:tcPr>
            <w:tcW w:w="960" w:type="dxa"/>
            <w:noWrap/>
            <w:hideMark/>
            <w:tcPrChange w:id="104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78" w:author="Nick.Tolimieri [2]" w:date="2022-09-09T12:38:00Z"/>
                <w:del w:id="10479" w:author="Nick.Tolimieri" w:date="2022-09-13T12:37:00Z"/>
                <w:rFonts w:asciiTheme="minorHAnsi" w:eastAsiaTheme="minorHAnsi" w:hAnsiTheme="minorHAnsi" w:cstheme="minorBidi"/>
                <w:sz w:val="22"/>
                <w:szCs w:val="22"/>
                <w:rPrChange w:id="10480" w:author="Nick.Tolimieri [2]" w:date="2022-09-09T12:38:00Z">
                  <w:rPr>
                    <w:ins w:id="10481" w:author="Nick.Tolimieri [2]" w:date="2022-09-09T12:38:00Z"/>
                    <w:del w:id="10482" w:author="Nick.Tolimieri" w:date="2022-09-13T12:37:00Z"/>
                    <w:rFonts w:ascii="Calibri" w:hAnsi="Calibri" w:cs="Calibri"/>
                    <w:color w:val="000000"/>
                    <w:sz w:val="22"/>
                    <w:szCs w:val="22"/>
                  </w:rPr>
                </w:rPrChange>
              </w:rPr>
              <w:pPrChange w:id="10483" w:author="Nick.Tolimieri [2]" w:date="2022-09-09T12:38:00Z">
                <w:pPr/>
              </w:pPrChange>
            </w:pPr>
            <w:ins w:id="10484" w:author="Nick.Tolimieri [2]" w:date="2022-09-09T12:38:00Z">
              <w:del w:id="10485" w:author="Nick.Tolimieri" w:date="2022-09-13T12:37:00Z">
                <w:r w:rsidRPr="001255CF" w:rsidDel="00207938">
                  <w:rPr>
                    <w:rFonts w:asciiTheme="minorHAnsi" w:eastAsiaTheme="minorHAnsi" w:hAnsiTheme="minorHAnsi" w:cstheme="minorBidi"/>
                    <w:sz w:val="22"/>
                    <w:szCs w:val="22"/>
                    <w:rPrChange w:id="10486"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4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88" w:author="Nick.Tolimieri [2]" w:date="2022-09-09T12:38:00Z"/>
                <w:del w:id="10489" w:author="Nick.Tolimieri" w:date="2022-09-13T12:37:00Z"/>
                <w:rFonts w:asciiTheme="minorHAnsi" w:eastAsiaTheme="minorHAnsi" w:hAnsiTheme="minorHAnsi" w:cstheme="minorBidi"/>
                <w:sz w:val="22"/>
                <w:szCs w:val="22"/>
                <w:rPrChange w:id="10490" w:author="Nick.Tolimieri [2]" w:date="2022-09-09T12:38:00Z">
                  <w:rPr>
                    <w:ins w:id="10491" w:author="Nick.Tolimieri [2]" w:date="2022-09-09T12:38:00Z"/>
                    <w:del w:id="10492" w:author="Nick.Tolimieri" w:date="2022-09-13T12:37:00Z"/>
                    <w:rFonts w:ascii="Calibri" w:hAnsi="Calibri" w:cs="Calibri"/>
                    <w:color w:val="000000"/>
                    <w:sz w:val="22"/>
                    <w:szCs w:val="22"/>
                  </w:rPr>
                </w:rPrChange>
              </w:rPr>
              <w:pPrChange w:id="10493" w:author="Nick.Tolimieri [2]" w:date="2022-09-09T12:38:00Z">
                <w:pPr>
                  <w:jc w:val="right"/>
                </w:pPr>
              </w:pPrChange>
            </w:pPr>
            <w:ins w:id="10494" w:author="Nick.Tolimieri [2]" w:date="2022-09-09T12:38:00Z">
              <w:del w:id="10495" w:author="Nick.Tolimieri" w:date="2022-09-13T12:37:00Z">
                <w:r w:rsidRPr="001255CF" w:rsidDel="00207938">
                  <w:rPr>
                    <w:rFonts w:asciiTheme="minorHAnsi" w:eastAsiaTheme="minorHAnsi" w:hAnsiTheme="minorHAnsi" w:cstheme="minorBidi"/>
                    <w:sz w:val="22"/>
                    <w:szCs w:val="22"/>
                    <w:rPrChange w:id="10496" w:author="Nick.Tolimieri [2]" w:date="2022-09-09T12:38:00Z">
                      <w:rPr>
                        <w:rFonts w:ascii="Calibri" w:hAnsi="Calibri" w:cs="Calibri"/>
                        <w:color w:val="000000"/>
                        <w:sz w:val="22"/>
                        <w:szCs w:val="22"/>
                      </w:rPr>
                    </w:rPrChange>
                  </w:rPr>
                  <w:delText>2009</w:delText>
                </w:r>
              </w:del>
            </w:ins>
          </w:p>
        </w:tc>
        <w:tc>
          <w:tcPr>
            <w:tcW w:w="960" w:type="dxa"/>
            <w:noWrap/>
            <w:hideMark/>
            <w:tcPrChange w:id="104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98" w:author="Nick.Tolimieri [2]" w:date="2022-09-09T12:38:00Z"/>
                <w:del w:id="10499" w:author="Nick.Tolimieri" w:date="2022-09-13T12:37:00Z"/>
                <w:rFonts w:asciiTheme="minorHAnsi" w:eastAsiaTheme="minorHAnsi" w:hAnsiTheme="minorHAnsi" w:cstheme="minorBidi"/>
                <w:sz w:val="22"/>
                <w:szCs w:val="22"/>
                <w:rPrChange w:id="10500" w:author="Nick.Tolimieri [2]" w:date="2022-09-09T12:38:00Z">
                  <w:rPr>
                    <w:ins w:id="10501" w:author="Nick.Tolimieri [2]" w:date="2022-09-09T12:38:00Z"/>
                    <w:del w:id="10502" w:author="Nick.Tolimieri" w:date="2022-09-13T12:37:00Z"/>
                    <w:rFonts w:ascii="Calibri" w:hAnsi="Calibri" w:cs="Calibri"/>
                    <w:color w:val="000000"/>
                    <w:sz w:val="22"/>
                    <w:szCs w:val="22"/>
                  </w:rPr>
                </w:rPrChange>
              </w:rPr>
              <w:pPrChange w:id="10503" w:author="Nick.Tolimieri [2]" w:date="2022-09-09T12:38:00Z">
                <w:pPr>
                  <w:jc w:val="right"/>
                </w:pPr>
              </w:pPrChange>
            </w:pPr>
            <w:ins w:id="10504" w:author="Nick.Tolimieri [2]" w:date="2022-09-09T12:38:00Z">
              <w:del w:id="10505" w:author="Nick.Tolimieri" w:date="2022-09-13T12:37:00Z">
                <w:r w:rsidRPr="001255CF" w:rsidDel="00207938">
                  <w:rPr>
                    <w:rFonts w:asciiTheme="minorHAnsi" w:eastAsiaTheme="minorHAnsi" w:hAnsiTheme="minorHAnsi" w:cstheme="minorBidi"/>
                    <w:sz w:val="22"/>
                    <w:szCs w:val="22"/>
                    <w:rPrChange w:id="10506" w:author="Nick.Tolimieri [2]" w:date="2022-09-09T12:38:00Z">
                      <w:rPr>
                        <w:rFonts w:ascii="Calibri" w:hAnsi="Calibri" w:cs="Calibri"/>
                        <w:color w:val="000000"/>
                        <w:sz w:val="22"/>
                        <w:szCs w:val="22"/>
                      </w:rPr>
                    </w:rPrChange>
                  </w:rPr>
                  <w:delText>0</w:delText>
                </w:r>
              </w:del>
            </w:ins>
          </w:p>
        </w:tc>
        <w:tc>
          <w:tcPr>
            <w:tcW w:w="960" w:type="dxa"/>
            <w:noWrap/>
            <w:hideMark/>
            <w:tcPrChange w:id="105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08" w:author="Nick.Tolimieri [2]" w:date="2022-09-09T12:38:00Z"/>
                <w:del w:id="10509" w:author="Nick.Tolimieri" w:date="2022-09-13T12:37:00Z"/>
                <w:rFonts w:asciiTheme="minorHAnsi" w:eastAsiaTheme="minorHAnsi" w:hAnsiTheme="minorHAnsi" w:cstheme="minorBidi"/>
                <w:sz w:val="22"/>
                <w:szCs w:val="22"/>
                <w:rPrChange w:id="10510" w:author="Nick.Tolimieri [2]" w:date="2022-09-09T12:38:00Z">
                  <w:rPr>
                    <w:ins w:id="10511" w:author="Nick.Tolimieri [2]" w:date="2022-09-09T12:38:00Z"/>
                    <w:del w:id="10512" w:author="Nick.Tolimieri" w:date="2022-09-13T12:37:00Z"/>
                    <w:rFonts w:ascii="Calibri" w:hAnsi="Calibri" w:cs="Calibri"/>
                    <w:color w:val="000000"/>
                    <w:sz w:val="22"/>
                    <w:szCs w:val="22"/>
                  </w:rPr>
                </w:rPrChange>
              </w:rPr>
              <w:pPrChange w:id="10513" w:author="Nick.Tolimieri [2]" w:date="2022-09-09T12:38:00Z">
                <w:pPr>
                  <w:jc w:val="right"/>
                </w:pPr>
              </w:pPrChange>
            </w:pPr>
            <w:ins w:id="10514" w:author="Nick.Tolimieri [2]" w:date="2022-09-09T12:38:00Z">
              <w:del w:id="10515" w:author="Nick.Tolimieri" w:date="2022-09-13T12:37:00Z">
                <w:r w:rsidRPr="001255CF" w:rsidDel="00207938">
                  <w:rPr>
                    <w:rFonts w:asciiTheme="minorHAnsi" w:eastAsiaTheme="minorHAnsi" w:hAnsiTheme="minorHAnsi" w:cstheme="minorBidi"/>
                    <w:sz w:val="22"/>
                    <w:szCs w:val="22"/>
                    <w:rPrChange w:id="10516" w:author="Nick.Tolimieri [2]" w:date="2022-09-09T12:38:00Z">
                      <w:rPr>
                        <w:rFonts w:ascii="Calibri" w:hAnsi="Calibri" w:cs="Calibri"/>
                        <w:color w:val="000000"/>
                        <w:sz w:val="22"/>
                        <w:szCs w:val="22"/>
                      </w:rPr>
                    </w:rPrChange>
                  </w:rPr>
                  <w:delText>0</w:delText>
                </w:r>
              </w:del>
            </w:ins>
          </w:p>
        </w:tc>
        <w:tc>
          <w:tcPr>
            <w:tcW w:w="960" w:type="dxa"/>
            <w:noWrap/>
            <w:hideMark/>
            <w:tcPrChange w:id="105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18" w:author="Nick.Tolimieri [2]" w:date="2022-09-09T12:38:00Z"/>
                <w:del w:id="10519" w:author="Nick.Tolimieri" w:date="2022-09-13T12:37:00Z"/>
                <w:rFonts w:asciiTheme="minorHAnsi" w:eastAsiaTheme="minorHAnsi" w:hAnsiTheme="minorHAnsi" w:cstheme="minorBidi"/>
                <w:sz w:val="22"/>
                <w:szCs w:val="22"/>
                <w:rPrChange w:id="10520" w:author="Nick.Tolimieri [2]" w:date="2022-09-09T12:38:00Z">
                  <w:rPr>
                    <w:ins w:id="10521" w:author="Nick.Tolimieri [2]" w:date="2022-09-09T12:38:00Z"/>
                    <w:del w:id="10522" w:author="Nick.Tolimieri" w:date="2022-09-13T12:37:00Z"/>
                    <w:rFonts w:ascii="Calibri" w:hAnsi="Calibri" w:cs="Calibri"/>
                    <w:color w:val="000000"/>
                    <w:sz w:val="22"/>
                    <w:szCs w:val="22"/>
                  </w:rPr>
                </w:rPrChange>
              </w:rPr>
              <w:pPrChange w:id="10523" w:author="Nick.Tolimieri [2]" w:date="2022-09-09T12:38:00Z">
                <w:pPr>
                  <w:jc w:val="right"/>
                </w:pPr>
              </w:pPrChange>
            </w:pPr>
            <w:ins w:id="10524" w:author="Nick.Tolimieri [2]" w:date="2022-09-09T12:38:00Z">
              <w:del w:id="10525" w:author="Nick.Tolimieri" w:date="2022-09-13T12:37:00Z">
                <w:r w:rsidRPr="001255CF" w:rsidDel="00207938">
                  <w:rPr>
                    <w:rFonts w:asciiTheme="minorHAnsi" w:eastAsiaTheme="minorHAnsi" w:hAnsiTheme="minorHAnsi" w:cstheme="minorBidi"/>
                    <w:sz w:val="22"/>
                    <w:szCs w:val="22"/>
                    <w:rPrChange w:id="10526" w:author="Nick.Tolimieri [2]" w:date="2022-09-09T12:38:00Z">
                      <w:rPr>
                        <w:rFonts w:ascii="Calibri" w:hAnsi="Calibri" w:cs="Calibri"/>
                        <w:color w:val="000000"/>
                        <w:sz w:val="22"/>
                        <w:szCs w:val="22"/>
                      </w:rPr>
                    </w:rPrChange>
                  </w:rPr>
                  <w:delText>0</w:delText>
                </w:r>
              </w:del>
            </w:ins>
          </w:p>
        </w:tc>
        <w:tc>
          <w:tcPr>
            <w:tcW w:w="960" w:type="dxa"/>
            <w:noWrap/>
            <w:hideMark/>
            <w:tcPrChange w:id="105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28" w:author="Nick.Tolimieri [2]" w:date="2022-09-09T12:38:00Z"/>
                <w:del w:id="10529" w:author="Nick.Tolimieri" w:date="2022-09-13T12:37:00Z"/>
                <w:rFonts w:asciiTheme="minorHAnsi" w:eastAsiaTheme="minorHAnsi" w:hAnsiTheme="minorHAnsi" w:cstheme="minorBidi"/>
                <w:sz w:val="22"/>
                <w:szCs w:val="22"/>
                <w:rPrChange w:id="10530" w:author="Nick.Tolimieri [2]" w:date="2022-09-09T12:38:00Z">
                  <w:rPr>
                    <w:ins w:id="10531" w:author="Nick.Tolimieri [2]" w:date="2022-09-09T12:38:00Z"/>
                    <w:del w:id="10532" w:author="Nick.Tolimieri" w:date="2022-09-13T12:37:00Z"/>
                    <w:rFonts w:ascii="Calibri" w:hAnsi="Calibri" w:cs="Calibri"/>
                    <w:color w:val="000000"/>
                    <w:sz w:val="22"/>
                    <w:szCs w:val="22"/>
                  </w:rPr>
                </w:rPrChange>
              </w:rPr>
              <w:pPrChange w:id="10533" w:author="Nick.Tolimieri [2]" w:date="2022-09-09T12:38:00Z">
                <w:pPr>
                  <w:jc w:val="right"/>
                </w:pPr>
              </w:pPrChange>
            </w:pPr>
            <w:ins w:id="10534" w:author="Nick.Tolimieri [2]" w:date="2022-09-09T12:38:00Z">
              <w:del w:id="10535" w:author="Nick.Tolimieri" w:date="2022-09-13T12:37:00Z">
                <w:r w:rsidRPr="001255CF" w:rsidDel="00207938">
                  <w:rPr>
                    <w:rFonts w:asciiTheme="minorHAnsi" w:eastAsiaTheme="minorHAnsi" w:hAnsiTheme="minorHAnsi" w:cstheme="minorBidi"/>
                    <w:sz w:val="22"/>
                    <w:szCs w:val="22"/>
                    <w:rPrChange w:id="10536" w:author="Nick.Tolimieri [2]" w:date="2022-09-09T12:38:00Z">
                      <w:rPr>
                        <w:rFonts w:ascii="Calibri" w:hAnsi="Calibri" w:cs="Calibri"/>
                        <w:color w:val="000000"/>
                        <w:sz w:val="22"/>
                        <w:szCs w:val="22"/>
                      </w:rPr>
                    </w:rPrChange>
                  </w:rPr>
                  <w:delText>0</w:delText>
                </w:r>
              </w:del>
            </w:ins>
          </w:p>
        </w:tc>
        <w:tc>
          <w:tcPr>
            <w:tcW w:w="960" w:type="dxa"/>
            <w:noWrap/>
            <w:hideMark/>
            <w:tcPrChange w:id="105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38" w:author="Nick.Tolimieri [2]" w:date="2022-09-09T12:38:00Z"/>
                <w:del w:id="10539" w:author="Nick.Tolimieri" w:date="2022-09-13T12:37:00Z"/>
                <w:rFonts w:asciiTheme="minorHAnsi" w:eastAsiaTheme="minorHAnsi" w:hAnsiTheme="minorHAnsi" w:cstheme="minorBidi"/>
                <w:sz w:val="22"/>
                <w:szCs w:val="22"/>
                <w:rPrChange w:id="10540" w:author="Nick.Tolimieri [2]" w:date="2022-09-09T12:38:00Z">
                  <w:rPr>
                    <w:ins w:id="10541" w:author="Nick.Tolimieri [2]" w:date="2022-09-09T12:38:00Z"/>
                    <w:del w:id="10542" w:author="Nick.Tolimieri" w:date="2022-09-13T12:37:00Z"/>
                    <w:rFonts w:ascii="Calibri" w:hAnsi="Calibri" w:cs="Calibri"/>
                    <w:color w:val="000000"/>
                    <w:sz w:val="22"/>
                    <w:szCs w:val="22"/>
                  </w:rPr>
                </w:rPrChange>
              </w:rPr>
              <w:pPrChange w:id="10543" w:author="Nick.Tolimieri [2]" w:date="2022-09-09T12:38:00Z">
                <w:pPr/>
              </w:pPrChange>
            </w:pPr>
            <w:ins w:id="10544" w:author="Nick.Tolimieri [2]" w:date="2022-09-09T12:38:00Z">
              <w:del w:id="10545" w:author="Nick.Tolimieri" w:date="2022-09-13T12:37:00Z">
                <w:r w:rsidRPr="001255CF" w:rsidDel="00207938">
                  <w:rPr>
                    <w:rFonts w:asciiTheme="minorHAnsi" w:eastAsiaTheme="minorHAnsi" w:hAnsiTheme="minorHAnsi" w:cstheme="minorBidi"/>
                    <w:sz w:val="22"/>
                    <w:szCs w:val="22"/>
                    <w:rPrChange w:id="10546" w:author="Nick.Tolimieri [2]" w:date="2022-09-09T12:38:00Z">
                      <w:rPr>
                        <w:rFonts w:ascii="Calibri" w:hAnsi="Calibri" w:cs="Calibri"/>
                        <w:color w:val="000000"/>
                        <w:sz w:val="22"/>
                        <w:szCs w:val="22"/>
                      </w:rPr>
                    </w:rPrChange>
                  </w:rPr>
                  <w:delText>NA</w:delText>
                </w:r>
              </w:del>
            </w:ins>
          </w:p>
        </w:tc>
        <w:tc>
          <w:tcPr>
            <w:tcW w:w="960" w:type="dxa"/>
            <w:noWrap/>
            <w:hideMark/>
            <w:tcPrChange w:id="105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48" w:author="Nick.Tolimieri [2]" w:date="2022-09-09T12:38:00Z"/>
                <w:del w:id="10549" w:author="Nick.Tolimieri" w:date="2022-09-13T12:37:00Z"/>
                <w:rFonts w:asciiTheme="minorHAnsi" w:eastAsiaTheme="minorHAnsi" w:hAnsiTheme="minorHAnsi" w:cstheme="minorBidi"/>
                <w:sz w:val="22"/>
                <w:szCs w:val="22"/>
                <w:rPrChange w:id="10550" w:author="Nick.Tolimieri [2]" w:date="2022-09-09T12:38:00Z">
                  <w:rPr>
                    <w:ins w:id="10551" w:author="Nick.Tolimieri [2]" w:date="2022-09-09T12:38:00Z"/>
                    <w:del w:id="10552" w:author="Nick.Tolimieri" w:date="2022-09-13T12:37:00Z"/>
                    <w:rFonts w:ascii="Calibri" w:hAnsi="Calibri" w:cs="Calibri"/>
                    <w:color w:val="000000"/>
                    <w:sz w:val="22"/>
                    <w:szCs w:val="22"/>
                  </w:rPr>
                </w:rPrChange>
              </w:rPr>
              <w:pPrChange w:id="10553" w:author="Nick.Tolimieri [2]" w:date="2022-09-09T12:38:00Z">
                <w:pPr/>
              </w:pPrChange>
            </w:pPr>
            <w:ins w:id="10554" w:author="Nick.Tolimieri [2]" w:date="2022-09-09T12:38:00Z">
              <w:del w:id="10555" w:author="Nick.Tolimieri" w:date="2022-09-13T12:37:00Z">
                <w:r w:rsidRPr="001255CF" w:rsidDel="00207938">
                  <w:rPr>
                    <w:rFonts w:asciiTheme="minorHAnsi" w:eastAsiaTheme="minorHAnsi" w:hAnsiTheme="minorHAnsi" w:cstheme="minorBidi"/>
                    <w:sz w:val="22"/>
                    <w:szCs w:val="22"/>
                    <w:rPrChange w:id="10556" w:author="Nick.Tolimieri [2]" w:date="2022-09-09T12:38:00Z">
                      <w:rPr>
                        <w:rFonts w:ascii="Calibri" w:hAnsi="Calibri" w:cs="Calibri"/>
                        <w:color w:val="000000"/>
                        <w:sz w:val="22"/>
                        <w:szCs w:val="22"/>
                      </w:rPr>
                    </w:rPrChange>
                  </w:rPr>
                  <w:delText>NA</w:delText>
                </w:r>
              </w:del>
            </w:ins>
          </w:p>
        </w:tc>
        <w:tc>
          <w:tcPr>
            <w:tcW w:w="960" w:type="dxa"/>
            <w:noWrap/>
            <w:hideMark/>
            <w:tcPrChange w:id="105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58" w:author="Nick.Tolimieri [2]" w:date="2022-09-09T12:38:00Z"/>
                <w:del w:id="10559" w:author="Nick.Tolimieri" w:date="2022-09-13T12:37:00Z"/>
                <w:rFonts w:asciiTheme="minorHAnsi" w:eastAsiaTheme="minorHAnsi" w:hAnsiTheme="minorHAnsi" w:cstheme="minorBidi"/>
                <w:sz w:val="22"/>
                <w:szCs w:val="22"/>
                <w:rPrChange w:id="10560" w:author="Nick.Tolimieri [2]" w:date="2022-09-09T12:38:00Z">
                  <w:rPr>
                    <w:ins w:id="10561" w:author="Nick.Tolimieri [2]" w:date="2022-09-09T12:38:00Z"/>
                    <w:del w:id="10562" w:author="Nick.Tolimieri" w:date="2022-09-13T12:37:00Z"/>
                    <w:rFonts w:ascii="Calibri" w:hAnsi="Calibri" w:cs="Calibri"/>
                    <w:color w:val="000000"/>
                    <w:sz w:val="22"/>
                    <w:szCs w:val="22"/>
                  </w:rPr>
                </w:rPrChange>
              </w:rPr>
              <w:pPrChange w:id="10563" w:author="Nick.Tolimieri [2]" w:date="2022-09-09T12:38:00Z">
                <w:pPr/>
              </w:pPrChange>
            </w:pPr>
            <w:ins w:id="10564" w:author="Nick.Tolimieri [2]" w:date="2022-09-09T12:38:00Z">
              <w:del w:id="10565" w:author="Nick.Tolimieri" w:date="2022-09-13T12:37:00Z">
                <w:r w:rsidRPr="001255CF" w:rsidDel="00207938">
                  <w:rPr>
                    <w:rFonts w:asciiTheme="minorHAnsi" w:eastAsiaTheme="minorHAnsi" w:hAnsiTheme="minorHAnsi" w:cstheme="minorBidi"/>
                    <w:sz w:val="22"/>
                    <w:szCs w:val="22"/>
                    <w:rPrChange w:id="10566" w:author="Nick.Tolimieri [2]" w:date="2022-09-09T12:38:00Z">
                      <w:rPr>
                        <w:rFonts w:ascii="Calibri" w:hAnsi="Calibri" w:cs="Calibri"/>
                        <w:color w:val="000000"/>
                        <w:sz w:val="22"/>
                        <w:szCs w:val="22"/>
                      </w:rPr>
                    </w:rPrChange>
                  </w:rPr>
                  <w:delText>NA</w:delText>
                </w:r>
              </w:del>
            </w:ins>
          </w:p>
        </w:tc>
        <w:tc>
          <w:tcPr>
            <w:tcW w:w="960" w:type="dxa"/>
            <w:noWrap/>
            <w:hideMark/>
            <w:tcPrChange w:id="105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68" w:author="Nick.Tolimieri [2]" w:date="2022-09-09T12:38:00Z"/>
                <w:del w:id="10569" w:author="Nick.Tolimieri" w:date="2022-09-13T12:37:00Z"/>
                <w:rFonts w:asciiTheme="minorHAnsi" w:eastAsiaTheme="minorHAnsi" w:hAnsiTheme="minorHAnsi" w:cstheme="minorBidi"/>
                <w:sz w:val="22"/>
                <w:szCs w:val="22"/>
                <w:rPrChange w:id="10570" w:author="Nick.Tolimieri [2]" w:date="2022-09-09T12:38:00Z">
                  <w:rPr>
                    <w:ins w:id="10571" w:author="Nick.Tolimieri [2]" w:date="2022-09-09T12:38:00Z"/>
                    <w:del w:id="10572" w:author="Nick.Tolimieri" w:date="2022-09-13T12:37:00Z"/>
                    <w:rFonts w:ascii="Calibri" w:hAnsi="Calibri" w:cs="Calibri"/>
                    <w:color w:val="000000"/>
                    <w:sz w:val="22"/>
                    <w:szCs w:val="22"/>
                  </w:rPr>
                </w:rPrChange>
              </w:rPr>
              <w:pPrChange w:id="10573" w:author="Nick.Tolimieri [2]" w:date="2022-09-09T12:38:00Z">
                <w:pPr/>
              </w:pPrChange>
            </w:pPr>
            <w:ins w:id="10574" w:author="Nick.Tolimieri [2]" w:date="2022-09-09T12:38:00Z">
              <w:del w:id="10575" w:author="Nick.Tolimieri" w:date="2022-09-13T12:37:00Z">
                <w:r w:rsidRPr="001255CF" w:rsidDel="00207938">
                  <w:rPr>
                    <w:rFonts w:asciiTheme="minorHAnsi" w:eastAsiaTheme="minorHAnsi" w:hAnsiTheme="minorHAnsi" w:cstheme="minorBidi"/>
                    <w:sz w:val="22"/>
                    <w:szCs w:val="22"/>
                    <w:rPrChange w:id="10576"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577" w:author="Nick.Tolimieri [2]" w:date="2022-09-09T12:38:00Z"/>
          <w:del w:id="10578" w:author="Nick.Tolimieri" w:date="2022-09-13T12:37:00Z"/>
          <w:trPrChange w:id="10579" w:author="Nick.Tolimieri [2]" w:date="2022-09-09T12:38:00Z">
            <w:trPr>
              <w:divId w:val="1429738465"/>
              <w:trHeight w:val="300"/>
            </w:trPr>
          </w:trPrChange>
        </w:trPr>
        <w:tc>
          <w:tcPr>
            <w:tcW w:w="960" w:type="dxa"/>
            <w:noWrap/>
            <w:hideMark/>
            <w:tcPrChange w:id="105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81" w:author="Nick.Tolimieri [2]" w:date="2022-09-09T12:38:00Z"/>
                <w:del w:id="10582" w:author="Nick.Tolimieri" w:date="2022-09-13T12:37:00Z"/>
                <w:rFonts w:asciiTheme="minorHAnsi" w:eastAsiaTheme="minorHAnsi" w:hAnsiTheme="minorHAnsi" w:cstheme="minorBidi"/>
                <w:sz w:val="22"/>
                <w:szCs w:val="22"/>
                <w:rPrChange w:id="10583" w:author="Nick.Tolimieri [2]" w:date="2022-09-09T12:38:00Z">
                  <w:rPr>
                    <w:ins w:id="10584" w:author="Nick.Tolimieri [2]" w:date="2022-09-09T12:38:00Z"/>
                    <w:del w:id="10585" w:author="Nick.Tolimieri" w:date="2022-09-13T12:37:00Z"/>
                    <w:rFonts w:ascii="Calibri" w:hAnsi="Calibri" w:cs="Calibri"/>
                    <w:color w:val="000000"/>
                    <w:sz w:val="22"/>
                    <w:szCs w:val="22"/>
                  </w:rPr>
                </w:rPrChange>
              </w:rPr>
              <w:pPrChange w:id="10586" w:author="Nick.Tolimieri [2]" w:date="2022-09-09T12:38:00Z">
                <w:pPr/>
              </w:pPrChange>
            </w:pPr>
            <w:ins w:id="10587" w:author="Nick.Tolimieri [2]" w:date="2022-09-09T12:38:00Z">
              <w:del w:id="10588" w:author="Nick.Tolimieri" w:date="2022-09-13T12:37:00Z">
                <w:r w:rsidRPr="001255CF" w:rsidDel="00207938">
                  <w:rPr>
                    <w:rFonts w:asciiTheme="minorHAnsi" w:eastAsiaTheme="minorHAnsi" w:hAnsiTheme="minorHAnsi" w:cstheme="minorBidi"/>
                    <w:sz w:val="22"/>
                    <w:szCs w:val="22"/>
                    <w:rPrChange w:id="10589"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5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91" w:author="Nick.Tolimieri [2]" w:date="2022-09-09T12:38:00Z"/>
                <w:del w:id="10592" w:author="Nick.Tolimieri" w:date="2022-09-13T12:37:00Z"/>
                <w:rFonts w:asciiTheme="minorHAnsi" w:eastAsiaTheme="minorHAnsi" w:hAnsiTheme="minorHAnsi" w:cstheme="minorBidi"/>
                <w:sz w:val="22"/>
                <w:szCs w:val="22"/>
                <w:rPrChange w:id="10593" w:author="Nick.Tolimieri [2]" w:date="2022-09-09T12:38:00Z">
                  <w:rPr>
                    <w:ins w:id="10594" w:author="Nick.Tolimieri [2]" w:date="2022-09-09T12:38:00Z"/>
                    <w:del w:id="10595" w:author="Nick.Tolimieri" w:date="2022-09-13T12:37:00Z"/>
                    <w:rFonts w:ascii="Calibri" w:hAnsi="Calibri" w:cs="Calibri"/>
                    <w:color w:val="000000"/>
                    <w:sz w:val="22"/>
                    <w:szCs w:val="22"/>
                  </w:rPr>
                </w:rPrChange>
              </w:rPr>
              <w:pPrChange w:id="10596" w:author="Nick.Tolimieri [2]" w:date="2022-09-09T12:38:00Z">
                <w:pPr>
                  <w:jc w:val="right"/>
                </w:pPr>
              </w:pPrChange>
            </w:pPr>
            <w:ins w:id="10597" w:author="Nick.Tolimieri [2]" w:date="2022-09-09T12:38:00Z">
              <w:del w:id="10598" w:author="Nick.Tolimieri" w:date="2022-09-13T12:37:00Z">
                <w:r w:rsidRPr="001255CF" w:rsidDel="00207938">
                  <w:rPr>
                    <w:rFonts w:asciiTheme="minorHAnsi" w:eastAsiaTheme="minorHAnsi" w:hAnsiTheme="minorHAnsi" w:cstheme="minorBidi"/>
                    <w:sz w:val="22"/>
                    <w:szCs w:val="22"/>
                    <w:rPrChange w:id="10599" w:author="Nick.Tolimieri [2]" w:date="2022-09-09T12:38:00Z">
                      <w:rPr>
                        <w:rFonts w:ascii="Calibri" w:hAnsi="Calibri" w:cs="Calibri"/>
                        <w:color w:val="000000"/>
                        <w:sz w:val="22"/>
                        <w:szCs w:val="22"/>
                      </w:rPr>
                    </w:rPrChange>
                  </w:rPr>
                  <w:delText>2010</w:delText>
                </w:r>
              </w:del>
            </w:ins>
          </w:p>
        </w:tc>
        <w:tc>
          <w:tcPr>
            <w:tcW w:w="960" w:type="dxa"/>
            <w:noWrap/>
            <w:hideMark/>
            <w:tcPrChange w:id="106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01" w:author="Nick.Tolimieri [2]" w:date="2022-09-09T12:38:00Z"/>
                <w:del w:id="10602" w:author="Nick.Tolimieri" w:date="2022-09-13T12:37:00Z"/>
                <w:rFonts w:asciiTheme="minorHAnsi" w:eastAsiaTheme="minorHAnsi" w:hAnsiTheme="minorHAnsi" w:cstheme="minorBidi"/>
                <w:sz w:val="22"/>
                <w:szCs w:val="22"/>
                <w:rPrChange w:id="10603" w:author="Nick.Tolimieri [2]" w:date="2022-09-09T12:38:00Z">
                  <w:rPr>
                    <w:ins w:id="10604" w:author="Nick.Tolimieri [2]" w:date="2022-09-09T12:38:00Z"/>
                    <w:del w:id="10605" w:author="Nick.Tolimieri" w:date="2022-09-13T12:37:00Z"/>
                    <w:rFonts w:ascii="Calibri" w:hAnsi="Calibri" w:cs="Calibri"/>
                    <w:color w:val="000000"/>
                    <w:sz w:val="22"/>
                    <w:szCs w:val="22"/>
                  </w:rPr>
                </w:rPrChange>
              </w:rPr>
              <w:pPrChange w:id="10606" w:author="Nick.Tolimieri [2]" w:date="2022-09-09T12:38:00Z">
                <w:pPr>
                  <w:jc w:val="right"/>
                </w:pPr>
              </w:pPrChange>
            </w:pPr>
            <w:ins w:id="10607" w:author="Nick.Tolimieri [2]" w:date="2022-09-09T12:38:00Z">
              <w:del w:id="10608" w:author="Nick.Tolimieri" w:date="2022-09-13T12:37:00Z">
                <w:r w:rsidRPr="001255CF" w:rsidDel="00207938">
                  <w:rPr>
                    <w:rFonts w:asciiTheme="minorHAnsi" w:eastAsiaTheme="minorHAnsi" w:hAnsiTheme="minorHAnsi" w:cstheme="minorBidi"/>
                    <w:sz w:val="22"/>
                    <w:szCs w:val="22"/>
                    <w:rPrChange w:id="10609" w:author="Nick.Tolimieri [2]" w:date="2022-09-09T12:38:00Z">
                      <w:rPr>
                        <w:rFonts w:ascii="Calibri" w:hAnsi="Calibri" w:cs="Calibri"/>
                        <w:color w:val="000000"/>
                        <w:sz w:val="22"/>
                        <w:szCs w:val="22"/>
                      </w:rPr>
                    </w:rPrChange>
                  </w:rPr>
                  <w:delText>0</w:delText>
                </w:r>
              </w:del>
            </w:ins>
          </w:p>
        </w:tc>
        <w:tc>
          <w:tcPr>
            <w:tcW w:w="960" w:type="dxa"/>
            <w:noWrap/>
            <w:hideMark/>
            <w:tcPrChange w:id="106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11" w:author="Nick.Tolimieri [2]" w:date="2022-09-09T12:38:00Z"/>
                <w:del w:id="10612" w:author="Nick.Tolimieri" w:date="2022-09-13T12:37:00Z"/>
                <w:rFonts w:asciiTheme="minorHAnsi" w:eastAsiaTheme="minorHAnsi" w:hAnsiTheme="minorHAnsi" w:cstheme="minorBidi"/>
                <w:sz w:val="22"/>
                <w:szCs w:val="22"/>
                <w:rPrChange w:id="10613" w:author="Nick.Tolimieri [2]" w:date="2022-09-09T12:38:00Z">
                  <w:rPr>
                    <w:ins w:id="10614" w:author="Nick.Tolimieri [2]" w:date="2022-09-09T12:38:00Z"/>
                    <w:del w:id="10615" w:author="Nick.Tolimieri" w:date="2022-09-13T12:37:00Z"/>
                    <w:rFonts w:ascii="Calibri" w:hAnsi="Calibri" w:cs="Calibri"/>
                    <w:color w:val="000000"/>
                    <w:sz w:val="22"/>
                    <w:szCs w:val="22"/>
                  </w:rPr>
                </w:rPrChange>
              </w:rPr>
              <w:pPrChange w:id="10616" w:author="Nick.Tolimieri [2]" w:date="2022-09-09T12:38:00Z">
                <w:pPr>
                  <w:jc w:val="right"/>
                </w:pPr>
              </w:pPrChange>
            </w:pPr>
            <w:ins w:id="10617" w:author="Nick.Tolimieri [2]" w:date="2022-09-09T12:38:00Z">
              <w:del w:id="10618" w:author="Nick.Tolimieri" w:date="2022-09-13T12:37:00Z">
                <w:r w:rsidRPr="001255CF" w:rsidDel="00207938">
                  <w:rPr>
                    <w:rFonts w:asciiTheme="minorHAnsi" w:eastAsiaTheme="minorHAnsi" w:hAnsiTheme="minorHAnsi" w:cstheme="minorBidi"/>
                    <w:sz w:val="22"/>
                    <w:szCs w:val="22"/>
                    <w:rPrChange w:id="10619" w:author="Nick.Tolimieri [2]" w:date="2022-09-09T12:38:00Z">
                      <w:rPr>
                        <w:rFonts w:ascii="Calibri" w:hAnsi="Calibri" w:cs="Calibri"/>
                        <w:color w:val="000000"/>
                        <w:sz w:val="22"/>
                        <w:szCs w:val="22"/>
                      </w:rPr>
                    </w:rPrChange>
                  </w:rPr>
                  <w:delText>29</w:delText>
                </w:r>
              </w:del>
            </w:ins>
          </w:p>
        </w:tc>
        <w:tc>
          <w:tcPr>
            <w:tcW w:w="960" w:type="dxa"/>
            <w:noWrap/>
            <w:hideMark/>
            <w:tcPrChange w:id="106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21" w:author="Nick.Tolimieri [2]" w:date="2022-09-09T12:38:00Z"/>
                <w:del w:id="10622" w:author="Nick.Tolimieri" w:date="2022-09-13T12:37:00Z"/>
                <w:rFonts w:asciiTheme="minorHAnsi" w:eastAsiaTheme="minorHAnsi" w:hAnsiTheme="minorHAnsi" w:cstheme="minorBidi"/>
                <w:sz w:val="22"/>
                <w:szCs w:val="22"/>
                <w:rPrChange w:id="10623" w:author="Nick.Tolimieri [2]" w:date="2022-09-09T12:38:00Z">
                  <w:rPr>
                    <w:ins w:id="10624" w:author="Nick.Tolimieri [2]" w:date="2022-09-09T12:38:00Z"/>
                    <w:del w:id="10625" w:author="Nick.Tolimieri" w:date="2022-09-13T12:37:00Z"/>
                    <w:rFonts w:ascii="Calibri" w:hAnsi="Calibri" w:cs="Calibri"/>
                    <w:color w:val="000000"/>
                    <w:sz w:val="22"/>
                    <w:szCs w:val="22"/>
                  </w:rPr>
                </w:rPrChange>
              </w:rPr>
              <w:pPrChange w:id="10626" w:author="Nick.Tolimieri [2]" w:date="2022-09-09T12:38:00Z">
                <w:pPr>
                  <w:jc w:val="right"/>
                </w:pPr>
              </w:pPrChange>
            </w:pPr>
            <w:ins w:id="10627" w:author="Nick.Tolimieri [2]" w:date="2022-09-09T12:38:00Z">
              <w:del w:id="10628" w:author="Nick.Tolimieri" w:date="2022-09-13T12:37:00Z">
                <w:r w:rsidRPr="001255CF" w:rsidDel="00207938">
                  <w:rPr>
                    <w:rFonts w:asciiTheme="minorHAnsi" w:eastAsiaTheme="minorHAnsi" w:hAnsiTheme="minorHAnsi" w:cstheme="minorBidi"/>
                    <w:sz w:val="22"/>
                    <w:szCs w:val="22"/>
                    <w:rPrChange w:id="10629" w:author="Nick.Tolimieri [2]" w:date="2022-09-09T12:38:00Z">
                      <w:rPr>
                        <w:rFonts w:ascii="Calibri" w:hAnsi="Calibri" w:cs="Calibri"/>
                        <w:color w:val="000000"/>
                        <w:sz w:val="22"/>
                        <w:szCs w:val="22"/>
                      </w:rPr>
                    </w:rPrChange>
                  </w:rPr>
                  <w:delText>2</w:delText>
                </w:r>
              </w:del>
            </w:ins>
          </w:p>
        </w:tc>
        <w:tc>
          <w:tcPr>
            <w:tcW w:w="960" w:type="dxa"/>
            <w:noWrap/>
            <w:hideMark/>
            <w:tcPrChange w:id="106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31" w:author="Nick.Tolimieri [2]" w:date="2022-09-09T12:38:00Z"/>
                <w:del w:id="10632" w:author="Nick.Tolimieri" w:date="2022-09-13T12:37:00Z"/>
                <w:rFonts w:asciiTheme="minorHAnsi" w:eastAsiaTheme="minorHAnsi" w:hAnsiTheme="minorHAnsi" w:cstheme="minorBidi"/>
                <w:sz w:val="22"/>
                <w:szCs w:val="22"/>
                <w:rPrChange w:id="10633" w:author="Nick.Tolimieri [2]" w:date="2022-09-09T12:38:00Z">
                  <w:rPr>
                    <w:ins w:id="10634" w:author="Nick.Tolimieri [2]" w:date="2022-09-09T12:38:00Z"/>
                    <w:del w:id="10635" w:author="Nick.Tolimieri" w:date="2022-09-13T12:37:00Z"/>
                    <w:rFonts w:ascii="Calibri" w:hAnsi="Calibri" w:cs="Calibri"/>
                    <w:color w:val="000000"/>
                    <w:sz w:val="22"/>
                    <w:szCs w:val="22"/>
                  </w:rPr>
                </w:rPrChange>
              </w:rPr>
              <w:pPrChange w:id="10636" w:author="Nick.Tolimieri [2]" w:date="2022-09-09T12:38:00Z">
                <w:pPr>
                  <w:jc w:val="right"/>
                </w:pPr>
              </w:pPrChange>
            </w:pPr>
            <w:ins w:id="10637" w:author="Nick.Tolimieri [2]" w:date="2022-09-09T12:38:00Z">
              <w:del w:id="10638" w:author="Nick.Tolimieri" w:date="2022-09-13T12:37:00Z">
                <w:r w:rsidRPr="001255CF" w:rsidDel="00207938">
                  <w:rPr>
                    <w:rFonts w:asciiTheme="minorHAnsi" w:eastAsiaTheme="minorHAnsi" w:hAnsiTheme="minorHAnsi" w:cstheme="minorBidi"/>
                    <w:sz w:val="22"/>
                    <w:szCs w:val="22"/>
                    <w:rPrChange w:id="10639" w:author="Nick.Tolimieri [2]" w:date="2022-09-09T12:38:00Z">
                      <w:rPr>
                        <w:rFonts w:ascii="Calibri" w:hAnsi="Calibri" w:cs="Calibri"/>
                        <w:color w:val="000000"/>
                        <w:sz w:val="22"/>
                        <w:szCs w:val="22"/>
                      </w:rPr>
                    </w:rPrChange>
                  </w:rPr>
                  <w:delText>15</w:delText>
                </w:r>
              </w:del>
            </w:ins>
          </w:p>
        </w:tc>
        <w:tc>
          <w:tcPr>
            <w:tcW w:w="960" w:type="dxa"/>
            <w:noWrap/>
            <w:hideMark/>
            <w:tcPrChange w:id="106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41" w:author="Nick.Tolimieri [2]" w:date="2022-09-09T12:38:00Z"/>
                <w:del w:id="10642" w:author="Nick.Tolimieri" w:date="2022-09-13T12:37:00Z"/>
                <w:rFonts w:asciiTheme="minorHAnsi" w:eastAsiaTheme="minorHAnsi" w:hAnsiTheme="minorHAnsi" w:cstheme="minorBidi"/>
                <w:sz w:val="22"/>
                <w:szCs w:val="22"/>
                <w:rPrChange w:id="10643" w:author="Nick.Tolimieri [2]" w:date="2022-09-09T12:38:00Z">
                  <w:rPr>
                    <w:ins w:id="10644" w:author="Nick.Tolimieri [2]" w:date="2022-09-09T12:38:00Z"/>
                    <w:del w:id="10645" w:author="Nick.Tolimieri" w:date="2022-09-13T12:37:00Z"/>
                    <w:rFonts w:ascii="Calibri" w:hAnsi="Calibri" w:cs="Calibri"/>
                    <w:color w:val="000000"/>
                    <w:sz w:val="22"/>
                    <w:szCs w:val="22"/>
                  </w:rPr>
                </w:rPrChange>
              </w:rPr>
              <w:pPrChange w:id="10646" w:author="Nick.Tolimieri [2]" w:date="2022-09-09T12:38:00Z">
                <w:pPr>
                  <w:jc w:val="right"/>
                </w:pPr>
              </w:pPrChange>
            </w:pPr>
            <w:ins w:id="10647" w:author="Nick.Tolimieri [2]" w:date="2022-09-09T12:38:00Z">
              <w:del w:id="10648" w:author="Nick.Tolimieri" w:date="2022-09-13T12:37:00Z">
                <w:r w:rsidRPr="001255CF" w:rsidDel="00207938">
                  <w:rPr>
                    <w:rFonts w:asciiTheme="minorHAnsi" w:eastAsiaTheme="minorHAnsi" w:hAnsiTheme="minorHAnsi" w:cstheme="minorBidi"/>
                    <w:sz w:val="22"/>
                    <w:szCs w:val="22"/>
                    <w:rPrChange w:id="10649" w:author="Nick.Tolimieri [2]" w:date="2022-09-09T12:38:00Z">
                      <w:rPr>
                        <w:rFonts w:ascii="Calibri" w:hAnsi="Calibri" w:cs="Calibri"/>
                        <w:color w:val="000000"/>
                        <w:sz w:val="22"/>
                        <w:szCs w:val="22"/>
                      </w:rPr>
                    </w:rPrChange>
                  </w:rPr>
                  <w:delText>7</w:delText>
                </w:r>
              </w:del>
            </w:ins>
          </w:p>
        </w:tc>
        <w:tc>
          <w:tcPr>
            <w:tcW w:w="960" w:type="dxa"/>
            <w:noWrap/>
            <w:hideMark/>
            <w:tcPrChange w:id="106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51" w:author="Nick.Tolimieri [2]" w:date="2022-09-09T12:38:00Z"/>
                <w:del w:id="10652" w:author="Nick.Tolimieri" w:date="2022-09-13T12:37:00Z"/>
                <w:rFonts w:asciiTheme="minorHAnsi" w:eastAsiaTheme="minorHAnsi" w:hAnsiTheme="minorHAnsi" w:cstheme="minorBidi"/>
                <w:sz w:val="22"/>
                <w:szCs w:val="22"/>
                <w:rPrChange w:id="10653" w:author="Nick.Tolimieri [2]" w:date="2022-09-09T12:38:00Z">
                  <w:rPr>
                    <w:ins w:id="10654" w:author="Nick.Tolimieri [2]" w:date="2022-09-09T12:38:00Z"/>
                    <w:del w:id="10655" w:author="Nick.Tolimieri" w:date="2022-09-13T12:37:00Z"/>
                    <w:rFonts w:ascii="Calibri" w:hAnsi="Calibri" w:cs="Calibri"/>
                    <w:color w:val="000000"/>
                    <w:sz w:val="22"/>
                    <w:szCs w:val="22"/>
                  </w:rPr>
                </w:rPrChange>
              </w:rPr>
              <w:pPrChange w:id="10656" w:author="Nick.Tolimieri [2]" w:date="2022-09-09T12:38:00Z">
                <w:pPr>
                  <w:jc w:val="right"/>
                </w:pPr>
              </w:pPrChange>
            </w:pPr>
            <w:ins w:id="10657" w:author="Nick.Tolimieri [2]" w:date="2022-09-09T12:38:00Z">
              <w:del w:id="10658" w:author="Nick.Tolimieri" w:date="2022-09-13T12:37:00Z">
                <w:r w:rsidRPr="001255CF" w:rsidDel="00207938">
                  <w:rPr>
                    <w:rFonts w:asciiTheme="minorHAnsi" w:eastAsiaTheme="minorHAnsi" w:hAnsiTheme="minorHAnsi" w:cstheme="minorBidi"/>
                    <w:sz w:val="22"/>
                    <w:szCs w:val="22"/>
                    <w:rPrChange w:id="10659" w:author="Nick.Tolimieri [2]" w:date="2022-09-09T12:38:00Z">
                      <w:rPr>
                        <w:rFonts w:ascii="Calibri" w:hAnsi="Calibri" w:cs="Calibri"/>
                        <w:color w:val="000000"/>
                        <w:sz w:val="22"/>
                        <w:szCs w:val="22"/>
                      </w:rPr>
                    </w:rPrChange>
                  </w:rPr>
                  <w:delText>8</w:delText>
                </w:r>
              </w:del>
            </w:ins>
          </w:p>
        </w:tc>
        <w:tc>
          <w:tcPr>
            <w:tcW w:w="960" w:type="dxa"/>
            <w:noWrap/>
            <w:hideMark/>
            <w:tcPrChange w:id="106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61" w:author="Nick.Tolimieri [2]" w:date="2022-09-09T12:38:00Z"/>
                <w:del w:id="10662" w:author="Nick.Tolimieri" w:date="2022-09-13T12:37:00Z"/>
                <w:rFonts w:asciiTheme="minorHAnsi" w:eastAsiaTheme="minorHAnsi" w:hAnsiTheme="minorHAnsi" w:cstheme="minorBidi"/>
                <w:sz w:val="22"/>
                <w:szCs w:val="22"/>
                <w:rPrChange w:id="10663" w:author="Nick.Tolimieri [2]" w:date="2022-09-09T12:38:00Z">
                  <w:rPr>
                    <w:ins w:id="10664" w:author="Nick.Tolimieri [2]" w:date="2022-09-09T12:38:00Z"/>
                    <w:del w:id="10665" w:author="Nick.Tolimieri" w:date="2022-09-13T12:37:00Z"/>
                    <w:rFonts w:ascii="Calibri" w:hAnsi="Calibri" w:cs="Calibri"/>
                    <w:color w:val="000000"/>
                    <w:sz w:val="22"/>
                    <w:szCs w:val="22"/>
                  </w:rPr>
                </w:rPrChange>
              </w:rPr>
              <w:pPrChange w:id="10666" w:author="Nick.Tolimieri [2]" w:date="2022-09-09T12:38:00Z">
                <w:pPr>
                  <w:jc w:val="right"/>
                </w:pPr>
              </w:pPrChange>
            </w:pPr>
            <w:ins w:id="10667" w:author="Nick.Tolimieri [2]" w:date="2022-09-09T12:38:00Z">
              <w:del w:id="10668" w:author="Nick.Tolimieri" w:date="2022-09-13T12:37:00Z">
                <w:r w:rsidRPr="001255CF" w:rsidDel="00207938">
                  <w:rPr>
                    <w:rFonts w:asciiTheme="minorHAnsi" w:eastAsiaTheme="minorHAnsi" w:hAnsiTheme="minorHAnsi" w:cstheme="minorBidi"/>
                    <w:sz w:val="22"/>
                    <w:szCs w:val="22"/>
                    <w:rPrChange w:id="10669" w:author="Nick.Tolimieri [2]" w:date="2022-09-09T12:38:00Z">
                      <w:rPr>
                        <w:rFonts w:ascii="Calibri" w:hAnsi="Calibri" w:cs="Calibri"/>
                        <w:color w:val="000000"/>
                        <w:sz w:val="22"/>
                        <w:szCs w:val="22"/>
                      </w:rPr>
                    </w:rPrChange>
                  </w:rPr>
                  <w:delText>1.51</w:delText>
                </w:r>
              </w:del>
            </w:ins>
          </w:p>
        </w:tc>
        <w:tc>
          <w:tcPr>
            <w:tcW w:w="960" w:type="dxa"/>
            <w:noWrap/>
            <w:hideMark/>
            <w:tcPrChange w:id="106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71" w:author="Nick.Tolimieri [2]" w:date="2022-09-09T12:38:00Z"/>
                <w:del w:id="10672" w:author="Nick.Tolimieri" w:date="2022-09-13T12:37:00Z"/>
                <w:rFonts w:asciiTheme="minorHAnsi" w:eastAsiaTheme="minorHAnsi" w:hAnsiTheme="minorHAnsi" w:cstheme="minorBidi"/>
                <w:sz w:val="22"/>
                <w:szCs w:val="22"/>
                <w:rPrChange w:id="10673" w:author="Nick.Tolimieri [2]" w:date="2022-09-09T12:38:00Z">
                  <w:rPr>
                    <w:ins w:id="10674" w:author="Nick.Tolimieri [2]" w:date="2022-09-09T12:38:00Z"/>
                    <w:del w:id="10675" w:author="Nick.Tolimieri" w:date="2022-09-13T12:37:00Z"/>
                    <w:rFonts w:ascii="Calibri" w:hAnsi="Calibri" w:cs="Calibri"/>
                    <w:color w:val="000000"/>
                    <w:sz w:val="22"/>
                    <w:szCs w:val="22"/>
                  </w:rPr>
                </w:rPrChange>
              </w:rPr>
              <w:pPrChange w:id="10676" w:author="Nick.Tolimieri [2]" w:date="2022-09-09T12:38:00Z">
                <w:pPr>
                  <w:jc w:val="right"/>
                </w:pPr>
              </w:pPrChange>
            </w:pPr>
            <w:ins w:id="10677" w:author="Nick.Tolimieri [2]" w:date="2022-09-09T12:38:00Z">
              <w:del w:id="10678" w:author="Nick.Tolimieri" w:date="2022-09-13T12:37:00Z">
                <w:r w:rsidRPr="001255CF" w:rsidDel="00207938">
                  <w:rPr>
                    <w:rFonts w:asciiTheme="minorHAnsi" w:eastAsiaTheme="minorHAnsi" w:hAnsiTheme="minorHAnsi" w:cstheme="minorBidi"/>
                    <w:sz w:val="22"/>
                    <w:szCs w:val="22"/>
                    <w:rPrChange w:id="10679" w:author="Nick.Tolimieri [2]" w:date="2022-09-09T12:38:00Z">
                      <w:rPr>
                        <w:rFonts w:ascii="Calibri" w:hAnsi="Calibri" w:cs="Calibri"/>
                        <w:color w:val="000000"/>
                        <w:sz w:val="22"/>
                        <w:szCs w:val="22"/>
                      </w:rPr>
                    </w:rPrChange>
                  </w:rPr>
                  <w:delText>0.09</w:delText>
                </w:r>
              </w:del>
            </w:ins>
          </w:p>
        </w:tc>
      </w:tr>
      <w:tr w:rsidR="001255CF" w:rsidRPr="001255CF" w:rsidDel="00207938" w:rsidTr="001255CF">
        <w:trPr>
          <w:divId w:val="1429738465"/>
          <w:trHeight w:val="300"/>
          <w:ins w:id="10680" w:author="Nick.Tolimieri [2]" w:date="2022-09-09T12:38:00Z"/>
          <w:del w:id="10681" w:author="Nick.Tolimieri" w:date="2022-09-13T12:37:00Z"/>
          <w:trPrChange w:id="10682" w:author="Nick.Tolimieri [2]" w:date="2022-09-09T12:38:00Z">
            <w:trPr>
              <w:divId w:val="1429738465"/>
              <w:trHeight w:val="300"/>
            </w:trPr>
          </w:trPrChange>
        </w:trPr>
        <w:tc>
          <w:tcPr>
            <w:tcW w:w="960" w:type="dxa"/>
            <w:noWrap/>
            <w:hideMark/>
            <w:tcPrChange w:id="106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84" w:author="Nick.Tolimieri [2]" w:date="2022-09-09T12:38:00Z"/>
                <w:del w:id="10685" w:author="Nick.Tolimieri" w:date="2022-09-13T12:37:00Z"/>
                <w:rFonts w:asciiTheme="minorHAnsi" w:eastAsiaTheme="minorHAnsi" w:hAnsiTheme="minorHAnsi" w:cstheme="minorBidi"/>
                <w:sz w:val="22"/>
                <w:szCs w:val="22"/>
                <w:rPrChange w:id="10686" w:author="Nick.Tolimieri [2]" w:date="2022-09-09T12:38:00Z">
                  <w:rPr>
                    <w:ins w:id="10687" w:author="Nick.Tolimieri [2]" w:date="2022-09-09T12:38:00Z"/>
                    <w:del w:id="10688" w:author="Nick.Tolimieri" w:date="2022-09-13T12:37:00Z"/>
                    <w:rFonts w:ascii="Calibri" w:hAnsi="Calibri" w:cs="Calibri"/>
                    <w:color w:val="000000"/>
                    <w:sz w:val="22"/>
                    <w:szCs w:val="22"/>
                  </w:rPr>
                </w:rPrChange>
              </w:rPr>
              <w:pPrChange w:id="10689" w:author="Nick.Tolimieri [2]" w:date="2022-09-09T12:38:00Z">
                <w:pPr/>
              </w:pPrChange>
            </w:pPr>
            <w:ins w:id="10690" w:author="Nick.Tolimieri [2]" w:date="2022-09-09T12:38:00Z">
              <w:del w:id="10691" w:author="Nick.Tolimieri" w:date="2022-09-13T12:37:00Z">
                <w:r w:rsidRPr="001255CF" w:rsidDel="00207938">
                  <w:rPr>
                    <w:rFonts w:asciiTheme="minorHAnsi" w:eastAsiaTheme="minorHAnsi" w:hAnsiTheme="minorHAnsi" w:cstheme="minorBidi"/>
                    <w:sz w:val="22"/>
                    <w:szCs w:val="22"/>
                    <w:rPrChange w:id="10692"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6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94" w:author="Nick.Tolimieri [2]" w:date="2022-09-09T12:38:00Z"/>
                <w:del w:id="10695" w:author="Nick.Tolimieri" w:date="2022-09-13T12:37:00Z"/>
                <w:rFonts w:asciiTheme="minorHAnsi" w:eastAsiaTheme="minorHAnsi" w:hAnsiTheme="minorHAnsi" w:cstheme="minorBidi"/>
                <w:sz w:val="22"/>
                <w:szCs w:val="22"/>
                <w:rPrChange w:id="10696" w:author="Nick.Tolimieri [2]" w:date="2022-09-09T12:38:00Z">
                  <w:rPr>
                    <w:ins w:id="10697" w:author="Nick.Tolimieri [2]" w:date="2022-09-09T12:38:00Z"/>
                    <w:del w:id="10698" w:author="Nick.Tolimieri" w:date="2022-09-13T12:37:00Z"/>
                    <w:rFonts w:ascii="Calibri" w:hAnsi="Calibri" w:cs="Calibri"/>
                    <w:color w:val="000000"/>
                    <w:sz w:val="22"/>
                    <w:szCs w:val="22"/>
                  </w:rPr>
                </w:rPrChange>
              </w:rPr>
              <w:pPrChange w:id="10699" w:author="Nick.Tolimieri [2]" w:date="2022-09-09T12:38:00Z">
                <w:pPr>
                  <w:jc w:val="right"/>
                </w:pPr>
              </w:pPrChange>
            </w:pPr>
            <w:ins w:id="10700" w:author="Nick.Tolimieri [2]" w:date="2022-09-09T12:38:00Z">
              <w:del w:id="10701" w:author="Nick.Tolimieri" w:date="2022-09-13T12:37:00Z">
                <w:r w:rsidRPr="001255CF" w:rsidDel="00207938">
                  <w:rPr>
                    <w:rFonts w:asciiTheme="minorHAnsi" w:eastAsiaTheme="minorHAnsi" w:hAnsiTheme="minorHAnsi" w:cstheme="minorBidi"/>
                    <w:sz w:val="22"/>
                    <w:szCs w:val="22"/>
                    <w:rPrChange w:id="10702" w:author="Nick.Tolimieri [2]" w:date="2022-09-09T12:38:00Z">
                      <w:rPr>
                        <w:rFonts w:ascii="Calibri" w:hAnsi="Calibri" w:cs="Calibri"/>
                        <w:color w:val="000000"/>
                        <w:sz w:val="22"/>
                        <w:szCs w:val="22"/>
                      </w:rPr>
                    </w:rPrChange>
                  </w:rPr>
                  <w:delText>2011</w:delText>
                </w:r>
              </w:del>
            </w:ins>
          </w:p>
        </w:tc>
        <w:tc>
          <w:tcPr>
            <w:tcW w:w="960" w:type="dxa"/>
            <w:noWrap/>
            <w:hideMark/>
            <w:tcPrChange w:id="107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04" w:author="Nick.Tolimieri [2]" w:date="2022-09-09T12:38:00Z"/>
                <w:del w:id="10705" w:author="Nick.Tolimieri" w:date="2022-09-13T12:37:00Z"/>
                <w:rFonts w:asciiTheme="minorHAnsi" w:eastAsiaTheme="minorHAnsi" w:hAnsiTheme="minorHAnsi" w:cstheme="minorBidi"/>
                <w:sz w:val="22"/>
                <w:szCs w:val="22"/>
                <w:rPrChange w:id="10706" w:author="Nick.Tolimieri [2]" w:date="2022-09-09T12:38:00Z">
                  <w:rPr>
                    <w:ins w:id="10707" w:author="Nick.Tolimieri [2]" w:date="2022-09-09T12:38:00Z"/>
                    <w:del w:id="10708" w:author="Nick.Tolimieri" w:date="2022-09-13T12:37:00Z"/>
                    <w:rFonts w:ascii="Calibri" w:hAnsi="Calibri" w:cs="Calibri"/>
                    <w:color w:val="000000"/>
                    <w:sz w:val="22"/>
                    <w:szCs w:val="22"/>
                  </w:rPr>
                </w:rPrChange>
              </w:rPr>
              <w:pPrChange w:id="10709" w:author="Nick.Tolimieri [2]" w:date="2022-09-09T12:38:00Z">
                <w:pPr>
                  <w:jc w:val="right"/>
                </w:pPr>
              </w:pPrChange>
            </w:pPr>
            <w:ins w:id="10710" w:author="Nick.Tolimieri [2]" w:date="2022-09-09T12:38:00Z">
              <w:del w:id="10711" w:author="Nick.Tolimieri" w:date="2022-09-13T12:37:00Z">
                <w:r w:rsidRPr="001255CF" w:rsidDel="00207938">
                  <w:rPr>
                    <w:rFonts w:asciiTheme="minorHAnsi" w:eastAsiaTheme="minorHAnsi" w:hAnsiTheme="minorHAnsi" w:cstheme="minorBidi"/>
                    <w:sz w:val="22"/>
                    <w:szCs w:val="22"/>
                    <w:rPrChange w:id="10712" w:author="Nick.Tolimieri [2]" w:date="2022-09-09T12:38:00Z">
                      <w:rPr>
                        <w:rFonts w:ascii="Calibri" w:hAnsi="Calibri" w:cs="Calibri"/>
                        <w:color w:val="000000"/>
                        <w:sz w:val="22"/>
                        <w:szCs w:val="22"/>
                      </w:rPr>
                    </w:rPrChange>
                  </w:rPr>
                  <w:delText>0</w:delText>
                </w:r>
              </w:del>
            </w:ins>
          </w:p>
        </w:tc>
        <w:tc>
          <w:tcPr>
            <w:tcW w:w="960" w:type="dxa"/>
            <w:noWrap/>
            <w:hideMark/>
            <w:tcPrChange w:id="107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14" w:author="Nick.Tolimieri [2]" w:date="2022-09-09T12:38:00Z"/>
                <w:del w:id="10715" w:author="Nick.Tolimieri" w:date="2022-09-13T12:37:00Z"/>
                <w:rFonts w:asciiTheme="minorHAnsi" w:eastAsiaTheme="minorHAnsi" w:hAnsiTheme="minorHAnsi" w:cstheme="minorBidi"/>
                <w:sz w:val="22"/>
                <w:szCs w:val="22"/>
                <w:rPrChange w:id="10716" w:author="Nick.Tolimieri [2]" w:date="2022-09-09T12:38:00Z">
                  <w:rPr>
                    <w:ins w:id="10717" w:author="Nick.Tolimieri [2]" w:date="2022-09-09T12:38:00Z"/>
                    <w:del w:id="10718" w:author="Nick.Tolimieri" w:date="2022-09-13T12:37:00Z"/>
                    <w:rFonts w:ascii="Calibri" w:hAnsi="Calibri" w:cs="Calibri"/>
                    <w:color w:val="000000"/>
                    <w:sz w:val="22"/>
                    <w:szCs w:val="22"/>
                  </w:rPr>
                </w:rPrChange>
              </w:rPr>
              <w:pPrChange w:id="10719" w:author="Nick.Tolimieri [2]" w:date="2022-09-09T12:38:00Z">
                <w:pPr>
                  <w:jc w:val="right"/>
                </w:pPr>
              </w:pPrChange>
            </w:pPr>
            <w:ins w:id="10720" w:author="Nick.Tolimieri [2]" w:date="2022-09-09T12:38:00Z">
              <w:del w:id="10721" w:author="Nick.Tolimieri" w:date="2022-09-13T12:37:00Z">
                <w:r w:rsidRPr="001255CF" w:rsidDel="00207938">
                  <w:rPr>
                    <w:rFonts w:asciiTheme="minorHAnsi" w:eastAsiaTheme="minorHAnsi" w:hAnsiTheme="minorHAnsi" w:cstheme="minorBidi"/>
                    <w:sz w:val="22"/>
                    <w:szCs w:val="22"/>
                    <w:rPrChange w:id="10722" w:author="Nick.Tolimieri [2]" w:date="2022-09-09T12:38:00Z">
                      <w:rPr>
                        <w:rFonts w:ascii="Calibri" w:hAnsi="Calibri" w:cs="Calibri"/>
                        <w:color w:val="000000"/>
                        <w:sz w:val="22"/>
                        <w:szCs w:val="22"/>
                      </w:rPr>
                    </w:rPrChange>
                  </w:rPr>
                  <w:delText>7</w:delText>
                </w:r>
              </w:del>
            </w:ins>
          </w:p>
        </w:tc>
        <w:tc>
          <w:tcPr>
            <w:tcW w:w="960" w:type="dxa"/>
            <w:noWrap/>
            <w:hideMark/>
            <w:tcPrChange w:id="107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24" w:author="Nick.Tolimieri [2]" w:date="2022-09-09T12:38:00Z"/>
                <w:del w:id="10725" w:author="Nick.Tolimieri" w:date="2022-09-13T12:37:00Z"/>
                <w:rFonts w:asciiTheme="minorHAnsi" w:eastAsiaTheme="minorHAnsi" w:hAnsiTheme="minorHAnsi" w:cstheme="minorBidi"/>
                <w:sz w:val="22"/>
                <w:szCs w:val="22"/>
                <w:rPrChange w:id="10726" w:author="Nick.Tolimieri [2]" w:date="2022-09-09T12:38:00Z">
                  <w:rPr>
                    <w:ins w:id="10727" w:author="Nick.Tolimieri [2]" w:date="2022-09-09T12:38:00Z"/>
                    <w:del w:id="10728" w:author="Nick.Tolimieri" w:date="2022-09-13T12:37:00Z"/>
                    <w:rFonts w:ascii="Calibri" w:hAnsi="Calibri" w:cs="Calibri"/>
                    <w:color w:val="000000"/>
                    <w:sz w:val="22"/>
                    <w:szCs w:val="22"/>
                  </w:rPr>
                </w:rPrChange>
              </w:rPr>
              <w:pPrChange w:id="10729" w:author="Nick.Tolimieri [2]" w:date="2022-09-09T12:38:00Z">
                <w:pPr>
                  <w:jc w:val="right"/>
                </w:pPr>
              </w:pPrChange>
            </w:pPr>
            <w:ins w:id="10730" w:author="Nick.Tolimieri [2]" w:date="2022-09-09T12:38:00Z">
              <w:del w:id="10731" w:author="Nick.Tolimieri" w:date="2022-09-13T12:37:00Z">
                <w:r w:rsidRPr="001255CF" w:rsidDel="00207938">
                  <w:rPr>
                    <w:rFonts w:asciiTheme="minorHAnsi" w:eastAsiaTheme="minorHAnsi" w:hAnsiTheme="minorHAnsi" w:cstheme="minorBidi"/>
                    <w:sz w:val="22"/>
                    <w:szCs w:val="22"/>
                    <w:rPrChange w:id="10732" w:author="Nick.Tolimieri [2]" w:date="2022-09-09T12:38:00Z">
                      <w:rPr>
                        <w:rFonts w:ascii="Calibri" w:hAnsi="Calibri" w:cs="Calibri"/>
                        <w:color w:val="000000"/>
                        <w:sz w:val="22"/>
                        <w:szCs w:val="22"/>
                      </w:rPr>
                    </w:rPrChange>
                  </w:rPr>
                  <w:delText>1</w:delText>
                </w:r>
              </w:del>
            </w:ins>
          </w:p>
        </w:tc>
        <w:tc>
          <w:tcPr>
            <w:tcW w:w="960" w:type="dxa"/>
            <w:noWrap/>
            <w:hideMark/>
            <w:tcPrChange w:id="107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34" w:author="Nick.Tolimieri [2]" w:date="2022-09-09T12:38:00Z"/>
                <w:del w:id="10735" w:author="Nick.Tolimieri" w:date="2022-09-13T12:37:00Z"/>
                <w:rFonts w:asciiTheme="minorHAnsi" w:eastAsiaTheme="minorHAnsi" w:hAnsiTheme="minorHAnsi" w:cstheme="minorBidi"/>
                <w:sz w:val="22"/>
                <w:szCs w:val="22"/>
                <w:rPrChange w:id="10736" w:author="Nick.Tolimieri [2]" w:date="2022-09-09T12:38:00Z">
                  <w:rPr>
                    <w:ins w:id="10737" w:author="Nick.Tolimieri [2]" w:date="2022-09-09T12:38:00Z"/>
                    <w:del w:id="10738" w:author="Nick.Tolimieri" w:date="2022-09-13T12:37:00Z"/>
                    <w:rFonts w:ascii="Calibri" w:hAnsi="Calibri" w:cs="Calibri"/>
                    <w:color w:val="000000"/>
                    <w:sz w:val="22"/>
                    <w:szCs w:val="22"/>
                  </w:rPr>
                </w:rPrChange>
              </w:rPr>
              <w:pPrChange w:id="10739" w:author="Nick.Tolimieri [2]" w:date="2022-09-09T12:38:00Z">
                <w:pPr>
                  <w:jc w:val="right"/>
                </w:pPr>
              </w:pPrChange>
            </w:pPr>
            <w:ins w:id="10740" w:author="Nick.Tolimieri [2]" w:date="2022-09-09T12:38:00Z">
              <w:del w:id="10741" w:author="Nick.Tolimieri" w:date="2022-09-13T12:37:00Z">
                <w:r w:rsidRPr="001255CF" w:rsidDel="00207938">
                  <w:rPr>
                    <w:rFonts w:asciiTheme="minorHAnsi" w:eastAsiaTheme="minorHAnsi" w:hAnsiTheme="minorHAnsi" w:cstheme="minorBidi"/>
                    <w:sz w:val="22"/>
                    <w:szCs w:val="22"/>
                    <w:rPrChange w:id="10742" w:author="Nick.Tolimieri [2]" w:date="2022-09-09T12:38:00Z">
                      <w:rPr>
                        <w:rFonts w:ascii="Calibri" w:hAnsi="Calibri" w:cs="Calibri"/>
                        <w:color w:val="000000"/>
                        <w:sz w:val="22"/>
                        <w:szCs w:val="22"/>
                      </w:rPr>
                    </w:rPrChange>
                  </w:rPr>
                  <w:delText>7</w:delText>
                </w:r>
              </w:del>
            </w:ins>
          </w:p>
        </w:tc>
        <w:tc>
          <w:tcPr>
            <w:tcW w:w="960" w:type="dxa"/>
            <w:noWrap/>
            <w:hideMark/>
            <w:tcPrChange w:id="107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44" w:author="Nick.Tolimieri [2]" w:date="2022-09-09T12:38:00Z"/>
                <w:del w:id="10745" w:author="Nick.Tolimieri" w:date="2022-09-13T12:37:00Z"/>
                <w:rFonts w:asciiTheme="minorHAnsi" w:eastAsiaTheme="minorHAnsi" w:hAnsiTheme="minorHAnsi" w:cstheme="minorBidi"/>
                <w:sz w:val="22"/>
                <w:szCs w:val="22"/>
                <w:rPrChange w:id="10746" w:author="Nick.Tolimieri [2]" w:date="2022-09-09T12:38:00Z">
                  <w:rPr>
                    <w:ins w:id="10747" w:author="Nick.Tolimieri [2]" w:date="2022-09-09T12:38:00Z"/>
                    <w:del w:id="10748" w:author="Nick.Tolimieri" w:date="2022-09-13T12:37:00Z"/>
                    <w:rFonts w:ascii="Calibri" w:hAnsi="Calibri" w:cs="Calibri"/>
                    <w:color w:val="000000"/>
                    <w:sz w:val="22"/>
                    <w:szCs w:val="22"/>
                  </w:rPr>
                </w:rPrChange>
              </w:rPr>
              <w:pPrChange w:id="10749" w:author="Nick.Tolimieri [2]" w:date="2022-09-09T12:38:00Z">
                <w:pPr>
                  <w:jc w:val="right"/>
                </w:pPr>
              </w:pPrChange>
            </w:pPr>
            <w:ins w:id="10750" w:author="Nick.Tolimieri [2]" w:date="2022-09-09T12:38:00Z">
              <w:del w:id="10751" w:author="Nick.Tolimieri" w:date="2022-09-13T12:37:00Z">
                <w:r w:rsidRPr="001255CF" w:rsidDel="00207938">
                  <w:rPr>
                    <w:rFonts w:asciiTheme="minorHAnsi" w:eastAsiaTheme="minorHAnsi" w:hAnsiTheme="minorHAnsi" w:cstheme="minorBidi"/>
                    <w:sz w:val="22"/>
                    <w:szCs w:val="22"/>
                    <w:rPrChange w:id="10752" w:author="Nick.Tolimieri [2]" w:date="2022-09-09T12:38:00Z">
                      <w:rPr>
                        <w:rFonts w:ascii="Calibri" w:hAnsi="Calibri" w:cs="Calibri"/>
                        <w:color w:val="000000"/>
                        <w:sz w:val="22"/>
                        <w:szCs w:val="22"/>
                      </w:rPr>
                    </w:rPrChange>
                  </w:rPr>
                  <w:delText>7</w:delText>
                </w:r>
              </w:del>
            </w:ins>
          </w:p>
        </w:tc>
        <w:tc>
          <w:tcPr>
            <w:tcW w:w="960" w:type="dxa"/>
            <w:noWrap/>
            <w:hideMark/>
            <w:tcPrChange w:id="107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54" w:author="Nick.Tolimieri [2]" w:date="2022-09-09T12:38:00Z"/>
                <w:del w:id="10755" w:author="Nick.Tolimieri" w:date="2022-09-13T12:37:00Z"/>
                <w:rFonts w:asciiTheme="minorHAnsi" w:eastAsiaTheme="minorHAnsi" w:hAnsiTheme="minorHAnsi" w:cstheme="minorBidi"/>
                <w:sz w:val="22"/>
                <w:szCs w:val="22"/>
                <w:rPrChange w:id="10756" w:author="Nick.Tolimieri [2]" w:date="2022-09-09T12:38:00Z">
                  <w:rPr>
                    <w:ins w:id="10757" w:author="Nick.Tolimieri [2]" w:date="2022-09-09T12:38:00Z"/>
                    <w:del w:id="10758" w:author="Nick.Tolimieri" w:date="2022-09-13T12:37:00Z"/>
                    <w:rFonts w:ascii="Calibri" w:hAnsi="Calibri" w:cs="Calibri"/>
                    <w:color w:val="000000"/>
                    <w:sz w:val="22"/>
                    <w:szCs w:val="22"/>
                  </w:rPr>
                </w:rPrChange>
              </w:rPr>
              <w:pPrChange w:id="10759" w:author="Nick.Tolimieri [2]" w:date="2022-09-09T12:38:00Z">
                <w:pPr>
                  <w:jc w:val="right"/>
                </w:pPr>
              </w:pPrChange>
            </w:pPr>
            <w:ins w:id="10760" w:author="Nick.Tolimieri [2]" w:date="2022-09-09T12:38:00Z">
              <w:del w:id="10761" w:author="Nick.Tolimieri" w:date="2022-09-13T12:37:00Z">
                <w:r w:rsidRPr="001255CF" w:rsidDel="00207938">
                  <w:rPr>
                    <w:rFonts w:asciiTheme="minorHAnsi" w:eastAsiaTheme="minorHAnsi" w:hAnsiTheme="minorHAnsi" w:cstheme="minorBidi"/>
                    <w:sz w:val="22"/>
                    <w:szCs w:val="22"/>
                    <w:rPrChange w:id="10762" w:author="Nick.Tolimieri [2]" w:date="2022-09-09T12:38:00Z">
                      <w:rPr>
                        <w:rFonts w:ascii="Calibri" w:hAnsi="Calibri" w:cs="Calibri"/>
                        <w:color w:val="000000"/>
                        <w:sz w:val="22"/>
                        <w:szCs w:val="22"/>
                      </w:rPr>
                    </w:rPrChange>
                  </w:rPr>
                  <w:delText>7</w:delText>
                </w:r>
              </w:del>
            </w:ins>
          </w:p>
        </w:tc>
        <w:tc>
          <w:tcPr>
            <w:tcW w:w="960" w:type="dxa"/>
            <w:noWrap/>
            <w:hideMark/>
            <w:tcPrChange w:id="107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64" w:author="Nick.Tolimieri [2]" w:date="2022-09-09T12:38:00Z"/>
                <w:del w:id="10765" w:author="Nick.Tolimieri" w:date="2022-09-13T12:37:00Z"/>
                <w:rFonts w:asciiTheme="minorHAnsi" w:eastAsiaTheme="minorHAnsi" w:hAnsiTheme="minorHAnsi" w:cstheme="minorBidi"/>
                <w:sz w:val="22"/>
                <w:szCs w:val="22"/>
                <w:rPrChange w:id="10766" w:author="Nick.Tolimieri [2]" w:date="2022-09-09T12:38:00Z">
                  <w:rPr>
                    <w:ins w:id="10767" w:author="Nick.Tolimieri [2]" w:date="2022-09-09T12:38:00Z"/>
                    <w:del w:id="10768" w:author="Nick.Tolimieri" w:date="2022-09-13T12:37:00Z"/>
                    <w:rFonts w:ascii="Calibri" w:hAnsi="Calibri" w:cs="Calibri"/>
                    <w:color w:val="000000"/>
                    <w:sz w:val="22"/>
                    <w:szCs w:val="22"/>
                  </w:rPr>
                </w:rPrChange>
              </w:rPr>
              <w:pPrChange w:id="10769" w:author="Nick.Tolimieri [2]" w:date="2022-09-09T12:38:00Z">
                <w:pPr>
                  <w:jc w:val="right"/>
                </w:pPr>
              </w:pPrChange>
            </w:pPr>
            <w:ins w:id="10770" w:author="Nick.Tolimieri [2]" w:date="2022-09-09T12:38:00Z">
              <w:del w:id="10771" w:author="Nick.Tolimieri" w:date="2022-09-13T12:37:00Z">
                <w:r w:rsidRPr="001255CF" w:rsidDel="00207938">
                  <w:rPr>
                    <w:rFonts w:asciiTheme="minorHAnsi" w:eastAsiaTheme="minorHAnsi" w:hAnsiTheme="minorHAnsi" w:cstheme="minorBidi"/>
                    <w:sz w:val="22"/>
                    <w:szCs w:val="22"/>
                    <w:rPrChange w:id="10772" w:author="Nick.Tolimieri [2]" w:date="2022-09-09T12:38:00Z">
                      <w:rPr>
                        <w:rFonts w:ascii="Calibri" w:hAnsi="Calibri" w:cs="Calibri"/>
                        <w:color w:val="000000"/>
                        <w:sz w:val="22"/>
                        <w:szCs w:val="22"/>
                      </w:rPr>
                    </w:rPrChange>
                  </w:rPr>
                  <w:delText>1.9</w:delText>
                </w:r>
              </w:del>
            </w:ins>
          </w:p>
        </w:tc>
        <w:tc>
          <w:tcPr>
            <w:tcW w:w="960" w:type="dxa"/>
            <w:noWrap/>
            <w:hideMark/>
            <w:tcPrChange w:id="107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74" w:author="Nick.Tolimieri [2]" w:date="2022-09-09T12:38:00Z"/>
                <w:del w:id="10775" w:author="Nick.Tolimieri" w:date="2022-09-13T12:37:00Z"/>
                <w:rFonts w:asciiTheme="minorHAnsi" w:eastAsiaTheme="minorHAnsi" w:hAnsiTheme="minorHAnsi" w:cstheme="minorBidi"/>
                <w:sz w:val="22"/>
                <w:szCs w:val="22"/>
                <w:rPrChange w:id="10776" w:author="Nick.Tolimieri [2]" w:date="2022-09-09T12:38:00Z">
                  <w:rPr>
                    <w:ins w:id="10777" w:author="Nick.Tolimieri [2]" w:date="2022-09-09T12:38:00Z"/>
                    <w:del w:id="10778" w:author="Nick.Tolimieri" w:date="2022-09-13T12:37:00Z"/>
                    <w:rFonts w:ascii="Calibri" w:hAnsi="Calibri" w:cs="Calibri"/>
                    <w:color w:val="000000"/>
                    <w:sz w:val="22"/>
                    <w:szCs w:val="22"/>
                  </w:rPr>
                </w:rPrChange>
              </w:rPr>
              <w:pPrChange w:id="10779" w:author="Nick.Tolimieri [2]" w:date="2022-09-09T12:38:00Z">
                <w:pPr>
                  <w:jc w:val="right"/>
                </w:pPr>
              </w:pPrChange>
            </w:pPr>
            <w:ins w:id="10780" w:author="Nick.Tolimieri [2]" w:date="2022-09-09T12:38:00Z">
              <w:del w:id="10781" w:author="Nick.Tolimieri" w:date="2022-09-13T12:37:00Z">
                <w:r w:rsidRPr="001255CF" w:rsidDel="00207938">
                  <w:rPr>
                    <w:rFonts w:asciiTheme="minorHAnsi" w:eastAsiaTheme="minorHAnsi" w:hAnsiTheme="minorHAnsi" w:cstheme="minorBidi"/>
                    <w:sz w:val="22"/>
                    <w:szCs w:val="22"/>
                    <w:rPrChange w:id="10782" w:author="Nick.Tolimieri [2]" w:date="2022-09-09T12:38:00Z">
                      <w:rPr>
                        <w:rFonts w:ascii="Calibri" w:hAnsi="Calibri" w:cs="Calibri"/>
                        <w:color w:val="000000"/>
                        <w:sz w:val="22"/>
                        <w:szCs w:val="22"/>
                      </w:rPr>
                    </w:rPrChange>
                  </w:rPr>
                  <w:delText>0.13</w:delText>
                </w:r>
              </w:del>
            </w:ins>
          </w:p>
        </w:tc>
      </w:tr>
      <w:tr w:rsidR="001255CF" w:rsidRPr="001255CF" w:rsidDel="00207938" w:rsidTr="001255CF">
        <w:trPr>
          <w:divId w:val="1429738465"/>
          <w:trHeight w:val="300"/>
          <w:ins w:id="10783" w:author="Nick.Tolimieri [2]" w:date="2022-09-09T12:38:00Z"/>
          <w:del w:id="10784" w:author="Nick.Tolimieri" w:date="2022-09-13T12:37:00Z"/>
          <w:trPrChange w:id="10785" w:author="Nick.Tolimieri [2]" w:date="2022-09-09T12:38:00Z">
            <w:trPr>
              <w:divId w:val="1429738465"/>
              <w:trHeight w:val="300"/>
            </w:trPr>
          </w:trPrChange>
        </w:trPr>
        <w:tc>
          <w:tcPr>
            <w:tcW w:w="960" w:type="dxa"/>
            <w:noWrap/>
            <w:hideMark/>
            <w:tcPrChange w:id="107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87" w:author="Nick.Tolimieri [2]" w:date="2022-09-09T12:38:00Z"/>
                <w:del w:id="10788" w:author="Nick.Tolimieri" w:date="2022-09-13T12:37:00Z"/>
                <w:rFonts w:asciiTheme="minorHAnsi" w:eastAsiaTheme="minorHAnsi" w:hAnsiTheme="minorHAnsi" w:cstheme="minorBidi"/>
                <w:sz w:val="22"/>
                <w:szCs w:val="22"/>
                <w:rPrChange w:id="10789" w:author="Nick.Tolimieri [2]" w:date="2022-09-09T12:38:00Z">
                  <w:rPr>
                    <w:ins w:id="10790" w:author="Nick.Tolimieri [2]" w:date="2022-09-09T12:38:00Z"/>
                    <w:del w:id="10791" w:author="Nick.Tolimieri" w:date="2022-09-13T12:37:00Z"/>
                    <w:rFonts w:ascii="Calibri" w:hAnsi="Calibri" w:cs="Calibri"/>
                    <w:color w:val="000000"/>
                    <w:sz w:val="22"/>
                    <w:szCs w:val="22"/>
                  </w:rPr>
                </w:rPrChange>
              </w:rPr>
              <w:pPrChange w:id="10792" w:author="Nick.Tolimieri [2]" w:date="2022-09-09T12:38:00Z">
                <w:pPr/>
              </w:pPrChange>
            </w:pPr>
            <w:ins w:id="10793" w:author="Nick.Tolimieri [2]" w:date="2022-09-09T12:38:00Z">
              <w:del w:id="10794" w:author="Nick.Tolimieri" w:date="2022-09-13T12:37:00Z">
                <w:r w:rsidRPr="001255CF" w:rsidDel="00207938">
                  <w:rPr>
                    <w:rFonts w:asciiTheme="minorHAnsi" w:eastAsiaTheme="minorHAnsi" w:hAnsiTheme="minorHAnsi" w:cstheme="minorBidi"/>
                    <w:sz w:val="22"/>
                    <w:szCs w:val="22"/>
                    <w:rPrChange w:id="10795"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7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97" w:author="Nick.Tolimieri [2]" w:date="2022-09-09T12:38:00Z"/>
                <w:del w:id="10798" w:author="Nick.Tolimieri" w:date="2022-09-13T12:37:00Z"/>
                <w:rFonts w:asciiTheme="minorHAnsi" w:eastAsiaTheme="minorHAnsi" w:hAnsiTheme="minorHAnsi" w:cstheme="minorBidi"/>
                <w:sz w:val="22"/>
                <w:szCs w:val="22"/>
                <w:rPrChange w:id="10799" w:author="Nick.Tolimieri [2]" w:date="2022-09-09T12:38:00Z">
                  <w:rPr>
                    <w:ins w:id="10800" w:author="Nick.Tolimieri [2]" w:date="2022-09-09T12:38:00Z"/>
                    <w:del w:id="10801" w:author="Nick.Tolimieri" w:date="2022-09-13T12:37:00Z"/>
                    <w:rFonts w:ascii="Calibri" w:hAnsi="Calibri" w:cs="Calibri"/>
                    <w:color w:val="000000"/>
                    <w:sz w:val="22"/>
                    <w:szCs w:val="22"/>
                  </w:rPr>
                </w:rPrChange>
              </w:rPr>
              <w:pPrChange w:id="10802" w:author="Nick.Tolimieri [2]" w:date="2022-09-09T12:38:00Z">
                <w:pPr>
                  <w:jc w:val="right"/>
                </w:pPr>
              </w:pPrChange>
            </w:pPr>
            <w:ins w:id="10803" w:author="Nick.Tolimieri [2]" w:date="2022-09-09T12:38:00Z">
              <w:del w:id="10804" w:author="Nick.Tolimieri" w:date="2022-09-13T12:37:00Z">
                <w:r w:rsidRPr="001255CF" w:rsidDel="00207938">
                  <w:rPr>
                    <w:rFonts w:asciiTheme="minorHAnsi" w:eastAsiaTheme="minorHAnsi" w:hAnsiTheme="minorHAnsi" w:cstheme="minorBidi"/>
                    <w:sz w:val="22"/>
                    <w:szCs w:val="22"/>
                    <w:rPrChange w:id="10805" w:author="Nick.Tolimieri [2]" w:date="2022-09-09T12:38:00Z">
                      <w:rPr>
                        <w:rFonts w:ascii="Calibri" w:hAnsi="Calibri" w:cs="Calibri"/>
                        <w:color w:val="000000"/>
                        <w:sz w:val="22"/>
                        <w:szCs w:val="22"/>
                      </w:rPr>
                    </w:rPrChange>
                  </w:rPr>
                  <w:delText>2012</w:delText>
                </w:r>
              </w:del>
            </w:ins>
          </w:p>
        </w:tc>
        <w:tc>
          <w:tcPr>
            <w:tcW w:w="960" w:type="dxa"/>
            <w:noWrap/>
            <w:hideMark/>
            <w:tcPrChange w:id="108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07" w:author="Nick.Tolimieri [2]" w:date="2022-09-09T12:38:00Z"/>
                <w:del w:id="10808" w:author="Nick.Tolimieri" w:date="2022-09-13T12:37:00Z"/>
                <w:rFonts w:asciiTheme="minorHAnsi" w:eastAsiaTheme="minorHAnsi" w:hAnsiTheme="minorHAnsi" w:cstheme="minorBidi"/>
                <w:sz w:val="22"/>
                <w:szCs w:val="22"/>
                <w:rPrChange w:id="10809" w:author="Nick.Tolimieri [2]" w:date="2022-09-09T12:38:00Z">
                  <w:rPr>
                    <w:ins w:id="10810" w:author="Nick.Tolimieri [2]" w:date="2022-09-09T12:38:00Z"/>
                    <w:del w:id="10811" w:author="Nick.Tolimieri" w:date="2022-09-13T12:37:00Z"/>
                    <w:rFonts w:ascii="Calibri" w:hAnsi="Calibri" w:cs="Calibri"/>
                    <w:color w:val="000000"/>
                    <w:sz w:val="22"/>
                    <w:szCs w:val="22"/>
                  </w:rPr>
                </w:rPrChange>
              </w:rPr>
              <w:pPrChange w:id="10812" w:author="Nick.Tolimieri [2]" w:date="2022-09-09T12:38:00Z">
                <w:pPr>
                  <w:jc w:val="right"/>
                </w:pPr>
              </w:pPrChange>
            </w:pPr>
            <w:ins w:id="10813" w:author="Nick.Tolimieri [2]" w:date="2022-09-09T12:38:00Z">
              <w:del w:id="10814" w:author="Nick.Tolimieri" w:date="2022-09-13T12:37:00Z">
                <w:r w:rsidRPr="001255CF" w:rsidDel="00207938">
                  <w:rPr>
                    <w:rFonts w:asciiTheme="minorHAnsi" w:eastAsiaTheme="minorHAnsi" w:hAnsiTheme="minorHAnsi" w:cstheme="minorBidi"/>
                    <w:sz w:val="22"/>
                    <w:szCs w:val="22"/>
                    <w:rPrChange w:id="10815" w:author="Nick.Tolimieri [2]" w:date="2022-09-09T12:38:00Z">
                      <w:rPr>
                        <w:rFonts w:ascii="Calibri" w:hAnsi="Calibri" w:cs="Calibri"/>
                        <w:color w:val="000000"/>
                        <w:sz w:val="22"/>
                        <w:szCs w:val="22"/>
                      </w:rPr>
                    </w:rPrChange>
                  </w:rPr>
                  <w:delText>0</w:delText>
                </w:r>
              </w:del>
            </w:ins>
          </w:p>
        </w:tc>
        <w:tc>
          <w:tcPr>
            <w:tcW w:w="960" w:type="dxa"/>
            <w:noWrap/>
            <w:hideMark/>
            <w:tcPrChange w:id="108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17" w:author="Nick.Tolimieri [2]" w:date="2022-09-09T12:38:00Z"/>
                <w:del w:id="10818" w:author="Nick.Tolimieri" w:date="2022-09-13T12:37:00Z"/>
                <w:rFonts w:asciiTheme="minorHAnsi" w:eastAsiaTheme="minorHAnsi" w:hAnsiTheme="minorHAnsi" w:cstheme="minorBidi"/>
                <w:sz w:val="22"/>
                <w:szCs w:val="22"/>
                <w:rPrChange w:id="10819" w:author="Nick.Tolimieri [2]" w:date="2022-09-09T12:38:00Z">
                  <w:rPr>
                    <w:ins w:id="10820" w:author="Nick.Tolimieri [2]" w:date="2022-09-09T12:38:00Z"/>
                    <w:del w:id="10821" w:author="Nick.Tolimieri" w:date="2022-09-13T12:37:00Z"/>
                    <w:rFonts w:ascii="Calibri" w:hAnsi="Calibri" w:cs="Calibri"/>
                    <w:color w:val="000000"/>
                    <w:sz w:val="22"/>
                    <w:szCs w:val="22"/>
                  </w:rPr>
                </w:rPrChange>
              </w:rPr>
              <w:pPrChange w:id="10822" w:author="Nick.Tolimieri [2]" w:date="2022-09-09T12:38:00Z">
                <w:pPr>
                  <w:jc w:val="right"/>
                </w:pPr>
              </w:pPrChange>
            </w:pPr>
            <w:ins w:id="10823" w:author="Nick.Tolimieri [2]" w:date="2022-09-09T12:38:00Z">
              <w:del w:id="10824" w:author="Nick.Tolimieri" w:date="2022-09-13T12:37:00Z">
                <w:r w:rsidRPr="001255CF" w:rsidDel="00207938">
                  <w:rPr>
                    <w:rFonts w:asciiTheme="minorHAnsi" w:eastAsiaTheme="minorHAnsi" w:hAnsiTheme="minorHAnsi" w:cstheme="minorBidi"/>
                    <w:sz w:val="22"/>
                    <w:szCs w:val="22"/>
                    <w:rPrChange w:id="10825" w:author="Nick.Tolimieri [2]" w:date="2022-09-09T12:38:00Z">
                      <w:rPr>
                        <w:rFonts w:ascii="Calibri" w:hAnsi="Calibri" w:cs="Calibri"/>
                        <w:color w:val="000000"/>
                        <w:sz w:val="22"/>
                        <w:szCs w:val="22"/>
                      </w:rPr>
                    </w:rPrChange>
                  </w:rPr>
                  <w:delText>0</w:delText>
                </w:r>
              </w:del>
            </w:ins>
          </w:p>
        </w:tc>
        <w:tc>
          <w:tcPr>
            <w:tcW w:w="960" w:type="dxa"/>
            <w:noWrap/>
            <w:hideMark/>
            <w:tcPrChange w:id="108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27" w:author="Nick.Tolimieri [2]" w:date="2022-09-09T12:38:00Z"/>
                <w:del w:id="10828" w:author="Nick.Tolimieri" w:date="2022-09-13T12:37:00Z"/>
                <w:rFonts w:asciiTheme="minorHAnsi" w:eastAsiaTheme="minorHAnsi" w:hAnsiTheme="minorHAnsi" w:cstheme="minorBidi"/>
                <w:sz w:val="22"/>
                <w:szCs w:val="22"/>
                <w:rPrChange w:id="10829" w:author="Nick.Tolimieri [2]" w:date="2022-09-09T12:38:00Z">
                  <w:rPr>
                    <w:ins w:id="10830" w:author="Nick.Tolimieri [2]" w:date="2022-09-09T12:38:00Z"/>
                    <w:del w:id="10831" w:author="Nick.Tolimieri" w:date="2022-09-13T12:37:00Z"/>
                    <w:rFonts w:ascii="Calibri" w:hAnsi="Calibri" w:cs="Calibri"/>
                    <w:color w:val="000000"/>
                    <w:sz w:val="22"/>
                    <w:szCs w:val="22"/>
                  </w:rPr>
                </w:rPrChange>
              </w:rPr>
              <w:pPrChange w:id="10832" w:author="Nick.Tolimieri [2]" w:date="2022-09-09T12:38:00Z">
                <w:pPr>
                  <w:jc w:val="right"/>
                </w:pPr>
              </w:pPrChange>
            </w:pPr>
            <w:ins w:id="10833" w:author="Nick.Tolimieri [2]" w:date="2022-09-09T12:38:00Z">
              <w:del w:id="10834" w:author="Nick.Tolimieri" w:date="2022-09-13T12:37:00Z">
                <w:r w:rsidRPr="001255CF" w:rsidDel="00207938">
                  <w:rPr>
                    <w:rFonts w:asciiTheme="minorHAnsi" w:eastAsiaTheme="minorHAnsi" w:hAnsiTheme="minorHAnsi" w:cstheme="minorBidi"/>
                    <w:sz w:val="22"/>
                    <w:szCs w:val="22"/>
                    <w:rPrChange w:id="10835" w:author="Nick.Tolimieri [2]" w:date="2022-09-09T12:38:00Z">
                      <w:rPr>
                        <w:rFonts w:ascii="Calibri" w:hAnsi="Calibri" w:cs="Calibri"/>
                        <w:color w:val="000000"/>
                        <w:sz w:val="22"/>
                        <w:szCs w:val="22"/>
                      </w:rPr>
                    </w:rPrChange>
                  </w:rPr>
                  <w:delText>0</w:delText>
                </w:r>
              </w:del>
            </w:ins>
          </w:p>
        </w:tc>
        <w:tc>
          <w:tcPr>
            <w:tcW w:w="960" w:type="dxa"/>
            <w:noWrap/>
            <w:hideMark/>
            <w:tcPrChange w:id="108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37" w:author="Nick.Tolimieri [2]" w:date="2022-09-09T12:38:00Z"/>
                <w:del w:id="10838" w:author="Nick.Tolimieri" w:date="2022-09-13T12:37:00Z"/>
                <w:rFonts w:asciiTheme="minorHAnsi" w:eastAsiaTheme="minorHAnsi" w:hAnsiTheme="minorHAnsi" w:cstheme="minorBidi"/>
                <w:sz w:val="22"/>
                <w:szCs w:val="22"/>
                <w:rPrChange w:id="10839" w:author="Nick.Tolimieri [2]" w:date="2022-09-09T12:38:00Z">
                  <w:rPr>
                    <w:ins w:id="10840" w:author="Nick.Tolimieri [2]" w:date="2022-09-09T12:38:00Z"/>
                    <w:del w:id="10841" w:author="Nick.Tolimieri" w:date="2022-09-13T12:37:00Z"/>
                    <w:rFonts w:ascii="Calibri" w:hAnsi="Calibri" w:cs="Calibri"/>
                    <w:color w:val="000000"/>
                    <w:sz w:val="22"/>
                    <w:szCs w:val="22"/>
                  </w:rPr>
                </w:rPrChange>
              </w:rPr>
              <w:pPrChange w:id="10842" w:author="Nick.Tolimieri [2]" w:date="2022-09-09T12:38:00Z">
                <w:pPr>
                  <w:jc w:val="right"/>
                </w:pPr>
              </w:pPrChange>
            </w:pPr>
            <w:ins w:id="10843" w:author="Nick.Tolimieri [2]" w:date="2022-09-09T12:38:00Z">
              <w:del w:id="10844" w:author="Nick.Tolimieri" w:date="2022-09-13T12:37:00Z">
                <w:r w:rsidRPr="001255CF" w:rsidDel="00207938">
                  <w:rPr>
                    <w:rFonts w:asciiTheme="minorHAnsi" w:eastAsiaTheme="minorHAnsi" w:hAnsiTheme="minorHAnsi" w:cstheme="minorBidi"/>
                    <w:sz w:val="22"/>
                    <w:szCs w:val="22"/>
                    <w:rPrChange w:id="10845" w:author="Nick.Tolimieri [2]" w:date="2022-09-09T12:38:00Z">
                      <w:rPr>
                        <w:rFonts w:ascii="Calibri" w:hAnsi="Calibri" w:cs="Calibri"/>
                        <w:color w:val="000000"/>
                        <w:sz w:val="22"/>
                        <w:szCs w:val="22"/>
                      </w:rPr>
                    </w:rPrChange>
                  </w:rPr>
                  <w:delText>0</w:delText>
                </w:r>
              </w:del>
            </w:ins>
          </w:p>
        </w:tc>
        <w:tc>
          <w:tcPr>
            <w:tcW w:w="960" w:type="dxa"/>
            <w:noWrap/>
            <w:hideMark/>
            <w:tcPrChange w:id="108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47" w:author="Nick.Tolimieri [2]" w:date="2022-09-09T12:38:00Z"/>
                <w:del w:id="10848" w:author="Nick.Tolimieri" w:date="2022-09-13T12:37:00Z"/>
                <w:rFonts w:asciiTheme="minorHAnsi" w:eastAsiaTheme="minorHAnsi" w:hAnsiTheme="minorHAnsi" w:cstheme="minorBidi"/>
                <w:sz w:val="22"/>
                <w:szCs w:val="22"/>
                <w:rPrChange w:id="10849" w:author="Nick.Tolimieri [2]" w:date="2022-09-09T12:38:00Z">
                  <w:rPr>
                    <w:ins w:id="10850" w:author="Nick.Tolimieri [2]" w:date="2022-09-09T12:38:00Z"/>
                    <w:del w:id="10851" w:author="Nick.Tolimieri" w:date="2022-09-13T12:37:00Z"/>
                    <w:rFonts w:ascii="Calibri" w:hAnsi="Calibri" w:cs="Calibri"/>
                    <w:color w:val="000000"/>
                    <w:sz w:val="22"/>
                    <w:szCs w:val="22"/>
                  </w:rPr>
                </w:rPrChange>
              </w:rPr>
              <w:pPrChange w:id="10852" w:author="Nick.Tolimieri [2]" w:date="2022-09-09T12:38:00Z">
                <w:pPr/>
              </w:pPrChange>
            </w:pPr>
            <w:ins w:id="10853" w:author="Nick.Tolimieri [2]" w:date="2022-09-09T12:38:00Z">
              <w:del w:id="10854" w:author="Nick.Tolimieri" w:date="2022-09-13T12:37:00Z">
                <w:r w:rsidRPr="001255CF" w:rsidDel="00207938">
                  <w:rPr>
                    <w:rFonts w:asciiTheme="minorHAnsi" w:eastAsiaTheme="minorHAnsi" w:hAnsiTheme="minorHAnsi" w:cstheme="minorBidi"/>
                    <w:sz w:val="22"/>
                    <w:szCs w:val="22"/>
                    <w:rPrChange w:id="10855" w:author="Nick.Tolimieri [2]" w:date="2022-09-09T12:38:00Z">
                      <w:rPr>
                        <w:rFonts w:ascii="Calibri" w:hAnsi="Calibri" w:cs="Calibri"/>
                        <w:color w:val="000000"/>
                        <w:sz w:val="22"/>
                        <w:szCs w:val="22"/>
                      </w:rPr>
                    </w:rPrChange>
                  </w:rPr>
                  <w:delText>NA</w:delText>
                </w:r>
              </w:del>
            </w:ins>
          </w:p>
        </w:tc>
        <w:tc>
          <w:tcPr>
            <w:tcW w:w="960" w:type="dxa"/>
            <w:noWrap/>
            <w:hideMark/>
            <w:tcPrChange w:id="108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57" w:author="Nick.Tolimieri [2]" w:date="2022-09-09T12:38:00Z"/>
                <w:del w:id="10858" w:author="Nick.Tolimieri" w:date="2022-09-13T12:37:00Z"/>
                <w:rFonts w:asciiTheme="minorHAnsi" w:eastAsiaTheme="minorHAnsi" w:hAnsiTheme="minorHAnsi" w:cstheme="minorBidi"/>
                <w:sz w:val="22"/>
                <w:szCs w:val="22"/>
                <w:rPrChange w:id="10859" w:author="Nick.Tolimieri [2]" w:date="2022-09-09T12:38:00Z">
                  <w:rPr>
                    <w:ins w:id="10860" w:author="Nick.Tolimieri [2]" w:date="2022-09-09T12:38:00Z"/>
                    <w:del w:id="10861" w:author="Nick.Tolimieri" w:date="2022-09-13T12:37:00Z"/>
                    <w:rFonts w:ascii="Calibri" w:hAnsi="Calibri" w:cs="Calibri"/>
                    <w:color w:val="000000"/>
                    <w:sz w:val="22"/>
                    <w:szCs w:val="22"/>
                  </w:rPr>
                </w:rPrChange>
              </w:rPr>
              <w:pPrChange w:id="10862" w:author="Nick.Tolimieri [2]" w:date="2022-09-09T12:38:00Z">
                <w:pPr/>
              </w:pPrChange>
            </w:pPr>
            <w:ins w:id="10863" w:author="Nick.Tolimieri [2]" w:date="2022-09-09T12:38:00Z">
              <w:del w:id="10864" w:author="Nick.Tolimieri" w:date="2022-09-13T12:37:00Z">
                <w:r w:rsidRPr="001255CF" w:rsidDel="00207938">
                  <w:rPr>
                    <w:rFonts w:asciiTheme="minorHAnsi" w:eastAsiaTheme="minorHAnsi" w:hAnsiTheme="minorHAnsi" w:cstheme="minorBidi"/>
                    <w:sz w:val="22"/>
                    <w:szCs w:val="22"/>
                    <w:rPrChange w:id="10865" w:author="Nick.Tolimieri [2]" w:date="2022-09-09T12:38:00Z">
                      <w:rPr>
                        <w:rFonts w:ascii="Calibri" w:hAnsi="Calibri" w:cs="Calibri"/>
                        <w:color w:val="000000"/>
                        <w:sz w:val="22"/>
                        <w:szCs w:val="22"/>
                      </w:rPr>
                    </w:rPrChange>
                  </w:rPr>
                  <w:delText>NA</w:delText>
                </w:r>
              </w:del>
            </w:ins>
          </w:p>
        </w:tc>
        <w:tc>
          <w:tcPr>
            <w:tcW w:w="960" w:type="dxa"/>
            <w:noWrap/>
            <w:hideMark/>
            <w:tcPrChange w:id="108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67" w:author="Nick.Tolimieri [2]" w:date="2022-09-09T12:38:00Z"/>
                <w:del w:id="10868" w:author="Nick.Tolimieri" w:date="2022-09-13T12:37:00Z"/>
                <w:rFonts w:asciiTheme="minorHAnsi" w:eastAsiaTheme="minorHAnsi" w:hAnsiTheme="minorHAnsi" w:cstheme="minorBidi"/>
                <w:sz w:val="22"/>
                <w:szCs w:val="22"/>
                <w:rPrChange w:id="10869" w:author="Nick.Tolimieri [2]" w:date="2022-09-09T12:38:00Z">
                  <w:rPr>
                    <w:ins w:id="10870" w:author="Nick.Tolimieri [2]" w:date="2022-09-09T12:38:00Z"/>
                    <w:del w:id="10871" w:author="Nick.Tolimieri" w:date="2022-09-13T12:37:00Z"/>
                    <w:rFonts w:ascii="Calibri" w:hAnsi="Calibri" w:cs="Calibri"/>
                    <w:color w:val="000000"/>
                    <w:sz w:val="22"/>
                    <w:szCs w:val="22"/>
                  </w:rPr>
                </w:rPrChange>
              </w:rPr>
              <w:pPrChange w:id="10872" w:author="Nick.Tolimieri [2]" w:date="2022-09-09T12:38:00Z">
                <w:pPr/>
              </w:pPrChange>
            </w:pPr>
            <w:ins w:id="10873" w:author="Nick.Tolimieri [2]" w:date="2022-09-09T12:38:00Z">
              <w:del w:id="10874" w:author="Nick.Tolimieri" w:date="2022-09-13T12:37:00Z">
                <w:r w:rsidRPr="001255CF" w:rsidDel="00207938">
                  <w:rPr>
                    <w:rFonts w:asciiTheme="minorHAnsi" w:eastAsiaTheme="minorHAnsi" w:hAnsiTheme="minorHAnsi" w:cstheme="minorBidi"/>
                    <w:sz w:val="22"/>
                    <w:szCs w:val="22"/>
                    <w:rPrChange w:id="10875" w:author="Nick.Tolimieri [2]" w:date="2022-09-09T12:38:00Z">
                      <w:rPr>
                        <w:rFonts w:ascii="Calibri" w:hAnsi="Calibri" w:cs="Calibri"/>
                        <w:color w:val="000000"/>
                        <w:sz w:val="22"/>
                        <w:szCs w:val="22"/>
                      </w:rPr>
                    </w:rPrChange>
                  </w:rPr>
                  <w:delText>NA</w:delText>
                </w:r>
              </w:del>
            </w:ins>
          </w:p>
        </w:tc>
        <w:tc>
          <w:tcPr>
            <w:tcW w:w="960" w:type="dxa"/>
            <w:noWrap/>
            <w:hideMark/>
            <w:tcPrChange w:id="108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77" w:author="Nick.Tolimieri [2]" w:date="2022-09-09T12:38:00Z"/>
                <w:del w:id="10878" w:author="Nick.Tolimieri" w:date="2022-09-13T12:37:00Z"/>
                <w:rFonts w:asciiTheme="minorHAnsi" w:eastAsiaTheme="minorHAnsi" w:hAnsiTheme="minorHAnsi" w:cstheme="minorBidi"/>
                <w:sz w:val="22"/>
                <w:szCs w:val="22"/>
                <w:rPrChange w:id="10879" w:author="Nick.Tolimieri [2]" w:date="2022-09-09T12:38:00Z">
                  <w:rPr>
                    <w:ins w:id="10880" w:author="Nick.Tolimieri [2]" w:date="2022-09-09T12:38:00Z"/>
                    <w:del w:id="10881" w:author="Nick.Tolimieri" w:date="2022-09-13T12:37:00Z"/>
                    <w:rFonts w:ascii="Calibri" w:hAnsi="Calibri" w:cs="Calibri"/>
                    <w:color w:val="000000"/>
                    <w:sz w:val="22"/>
                    <w:szCs w:val="22"/>
                  </w:rPr>
                </w:rPrChange>
              </w:rPr>
              <w:pPrChange w:id="10882" w:author="Nick.Tolimieri [2]" w:date="2022-09-09T12:38:00Z">
                <w:pPr/>
              </w:pPrChange>
            </w:pPr>
            <w:ins w:id="10883" w:author="Nick.Tolimieri [2]" w:date="2022-09-09T12:38:00Z">
              <w:del w:id="10884" w:author="Nick.Tolimieri" w:date="2022-09-13T12:37:00Z">
                <w:r w:rsidRPr="001255CF" w:rsidDel="00207938">
                  <w:rPr>
                    <w:rFonts w:asciiTheme="minorHAnsi" w:eastAsiaTheme="minorHAnsi" w:hAnsiTheme="minorHAnsi" w:cstheme="minorBidi"/>
                    <w:sz w:val="22"/>
                    <w:szCs w:val="22"/>
                    <w:rPrChange w:id="10885"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886" w:author="Nick.Tolimieri [2]" w:date="2022-09-09T12:38:00Z"/>
          <w:del w:id="10887" w:author="Nick.Tolimieri" w:date="2022-09-13T12:37:00Z"/>
          <w:trPrChange w:id="10888" w:author="Nick.Tolimieri [2]" w:date="2022-09-09T12:38:00Z">
            <w:trPr>
              <w:divId w:val="1429738465"/>
              <w:trHeight w:val="300"/>
            </w:trPr>
          </w:trPrChange>
        </w:trPr>
        <w:tc>
          <w:tcPr>
            <w:tcW w:w="960" w:type="dxa"/>
            <w:noWrap/>
            <w:hideMark/>
            <w:tcPrChange w:id="108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90" w:author="Nick.Tolimieri [2]" w:date="2022-09-09T12:38:00Z"/>
                <w:del w:id="10891" w:author="Nick.Tolimieri" w:date="2022-09-13T12:37:00Z"/>
                <w:rFonts w:asciiTheme="minorHAnsi" w:eastAsiaTheme="minorHAnsi" w:hAnsiTheme="minorHAnsi" w:cstheme="minorBidi"/>
                <w:sz w:val="22"/>
                <w:szCs w:val="22"/>
                <w:rPrChange w:id="10892" w:author="Nick.Tolimieri [2]" w:date="2022-09-09T12:38:00Z">
                  <w:rPr>
                    <w:ins w:id="10893" w:author="Nick.Tolimieri [2]" w:date="2022-09-09T12:38:00Z"/>
                    <w:del w:id="10894" w:author="Nick.Tolimieri" w:date="2022-09-13T12:37:00Z"/>
                    <w:rFonts w:ascii="Calibri" w:hAnsi="Calibri" w:cs="Calibri"/>
                    <w:color w:val="000000"/>
                    <w:sz w:val="22"/>
                    <w:szCs w:val="22"/>
                  </w:rPr>
                </w:rPrChange>
              </w:rPr>
              <w:pPrChange w:id="10895" w:author="Nick.Tolimieri [2]" w:date="2022-09-09T12:38:00Z">
                <w:pPr/>
              </w:pPrChange>
            </w:pPr>
            <w:ins w:id="10896" w:author="Nick.Tolimieri [2]" w:date="2022-09-09T12:38:00Z">
              <w:del w:id="10897" w:author="Nick.Tolimieri" w:date="2022-09-13T12:37:00Z">
                <w:r w:rsidRPr="001255CF" w:rsidDel="00207938">
                  <w:rPr>
                    <w:rFonts w:asciiTheme="minorHAnsi" w:eastAsiaTheme="minorHAnsi" w:hAnsiTheme="minorHAnsi" w:cstheme="minorBidi"/>
                    <w:sz w:val="22"/>
                    <w:szCs w:val="22"/>
                    <w:rPrChange w:id="10898"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8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00" w:author="Nick.Tolimieri [2]" w:date="2022-09-09T12:38:00Z"/>
                <w:del w:id="10901" w:author="Nick.Tolimieri" w:date="2022-09-13T12:37:00Z"/>
                <w:rFonts w:asciiTheme="minorHAnsi" w:eastAsiaTheme="minorHAnsi" w:hAnsiTheme="minorHAnsi" w:cstheme="minorBidi"/>
                <w:sz w:val="22"/>
                <w:szCs w:val="22"/>
                <w:rPrChange w:id="10902" w:author="Nick.Tolimieri [2]" w:date="2022-09-09T12:38:00Z">
                  <w:rPr>
                    <w:ins w:id="10903" w:author="Nick.Tolimieri [2]" w:date="2022-09-09T12:38:00Z"/>
                    <w:del w:id="10904" w:author="Nick.Tolimieri" w:date="2022-09-13T12:37:00Z"/>
                    <w:rFonts w:ascii="Calibri" w:hAnsi="Calibri" w:cs="Calibri"/>
                    <w:color w:val="000000"/>
                    <w:sz w:val="22"/>
                    <w:szCs w:val="22"/>
                  </w:rPr>
                </w:rPrChange>
              </w:rPr>
              <w:pPrChange w:id="10905" w:author="Nick.Tolimieri [2]" w:date="2022-09-09T12:38:00Z">
                <w:pPr>
                  <w:jc w:val="right"/>
                </w:pPr>
              </w:pPrChange>
            </w:pPr>
            <w:ins w:id="10906" w:author="Nick.Tolimieri [2]" w:date="2022-09-09T12:38:00Z">
              <w:del w:id="10907" w:author="Nick.Tolimieri" w:date="2022-09-13T12:37:00Z">
                <w:r w:rsidRPr="001255CF" w:rsidDel="00207938">
                  <w:rPr>
                    <w:rFonts w:asciiTheme="minorHAnsi" w:eastAsiaTheme="minorHAnsi" w:hAnsiTheme="minorHAnsi" w:cstheme="minorBidi"/>
                    <w:sz w:val="22"/>
                    <w:szCs w:val="22"/>
                    <w:rPrChange w:id="10908" w:author="Nick.Tolimieri [2]" w:date="2022-09-09T12:38:00Z">
                      <w:rPr>
                        <w:rFonts w:ascii="Calibri" w:hAnsi="Calibri" w:cs="Calibri"/>
                        <w:color w:val="000000"/>
                        <w:sz w:val="22"/>
                        <w:szCs w:val="22"/>
                      </w:rPr>
                    </w:rPrChange>
                  </w:rPr>
                  <w:delText>2013</w:delText>
                </w:r>
              </w:del>
            </w:ins>
          </w:p>
        </w:tc>
        <w:tc>
          <w:tcPr>
            <w:tcW w:w="960" w:type="dxa"/>
            <w:noWrap/>
            <w:hideMark/>
            <w:tcPrChange w:id="109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10" w:author="Nick.Tolimieri [2]" w:date="2022-09-09T12:38:00Z"/>
                <w:del w:id="10911" w:author="Nick.Tolimieri" w:date="2022-09-13T12:37:00Z"/>
                <w:rFonts w:asciiTheme="minorHAnsi" w:eastAsiaTheme="minorHAnsi" w:hAnsiTheme="minorHAnsi" w:cstheme="minorBidi"/>
                <w:sz w:val="22"/>
                <w:szCs w:val="22"/>
                <w:rPrChange w:id="10912" w:author="Nick.Tolimieri [2]" w:date="2022-09-09T12:38:00Z">
                  <w:rPr>
                    <w:ins w:id="10913" w:author="Nick.Tolimieri [2]" w:date="2022-09-09T12:38:00Z"/>
                    <w:del w:id="10914" w:author="Nick.Tolimieri" w:date="2022-09-13T12:37:00Z"/>
                    <w:rFonts w:ascii="Calibri" w:hAnsi="Calibri" w:cs="Calibri"/>
                    <w:color w:val="000000"/>
                    <w:sz w:val="22"/>
                    <w:szCs w:val="22"/>
                  </w:rPr>
                </w:rPrChange>
              </w:rPr>
              <w:pPrChange w:id="10915" w:author="Nick.Tolimieri [2]" w:date="2022-09-09T12:38:00Z">
                <w:pPr>
                  <w:jc w:val="right"/>
                </w:pPr>
              </w:pPrChange>
            </w:pPr>
            <w:ins w:id="10916" w:author="Nick.Tolimieri [2]" w:date="2022-09-09T12:38:00Z">
              <w:del w:id="10917" w:author="Nick.Tolimieri" w:date="2022-09-13T12:37:00Z">
                <w:r w:rsidRPr="001255CF" w:rsidDel="00207938">
                  <w:rPr>
                    <w:rFonts w:asciiTheme="minorHAnsi" w:eastAsiaTheme="minorHAnsi" w:hAnsiTheme="minorHAnsi" w:cstheme="minorBidi"/>
                    <w:sz w:val="22"/>
                    <w:szCs w:val="22"/>
                    <w:rPrChange w:id="10918" w:author="Nick.Tolimieri [2]" w:date="2022-09-09T12:38:00Z">
                      <w:rPr>
                        <w:rFonts w:ascii="Calibri" w:hAnsi="Calibri" w:cs="Calibri"/>
                        <w:color w:val="000000"/>
                        <w:sz w:val="22"/>
                        <w:szCs w:val="22"/>
                      </w:rPr>
                    </w:rPrChange>
                  </w:rPr>
                  <w:delText>5</w:delText>
                </w:r>
              </w:del>
            </w:ins>
          </w:p>
        </w:tc>
        <w:tc>
          <w:tcPr>
            <w:tcW w:w="960" w:type="dxa"/>
            <w:noWrap/>
            <w:hideMark/>
            <w:tcPrChange w:id="109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20" w:author="Nick.Tolimieri [2]" w:date="2022-09-09T12:38:00Z"/>
                <w:del w:id="10921" w:author="Nick.Tolimieri" w:date="2022-09-13T12:37:00Z"/>
                <w:rFonts w:asciiTheme="minorHAnsi" w:eastAsiaTheme="minorHAnsi" w:hAnsiTheme="minorHAnsi" w:cstheme="minorBidi"/>
                <w:sz w:val="22"/>
                <w:szCs w:val="22"/>
                <w:rPrChange w:id="10922" w:author="Nick.Tolimieri [2]" w:date="2022-09-09T12:38:00Z">
                  <w:rPr>
                    <w:ins w:id="10923" w:author="Nick.Tolimieri [2]" w:date="2022-09-09T12:38:00Z"/>
                    <w:del w:id="10924" w:author="Nick.Tolimieri" w:date="2022-09-13T12:37:00Z"/>
                    <w:rFonts w:ascii="Calibri" w:hAnsi="Calibri" w:cs="Calibri"/>
                    <w:color w:val="000000"/>
                    <w:sz w:val="22"/>
                    <w:szCs w:val="22"/>
                  </w:rPr>
                </w:rPrChange>
              </w:rPr>
              <w:pPrChange w:id="10925" w:author="Nick.Tolimieri [2]" w:date="2022-09-09T12:38:00Z">
                <w:pPr>
                  <w:jc w:val="right"/>
                </w:pPr>
              </w:pPrChange>
            </w:pPr>
            <w:ins w:id="10926" w:author="Nick.Tolimieri [2]" w:date="2022-09-09T12:38:00Z">
              <w:del w:id="10927" w:author="Nick.Tolimieri" w:date="2022-09-13T12:37:00Z">
                <w:r w:rsidRPr="001255CF" w:rsidDel="00207938">
                  <w:rPr>
                    <w:rFonts w:asciiTheme="minorHAnsi" w:eastAsiaTheme="minorHAnsi" w:hAnsiTheme="minorHAnsi" w:cstheme="minorBidi"/>
                    <w:sz w:val="22"/>
                    <w:szCs w:val="22"/>
                    <w:rPrChange w:id="10928" w:author="Nick.Tolimieri [2]" w:date="2022-09-09T12:38:00Z">
                      <w:rPr>
                        <w:rFonts w:ascii="Calibri" w:hAnsi="Calibri" w:cs="Calibri"/>
                        <w:color w:val="000000"/>
                        <w:sz w:val="22"/>
                        <w:szCs w:val="22"/>
                      </w:rPr>
                    </w:rPrChange>
                  </w:rPr>
                  <w:delText>26</w:delText>
                </w:r>
              </w:del>
            </w:ins>
          </w:p>
        </w:tc>
        <w:tc>
          <w:tcPr>
            <w:tcW w:w="960" w:type="dxa"/>
            <w:noWrap/>
            <w:hideMark/>
            <w:tcPrChange w:id="109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30" w:author="Nick.Tolimieri [2]" w:date="2022-09-09T12:38:00Z"/>
                <w:del w:id="10931" w:author="Nick.Tolimieri" w:date="2022-09-13T12:37:00Z"/>
                <w:rFonts w:asciiTheme="minorHAnsi" w:eastAsiaTheme="minorHAnsi" w:hAnsiTheme="minorHAnsi" w:cstheme="minorBidi"/>
                <w:sz w:val="22"/>
                <w:szCs w:val="22"/>
                <w:rPrChange w:id="10932" w:author="Nick.Tolimieri [2]" w:date="2022-09-09T12:38:00Z">
                  <w:rPr>
                    <w:ins w:id="10933" w:author="Nick.Tolimieri [2]" w:date="2022-09-09T12:38:00Z"/>
                    <w:del w:id="10934" w:author="Nick.Tolimieri" w:date="2022-09-13T12:37:00Z"/>
                    <w:rFonts w:ascii="Calibri" w:hAnsi="Calibri" w:cs="Calibri"/>
                    <w:color w:val="000000"/>
                    <w:sz w:val="22"/>
                    <w:szCs w:val="22"/>
                  </w:rPr>
                </w:rPrChange>
              </w:rPr>
              <w:pPrChange w:id="10935" w:author="Nick.Tolimieri [2]" w:date="2022-09-09T12:38:00Z">
                <w:pPr>
                  <w:jc w:val="right"/>
                </w:pPr>
              </w:pPrChange>
            </w:pPr>
            <w:ins w:id="10936" w:author="Nick.Tolimieri [2]" w:date="2022-09-09T12:38:00Z">
              <w:del w:id="10937" w:author="Nick.Tolimieri" w:date="2022-09-13T12:37:00Z">
                <w:r w:rsidRPr="001255CF" w:rsidDel="00207938">
                  <w:rPr>
                    <w:rFonts w:asciiTheme="minorHAnsi" w:eastAsiaTheme="minorHAnsi" w:hAnsiTheme="minorHAnsi" w:cstheme="minorBidi"/>
                    <w:sz w:val="22"/>
                    <w:szCs w:val="22"/>
                    <w:rPrChange w:id="10938" w:author="Nick.Tolimieri [2]" w:date="2022-09-09T12:38:00Z">
                      <w:rPr>
                        <w:rFonts w:ascii="Calibri" w:hAnsi="Calibri" w:cs="Calibri"/>
                        <w:color w:val="000000"/>
                        <w:sz w:val="22"/>
                        <w:szCs w:val="22"/>
                      </w:rPr>
                    </w:rPrChange>
                  </w:rPr>
                  <w:delText>3</w:delText>
                </w:r>
              </w:del>
            </w:ins>
          </w:p>
        </w:tc>
        <w:tc>
          <w:tcPr>
            <w:tcW w:w="960" w:type="dxa"/>
            <w:noWrap/>
            <w:hideMark/>
            <w:tcPrChange w:id="109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40" w:author="Nick.Tolimieri [2]" w:date="2022-09-09T12:38:00Z"/>
                <w:del w:id="10941" w:author="Nick.Tolimieri" w:date="2022-09-13T12:37:00Z"/>
                <w:rFonts w:asciiTheme="minorHAnsi" w:eastAsiaTheme="minorHAnsi" w:hAnsiTheme="minorHAnsi" w:cstheme="minorBidi"/>
                <w:sz w:val="22"/>
                <w:szCs w:val="22"/>
                <w:rPrChange w:id="10942" w:author="Nick.Tolimieri [2]" w:date="2022-09-09T12:38:00Z">
                  <w:rPr>
                    <w:ins w:id="10943" w:author="Nick.Tolimieri [2]" w:date="2022-09-09T12:38:00Z"/>
                    <w:del w:id="10944" w:author="Nick.Tolimieri" w:date="2022-09-13T12:37:00Z"/>
                    <w:rFonts w:ascii="Calibri" w:hAnsi="Calibri" w:cs="Calibri"/>
                    <w:color w:val="000000"/>
                    <w:sz w:val="22"/>
                    <w:szCs w:val="22"/>
                  </w:rPr>
                </w:rPrChange>
              </w:rPr>
              <w:pPrChange w:id="10945" w:author="Nick.Tolimieri [2]" w:date="2022-09-09T12:38:00Z">
                <w:pPr>
                  <w:jc w:val="right"/>
                </w:pPr>
              </w:pPrChange>
            </w:pPr>
            <w:ins w:id="10946" w:author="Nick.Tolimieri [2]" w:date="2022-09-09T12:38:00Z">
              <w:del w:id="10947" w:author="Nick.Tolimieri" w:date="2022-09-13T12:37:00Z">
                <w:r w:rsidRPr="001255CF" w:rsidDel="00207938">
                  <w:rPr>
                    <w:rFonts w:asciiTheme="minorHAnsi" w:eastAsiaTheme="minorHAnsi" w:hAnsiTheme="minorHAnsi" w:cstheme="minorBidi"/>
                    <w:sz w:val="22"/>
                    <w:szCs w:val="22"/>
                    <w:rPrChange w:id="10948" w:author="Nick.Tolimieri [2]" w:date="2022-09-09T12:38:00Z">
                      <w:rPr>
                        <w:rFonts w:ascii="Calibri" w:hAnsi="Calibri" w:cs="Calibri"/>
                        <w:color w:val="000000"/>
                        <w:sz w:val="22"/>
                        <w:szCs w:val="22"/>
                      </w:rPr>
                    </w:rPrChange>
                  </w:rPr>
                  <w:delText>19</w:delText>
                </w:r>
              </w:del>
            </w:ins>
          </w:p>
        </w:tc>
        <w:tc>
          <w:tcPr>
            <w:tcW w:w="960" w:type="dxa"/>
            <w:noWrap/>
            <w:hideMark/>
            <w:tcPrChange w:id="109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50" w:author="Nick.Tolimieri [2]" w:date="2022-09-09T12:38:00Z"/>
                <w:del w:id="10951" w:author="Nick.Tolimieri" w:date="2022-09-13T12:37:00Z"/>
                <w:rFonts w:asciiTheme="minorHAnsi" w:eastAsiaTheme="minorHAnsi" w:hAnsiTheme="minorHAnsi" w:cstheme="minorBidi"/>
                <w:sz w:val="22"/>
                <w:szCs w:val="22"/>
                <w:rPrChange w:id="10952" w:author="Nick.Tolimieri [2]" w:date="2022-09-09T12:38:00Z">
                  <w:rPr>
                    <w:ins w:id="10953" w:author="Nick.Tolimieri [2]" w:date="2022-09-09T12:38:00Z"/>
                    <w:del w:id="10954" w:author="Nick.Tolimieri" w:date="2022-09-13T12:37:00Z"/>
                    <w:rFonts w:ascii="Calibri" w:hAnsi="Calibri" w:cs="Calibri"/>
                    <w:color w:val="000000"/>
                    <w:sz w:val="22"/>
                    <w:szCs w:val="22"/>
                  </w:rPr>
                </w:rPrChange>
              </w:rPr>
              <w:pPrChange w:id="10955" w:author="Nick.Tolimieri [2]" w:date="2022-09-09T12:38:00Z">
                <w:pPr>
                  <w:jc w:val="right"/>
                </w:pPr>
              </w:pPrChange>
            </w:pPr>
            <w:ins w:id="10956" w:author="Nick.Tolimieri [2]" w:date="2022-09-09T12:38:00Z">
              <w:del w:id="10957" w:author="Nick.Tolimieri" w:date="2022-09-13T12:37:00Z">
                <w:r w:rsidRPr="001255CF" w:rsidDel="00207938">
                  <w:rPr>
                    <w:rFonts w:asciiTheme="minorHAnsi" w:eastAsiaTheme="minorHAnsi" w:hAnsiTheme="minorHAnsi" w:cstheme="minorBidi"/>
                    <w:sz w:val="22"/>
                    <w:szCs w:val="22"/>
                    <w:rPrChange w:id="10958" w:author="Nick.Tolimieri [2]" w:date="2022-09-09T12:38:00Z">
                      <w:rPr>
                        <w:rFonts w:ascii="Calibri" w:hAnsi="Calibri" w:cs="Calibri"/>
                        <w:color w:val="000000"/>
                        <w:sz w:val="22"/>
                        <w:szCs w:val="22"/>
                      </w:rPr>
                    </w:rPrChange>
                  </w:rPr>
                  <w:delText>5</w:delText>
                </w:r>
              </w:del>
            </w:ins>
          </w:p>
        </w:tc>
        <w:tc>
          <w:tcPr>
            <w:tcW w:w="960" w:type="dxa"/>
            <w:noWrap/>
            <w:hideMark/>
            <w:tcPrChange w:id="109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60" w:author="Nick.Tolimieri [2]" w:date="2022-09-09T12:38:00Z"/>
                <w:del w:id="10961" w:author="Nick.Tolimieri" w:date="2022-09-13T12:37:00Z"/>
                <w:rFonts w:asciiTheme="minorHAnsi" w:eastAsiaTheme="minorHAnsi" w:hAnsiTheme="minorHAnsi" w:cstheme="minorBidi"/>
                <w:sz w:val="22"/>
                <w:szCs w:val="22"/>
                <w:rPrChange w:id="10962" w:author="Nick.Tolimieri [2]" w:date="2022-09-09T12:38:00Z">
                  <w:rPr>
                    <w:ins w:id="10963" w:author="Nick.Tolimieri [2]" w:date="2022-09-09T12:38:00Z"/>
                    <w:del w:id="10964" w:author="Nick.Tolimieri" w:date="2022-09-13T12:37:00Z"/>
                    <w:rFonts w:ascii="Calibri" w:hAnsi="Calibri" w:cs="Calibri"/>
                    <w:color w:val="000000"/>
                    <w:sz w:val="22"/>
                    <w:szCs w:val="22"/>
                  </w:rPr>
                </w:rPrChange>
              </w:rPr>
              <w:pPrChange w:id="10965" w:author="Nick.Tolimieri [2]" w:date="2022-09-09T12:38:00Z">
                <w:pPr>
                  <w:jc w:val="right"/>
                </w:pPr>
              </w:pPrChange>
            </w:pPr>
            <w:ins w:id="10966" w:author="Nick.Tolimieri [2]" w:date="2022-09-09T12:38:00Z">
              <w:del w:id="10967" w:author="Nick.Tolimieri" w:date="2022-09-13T12:37:00Z">
                <w:r w:rsidRPr="001255CF" w:rsidDel="00207938">
                  <w:rPr>
                    <w:rFonts w:asciiTheme="minorHAnsi" w:eastAsiaTheme="minorHAnsi" w:hAnsiTheme="minorHAnsi" w:cstheme="minorBidi"/>
                    <w:sz w:val="22"/>
                    <w:szCs w:val="22"/>
                    <w:rPrChange w:id="10968" w:author="Nick.Tolimieri [2]" w:date="2022-09-09T12:38:00Z">
                      <w:rPr>
                        <w:rFonts w:ascii="Calibri" w:hAnsi="Calibri" w:cs="Calibri"/>
                        <w:color w:val="000000"/>
                        <w:sz w:val="22"/>
                        <w:szCs w:val="22"/>
                      </w:rPr>
                    </w:rPrChange>
                  </w:rPr>
                  <w:delText>8</w:delText>
                </w:r>
              </w:del>
            </w:ins>
          </w:p>
        </w:tc>
        <w:tc>
          <w:tcPr>
            <w:tcW w:w="960" w:type="dxa"/>
            <w:noWrap/>
            <w:hideMark/>
            <w:tcPrChange w:id="109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70" w:author="Nick.Tolimieri [2]" w:date="2022-09-09T12:38:00Z"/>
                <w:del w:id="10971" w:author="Nick.Tolimieri" w:date="2022-09-13T12:37:00Z"/>
                <w:rFonts w:asciiTheme="minorHAnsi" w:eastAsiaTheme="minorHAnsi" w:hAnsiTheme="minorHAnsi" w:cstheme="minorBidi"/>
                <w:sz w:val="22"/>
                <w:szCs w:val="22"/>
                <w:rPrChange w:id="10972" w:author="Nick.Tolimieri [2]" w:date="2022-09-09T12:38:00Z">
                  <w:rPr>
                    <w:ins w:id="10973" w:author="Nick.Tolimieri [2]" w:date="2022-09-09T12:38:00Z"/>
                    <w:del w:id="10974" w:author="Nick.Tolimieri" w:date="2022-09-13T12:37:00Z"/>
                    <w:rFonts w:ascii="Calibri" w:hAnsi="Calibri" w:cs="Calibri"/>
                    <w:color w:val="000000"/>
                    <w:sz w:val="22"/>
                    <w:szCs w:val="22"/>
                  </w:rPr>
                </w:rPrChange>
              </w:rPr>
              <w:pPrChange w:id="10975" w:author="Nick.Tolimieri [2]" w:date="2022-09-09T12:38:00Z">
                <w:pPr>
                  <w:jc w:val="right"/>
                </w:pPr>
              </w:pPrChange>
            </w:pPr>
            <w:ins w:id="10976" w:author="Nick.Tolimieri [2]" w:date="2022-09-09T12:38:00Z">
              <w:del w:id="10977" w:author="Nick.Tolimieri" w:date="2022-09-13T12:37:00Z">
                <w:r w:rsidRPr="001255CF" w:rsidDel="00207938">
                  <w:rPr>
                    <w:rFonts w:asciiTheme="minorHAnsi" w:eastAsiaTheme="minorHAnsi" w:hAnsiTheme="minorHAnsi" w:cstheme="minorBidi"/>
                    <w:sz w:val="22"/>
                    <w:szCs w:val="22"/>
                    <w:rPrChange w:id="10978" w:author="Nick.Tolimieri [2]" w:date="2022-09-09T12:38:00Z">
                      <w:rPr>
                        <w:rFonts w:ascii="Calibri" w:hAnsi="Calibri" w:cs="Calibri"/>
                        <w:color w:val="000000"/>
                        <w:sz w:val="22"/>
                        <w:szCs w:val="22"/>
                      </w:rPr>
                    </w:rPrChange>
                  </w:rPr>
                  <w:delText>2.49</w:delText>
                </w:r>
              </w:del>
            </w:ins>
          </w:p>
        </w:tc>
        <w:tc>
          <w:tcPr>
            <w:tcW w:w="960" w:type="dxa"/>
            <w:noWrap/>
            <w:hideMark/>
            <w:tcPrChange w:id="109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80" w:author="Nick.Tolimieri [2]" w:date="2022-09-09T12:38:00Z"/>
                <w:del w:id="10981" w:author="Nick.Tolimieri" w:date="2022-09-13T12:37:00Z"/>
                <w:rFonts w:asciiTheme="minorHAnsi" w:eastAsiaTheme="minorHAnsi" w:hAnsiTheme="minorHAnsi" w:cstheme="minorBidi"/>
                <w:sz w:val="22"/>
                <w:szCs w:val="22"/>
                <w:rPrChange w:id="10982" w:author="Nick.Tolimieri [2]" w:date="2022-09-09T12:38:00Z">
                  <w:rPr>
                    <w:ins w:id="10983" w:author="Nick.Tolimieri [2]" w:date="2022-09-09T12:38:00Z"/>
                    <w:del w:id="10984" w:author="Nick.Tolimieri" w:date="2022-09-13T12:37:00Z"/>
                    <w:rFonts w:ascii="Calibri" w:hAnsi="Calibri" w:cs="Calibri"/>
                    <w:color w:val="000000"/>
                    <w:sz w:val="22"/>
                    <w:szCs w:val="22"/>
                  </w:rPr>
                </w:rPrChange>
              </w:rPr>
              <w:pPrChange w:id="10985" w:author="Nick.Tolimieri [2]" w:date="2022-09-09T12:38:00Z">
                <w:pPr>
                  <w:jc w:val="right"/>
                </w:pPr>
              </w:pPrChange>
            </w:pPr>
            <w:ins w:id="10986" w:author="Nick.Tolimieri [2]" w:date="2022-09-09T12:38:00Z">
              <w:del w:id="10987" w:author="Nick.Tolimieri" w:date="2022-09-13T12:37:00Z">
                <w:r w:rsidRPr="001255CF" w:rsidDel="00207938">
                  <w:rPr>
                    <w:rFonts w:asciiTheme="minorHAnsi" w:eastAsiaTheme="minorHAnsi" w:hAnsiTheme="minorHAnsi" w:cstheme="minorBidi"/>
                    <w:sz w:val="22"/>
                    <w:szCs w:val="22"/>
                    <w:rPrChange w:id="10988" w:author="Nick.Tolimieri [2]" w:date="2022-09-09T12:38:00Z">
                      <w:rPr>
                        <w:rFonts w:ascii="Calibri" w:hAnsi="Calibri" w:cs="Calibri"/>
                        <w:color w:val="000000"/>
                        <w:sz w:val="22"/>
                        <w:szCs w:val="22"/>
                      </w:rPr>
                    </w:rPrChange>
                  </w:rPr>
                  <w:delText>0.64</w:delText>
                </w:r>
              </w:del>
            </w:ins>
          </w:p>
        </w:tc>
      </w:tr>
      <w:tr w:rsidR="001255CF" w:rsidRPr="001255CF" w:rsidDel="00207938" w:rsidTr="001255CF">
        <w:trPr>
          <w:divId w:val="1429738465"/>
          <w:trHeight w:val="300"/>
          <w:ins w:id="10989" w:author="Nick.Tolimieri [2]" w:date="2022-09-09T12:38:00Z"/>
          <w:del w:id="10990" w:author="Nick.Tolimieri" w:date="2022-09-13T12:37:00Z"/>
          <w:trPrChange w:id="10991" w:author="Nick.Tolimieri [2]" w:date="2022-09-09T12:38:00Z">
            <w:trPr>
              <w:divId w:val="1429738465"/>
              <w:trHeight w:val="300"/>
            </w:trPr>
          </w:trPrChange>
        </w:trPr>
        <w:tc>
          <w:tcPr>
            <w:tcW w:w="960" w:type="dxa"/>
            <w:noWrap/>
            <w:hideMark/>
            <w:tcPrChange w:id="109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93" w:author="Nick.Tolimieri [2]" w:date="2022-09-09T12:38:00Z"/>
                <w:del w:id="10994" w:author="Nick.Tolimieri" w:date="2022-09-13T12:37:00Z"/>
                <w:rFonts w:asciiTheme="minorHAnsi" w:eastAsiaTheme="minorHAnsi" w:hAnsiTheme="minorHAnsi" w:cstheme="minorBidi"/>
                <w:sz w:val="22"/>
                <w:szCs w:val="22"/>
                <w:rPrChange w:id="10995" w:author="Nick.Tolimieri [2]" w:date="2022-09-09T12:38:00Z">
                  <w:rPr>
                    <w:ins w:id="10996" w:author="Nick.Tolimieri [2]" w:date="2022-09-09T12:38:00Z"/>
                    <w:del w:id="10997" w:author="Nick.Tolimieri" w:date="2022-09-13T12:37:00Z"/>
                    <w:rFonts w:ascii="Calibri" w:hAnsi="Calibri" w:cs="Calibri"/>
                    <w:color w:val="000000"/>
                    <w:sz w:val="22"/>
                    <w:szCs w:val="22"/>
                  </w:rPr>
                </w:rPrChange>
              </w:rPr>
              <w:pPrChange w:id="10998" w:author="Nick.Tolimieri [2]" w:date="2022-09-09T12:38:00Z">
                <w:pPr/>
              </w:pPrChange>
            </w:pPr>
            <w:ins w:id="10999" w:author="Nick.Tolimieri [2]" w:date="2022-09-09T12:38:00Z">
              <w:del w:id="11000" w:author="Nick.Tolimieri" w:date="2022-09-13T12:37:00Z">
                <w:r w:rsidRPr="001255CF" w:rsidDel="00207938">
                  <w:rPr>
                    <w:rFonts w:asciiTheme="minorHAnsi" w:eastAsiaTheme="minorHAnsi" w:hAnsiTheme="minorHAnsi" w:cstheme="minorBidi"/>
                    <w:sz w:val="22"/>
                    <w:szCs w:val="22"/>
                    <w:rPrChange w:id="11001"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0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03" w:author="Nick.Tolimieri [2]" w:date="2022-09-09T12:38:00Z"/>
                <w:del w:id="11004" w:author="Nick.Tolimieri" w:date="2022-09-13T12:37:00Z"/>
                <w:rFonts w:asciiTheme="minorHAnsi" w:eastAsiaTheme="minorHAnsi" w:hAnsiTheme="minorHAnsi" w:cstheme="minorBidi"/>
                <w:sz w:val="22"/>
                <w:szCs w:val="22"/>
                <w:rPrChange w:id="11005" w:author="Nick.Tolimieri [2]" w:date="2022-09-09T12:38:00Z">
                  <w:rPr>
                    <w:ins w:id="11006" w:author="Nick.Tolimieri [2]" w:date="2022-09-09T12:38:00Z"/>
                    <w:del w:id="11007" w:author="Nick.Tolimieri" w:date="2022-09-13T12:37:00Z"/>
                    <w:rFonts w:ascii="Calibri" w:hAnsi="Calibri" w:cs="Calibri"/>
                    <w:color w:val="000000"/>
                    <w:sz w:val="22"/>
                    <w:szCs w:val="22"/>
                  </w:rPr>
                </w:rPrChange>
              </w:rPr>
              <w:pPrChange w:id="11008" w:author="Nick.Tolimieri [2]" w:date="2022-09-09T12:38:00Z">
                <w:pPr>
                  <w:jc w:val="right"/>
                </w:pPr>
              </w:pPrChange>
            </w:pPr>
            <w:ins w:id="11009" w:author="Nick.Tolimieri [2]" w:date="2022-09-09T12:38:00Z">
              <w:del w:id="11010" w:author="Nick.Tolimieri" w:date="2022-09-13T12:37:00Z">
                <w:r w:rsidRPr="001255CF" w:rsidDel="00207938">
                  <w:rPr>
                    <w:rFonts w:asciiTheme="minorHAnsi" w:eastAsiaTheme="minorHAnsi" w:hAnsiTheme="minorHAnsi" w:cstheme="minorBidi"/>
                    <w:sz w:val="22"/>
                    <w:szCs w:val="22"/>
                    <w:rPrChange w:id="11011" w:author="Nick.Tolimieri [2]" w:date="2022-09-09T12:38:00Z">
                      <w:rPr>
                        <w:rFonts w:ascii="Calibri" w:hAnsi="Calibri" w:cs="Calibri"/>
                        <w:color w:val="000000"/>
                        <w:sz w:val="22"/>
                        <w:szCs w:val="22"/>
                      </w:rPr>
                    </w:rPrChange>
                  </w:rPr>
                  <w:delText>2014</w:delText>
                </w:r>
              </w:del>
            </w:ins>
          </w:p>
        </w:tc>
        <w:tc>
          <w:tcPr>
            <w:tcW w:w="960" w:type="dxa"/>
            <w:noWrap/>
            <w:hideMark/>
            <w:tcPrChange w:id="110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13" w:author="Nick.Tolimieri [2]" w:date="2022-09-09T12:38:00Z"/>
                <w:del w:id="11014" w:author="Nick.Tolimieri" w:date="2022-09-13T12:37:00Z"/>
                <w:rFonts w:asciiTheme="minorHAnsi" w:eastAsiaTheme="minorHAnsi" w:hAnsiTheme="minorHAnsi" w:cstheme="minorBidi"/>
                <w:sz w:val="22"/>
                <w:szCs w:val="22"/>
                <w:rPrChange w:id="11015" w:author="Nick.Tolimieri [2]" w:date="2022-09-09T12:38:00Z">
                  <w:rPr>
                    <w:ins w:id="11016" w:author="Nick.Tolimieri [2]" w:date="2022-09-09T12:38:00Z"/>
                    <w:del w:id="11017" w:author="Nick.Tolimieri" w:date="2022-09-13T12:37:00Z"/>
                    <w:rFonts w:ascii="Calibri" w:hAnsi="Calibri" w:cs="Calibri"/>
                    <w:color w:val="000000"/>
                    <w:sz w:val="22"/>
                    <w:szCs w:val="22"/>
                  </w:rPr>
                </w:rPrChange>
              </w:rPr>
              <w:pPrChange w:id="11018" w:author="Nick.Tolimieri [2]" w:date="2022-09-09T12:38:00Z">
                <w:pPr>
                  <w:jc w:val="right"/>
                </w:pPr>
              </w:pPrChange>
            </w:pPr>
            <w:ins w:id="11019" w:author="Nick.Tolimieri [2]" w:date="2022-09-09T12:38:00Z">
              <w:del w:id="11020" w:author="Nick.Tolimieri" w:date="2022-09-13T12:37:00Z">
                <w:r w:rsidRPr="001255CF" w:rsidDel="00207938">
                  <w:rPr>
                    <w:rFonts w:asciiTheme="minorHAnsi" w:eastAsiaTheme="minorHAnsi" w:hAnsiTheme="minorHAnsi" w:cstheme="minorBidi"/>
                    <w:sz w:val="22"/>
                    <w:szCs w:val="22"/>
                    <w:rPrChange w:id="11021" w:author="Nick.Tolimieri [2]" w:date="2022-09-09T12:38:00Z">
                      <w:rPr>
                        <w:rFonts w:ascii="Calibri" w:hAnsi="Calibri" w:cs="Calibri"/>
                        <w:color w:val="000000"/>
                        <w:sz w:val="22"/>
                        <w:szCs w:val="22"/>
                      </w:rPr>
                    </w:rPrChange>
                  </w:rPr>
                  <w:delText>2</w:delText>
                </w:r>
              </w:del>
            </w:ins>
          </w:p>
        </w:tc>
        <w:tc>
          <w:tcPr>
            <w:tcW w:w="960" w:type="dxa"/>
            <w:noWrap/>
            <w:hideMark/>
            <w:tcPrChange w:id="110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23" w:author="Nick.Tolimieri [2]" w:date="2022-09-09T12:38:00Z"/>
                <w:del w:id="11024" w:author="Nick.Tolimieri" w:date="2022-09-13T12:37:00Z"/>
                <w:rFonts w:asciiTheme="minorHAnsi" w:eastAsiaTheme="minorHAnsi" w:hAnsiTheme="minorHAnsi" w:cstheme="minorBidi"/>
                <w:sz w:val="22"/>
                <w:szCs w:val="22"/>
                <w:rPrChange w:id="11025" w:author="Nick.Tolimieri [2]" w:date="2022-09-09T12:38:00Z">
                  <w:rPr>
                    <w:ins w:id="11026" w:author="Nick.Tolimieri [2]" w:date="2022-09-09T12:38:00Z"/>
                    <w:del w:id="11027" w:author="Nick.Tolimieri" w:date="2022-09-13T12:37:00Z"/>
                    <w:rFonts w:ascii="Calibri" w:hAnsi="Calibri" w:cs="Calibri"/>
                    <w:color w:val="000000"/>
                    <w:sz w:val="22"/>
                    <w:szCs w:val="22"/>
                  </w:rPr>
                </w:rPrChange>
              </w:rPr>
              <w:pPrChange w:id="11028" w:author="Nick.Tolimieri [2]" w:date="2022-09-09T12:38:00Z">
                <w:pPr>
                  <w:jc w:val="right"/>
                </w:pPr>
              </w:pPrChange>
            </w:pPr>
            <w:ins w:id="11029" w:author="Nick.Tolimieri [2]" w:date="2022-09-09T12:38:00Z">
              <w:del w:id="11030" w:author="Nick.Tolimieri" w:date="2022-09-13T12:37:00Z">
                <w:r w:rsidRPr="001255CF" w:rsidDel="00207938">
                  <w:rPr>
                    <w:rFonts w:asciiTheme="minorHAnsi" w:eastAsiaTheme="minorHAnsi" w:hAnsiTheme="minorHAnsi" w:cstheme="minorBidi"/>
                    <w:sz w:val="22"/>
                    <w:szCs w:val="22"/>
                    <w:rPrChange w:id="11031" w:author="Nick.Tolimieri [2]" w:date="2022-09-09T12:38:00Z">
                      <w:rPr>
                        <w:rFonts w:ascii="Calibri" w:hAnsi="Calibri" w:cs="Calibri"/>
                        <w:color w:val="000000"/>
                        <w:sz w:val="22"/>
                        <w:szCs w:val="22"/>
                      </w:rPr>
                    </w:rPrChange>
                  </w:rPr>
                  <w:delText>83</w:delText>
                </w:r>
              </w:del>
            </w:ins>
          </w:p>
        </w:tc>
        <w:tc>
          <w:tcPr>
            <w:tcW w:w="960" w:type="dxa"/>
            <w:noWrap/>
            <w:hideMark/>
            <w:tcPrChange w:id="110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33" w:author="Nick.Tolimieri [2]" w:date="2022-09-09T12:38:00Z"/>
                <w:del w:id="11034" w:author="Nick.Tolimieri" w:date="2022-09-13T12:37:00Z"/>
                <w:rFonts w:asciiTheme="minorHAnsi" w:eastAsiaTheme="minorHAnsi" w:hAnsiTheme="minorHAnsi" w:cstheme="minorBidi"/>
                <w:sz w:val="22"/>
                <w:szCs w:val="22"/>
                <w:rPrChange w:id="11035" w:author="Nick.Tolimieri [2]" w:date="2022-09-09T12:38:00Z">
                  <w:rPr>
                    <w:ins w:id="11036" w:author="Nick.Tolimieri [2]" w:date="2022-09-09T12:38:00Z"/>
                    <w:del w:id="11037" w:author="Nick.Tolimieri" w:date="2022-09-13T12:37:00Z"/>
                    <w:rFonts w:ascii="Calibri" w:hAnsi="Calibri" w:cs="Calibri"/>
                    <w:color w:val="000000"/>
                    <w:sz w:val="22"/>
                    <w:szCs w:val="22"/>
                  </w:rPr>
                </w:rPrChange>
              </w:rPr>
              <w:pPrChange w:id="11038" w:author="Nick.Tolimieri [2]" w:date="2022-09-09T12:38:00Z">
                <w:pPr>
                  <w:jc w:val="right"/>
                </w:pPr>
              </w:pPrChange>
            </w:pPr>
            <w:ins w:id="11039" w:author="Nick.Tolimieri [2]" w:date="2022-09-09T12:38:00Z">
              <w:del w:id="11040" w:author="Nick.Tolimieri" w:date="2022-09-13T12:37:00Z">
                <w:r w:rsidRPr="001255CF" w:rsidDel="00207938">
                  <w:rPr>
                    <w:rFonts w:asciiTheme="minorHAnsi" w:eastAsiaTheme="minorHAnsi" w:hAnsiTheme="minorHAnsi" w:cstheme="minorBidi"/>
                    <w:sz w:val="22"/>
                    <w:szCs w:val="22"/>
                    <w:rPrChange w:id="11041" w:author="Nick.Tolimieri [2]" w:date="2022-09-09T12:38:00Z">
                      <w:rPr>
                        <w:rFonts w:ascii="Calibri" w:hAnsi="Calibri" w:cs="Calibri"/>
                        <w:color w:val="000000"/>
                        <w:sz w:val="22"/>
                        <w:szCs w:val="22"/>
                      </w:rPr>
                    </w:rPrChange>
                  </w:rPr>
                  <w:delText>4</w:delText>
                </w:r>
              </w:del>
            </w:ins>
          </w:p>
        </w:tc>
        <w:tc>
          <w:tcPr>
            <w:tcW w:w="960" w:type="dxa"/>
            <w:noWrap/>
            <w:hideMark/>
            <w:tcPrChange w:id="110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43" w:author="Nick.Tolimieri [2]" w:date="2022-09-09T12:38:00Z"/>
                <w:del w:id="11044" w:author="Nick.Tolimieri" w:date="2022-09-13T12:37:00Z"/>
                <w:rFonts w:asciiTheme="minorHAnsi" w:eastAsiaTheme="minorHAnsi" w:hAnsiTheme="minorHAnsi" w:cstheme="minorBidi"/>
                <w:sz w:val="22"/>
                <w:szCs w:val="22"/>
                <w:rPrChange w:id="11045" w:author="Nick.Tolimieri [2]" w:date="2022-09-09T12:38:00Z">
                  <w:rPr>
                    <w:ins w:id="11046" w:author="Nick.Tolimieri [2]" w:date="2022-09-09T12:38:00Z"/>
                    <w:del w:id="11047" w:author="Nick.Tolimieri" w:date="2022-09-13T12:37:00Z"/>
                    <w:rFonts w:ascii="Calibri" w:hAnsi="Calibri" w:cs="Calibri"/>
                    <w:color w:val="000000"/>
                    <w:sz w:val="22"/>
                    <w:szCs w:val="22"/>
                  </w:rPr>
                </w:rPrChange>
              </w:rPr>
              <w:pPrChange w:id="11048" w:author="Nick.Tolimieri [2]" w:date="2022-09-09T12:38:00Z">
                <w:pPr>
                  <w:jc w:val="right"/>
                </w:pPr>
              </w:pPrChange>
            </w:pPr>
            <w:ins w:id="11049" w:author="Nick.Tolimieri [2]" w:date="2022-09-09T12:38:00Z">
              <w:del w:id="11050" w:author="Nick.Tolimieri" w:date="2022-09-13T12:37:00Z">
                <w:r w:rsidRPr="001255CF" w:rsidDel="00207938">
                  <w:rPr>
                    <w:rFonts w:asciiTheme="minorHAnsi" w:eastAsiaTheme="minorHAnsi" w:hAnsiTheme="minorHAnsi" w:cstheme="minorBidi"/>
                    <w:sz w:val="22"/>
                    <w:szCs w:val="22"/>
                    <w:rPrChange w:id="11051" w:author="Nick.Tolimieri [2]" w:date="2022-09-09T12:38:00Z">
                      <w:rPr>
                        <w:rFonts w:ascii="Calibri" w:hAnsi="Calibri" w:cs="Calibri"/>
                        <w:color w:val="000000"/>
                        <w:sz w:val="22"/>
                        <w:szCs w:val="22"/>
                      </w:rPr>
                    </w:rPrChange>
                  </w:rPr>
                  <w:delText>77</w:delText>
                </w:r>
              </w:del>
            </w:ins>
          </w:p>
        </w:tc>
        <w:tc>
          <w:tcPr>
            <w:tcW w:w="960" w:type="dxa"/>
            <w:noWrap/>
            <w:hideMark/>
            <w:tcPrChange w:id="110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53" w:author="Nick.Tolimieri [2]" w:date="2022-09-09T12:38:00Z"/>
                <w:del w:id="11054" w:author="Nick.Tolimieri" w:date="2022-09-13T12:37:00Z"/>
                <w:rFonts w:asciiTheme="minorHAnsi" w:eastAsiaTheme="minorHAnsi" w:hAnsiTheme="minorHAnsi" w:cstheme="minorBidi"/>
                <w:sz w:val="22"/>
                <w:szCs w:val="22"/>
                <w:rPrChange w:id="11055" w:author="Nick.Tolimieri [2]" w:date="2022-09-09T12:38:00Z">
                  <w:rPr>
                    <w:ins w:id="11056" w:author="Nick.Tolimieri [2]" w:date="2022-09-09T12:38:00Z"/>
                    <w:del w:id="11057" w:author="Nick.Tolimieri" w:date="2022-09-13T12:37:00Z"/>
                    <w:rFonts w:ascii="Calibri" w:hAnsi="Calibri" w:cs="Calibri"/>
                    <w:color w:val="000000"/>
                    <w:sz w:val="22"/>
                    <w:szCs w:val="22"/>
                  </w:rPr>
                </w:rPrChange>
              </w:rPr>
              <w:pPrChange w:id="11058" w:author="Nick.Tolimieri [2]" w:date="2022-09-09T12:38:00Z">
                <w:pPr>
                  <w:jc w:val="right"/>
                </w:pPr>
              </w:pPrChange>
            </w:pPr>
            <w:ins w:id="11059" w:author="Nick.Tolimieri [2]" w:date="2022-09-09T12:38:00Z">
              <w:del w:id="11060" w:author="Nick.Tolimieri" w:date="2022-09-13T12:37:00Z">
                <w:r w:rsidRPr="001255CF" w:rsidDel="00207938">
                  <w:rPr>
                    <w:rFonts w:asciiTheme="minorHAnsi" w:eastAsiaTheme="minorHAnsi" w:hAnsiTheme="minorHAnsi" w:cstheme="minorBidi"/>
                    <w:sz w:val="22"/>
                    <w:szCs w:val="22"/>
                    <w:rPrChange w:id="11061" w:author="Nick.Tolimieri [2]" w:date="2022-09-09T12:38:00Z">
                      <w:rPr>
                        <w:rFonts w:ascii="Calibri" w:hAnsi="Calibri" w:cs="Calibri"/>
                        <w:color w:val="000000"/>
                        <w:sz w:val="22"/>
                        <w:szCs w:val="22"/>
                      </w:rPr>
                    </w:rPrChange>
                  </w:rPr>
                  <w:delText>6</w:delText>
                </w:r>
              </w:del>
            </w:ins>
          </w:p>
        </w:tc>
        <w:tc>
          <w:tcPr>
            <w:tcW w:w="960" w:type="dxa"/>
            <w:noWrap/>
            <w:hideMark/>
            <w:tcPrChange w:id="110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63" w:author="Nick.Tolimieri [2]" w:date="2022-09-09T12:38:00Z"/>
                <w:del w:id="11064" w:author="Nick.Tolimieri" w:date="2022-09-13T12:37:00Z"/>
                <w:rFonts w:asciiTheme="minorHAnsi" w:eastAsiaTheme="minorHAnsi" w:hAnsiTheme="minorHAnsi" w:cstheme="minorBidi"/>
                <w:sz w:val="22"/>
                <w:szCs w:val="22"/>
                <w:rPrChange w:id="11065" w:author="Nick.Tolimieri [2]" w:date="2022-09-09T12:38:00Z">
                  <w:rPr>
                    <w:ins w:id="11066" w:author="Nick.Tolimieri [2]" w:date="2022-09-09T12:38:00Z"/>
                    <w:del w:id="11067" w:author="Nick.Tolimieri" w:date="2022-09-13T12:37:00Z"/>
                    <w:rFonts w:ascii="Calibri" w:hAnsi="Calibri" w:cs="Calibri"/>
                    <w:color w:val="000000"/>
                    <w:sz w:val="22"/>
                    <w:szCs w:val="22"/>
                  </w:rPr>
                </w:rPrChange>
              </w:rPr>
              <w:pPrChange w:id="11068" w:author="Nick.Tolimieri [2]" w:date="2022-09-09T12:38:00Z">
                <w:pPr>
                  <w:jc w:val="right"/>
                </w:pPr>
              </w:pPrChange>
            </w:pPr>
            <w:ins w:id="11069" w:author="Nick.Tolimieri [2]" w:date="2022-09-09T12:38:00Z">
              <w:del w:id="11070" w:author="Nick.Tolimieri" w:date="2022-09-13T12:37:00Z">
                <w:r w:rsidRPr="001255CF" w:rsidDel="00207938">
                  <w:rPr>
                    <w:rFonts w:asciiTheme="minorHAnsi" w:eastAsiaTheme="minorHAnsi" w:hAnsiTheme="minorHAnsi" w:cstheme="minorBidi"/>
                    <w:sz w:val="22"/>
                    <w:szCs w:val="22"/>
                    <w:rPrChange w:id="11071" w:author="Nick.Tolimieri [2]" w:date="2022-09-09T12:38:00Z">
                      <w:rPr>
                        <w:rFonts w:ascii="Calibri" w:hAnsi="Calibri" w:cs="Calibri"/>
                        <w:color w:val="000000"/>
                        <w:sz w:val="22"/>
                        <w:szCs w:val="22"/>
                      </w:rPr>
                    </w:rPrChange>
                  </w:rPr>
                  <w:delText>29</w:delText>
                </w:r>
              </w:del>
            </w:ins>
          </w:p>
        </w:tc>
        <w:tc>
          <w:tcPr>
            <w:tcW w:w="960" w:type="dxa"/>
            <w:noWrap/>
            <w:hideMark/>
            <w:tcPrChange w:id="110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73" w:author="Nick.Tolimieri [2]" w:date="2022-09-09T12:38:00Z"/>
                <w:del w:id="11074" w:author="Nick.Tolimieri" w:date="2022-09-13T12:37:00Z"/>
                <w:rFonts w:asciiTheme="minorHAnsi" w:eastAsiaTheme="minorHAnsi" w:hAnsiTheme="minorHAnsi" w:cstheme="minorBidi"/>
                <w:sz w:val="22"/>
                <w:szCs w:val="22"/>
                <w:rPrChange w:id="11075" w:author="Nick.Tolimieri [2]" w:date="2022-09-09T12:38:00Z">
                  <w:rPr>
                    <w:ins w:id="11076" w:author="Nick.Tolimieri [2]" w:date="2022-09-09T12:38:00Z"/>
                    <w:del w:id="11077" w:author="Nick.Tolimieri" w:date="2022-09-13T12:37:00Z"/>
                    <w:rFonts w:ascii="Calibri" w:hAnsi="Calibri" w:cs="Calibri"/>
                    <w:color w:val="000000"/>
                    <w:sz w:val="22"/>
                    <w:szCs w:val="22"/>
                  </w:rPr>
                </w:rPrChange>
              </w:rPr>
              <w:pPrChange w:id="11078" w:author="Nick.Tolimieri [2]" w:date="2022-09-09T12:38:00Z">
                <w:pPr>
                  <w:jc w:val="right"/>
                </w:pPr>
              </w:pPrChange>
            </w:pPr>
            <w:ins w:id="11079" w:author="Nick.Tolimieri [2]" w:date="2022-09-09T12:38:00Z">
              <w:del w:id="11080" w:author="Nick.Tolimieri" w:date="2022-09-13T12:37:00Z">
                <w:r w:rsidRPr="001255CF" w:rsidDel="00207938">
                  <w:rPr>
                    <w:rFonts w:asciiTheme="minorHAnsi" w:eastAsiaTheme="minorHAnsi" w:hAnsiTheme="minorHAnsi" w:cstheme="minorBidi"/>
                    <w:sz w:val="22"/>
                    <w:szCs w:val="22"/>
                    <w:rPrChange w:id="11081" w:author="Nick.Tolimieri [2]" w:date="2022-09-09T12:38:00Z">
                      <w:rPr>
                        <w:rFonts w:ascii="Calibri" w:hAnsi="Calibri" w:cs="Calibri"/>
                        <w:color w:val="000000"/>
                        <w:sz w:val="22"/>
                        <w:szCs w:val="22"/>
                      </w:rPr>
                    </w:rPrChange>
                  </w:rPr>
                  <w:delText>2.59</w:delText>
                </w:r>
              </w:del>
            </w:ins>
          </w:p>
        </w:tc>
        <w:tc>
          <w:tcPr>
            <w:tcW w:w="960" w:type="dxa"/>
            <w:noWrap/>
            <w:hideMark/>
            <w:tcPrChange w:id="110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83" w:author="Nick.Tolimieri [2]" w:date="2022-09-09T12:38:00Z"/>
                <w:del w:id="11084" w:author="Nick.Tolimieri" w:date="2022-09-13T12:37:00Z"/>
                <w:rFonts w:asciiTheme="minorHAnsi" w:eastAsiaTheme="minorHAnsi" w:hAnsiTheme="minorHAnsi" w:cstheme="minorBidi"/>
                <w:sz w:val="22"/>
                <w:szCs w:val="22"/>
                <w:rPrChange w:id="11085" w:author="Nick.Tolimieri [2]" w:date="2022-09-09T12:38:00Z">
                  <w:rPr>
                    <w:ins w:id="11086" w:author="Nick.Tolimieri [2]" w:date="2022-09-09T12:38:00Z"/>
                    <w:del w:id="11087" w:author="Nick.Tolimieri" w:date="2022-09-13T12:37:00Z"/>
                    <w:rFonts w:ascii="Calibri" w:hAnsi="Calibri" w:cs="Calibri"/>
                    <w:color w:val="000000"/>
                    <w:sz w:val="22"/>
                    <w:szCs w:val="22"/>
                  </w:rPr>
                </w:rPrChange>
              </w:rPr>
              <w:pPrChange w:id="11088" w:author="Nick.Tolimieri [2]" w:date="2022-09-09T12:38:00Z">
                <w:pPr>
                  <w:jc w:val="right"/>
                </w:pPr>
              </w:pPrChange>
            </w:pPr>
            <w:ins w:id="11089" w:author="Nick.Tolimieri [2]" w:date="2022-09-09T12:38:00Z">
              <w:del w:id="11090" w:author="Nick.Tolimieri" w:date="2022-09-13T12:37:00Z">
                <w:r w:rsidRPr="001255CF" w:rsidDel="00207938">
                  <w:rPr>
                    <w:rFonts w:asciiTheme="minorHAnsi" w:eastAsiaTheme="minorHAnsi" w:hAnsiTheme="minorHAnsi" w:cstheme="minorBidi"/>
                    <w:sz w:val="22"/>
                    <w:szCs w:val="22"/>
                    <w:rPrChange w:id="11091" w:author="Nick.Tolimieri [2]" w:date="2022-09-09T12:38:00Z">
                      <w:rPr>
                        <w:rFonts w:ascii="Calibri" w:hAnsi="Calibri" w:cs="Calibri"/>
                        <w:color w:val="000000"/>
                        <w:sz w:val="22"/>
                        <w:szCs w:val="22"/>
                      </w:rPr>
                    </w:rPrChange>
                  </w:rPr>
                  <w:delText>0.5</w:delText>
                </w:r>
              </w:del>
            </w:ins>
          </w:p>
        </w:tc>
      </w:tr>
      <w:tr w:rsidR="001255CF" w:rsidRPr="001255CF" w:rsidDel="00207938" w:rsidTr="001255CF">
        <w:trPr>
          <w:divId w:val="1429738465"/>
          <w:trHeight w:val="300"/>
          <w:ins w:id="11092" w:author="Nick.Tolimieri [2]" w:date="2022-09-09T12:38:00Z"/>
          <w:del w:id="11093" w:author="Nick.Tolimieri" w:date="2022-09-13T12:37:00Z"/>
          <w:trPrChange w:id="11094" w:author="Nick.Tolimieri [2]" w:date="2022-09-09T12:38:00Z">
            <w:trPr>
              <w:divId w:val="1429738465"/>
              <w:trHeight w:val="300"/>
            </w:trPr>
          </w:trPrChange>
        </w:trPr>
        <w:tc>
          <w:tcPr>
            <w:tcW w:w="960" w:type="dxa"/>
            <w:noWrap/>
            <w:hideMark/>
            <w:tcPrChange w:id="110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96" w:author="Nick.Tolimieri [2]" w:date="2022-09-09T12:38:00Z"/>
                <w:del w:id="11097" w:author="Nick.Tolimieri" w:date="2022-09-13T12:37:00Z"/>
                <w:rFonts w:asciiTheme="minorHAnsi" w:eastAsiaTheme="minorHAnsi" w:hAnsiTheme="minorHAnsi" w:cstheme="minorBidi"/>
                <w:sz w:val="22"/>
                <w:szCs w:val="22"/>
                <w:rPrChange w:id="11098" w:author="Nick.Tolimieri [2]" w:date="2022-09-09T12:38:00Z">
                  <w:rPr>
                    <w:ins w:id="11099" w:author="Nick.Tolimieri [2]" w:date="2022-09-09T12:38:00Z"/>
                    <w:del w:id="11100" w:author="Nick.Tolimieri" w:date="2022-09-13T12:37:00Z"/>
                    <w:rFonts w:ascii="Calibri" w:hAnsi="Calibri" w:cs="Calibri"/>
                    <w:color w:val="000000"/>
                    <w:sz w:val="22"/>
                    <w:szCs w:val="22"/>
                  </w:rPr>
                </w:rPrChange>
              </w:rPr>
              <w:pPrChange w:id="11101" w:author="Nick.Tolimieri [2]" w:date="2022-09-09T12:38:00Z">
                <w:pPr/>
              </w:pPrChange>
            </w:pPr>
            <w:ins w:id="11102" w:author="Nick.Tolimieri [2]" w:date="2022-09-09T12:38:00Z">
              <w:del w:id="11103" w:author="Nick.Tolimieri" w:date="2022-09-13T12:37:00Z">
                <w:r w:rsidRPr="001255CF" w:rsidDel="00207938">
                  <w:rPr>
                    <w:rFonts w:asciiTheme="minorHAnsi" w:eastAsiaTheme="minorHAnsi" w:hAnsiTheme="minorHAnsi" w:cstheme="minorBidi"/>
                    <w:sz w:val="22"/>
                    <w:szCs w:val="22"/>
                    <w:rPrChange w:id="11104"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1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06" w:author="Nick.Tolimieri [2]" w:date="2022-09-09T12:38:00Z"/>
                <w:del w:id="11107" w:author="Nick.Tolimieri" w:date="2022-09-13T12:37:00Z"/>
                <w:rFonts w:asciiTheme="minorHAnsi" w:eastAsiaTheme="minorHAnsi" w:hAnsiTheme="minorHAnsi" w:cstheme="minorBidi"/>
                <w:sz w:val="22"/>
                <w:szCs w:val="22"/>
                <w:rPrChange w:id="11108" w:author="Nick.Tolimieri [2]" w:date="2022-09-09T12:38:00Z">
                  <w:rPr>
                    <w:ins w:id="11109" w:author="Nick.Tolimieri [2]" w:date="2022-09-09T12:38:00Z"/>
                    <w:del w:id="11110" w:author="Nick.Tolimieri" w:date="2022-09-13T12:37:00Z"/>
                    <w:rFonts w:ascii="Calibri" w:hAnsi="Calibri" w:cs="Calibri"/>
                    <w:color w:val="000000"/>
                    <w:sz w:val="22"/>
                    <w:szCs w:val="22"/>
                  </w:rPr>
                </w:rPrChange>
              </w:rPr>
              <w:pPrChange w:id="11111" w:author="Nick.Tolimieri [2]" w:date="2022-09-09T12:38:00Z">
                <w:pPr>
                  <w:jc w:val="right"/>
                </w:pPr>
              </w:pPrChange>
            </w:pPr>
            <w:ins w:id="11112" w:author="Nick.Tolimieri [2]" w:date="2022-09-09T12:38:00Z">
              <w:del w:id="11113" w:author="Nick.Tolimieri" w:date="2022-09-13T12:37:00Z">
                <w:r w:rsidRPr="001255CF" w:rsidDel="00207938">
                  <w:rPr>
                    <w:rFonts w:asciiTheme="minorHAnsi" w:eastAsiaTheme="minorHAnsi" w:hAnsiTheme="minorHAnsi" w:cstheme="minorBidi"/>
                    <w:sz w:val="22"/>
                    <w:szCs w:val="22"/>
                    <w:rPrChange w:id="11114" w:author="Nick.Tolimieri [2]" w:date="2022-09-09T12:38:00Z">
                      <w:rPr>
                        <w:rFonts w:ascii="Calibri" w:hAnsi="Calibri" w:cs="Calibri"/>
                        <w:color w:val="000000"/>
                        <w:sz w:val="22"/>
                        <w:szCs w:val="22"/>
                      </w:rPr>
                    </w:rPrChange>
                  </w:rPr>
                  <w:delText>2015</w:delText>
                </w:r>
              </w:del>
            </w:ins>
          </w:p>
        </w:tc>
        <w:tc>
          <w:tcPr>
            <w:tcW w:w="960" w:type="dxa"/>
            <w:noWrap/>
            <w:hideMark/>
            <w:tcPrChange w:id="111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16" w:author="Nick.Tolimieri [2]" w:date="2022-09-09T12:38:00Z"/>
                <w:del w:id="11117" w:author="Nick.Tolimieri" w:date="2022-09-13T12:37:00Z"/>
                <w:rFonts w:asciiTheme="minorHAnsi" w:eastAsiaTheme="minorHAnsi" w:hAnsiTheme="minorHAnsi" w:cstheme="minorBidi"/>
                <w:sz w:val="22"/>
                <w:szCs w:val="22"/>
                <w:rPrChange w:id="11118" w:author="Nick.Tolimieri [2]" w:date="2022-09-09T12:38:00Z">
                  <w:rPr>
                    <w:ins w:id="11119" w:author="Nick.Tolimieri [2]" w:date="2022-09-09T12:38:00Z"/>
                    <w:del w:id="11120" w:author="Nick.Tolimieri" w:date="2022-09-13T12:37:00Z"/>
                    <w:rFonts w:ascii="Calibri" w:hAnsi="Calibri" w:cs="Calibri"/>
                    <w:color w:val="000000"/>
                    <w:sz w:val="22"/>
                    <w:szCs w:val="22"/>
                  </w:rPr>
                </w:rPrChange>
              </w:rPr>
              <w:pPrChange w:id="11121" w:author="Nick.Tolimieri [2]" w:date="2022-09-09T12:38:00Z">
                <w:pPr>
                  <w:jc w:val="right"/>
                </w:pPr>
              </w:pPrChange>
            </w:pPr>
            <w:ins w:id="11122" w:author="Nick.Tolimieri [2]" w:date="2022-09-09T12:38:00Z">
              <w:del w:id="11123" w:author="Nick.Tolimieri" w:date="2022-09-13T12:37:00Z">
                <w:r w:rsidRPr="001255CF" w:rsidDel="00207938">
                  <w:rPr>
                    <w:rFonts w:asciiTheme="minorHAnsi" w:eastAsiaTheme="minorHAnsi" w:hAnsiTheme="minorHAnsi" w:cstheme="minorBidi"/>
                    <w:sz w:val="22"/>
                    <w:szCs w:val="22"/>
                    <w:rPrChange w:id="11124" w:author="Nick.Tolimieri [2]" w:date="2022-09-09T12:38:00Z">
                      <w:rPr>
                        <w:rFonts w:ascii="Calibri" w:hAnsi="Calibri" w:cs="Calibri"/>
                        <w:color w:val="000000"/>
                        <w:sz w:val="22"/>
                        <w:szCs w:val="22"/>
                      </w:rPr>
                    </w:rPrChange>
                  </w:rPr>
                  <w:delText>0</w:delText>
                </w:r>
              </w:del>
            </w:ins>
          </w:p>
        </w:tc>
        <w:tc>
          <w:tcPr>
            <w:tcW w:w="960" w:type="dxa"/>
            <w:noWrap/>
            <w:hideMark/>
            <w:tcPrChange w:id="111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26" w:author="Nick.Tolimieri [2]" w:date="2022-09-09T12:38:00Z"/>
                <w:del w:id="11127" w:author="Nick.Tolimieri" w:date="2022-09-13T12:37:00Z"/>
                <w:rFonts w:asciiTheme="minorHAnsi" w:eastAsiaTheme="minorHAnsi" w:hAnsiTheme="minorHAnsi" w:cstheme="minorBidi"/>
                <w:sz w:val="22"/>
                <w:szCs w:val="22"/>
                <w:rPrChange w:id="11128" w:author="Nick.Tolimieri [2]" w:date="2022-09-09T12:38:00Z">
                  <w:rPr>
                    <w:ins w:id="11129" w:author="Nick.Tolimieri [2]" w:date="2022-09-09T12:38:00Z"/>
                    <w:del w:id="11130" w:author="Nick.Tolimieri" w:date="2022-09-13T12:37:00Z"/>
                    <w:rFonts w:ascii="Calibri" w:hAnsi="Calibri" w:cs="Calibri"/>
                    <w:color w:val="000000"/>
                    <w:sz w:val="22"/>
                    <w:szCs w:val="22"/>
                  </w:rPr>
                </w:rPrChange>
              </w:rPr>
              <w:pPrChange w:id="11131" w:author="Nick.Tolimieri [2]" w:date="2022-09-09T12:38:00Z">
                <w:pPr>
                  <w:jc w:val="right"/>
                </w:pPr>
              </w:pPrChange>
            </w:pPr>
            <w:ins w:id="11132" w:author="Nick.Tolimieri [2]" w:date="2022-09-09T12:38:00Z">
              <w:del w:id="11133" w:author="Nick.Tolimieri" w:date="2022-09-13T12:37:00Z">
                <w:r w:rsidRPr="001255CF" w:rsidDel="00207938">
                  <w:rPr>
                    <w:rFonts w:asciiTheme="minorHAnsi" w:eastAsiaTheme="minorHAnsi" w:hAnsiTheme="minorHAnsi" w:cstheme="minorBidi"/>
                    <w:sz w:val="22"/>
                    <w:szCs w:val="22"/>
                    <w:rPrChange w:id="11134" w:author="Nick.Tolimieri [2]" w:date="2022-09-09T12:38:00Z">
                      <w:rPr>
                        <w:rFonts w:ascii="Calibri" w:hAnsi="Calibri" w:cs="Calibri"/>
                        <w:color w:val="000000"/>
                        <w:sz w:val="22"/>
                        <w:szCs w:val="22"/>
                      </w:rPr>
                    </w:rPrChange>
                  </w:rPr>
                  <w:delText>98</w:delText>
                </w:r>
              </w:del>
            </w:ins>
          </w:p>
        </w:tc>
        <w:tc>
          <w:tcPr>
            <w:tcW w:w="960" w:type="dxa"/>
            <w:noWrap/>
            <w:hideMark/>
            <w:tcPrChange w:id="111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36" w:author="Nick.Tolimieri [2]" w:date="2022-09-09T12:38:00Z"/>
                <w:del w:id="11137" w:author="Nick.Tolimieri" w:date="2022-09-13T12:37:00Z"/>
                <w:rFonts w:asciiTheme="minorHAnsi" w:eastAsiaTheme="minorHAnsi" w:hAnsiTheme="minorHAnsi" w:cstheme="minorBidi"/>
                <w:sz w:val="22"/>
                <w:szCs w:val="22"/>
                <w:rPrChange w:id="11138" w:author="Nick.Tolimieri [2]" w:date="2022-09-09T12:38:00Z">
                  <w:rPr>
                    <w:ins w:id="11139" w:author="Nick.Tolimieri [2]" w:date="2022-09-09T12:38:00Z"/>
                    <w:del w:id="11140" w:author="Nick.Tolimieri" w:date="2022-09-13T12:37:00Z"/>
                    <w:rFonts w:ascii="Calibri" w:hAnsi="Calibri" w:cs="Calibri"/>
                    <w:color w:val="000000"/>
                    <w:sz w:val="22"/>
                    <w:szCs w:val="22"/>
                  </w:rPr>
                </w:rPrChange>
              </w:rPr>
              <w:pPrChange w:id="11141" w:author="Nick.Tolimieri [2]" w:date="2022-09-09T12:38:00Z">
                <w:pPr>
                  <w:jc w:val="right"/>
                </w:pPr>
              </w:pPrChange>
            </w:pPr>
            <w:ins w:id="11142" w:author="Nick.Tolimieri [2]" w:date="2022-09-09T12:38:00Z">
              <w:del w:id="11143" w:author="Nick.Tolimieri" w:date="2022-09-13T12:37:00Z">
                <w:r w:rsidRPr="001255CF" w:rsidDel="00207938">
                  <w:rPr>
                    <w:rFonts w:asciiTheme="minorHAnsi" w:eastAsiaTheme="minorHAnsi" w:hAnsiTheme="minorHAnsi" w:cstheme="minorBidi"/>
                    <w:sz w:val="22"/>
                    <w:szCs w:val="22"/>
                    <w:rPrChange w:id="11144" w:author="Nick.Tolimieri [2]" w:date="2022-09-09T12:38:00Z">
                      <w:rPr>
                        <w:rFonts w:ascii="Calibri" w:hAnsi="Calibri" w:cs="Calibri"/>
                        <w:color w:val="000000"/>
                        <w:sz w:val="22"/>
                        <w:szCs w:val="22"/>
                      </w:rPr>
                    </w:rPrChange>
                  </w:rPr>
                  <w:delText>6</w:delText>
                </w:r>
              </w:del>
            </w:ins>
          </w:p>
        </w:tc>
        <w:tc>
          <w:tcPr>
            <w:tcW w:w="960" w:type="dxa"/>
            <w:noWrap/>
            <w:hideMark/>
            <w:tcPrChange w:id="111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46" w:author="Nick.Tolimieri [2]" w:date="2022-09-09T12:38:00Z"/>
                <w:del w:id="11147" w:author="Nick.Tolimieri" w:date="2022-09-13T12:37:00Z"/>
                <w:rFonts w:asciiTheme="minorHAnsi" w:eastAsiaTheme="minorHAnsi" w:hAnsiTheme="minorHAnsi" w:cstheme="minorBidi"/>
                <w:sz w:val="22"/>
                <w:szCs w:val="22"/>
                <w:rPrChange w:id="11148" w:author="Nick.Tolimieri [2]" w:date="2022-09-09T12:38:00Z">
                  <w:rPr>
                    <w:ins w:id="11149" w:author="Nick.Tolimieri [2]" w:date="2022-09-09T12:38:00Z"/>
                    <w:del w:id="11150" w:author="Nick.Tolimieri" w:date="2022-09-13T12:37:00Z"/>
                    <w:rFonts w:ascii="Calibri" w:hAnsi="Calibri" w:cs="Calibri"/>
                    <w:color w:val="000000"/>
                    <w:sz w:val="22"/>
                    <w:szCs w:val="22"/>
                  </w:rPr>
                </w:rPrChange>
              </w:rPr>
              <w:pPrChange w:id="11151" w:author="Nick.Tolimieri [2]" w:date="2022-09-09T12:38:00Z">
                <w:pPr>
                  <w:jc w:val="right"/>
                </w:pPr>
              </w:pPrChange>
            </w:pPr>
            <w:ins w:id="11152" w:author="Nick.Tolimieri [2]" w:date="2022-09-09T12:38:00Z">
              <w:del w:id="11153" w:author="Nick.Tolimieri" w:date="2022-09-13T12:37:00Z">
                <w:r w:rsidRPr="001255CF" w:rsidDel="00207938">
                  <w:rPr>
                    <w:rFonts w:asciiTheme="minorHAnsi" w:eastAsiaTheme="minorHAnsi" w:hAnsiTheme="minorHAnsi" w:cstheme="minorBidi"/>
                    <w:sz w:val="22"/>
                    <w:szCs w:val="22"/>
                    <w:rPrChange w:id="11154" w:author="Nick.Tolimieri [2]" w:date="2022-09-09T12:38:00Z">
                      <w:rPr>
                        <w:rFonts w:ascii="Calibri" w:hAnsi="Calibri" w:cs="Calibri"/>
                        <w:color w:val="000000"/>
                        <w:sz w:val="22"/>
                        <w:szCs w:val="22"/>
                      </w:rPr>
                    </w:rPrChange>
                  </w:rPr>
                  <w:delText>77</w:delText>
                </w:r>
              </w:del>
            </w:ins>
          </w:p>
        </w:tc>
        <w:tc>
          <w:tcPr>
            <w:tcW w:w="960" w:type="dxa"/>
            <w:noWrap/>
            <w:hideMark/>
            <w:tcPrChange w:id="111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56" w:author="Nick.Tolimieri [2]" w:date="2022-09-09T12:38:00Z"/>
                <w:del w:id="11157" w:author="Nick.Tolimieri" w:date="2022-09-13T12:37:00Z"/>
                <w:rFonts w:asciiTheme="minorHAnsi" w:eastAsiaTheme="minorHAnsi" w:hAnsiTheme="minorHAnsi" w:cstheme="minorBidi"/>
                <w:sz w:val="22"/>
                <w:szCs w:val="22"/>
                <w:rPrChange w:id="11158" w:author="Nick.Tolimieri [2]" w:date="2022-09-09T12:38:00Z">
                  <w:rPr>
                    <w:ins w:id="11159" w:author="Nick.Tolimieri [2]" w:date="2022-09-09T12:38:00Z"/>
                    <w:del w:id="11160" w:author="Nick.Tolimieri" w:date="2022-09-13T12:37:00Z"/>
                    <w:rFonts w:ascii="Calibri" w:hAnsi="Calibri" w:cs="Calibri"/>
                    <w:color w:val="000000"/>
                    <w:sz w:val="22"/>
                    <w:szCs w:val="22"/>
                  </w:rPr>
                </w:rPrChange>
              </w:rPr>
              <w:pPrChange w:id="11161" w:author="Nick.Tolimieri [2]" w:date="2022-09-09T12:38:00Z">
                <w:pPr>
                  <w:jc w:val="right"/>
                </w:pPr>
              </w:pPrChange>
            </w:pPr>
            <w:ins w:id="11162" w:author="Nick.Tolimieri [2]" w:date="2022-09-09T12:38:00Z">
              <w:del w:id="11163" w:author="Nick.Tolimieri" w:date="2022-09-13T12:37:00Z">
                <w:r w:rsidRPr="001255CF" w:rsidDel="00207938">
                  <w:rPr>
                    <w:rFonts w:asciiTheme="minorHAnsi" w:eastAsiaTheme="minorHAnsi" w:hAnsiTheme="minorHAnsi" w:cstheme="minorBidi"/>
                    <w:sz w:val="22"/>
                    <w:szCs w:val="22"/>
                    <w:rPrChange w:id="11164" w:author="Nick.Tolimieri [2]" w:date="2022-09-09T12:38:00Z">
                      <w:rPr>
                        <w:rFonts w:ascii="Calibri" w:hAnsi="Calibri" w:cs="Calibri"/>
                        <w:color w:val="000000"/>
                        <w:sz w:val="22"/>
                        <w:szCs w:val="22"/>
                      </w:rPr>
                    </w:rPrChange>
                  </w:rPr>
                  <w:delText>5</w:delText>
                </w:r>
              </w:del>
            </w:ins>
          </w:p>
        </w:tc>
        <w:tc>
          <w:tcPr>
            <w:tcW w:w="960" w:type="dxa"/>
            <w:noWrap/>
            <w:hideMark/>
            <w:tcPrChange w:id="111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66" w:author="Nick.Tolimieri [2]" w:date="2022-09-09T12:38:00Z"/>
                <w:del w:id="11167" w:author="Nick.Tolimieri" w:date="2022-09-13T12:37:00Z"/>
                <w:rFonts w:asciiTheme="minorHAnsi" w:eastAsiaTheme="minorHAnsi" w:hAnsiTheme="minorHAnsi" w:cstheme="minorBidi"/>
                <w:sz w:val="22"/>
                <w:szCs w:val="22"/>
                <w:rPrChange w:id="11168" w:author="Nick.Tolimieri [2]" w:date="2022-09-09T12:38:00Z">
                  <w:rPr>
                    <w:ins w:id="11169" w:author="Nick.Tolimieri [2]" w:date="2022-09-09T12:38:00Z"/>
                    <w:del w:id="11170" w:author="Nick.Tolimieri" w:date="2022-09-13T12:37:00Z"/>
                    <w:rFonts w:ascii="Calibri" w:hAnsi="Calibri" w:cs="Calibri"/>
                    <w:color w:val="000000"/>
                    <w:sz w:val="22"/>
                    <w:szCs w:val="22"/>
                  </w:rPr>
                </w:rPrChange>
              </w:rPr>
              <w:pPrChange w:id="11171" w:author="Nick.Tolimieri [2]" w:date="2022-09-09T12:38:00Z">
                <w:pPr>
                  <w:jc w:val="right"/>
                </w:pPr>
              </w:pPrChange>
            </w:pPr>
            <w:ins w:id="11172" w:author="Nick.Tolimieri [2]" w:date="2022-09-09T12:38:00Z">
              <w:del w:id="11173" w:author="Nick.Tolimieri" w:date="2022-09-13T12:37:00Z">
                <w:r w:rsidRPr="001255CF" w:rsidDel="00207938">
                  <w:rPr>
                    <w:rFonts w:asciiTheme="minorHAnsi" w:eastAsiaTheme="minorHAnsi" w:hAnsiTheme="minorHAnsi" w:cstheme="minorBidi"/>
                    <w:sz w:val="22"/>
                    <w:szCs w:val="22"/>
                    <w:rPrChange w:id="11174" w:author="Nick.Tolimieri [2]" w:date="2022-09-09T12:38:00Z">
                      <w:rPr>
                        <w:rFonts w:ascii="Calibri" w:hAnsi="Calibri" w:cs="Calibri"/>
                        <w:color w:val="000000"/>
                        <w:sz w:val="22"/>
                        <w:szCs w:val="22"/>
                      </w:rPr>
                    </w:rPrChange>
                  </w:rPr>
                  <w:delText>22</w:delText>
                </w:r>
              </w:del>
            </w:ins>
          </w:p>
        </w:tc>
        <w:tc>
          <w:tcPr>
            <w:tcW w:w="960" w:type="dxa"/>
            <w:noWrap/>
            <w:hideMark/>
            <w:tcPrChange w:id="111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76" w:author="Nick.Tolimieri [2]" w:date="2022-09-09T12:38:00Z"/>
                <w:del w:id="11177" w:author="Nick.Tolimieri" w:date="2022-09-13T12:37:00Z"/>
                <w:rFonts w:asciiTheme="minorHAnsi" w:eastAsiaTheme="minorHAnsi" w:hAnsiTheme="minorHAnsi" w:cstheme="minorBidi"/>
                <w:sz w:val="22"/>
                <w:szCs w:val="22"/>
                <w:rPrChange w:id="11178" w:author="Nick.Tolimieri [2]" w:date="2022-09-09T12:38:00Z">
                  <w:rPr>
                    <w:ins w:id="11179" w:author="Nick.Tolimieri [2]" w:date="2022-09-09T12:38:00Z"/>
                    <w:del w:id="11180" w:author="Nick.Tolimieri" w:date="2022-09-13T12:37:00Z"/>
                    <w:rFonts w:ascii="Calibri" w:hAnsi="Calibri" w:cs="Calibri"/>
                    <w:color w:val="000000"/>
                    <w:sz w:val="22"/>
                    <w:szCs w:val="22"/>
                  </w:rPr>
                </w:rPrChange>
              </w:rPr>
              <w:pPrChange w:id="11181" w:author="Nick.Tolimieri [2]" w:date="2022-09-09T12:38:00Z">
                <w:pPr>
                  <w:jc w:val="right"/>
                </w:pPr>
              </w:pPrChange>
            </w:pPr>
            <w:ins w:id="11182" w:author="Nick.Tolimieri [2]" w:date="2022-09-09T12:38:00Z">
              <w:del w:id="11183" w:author="Nick.Tolimieri" w:date="2022-09-13T12:37:00Z">
                <w:r w:rsidRPr="001255CF" w:rsidDel="00207938">
                  <w:rPr>
                    <w:rFonts w:asciiTheme="minorHAnsi" w:eastAsiaTheme="minorHAnsi" w:hAnsiTheme="minorHAnsi" w:cstheme="minorBidi"/>
                    <w:sz w:val="22"/>
                    <w:szCs w:val="22"/>
                    <w:rPrChange w:id="11184" w:author="Nick.Tolimieri [2]" w:date="2022-09-09T12:38:00Z">
                      <w:rPr>
                        <w:rFonts w:ascii="Calibri" w:hAnsi="Calibri" w:cs="Calibri"/>
                        <w:color w:val="000000"/>
                        <w:sz w:val="22"/>
                        <w:szCs w:val="22"/>
                      </w:rPr>
                    </w:rPrChange>
                  </w:rPr>
                  <w:delText>1.73</w:delText>
                </w:r>
              </w:del>
            </w:ins>
          </w:p>
        </w:tc>
        <w:tc>
          <w:tcPr>
            <w:tcW w:w="960" w:type="dxa"/>
            <w:noWrap/>
            <w:hideMark/>
            <w:tcPrChange w:id="111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86" w:author="Nick.Tolimieri [2]" w:date="2022-09-09T12:38:00Z"/>
                <w:del w:id="11187" w:author="Nick.Tolimieri" w:date="2022-09-13T12:37:00Z"/>
                <w:rFonts w:asciiTheme="minorHAnsi" w:eastAsiaTheme="minorHAnsi" w:hAnsiTheme="minorHAnsi" w:cstheme="minorBidi"/>
                <w:sz w:val="22"/>
                <w:szCs w:val="22"/>
                <w:rPrChange w:id="11188" w:author="Nick.Tolimieri [2]" w:date="2022-09-09T12:38:00Z">
                  <w:rPr>
                    <w:ins w:id="11189" w:author="Nick.Tolimieri [2]" w:date="2022-09-09T12:38:00Z"/>
                    <w:del w:id="11190" w:author="Nick.Tolimieri" w:date="2022-09-13T12:37:00Z"/>
                    <w:rFonts w:ascii="Calibri" w:hAnsi="Calibri" w:cs="Calibri"/>
                    <w:color w:val="000000"/>
                    <w:sz w:val="22"/>
                    <w:szCs w:val="22"/>
                  </w:rPr>
                </w:rPrChange>
              </w:rPr>
              <w:pPrChange w:id="11191" w:author="Nick.Tolimieri [2]" w:date="2022-09-09T12:38:00Z">
                <w:pPr>
                  <w:jc w:val="right"/>
                </w:pPr>
              </w:pPrChange>
            </w:pPr>
            <w:ins w:id="11192" w:author="Nick.Tolimieri [2]" w:date="2022-09-09T12:38:00Z">
              <w:del w:id="11193" w:author="Nick.Tolimieri" w:date="2022-09-13T12:37:00Z">
                <w:r w:rsidRPr="001255CF" w:rsidDel="00207938">
                  <w:rPr>
                    <w:rFonts w:asciiTheme="minorHAnsi" w:eastAsiaTheme="minorHAnsi" w:hAnsiTheme="minorHAnsi" w:cstheme="minorBidi"/>
                    <w:sz w:val="22"/>
                    <w:szCs w:val="22"/>
                    <w:rPrChange w:id="11194" w:author="Nick.Tolimieri [2]" w:date="2022-09-09T12:38:00Z">
                      <w:rPr>
                        <w:rFonts w:ascii="Calibri" w:hAnsi="Calibri" w:cs="Calibri"/>
                        <w:color w:val="000000"/>
                        <w:sz w:val="22"/>
                        <w:szCs w:val="22"/>
                      </w:rPr>
                    </w:rPrChange>
                  </w:rPr>
                  <w:delText>0.26</w:delText>
                </w:r>
              </w:del>
            </w:ins>
          </w:p>
        </w:tc>
      </w:tr>
      <w:tr w:rsidR="001255CF" w:rsidRPr="001255CF" w:rsidDel="00207938" w:rsidTr="001255CF">
        <w:trPr>
          <w:divId w:val="1429738465"/>
          <w:trHeight w:val="300"/>
          <w:ins w:id="11195" w:author="Nick.Tolimieri [2]" w:date="2022-09-09T12:38:00Z"/>
          <w:del w:id="11196" w:author="Nick.Tolimieri" w:date="2022-09-13T12:37:00Z"/>
          <w:trPrChange w:id="11197" w:author="Nick.Tolimieri [2]" w:date="2022-09-09T12:38:00Z">
            <w:trPr>
              <w:divId w:val="1429738465"/>
              <w:trHeight w:val="300"/>
            </w:trPr>
          </w:trPrChange>
        </w:trPr>
        <w:tc>
          <w:tcPr>
            <w:tcW w:w="960" w:type="dxa"/>
            <w:noWrap/>
            <w:hideMark/>
            <w:tcPrChange w:id="111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99" w:author="Nick.Tolimieri [2]" w:date="2022-09-09T12:38:00Z"/>
                <w:del w:id="11200" w:author="Nick.Tolimieri" w:date="2022-09-13T12:37:00Z"/>
                <w:rFonts w:asciiTheme="minorHAnsi" w:eastAsiaTheme="minorHAnsi" w:hAnsiTheme="minorHAnsi" w:cstheme="minorBidi"/>
                <w:sz w:val="22"/>
                <w:szCs w:val="22"/>
                <w:rPrChange w:id="11201" w:author="Nick.Tolimieri [2]" w:date="2022-09-09T12:38:00Z">
                  <w:rPr>
                    <w:ins w:id="11202" w:author="Nick.Tolimieri [2]" w:date="2022-09-09T12:38:00Z"/>
                    <w:del w:id="11203" w:author="Nick.Tolimieri" w:date="2022-09-13T12:37:00Z"/>
                    <w:rFonts w:ascii="Calibri" w:hAnsi="Calibri" w:cs="Calibri"/>
                    <w:color w:val="000000"/>
                    <w:sz w:val="22"/>
                    <w:szCs w:val="22"/>
                  </w:rPr>
                </w:rPrChange>
              </w:rPr>
              <w:pPrChange w:id="11204" w:author="Nick.Tolimieri [2]" w:date="2022-09-09T12:38:00Z">
                <w:pPr/>
              </w:pPrChange>
            </w:pPr>
            <w:ins w:id="11205" w:author="Nick.Tolimieri [2]" w:date="2022-09-09T12:38:00Z">
              <w:del w:id="11206" w:author="Nick.Tolimieri" w:date="2022-09-13T12:37:00Z">
                <w:r w:rsidRPr="001255CF" w:rsidDel="00207938">
                  <w:rPr>
                    <w:rFonts w:asciiTheme="minorHAnsi" w:eastAsiaTheme="minorHAnsi" w:hAnsiTheme="minorHAnsi" w:cstheme="minorBidi"/>
                    <w:sz w:val="22"/>
                    <w:szCs w:val="22"/>
                    <w:rPrChange w:id="11207"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2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09" w:author="Nick.Tolimieri [2]" w:date="2022-09-09T12:38:00Z"/>
                <w:del w:id="11210" w:author="Nick.Tolimieri" w:date="2022-09-13T12:37:00Z"/>
                <w:rFonts w:asciiTheme="minorHAnsi" w:eastAsiaTheme="minorHAnsi" w:hAnsiTheme="minorHAnsi" w:cstheme="minorBidi"/>
                <w:sz w:val="22"/>
                <w:szCs w:val="22"/>
                <w:rPrChange w:id="11211" w:author="Nick.Tolimieri [2]" w:date="2022-09-09T12:38:00Z">
                  <w:rPr>
                    <w:ins w:id="11212" w:author="Nick.Tolimieri [2]" w:date="2022-09-09T12:38:00Z"/>
                    <w:del w:id="11213" w:author="Nick.Tolimieri" w:date="2022-09-13T12:37:00Z"/>
                    <w:rFonts w:ascii="Calibri" w:hAnsi="Calibri" w:cs="Calibri"/>
                    <w:color w:val="000000"/>
                    <w:sz w:val="22"/>
                    <w:szCs w:val="22"/>
                  </w:rPr>
                </w:rPrChange>
              </w:rPr>
              <w:pPrChange w:id="11214" w:author="Nick.Tolimieri [2]" w:date="2022-09-09T12:38:00Z">
                <w:pPr>
                  <w:jc w:val="right"/>
                </w:pPr>
              </w:pPrChange>
            </w:pPr>
            <w:ins w:id="11215" w:author="Nick.Tolimieri [2]" w:date="2022-09-09T12:38:00Z">
              <w:del w:id="11216" w:author="Nick.Tolimieri" w:date="2022-09-13T12:37:00Z">
                <w:r w:rsidRPr="001255CF" w:rsidDel="00207938">
                  <w:rPr>
                    <w:rFonts w:asciiTheme="minorHAnsi" w:eastAsiaTheme="minorHAnsi" w:hAnsiTheme="minorHAnsi" w:cstheme="minorBidi"/>
                    <w:sz w:val="22"/>
                    <w:szCs w:val="22"/>
                    <w:rPrChange w:id="11217" w:author="Nick.Tolimieri [2]" w:date="2022-09-09T12:38:00Z">
                      <w:rPr>
                        <w:rFonts w:ascii="Calibri" w:hAnsi="Calibri" w:cs="Calibri"/>
                        <w:color w:val="000000"/>
                        <w:sz w:val="22"/>
                        <w:szCs w:val="22"/>
                      </w:rPr>
                    </w:rPrChange>
                  </w:rPr>
                  <w:delText>2016</w:delText>
                </w:r>
              </w:del>
            </w:ins>
          </w:p>
        </w:tc>
        <w:tc>
          <w:tcPr>
            <w:tcW w:w="960" w:type="dxa"/>
            <w:noWrap/>
            <w:hideMark/>
            <w:tcPrChange w:id="112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19" w:author="Nick.Tolimieri [2]" w:date="2022-09-09T12:38:00Z"/>
                <w:del w:id="11220" w:author="Nick.Tolimieri" w:date="2022-09-13T12:37:00Z"/>
                <w:rFonts w:asciiTheme="minorHAnsi" w:eastAsiaTheme="minorHAnsi" w:hAnsiTheme="minorHAnsi" w:cstheme="minorBidi"/>
                <w:sz w:val="22"/>
                <w:szCs w:val="22"/>
                <w:rPrChange w:id="11221" w:author="Nick.Tolimieri [2]" w:date="2022-09-09T12:38:00Z">
                  <w:rPr>
                    <w:ins w:id="11222" w:author="Nick.Tolimieri [2]" w:date="2022-09-09T12:38:00Z"/>
                    <w:del w:id="11223" w:author="Nick.Tolimieri" w:date="2022-09-13T12:37:00Z"/>
                    <w:rFonts w:ascii="Calibri" w:hAnsi="Calibri" w:cs="Calibri"/>
                    <w:color w:val="000000"/>
                    <w:sz w:val="22"/>
                    <w:szCs w:val="22"/>
                  </w:rPr>
                </w:rPrChange>
              </w:rPr>
              <w:pPrChange w:id="11224" w:author="Nick.Tolimieri [2]" w:date="2022-09-09T12:38:00Z">
                <w:pPr>
                  <w:jc w:val="right"/>
                </w:pPr>
              </w:pPrChange>
            </w:pPr>
            <w:ins w:id="11225" w:author="Nick.Tolimieri [2]" w:date="2022-09-09T12:38:00Z">
              <w:del w:id="11226" w:author="Nick.Tolimieri" w:date="2022-09-13T12:37:00Z">
                <w:r w:rsidRPr="001255CF" w:rsidDel="00207938">
                  <w:rPr>
                    <w:rFonts w:asciiTheme="minorHAnsi" w:eastAsiaTheme="minorHAnsi" w:hAnsiTheme="minorHAnsi" w:cstheme="minorBidi"/>
                    <w:sz w:val="22"/>
                    <w:szCs w:val="22"/>
                    <w:rPrChange w:id="11227" w:author="Nick.Tolimieri [2]" w:date="2022-09-09T12:38:00Z">
                      <w:rPr>
                        <w:rFonts w:ascii="Calibri" w:hAnsi="Calibri" w:cs="Calibri"/>
                        <w:color w:val="000000"/>
                        <w:sz w:val="22"/>
                        <w:szCs w:val="22"/>
                      </w:rPr>
                    </w:rPrChange>
                  </w:rPr>
                  <w:delText>0</w:delText>
                </w:r>
              </w:del>
            </w:ins>
          </w:p>
        </w:tc>
        <w:tc>
          <w:tcPr>
            <w:tcW w:w="960" w:type="dxa"/>
            <w:noWrap/>
            <w:hideMark/>
            <w:tcPrChange w:id="112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29" w:author="Nick.Tolimieri [2]" w:date="2022-09-09T12:38:00Z"/>
                <w:del w:id="11230" w:author="Nick.Tolimieri" w:date="2022-09-13T12:37:00Z"/>
                <w:rFonts w:asciiTheme="minorHAnsi" w:eastAsiaTheme="minorHAnsi" w:hAnsiTheme="minorHAnsi" w:cstheme="minorBidi"/>
                <w:sz w:val="22"/>
                <w:szCs w:val="22"/>
                <w:rPrChange w:id="11231" w:author="Nick.Tolimieri [2]" w:date="2022-09-09T12:38:00Z">
                  <w:rPr>
                    <w:ins w:id="11232" w:author="Nick.Tolimieri [2]" w:date="2022-09-09T12:38:00Z"/>
                    <w:del w:id="11233" w:author="Nick.Tolimieri" w:date="2022-09-13T12:37:00Z"/>
                    <w:rFonts w:ascii="Calibri" w:hAnsi="Calibri" w:cs="Calibri"/>
                    <w:color w:val="000000"/>
                    <w:sz w:val="22"/>
                    <w:szCs w:val="22"/>
                  </w:rPr>
                </w:rPrChange>
              </w:rPr>
              <w:pPrChange w:id="11234" w:author="Nick.Tolimieri [2]" w:date="2022-09-09T12:38:00Z">
                <w:pPr>
                  <w:jc w:val="right"/>
                </w:pPr>
              </w:pPrChange>
            </w:pPr>
            <w:ins w:id="11235" w:author="Nick.Tolimieri [2]" w:date="2022-09-09T12:38:00Z">
              <w:del w:id="11236" w:author="Nick.Tolimieri" w:date="2022-09-13T12:37:00Z">
                <w:r w:rsidRPr="001255CF" w:rsidDel="00207938">
                  <w:rPr>
                    <w:rFonts w:asciiTheme="minorHAnsi" w:eastAsiaTheme="minorHAnsi" w:hAnsiTheme="minorHAnsi" w:cstheme="minorBidi"/>
                    <w:sz w:val="22"/>
                    <w:szCs w:val="22"/>
                    <w:rPrChange w:id="11237" w:author="Nick.Tolimieri [2]" w:date="2022-09-09T12:38:00Z">
                      <w:rPr>
                        <w:rFonts w:ascii="Calibri" w:hAnsi="Calibri" w:cs="Calibri"/>
                        <w:color w:val="000000"/>
                        <w:sz w:val="22"/>
                        <w:szCs w:val="22"/>
                      </w:rPr>
                    </w:rPrChange>
                  </w:rPr>
                  <w:delText>116</w:delText>
                </w:r>
              </w:del>
            </w:ins>
          </w:p>
        </w:tc>
        <w:tc>
          <w:tcPr>
            <w:tcW w:w="960" w:type="dxa"/>
            <w:noWrap/>
            <w:hideMark/>
            <w:tcPrChange w:id="112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39" w:author="Nick.Tolimieri [2]" w:date="2022-09-09T12:38:00Z"/>
                <w:del w:id="11240" w:author="Nick.Tolimieri" w:date="2022-09-13T12:37:00Z"/>
                <w:rFonts w:asciiTheme="minorHAnsi" w:eastAsiaTheme="minorHAnsi" w:hAnsiTheme="minorHAnsi" w:cstheme="minorBidi"/>
                <w:sz w:val="22"/>
                <w:szCs w:val="22"/>
                <w:rPrChange w:id="11241" w:author="Nick.Tolimieri [2]" w:date="2022-09-09T12:38:00Z">
                  <w:rPr>
                    <w:ins w:id="11242" w:author="Nick.Tolimieri [2]" w:date="2022-09-09T12:38:00Z"/>
                    <w:del w:id="11243" w:author="Nick.Tolimieri" w:date="2022-09-13T12:37:00Z"/>
                    <w:rFonts w:ascii="Calibri" w:hAnsi="Calibri" w:cs="Calibri"/>
                    <w:color w:val="000000"/>
                    <w:sz w:val="22"/>
                    <w:szCs w:val="22"/>
                  </w:rPr>
                </w:rPrChange>
              </w:rPr>
              <w:pPrChange w:id="11244" w:author="Nick.Tolimieri [2]" w:date="2022-09-09T12:38:00Z">
                <w:pPr>
                  <w:jc w:val="right"/>
                </w:pPr>
              </w:pPrChange>
            </w:pPr>
            <w:ins w:id="11245" w:author="Nick.Tolimieri [2]" w:date="2022-09-09T12:38:00Z">
              <w:del w:id="11246" w:author="Nick.Tolimieri" w:date="2022-09-13T12:37:00Z">
                <w:r w:rsidRPr="001255CF" w:rsidDel="00207938">
                  <w:rPr>
                    <w:rFonts w:asciiTheme="minorHAnsi" w:eastAsiaTheme="minorHAnsi" w:hAnsiTheme="minorHAnsi" w:cstheme="minorBidi"/>
                    <w:sz w:val="22"/>
                    <w:szCs w:val="22"/>
                    <w:rPrChange w:id="11247" w:author="Nick.Tolimieri [2]" w:date="2022-09-09T12:38:00Z">
                      <w:rPr>
                        <w:rFonts w:ascii="Calibri" w:hAnsi="Calibri" w:cs="Calibri"/>
                        <w:color w:val="000000"/>
                        <w:sz w:val="22"/>
                        <w:szCs w:val="22"/>
                      </w:rPr>
                    </w:rPrChange>
                  </w:rPr>
                  <w:delText>5</w:delText>
                </w:r>
              </w:del>
            </w:ins>
          </w:p>
        </w:tc>
        <w:tc>
          <w:tcPr>
            <w:tcW w:w="960" w:type="dxa"/>
            <w:noWrap/>
            <w:hideMark/>
            <w:tcPrChange w:id="112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49" w:author="Nick.Tolimieri [2]" w:date="2022-09-09T12:38:00Z"/>
                <w:del w:id="11250" w:author="Nick.Tolimieri" w:date="2022-09-13T12:37:00Z"/>
                <w:rFonts w:asciiTheme="minorHAnsi" w:eastAsiaTheme="minorHAnsi" w:hAnsiTheme="minorHAnsi" w:cstheme="minorBidi"/>
                <w:sz w:val="22"/>
                <w:szCs w:val="22"/>
                <w:rPrChange w:id="11251" w:author="Nick.Tolimieri [2]" w:date="2022-09-09T12:38:00Z">
                  <w:rPr>
                    <w:ins w:id="11252" w:author="Nick.Tolimieri [2]" w:date="2022-09-09T12:38:00Z"/>
                    <w:del w:id="11253" w:author="Nick.Tolimieri" w:date="2022-09-13T12:37:00Z"/>
                    <w:rFonts w:ascii="Calibri" w:hAnsi="Calibri" w:cs="Calibri"/>
                    <w:color w:val="000000"/>
                    <w:sz w:val="22"/>
                    <w:szCs w:val="22"/>
                  </w:rPr>
                </w:rPrChange>
              </w:rPr>
              <w:pPrChange w:id="11254" w:author="Nick.Tolimieri [2]" w:date="2022-09-09T12:38:00Z">
                <w:pPr>
                  <w:jc w:val="right"/>
                </w:pPr>
              </w:pPrChange>
            </w:pPr>
            <w:ins w:id="11255" w:author="Nick.Tolimieri [2]" w:date="2022-09-09T12:38:00Z">
              <w:del w:id="11256" w:author="Nick.Tolimieri" w:date="2022-09-13T12:37:00Z">
                <w:r w:rsidRPr="001255CF" w:rsidDel="00207938">
                  <w:rPr>
                    <w:rFonts w:asciiTheme="minorHAnsi" w:eastAsiaTheme="minorHAnsi" w:hAnsiTheme="minorHAnsi" w:cstheme="minorBidi"/>
                    <w:sz w:val="22"/>
                    <w:szCs w:val="22"/>
                    <w:rPrChange w:id="11257" w:author="Nick.Tolimieri [2]" w:date="2022-09-09T12:38:00Z">
                      <w:rPr>
                        <w:rFonts w:ascii="Calibri" w:hAnsi="Calibri" w:cs="Calibri"/>
                        <w:color w:val="000000"/>
                        <w:sz w:val="22"/>
                        <w:szCs w:val="22"/>
                      </w:rPr>
                    </w:rPrChange>
                  </w:rPr>
                  <w:delText>108</w:delText>
                </w:r>
              </w:del>
            </w:ins>
          </w:p>
        </w:tc>
        <w:tc>
          <w:tcPr>
            <w:tcW w:w="960" w:type="dxa"/>
            <w:noWrap/>
            <w:hideMark/>
            <w:tcPrChange w:id="112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59" w:author="Nick.Tolimieri [2]" w:date="2022-09-09T12:38:00Z"/>
                <w:del w:id="11260" w:author="Nick.Tolimieri" w:date="2022-09-13T12:37:00Z"/>
                <w:rFonts w:asciiTheme="minorHAnsi" w:eastAsiaTheme="minorHAnsi" w:hAnsiTheme="minorHAnsi" w:cstheme="minorBidi"/>
                <w:sz w:val="22"/>
                <w:szCs w:val="22"/>
                <w:rPrChange w:id="11261" w:author="Nick.Tolimieri [2]" w:date="2022-09-09T12:38:00Z">
                  <w:rPr>
                    <w:ins w:id="11262" w:author="Nick.Tolimieri [2]" w:date="2022-09-09T12:38:00Z"/>
                    <w:del w:id="11263" w:author="Nick.Tolimieri" w:date="2022-09-13T12:37:00Z"/>
                    <w:rFonts w:ascii="Calibri" w:hAnsi="Calibri" w:cs="Calibri"/>
                    <w:color w:val="000000"/>
                    <w:sz w:val="22"/>
                    <w:szCs w:val="22"/>
                  </w:rPr>
                </w:rPrChange>
              </w:rPr>
              <w:pPrChange w:id="11264" w:author="Nick.Tolimieri [2]" w:date="2022-09-09T12:38:00Z">
                <w:pPr>
                  <w:jc w:val="right"/>
                </w:pPr>
              </w:pPrChange>
            </w:pPr>
            <w:ins w:id="11265" w:author="Nick.Tolimieri [2]" w:date="2022-09-09T12:38:00Z">
              <w:del w:id="11266" w:author="Nick.Tolimieri" w:date="2022-09-13T12:37:00Z">
                <w:r w:rsidRPr="001255CF" w:rsidDel="00207938">
                  <w:rPr>
                    <w:rFonts w:asciiTheme="minorHAnsi" w:eastAsiaTheme="minorHAnsi" w:hAnsiTheme="minorHAnsi" w:cstheme="minorBidi"/>
                    <w:sz w:val="22"/>
                    <w:szCs w:val="22"/>
                    <w:rPrChange w:id="11267" w:author="Nick.Tolimieri [2]" w:date="2022-09-09T12:38:00Z">
                      <w:rPr>
                        <w:rFonts w:ascii="Calibri" w:hAnsi="Calibri" w:cs="Calibri"/>
                        <w:color w:val="000000"/>
                        <w:sz w:val="22"/>
                        <w:szCs w:val="22"/>
                      </w:rPr>
                    </w:rPrChange>
                  </w:rPr>
                  <w:delText>5</w:delText>
                </w:r>
              </w:del>
            </w:ins>
          </w:p>
        </w:tc>
        <w:tc>
          <w:tcPr>
            <w:tcW w:w="960" w:type="dxa"/>
            <w:noWrap/>
            <w:hideMark/>
            <w:tcPrChange w:id="112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69" w:author="Nick.Tolimieri [2]" w:date="2022-09-09T12:38:00Z"/>
                <w:del w:id="11270" w:author="Nick.Tolimieri" w:date="2022-09-13T12:37:00Z"/>
                <w:rFonts w:asciiTheme="minorHAnsi" w:eastAsiaTheme="minorHAnsi" w:hAnsiTheme="minorHAnsi" w:cstheme="minorBidi"/>
                <w:sz w:val="22"/>
                <w:szCs w:val="22"/>
                <w:rPrChange w:id="11271" w:author="Nick.Tolimieri [2]" w:date="2022-09-09T12:38:00Z">
                  <w:rPr>
                    <w:ins w:id="11272" w:author="Nick.Tolimieri [2]" w:date="2022-09-09T12:38:00Z"/>
                    <w:del w:id="11273" w:author="Nick.Tolimieri" w:date="2022-09-13T12:37:00Z"/>
                    <w:rFonts w:ascii="Calibri" w:hAnsi="Calibri" w:cs="Calibri"/>
                    <w:color w:val="000000"/>
                    <w:sz w:val="22"/>
                    <w:szCs w:val="22"/>
                  </w:rPr>
                </w:rPrChange>
              </w:rPr>
              <w:pPrChange w:id="11274" w:author="Nick.Tolimieri [2]" w:date="2022-09-09T12:38:00Z">
                <w:pPr>
                  <w:jc w:val="right"/>
                </w:pPr>
              </w:pPrChange>
            </w:pPr>
            <w:ins w:id="11275" w:author="Nick.Tolimieri [2]" w:date="2022-09-09T12:38:00Z">
              <w:del w:id="11276" w:author="Nick.Tolimieri" w:date="2022-09-13T12:37:00Z">
                <w:r w:rsidRPr="001255CF" w:rsidDel="00207938">
                  <w:rPr>
                    <w:rFonts w:asciiTheme="minorHAnsi" w:eastAsiaTheme="minorHAnsi" w:hAnsiTheme="minorHAnsi" w:cstheme="minorBidi"/>
                    <w:sz w:val="22"/>
                    <w:szCs w:val="22"/>
                    <w:rPrChange w:id="11277" w:author="Nick.Tolimieri [2]" w:date="2022-09-09T12:38:00Z">
                      <w:rPr>
                        <w:rFonts w:ascii="Calibri" w:hAnsi="Calibri" w:cs="Calibri"/>
                        <w:color w:val="000000"/>
                        <w:sz w:val="22"/>
                        <w:szCs w:val="22"/>
                      </w:rPr>
                    </w:rPrChange>
                  </w:rPr>
                  <w:delText>38</w:delText>
                </w:r>
              </w:del>
            </w:ins>
          </w:p>
        </w:tc>
        <w:tc>
          <w:tcPr>
            <w:tcW w:w="960" w:type="dxa"/>
            <w:noWrap/>
            <w:hideMark/>
            <w:tcPrChange w:id="112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79" w:author="Nick.Tolimieri [2]" w:date="2022-09-09T12:38:00Z"/>
                <w:del w:id="11280" w:author="Nick.Tolimieri" w:date="2022-09-13T12:37:00Z"/>
                <w:rFonts w:asciiTheme="minorHAnsi" w:eastAsiaTheme="minorHAnsi" w:hAnsiTheme="minorHAnsi" w:cstheme="minorBidi"/>
                <w:sz w:val="22"/>
                <w:szCs w:val="22"/>
                <w:rPrChange w:id="11281" w:author="Nick.Tolimieri [2]" w:date="2022-09-09T12:38:00Z">
                  <w:rPr>
                    <w:ins w:id="11282" w:author="Nick.Tolimieri [2]" w:date="2022-09-09T12:38:00Z"/>
                    <w:del w:id="11283" w:author="Nick.Tolimieri" w:date="2022-09-13T12:37:00Z"/>
                    <w:rFonts w:ascii="Calibri" w:hAnsi="Calibri" w:cs="Calibri"/>
                    <w:color w:val="000000"/>
                    <w:sz w:val="22"/>
                    <w:szCs w:val="22"/>
                  </w:rPr>
                </w:rPrChange>
              </w:rPr>
              <w:pPrChange w:id="11284" w:author="Nick.Tolimieri [2]" w:date="2022-09-09T12:38:00Z">
                <w:pPr>
                  <w:jc w:val="right"/>
                </w:pPr>
              </w:pPrChange>
            </w:pPr>
            <w:ins w:id="11285" w:author="Nick.Tolimieri [2]" w:date="2022-09-09T12:38:00Z">
              <w:del w:id="11286" w:author="Nick.Tolimieri" w:date="2022-09-13T12:37:00Z">
                <w:r w:rsidRPr="001255CF" w:rsidDel="00207938">
                  <w:rPr>
                    <w:rFonts w:asciiTheme="minorHAnsi" w:eastAsiaTheme="minorHAnsi" w:hAnsiTheme="minorHAnsi" w:cstheme="minorBidi"/>
                    <w:sz w:val="22"/>
                    <w:szCs w:val="22"/>
                    <w:rPrChange w:id="11287" w:author="Nick.Tolimieri [2]" w:date="2022-09-09T12:38:00Z">
                      <w:rPr>
                        <w:rFonts w:ascii="Calibri" w:hAnsi="Calibri" w:cs="Calibri"/>
                        <w:color w:val="000000"/>
                        <w:sz w:val="22"/>
                        <w:szCs w:val="22"/>
                      </w:rPr>
                    </w:rPrChange>
                  </w:rPr>
                  <w:delText>1.72</w:delText>
                </w:r>
              </w:del>
            </w:ins>
          </w:p>
        </w:tc>
        <w:tc>
          <w:tcPr>
            <w:tcW w:w="960" w:type="dxa"/>
            <w:noWrap/>
            <w:hideMark/>
            <w:tcPrChange w:id="112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89" w:author="Nick.Tolimieri [2]" w:date="2022-09-09T12:38:00Z"/>
                <w:del w:id="11290" w:author="Nick.Tolimieri" w:date="2022-09-13T12:37:00Z"/>
                <w:rFonts w:asciiTheme="minorHAnsi" w:eastAsiaTheme="minorHAnsi" w:hAnsiTheme="minorHAnsi" w:cstheme="minorBidi"/>
                <w:sz w:val="22"/>
                <w:szCs w:val="22"/>
                <w:rPrChange w:id="11291" w:author="Nick.Tolimieri [2]" w:date="2022-09-09T12:38:00Z">
                  <w:rPr>
                    <w:ins w:id="11292" w:author="Nick.Tolimieri [2]" w:date="2022-09-09T12:38:00Z"/>
                    <w:del w:id="11293" w:author="Nick.Tolimieri" w:date="2022-09-13T12:37:00Z"/>
                    <w:rFonts w:ascii="Calibri" w:hAnsi="Calibri" w:cs="Calibri"/>
                    <w:color w:val="000000"/>
                    <w:sz w:val="22"/>
                    <w:szCs w:val="22"/>
                  </w:rPr>
                </w:rPrChange>
              </w:rPr>
              <w:pPrChange w:id="11294" w:author="Nick.Tolimieri [2]" w:date="2022-09-09T12:38:00Z">
                <w:pPr>
                  <w:jc w:val="right"/>
                </w:pPr>
              </w:pPrChange>
            </w:pPr>
            <w:ins w:id="11295" w:author="Nick.Tolimieri [2]" w:date="2022-09-09T12:38:00Z">
              <w:del w:id="11296" w:author="Nick.Tolimieri" w:date="2022-09-13T12:37:00Z">
                <w:r w:rsidRPr="001255CF" w:rsidDel="00207938">
                  <w:rPr>
                    <w:rFonts w:asciiTheme="minorHAnsi" w:eastAsiaTheme="minorHAnsi" w:hAnsiTheme="minorHAnsi" w:cstheme="minorBidi"/>
                    <w:sz w:val="22"/>
                    <w:szCs w:val="22"/>
                    <w:rPrChange w:id="11297" w:author="Nick.Tolimieri [2]" w:date="2022-09-09T12:38:00Z">
                      <w:rPr>
                        <w:rFonts w:ascii="Calibri" w:hAnsi="Calibri" w:cs="Calibri"/>
                        <w:color w:val="000000"/>
                        <w:sz w:val="22"/>
                        <w:szCs w:val="22"/>
                      </w:rPr>
                    </w:rPrChange>
                  </w:rPr>
                  <w:delText>0.27</w:delText>
                </w:r>
              </w:del>
            </w:ins>
          </w:p>
        </w:tc>
      </w:tr>
      <w:tr w:rsidR="001255CF" w:rsidRPr="001255CF" w:rsidDel="00207938" w:rsidTr="001255CF">
        <w:trPr>
          <w:divId w:val="1429738465"/>
          <w:trHeight w:val="300"/>
          <w:ins w:id="11298" w:author="Nick.Tolimieri [2]" w:date="2022-09-09T12:38:00Z"/>
          <w:del w:id="11299" w:author="Nick.Tolimieri" w:date="2022-09-13T12:37:00Z"/>
          <w:trPrChange w:id="11300" w:author="Nick.Tolimieri [2]" w:date="2022-09-09T12:38:00Z">
            <w:trPr>
              <w:divId w:val="1429738465"/>
              <w:trHeight w:val="300"/>
            </w:trPr>
          </w:trPrChange>
        </w:trPr>
        <w:tc>
          <w:tcPr>
            <w:tcW w:w="960" w:type="dxa"/>
            <w:noWrap/>
            <w:hideMark/>
            <w:tcPrChange w:id="113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02" w:author="Nick.Tolimieri [2]" w:date="2022-09-09T12:38:00Z"/>
                <w:del w:id="11303" w:author="Nick.Tolimieri" w:date="2022-09-13T12:37:00Z"/>
                <w:rFonts w:asciiTheme="minorHAnsi" w:eastAsiaTheme="minorHAnsi" w:hAnsiTheme="minorHAnsi" w:cstheme="minorBidi"/>
                <w:sz w:val="22"/>
                <w:szCs w:val="22"/>
                <w:rPrChange w:id="11304" w:author="Nick.Tolimieri [2]" w:date="2022-09-09T12:38:00Z">
                  <w:rPr>
                    <w:ins w:id="11305" w:author="Nick.Tolimieri [2]" w:date="2022-09-09T12:38:00Z"/>
                    <w:del w:id="11306" w:author="Nick.Tolimieri" w:date="2022-09-13T12:37:00Z"/>
                    <w:rFonts w:ascii="Calibri" w:hAnsi="Calibri" w:cs="Calibri"/>
                    <w:color w:val="000000"/>
                    <w:sz w:val="22"/>
                    <w:szCs w:val="22"/>
                  </w:rPr>
                </w:rPrChange>
              </w:rPr>
              <w:pPrChange w:id="11307" w:author="Nick.Tolimieri [2]" w:date="2022-09-09T12:38:00Z">
                <w:pPr/>
              </w:pPrChange>
            </w:pPr>
            <w:ins w:id="11308" w:author="Nick.Tolimieri [2]" w:date="2022-09-09T12:38:00Z">
              <w:del w:id="11309" w:author="Nick.Tolimieri" w:date="2022-09-13T12:37:00Z">
                <w:r w:rsidRPr="001255CF" w:rsidDel="00207938">
                  <w:rPr>
                    <w:rFonts w:asciiTheme="minorHAnsi" w:eastAsiaTheme="minorHAnsi" w:hAnsiTheme="minorHAnsi" w:cstheme="minorBidi"/>
                    <w:sz w:val="22"/>
                    <w:szCs w:val="22"/>
                    <w:rPrChange w:id="11310"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3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12" w:author="Nick.Tolimieri [2]" w:date="2022-09-09T12:38:00Z"/>
                <w:del w:id="11313" w:author="Nick.Tolimieri" w:date="2022-09-13T12:37:00Z"/>
                <w:rFonts w:asciiTheme="minorHAnsi" w:eastAsiaTheme="minorHAnsi" w:hAnsiTheme="minorHAnsi" w:cstheme="minorBidi"/>
                <w:sz w:val="22"/>
                <w:szCs w:val="22"/>
                <w:rPrChange w:id="11314" w:author="Nick.Tolimieri [2]" w:date="2022-09-09T12:38:00Z">
                  <w:rPr>
                    <w:ins w:id="11315" w:author="Nick.Tolimieri [2]" w:date="2022-09-09T12:38:00Z"/>
                    <w:del w:id="11316" w:author="Nick.Tolimieri" w:date="2022-09-13T12:37:00Z"/>
                    <w:rFonts w:ascii="Calibri" w:hAnsi="Calibri" w:cs="Calibri"/>
                    <w:color w:val="000000"/>
                    <w:sz w:val="22"/>
                    <w:szCs w:val="22"/>
                  </w:rPr>
                </w:rPrChange>
              </w:rPr>
              <w:pPrChange w:id="11317" w:author="Nick.Tolimieri [2]" w:date="2022-09-09T12:38:00Z">
                <w:pPr>
                  <w:jc w:val="right"/>
                </w:pPr>
              </w:pPrChange>
            </w:pPr>
            <w:ins w:id="11318" w:author="Nick.Tolimieri [2]" w:date="2022-09-09T12:38:00Z">
              <w:del w:id="11319" w:author="Nick.Tolimieri" w:date="2022-09-13T12:37:00Z">
                <w:r w:rsidRPr="001255CF" w:rsidDel="00207938">
                  <w:rPr>
                    <w:rFonts w:asciiTheme="minorHAnsi" w:eastAsiaTheme="minorHAnsi" w:hAnsiTheme="minorHAnsi" w:cstheme="minorBidi"/>
                    <w:sz w:val="22"/>
                    <w:szCs w:val="22"/>
                    <w:rPrChange w:id="11320" w:author="Nick.Tolimieri [2]" w:date="2022-09-09T12:38:00Z">
                      <w:rPr>
                        <w:rFonts w:ascii="Calibri" w:hAnsi="Calibri" w:cs="Calibri"/>
                        <w:color w:val="000000"/>
                        <w:sz w:val="22"/>
                        <w:szCs w:val="22"/>
                      </w:rPr>
                    </w:rPrChange>
                  </w:rPr>
                  <w:delText>2017</w:delText>
                </w:r>
              </w:del>
            </w:ins>
          </w:p>
        </w:tc>
        <w:tc>
          <w:tcPr>
            <w:tcW w:w="960" w:type="dxa"/>
            <w:noWrap/>
            <w:hideMark/>
            <w:tcPrChange w:id="113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22" w:author="Nick.Tolimieri [2]" w:date="2022-09-09T12:38:00Z"/>
                <w:del w:id="11323" w:author="Nick.Tolimieri" w:date="2022-09-13T12:37:00Z"/>
                <w:rFonts w:asciiTheme="minorHAnsi" w:eastAsiaTheme="minorHAnsi" w:hAnsiTheme="minorHAnsi" w:cstheme="minorBidi"/>
                <w:sz w:val="22"/>
                <w:szCs w:val="22"/>
                <w:rPrChange w:id="11324" w:author="Nick.Tolimieri [2]" w:date="2022-09-09T12:38:00Z">
                  <w:rPr>
                    <w:ins w:id="11325" w:author="Nick.Tolimieri [2]" w:date="2022-09-09T12:38:00Z"/>
                    <w:del w:id="11326" w:author="Nick.Tolimieri" w:date="2022-09-13T12:37:00Z"/>
                    <w:rFonts w:ascii="Calibri" w:hAnsi="Calibri" w:cs="Calibri"/>
                    <w:color w:val="000000"/>
                    <w:sz w:val="22"/>
                    <w:szCs w:val="22"/>
                  </w:rPr>
                </w:rPrChange>
              </w:rPr>
              <w:pPrChange w:id="11327" w:author="Nick.Tolimieri [2]" w:date="2022-09-09T12:38:00Z">
                <w:pPr>
                  <w:jc w:val="right"/>
                </w:pPr>
              </w:pPrChange>
            </w:pPr>
            <w:ins w:id="11328" w:author="Nick.Tolimieri [2]" w:date="2022-09-09T12:38:00Z">
              <w:del w:id="11329" w:author="Nick.Tolimieri" w:date="2022-09-13T12:37:00Z">
                <w:r w:rsidRPr="001255CF" w:rsidDel="00207938">
                  <w:rPr>
                    <w:rFonts w:asciiTheme="minorHAnsi" w:eastAsiaTheme="minorHAnsi" w:hAnsiTheme="minorHAnsi" w:cstheme="minorBidi"/>
                    <w:sz w:val="22"/>
                    <w:szCs w:val="22"/>
                    <w:rPrChange w:id="11330" w:author="Nick.Tolimieri [2]" w:date="2022-09-09T12:38:00Z">
                      <w:rPr>
                        <w:rFonts w:ascii="Calibri" w:hAnsi="Calibri" w:cs="Calibri"/>
                        <w:color w:val="000000"/>
                        <w:sz w:val="22"/>
                        <w:szCs w:val="22"/>
                      </w:rPr>
                    </w:rPrChange>
                  </w:rPr>
                  <w:delText>0</w:delText>
                </w:r>
              </w:del>
            </w:ins>
          </w:p>
        </w:tc>
        <w:tc>
          <w:tcPr>
            <w:tcW w:w="960" w:type="dxa"/>
            <w:noWrap/>
            <w:hideMark/>
            <w:tcPrChange w:id="113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32" w:author="Nick.Tolimieri [2]" w:date="2022-09-09T12:38:00Z"/>
                <w:del w:id="11333" w:author="Nick.Tolimieri" w:date="2022-09-13T12:37:00Z"/>
                <w:rFonts w:asciiTheme="minorHAnsi" w:eastAsiaTheme="minorHAnsi" w:hAnsiTheme="minorHAnsi" w:cstheme="minorBidi"/>
                <w:sz w:val="22"/>
                <w:szCs w:val="22"/>
                <w:rPrChange w:id="11334" w:author="Nick.Tolimieri [2]" w:date="2022-09-09T12:38:00Z">
                  <w:rPr>
                    <w:ins w:id="11335" w:author="Nick.Tolimieri [2]" w:date="2022-09-09T12:38:00Z"/>
                    <w:del w:id="11336" w:author="Nick.Tolimieri" w:date="2022-09-13T12:37:00Z"/>
                    <w:rFonts w:ascii="Calibri" w:hAnsi="Calibri" w:cs="Calibri"/>
                    <w:color w:val="000000"/>
                    <w:sz w:val="22"/>
                    <w:szCs w:val="22"/>
                  </w:rPr>
                </w:rPrChange>
              </w:rPr>
              <w:pPrChange w:id="11337" w:author="Nick.Tolimieri [2]" w:date="2022-09-09T12:38:00Z">
                <w:pPr>
                  <w:jc w:val="right"/>
                </w:pPr>
              </w:pPrChange>
            </w:pPr>
            <w:ins w:id="11338" w:author="Nick.Tolimieri [2]" w:date="2022-09-09T12:38:00Z">
              <w:del w:id="11339" w:author="Nick.Tolimieri" w:date="2022-09-13T12:37:00Z">
                <w:r w:rsidRPr="001255CF" w:rsidDel="00207938">
                  <w:rPr>
                    <w:rFonts w:asciiTheme="minorHAnsi" w:eastAsiaTheme="minorHAnsi" w:hAnsiTheme="minorHAnsi" w:cstheme="minorBidi"/>
                    <w:sz w:val="22"/>
                    <w:szCs w:val="22"/>
                    <w:rPrChange w:id="11340" w:author="Nick.Tolimieri [2]" w:date="2022-09-09T12:38:00Z">
                      <w:rPr>
                        <w:rFonts w:ascii="Calibri" w:hAnsi="Calibri" w:cs="Calibri"/>
                        <w:color w:val="000000"/>
                        <w:sz w:val="22"/>
                        <w:szCs w:val="22"/>
                      </w:rPr>
                    </w:rPrChange>
                  </w:rPr>
                  <w:delText>0</w:delText>
                </w:r>
              </w:del>
            </w:ins>
          </w:p>
        </w:tc>
        <w:tc>
          <w:tcPr>
            <w:tcW w:w="960" w:type="dxa"/>
            <w:noWrap/>
            <w:hideMark/>
            <w:tcPrChange w:id="113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42" w:author="Nick.Tolimieri [2]" w:date="2022-09-09T12:38:00Z"/>
                <w:del w:id="11343" w:author="Nick.Tolimieri" w:date="2022-09-13T12:37:00Z"/>
                <w:rFonts w:asciiTheme="minorHAnsi" w:eastAsiaTheme="minorHAnsi" w:hAnsiTheme="minorHAnsi" w:cstheme="minorBidi"/>
                <w:sz w:val="22"/>
                <w:szCs w:val="22"/>
                <w:rPrChange w:id="11344" w:author="Nick.Tolimieri [2]" w:date="2022-09-09T12:38:00Z">
                  <w:rPr>
                    <w:ins w:id="11345" w:author="Nick.Tolimieri [2]" w:date="2022-09-09T12:38:00Z"/>
                    <w:del w:id="11346" w:author="Nick.Tolimieri" w:date="2022-09-13T12:37:00Z"/>
                    <w:rFonts w:ascii="Calibri" w:hAnsi="Calibri" w:cs="Calibri"/>
                    <w:color w:val="000000"/>
                    <w:sz w:val="22"/>
                    <w:szCs w:val="22"/>
                  </w:rPr>
                </w:rPrChange>
              </w:rPr>
              <w:pPrChange w:id="11347" w:author="Nick.Tolimieri [2]" w:date="2022-09-09T12:38:00Z">
                <w:pPr>
                  <w:jc w:val="right"/>
                </w:pPr>
              </w:pPrChange>
            </w:pPr>
            <w:ins w:id="11348" w:author="Nick.Tolimieri [2]" w:date="2022-09-09T12:38:00Z">
              <w:del w:id="11349" w:author="Nick.Tolimieri" w:date="2022-09-13T12:37:00Z">
                <w:r w:rsidRPr="001255CF" w:rsidDel="00207938">
                  <w:rPr>
                    <w:rFonts w:asciiTheme="minorHAnsi" w:eastAsiaTheme="minorHAnsi" w:hAnsiTheme="minorHAnsi" w:cstheme="minorBidi"/>
                    <w:sz w:val="22"/>
                    <w:szCs w:val="22"/>
                    <w:rPrChange w:id="11350" w:author="Nick.Tolimieri [2]" w:date="2022-09-09T12:38:00Z">
                      <w:rPr>
                        <w:rFonts w:ascii="Calibri" w:hAnsi="Calibri" w:cs="Calibri"/>
                        <w:color w:val="000000"/>
                        <w:sz w:val="22"/>
                        <w:szCs w:val="22"/>
                      </w:rPr>
                    </w:rPrChange>
                  </w:rPr>
                  <w:delText>0</w:delText>
                </w:r>
              </w:del>
            </w:ins>
          </w:p>
        </w:tc>
        <w:tc>
          <w:tcPr>
            <w:tcW w:w="960" w:type="dxa"/>
            <w:noWrap/>
            <w:hideMark/>
            <w:tcPrChange w:id="113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52" w:author="Nick.Tolimieri [2]" w:date="2022-09-09T12:38:00Z"/>
                <w:del w:id="11353" w:author="Nick.Tolimieri" w:date="2022-09-13T12:37:00Z"/>
                <w:rFonts w:asciiTheme="minorHAnsi" w:eastAsiaTheme="minorHAnsi" w:hAnsiTheme="minorHAnsi" w:cstheme="minorBidi"/>
                <w:sz w:val="22"/>
                <w:szCs w:val="22"/>
                <w:rPrChange w:id="11354" w:author="Nick.Tolimieri [2]" w:date="2022-09-09T12:38:00Z">
                  <w:rPr>
                    <w:ins w:id="11355" w:author="Nick.Tolimieri [2]" w:date="2022-09-09T12:38:00Z"/>
                    <w:del w:id="11356" w:author="Nick.Tolimieri" w:date="2022-09-13T12:37:00Z"/>
                    <w:rFonts w:ascii="Calibri" w:hAnsi="Calibri" w:cs="Calibri"/>
                    <w:color w:val="000000"/>
                    <w:sz w:val="22"/>
                    <w:szCs w:val="22"/>
                  </w:rPr>
                </w:rPrChange>
              </w:rPr>
              <w:pPrChange w:id="11357" w:author="Nick.Tolimieri [2]" w:date="2022-09-09T12:38:00Z">
                <w:pPr>
                  <w:jc w:val="right"/>
                </w:pPr>
              </w:pPrChange>
            </w:pPr>
            <w:ins w:id="11358" w:author="Nick.Tolimieri [2]" w:date="2022-09-09T12:38:00Z">
              <w:del w:id="11359" w:author="Nick.Tolimieri" w:date="2022-09-13T12:37:00Z">
                <w:r w:rsidRPr="001255CF" w:rsidDel="00207938">
                  <w:rPr>
                    <w:rFonts w:asciiTheme="minorHAnsi" w:eastAsiaTheme="minorHAnsi" w:hAnsiTheme="minorHAnsi" w:cstheme="minorBidi"/>
                    <w:sz w:val="22"/>
                    <w:szCs w:val="22"/>
                    <w:rPrChange w:id="11360" w:author="Nick.Tolimieri [2]" w:date="2022-09-09T12:38:00Z">
                      <w:rPr>
                        <w:rFonts w:ascii="Calibri" w:hAnsi="Calibri" w:cs="Calibri"/>
                        <w:color w:val="000000"/>
                        <w:sz w:val="22"/>
                        <w:szCs w:val="22"/>
                      </w:rPr>
                    </w:rPrChange>
                  </w:rPr>
                  <w:delText>0</w:delText>
                </w:r>
              </w:del>
            </w:ins>
          </w:p>
        </w:tc>
        <w:tc>
          <w:tcPr>
            <w:tcW w:w="960" w:type="dxa"/>
            <w:noWrap/>
            <w:hideMark/>
            <w:tcPrChange w:id="113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62" w:author="Nick.Tolimieri [2]" w:date="2022-09-09T12:38:00Z"/>
                <w:del w:id="11363" w:author="Nick.Tolimieri" w:date="2022-09-13T12:37:00Z"/>
                <w:rFonts w:asciiTheme="minorHAnsi" w:eastAsiaTheme="minorHAnsi" w:hAnsiTheme="minorHAnsi" w:cstheme="minorBidi"/>
                <w:sz w:val="22"/>
                <w:szCs w:val="22"/>
                <w:rPrChange w:id="11364" w:author="Nick.Tolimieri [2]" w:date="2022-09-09T12:38:00Z">
                  <w:rPr>
                    <w:ins w:id="11365" w:author="Nick.Tolimieri [2]" w:date="2022-09-09T12:38:00Z"/>
                    <w:del w:id="11366" w:author="Nick.Tolimieri" w:date="2022-09-13T12:37:00Z"/>
                    <w:rFonts w:ascii="Calibri" w:hAnsi="Calibri" w:cs="Calibri"/>
                    <w:color w:val="000000"/>
                    <w:sz w:val="22"/>
                    <w:szCs w:val="22"/>
                  </w:rPr>
                </w:rPrChange>
              </w:rPr>
              <w:pPrChange w:id="11367" w:author="Nick.Tolimieri [2]" w:date="2022-09-09T12:38:00Z">
                <w:pPr/>
              </w:pPrChange>
            </w:pPr>
            <w:ins w:id="11368" w:author="Nick.Tolimieri [2]" w:date="2022-09-09T12:38:00Z">
              <w:del w:id="11369" w:author="Nick.Tolimieri" w:date="2022-09-13T12:37:00Z">
                <w:r w:rsidRPr="001255CF" w:rsidDel="00207938">
                  <w:rPr>
                    <w:rFonts w:asciiTheme="minorHAnsi" w:eastAsiaTheme="minorHAnsi" w:hAnsiTheme="minorHAnsi" w:cstheme="minorBidi"/>
                    <w:sz w:val="22"/>
                    <w:szCs w:val="22"/>
                    <w:rPrChange w:id="11370" w:author="Nick.Tolimieri [2]" w:date="2022-09-09T12:38:00Z">
                      <w:rPr>
                        <w:rFonts w:ascii="Calibri" w:hAnsi="Calibri" w:cs="Calibri"/>
                        <w:color w:val="000000"/>
                        <w:sz w:val="22"/>
                        <w:szCs w:val="22"/>
                      </w:rPr>
                    </w:rPrChange>
                  </w:rPr>
                  <w:delText>NA</w:delText>
                </w:r>
              </w:del>
            </w:ins>
          </w:p>
        </w:tc>
        <w:tc>
          <w:tcPr>
            <w:tcW w:w="960" w:type="dxa"/>
            <w:noWrap/>
            <w:hideMark/>
            <w:tcPrChange w:id="113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72" w:author="Nick.Tolimieri [2]" w:date="2022-09-09T12:38:00Z"/>
                <w:del w:id="11373" w:author="Nick.Tolimieri" w:date="2022-09-13T12:37:00Z"/>
                <w:rFonts w:asciiTheme="minorHAnsi" w:eastAsiaTheme="minorHAnsi" w:hAnsiTheme="minorHAnsi" w:cstheme="minorBidi"/>
                <w:sz w:val="22"/>
                <w:szCs w:val="22"/>
                <w:rPrChange w:id="11374" w:author="Nick.Tolimieri [2]" w:date="2022-09-09T12:38:00Z">
                  <w:rPr>
                    <w:ins w:id="11375" w:author="Nick.Tolimieri [2]" w:date="2022-09-09T12:38:00Z"/>
                    <w:del w:id="11376" w:author="Nick.Tolimieri" w:date="2022-09-13T12:37:00Z"/>
                    <w:rFonts w:ascii="Calibri" w:hAnsi="Calibri" w:cs="Calibri"/>
                    <w:color w:val="000000"/>
                    <w:sz w:val="22"/>
                    <w:szCs w:val="22"/>
                  </w:rPr>
                </w:rPrChange>
              </w:rPr>
              <w:pPrChange w:id="11377" w:author="Nick.Tolimieri [2]" w:date="2022-09-09T12:38:00Z">
                <w:pPr/>
              </w:pPrChange>
            </w:pPr>
            <w:ins w:id="11378" w:author="Nick.Tolimieri [2]" w:date="2022-09-09T12:38:00Z">
              <w:del w:id="11379" w:author="Nick.Tolimieri" w:date="2022-09-13T12:37:00Z">
                <w:r w:rsidRPr="001255CF" w:rsidDel="00207938">
                  <w:rPr>
                    <w:rFonts w:asciiTheme="minorHAnsi" w:eastAsiaTheme="minorHAnsi" w:hAnsiTheme="minorHAnsi" w:cstheme="minorBidi"/>
                    <w:sz w:val="22"/>
                    <w:szCs w:val="22"/>
                    <w:rPrChange w:id="11380" w:author="Nick.Tolimieri [2]" w:date="2022-09-09T12:38:00Z">
                      <w:rPr>
                        <w:rFonts w:ascii="Calibri" w:hAnsi="Calibri" w:cs="Calibri"/>
                        <w:color w:val="000000"/>
                        <w:sz w:val="22"/>
                        <w:szCs w:val="22"/>
                      </w:rPr>
                    </w:rPrChange>
                  </w:rPr>
                  <w:delText>NA</w:delText>
                </w:r>
              </w:del>
            </w:ins>
          </w:p>
        </w:tc>
        <w:tc>
          <w:tcPr>
            <w:tcW w:w="960" w:type="dxa"/>
            <w:noWrap/>
            <w:hideMark/>
            <w:tcPrChange w:id="113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82" w:author="Nick.Tolimieri [2]" w:date="2022-09-09T12:38:00Z"/>
                <w:del w:id="11383" w:author="Nick.Tolimieri" w:date="2022-09-13T12:37:00Z"/>
                <w:rFonts w:asciiTheme="minorHAnsi" w:eastAsiaTheme="minorHAnsi" w:hAnsiTheme="minorHAnsi" w:cstheme="minorBidi"/>
                <w:sz w:val="22"/>
                <w:szCs w:val="22"/>
                <w:rPrChange w:id="11384" w:author="Nick.Tolimieri [2]" w:date="2022-09-09T12:38:00Z">
                  <w:rPr>
                    <w:ins w:id="11385" w:author="Nick.Tolimieri [2]" w:date="2022-09-09T12:38:00Z"/>
                    <w:del w:id="11386" w:author="Nick.Tolimieri" w:date="2022-09-13T12:37:00Z"/>
                    <w:rFonts w:ascii="Calibri" w:hAnsi="Calibri" w:cs="Calibri"/>
                    <w:color w:val="000000"/>
                    <w:sz w:val="22"/>
                    <w:szCs w:val="22"/>
                  </w:rPr>
                </w:rPrChange>
              </w:rPr>
              <w:pPrChange w:id="11387" w:author="Nick.Tolimieri [2]" w:date="2022-09-09T12:38:00Z">
                <w:pPr/>
              </w:pPrChange>
            </w:pPr>
            <w:ins w:id="11388" w:author="Nick.Tolimieri [2]" w:date="2022-09-09T12:38:00Z">
              <w:del w:id="11389" w:author="Nick.Tolimieri" w:date="2022-09-13T12:37:00Z">
                <w:r w:rsidRPr="001255CF" w:rsidDel="00207938">
                  <w:rPr>
                    <w:rFonts w:asciiTheme="minorHAnsi" w:eastAsiaTheme="minorHAnsi" w:hAnsiTheme="minorHAnsi" w:cstheme="minorBidi"/>
                    <w:sz w:val="22"/>
                    <w:szCs w:val="22"/>
                    <w:rPrChange w:id="11390" w:author="Nick.Tolimieri [2]" w:date="2022-09-09T12:38:00Z">
                      <w:rPr>
                        <w:rFonts w:ascii="Calibri" w:hAnsi="Calibri" w:cs="Calibri"/>
                        <w:color w:val="000000"/>
                        <w:sz w:val="22"/>
                        <w:szCs w:val="22"/>
                      </w:rPr>
                    </w:rPrChange>
                  </w:rPr>
                  <w:delText>NA</w:delText>
                </w:r>
              </w:del>
            </w:ins>
          </w:p>
        </w:tc>
        <w:tc>
          <w:tcPr>
            <w:tcW w:w="960" w:type="dxa"/>
            <w:noWrap/>
            <w:hideMark/>
            <w:tcPrChange w:id="113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92" w:author="Nick.Tolimieri [2]" w:date="2022-09-09T12:38:00Z"/>
                <w:del w:id="11393" w:author="Nick.Tolimieri" w:date="2022-09-13T12:37:00Z"/>
                <w:rFonts w:asciiTheme="minorHAnsi" w:eastAsiaTheme="minorHAnsi" w:hAnsiTheme="minorHAnsi" w:cstheme="minorBidi"/>
                <w:sz w:val="22"/>
                <w:szCs w:val="22"/>
                <w:rPrChange w:id="11394" w:author="Nick.Tolimieri [2]" w:date="2022-09-09T12:38:00Z">
                  <w:rPr>
                    <w:ins w:id="11395" w:author="Nick.Tolimieri [2]" w:date="2022-09-09T12:38:00Z"/>
                    <w:del w:id="11396" w:author="Nick.Tolimieri" w:date="2022-09-13T12:37:00Z"/>
                    <w:rFonts w:ascii="Calibri" w:hAnsi="Calibri" w:cs="Calibri"/>
                    <w:color w:val="000000"/>
                    <w:sz w:val="22"/>
                    <w:szCs w:val="22"/>
                  </w:rPr>
                </w:rPrChange>
              </w:rPr>
              <w:pPrChange w:id="11397" w:author="Nick.Tolimieri [2]" w:date="2022-09-09T12:38:00Z">
                <w:pPr/>
              </w:pPrChange>
            </w:pPr>
            <w:ins w:id="11398" w:author="Nick.Tolimieri [2]" w:date="2022-09-09T12:38:00Z">
              <w:del w:id="11399" w:author="Nick.Tolimieri" w:date="2022-09-13T12:37:00Z">
                <w:r w:rsidRPr="001255CF" w:rsidDel="00207938">
                  <w:rPr>
                    <w:rFonts w:asciiTheme="minorHAnsi" w:eastAsiaTheme="minorHAnsi" w:hAnsiTheme="minorHAnsi" w:cstheme="minorBidi"/>
                    <w:sz w:val="22"/>
                    <w:szCs w:val="22"/>
                    <w:rPrChange w:id="11400"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1401" w:author="Nick.Tolimieri [2]" w:date="2022-09-09T12:38:00Z"/>
          <w:del w:id="11402" w:author="Nick.Tolimieri" w:date="2022-09-13T12:37:00Z"/>
          <w:trPrChange w:id="11403" w:author="Nick.Tolimieri [2]" w:date="2022-09-09T12:38:00Z">
            <w:trPr>
              <w:divId w:val="1429738465"/>
              <w:trHeight w:val="300"/>
            </w:trPr>
          </w:trPrChange>
        </w:trPr>
        <w:tc>
          <w:tcPr>
            <w:tcW w:w="960" w:type="dxa"/>
            <w:noWrap/>
            <w:hideMark/>
            <w:tcPrChange w:id="114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05" w:author="Nick.Tolimieri [2]" w:date="2022-09-09T12:38:00Z"/>
                <w:del w:id="11406" w:author="Nick.Tolimieri" w:date="2022-09-13T12:37:00Z"/>
                <w:rFonts w:asciiTheme="minorHAnsi" w:eastAsiaTheme="minorHAnsi" w:hAnsiTheme="minorHAnsi" w:cstheme="minorBidi"/>
                <w:sz w:val="22"/>
                <w:szCs w:val="22"/>
                <w:rPrChange w:id="11407" w:author="Nick.Tolimieri [2]" w:date="2022-09-09T12:38:00Z">
                  <w:rPr>
                    <w:ins w:id="11408" w:author="Nick.Tolimieri [2]" w:date="2022-09-09T12:38:00Z"/>
                    <w:del w:id="11409" w:author="Nick.Tolimieri" w:date="2022-09-13T12:37:00Z"/>
                    <w:rFonts w:ascii="Calibri" w:hAnsi="Calibri" w:cs="Calibri"/>
                    <w:color w:val="000000"/>
                    <w:sz w:val="22"/>
                    <w:szCs w:val="22"/>
                  </w:rPr>
                </w:rPrChange>
              </w:rPr>
              <w:pPrChange w:id="11410" w:author="Nick.Tolimieri [2]" w:date="2022-09-09T12:38:00Z">
                <w:pPr/>
              </w:pPrChange>
            </w:pPr>
            <w:ins w:id="11411" w:author="Nick.Tolimieri [2]" w:date="2022-09-09T12:38:00Z">
              <w:del w:id="11412" w:author="Nick.Tolimieri" w:date="2022-09-13T12:37:00Z">
                <w:r w:rsidRPr="001255CF" w:rsidDel="00207938">
                  <w:rPr>
                    <w:rFonts w:asciiTheme="minorHAnsi" w:eastAsiaTheme="minorHAnsi" w:hAnsiTheme="minorHAnsi" w:cstheme="minorBidi"/>
                    <w:sz w:val="22"/>
                    <w:szCs w:val="22"/>
                    <w:rPrChange w:id="11413"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4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15" w:author="Nick.Tolimieri [2]" w:date="2022-09-09T12:38:00Z"/>
                <w:del w:id="11416" w:author="Nick.Tolimieri" w:date="2022-09-13T12:37:00Z"/>
                <w:rFonts w:asciiTheme="minorHAnsi" w:eastAsiaTheme="minorHAnsi" w:hAnsiTheme="minorHAnsi" w:cstheme="minorBidi"/>
                <w:sz w:val="22"/>
                <w:szCs w:val="22"/>
                <w:rPrChange w:id="11417" w:author="Nick.Tolimieri [2]" w:date="2022-09-09T12:38:00Z">
                  <w:rPr>
                    <w:ins w:id="11418" w:author="Nick.Tolimieri [2]" w:date="2022-09-09T12:38:00Z"/>
                    <w:del w:id="11419" w:author="Nick.Tolimieri" w:date="2022-09-13T12:37:00Z"/>
                    <w:rFonts w:ascii="Calibri" w:hAnsi="Calibri" w:cs="Calibri"/>
                    <w:color w:val="000000"/>
                    <w:sz w:val="22"/>
                    <w:szCs w:val="22"/>
                  </w:rPr>
                </w:rPrChange>
              </w:rPr>
              <w:pPrChange w:id="11420" w:author="Nick.Tolimieri [2]" w:date="2022-09-09T12:38:00Z">
                <w:pPr>
                  <w:jc w:val="right"/>
                </w:pPr>
              </w:pPrChange>
            </w:pPr>
            <w:ins w:id="11421" w:author="Nick.Tolimieri [2]" w:date="2022-09-09T12:38:00Z">
              <w:del w:id="11422" w:author="Nick.Tolimieri" w:date="2022-09-13T12:37:00Z">
                <w:r w:rsidRPr="001255CF" w:rsidDel="00207938">
                  <w:rPr>
                    <w:rFonts w:asciiTheme="minorHAnsi" w:eastAsiaTheme="minorHAnsi" w:hAnsiTheme="minorHAnsi" w:cstheme="minorBidi"/>
                    <w:sz w:val="22"/>
                    <w:szCs w:val="22"/>
                    <w:rPrChange w:id="11423" w:author="Nick.Tolimieri [2]" w:date="2022-09-09T12:38:00Z">
                      <w:rPr>
                        <w:rFonts w:ascii="Calibri" w:hAnsi="Calibri" w:cs="Calibri"/>
                        <w:color w:val="000000"/>
                        <w:sz w:val="22"/>
                        <w:szCs w:val="22"/>
                      </w:rPr>
                    </w:rPrChange>
                  </w:rPr>
                  <w:delText>2018</w:delText>
                </w:r>
              </w:del>
            </w:ins>
          </w:p>
        </w:tc>
        <w:tc>
          <w:tcPr>
            <w:tcW w:w="960" w:type="dxa"/>
            <w:noWrap/>
            <w:hideMark/>
            <w:tcPrChange w:id="114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25" w:author="Nick.Tolimieri [2]" w:date="2022-09-09T12:38:00Z"/>
                <w:del w:id="11426" w:author="Nick.Tolimieri" w:date="2022-09-13T12:37:00Z"/>
                <w:rFonts w:asciiTheme="minorHAnsi" w:eastAsiaTheme="minorHAnsi" w:hAnsiTheme="minorHAnsi" w:cstheme="minorBidi"/>
                <w:sz w:val="22"/>
                <w:szCs w:val="22"/>
                <w:rPrChange w:id="11427" w:author="Nick.Tolimieri [2]" w:date="2022-09-09T12:38:00Z">
                  <w:rPr>
                    <w:ins w:id="11428" w:author="Nick.Tolimieri [2]" w:date="2022-09-09T12:38:00Z"/>
                    <w:del w:id="11429" w:author="Nick.Tolimieri" w:date="2022-09-13T12:37:00Z"/>
                    <w:rFonts w:ascii="Calibri" w:hAnsi="Calibri" w:cs="Calibri"/>
                    <w:color w:val="000000"/>
                    <w:sz w:val="22"/>
                    <w:szCs w:val="22"/>
                  </w:rPr>
                </w:rPrChange>
              </w:rPr>
              <w:pPrChange w:id="11430" w:author="Nick.Tolimieri [2]" w:date="2022-09-09T12:38:00Z">
                <w:pPr>
                  <w:jc w:val="right"/>
                </w:pPr>
              </w:pPrChange>
            </w:pPr>
            <w:ins w:id="11431" w:author="Nick.Tolimieri [2]" w:date="2022-09-09T12:38:00Z">
              <w:del w:id="11432" w:author="Nick.Tolimieri" w:date="2022-09-13T12:37:00Z">
                <w:r w:rsidRPr="001255CF" w:rsidDel="00207938">
                  <w:rPr>
                    <w:rFonts w:asciiTheme="minorHAnsi" w:eastAsiaTheme="minorHAnsi" w:hAnsiTheme="minorHAnsi" w:cstheme="minorBidi"/>
                    <w:sz w:val="22"/>
                    <w:szCs w:val="22"/>
                    <w:rPrChange w:id="11433" w:author="Nick.Tolimieri [2]" w:date="2022-09-09T12:38:00Z">
                      <w:rPr>
                        <w:rFonts w:ascii="Calibri" w:hAnsi="Calibri" w:cs="Calibri"/>
                        <w:color w:val="000000"/>
                        <w:sz w:val="22"/>
                        <w:szCs w:val="22"/>
                      </w:rPr>
                    </w:rPrChange>
                  </w:rPr>
                  <w:delText>0</w:delText>
                </w:r>
              </w:del>
            </w:ins>
          </w:p>
        </w:tc>
        <w:tc>
          <w:tcPr>
            <w:tcW w:w="960" w:type="dxa"/>
            <w:noWrap/>
            <w:hideMark/>
            <w:tcPrChange w:id="114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35" w:author="Nick.Tolimieri [2]" w:date="2022-09-09T12:38:00Z"/>
                <w:del w:id="11436" w:author="Nick.Tolimieri" w:date="2022-09-13T12:37:00Z"/>
                <w:rFonts w:asciiTheme="minorHAnsi" w:eastAsiaTheme="minorHAnsi" w:hAnsiTheme="minorHAnsi" w:cstheme="minorBidi"/>
                <w:sz w:val="22"/>
                <w:szCs w:val="22"/>
                <w:rPrChange w:id="11437" w:author="Nick.Tolimieri [2]" w:date="2022-09-09T12:38:00Z">
                  <w:rPr>
                    <w:ins w:id="11438" w:author="Nick.Tolimieri [2]" w:date="2022-09-09T12:38:00Z"/>
                    <w:del w:id="11439" w:author="Nick.Tolimieri" w:date="2022-09-13T12:37:00Z"/>
                    <w:rFonts w:ascii="Calibri" w:hAnsi="Calibri" w:cs="Calibri"/>
                    <w:color w:val="000000"/>
                    <w:sz w:val="22"/>
                    <w:szCs w:val="22"/>
                  </w:rPr>
                </w:rPrChange>
              </w:rPr>
              <w:pPrChange w:id="11440" w:author="Nick.Tolimieri [2]" w:date="2022-09-09T12:38:00Z">
                <w:pPr>
                  <w:jc w:val="right"/>
                </w:pPr>
              </w:pPrChange>
            </w:pPr>
            <w:ins w:id="11441" w:author="Nick.Tolimieri [2]" w:date="2022-09-09T12:38:00Z">
              <w:del w:id="11442" w:author="Nick.Tolimieri" w:date="2022-09-13T12:37:00Z">
                <w:r w:rsidRPr="001255CF" w:rsidDel="00207938">
                  <w:rPr>
                    <w:rFonts w:asciiTheme="minorHAnsi" w:eastAsiaTheme="minorHAnsi" w:hAnsiTheme="minorHAnsi" w:cstheme="minorBidi"/>
                    <w:sz w:val="22"/>
                    <w:szCs w:val="22"/>
                    <w:rPrChange w:id="11443" w:author="Nick.Tolimieri [2]" w:date="2022-09-09T12:38:00Z">
                      <w:rPr>
                        <w:rFonts w:ascii="Calibri" w:hAnsi="Calibri" w:cs="Calibri"/>
                        <w:color w:val="000000"/>
                        <w:sz w:val="22"/>
                        <w:szCs w:val="22"/>
                      </w:rPr>
                    </w:rPrChange>
                  </w:rPr>
                  <w:delText>0</w:delText>
                </w:r>
              </w:del>
            </w:ins>
          </w:p>
        </w:tc>
        <w:tc>
          <w:tcPr>
            <w:tcW w:w="960" w:type="dxa"/>
            <w:noWrap/>
            <w:hideMark/>
            <w:tcPrChange w:id="114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45" w:author="Nick.Tolimieri [2]" w:date="2022-09-09T12:38:00Z"/>
                <w:del w:id="11446" w:author="Nick.Tolimieri" w:date="2022-09-13T12:37:00Z"/>
                <w:rFonts w:asciiTheme="minorHAnsi" w:eastAsiaTheme="minorHAnsi" w:hAnsiTheme="minorHAnsi" w:cstheme="minorBidi"/>
                <w:sz w:val="22"/>
                <w:szCs w:val="22"/>
                <w:rPrChange w:id="11447" w:author="Nick.Tolimieri [2]" w:date="2022-09-09T12:38:00Z">
                  <w:rPr>
                    <w:ins w:id="11448" w:author="Nick.Tolimieri [2]" w:date="2022-09-09T12:38:00Z"/>
                    <w:del w:id="11449" w:author="Nick.Tolimieri" w:date="2022-09-13T12:37:00Z"/>
                    <w:rFonts w:ascii="Calibri" w:hAnsi="Calibri" w:cs="Calibri"/>
                    <w:color w:val="000000"/>
                    <w:sz w:val="22"/>
                    <w:szCs w:val="22"/>
                  </w:rPr>
                </w:rPrChange>
              </w:rPr>
              <w:pPrChange w:id="11450" w:author="Nick.Tolimieri [2]" w:date="2022-09-09T12:38:00Z">
                <w:pPr>
                  <w:jc w:val="right"/>
                </w:pPr>
              </w:pPrChange>
            </w:pPr>
            <w:ins w:id="11451" w:author="Nick.Tolimieri [2]" w:date="2022-09-09T12:38:00Z">
              <w:del w:id="11452" w:author="Nick.Tolimieri" w:date="2022-09-13T12:37:00Z">
                <w:r w:rsidRPr="001255CF" w:rsidDel="00207938">
                  <w:rPr>
                    <w:rFonts w:asciiTheme="minorHAnsi" w:eastAsiaTheme="minorHAnsi" w:hAnsiTheme="minorHAnsi" w:cstheme="minorBidi"/>
                    <w:sz w:val="22"/>
                    <w:szCs w:val="22"/>
                    <w:rPrChange w:id="11453" w:author="Nick.Tolimieri [2]" w:date="2022-09-09T12:38:00Z">
                      <w:rPr>
                        <w:rFonts w:ascii="Calibri" w:hAnsi="Calibri" w:cs="Calibri"/>
                        <w:color w:val="000000"/>
                        <w:sz w:val="22"/>
                        <w:szCs w:val="22"/>
                      </w:rPr>
                    </w:rPrChange>
                  </w:rPr>
                  <w:delText>0</w:delText>
                </w:r>
              </w:del>
            </w:ins>
          </w:p>
        </w:tc>
        <w:tc>
          <w:tcPr>
            <w:tcW w:w="960" w:type="dxa"/>
            <w:noWrap/>
            <w:hideMark/>
            <w:tcPrChange w:id="114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55" w:author="Nick.Tolimieri [2]" w:date="2022-09-09T12:38:00Z"/>
                <w:del w:id="11456" w:author="Nick.Tolimieri" w:date="2022-09-13T12:37:00Z"/>
                <w:rFonts w:asciiTheme="minorHAnsi" w:eastAsiaTheme="minorHAnsi" w:hAnsiTheme="minorHAnsi" w:cstheme="minorBidi"/>
                <w:sz w:val="22"/>
                <w:szCs w:val="22"/>
                <w:rPrChange w:id="11457" w:author="Nick.Tolimieri [2]" w:date="2022-09-09T12:38:00Z">
                  <w:rPr>
                    <w:ins w:id="11458" w:author="Nick.Tolimieri [2]" w:date="2022-09-09T12:38:00Z"/>
                    <w:del w:id="11459" w:author="Nick.Tolimieri" w:date="2022-09-13T12:37:00Z"/>
                    <w:rFonts w:ascii="Calibri" w:hAnsi="Calibri" w:cs="Calibri"/>
                    <w:color w:val="000000"/>
                    <w:sz w:val="22"/>
                    <w:szCs w:val="22"/>
                  </w:rPr>
                </w:rPrChange>
              </w:rPr>
              <w:pPrChange w:id="11460" w:author="Nick.Tolimieri [2]" w:date="2022-09-09T12:38:00Z">
                <w:pPr>
                  <w:jc w:val="right"/>
                </w:pPr>
              </w:pPrChange>
            </w:pPr>
            <w:ins w:id="11461" w:author="Nick.Tolimieri [2]" w:date="2022-09-09T12:38:00Z">
              <w:del w:id="11462" w:author="Nick.Tolimieri" w:date="2022-09-13T12:37:00Z">
                <w:r w:rsidRPr="001255CF" w:rsidDel="00207938">
                  <w:rPr>
                    <w:rFonts w:asciiTheme="minorHAnsi" w:eastAsiaTheme="minorHAnsi" w:hAnsiTheme="minorHAnsi" w:cstheme="minorBidi"/>
                    <w:sz w:val="22"/>
                    <w:szCs w:val="22"/>
                    <w:rPrChange w:id="11463" w:author="Nick.Tolimieri [2]" w:date="2022-09-09T12:38:00Z">
                      <w:rPr>
                        <w:rFonts w:ascii="Calibri" w:hAnsi="Calibri" w:cs="Calibri"/>
                        <w:color w:val="000000"/>
                        <w:sz w:val="22"/>
                        <w:szCs w:val="22"/>
                      </w:rPr>
                    </w:rPrChange>
                  </w:rPr>
                  <w:delText>0</w:delText>
                </w:r>
              </w:del>
            </w:ins>
          </w:p>
        </w:tc>
        <w:tc>
          <w:tcPr>
            <w:tcW w:w="960" w:type="dxa"/>
            <w:noWrap/>
            <w:hideMark/>
            <w:tcPrChange w:id="114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65" w:author="Nick.Tolimieri [2]" w:date="2022-09-09T12:38:00Z"/>
                <w:del w:id="11466" w:author="Nick.Tolimieri" w:date="2022-09-13T12:37:00Z"/>
                <w:rFonts w:asciiTheme="minorHAnsi" w:eastAsiaTheme="minorHAnsi" w:hAnsiTheme="minorHAnsi" w:cstheme="minorBidi"/>
                <w:sz w:val="22"/>
                <w:szCs w:val="22"/>
                <w:rPrChange w:id="11467" w:author="Nick.Tolimieri [2]" w:date="2022-09-09T12:38:00Z">
                  <w:rPr>
                    <w:ins w:id="11468" w:author="Nick.Tolimieri [2]" w:date="2022-09-09T12:38:00Z"/>
                    <w:del w:id="11469" w:author="Nick.Tolimieri" w:date="2022-09-13T12:37:00Z"/>
                    <w:rFonts w:ascii="Calibri" w:hAnsi="Calibri" w:cs="Calibri"/>
                    <w:color w:val="000000"/>
                    <w:sz w:val="22"/>
                    <w:szCs w:val="22"/>
                  </w:rPr>
                </w:rPrChange>
              </w:rPr>
              <w:pPrChange w:id="11470" w:author="Nick.Tolimieri [2]" w:date="2022-09-09T12:38:00Z">
                <w:pPr/>
              </w:pPrChange>
            </w:pPr>
            <w:ins w:id="11471" w:author="Nick.Tolimieri [2]" w:date="2022-09-09T12:38:00Z">
              <w:del w:id="11472" w:author="Nick.Tolimieri" w:date="2022-09-13T12:37:00Z">
                <w:r w:rsidRPr="001255CF" w:rsidDel="00207938">
                  <w:rPr>
                    <w:rFonts w:asciiTheme="minorHAnsi" w:eastAsiaTheme="minorHAnsi" w:hAnsiTheme="minorHAnsi" w:cstheme="minorBidi"/>
                    <w:sz w:val="22"/>
                    <w:szCs w:val="22"/>
                    <w:rPrChange w:id="11473" w:author="Nick.Tolimieri [2]" w:date="2022-09-09T12:38:00Z">
                      <w:rPr>
                        <w:rFonts w:ascii="Calibri" w:hAnsi="Calibri" w:cs="Calibri"/>
                        <w:color w:val="000000"/>
                        <w:sz w:val="22"/>
                        <w:szCs w:val="22"/>
                      </w:rPr>
                    </w:rPrChange>
                  </w:rPr>
                  <w:delText>NA</w:delText>
                </w:r>
              </w:del>
            </w:ins>
          </w:p>
        </w:tc>
        <w:tc>
          <w:tcPr>
            <w:tcW w:w="960" w:type="dxa"/>
            <w:noWrap/>
            <w:hideMark/>
            <w:tcPrChange w:id="114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75" w:author="Nick.Tolimieri [2]" w:date="2022-09-09T12:38:00Z"/>
                <w:del w:id="11476" w:author="Nick.Tolimieri" w:date="2022-09-13T12:37:00Z"/>
                <w:rFonts w:asciiTheme="minorHAnsi" w:eastAsiaTheme="minorHAnsi" w:hAnsiTheme="minorHAnsi" w:cstheme="minorBidi"/>
                <w:sz w:val="22"/>
                <w:szCs w:val="22"/>
                <w:rPrChange w:id="11477" w:author="Nick.Tolimieri [2]" w:date="2022-09-09T12:38:00Z">
                  <w:rPr>
                    <w:ins w:id="11478" w:author="Nick.Tolimieri [2]" w:date="2022-09-09T12:38:00Z"/>
                    <w:del w:id="11479" w:author="Nick.Tolimieri" w:date="2022-09-13T12:37:00Z"/>
                    <w:rFonts w:ascii="Calibri" w:hAnsi="Calibri" w:cs="Calibri"/>
                    <w:color w:val="000000"/>
                    <w:sz w:val="22"/>
                    <w:szCs w:val="22"/>
                  </w:rPr>
                </w:rPrChange>
              </w:rPr>
              <w:pPrChange w:id="11480" w:author="Nick.Tolimieri [2]" w:date="2022-09-09T12:38:00Z">
                <w:pPr/>
              </w:pPrChange>
            </w:pPr>
            <w:ins w:id="11481" w:author="Nick.Tolimieri [2]" w:date="2022-09-09T12:38:00Z">
              <w:del w:id="11482" w:author="Nick.Tolimieri" w:date="2022-09-13T12:37:00Z">
                <w:r w:rsidRPr="001255CF" w:rsidDel="00207938">
                  <w:rPr>
                    <w:rFonts w:asciiTheme="minorHAnsi" w:eastAsiaTheme="minorHAnsi" w:hAnsiTheme="minorHAnsi" w:cstheme="minorBidi"/>
                    <w:sz w:val="22"/>
                    <w:szCs w:val="22"/>
                    <w:rPrChange w:id="11483" w:author="Nick.Tolimieri [2]" w:date="2022-09-09T12:38:00Z">
                      <w:rPr>
                        <w:rFonts w:ascii="Calibri" w:hAnsi="Calibri" w:cs="Calibri"/>
                        <w:color w:val="000000"/>
                        <w:sz w:val="22"/>
                        <w:szCs w:val="22"/>
                      </w:rPr>
                    </w:rPrChange>
                  </w:rPr>
                  <w:delText>NA</w:delText>
                </w:r>
              </w:del>
            </w:ins>
          </w:p>
        </w:tc>
        <w:tc>
          <w:tcPr>
            <w:tcW w:w="960" w:type="dxa"/>
            <w:noWrap/>
            <w:hideMark/>
            <w:tcPrChange w:id="114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85" w:author="Nick.Tolimieri [2]" w:date="2022-09-09T12:38:00Z"/>
                <w:del w:id="11486" w:author="Nick.Tolimieri" w:date="2022-09-13T12:37:00Z"/>
                <w:rFonts w:asciiTheme="minorHAnsi" w:eastAsiaTheme="minorHAnsi" w:hAnsiTheme="minorHAnsi" w:cstheme="minorBidi"/>
                <w:sz w:val="22"/>
                <w:szCs w:val="22"/>
                <w:rPrChange w:id="11487" w:author="Nick.Tolimieri [2]" w:date="2022-09-09T12:38:00Z">
                  <w:rPr>
                    <w:ins w:id="11488" w:author="Nick.Tolimieri [2]" w:date="2022-09-09T12:38:00Z"/>
                    <w:del w:id="11489" w:author="Nick.Tolimieri" w:date="2022-09-13T12:37:00Z"/>
                    <w:rFonts w:ascii="Calibri" w:hAnsi="Calibri" w:cs="Calibri"/>
                    <w:color w:val="000000"/>
                    <w:sz w:val="22"/>
                    <w:szCs w:val="22"/>
                  </w:rPr>
                </w:rPrChange>
              </w:rPr>
              <w:pPrChange w:id="11490" w:author="Nick.Tolimieri [2]" w:date="2022-09-09T12:38:00Z">
                <w:pPr/>
              </w:pPrChange>
            </w:pPr>
            <w:ins w:id="11491" w:author="Nick.Tolimieri [2]" w:date="2022-09-09T12:38:00Z">
              <w:del w:id="11492" w:author="Nick.Tolimieri" w:date="2022-09-13T12:37:00Z">
                <w:r w:rsidRPr="001255CF" w:rsidDel="00207938">
                  <w:rPr>
                    <w:rFonts w:asciiTheme="minorHAnsi" w:eastAsiaTheme="minorHAnsi" w:hAnsiTheme="minorHAnsi" w:cstheme="minorBidi"/>
                    <w:sz w:val="22"/>
                    <w:szCs w:val="22"/>
                    <w:rPrChange w:id="11493" w:author="Nick.Tolimieri [2]" w:date="2022-09-09T12:38:00Z">
                      <w:rPr>
                        <w:rFonts w:ascii="Calibri" w:hAnsi="Calibri" w:cs="Calibri"/>
                        <w:color w:val="000000"/>
                        <w:sz w:val="22"/>
                        <w:szCs w:val="22"/>
                      </w:rPr>
                    </w:rPrChange>
                  </w:rPr>
                  <w:delText>NA</w:delText>
                </w:r>
              </w:del>
            </w:ins>
          </w:p>
        </w:tc>
        <w:tc>
          <w:tcPr>
            <w:tcW w:w="960" w:type="dxa"/>
            <w:noWrap/>
            <w:hideMark/>
            <w:tcPrChange w:id="114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95" w:author="Nick.Tolimieri [2]" w:date="2022-09-09T12:38:00Z"/>
                <w:del w:id="11496" w:author="Nick.Tolimieri" w:date="2022-09-13T12:37:00Z"/>
                <w:rFonts w:asciiTheme="minorHAnsi" w:eastAsiaTheme="minorHAnsi" w:hAnsiTheme="minorHAnsi" w:cstheme="minorBidi"/>
                <w:sz w:val="22"/>
                <w:szCs w:val="22"/>
                <w:rPrChange w:id="11497" w:author="Nick.Tolimieri [2]" w:date="2022-09-09T12:38:00Z">
                  <w:rPr>
                    <w:ins w:id="11498" w:author="Nick.Tolimieri [2]" w:date="2022-09-09T12:38:00Z"/>
                    <w:del w:id="11499" w:author="Nick.Tolimieri" w:date="2022-09-13T12:37:00Z"/>
                    <w:rFonts w:ascii="Calibri" w:hAnsi="Calibri" w:cs="Calibri"/>
                    <w:color w:val="000000"/>
                    <w:sz w:val="22"/>
                    <w:szCs w:val="22"/>
                  </w:rPr>
                </w:rPrChange>
              </w:rPr>
              <w:pPrChange w:id="11500" w:author="Nick.Tolimieri [2]" w:date="2022-09-09T12:38:00Z">
                <w:pPr/>
              </w:pPrChange>
            </w:pPr>
            <w:ins w:id="11501" w:author="Nick.Tolimieri [2]" w:date="2022-09-09T12:38:00Z">
              <w:del w:id="11502" w:author="Nick.Tolimieri" w:date="2022-09-13T12:37:00Z">
                <w:r w:rsidRPr="001255CF" w:rsidDel="00207938">
                  <w:rPr>
                    <w:rFonts w:asciiTheme="minorHAnsi" w:eastAsiaTheme="minorHAnsi" w:hAnsiTheme="minorHAnsi" w:cstheme="minorBidi"/>
                    <w:sz w:val="22"/>
                    <w:szCs w:val="22"/>
                    <w:rPrChange w:id="11503"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1504" w:author="Nick.Tolimieri [2]" w:date="2022-09-09T12:38:00Z"/>
          <w:del w:id="11505" w:author="Nick.Tolimieri" w:date="2022-09-13T12:37:00Z"/>
          <w:trPrChange w:id="11506" w:author="Nick.Tolimieri [2]" w:date="2022-09-09T12:38:00Z">
            <w:trPr>
              <w:divId w:val="1429738465"/>
              <w:trHeight w:val="300"/>
            </w:trPr>
          </w:trPrChange>
        </w:trPr>
        <w:tc>
          <w:tcPr>
            <w:tcW w:w="960" w:type="dxa"/>
            <w:noWrap/>
            <w:hideMark/>
            <w:tcPrChange w:id="115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08" w:author="Nick.Tolimieri [2]" w:date="2022-09-09T12:38:00Z"/>
                <w:del w:id="11509" w:author="Nick.Tolimieri" w:date="2022-09-13T12:37:00Z"/>
                <w:rFonts w:asciiTheme="minorHAnsi" w:eastAsiaTheme="minorHAnsi" w:hAnsiTheme="minorHAnsi" w:cstheme="minorBidi"/>
                <w:sz w:val="22"/>
                <w:szCs w:val="22"/>
                <w:rPrChange w:id="11510" w:author="Nick.Tolimieri [2]" w:date="2022-09-09T12:38:00Z">
                  <w:rPr>
                    <w:ins w:id="11511" w:author="Nick.Tolimieri [2]" w:date="2022-09-09T12:38:00Z"/>
                    <w:del w:id="11512" w:author="Nick.Tolimieri" w:date="2022-09-13T12:37:00Z"/>
                    <w:rFonts w:ascii="Calibri" w:hAnsi="Calibri" w:cs="Calibri"/>
                    <w:color w:val="000000"/>
                    <w:sz w:val="22"/>
                    <w:szCs w:val="22"/>
                  </w:rPr>
                </w:rPrChange>
              </w:rPr>
              <w:pPrChange w:id="11513" w:author="Nick.Tolimieri [2]" w:date="2022-09-09T12:38:00Z">
                <w:pPr/>
              </w:pPrChange>
            </w:pPr>
            <w:ins w:id="11514" w:author="Nick.Tolimieri [2]" w:date="2022-09-09T12:38:00Z">
              <w:del w:id="11515" w:author="Nick.Tolimieri" w:date="2022-09-13T12:37:00Z">
                <w:r w:rsidRPr="001255CF" w:rsidDel="00207938">
                  <w:rPr>
                    <w:rFonts w:asciiTheme="minorHAnsi" w:eastAsiaTheme="minorHAnsi" w:hAnsiTheme="minorHAnsi" w:cstheme="minorBidi"/>
                    <w:sz w:val="22"/>
                    <w:szCs w:val="22"/>
                    <w:rPrChange w:id="11516"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5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18" w:author="Nick.Tolimieri [2]" w:date="2022-09-09T12:38:00Z"/>
                <w:del w:id="11519" w:author="Nick.Tolimieri" w:date="2022-09-13T12:37:00Z"/>
                <w:rFonts w:asciiTheme="minorHAnsi" w:eastAsiaTheme="minorHAnsi" w:hAnsiTheme="minorHAnsi" w:cstheme="minorBidi"/>
                <w:sz w:val="22"/>
                <w:szCs w:val="22"/>
                <w:rPrChange w:id="11520" w:author="Nick.Tolimieri [2]" w:date="2022-09-09T12:38:00Z">
                  <w:rPr>
                    <w:ins w:id="11521" w:author="Nick.Tolimieri [2]" w:date="2022-09-09T12:38:00Z"/>
                    <w:del w:id="11522" w:author="Nick.Tolimieri" w:date="2022-09-13T12:37:00Z"/>
                    <w:rFonts w:ascii="Calibri" w:hAnsi="Calibri" w:cs="Calibri"/>
                    <w:color w:val="000000"/>
                    <w:sz w:val="22"/>
                    <w:szCs w:val="22"/>
                  </w:rPr>
                </w:rPrChange>
              </w:rPr>
              <w:pPrChange w:id="11523" w:author="Nick.Tolimieri [2]" w:date="2022-09-09T12:38:00Z">
                <w:pPr>
                  <w:jc w:val="right"/>
                </w:pPr>
              </w:pPrChange>
            </w:pPr>
            <w:ins w:id="11524" w:author="Nick.Tolimieri [2]" w:date="2022-09-09T12:38:00Z">
              <w:del w:id="11525" w:author="Nick.Tolimieri" w:date="2022-09-13T12:37:00Z">
                <w:r w:rsidRPr="001255CF" w:rsidDel="00207938">
                  <w:rPr>
                    <w:rFonts w:asciiTheme="minorHAnsi" w:eastAsiaTheme="minorHAnsi" w:hAnsiTheme="minorHAnsi" w:cstheme="minorBidi"/>
                    <w:sz w:val="22"/>
                    <w:szCs w:val="22"/>
                    <w:rPrChange w:id="11526" w:author="Nick.Tolimieri [2]" w:date="2022-09-09T12:38:00Z">
                      <w:rPr>
                        <w:rFonts w:ascii="Calibri" w:hAnsi="Calibri" w:cs="Calibri"/>
                        <w:color w:val="000000"/>
                        <w:sz w:val="22"/>
                        <w:szCs w:val="22"/>
                      </w:rPr>
                    </w:rPrChange>
                  </w:rPr>
                  <w:delText>2019</w:delText>
                </w:r>
              </w:del>
            </w:ins>
          </w:p>
        </w:tc>
        <w:tc>
          <w:tcPr>
            <w:tcW w:w="960" w:type="dxa"/>
            <w:noWrap/>
            <w:hideMark/>
            <w:tcPrChange w:id="115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28" w:author="Nick.Tolimieri [2]" w:date="2022-09-09T12:38:00Z"/>
                <w:del w:id="11529" w:author="Nick.Tolimieri" w:date="2022-09-13T12:37:00Z"/>
                <w:rFonts w:asciiTheme="minorHAnsi" w:eastAsiaTheme="minorHAnsi" w:hAnsiTheme="minorHAnsi" w:cstheme="minorBidi"/>
                <w:sz w:val="22"/>
                <w:szCs w:val="22"/>
                <w:rPrChange w:id="11530" w:author="Nick.Tolimieri [2]" w:date="2022-09-09T12:38:00Z">
                  <w:rPr>
                    <w:ins w:id="11531" w:author="Nick.Tolimieri [2]" w:date="2022-09-09T12:38:00Z"/>
                    <w:del w:id="11532" w:author="Nick.Tolimieri" w:date="2022-09-13T12:37:00Z"/>
                    <w:rFonts w:ascii="Calibri" w:hAnsi="Calibri" w:cs="Calibri"/>
                    <w:color w:val="000000"/>
                    <w:sz w:val="22"/>
                    <w:szCs w:val="22"/>
                  </w:rPr>
                </w:rPrChange>
              </w:rPr>
              <w:pPrChange w:id="11533" w:author="Nick.Tolimieri [2]" w:date="2022-09-09T12:38:00Z">
                <w:pPr>
                  <w:jc w:val="right"/>
                </w:pPr>
              </w:pPrChange>
            </w:pPr>
            <w:ins w:id="11534" w:author="Nick.Tolimieri [2]" w:date="2022-09-09T12:38:00Z">
              <w:del w:id="11535" w:author="Nick.Tolimieri" w:date="2022-09-13T12:37:00Z">
                <w:r w:rsidRPr="001255CF" w:rsidDel="00207938">
                  <w:rPr>
                    <w:rFonts w:asciiTheme="minorHAnsi" w:eastAsiaTheme="minorHAnsi" w:hAnsiTheme="minorHAnsi" w:cstheme="minorBidi"/>
                    <w:sz w:val="22"/>
                    <w:szCs w:val="22"/>
                    <w:rPrChange w:id="11536" w:author="Nick.Tolimieri [2]" w:date="2022-09-09T12:38:00Z">
                      <w:rPr>
                        <w:rFonts w:ascii="Calibri" w:hAnsi="Calibri" w:cs="Calibri"/>
                        <w:color w:val="000000"/>
                        <w:sz w:val="22"/>
                        <w:szCs w:val="22"/>
                      </w:rPr>
                    </w:rPrChange>
                  </w:rPr>
                  <w:delText>9</w:delText>
                </w:r>
              </w:del>
            </w:ins>
          </w:p>
        </w:tc>
        <w:tc>
          <w:tcPr>
            <w:tcW w:w="960" w:type="dxa"/>
            <w:noWrap/>
            <w:hideMark/>
            <w:tcPrChange w:id="115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38" w:author="Nick.Tolimieri [2]" w:date="2022-09-09T12:38:00Z"/>
                <w:del w:id="11539" w:author="Nick.Tolimieri" w:date="2022-09-13T12:37:00Z"/>
                <w:rFonts w:asciiTheme="minorHAnsi" w:eastAsiaTheme="minorHAnsi" w:hAnsiTheme="minorHAnsi" w:cstheme="minorBidi"/>
                <w:sz w:val="22"/>
                <w:szCs w:val="22"/>
                <w:rPrChange w:id="11540" w:author="Nick.Tolimieri [2]" w:date="2022-09-09T12:38:00Z">
                  <w:rPr>
                    <w:ins w:id="11541" w:author="Nick.Tolimieri [2]" w:date="2022-09-09T12:38:00Z"/>
                    <w:del w:id="11542" w:author="Nick.Tolimieri" w:date="2022-09-13T12:37:00Z"/>
                    <w:rFonts w:ascii="Calibri" w:hAnsi="Calibri" w:cs="Calibri"/>
                    <w:color w:val="000000"/>
                    <w:sz w:val="22"/>
                    <w:szCs w:val="22"/>
                  </w:rPr>
                </w:rPrChange>
              </w:rPr>
              <w:pPrChange w:id="11543" w:author="Nick.Tolimieri [2]" w:date="2022-09-09T12:38:00Z">
                <w:pPr>
                  <w:jc w:val="right"/>
                </w:pPr>
              </w:pPrChange>
            </w:pPr>
            <w:ins w:id="11544" w:author="Nick.Tolimieri [2]" w:date="2022-09-09T12:38:00Z">
              <w:del w:id="11545" w:author="Nick.Tolimieri" w:date="2022-09-13T12:37:00Z">
                <w:r w:rsidRPr="001255CF" w:rsidDel="00207938">
                  <w:rPr>
                    <w:rFonts w:asciiTheme="minorHAnsi" w:eastAsiaTheme="minorHAnsi" w:hAnsiTheme="minorHAnsi" w:cstheme="minorBidi"/>
                    <w:sz w:val="22"/>
                    <w:szCs w:val="22"/>
                    <w:rPrChange w:id="11546" w:author="Nick.Tolimieri [2]" w:date="2022-09-09T12:38:00Z">
                      <w:rPr>
                        <w:rFonts w:ascii="Calibri" w:hAnsi="Calibri" w:cs="Calibri"/>
                        <w:color w:val="000000"/>
                        <w:sz w:val="22"/>
                        <w:szCs w:val="22"/>
                      </w:rPr>
                    </w:rPrChange>
                  </w:rPr>
                  <w:delText>43</w:delText>
                </w:r>
              </w:del>
            </w:ins>
          </w:p>
        </w:tc>
        <w:tc>
          <w:tcPr>
            <w:tcW w:w="960" w:type="dxa"/>
            <w:noWrap/>
            <w:hideMark/>
            <w:tcPrChange w:id="115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48" w:author="Nick.Tolimieri [2]" w:date="2022-09-09T12:38:00Z"/>
                <w:del w:id="11549" w:author="Nick.Tolimieri" w:date="2022-09-13T12:37:00Z"/>
                <w:rFonts w:asciiTheme="minorHAnsi" w:eastAsiaTheme="minorHAnsi" w:hAnsiTheme="minorHAnsi" w:cstheme="minorBidi"/>
                <w:sz w:val="22"/>
                <w:szCs w:val="22"/>
                <w:rPrChange w:id="11550" w:author="Nick.Tolimieri [2]" w:date="2022-09-09T12:38:00Z">
                  <w:rPr>
                    <w:ins w:id="11551" w:author="Nick.Tolimieri [2]" w:date="2022-09-09T12:38:00Z"/>
                    <w:del w:id="11552" w:author="Nick.Tolimieri" w:date="2022-09-13T12:37:00Z"/>
                    <w:rFonts w:ascii="Calibri" w:hAnsi="Calibri" w:cs="Calibri"/>
                    <w:color w:val="000000"/>
                    <w:sz w:val="22"/>
                    <w:szCs w:val="22"/>
                  </w:rPr>
                </w:rPrChange>
              </w:rPr>
              <w:pPrChange w:id="11553" w:author="Nick.Tolimieri [2]" w:date="2022-09-09T12:38:00Z">
                <w:pPr>
                  <w:jc w:val="right"/>
                </w:pPr>
              </w:pPrChange>
            </w:pPr>
            <w:ins w:id="11554" w:author="Nick.Tolimieri [2]" w:date="2022-09-09T12:38:00Z">
              <w:del w:id="11555" w:author="Nick.Tolimieri" w:date="2022-09-13T12:37:00Z">
                <w:r w:rsidRPr="001255CF" w:rsidDel="00207938">
                  <w:rPr>
                    <w:rFonts w:asciiTheme="minorHAnsi" w:eastAsiaTheme="minorHAnsi" w:hAnsiTheme="minorHAnsi" w:cstheme="minorBidi"/>
                    <w:sz w:val="22"/>
                    <w:szCs w:val="22"/>
                    <w:rPrChange w:id="11556" w:author="Nick.Tolimieri [2]" w:date="2022-09-09T12:38:00Z">
                      <w:rPr>
                        <w:rFonts w:ascii="Calibri" w:hAnsi="Calibri" w:cs="Calibri"/>
                        <w:color w:val="000000"/>
                        <w:sz w:val="22"/>
                        <w:szCs w:val="22"/>
                      </w:rPr>
                    </w:rPrChange>
                  </w:rPr>
                  <w:delText>3</w:delText>
                </w:r>
              </w:del>
            </w:ins>
          </w:p>
        </w:tc>
        <w:tc>
          <w:tcPr>
            <w:tcW w:w="960" w:type="dxa"/>
            <w:noWrap/>
            <w:hideMark/>
            <w:tcPrChange w:id="115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58" w:author="Nick.Tolimieri [2]" w:date="2022-09-09T12:38:00Z"/>
                <w:del w:id="11559" w:author="Nick.Tolimieri" w:date="2022-09-13T12:37:00Z"/>
                <w:rFonts w:asciiTheme="minorHAnsi" w:eastAsiaTheme="minorHAnsi" w:hAnsiTheme="minorHAnsi" w:cstheme="minorBidi"/>
                <w:sz w:val="22"/>
                <w:szCs w:val="22"/>
                <w:rPrChange w:id="11560" w:author="Nick.Tolimieri [2]" w:date="2022-09-09T12:38:00Z">
                  <w:rPr>
                    <w:ins w:id="11561" w:author="Nick.Tolimieri [2]" w:date="2022-09-09T12:38:00Z"/>
                    <w:del w:id="11562" w:author="Nick.Tolimieri" w:date="2022-09-13T12:37:00Z"/>
                    <w:rFonts w:ascii="Calibri" w:hAnsi="Calibri" w:cs="Calibri"/>
                    <w:color w:val="000000"/>
                    <w:sz w:val="22"/>
                    <w:szCs w:val="22"/>
                  </w:rPr>
                </w:rPrChange>
              </w:rPr>
              <w:pPrChange w:id="11563" w:author="Nick.Tolimieri [2]" w:date="2022-09-09T12:38:00Z">
                <w:pPr>
                  <w:jc w:val="right"/>
                </w:pPr>
              </w:pPrChange>
            </w:pPr>
            <w:ins w:id="11564" w:author="Nick.Tolimieri [2]" w:date="2022-09-09T12:38:00Z">
              <w:del w:id="11565" w:author="Nick.Tolimieri" w:date="2022-09-13T12:37:00Z">
                <w:r w:rsidRPr="001255CF" w:rsidDel="00207938">
                  <w:rPr>
                    <w:rFonts w:asciiTheme="minorHAnsi" w:eastAsiaTheme="minorHAnsi" w:hAnsiTheme="minorHAnsi" w:cstheme="minorBidi"/>
                    <w:sz w:val="22"/>
                    <w:szCs w:val="22"/>
                    <w:rPrChange w:id="11566" w:author="Nick.Tolimieri [2]" w:date="2022-09-09T12:38:00Z">
                      <w:rPr>
                        <w:rFonts w:ascii="Calibri" w:hAnsi="Calibri" w:cs="Calibri"/>
                        <w:color w:val="000000"/>
                        <w:sz w:val="22"/>
                        <w:szCs w:val="22"/>
                      </w:rPr>
                    </w:rPrChange>
                  </w:rPr>
                  <w:delText>26</w:delText>
                </w:r>
              </w:del>
            </w:ins>
          </w:p>
        </w:tc>
        <w:tc>
          <w:tcPr>
            <w:tcW w:w="960" w:type="dxa"/>
            <w:noWrap/>
            <w:hideMark/>
            <w:tcPrChange w:id="115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68" w:author="Nick.Tolimieri [2]" w:date="2022-09-09T12:38:00Z"/>
                <w:del w:id="11569" w:author="Nick.Tolimieri" w:date="2022-09-13T12:37:00Z"/>
                <w:rFonts w:asciiTheme="minorHAnsi" w:eastAsiaTheme="minorHAnsi" w:hAnsiTheme="minorHAnsi" w:cstheme="minorBidi"/>
                <w:sz w:val="22"/>
                <w:szCs w:val="22"/>
                <w:rPrChange w:id="11570" w:author="Nick.Tolimieri [2]" w:date="2022-09-09T12:38:00Z">
                  <w:rPr>
                    <w:ins w:id="11571" w:author="Nick.Tolimieri [2]" w:date="2022-09-09T12:38:00Z"/>
                    <w:del w:id="11572" w:author="Nick.Tolimieri" w:date="2022-09-13T12:37:00Z"/>
                    <w:rFonts w:ascii="Calibri" w:hAnsi="Calibri" w:cs="Calibri"/>
                    <w:color w:val="000000"/>
                    <w:sz w:val="22"/>
                    <w:szCs w:val="22"/>
                  </w:rPr>
                </w:rPrChange>
              </w:rPr>
              <w:pPrChange w:id="11573" w:author="Nick.Tolimieri [2]" w:date="2022-09-09T12:38:00Z">
                <w:pPr>
                  <w:jc w:val="right"/>
                </w:pPr>
              </w:pPrChange>
            </w:pPr>
            <w:ins w:id="11574" w:author="Nick.Tolimieri [2]" w:date="2022-09-09T12:38:00Z">
              <w:del w:id="11575" w:author="Nick.Tolimieri" w:date="2022-09-13T12:37:00Z">
                <w:r w:rsidRPr="001255CF" w:rsidDel="00207938">
                  <w:rPr>
                    <w:rFonts w:asciiTheme="minorHAnsi" w:eastAsiaTheme="minorHAnsi" w:hAnsiTheme="minorHAnsi" w:cstheme="minorBidi"/>
                    <w:sz w:val="22"/>
                    <w:szCs w:val="22"/>
                    <w:rPrChange w:id="11576" w:author="Nick.Tolimieri [2]" w:date="2022-09-09T12:38:00Z">
                      <w:rPr>
                        <w:rFonts w:ascii="Calibri" w:hAnsi="Calibri" w:cs="Calibri"/>
                        <w:color w:val="000000"/>
                        <w:sz w:val="22"/>
                        <w:szCs w:val="22"/>
                      </w:rPr>
                    </w:rPrChange>
                  </w:rPr>
                  <w:delText>5</w:delText>
                </w:r>
              </w:del>
            </w:ins>
          </w:p>
        </w:tc>
        <w:tc>
          <w:tcPr>
            <w:tcW w:w="960" w:type="dxa"/>
            <w:noWrap/>
            <w:hideMark/>
            <w:tcPrChange w:id="115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78" w:author="Nick.Tolimieri [2]" w:date="2022-09-09T12:38:00Z"/>
                <w:del w:id="11579" w:author="Nick.Tolimieri" w:date="2022-09-13T12:37:00Z"/>
                <w:rFonts w:asciiTheme="minorHAnsi" w:eastAsiaTheme="minorHAnsi" w:hAnsiTheme="minorHAnsi" w:cstheme="minorBidi"/>
                <w:sz w:val="22"/>
                <w:szCs w:val="22"/>
                <w:rPrChange w:id="11580" w:author="Nick.Tolimieri [2]" w:date="2022-09-09T12:38:00Z">
                  <w:rPr>
                    <w:ins w:id="11581" w:author="Nick.Tolimieri [2]" w:date="2022-09-09T12:38:00Z"/>
                    <w:del w:id="11582" w:author="Nick.Tolimieri" w:date="2022-09-13T12:37:00Z"/>
                    <w:rFonts w:ascii="Calibri" w:hAnsi="Calibri" w:cs="Calibri"/>
                    <w:color w:val="000000"/>
                    <w:sz w:val="22"/>
                    <w:szCs w:val="22"/>
                  </w:rPr>
                </w:rPrChange>
              </w:rPr>
              <w:pPrChange w:id="11583" w:author="Nick.Tolimieri [2]" w:date="2022-09-09T12:38:00Z">
                <w:pPr>
                  <w:jc w:val="right"/>
                </w:pPr>
              </w:pPrChange>
            </w:pPr>
            <w:ins w:id="11584" w:author="Nick.Tolimieri [2]" w:date="2022-09-09T12:38:00Z">
              <w:del w:id="11585" w:author="Nick.Tolimieri" w:date="2022-09-13T12:37:00Z">
                <w:r w:rsidRPr="001255CF" w:rsidDel="00207938">
                  <w:rPr>
                    <w:rFonts w:asciiTheme="minorHAnsi" w:eastAsiaTheme="minorHAnsi" w:hAnsiTheme="minorHAnsi" w:cstheme="minorBidi"/>
                    <w:sz w:val="22"/>
                    <w:szCs w:val="22"/>
                    <w:rPrChange w:id="11586" w:author="Nick.Tolimieri [2]" w:date="2022-09-09T12:38:00Z">
                      <w:rPr>
                        <w:rFonts w:ascii="Calibri" w:hAnsi="Calibri" w:cs="Calibri"/>
                        <w:color w:val="000000"/>
                        <w:sz w:val="22"/>
                        <w:szCs w:val="22"/>
                      </w:rPr>
                    </w:rPrChange>
                  </w:rPr>
                  <w:delText>13</w:delText>
                </w:r>
              </w:del>
            </w:ins>
          </w:p>
        </w:tc>
        <w:tc>
          <w:tcPr>
            <w:tcW w:w="960" w:type="dxa"/>
            <w:noWrap/>
            <w:hideMark/>
            <w:tcPrChange w:id="115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88" w:author="Nick.Tolimieri [2]" w:date="2022-09-09T12:38:00Z"/>
                <w:del w:id="11589" w:author="Nick.Tolimieri" w:date="2022-09-13T12:37:00Z"/>
                <w:rFonts w:asciiTheme="minorHAnsi" w:eastAsiaTheme="minorHAnsi" w:hAnsiTheme="minorHAnsi" w:cstheme="minorBidi"/>
                <w:sz w:val="22"/>
                <w:szCs w:val="22"/>
                <w:rPrChange w:id="11590" w:author="Nick.Tolimieri [2]" w:date="2022-09-09T12:38:00Z">
                  <w:rPr>
                    <w:ins w:id="11591" w:author="Nick.Tolimieri [2]" w:date="2022-09-09T12:38:00Z"/>
                    <w:del w:id="11592" w:author="Nick.Tolimieri" w:date="2022-09-13T12:37:00Z"/>
                    <w:rFonts w:ascii="Calibri" w:hAnsi="Calibri" w:cs="Calibri"/>
                    <w:color w:val="000000"/>
                    <w:sz w:val="22"/>
                    <w:szCs w:val="22"/>
                  </w:rPr>
                </w:rPrChange>
              </w:rPr>
              <w:pPrChange w:id="11593" w:author="Nick.Tolimieri [2]" w:date="2022-09-09T12:38:00Z">
                <w:pPr>
                  <w:jc w:val="right"/>
                </w:pPr>
              </w:pPrChange>
            </w:pPr>
            <w:ins w:id="11594" w:author="Nick.Tolimieri [2]" w:date="2022-09-09T12:38:00Z">
              <w:del w:id="11595" w:author="Nick.Tolimieri" w:date="2022-09-13T12:37:00Z">
                <w:r w:rsidRPr="001255CF" w:rsidDel="00207938">
                  <w:rPr>
                    <w:rFonts w:asciiTheme="minorHAnsi" w:eastAsiaTheme="minorHAnsi" w:hAnsiTheme="minorHAnsi" w:cstheme="minorBidi"/>
                    <w:sz w:val="22"/>
                    <w:szCs w:val="22"/>
                    <w:rPrChange w:id="11596" w:author="Nick.Tolimieri [2]" w:date="2022-09-09T12:38:00Z">
                      <w:rPr>
                        <w:rFonts w:ascii="Calibri" w:hAnsi="Calibri" w:cs="Calibri"/>
                        <w:color w:val="000000"/>
                        <w:sz w:val="22"/>
                        <w:szCs w:val="22"/>
                      </w:rPr>
                    </w:rPrChange>
                  </w:rPr>
                  <w:delText>1.93</w:delText>
                </w:r>
              </w:del>
            </w:ins>
          </w:p>
        </w:tc>
        <w:tc>
          <w:tcPr>
            <w:tcW w:w="960" w:type="dxa"/>
            <w:noWrap/>
            <w:hideMark/>
            <w:tcPrChange w:id="115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98" w:author="Nick.Tolimieri [2]" w:date="2022-09-09T12:38:00Z"/>
                <w:del w:id="11599" w:author="Nick.Tolimieri" w:date="2022-09-13T12:37:00Z"/>
                <w:rFonts w:asciiTheme="minorHAnsi" w:eastAsiaTheme="minorHAnsi" w:hAnsiTheme="minorHAnsi" w:cstheme="minorBidi"/>
                <w:sz w:val="22"/>
                <w:szCs w:val="22"/>
                <w:rPrChange w:id="11600" w:author="Nick.Tolimieri [2]" w:date="2022-09-09T12:38:00Z">
                  <w:rPr>
                    <w:ins w:id="11601" w:author="Nick.Tolimieri [2]" w:date="2022-09-09T12:38:00Z"/>
                    <w:del w:id="11602" w:author="Nick.Tolimieri" w:date="2022-09-13T12:37:00Z"/>
                    <w:rFonts w:ascii="Calibri" w:hAnsi="Calibri" w:cs="Calibri"/>
                    <w:color w:val="000000"/>
                    <w:sz w:val="22"/>
                    <w:szCs w:val="22"/>
                  </w:rPr>
                </w:rPrChange>
              </w:rPr>
              <w:pPrChange w:id="11603" w:author="Nick.Tolimieri [2]" w:date="2022-09-09T12:38:00Z">
                <w:pPr>
                  <w:jc w:val="right"/>
                </w:pPr>
              </w:pPrChange>
            </w:pPr>
            <w:ins w:id="11604" w:author="Nick.Tolimieri [2]" w:date="2022-09-09T12:38:00Z">
              <w:del w:id="11605" w:author="Nick.Tolimieri" w:date="2022-09-13T12:37:00Z">
                <w:r w:rsidRPr="001255CF" w:rsidDel="00207938">
                  <w:rPr>
                    <w:rFonts w:asciiTheme="minorHAnsi" w:eastAsiaTheme="minorHAnsi" w:hAnsiTheme="minorHAnsi" w:cstheme="minorBidi"/>
                    <w:sz w:val="22"/>
                    <w:szCs w:val="22"/>
                    <w:rPrChange w:id="11606" w:author="Nick.Tolimieri [2]" w:date="2022-09-09T12:38:00Z">
                      <w:rPr>
                        <w:rFonts w:ascii="Calibri" w:hAnsi="Calibri" w:cs="Calibri"/>
                        <w:color w:val="000000"/>
                        <w:sz w:val="22"/>
                        <w:szCs w:val="22"/>
                      </w:rPr>
                    </w:rPrChange>
                  </w:rPr>
                  <w:delText>0.32</w:delText>
                </w:r>
              </w:del>
            </w:ins>
          </w:p>
        </w:tc>
      </w:tr>
      <w:tr w:rsidR="001255CF" w:rsidRPr="001255CF" w:rsidDel="00207938" w:rsidTr="001255CF">
        <w:trPr>
          <w:divId w:val="1429738465"/>
          <w:trHeight w:val="300"/>
          <w:ins w:id="11607" w:author="Nick.Tolimieri [2]" w:date="2022-09-09T12:38:00Z"/>
          <w:del w:id="11608" w:author="Nick.Tolimieri" w:date="2022-09-13T12:37:00Z"/>
          <w:trPrChange w:id="11609" w:author="Nick.Tolimieri [2]" w:date="2022-09-09T12:38:00Z">
            <w:trPr>
              <w:divId w:val="1429738465"/>
              <w:trHeight w:val="300"/>
            </w:trPr>
          </w:trPrChange>
        </w:trPr>
        <w:tc>
          <w:tcPr>
            <w:tcW w:w="960" w:type="dxa"/>
            <w:noWrap/>
            <w:hideMark/>
            <w:tcPrChange w:id="116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11" w:author="Nick.Tolimieri [2]" w:date="2022-09-09T12:38:00Z"/>
                <w:del w:id="11612" w:author="Nick.Tolimieri" w:date="2022-09-13T12:37:00Z"/>
                <w:rFonts w:asciiTheme="minorHAnsi" w:eastAsiaTheme="minorHAnsi" w:hAnsiTheme="minorHAnsi" w:cstheme="minorBidi"/>
                <w:sz w:val="22"/>
                <w:szCs w:val="22"/>
                <w:rPrChange w:id="11613" w:author="Nick.Tolimieri [2]" w:date="2022-09-09T12:38:00Z">
                  <w:rPr>
                    <w:ins w:id="11614" w:author="Nick.Tolimieri [2]" w:date="2022-09-09T12:38:00Z"/>
                    <w:del w:id="11615" w:author="Nick.Tolimieri" w:date="2022-09-13T12:37:00Z"/>
                    <w:rFonts w:ascii="Calibri" w:hAnsi="Calibri" w:cs="Calibri"/>
                    <w:color w:val="000000"/>
                    <w:sz w:val="22"/>
                    <w:szCs w:val="22"/>
                  </w:rPr>
                </w:rPrChange>
              </w:rPr>
              <w:pPrChange w:id="11616" w:author="Nick.Tolimieri [2]" w:date="2022-09-09T12:38:00Z">
                <w:pPr/>
              </w:pPrChange>
            </w:pPr>
            <w:ins w:id="11617" w:author="Nick.Tolimieri [2]" w:date="2022-09-09T12:38:00Z">
              <w:del w:id="11618" w:author="Nick.Tolimieri" w:date="2022-09-13T12:37:00Z">
                <w:r w:rsidRPr="001255CF" w:rsidDel="00207938">
                  <w:rPr>
                    <w:rFonts w:asciiTheme="minorHAnsi" w:eastAsiaTheme="minorHAnsi" w:hAnsiTheme="minorHAnsi" w:cstheme="minorBidi"/>
                    <w:sz w:val="22"/>
                    <w:szCs w:val="22"/>
                    <w:rPrChange w:id="11619"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6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21" w:author="Nick.Tolimieri [2]" w:date="2022-09-09T12:38:00Z"/>
                <w:del w:id="11622" w:author="Nick.Tolimieri" w:date="2022-09-13T12:37:00Z"/>
                <w:rFonts w:asciiTheme="minorHAnsi" w:eastAsiaTheme="minorHAnsi" w:hAnsiTheme="minorHAnsi" w:cstheme="minorBidi"/>
                <w:sz w:val="22"/>
                <w:szCs w:val="22"/>
                <w:rPrChange w:id="11623" w:author="Nick.Tolimieri [2]" w:date="2022-09-09T12:38:00Z">
                  <w:rPr>
                    <w:ins w:id="11624" w:author="Nick.Tolimieri [2]" w:date="2022-09-09T12:38:00Z"/>
                    <w:del w:id="11625" w:author="Nick.Tolimieri" w:date="2022-09-13T12:37:00Z"/>
                    <w:rFonts w:ascii="Calibri" w:hAnsi="Calibri" w:cs="Calibri"/>
                    <w:color w:val="000000"/>
                    <w:sz w:val="22"/>
                    <w:szCs w:val="22"/>
                  </w:rPr>
                </w:rPrChange>
              </w:rPr>
              <w:pPrChange w:id="11626" w:author="Nick.Tolimieri [2]" w:date="2022-09-09T12:38:00Z">
                <w:pPr>
                  <w:jc w:val="right"/>
                </w:pPr>
              </w:pPrChange>
            </w:pPr>
            <w:ins w:id="11627" w:author="Nick.Tolimieri [2]" w:date="2022-09-09T12:38:00Z">
              <w:del w:id="11628" w:author="Nick.Tolimieri" w:date="2022-09-13T12:37:00Z">
                <w:r w:rsidRPr="001255CF" w:rsidDel="00207938">
                  <w:rPr>
                    <w:rFonts w:asciiTheme="minorHAnsi" w:eastAsiaTheme="minorHAnsi" w:hAnsiTheme="minorHAnsi" w:cstheme="minorBidi"/>
                    <w:sz w:val="22"/>
                    <w:szCs w:val="22"/>
                    <w:rPrChange w:id="11629" w:author="Nick.Tolimieri [2]" w:date="2022-09-09T12:38:00Z">
                      <w:rPr>
                        <w:rFonts w:ascii="Calibri" w:hAnsi="Calibri" w:cs="Calibri"/>
                        <w:color w:val="000000"/>
                        <w:sz w:val="22"/>
                        <w:szCs w:val="22"/>
                      </w:rPr>
                    </w:rPrChange>
                  </w:rPr>
                  <w:delText>2020</w:delText>
                </w:r>
              </w:del>
            </w:ins>
          </w:p>
        </w:tc>
        <w:tc>
          <w:tcPr>
            <w:tcW w:w="960" w:type="dxa"/>
            <w:noWrap/>
            <w:hideMark/>
            <w:tcPrChange w:id="116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31" w:author="Nick.Tolimieri [2]" w:date="2022-09-09T12:38:00Z"/>
                <w:del w:id="11632" w:author="Nick.Tolimieri" w:date="2022-09-13T12:37:00Z"/>
                <w:rFonts w:asciiTheme="minorHAnsi" w:eastAsiaTheme="minorHAnsi" w:hAnsiTheme="minorHAnsi" w:cstheme="minorBidi"/>
                <w:sz w:val="22"/>
                <w:szCs w:val="22"/>
                <w:rPrChange w:id="11633" w:author="Nick.Tolimieri [2]" w:date="2022-09-09T12:38:00Z">
                  <w:rPr>
                    <w:ins w:id="11634" w:author="Nick.Tolimieri [2]" w:date="2022-09-09T12:38:00Z"/>
                    <w:del w:id="11635" w:author="Nick.Tolimieri" w:date="2022-09-13T12:37:00Z"/>
                    <w:rFonts w:ascii="Calibri" w:hAnsi="Calibri" w:cs="Calibri"/>
                    <w:color w:val="000000"/>
                    <w:sz w:val="22"/>
                    <w:szCs w:val="22"/>
                  </w:rPr>
                </w:rPrChange>
              </w:rPr>
              <w:pPrChange w:id="11636" w:author="Nick.Tolimieri [2]" w:date="2022-09-09T12:38:00Z">
                <w:pPr>
                  <w:jc w:val="right"/>
                </w:pPr>
              </w:pPrChange>
            </w:pPr>
            <w:ins w:id="11637" w:author="Nick.Tolimieri [2]" w:date="2022-09-09T12:38:00Z">
              <w:del w:id="11638" w:author="Nick.Tolimieri" w:date="2022-09-13T12:37:00Z">
                <w:r w:rsidRPr="001255CF" w:rsidDel="00207938">
                  <w:rPr>
                    <w:rFonts w:asciiTheme="minorHAnsi" w:eastAsiaTheme="minorHAnsi" w:hAnsiTheme="minorHAnsi" w:cstheme="minorBidi"/>
                    <w:sz w:val="22"/>
                    <w:szCs w:val="22"/>
                    <w:rPrChange w:id="11639" w:author="Nick.Tolimieri [2]" w:date="2022-09-09T12:38:00Z">
                      <w:rPr>
                        <w:rFonts w:ascii="Calibri" w:hAnsi="Calibri" w:cs="Calibri"/>
                        <w:color w:val="000000"/>
                        <w:sz w:val="22"/>
                        <w:szCs w:val="22"/>
                      </w:rPr>
                    </w:rPrChange>
                  </w:rPr>
                  <w:delText>0</w:delText>
                </w:r>
              </w:del>
            </w:ins>
          </w:p>
        </w:tc>
        <w:tc>
          <w:tcPr>
            <w:tcW w:w="960" w:type="dxa"/>
            <w:noWrap/>
            <w:hideMark/>
            <w:tcPrChange w:id="116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41" w:author="Nick.Tolimieri [2]" w:date="2022-09-09T12:38:00Z"/>
                <w:del w:id="11642" w:author="Nick.Tolimieri" w:date="2022-09-13T12:37:00Z"/>
                <w:rFonts w:asciiTheme="minorHAnsi" w:eastAsiaTheme="minorHAnsi" w:hAnsiTheme="minorHAnsi" w:cstheme="minorBidi"/>
                <w:sz w:val="22"/>
                <w:szCs w:val="22"/>
                <w:rPrChange w:id="11643" w:author="Nick.Tolimieri [2]" w:date="2022-09-09T12:38:00Z">
                  <w:rPr>
                    <w:ins w:id="11644" w:author="Nick.Tolimieri [2]" w:date="2022-09-09T12:38:00Z"/>
                    <w:del w:id="11645" w:author="Nick.Tolimieri" w:date="2022-09-13T12:37:00Z"/>
                    <w:rFonts w:ascii="Calibri" w:hAnsi="Calibri" w:cs="Calibri"/>
                    <w:color w:val="000000"/>
                    <w:sz w:val="22"/>
                    <w:szCs w:val="22"/>
                  </w:rPr>
                </w:rPrChange>
              </w:rPr>
              <w:pPrChange w:id="11646" w:author="Nick.Tolimieri [2]" w:date="2022-09-09T12:38:00Z">
                <w:pPr>
                  <w:jc w:val="right"/>
                </w:pPr>
              </w:pPrChange>
            </w:pPr>
            <w:ins w:id="11647" w:author="Nick.Tolimieri [2]" w:date="2022-09-09T12:38:00Z">
              <w:del w:id="11648" w:author="Nick.Tolimieri" w:date="2022-09-13T12:37:00Z">
                <w:r w:rsidRPr="001255CF" w:rsidDel="00207938">
                  <w:rPr>
                    <w:rFonts w:asciiTheme="minorHAnsi" w:eastAsiaTheme="minorHAnsi" w:hAnsiTheme="minorHAnsi" w:cstheme="minorBidi"/>
                    <w:sz w:val="22"/>
                    <w:szCs w:val="22"/>
                    <w:rPrChange w:id="11649" w:author="Nick.Tolimieri [2]" w:date="2022-09-09T12:38:00Z">
                      <w:rPr>
                        <w:rFonts w:ascii="Calibri" w:hAnsi="Calibri" w:cs="Calibri"/>
                        <w:color w:val="000000"/>
                        <w:sz w:val="22"/>
                        <w:szCs w:val="22"/>
                      </w:rPr>
                    </w:rPrChange>
                  </w:rPr>
                  <w:delText>27</w:delText>
                </w:r>
              </w:del>
            </w:ins>
          </w:p>
        </w:tc>
        <w:tc>
          <w:tcPr>
            <w:tcW w:w="960" w:type="dxa"/>
            <w:noWrap/>
            <w:hideMark/>
            <w:tcPrChange w:id="116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51" w:author="Nick.Tolimieri [2]" w:date="2022-09-09T12:38:00Z"/>
                <w:del w:id="11652" w:author="Nick.Tolimieri" w:date="2022-09-13T12:37:00Z"/>
                <w:rFonts w:asciiTheme="minorHAnsi" w:eastAsiaTheme="minorHAnsi" w:hAnsiTheme="minorHAnsi" w:cstheme="minorBidi"/>
                <w:sz w:val="22"/>
                <w:szCs w:val="22"/>
                <w:rPrChange w:id="11653" w:author="Nick.Tolimieri [2]" w:date="2022-09-09T12:38:00Z">
                  <w:rPr>
                    <w:ins w:id="11654" w:author="Nick.Tolimieri [2]" w:date="2022-09-09T12:38:00Z"/>
                    <w:del w:id="11655" w:author="Nick.Tolimieri" w:date="2022-09-13T12:37:00Z"/>
                    <w:rFonts w:ascii="Calibri" w:hAnsi="Calibri" w:cs="Calibri"/>
                    <w:color w:val="000000"/>
                    <w:sz w:val="22"/>
                    <w:szCs w:val="22"/>
                  </w:rPr>
                </w:rPrChange>
              </w:rPr>
              <w:pPrChange w:id="11656" w:author="Nick.Tolimieri [2]" w:date="2022-09-09T12:38:00Z">
                <w:pPr>
                  <w:jc w:val="right"/>
                </w:pPr>
              </w:pPrChange>
            </w:pPr>
            <w:ins w:id="11657" w:author="Nick.Tolimieri [2]" w:date="2022-09-09T12:38:00Z">
              <w:del w:id="11658" w:author="Nick.Tolimieri" w:date="2022-09-13T12:37:00Z">
                <w:r w:rsidRPr="001255CF" w:rsidDel="00207938">
                  <w:rPr>
                    <w:rFonts w:asciiTheme="minorHAnsi" w:eastAsiaTheme="minorHAnsi" w:hAnsiTheme="minorHAnsi" w:cstheme="minorBidi"/>
                    <w:sz w:val="22"/>
                    <w:szCs w:val="22"/>
                    <w:rPrChange w:id="11659" w:author="Nick.Tolimieri [2]" w:date="2022-09-09T12:38:00Z">
                      <w:rPr>
                        <w:rFonts w:ascii="Calibri" w:hAnsi="Calibri" w:cs="Calibri"/>
                        <w:color w:val="000000"/>
                        <w:sz w:val="22"/>
                        <w:szCs w:val="22"/>
                      </w:rPr>
                    </w:rPrChange>
                  </w:rPr>
                  <w:delText>1</w:delText>
                </w:r>
              </w:del>
            </w:ins>
          </w:p>
        </w:tc>
        <w:tc>
          <w:tcPr>
            <w:tcW w:w="960" w:type="dxa"/>
            <w:noWrap/>
            <w:hideMark/>
            <w:tcPrChange w:id="116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61" w:author="Nick.Tolimieri [2]" w:date="2022-09-09T12:38:00Z"/>
                <w:del w:id="11662" w:author="Nick.Tolimieri" w:date="2022-09-13T12:37:00Z"/>
                <w:rFonts w:asciiTheme="minorHAnsi" w:eastAsiaTheme="minorHAnsi" w:hAnsiTheme="minorHAnsi" w:cstheme="minorBidi"/>
                <w:sz w:val="22"/>
                <w:szCs w:val="22"/>
                <w:rPrChange w:id="11663" w:author="Nick.Tolimieri [2]" w:date="2022-09-09T12:38:00Z">
                  <w:rPr>
                    <w:ins w:id="11664" w:author="Nick.Tolimieri [2]" w:date="2022-09-09T12:38:00Z"/>
                    <w:del w:id="11665" w:author="Nick.Tolimieri" w:date="2022-09-13T12:37:00Z"/>
                    <w:rFonts w:ascii="Calibri" w:hAnsi="Calibri" w:cs="Calibri"/>
                    <w:color w:val="000000"/>
                    <w:sz w:val="22"/>
                    <w:szCs w:val="22"/>
                  </w:rPr>
                </w:rPrChange>
              </w:rPr>
              <w:pPrChange w:id="11666" w:author="Nick.Tolimieri [2]" w:date="2022-09-09T12:38:00Z">
                <w:pPr>
                  <w:jc w:val="right"/>
                </w:pPr>
              </w:pPrChange>
            </w:pPr>
            <w:ins w:id="11667" w:author="Nick.Tolimieri [2]" w:date="2022-09-09T12:38:00Z">
              <w:del w:id="11668" w:author="Nick.Tolimieri" w:date="2022-09-13T12:37:00Z">
                <w:r w:rsidRPr="001255CF" w:rsidDel="00207938">
                  <w:rPr>
                    <w:rFonts w:asciiTheme="minorHAnsi" w:eastAsiaTheme="minorHAnsi" w:hAnsiTheme="minorHAnsi" w:cstheme="minorBidi"/>
                    <w:sz w:val="22"/>
                    <w:szCs w:val="22"/>
                    <w:rPrChange w:id="11669" w:author="Nick.Tolimieri [2]" w:date="2022-09-09T12:38:00Z">
                      <w:rPr>
                        <w:rFonts w:ascii="Calibri" w:hAnsi="Calibri" w:cs="Calibri"/>
                        <w:color w:val="000000"/>
                        <w:sz w:val="22"/>
                        <w:szCs w:val="22"/>
                      </w:rPr>
                    </w:rPrChange>
                  </w:rPr>
                  <w:delText>21</w:delText>
                </w:r>
              </w:del>
            </w:ins>
          </w:p>
        </w:tc>
        <w:tc>
          <w:tcPr>
            <w:tcW w:w="960" w:type="dxa"/>
            <w:noWrap/>
            <w:hideMark/>
            <w:tcPrChange w:id="116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71" w:author="Nick.Tolimieri [2]" w:date="2022-09-09T12:38:00Z"/>
                <w:del w:id="11672" w:author="Nick.Tolimieri" w:date="2022-09-13T12:37:00Z"/>
                <w:rFonts w:asciiTheme="minorHAnsi" w:eastAsiaTheme="minorHAnsi" w:hAnsiTheme="minorHAnsi" w:cstheme="minorBidi"/>
                <w:sz w:val="22"/>
                <w:szCs w:val="22"/>
                <w:rPrChange w:id="11673" w:author="Nick.Tolimieri [2]" w:date="2022-09-09T12:38:00Z">
                  <w:rPr>
                    <w:ins w:id="11674" w:author="Nick.Tolimieri [2]" w:date="2022-09-09T12:38:00Z"/>
                    <w:del w:id="11675" w:author="Nick.Tolimieri" w:date="2022-09-13T12:37:00Z"/>
                    <w:rFonts w:ascii="Calibri" w:hAnsi="Calibri" w:cs="Calibri"/>
                    <w:color w:val="000000"/>
                    <w:sz w:val="22"/>
                    <w:szCs w:val="22"/>
                  </w:rPr>
                </w:rPrChange>
              </w:rPr>
              <w:pPrChange w:id="11676" w:author="Nick.Tolimieri [2]" w:date="2022-09-09T12:38:00Z">
                <w:pPr>
                  <w:jc w:val="right"/>
                </w:pPr>
              </w:pPrChange>
            </w:pPr>
            <w:ins w:id="11677" w:author="Nick.Tolimieri [2]" w:date="2022-09-09T12:38:00Z">
              <w:del w:id="11678" w:author="Nick.Tolimieri" w:date="2022-09-13T12:37:00Z">
                <w:r w:rsidRPr="001255CF" w:rsidDel="00207938">
                  <w:rPr>
                    <w:rFonts w:asciiTheme="minorHAnsi" w:eastAsiaTheme="minorHAnsi" w:hAnsiTheme="minorHAnsi" w:cstheme="minorBidi"/>
                    <w:sz w:val="22"/>
                    <w:szCs w:val="22"/>
                    <w:rPrChange w:id="11679" w:author="Nick.Tolimieri [2]" w:date="2022-09-09T12:38:00Z">
                      <w:rPr>
                        <w:rFonts w:ascii="Calibri" w:hAnsi="Calibri" w:cs="Calibri"/>
                        <w:color w:val="000000"/>
                        <w:sz w:val="22"/>
                        <w:szCs w:val="22"/>
                      </w:rPr>
                    </w:rPrChange>
                  </w:rPr>
                  <w:delText>21</w:delText>
                </w:r>
              </w:del>
            </w:ins>
          </w:p>
        </w:tc>
        <w:tc>
          <w:tcPr>
            <w:tcW w:w="960" w:type="dxa"/>
            <w:noWrap/>
            <w:hideMark/>
            <w:tcPrChange w:id="116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81" w:author="Nick.Tolimieri [2]" w:date="2022-09-09T12:38:00Z"/>
                <w:del w:id="11682" w:author="Nick.Tolimieri" w:date="2022-09-13T12:37:00Z"/>
                <w:rFonts w:asciiTheme="minorHAnsi" w:eastAsiaTheme="minorHAnsi" w:hAnsiTheme="minorHAnsi" w:cstheme="minorBidi"/>
                <w:sz w:val="22"/>
                <w:szCs w:val="22"/>
                <w:rPrChange w:id="11683" w:author="Nick.Tolimieri [2]" w:date="2022-09-09T12:38:00Z">
                  <w:rPr>
                    <w:ins w:id="11684" w:author="Nick.Tolimieri [2]" w:date="2022-09-09T12:38:00Z"/>
                    <w:del w:id="11685" w:author="Nick.Tolimieri" w:date="2022-09-13T12:37:00Z"/>
                    <w:rFonts w:ascii="Calibri" w:hAnsi="Calibri" w:cs="Calibri"/>
                    <w:color w:val="000000"/>
                    <w:sz w:val="22"/>
                    <w:szCs w:val="22"/>
                  </w:rPr>
                </w:rPrChange>
              </w:rPr>
              <w:pPrChange w:id="11686" w:author="Nick.Tolimieri [2]" w:date="2022-09-09T12:38:00Z">
                <w:pPr>
                  <w:jc w:val="right"/>
                </w:pPr>
              </w:pPrChange>
            </w:pPr>
            <w:ins w:id="11687" w:author="Nick.Tolimieri [2]" w:date="2022-09-09T12:38:00Z">
              <w:del w:id="11688" w:author="Nick.Tolimieri" w:date="2022-09-13T12:37:00Z">
                <w:r w:rsidRPr="001255CF" w:rsidDel="00207938">
                  <w:rPr>
                    <w:rFonts w:asciiTheme="minorHAnsi" w:eastAsiaTheme="minorHAnsi" w:hAnsiTheme="minorHAnsi" w:cstheme="minorBidi"/>
                    <w:sz w:val="22"/>
                    <w:szCs w:val="22"/>
                    <w:rPrChange w:id="11689" w:author="Nick.Tolimieri [2]" w:date="2022-09-09T12:38:00Z">
                      <w:rPr>
                        <w:rFonts w:ascii="Calibri" w:hAnsi="Calibri" w:cs="Calibri"/>
                        <w:color w:val="000000"/>
                        <w:sz w:val="22"/>
                        <w:szCs w:val="22"/>
                      </w:rPr>
                    </w:rPrChange>
                  </w:rPr>
                  <w:delText>21</w:delText>
                </w:r>
              </w:del>
            </w:ins>
          </w:p>
        </w:tc>
        <w:tc>
          <w:tcPr>
            <w:tcW w:w="960" w:type="dxa"/>
            <w:noWrap/>
            <w:hideMark/>
            <w:tcPrChange w:id="116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91" w:author="Nick.Tolimieri [2]" w:date="2022-09-09T12:38:00Z"/>
                <w:del w:id="11692" w:author="Nick.Tolimieri" w:date="2022-09-13T12:37:00Z"/>
                <w:rFonts w:asciiTheme="minorHAnsi" w:eastAsiaTheme="minorHAnsi" w:hAnsiTheme="minorHAnsi" w:cstheme="minorBidi"/>
                <w:sz w:val="22"/>
                <w:szCs w:val="22"/>
                <w:rPrChange w:id="11693" w:author="Nick.Tolimieri [2]" w:date="2022-09-09T12:38:00Z">
                  <w:rPr>
                    <w:ins w:id="11694" w:author="Nick.Tolimieri [2]" w:date="2022-09-09T12:38:00Z"/>
                    <w:del w:id="11695" w:author="Nick.Tolimieri" w:date="2022-09-13T12:37:00Z"/>
                    <w:rFonts w:ascii="Calibri" w:hAnsi="Calibri" w:cs="Calibri"/>
                    <w:color w:val="000000"/>
                    <w:sz w:val="22"/>
                    <w:szCs w:val="22"/>
                  </w:rPr>
                </w:rPrChange>
              </w:rPr>
              <w:pPrChange w:id="11696" w:author="Nick.Tolimieri [2]" w:date="2022-09-09T12:38:00Z">
                <w:pPr>
                  <w:jc w:val="right"/>
                </w:pPr>
              </w:pPrChange>
            </w:pPr>
            <w:ins w:id="11697" w:author="Nick.Tolimieri [2]" w:date="2022-09-09T12:38:00Z">
              <w:del w:id="11698" w:author="Nick.Tolimieri" w:date="2022-09-13T12:37:00Z">
                <w:r w:rsidRPr="001255CF" w:rsidDel="00207938">
                  <w:rPr>
                    <w:rFonts w:asciiTheme="minorHAnsi" w:eastAsiaTheme="minorHAnsi" w:hAnsiTheme="minorHAnsi" w:cstheme="minorBidi"/>
                    <w:sz w:val="22"/>
                    <w:szCs w:val="22"/>
                    <w:rPrChange w:id="11699" w:author="Nick.Tolimieri [2]" w:date="2022-09-09T12:38:00Z">
                      <w:rPr>
                        <w:rFonts w:ascii="Calibri" w:hAnsi="Calibri" w:cs="Calibri"/>
                        <w:color w:val="000000"/>
                        <w:sz w:val="22"/>
                        <w:szCs w:val="22"/>
                      </w:rPr>
                    </w:rPrChange>
                  </w:rPr>
                  <w:delText>1.89</w:delText>
                </w:r>
              </w:del>
            </w:ins>
          </w:p>
        </w:tc>
        <w:tc>
          <w:tcPr>
            <w:tcW w:w="960" w:type="dxa"/>
            <w:noWrap/>
            <w:hideMark/>
            <w:tcPrChange w:id="117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01" w:author="Nick.Tolimieri [2]" w:date="2022-09-09T12:38:00Z"/>
                <w:del w:id="11702" w:author="Nick.Tolimieri" w:date="2022-09-13T12:37:00Z"/>
                <w:rFonts w:asciiTheme="minorHAnsi" w:eastAsiaTheme="minorHAnsi" w:hAnsiTheme="minorHAnsi" w:cstheme="minorBidi"/>
                <w:sz w:val="22"/>
                <w:szCs w:val="22"/>
                <w:rPrChange w:id="11703" w:author="Nick.Tolimieri [2]" w:date="2022-09-09T12:38:00Z">
                  <w:rPr>
                    <w:ins w:id="11704" w:author="Nick.Tolimieri [2]" w:date="2022-09-09T12:38:00Z"/>
                    <w:del w:id="11705" w:author="Nick.Tolimieri" w:date="2022-09-13T12:37:00Z"/>
                    <w:rFonts w:ascii="Calibri" w:hAnsi="Calibri" w:cs="Calibri"/>
                    <w:color w:val="000000"/>
                    <w:sz w:val="22"/>
                    <w:szCs w:val="22"/>
                  </w:rPr>
                </w:rPrChange>
              </w:rPr>
              <w:pPrChange w:id="11706" w:author="Nick.Tolimieri [2]" w:date="2022-09-09T12:38:00Z">
                <w:pPr>
                  <w:jc w:val="right"/>
                </w:pPr>
              </w:pPrChange>
            </w:pPr>
            <w:ins w:id="11707" w:author="Nick.Tolimieri [2]" w:date="2022-09-09T12:38:00Z">
              <w:del w:id="11708" w:author="Nick.Tolimieri" w:date="2022-09-13T12:37:00Z">
                <w:r w:rsidRPr="001255CF" w:rsidDel="00207938">
                  <w:rPr>
                    <w:rFonts w:asciiTheme="minorHAnsi" w:eastAsiaTheme="minorHAnsi" w:hAnsiTheme="minorHAnsi" w:cstheme="minorBidi"/>
                    <w:sz w:val="22"/>
                    <w:szCs w:val="22"/>
                    <w:rPrChange w:id="11709" w:author="Nick.Tolimieri [2]" w:date="2022-09-09T12:38:00Z">
                      <w:rPr>
                        <w:rFonts w:ascii="Calibri" w:hAnsi="Calibri" w:cs="Calibri"/>
                        <w:color w:val="000000"/>
                        <w:sz w:val="22"/>
                        <w:szCs w:val="22"/>
                      </w:rPr>
                    </w:rPrChange>
                  </w:rPr>
                  <w:delText>0.64</w:delText>
                </w:r>
              </w:del>
            </w:ins>
          </w:p>
        </w:tc>
      </w:tr>
      <w:tr w:rsidR="001255CF" w:rsidRPr="001255CF" w:rsidDel="00207938" w:rsidTr="001255CF">
        <w:trPr>
          <w:divId w:val="1429738465"/>
          <w:trHeight w:val="300"/>
          <w:ins w:id="11710" w:author="Nick.Tolimieri [2]" w:date="2022-09-09T12:38:00Z"/>
          <w:del w:id="11711" w:author="Nick.Tolimieri" w:date="2022-09-13T12:37:00Z"/>
          <w:trPrChange w:id="11712" w:author="Nick.Tolimieri [2]" w:date="2022-09-09T12:38:00Z">
            <w:trPr>
              <w:divId w:val="1429738465"/>
              <w:trHeight w:val="300"/>
            </w:trPr>
          </w:trPrChange>
        </w:trPr>
        <w:tc>
          <w:tcPr>
            <w:tcW w:w="960" w:type="dxa"/>
            <w:noWrap/>
            <w:hideMark/>
            <w:tcPrChange w:id="117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14" w:author="Nick.Tolimieri [2]" w:date="2022-09-09T12:38:00Z"/>
                <w:del w:id="11715" w:author="Nick.Tolimieri" w:date="2022-09-13T12:37:00Z"/>
                <w:rFonts w:asciiTheme="minorHAnsi" w:eastAsiaTheme="minorHAnsi" w:hAnsiTheme="minorHAnsi" w:cstheme="minorBidi"/>
                <w:sz w:val="22"/>
                <w:szCs w:val="22"/>
                <w:rPrChange w:id="11716" w:author="Nick.Tolimieri [2]" w:date="2022-09-09T12:38:00Z">
                  <w:rPr>
                    <w:ins w:id="11717" w:author="Nick.Tolimieri [2]" w:date="2022-09-09T12:38:00Z"/>
                    <w:del w:id="11718" w:author="Nick.Tolimieri" w:date="2022-09-13T12:37:00Z"/>
                    <w:rFonts w:ascii="Calibri" w:hAnsi="Calibri" w:cs="Calibri"/>
                    <w:color w:val="000000"/>
                    <w:sz w:val="22"/>
                    <w:szCs w:val="22"/>
                  </w:rPr>
                </w:rPrChange>
              </w:rPr>
              <w:pPrChange w:id="11719" w:author="Nick.Tolimieri [2]" w:date="2022-09-09T12:38:00Z">
                <w:pPr/>
              </w:pPrChange>
            </w:pPr>
            <w:ins w:id="11720" w:author="Nick.Tolimieri [2]" w:date="2022-09-09T12:38:00Z">
              <w:del w:id="11721" w:author="Nick.Tolimieri" w:date="2022-09-13T12:37:00Z">
                <w:r w:rsidRPr="001255CF" w:rsidDel="00207938">
                  <w:rPr>
                    <w:rFonts w:asciiTheme="minorHAnsi" w:eastAsiaTheme="minorHAnsi" w:hAnsiTheme="minorHAnsi" w:cstheme="minorBidi"/>
                    <w:sz w:val="22"/>
                    <w:szCs w:val="22"/>
                    <w:rPrChange w:id="11722"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7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24" w:author="Nick.Tolimieri [2]" w:date="2022-09-09T12:38:00Z"/>
                <w:del w:id="11725" w:author="Nick.Tolimieri" w:date="2022-09-13T12:37:00Z"/>
                <w:rFonts w:asciiTheme="minorHAnsi" w:eastAsiaTheme="minorHAnsi" w:hAnsiTheme="minorHAnsi" w:cstheme="minorBidi"/>
                <w:sz w:val="22"/>
                <w:szCs w:val="22"/>
                <w:rPrChange w:id="11726" w:author="Nick.Tolimieri [2]" w:date="2022-09-09T12:38:00Z">
                  <w:rPr>
                    <w:ins w:id="11727" w:author="Nick.Tolimieri [2]" w:date="2022-09-09T12:38:00Z"/>
                    <w:del w:id="11728" w:author="Nick.Tolimieri" w:date="2022-09-13T12:37:00Z"/>
                    <w:rFonts w:ascii="Calibri" w:hAnsi="Calibri" w:cs="Calibri"/>
                    <w:color w:val="000000"/>
                    <w:sz w:val="22"/>
                    <w:szCs w:val="22"/>
                  </w:rPr>
                </w:rPrChange>
              </w:rPr>
              <w:pPrChange w:id="11729" w:author="Nick.Tolimieri [2]" w:date="2022-09-09T12:38:00Z">
                <w:pPr>
                  <w:jc w:val="right"/>
                </w:pPr>
              </w:pPrChange>
            </w:pPr>
            <w:ins w:id="11730" w:author="Nick.Tolimieri [2]" w:date="2022-09-09T12:38:00Z">
              <w:del w:id="11731" w:author="Nick.Tolimieri" w:date="2022-09-13T12:37:00Z">
                <w:r w:rsidRPr="001255CF" w:rsidDel="00207938">
                  <w:rPr>
                    <w:rFonts w:asciiTheme="minorHAnsi" w:eastAsiaTheme="minorHAnsi" w:hAnsiTheme="minorHAnsi" w:cstheme="minorBidi"/>
                    <w:sz w:val="22"/>
                    <w:szCs w:val="22"/>
                    <w:rPrChange w:id="11732" w:author="Nick.Tolimieri [2]" w:date="2022-09-09T12:38:00Z">
                      <w:rPr>
                        <w:rFonts w:ascii="Calibri" w:hAnsi="Calibri" w:cs="Calibri"/>
                        <w:color w:val="000000"/>
                        <w:sz w:val="22"/>
                        <w:szCs w:val="22"/>
                      </w:rPr>
                    </w:rPrChange>
                  </w:rPr>
                  <w:delText>2021</w:delText>
                </w:r>
              </w:del>
            </w:ins>
          </w:p>
        </w:tc>
        <w:tc>
          <w:tcPr>
            <w:tcW w:w="960" w:type="dxa"/>
            <w:noWrap/>
            <w:hideMark/>
            <w:tcPrChange w:id="117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34" w:author="Nick.Tolimieri [2]" w:date="2022-09-09T12:38:00Z"/>
                <w:del w:id="11735" w:author="Nick.Tolimieri" w:date="2022-09-13T12:37:00Z"/>
                <w:rFonts w:asciiTheme="minorHAnsi" w:eastAsiaTheme="minorHAnsi" w:hAnsiTheme="minorHAnsi" w:cstheme="minorBidi"/>
                <w:sz w:val="22"/>
                <w:szCs w:val="22"/>
                <w:rPrChange w:id="11736" w:author="Nick.Tolimieri [2]" w:date="2022-09-09T12:38:00Z">
                  <w:rPr>
                    <w:ins w:id="11737" w:author="Nick.Tolimieri [2]" w:date="2022-09-09T12:38:00Z"/>
                    <w:del w:id="11738" w:author="Nick.Tolimieri" w:date="2022-09-13T12:37:00Z"/>
                    <w:rFonts w:ascii="Calibri" w:hAnsi="Calibri" w:cs="Calibri"/>
                    <w:color w:val="000000"/>
                    <w:sz w:val="22"/>
                    <w:szCs w:val="22"/>
                  </w:rPr>
                </w:rPrChange>
              </w:rPr>
              <w:pPrChange w:id="11739" w:author="Nick.Tolimieri [2]" w:date="2022-09-09T12:38:00Z">
                <w:pPr>
                  <w:jc w:val="right"/>
                </w:pPr>
              </w:pPrChange>
            </w:pPr>
            <w:ins w:id="11740" w:author="Nick.Tolimieri [2]" w:date="2022-09-09T12:38:00Z">
              <w:del w:id="11741" w:author="Nick.Tolimieri" w:date="2022-09-13T12:37:00Z">
                <w:r w:rsidRPr="001255CF" w:rsidDel="00207938">
                  <w:rPr>
                    <w:rFonts w:asciiTheme="minorHAnsi" w:eastAsiaTheme="minorHAnsi" w:hAnsiTheme="minorHAnsi" w:cstheme="minorBidi"/>
                    <w:sz w:val="22"/>
                    <w:szCs w:val="22"/>
                    <w:rPrChange w:id="11742" w:author="Nick.Tolimieri [2]" w:date="2022-09-09T12:38:00Z">
                      <w:rPr>
                        <w:rFonts w:ascii="Calibri" w:hAnsi="Calibri" w:cs="Calibri"/>
                        <w:color w:val="000000"/>
                        <w:sz w:val="22"/>
                        <w:szCs w:val="22"/>
                      </w:rPr>
                    </w:rPrChange>
                  </w:rPr>
                  <w:delText>0</w:delText>
                </w:r>
              </w:del>
            </w:ins>
          </w:p>
        </w:tc>
        <w:tc>
          <w:tcPr>
            <w:tcW w:w="960" w:type="dxa"/>
            <w:noWrap/>
            <w:hideMark/>
            <w:tcPrChange w:id="117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44" w:author="Nick.Tolimieri [2]" w:date="2022-09-09T12:38:00Z"/>
                <w:del w:id="11745" w:author="Nick.Tolimieri" w:date="2022-09-13T12:37:00Z"/>
                <w:rFonts w:asciiTheme="minorHAnsi" w:eastAsiaTheme="minorHAnsi" w:hAnsiTheme="minorHAnsi" w:cstheme="minorBidi"/>
                <w:sz w:val="22"/>
                <w:szCs w:val="22"/>
                <w:rPrChange w:id="11746" w:author="Nick.Tolimieri [2]" w:date="2022-09-09T12:38:00Z">
                  <w:rPr>
                    <w:ins w:id="11747" w:author="Nick.Tolimieri [2]" w:date="2022-09-09T12:38:00Z"/>
                    <w:del w:id="11748" w:author="Nick.Tolimieri" w:date="2022-09-13T12:37:00Z"/>
                    <w:rFonts w:ascii="Calibri" w:hAnsi="Calibri" w:cs="Calibri"/>
                    <w:color w:val="000000"/>
                    <w:sz w:val="22"/>
                    <w:szCs w:val="22"/>
                  </w:rPr>
                </w:rPrChange>
              </w:rPr>
              <w:pPrChange w:id="11749" w:author="Nick.Tolimieri [2]" w:date="2022-09-09T12:38:00Z">
                <w:pPr>
                  <w:jc w:val="right"/>
                </w:pPr>
              </w:pPrChange>
            </w:pPr>
            <w:ins w:id="11750" w:author="Nick.Tolimieri [2]" w:date="2022-09-09T12:38:00Z">
              <w:del w:id="11751" w:author="Nick.Tolimieri" w:date="2022-09-13T12:37:00Z">
                <w:r w:rsidRPr="001255CF" w:rsidDel="00207938">
                  <w:rPr>
                    <w:rFonts w:asciiTheme="minorHAnsi" w:eastAsiaTheme="minorHAnsi" w:hAnsiTheme="minorHAnsi" w:cstheme="minorBidi"/>
                    <w:sz w:val="22"/>
                    <w:szCs w:val="22"/>
                    <w:rPrChange w:id="11752" w:author="Nick.Tolimieri [2]" w:date="2022-09-09T12:38:00Z">
                      <w:rPr>
                        <w:rFonts w:ascii="Calibri" w:hAnsi="Calibri" w:cs="Calibri"/>
                        <w:color w:val="000000"/>
                        <w:sz w:val="22"/>
                        <w:szCs w:val="22"/>
                      </w:rPr>
                    </w:rPrChange>
                  </w:rPr>
                  <w:delText>28</w:delText>
                </w:r>
              </w:del>
            </w:ins>
          </w:p>
        </w:tc>
        <w:tc>
          <w:tcPr>
            <w:tcW w:w="960" w:type="dxa"/>
            <w:noWrap/>
            <w:hideMark/>
            <w:tcPrChange w:id="117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54" w:author="Nick.Tolimieri [2]" w:date="2022-09-09T12:38:00Z"/>
                <w:del w:id="11755" w:author="Nick.Tolimieri" w:date="2022-09-13T12:37:00Z"/>
                <w:rFonts w:asciiTheme="minorHAnsi" w:eastAsiaTheme="minorHAnsi" w:hAnsiTheme="minorHAnsi" w:cstheme="minorBidi"/>
                <w:sz w:val="22"/>
                <w:szCs w:val="22"/>
                <w:rPrChange w:id="11756" w:author="Nick.Tolimieri [2]" w:date="2022-09-09T12:38:00Z">
                  <w:rPr>
                    <w:ins w:id="11757" w:author="Nick.Tolimieri [2]" w:date="2022-09-09T12:38:00Z"/>
                    <w:del w:id="11758" w:author="Nick.Tolimieri" w:date="2022-09-13T12:37:00Z"/>
                    <w:rFonts w:ascii="Calibri" w:hAnsi="Calibri" w:cs="Calibri"/>
                    <w:color w:val="000000"/>
                    <w:sz w:val="22"/>
                    <w:szCs w:val="22"/>
                  </w:rPr>
                </w:rPrChange>
              </w:rPr>
              <w:pPrChange w:id="11759" w:author="Nick.Tolimieri [2]" w:date="2022-09-09T12:38:00Z">
                <w:pPr>
                  <w:jc w:val="right"/>
                </w:pPr>
              </w:pPrChange>
            </w:pPr>
            <w:ins w:id="11760" w:author="Nick.Tolimieri [2]" w:date="2022-09-09T12:38:00Z">
              <w:del w:id="11761" w:author="Nick.Tolimieri" w:date="2022-09-13T12:37:00Z">
                <w:r w:rsidRPr="001255CF" w:rsidDel="00207938">
                  <w:rPr>
                    <w:rFonts w:asciiTheme="minorHAnsi" w:eastAsiaTheme="minorHAnsi" w:hAnsiTheme="minorHAnsi" w:cstheme="minorBidi"/>
                    <w:sz w:val="22"/>
                    <w:szCs w:val="22"/>
                    <w:rPrChange w:id="11762" w:author="Nick.Tolimieri [2]" w:date="2022-09-09T12:38:00Z">
                      <w:rPr>
                        <w:rFonts w:ascii="Calibri" w:hAnsi="Calibri" w:cs="Calibri"/>
                        <w:color w:val="000000"/>
                        <w:sz w:val="22"/>
                        <w:szCs w:val="22"/>
                      </w:rPr>
                    </w:rPrChange>
                  </w:rPr>
                  <w:delText>2</w:delText>
                </w:r>
              </w:del>
            </w:ins>
          </w:p>
        </w:tc>
        <w:tc>
          <w:tcPr>
            <w:tcW w:w="960" w:type="dxa"/>
            <w:noWrap/>
            <w:hideMark/>
            <w:tcPrChange w:id="117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64" w:author="Nick.Tolimieri [2]" w:date="2022-09-09T12:38:00Z"/>
                <w:del w:id="11765" w:author="Nick.Tolimieri" w:date="2022-09-13T12:37:00Z"/>
                <w:rFonts w:asciiTheme="minorHAnsi" w:eastAsiaTheme="minorHAnsi" w:hAnsiTheme="minorHAnsi" w:cstheme="minorBidi"/>
                <w:sz w:val="22"/>
                <w:szCs w:val="22"/>
                <w:rPrChange w:id="11766" w:author="Nick.Tolimieri [2]" w:date="2022-09-09T12:38:00Z">
                  <w:rPr>
                    <w:ins w:id="11767" w:author="Nick.Tolimieri [2]" w:date="2022-09-09T12:38:00Z"/>
                    <w:del w:id="11768" w:author="Nick.Tolimieri" w:date="2022-09-13T12:37:00Z"/>
                    <w:rFonts w:ascii="Calibri" w:hAnsi="Calibri" w:cs="Calibri"/>
                    <w:color w:val="000000"/>
                    <w:sz w:val="22"/>
                    <w:szCs w:val="22"/>
                  </w:rPr>
                </w:rPrChange>
              </w:rPr>
              <w:pPrChange w:id="11769" w:author="Nick.Tolimieri [2]" w:date="2022-09-09T12:38:00Z">
                <w:pPr>
                  <w:jc w:val="right"/>
                </w:pPr>
              </w:pPrChange>
            </w:pPr>
            <w:ins w:id="11770" w:author="Nick.Tolimieri [2]" w:date="2022-09-09T12:38:00Z">
              <w:del w:id="11771" w:author="Nick.Tolimieri" w:date="2022-09-13T12:37:00Z">
                <w:r w:rsidRPr="001255CF" w:rsidDel="00207938">
                  <w:rPr>
                    <w:rFonts w:asciiTheme="minorHAnsi" w:eastAsiaTheme="minorHAnsi" w:hAnsiTheme="minorHAnsi" w:cstheme="minorBidi"/>
                    <w:sz w:val="22"/>
                    <w:szCs w:val="22"/>
                    <w:rPrChange w:id="11772" w:author="Nick.Tolimieri [2]" w:date="2022-09-09T12:38:00Z">
                      <w:rPr>
                        <w:rFonts w:ascii="Calibri" w:hAnsi="Calibri" w:cs="Calibri"/>
                        <w:color w:val="000000"/>
                        <w:sz w:val="22"/>
                        <w:szCs w:val="22"/>
                      </w:rPr>
                    </w:rPrChange>
                  </w:rPr>
                  <w:delText>20</w:delText>
                </w:r>
              </w:del>
            </w:ins>
          </w:p>
        </w:tc>
        <w:tc>
          <w:tcPr>
            <w:tcW w:w="960" w:type="dxa"/>
            <w:noWrap/>
            <w:hideMark/>
            <w:tcPrChange w:id="117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74" w:author="Nick.Tolimieri [2]" w:date="2022-09-09T12:38:00Z"/>
                <w:del w:id="11775" w:author="Nick.Tolimieri" w:date="2022-09-13T12:37:00Z"/>
                <w:rFonts w:asciiTheme="minorHAnsi" w:eastAsiaTheme="minorHAnsi" w:hAnsiTheme="minorHAnsi" w:cstheme="minorBidi"/>
                <w:sz w:val="22"/>
                <w:szCs w:val="22"/>
                <w:rPrChange w:id="11776" w:author="Nick.Tolimieri [2]" w:date="2022-09-09T12:38:00Z">
                  <w:rPr>
                    <w:ins w:id="11777" w:author="Nick.Tolimieri [2]" w:date="2022-09-09T12:38:00Z"/>
                    <w:del w:id="11778" w:author="Nick.Tolimieri" w:date="2022-09-13T12:37:00Z"/>
                    <w:rFonts w:ascii="Calibri" w:hAnsi="Calibri" w:cs="Calibri"/>
                    <w:color w:val="000000"/>
                    <w:sz w:val="22"/>
                    <w:szCs w:val="22"/>
                  </w:rPr>
                </w:rPrChange>
              </w:rPr>
              <w:pPrChange w:id="11779" w:author="Nick.Tolimieri [2]" w:date="2022-09-09T12:38:00Z">
                <w:pPr>
                  <w:jc w:val="right"/>
                </w:pPr>
              </w:pPrChange>
            </w:pPr>
            <w:ins w:id="11780" w:author="Nick.Tolimieri [2]" w:date="2022-09-09T12:38:00Z">
              <w:del w:id="11781" w:author="Nick.Tolimieri" w:date="2022-09-13T12:37:00Z">
                <w:r w:rsidRPr="001255CF" w:rsidDel="00207938">
                  <w:rPr>
                    <w:rFonts w:asciiTheme="minorHAnsi" w:eastAsiaTheme="minorHAnsi" w:hAnsiTheme="minorHAnsi" w:cstheme="minorBidi"/>
                    <w:sz w:val="22"/>
                    <w:szCs w:val="22"/>
                    <w:rPrChange w:id="11782" w:author="Nick.Tolimieri [2]" w:date="2022-09-09T12:38:00Z">
                      <w:rPr>
                        <w:rFonts w:ascii="Calibri" w:hAnsi="Calibri" w:cs="Calibri"/>
                        <w:color w:val="000000"/>
                        <w:sz w:val="22"/>
                        <w:szCs w:val="22"/>
                      </w:rPr>
                    </w:rPrChange>
                  </w:rPr>
                  <w:delText>5</w:delText>
                </w:r>
              </w:del>
            </w:ins>
          </w:p>
        </w:tc>
        <w:tc>
          <w:tcPr>
            <w:tcW w:w="960" w:type="dxa"/>
            <w:noWrap/>
            <w:hideMark/>
            <w:tcPrChange w:id="117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84" w:author="Nick.Tolimieri [2]" w:date="2022-09-09T12:38:00Z"/>
                <w:del w:id="11785" w:author="Nick.Tolimieri" w:date="2022-09-13T12:37:00Z"/>
                <w:rFonts w:asciiTheme="minorHAnsi" w:eastAsiaTheme="minorHAnsi" w:hAnsiTheme="minorHAnsi" w:cstheme="minorBidi"/>
                <w:sz w:val="22"/>
                <w:szCs w:val="22"/>
                <w:rPrChange w:id="11786" w:author="Nick.Tolimieri [2]" w:date="2022-09-09T12:38:00Z">
                  <w:rPr>
                    <w:ins w:id="11787" w:author="Nick.Tolimieri [2]" w:date="2022-09-09T12:38:00Z"/>
                    <w:del w:id="11788" w:author="Nick.Tolimieri" w:date="2022-09-13T12:37:00Z"/>
                    <w:rFonts w:ascii="Calibri" w:hAnsi="Calibri" w:cs="Calibri"/>
                    <w:color w:val="000000"/>
                    <w:sz w:val="22"/>
                    <w:szCs w:val="22"/>
                  </w:rPr>
                </w:rPrChange>
              </w:rPr>
              <w:pPrChange w:id="11789" w:author="Nick.Tolimieri [2]" w:date="2022-09-09T12:38:00Z">
                <w:pPr>
                  <w:jc w:val="right"/>
                </w:pPr>
              </w:pPrChange>
            </w:pPr>
            <w:ins w:id="11790" w:author="Nick.Tolimieri [2]" w:date="2022-09-09T12:38:00Z">
              <w:del w:id="11791" w:author="Nick.Tolimieri" w:date="2022-09-13T12:37:00Z">
                <w:r w:rsidRPr="001255CF" w:rsidDel="00207938">
                  <w:rPr>
                    <w:rFonts w:asciiTheme="minorHAnsi" w:eastAsiaTheme="minorHAnsi" w:hAnsiTheme="minorHAnsi" w:cstheme="minorBidi"/>
                    <w:sz w:val="22"/>
                    <w:szCs w:val="22"/>
                    <w:rPrChange w:id="11792" w:author="Nick.Tolimieri [2]" w:date="2022-09-09T12:38:00Z">
                      <w:rPr>
                        <w:rFonts w:ascii="Calibri" w:hAnsi="Calibri" w:cs="Calibri"/>
                        <w:color w:val="000000"/>
                        <w:sz w:val="22"/>
                        <w:szCs w:val="22"/>
                      </w:rPr>
                    </w:rPrChange>
                  </w:rPr>
                  <w:delText>15</w:delText>
                </w:r>
              </w:del>
            </w:ins>
          </w:p>
        </w:tc>
        <w:tc>
          <w:tcPr>
            <w:tcW w:w="960" w:type="dxa"/>
            <w:noWrap/>
            <w:hideMark/>
            <w:tcPrChange w:id="117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94" w:author="Nick.Tolimieri [2]" w:date="2022-09-09T12:38:00Z"/>
                <w:del w:id="11795" w:author="Nick.Tolimieri" w:date="2022-09-13T12:37:00Z"/>
                <w:rFonts w:asciiTheme="minorHAnsi" w:eastAsiaTheme="minorHAnsi" w:hAnsiTheme="minorHAnsi" w:cstheme="minorBidi"/>
                <w:sz w:val="22"/>
                <w:szCs w:val="22"/>
                <w:rPrChange w:id="11796" w:author="Nick.Tolimieri [2]" w:date="2022-09-09T12:38:00Z">
                  <w:rPr>
                    <w:ins w:id="11797" w:author="Nick.Tolimieri [2]" w:date="2022-09-09T12:38:00Z"/>
                    <w:del w:id="11798" w:author="Nick.Tolimieri" w:date="2022-09-13T12:37:00Z"/>
                    <w:rFonts w:ascii="Calibri" w:hAnsi="Calibri" w:cs="Calibri"/>
                    <w:color w:val="000000"/>
                    <w:sz w:val="22"/>
                    <w:szCs w:val="22"/>
                  </w:rPr>
                </w:rPrChange>
              </w:rPr>
              <w:pPrChange w:id="11799" w:author="Nick.Tolimieri [2]" w:date="2022-09-09T12:38:00Z">
                <w:pPr>
                  <w:jc w:val="right"/>
                </w:pPr>
              </w:pPrChange>
            </w:pPr>
            <w:ins w:id="11800" w:author="Nick.Tolimieri [2]" w:date="2022-09-09T12:38:00Z">
              <w:del w:id="11801" w:author="Nick.Tolimieri" w:date="2022-09-13T12:37:00Z">
                <w:r w:rsidRPr="001255CF" w:rsidDel="00207938">
                  <w:rPr>
                    <w:rFonts w:asciiTheme="minorHAnsi" w:eastAsiaTheme="minorHAnsi" w:hAnsiTheme="minorHAnsi" w:cstheme="minorBidi"/>
                    <w:sz w:val="22"/>
                    <w:szCs w:val="22"/>
                    <w:rPrChange w:id="11802" w:author="Nick.Tolimieri [2]" w:date="2022-09-09T12:38:00Z">
                      <w:rPr>
                        <w:rFonts w:ascii="Calibri" w:hAnsi="Calibri" w:cs="Calibri"/>
                        <w:color w:val="000000"/>
                        <w:sz w:val="22"/>
                        <w:szCs w:val="22"/>
                      </w:rPr>
                    </w:rPrChange>
                  </w:rPr>
                  <w:delText>1.67</w:delText>
                </w:r>
              </w:del>
            </w:ins>
          </w:p>
        </w:tc>
        <w:tc>
          <w:tcPr>
            <w:tcW w:w="960" w:type="dxa"/>
            <w:noWrap/>
            <w:hideMark/>
            <w:tcPrChange w:id="118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04" w:author="Nick.Tolimieri [2]" w:date="2022-09-09T12:38:00Z"/>
                <w:del w:id="11805" w:author="Nick.Tolimieri" w:date="2022-09-13T12:37:00Z"/>
                <w:rFonts w:asciiTheme="minorHAnsi" w:eastAsiaTheme="minorHAnsi" w:hAnsiTheme="minorHAnsi" w:cstheme="minorBidi"/>
                <w:sz w:val="22"/>
                <w:szCs w:val="22"/>
                <w:rPrChange w:id="11806" w:author="Nick.Tolimieri [2]" w:date="2022-09-09T12:38:00Z">
                  <w:rPr>
                    <w:ins w:id="11807" w:author="Nick.Tolimieri [2]" w:date="2022-09-09T12:38:00Z"/>
                    <w:del w:id="11808" w:author="Nick.Tolimieri" w:date="2022-09-13T12:37:00Z"/>
                    <w:rFonts w:ascii="Calibri" w:hAnsi="Calibri" w:cs="Calibri"/>
                    <w:color w:val="000000"/>
                    <w:sz w:val="22"/>
                    <w:szCs w:val="22"/>
                  </w:rPr>
                </w:rPrChange>
              </w:rPr>
              <w:pPrChange w:id="11809" w:author="Nick.Tolimieri [2]" w:date="2022-09-09T12:38:00Z">
                <w:pPr>
                  <w:jc w:val="right"/>
                </w:pPr>
              </w:pPrChange>
            </w:pPr>
            <w:ins w:id="11810" w:author="Nick.Tolimieri [2]" w:date="2022-09-09T12:38:00Z">
              <w:del w:id="11811" w:author="Nick.Tolimieri" w:date="2022-09-13T12:37:00Z">
                <w:r w:rsidRPr="001255CF" w:rsidDel="00207938">
                  <w:rPr>
                    <w:rFonts w:asciiTheme="minorHAnsi" w:eastAsiaTheme="minorHAnsi" w:hAnsiTheme="minorHAnsi" w:cstheme="minorBidi"/>
                    <w:sz w:val="22"/>
                    <w:szCs w:val="22"/>
                    <w:rPrChange w:id="11812" w:author="Nick.Tolimieri [2]" w:date="2022-09-09T12:38:00Z">
                      <w:rPr>
                        <w:rFonts w:ascii="Calibri" w:hAnsi="Calibri" w:cs="Calibri"/>
                        <w:color w:val="000000"/>
                        <w:sz w:val="22"/>
                        <w:szCs w:val="22"/>
                      </w:rPr>
                    </w:rPrChange>
                  </w:rPr>
                  <w:delText>0.18</w:delText>
                </w:r>
              </w:del>
            </w:ins>
          </w:p>
        </w:tc>
      </w:tr>
      <w:tr w:rsidR="001255CF" w:rsidRPr="001255CF" w:rsidDel="00207938" w:rsidTr="001255CF">
        <w:trPr>
          <w:divId w:val="1429738465"/>
          <w:trHeight w:val="300"/>
          <w:ins w:id="11813" w:author="Nick.Tolimieri [2]" w:date="2022-09-09T12:38:00Z"/>
          <w:del w:id="11814" w:author="Nick.Tolimieri" w:date="2022-09-13T12:37:00Z"/>
          <w:trPrChange w:id="11815" w:author="Nick.Tolimieri [2]" w:date="2022-09-09T12:38:00Z">
            <w:trPr>
              <w:divId w:val="1429738465"/>
              <w:trHeight w:val="300"/>
            </w:trPr>
          </w:trPrChange>
        </w:trPr>
        <w:tc>
          <w:tcPr>
            <w:tcW w:w="960" w:type="dxa"/>
            <w:noWrap/>
            <w:hideMark/>
            <w:tcPrChange w:id="118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17" w:author="Nick.Tolimieri [2]" w:date="2022-09-09T12:38:00Z"/>
                <w:del w:id="11818" w:author="Nick.Tolimieri" w:date="2022-09-13T12:37:00Z"/>
                <w:rFonts w:asciiTheme="minorHAnsi" w:eastAsiaTheme="minorHAnsi" w:hAnsiTheme="minorHAnsi" w:cstheme="minorBidi"/>
                <w:sz w:val="22"/>
                <w:szCs w:val="22"/>
                <w:rPrChange w:id="11819" w:author="Nick.Tolimieri [2]" w:date="2022-09-09T12:38:00Z">
                  <w:rPr>
                    <w:ins w:id="11820" w:author="Nick.Tolimieri [2]" w:date="2022-09-09T12:38:00Z"/>
                    <w:del w:id="11821" w:author="Nick.Tolimieri" w:date="2022-09-13T12:37:00Z"/>
                    <w:rFonts w:ascii="Calibri" w:hAnsi="Calibri" w:cs="Calibri"/>
                    <w:color w:val="000000"/>
                    <w:sz w:val="22"/>
                    <w:szCs w:val="22"/>
                  </w:rPr>
                </w:rPrChange>
              </w:rPr>
              <w:pPrChange w:id="11822" w:author="Nick.Tolimieri [2]" w:date="2022-09-09T12:38:00Z">
                <w:pPr/>
              </w:pPrChange>
            </w:pPr>
            <w:ins w:id="11823" w:author="Nick.Tolimieri [2]" w:date="2022-09-09T12:38:00Z">
              <w:del w:id="11824" w:author="Nick.Tolimieri" w:date="2022-09-13T12:37:00Z">
                <w:r w:rsidRPr="001255CF" w:rsidDel="00207938">
                  <w:rPr>
                    <w:rFonts w:asciiTheme="minorHAnsi" w:eastAsiaTheme="minorHAnsi" w:hAnsiTheme="minorHAnsi" w:cstheme="minorBidi"/>
                    <w:sz w:val="22"/>
                    <w:szCs w:val="22"/>
                    <w:rPrChange w:id="11825" w:author="Nick.Tolimieri [2]" w:date="2022-09-09T12:38:00Z">
                      <w:rPr>
                        <w:rFonts w:ascii="Calibri" w:hAnsi="Calibri" w:cs="Calibri"/>
                        <w:color w:val="000000"/>
                        <w:sz w:val="22"/>
                        <w:szCs w:val="22"/>
                      </w:rPr>
                    </w:rPrChange>
                  </w:rPr>
                  <w:delText>Cape Alava</w:delText>
                </w:r>
              </w:del>
            </w:ins>
          </w:p>
        </w:tc>
        <w:tc>
          <w:tcPr>
            <w:tcW w:w="960" w:type="dxa"/>
            <w:noWrap/>
            <w:hideMark/>
            <w:tcPrChange w:id="118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27" w:author="Nick.Tolimieri [2]" w:date="2022-09-09T12:38:00Z"/>
                <w:del w:id="11828" w:author="Nick.Tolimieri" w:date="2022-09-13T12:37:00Z"/>
                <w:rFonts w:asciiTheme="minorHAnsi" w:eastAsiaTheme="minorHAnsi" w:hAnsiTheme="minorHAnsi" w:cstheme="minorBidi"/>
                <w:sz w:val="22"/>
                <w:szCs w:val="22"/>
                <w:rPrChange w:id="11829" w:author="Nick.Tolimieri [2]" w:date="2022-09-09T12:38:00Z">
                  <w:rPr>
                    <w:ins w:id="11830" w:author="Nick.Tolimieri [2]" w:date="2022-09-09T12:38:00Z"/>
                    <w:del w:id="11831" w:author="Nick.Tolimieri" w:date="2022-09-13T12:37:00Z"/>
                    <w:rFonts w:ascii="Calibri" w:hAnsi="Calibri" w:cs="Calibri"/>
                    <w:color w:val="000000"/>
                    <w:sz w:val="22"/>
                    <w:szCs w:val="22"/>
                  </w:rPr>
                </w:rPrChange>
              </w:rPr>
              <w:pPrChange w:id="11832" w:author="Nick.Tolimieri [2]" w:date="2022-09-09T12:38:00Z">
                <w:pPr>
                  <w:jc w:val="right"/>
                </w:pPr>
              </w:pPrChange>
            </w:pPr>
            <w:ins w:id="11833" w:author="Nick.Tolimieri [2]" w:date="2022-09-09T12:38:00Z">
              <w:del w:id="11834" w:author="Nick.Tolimieri" w:date="2022-09-13T12:37:00Z">
                <w:r w:rsidRPr="001255CF" w:rsidDel="00207938">
                  <w:rPr>
                    <w:rFonts w:asciiTheme="minorHAnsi" w:eastAsiaTheme="minorHAnsi" w:hAnsiTheme="minorHAnsi" w:cstheme="minorBidi"/>
                    <w:sz w:val="22"/>
                    <w:szCs w:val="22"/>
                    <w:rPrChange w:id="11835" w:author="Nick.Tolimieri [2]" w:date="2022-09-09T12:38:00Z">
                      <w:rPr>
                        <w:rFonts w:ascii="Calibri" w:hAnsi="Calibri" w:cs="Calibri"/>
                        <w:color w:val="000000"/>
                        <w:sz w:val="22"/>
                        <w:szCs w:val="22"/>
                      </w:rPr>
                    </w:rPrChange>
                  </w:rPr>
                  <w:delText>1992</w:delText>
                </w:r>
              </w:del>
            </w:ins>
          </w:p>
        </w:tc>
        <w:tc>
          <w:tcPr>
            <w:tcW w:w="960" w:type="dxa"/>
            <w:noWrap/>
            <w:hideMark/>
            <w:tcPrChange w:id="118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37" w:author="Nick.Tolimieri [2]" w:date="2022-09-09T12:38:00Z"/>
                <w:del w:id="11838" w:author="Nick.Tolimieri" w:date="2022-09-13T12:37:00Z"/>
                <w:rFonts w:asciiTheme="minorHAnsi" w:eastAsiaTheme="minorHAnsi" w:hAnsiTheme="minorHAnsi" w:cstheme="minorBidi"/>
                <w:sz w:val="22"/>
                <w:szCs w:val="22"/>
                <w:rPrChange w:id="11839" w:author="Nick.Tolimieri [2]" w:date="2022-09-09T12:38:00Z">
                  <w:rPr>
                    <w:ins w:id="11840" w:author="Nick.Tolimieri [2]" w:date="2022-09-09T12:38:00Z"/>
                    <w:del w:id="11841" w:author="Nick.Tolimieri" w:date="2022-09-13T12:37:00Z"/>
                    <w:rFonts w:ascii="Calibri" w:hAnsi="Calibri" w:cs="Calibri"/>
                    <w:color w:val="000000"/>
                    <w:sz w:val="22"/>
                    <w:szCs w:val="22"/>
                  </w:rPr>
                </w:rPrChange>
              </w:rPr>
              <w:pPrChange w:id="11842" w:author="Nick.Tolimieri [2]" w:date="2022-09-09T12:38:00Z">
                <w:pPr>
                  <w:jc w:val="right"/>
                </w:pPr>
              </w:pPrChange>
            </w:pPr>
            <w:ins w:id="11843" w:author="Nick.Tolimieri [2]" w:date="2022-09-09T12:38:00Z">
              <w:del w:id="11844" w:author="Nick.Tolimieri" w:date="2022-09-13T12:37:00Z">
                <w:r w:rsidRPr="001255CF" w:rsidDel="00207938">
                  <w:rPr>
                    <w:rFonts w:asciiTheme="minorHAnsi" w:eastAsiaTheme="minorHAnsi" w:hAnsiTheme="minorHAnsi" w:cstheme="minorBidi"/>
                    <w:sz w:val="22"/>
                    <w:szCs w:val="22"/>
                    <w:rPrChange w:id="11845" w:author="Nick.Tolimieri [2]" w:date="2022-09-09T12:38:00Z">
                      <w:rPr>
                        <w:rFonts w:ascii="Calibri" w:hAnsi="Calibri" w:cs="Calibri"/>
                        <w:color w:val="000000"/>
                        <w:sz w:val="22"/>
                        <w:szCs w:val="22"/>
                      </w:rPr>
                    </w:rPrChange>
                  </w:rPr>
                  <w:delText>4</w:delText>
                </w:r>
              </w:del>
            </w:ins>
          </w:p>
        </w:tc>
        <w:tc>
          <w:tcPr>
            <w:tcW w:w="960" w:type="dxa"/>
            <w:noWrap/>
            <w:hideMark/>
            <w:tcPrChange w:id="118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47" w:author="Nick.Tolimieri [2]" w:date="2022-09-09T12:38:00Z"/>
                <w:del w:id="11848" w:author="Nick.Tolimieri" w:date="2022-09-13T12:37:00Z"/>
                <w:rFonts w:asciiTheme="minorHAnsi" w:eastAsiaTheme="minorHAnsi" w:hAnsiTheme="minorHAnsi" w:cstheme="minorBidi"/>
                <w:sz w:val="22"/>
                <w:szCs w:val="22"/>
                <w:rPrChange w:id="11849" w:author="Nick.Tolimieri [2]" w:date="2022-09-09T12:38:00Z">
                  <w:rPr>
                    <w:ins w:id="11850" w:author="Nick.Tolimieri [2]" w:date="2022-09-09T12:38:00Z"/>
                    <w:del w:id="11851" w:author="Nick.Tolimieri" w:date="2022-09-13T12:37:00Z"/>
                    <w:rFonts w:ascii="Calibri" w:hAnsi="Calibri" w:cs="Calibri"/>
                    <w:color w:val="000000"/>
                    <w:sz w:val="22"/>
                    <w:szCs w:val="22"/>
                  </w:rPr>
                </w:rPrChange>
              </w:rPr>
              <w:pPrChange w:id="11852" w:author="Nick.Tolimieri [2]" w:date="2022-09-09T12:38:00Z">
                <w:pPr>
                  <w:jc w:val="right"/>
                </w:pPr>
              </w:pPrChange>
            </w:pPr>
            <w:ins w:id="11853" w:author="Nick.Tolimieri [2]" w:date="2022-09-09T12:38:00Z">
              <w:del w:id="11854" w:author="Nick.Tolimieri" w:date="2022-09-13T12:37:00Z">
                <w:r w:rsidRPr="001255CF" w:rsidDel="00207938">
                  <w:rPr>
                    <w:rFonts w:asciiTheme="minorHAnsi" w:eastAsiaTheme="minorHAnsi" w:hAnsiTheme="minorHAnsi" w:cstheme="minorBidi"/>
                    <w:sz w:val="22"/>
                    <w:szCs w:val="22"/>
                    <w:rPrChange w:id="11855" w:author="Nick.Tolimieri [2]" w:date="2022-09-09T12:38:00Z">
                      <w:rPr>
                        <w:rFonts w:ascii="Calibri" w:hAnsi="Calibri" w:cs="Calibri"/>
                        <w:color w:val="000000"/>
                        <w:sz w:val="22"/>
                        <w:szCs w:val="22"/>
                      </w:rPr>
                    </w:rPrChange>
                  </w:rPr>
                  <w:delText>49</w:delText>
                </w:r>
              </w:del>
            </w:ins>
          </w:p>
        </w:tc>
        <w:tc>
          <w:tcPr>
            <w:tcW w:w="960" w:type="dxa"/>
            <w:noWrap/>
            <w:hideMark/>
            <w:tcPrChange w:id="118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57" w:author="Nick.Tolimieri [2]" w:date="2022-09-09T12:38:00Z"/>
                <w:del w:id="11858" w:author="Nick.Tolimieri" w:date="2022-09-13T12:37:00Z"/>
                <w:rFonts w:asciiTheme="minorHAnsi" w:eastAsiaTheme="minorHAnsi" w:hAnsiTheme="minorHAnsi" w:cstheme="minorBidi"/>
                <w:sz w:val="22"/>
                <w:szCs w:val="22"/>
                <w:rPrChange w:id="11859" w:author="Nick.Tolimieri [2]" w:date="2022-09-09T12:38:00Z">
                  <w:rPr>
                    <w:ins w:id="11860" w:author="Nick.Tolimieri [2]" w:date="2022-09-09T12:38:00Z"/>
                    <w:del w:id="11861" w:author="Nick.Tolimieri" w:date="2022-09-13T12:37:00Z"/>
                    <w:rFonts w:ascii="Calibri" w:hAnsi="Calibri" w:cs="Calibri"/>
                    <w:color w:val="000000"/>
                    <w:sz w:val="22"/>
                    <w:szCs w:val="22"/>
                  </w:rPr>
                </w:rPrChange>
              </w:rPr>
              <w:pPrChange w:id="11862" w:author="Nick.Tolimieri [2]" w:date="2022-09-09T12:38:00Z">
                <w:pPr>
                  <w:jc w:val="right"/>
                </w:pPr>
              </w:pPrChange>
            </w:pPr>
            <w:ins w:id="11863" w:author="Nick.Tolimieri [2]" w:date="2022-09-09T12:38:00Z">
              <w:del w:id="11864" w:author="Nick.Tolimieri" w:date="2022-09-13T12:37:00Z">
                <w:r w:rsidRPr="001255CF" w:rsidDel="00207938">
                  <w:rPr>
                    <w:rFonts w:asciiTheme="minorHAnsi" w:eastAsiaTheme="minorHAnsi" w:hAnsiTheme="minorHAnsi" w:cstheme="minorBidi"/>
                    <w:sz w:val="22"/>
                    <w:szCs w:val="22"/>
                    <w:rPrChange w:id="11865" w:author="Nick.Tolimieri [2]" w:date="2022-09-09T12:38:00Z">
                      <w:rPr>
                        <w:rFonts w:ascii="Calibri" w:hAnsi="Calibri" w:cs="Calibri"/>
                        <w:color w:val="000000"/>
                        <w:sz w:val="22"/>
                        <w:szCs w:val="22"/>
                      </w:rPr>
                    </w:rPrChange>
                  </w:rPr>
                  <w:delText>5</w:delText>
                </w:r>
              </w:del>
            </w:ins>
          </w:p>
        </w:tc>
        <w:tc>
          <w:tcPr>
            <w:tcW w:w="960" w:type="dxa"/>
            <w:noWrap/>
            <w:hideMark/>
            <w:tcPrChange w:id="118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67" w:author="Nick.Tolimieri [2]" w:date="2022-09-09T12:38:00Z"/>
                <w:del w:id="11868" w:author="Nick.Tolimieri" w:date="2022-09-13T12:37:00Z"/>
                <w:rFonts w:asciiTheme="minorHAnsi" w:eastAsiaTheme="minorHAnsi" w:hAnsiTheme="minorHAnsi" w:cstheme="minorBidi"/>
                <w:sz w:val="22"/>
                <w:szCs w:val="22"/>
                <w:rPrChange w:id="11869" w:author="Nick.Tolimieri [2]" w:date="2022-09-09T12:38:00Z">
                  <w:rPr>
                    <w:ins w:id="11870" w:author="Nick.Tolimieri [2]" w:date="2022-09-09T12:38:00Z"/>
                    <w:del w:id="11871" w:author="Nick.Tolimieri" w:date="2022-09-13T12:37:00Z"/>
                    <w:rFonts w:ascii="Calibri" w:hAnsi="Calibri" w:cs="Calibri"/>
                    <w:color w:val="000000"/>
                    <w:sz w:val="22"/>
                    <w:szCs w:val="22"/>
                  </w:rPr>
                </w:rPrChange>
              </w:rPr>
              <w:pPrChange w:id="11872" w:author="Nick.Tolimieri [2]" w:date="2022-09-09T12:38:00Z">
                <w:pPr>
                  <w:jc w:val="right"/>
                </w:pPr>
              </w:pPrChange>
            </w:pPr>
            <w:ins w:id="11873" w:author="Nick.Tolimieri [2]" w:date="2022-09-09T12:38:00Z">
              <w:del w:id="11874" w:author="Nick.Tolimieri" w:date="2022-09-13T12:37:00Z">
                <w:r w:rsidRPr="001255CF" w:rsidDel="00207938">
                  <w:rPr>
                    <w:rFonts w:asciiTheme="minorHAnsi" w:eastAsiaTheme="minorHAnsi" w:hAnsiTheme="minorHAnsi" w:cstheme="minorBidi"/>
                    <w:sz w:val="22"/>
                    <w:szCs w:val="22"/>
                    <w:rPrChange w:id="11875" w:author="Nick.Tolimieri [2]" w:date="2022-09-09T12:38:00Z">
                      <w:rPr>
                        <w:rFonts w:ascii="Calibri" w:hAnsi="Calibri" w:cs="Calibri"/>
                        <w:color w:val="000000"/>
                        <w:sz w:val="22"/>
                        <w:szCs w:val="22"/>
                      </w:rPr>
                    </w:rPrChange>
                  </w:rPr>
                  <w:delText>48</w:delText>
                </w:r>
              </w:del>
            </w:ins>
          </w:p>
        </w:tc>
        <w:tc>
          <w:tcPr>
            <w:tcW w:w="960" w:type="dxa"/>
            <w:noWrap/>
            <w:hideMark/>
            <w:tcPrChange w:id="118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77" w:author="Nick.Tolimieri [2]" w:date="2022-09-09T12:38:00Z"/>
                <w:del w:id="11878" w:author="Nick.Tolimieri" w:date="2022-09-13T12:37:00Z"/>
                <w:rFonts w:asciiTheme="minorHAnsi" w:eastAsiaTheme="minorHAnsi" w:hAnsiTheme="minorHAnsi" w:cstheme="minorBidi"/>
                <w:sz w:val="22"/>
                <w:szCs w:val="22"/>
                <w:rPrChange w:id="11879" w:author="Nick.Tolimieri [2]" w:date="2022-09-09T12:38:00Z">
                  <w:rPr>
                    <w:ins w:id="11880" w:author="Nick.Tolimieri [2]" w:date="2022-09-09T12:38:00Z"/>
                    <w:del w:id="11881" w:author="Nick.Tolimieri" w:date="2022-09-13T12:37:00Z"/>
                    <w:rFonts w:ascii="Calibri" w:hAnsi="Calibri" w:cs="Calibri"/>
                    <w:color w:val="000000"/>
                    <w:sz w:val="22"/>
                    <w:szCs w:val="22"/>
                  </w:rPr>
                </w:rPrChange>
              </w:rPr>
              <w:pPrChange w:id="11882" w:author="Nick.Tolimieri [2]" w:date="2022-09-09T12:38:00Z">
                <w:pPr>
                  <w:jc w:val="right"/>
                </w:pPr>
              </w:pPrChange>
            </w:pPr>
            <w:ins w:id="11883" w:author="Nick.Tolimieri [2]" w:date="2022-09-09T12:38:00Z">
              <w:del w:id="11884" w:author="Nick.Tolimieri" w:date="2022-09-13T12:37:00Z">
                <w:r w:rsidRPr="001255CF" w:rsidDel="00207938">
                  <w:rPr>
                    <w:rFonts w:asciiTheme="minorHAnsi" w:eastAsiaTheme="minorHAnsi" w:hAnsiTheme="minorHAnsi" w:cstheme="minorBidi"/>
                    <w:sz w:val="22"/>
                    <w:szCs w:val="22"/>
                    <w:rPrChange w:id="11885" w:author="Nick.Tolimieri [2]" w:date="2022-09-09T12:38:00Z">
                      <w:rPr>
                        <w:rFonts w:ascii="Calibri" w:hAnsi="Calibri" w:cs="Calibri"/>
                        <w:color w:val="000000"/>
                        <w:sz w:val="22"/>
                        <w:szCs w:val="22"/>
                      </w:rPr>
                    </w:rPrChange>
                  </w:rPr>
                  <w:delText>5</w:delText>
                </w:r>
              </w:del>
            </w:ins>
          </w:p>
        </w:tc>
        <w:tc>
          <w:tcPr>
            <w:tcW w:w="960" w:type="dxa"/>
            <w:noWrap/>
            <w:hideMark/>
            <w:tcPrChange w:id="118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87" w:author="Nick.Tolimieri [2]" w:date="2022-09-09T12:38:00Z"/>
                <w:del w:id="11888" w:author="Nick.Tolimieri" w:date="2022-09-13T12:37:00Z"/>
                <w:rFonts w:asciiTheme="minorHAnsi" w:eastAsiaTheme="minorHAnsi" w:hAnsiTheme="minorHAnsi" w:cstheme="minorBidi"/>
                <w:sz w:val="22"/>
                <w:szCs w:val="22"/>
                <w:rPrChange w:id="11889" w:author="Nick.Tolimieri [2]" w:date="2022-09-09T12:38:00Z">
                  <w:rPr>
                    <w:ins w:id="11890" w:author="Nick.Tolimieri [2]" w:date="2022-09-09T12:38:00Z"/>
                    <w:del w:id="11891" w:author="Nick.Tolimieri" w:date="2022-09-13T12:37:00Z"/>
                    <w:rFonts w:ascii="Calibri" w:hAnsi="Calibri" w:cs="Calibri"/>
                    <w:color w:val="000000"/>
                    <w:sz w:val="22"/>
                    <w:szCs w:val="22"/>
                  </w:rPr>
                </w:rPrChange>
              </w:rPr>
              <w:pPrChange w:id="11892" w:author="Nick.Tolimieri [2]" w:date="2022-09-09T12:38:00Z">
                <w:pPr>
                  <w:jc w:val="right"/>
                </w:pPr>
              </w:pPrChange>
            </w:pPr>
            <w:ins w:id="11893" w:author="Nick.Tolimieri [2]" w:date="2022-09-09T12:38:00Z">
              <w:del w:id="11894" w:author="Nick.Tolimieri" w:date="2022-09-13T12:37:00Z">
                <w:r w:rsidRPr="001255CF" w:rsidDel="00207938">
                  <w:rPr>
                    <w:rFonts w:asciiTheme="minorHAnsi" w:eastAsiaTheme="minorHAnsi" w:hAnsiTheme="minorHAnsi" w:cstheme="minorBidi"/>
                    <w:sz w:val="22"/>
                    <w:szCs w:val="22"/>
                    <w:rPrChange w:id="11895" w:author="Nick.Tolimieri [2]" w:date="2022-09-09T12:38:00Z">
                      <w:rPr>
                        <w:rFonts w:ascii="Calibri" w:hAnsi="Calibri" w:cs="Calibri"/>
                        <w:color w:val="000000"/>
                        <w:sz w:val="22"/>
                        <w:szCs w:val="22"/>
                      </w:rPr>
                    </w:rPrChange>
                  </w:rPr>
                  <w:delText>17</w:delText>
                </w:r>
              </w:del>
            </w:ins>
          </w:p>
        </w:tc>
        <w:tc>
          <w:tcPr>
            <w:tcW w:w="960" w:type="dxa"/>
            <w:noWrap/>
            <w:hideMark/>
            <w:tcPrChange w:id="118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97" w:author="Nick.Tolimieri [2]" w:date="2022-09-09T12:38:00Z"/>
                <w:del w:id="11898" w:author="Nick.Tolimieri" w:date="2022-09-13T12:37:00Z"/>
                <w:rFonts w:asciiTheme="minorHAnsi" w:eastAsiaTheme="minorHAnsi" w:hAnsiTheme="minorHAnsi" w:cstheme="minorBidi"/>
                <w:sz w:val="22"/>
                <w:szCs w:val="22"/>
                <w:rPrChange w:id="11899" w:author="Nick.Tolimieri [2]" w:date="2022-09-09T12:38:00Z">
                  <w:rPr>
                    <w:ins w:id="11900" w:author="Nick.Tolimieri [2]" w:date="2022-09-09T12:38:00Z"/>
                    <w:del w:id="11901" w:author="Nick.Tolimieri" w:date="2022-09-13T12:37:00Z"/>
                    <w:rFonts w:ascii="Calibri" w:hAnsi="Calibri" w:cs="Calibri"/>
                    <w:color w:val="000000"/>
                    <w:sz w:val="22"/>
                    <w:szCs w:val="22"/>
                  </w:rPr>
                </w:rPrChange>
              </w:rPr>
              <w:pPrChange w:id="11902" w:author="Nick.Tolimieri [2]" w:date="2022-09-09T12:38:00Z">
                <w:pPr>
                  <w:jc w:val="right"/>
                </w:pPr>
              </w:pPrChange>
            </w:pPr>
            <w:ins w:id="11903" w:author="Nick.Tolimieri [2]" w:date="2022-09-09T12:38:00Z">
              <w:del w:id="11904" w:author="Nick.Tolimieri" w:date="2022-09-13T12:37:00Z">
                <w:r w:rsidRPr="001255CF" w:rsidDel="00207938">
                  <w:rPr>
                    <w:rFonts w:asciiTheme="minorHAnsi" w:eastAsiaTheme="minorHAnsi" w:hAnsiTheme="minorHAnsi" w:cstheme="minorBidi"/>
                    <w:sz w:val="22"/>
                    <w:szCs w:val="22"/>
                    <w:rPrChange w:id="11905" w:author="Nick.Tolimieri [2]" w:date="2022-09-09T12:38:00Z">
                      <w:rPr>
                        <w:rFonts w:ascii="Calibri" w:hAnsi="Calibri" w:cs="Calibri"/>
                        <w:color w:val="000000"/>
                        <w:sz w:val="22"/>
                        <w:szCs w:val="22"/>
                      </w:rPr>
                    </w:rPrChange>
                  </w:rPr>
                  <w:delText>1.68</w:delText>
                </w:r>
              </w:del>
            </w:ins>
          </w:p>
        </w:tc>
        <w:tc>
          <w:tcPr>
            <w:tcW w:w="960" w:type="dxa"/>
            <w:noWrap/>
            <w:hideMark/>
            <w:tcPrChange w:id="119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07" w:author="Nick.Tolimieri [2]" w:date="2022-09-09T12:38:00Z"/>
                <w:del w:id="11908" w:author="Nick.Tolimieri" w:date="2022-09-13T12:37:00Z"/>
                <w:rFonts w:asciiTheme="minorHAnsi" w:eastAsiaTheme="minorHAnsi" w:hAnsiTheme="minorHAnsi" w:cstheme="minorBidi"/>
                <w:sz w:val="22"/>
                <w:szCs w:val="22"/>
                <w:rPrChange w:id="11909" w:author="Nick.Tolimieri [2]" w:date="2022-09-09T12:38:00Z">
                  <w:rPr>
                    <w:ins w:id="11910" w:author="Nick.Tolimieri [2]" w:date="2022-09-09T12:38:00Z"/>
                    <w:del w:id="11911" w:author="Nick.Tolimieri" w:date="2022-09-13T12:37:00Z"/>
                    <w:rFonts w:ascii="Calibri" w:hAnsi="Calibri" w:cs="Calibri"/>
                    <w:color w:val="000000"/>
                    <w:sz w:val="22"/>
                    <w:szCs w:val="22"/>
                  </w:rPr>
                </w:rPrChange>
              </w:rPr>
              <w:pPrChange w:id="11912" w:author="Nick.Tolimieri [2]" w:date="2022-09-09T12:38:00Z">
                <w:pPr>
                  <w:jc w:val="right"/>
                </w:pPr>
              </w:pPrChange>
            </w:pPr>
            <w:ins w:id="11913" w:author="Nick.Tolimieri [2]" w:date="2022-09-09T12:38:00Z">
              <w:del w:id="11914" w:author="Nick.Tolimieri" w:date="2022-09-13T12:37:00Z">
                <w:r w:rsidRPr="001255CF" w:rsidDel="00207938">
                  <w:rPr>
                    <w:rFonts w:asciiTheme="minorHAnsi" w:eastAsiaTheme="minorHAnsi" w:hAnsiTheme="minorHAnsi" w:cstheme="minorBidi"/>
                    <w:sz w:val="22"/>
                    <w:szCs w:val="22"/>
                    <w:rPrChange w:id="11915" w:author="Nick.Tolimieri [2]" w:date="2022-09-09T12:38:00Z">
                      <w:rPr>
                        <w:rFonts w:ascii="Calibri" w:hAnsi="Calibri" w:cs="Calibri"/>
                        <w:color w:val="000000"/>
                        <w:sz w:val="22"/>
                        <w:szCs w:val="22"/>
                      </w:rPr>
                    </w:rPrChange>
                  </w:rPr>
                  <w:delText>0.31</w:delText>
                </w:r>
              </w:del>
            </w:ins>
          </w:p>
        </w:tc>
      </w:tr>
      <w:tr w:rsidR="001255CF" w:rsidRPr="001255CF" w:rsidDel="00207938" w:rsidTr="001255CF">
        <w:trPr>
          <w:divId w:val="1429738465"/>
          <w:trHeight w:val="300"/>
          <w:ins w:id="11916" w:author="Nick.Tolimieri [2]" w:date="2022-09-09T12:38:00Z"/>
          <w:del w:id="11917" w:author="Nick.Tolimieri" w:date="2022-09-13T12:37:00Z"/>
          <w:trPrChange w:id="11918" w:author="Nick.Tolimieri [2]" w:date="2022-09-09T12:38:00Z">
            <w:trPr>
              <w:divId w:val="1429738465"/>
              <w:trHeight w:val="300"/>
            </w:trPr>
          </w:trPrChange>
        </w:trPr>
        <w:tc>
          <w:tcPr>
            <w:tcW w:w="960" w:type="dxa"/>
            <w:noWrap/>
            <w:hideMark/>
            <w:tcPrChange w:id="119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20" w:author="Nick.Tolimieri [2]" w:date="2022-09-09T12:38:00Z"/>
                <w:del w:id="11921" w:author="Nick.Tolimieri" w:date="2022-09-13T12:37:00Z"/>
                <w:rFonts w:asciiTheme="minorHAnsi" w:eastAsiaTheme="minorHAnsi" w:hAnsiTheme="minorHAnsi" w:cstheme="minorBidi"/>
                <w:sz w:val="22"/>
                <w:szCs w:val="22"/>
                <w:rPrChange w:id="11922" w:author="Nick.Tolimieri [2]" w:date="2022-09-09T12:38:00Z">
                  <w:rPr>
                    <w:ins w:id="11923" w:author="Nick.Tolimieri [2]" w:date="2022-09-09T12:38:00Z"/>
                    <w:del w:id="11924" w:author="Nick.Tolimieri" w:date="2022-09-13T12:37:00Z"/>
                    <w:rFonts w:ascii="Calibri" w:hAnsi="Calibri" w:cs="Calibri"/>
                    <w:color w:val="000000"/>
                    <w:sz w:val="22"/>
                    <w:szCs w:val="22"/>
                  </w:rPr>
                </w:rPrChange>
              </w:rPr>
              <w:pPrChange w:id="11925" w:author="Nick.Tolimieri [2]" w:date="2022-09-09T12:38:00Z">
                <w:pPr/>
              </w:pPrChange>
            </w:pPr>
            <w:ins w:id="11926" w:author="Nick.Tolimieri [2]" w:date="2022-09-09T12:38:00Z">
              <w:del w:id="11927" w:author="Nick.Tolimieri" w:date="2022-09-13T12:37:00Z">
                <w:r w:rsidRPr="001255CF" w:rsidDel="00207938">
                  <w:rPr>
                    <w:rFonts w:asciiTheme="minorHAnsi" w:eastAsiaTheme="minorHAnsi" w:hAnsiTheme="minorHAnsi" w:cstheme="minorBidi"/>
                    <w:sz w:val="22"/>
                    <w:szCs w:val="22"/>
                    <w:rPrChange w:id="11928" w:author="Nick.Tolimieri [2]" w:date="2022-09-09T12:38:00Z">
                      <w:rPr>
                        <w:rFonts w:ascii="Calibri" w:hAnsi="Calibri" w:cs="Calibri"/>
                        <w:color w:val="000000"/>
                        <w:sz w:val="22"/>
                        <w:szCs w:val="22"/>
                      </w:rPr>
                    </w:rPrChange>
                  </w:rPr>
                  <w:delText>Cape Alava</w:delText>
                </w:r>
              </w:del>
            </w:ins>
          </w:p>
        </w:tc>
        <w:tc>
          <w:tcPr>
            <w:tcW w:w="960" w:type="dxa"/>
            <w:noWrap/>
            <w:hideMark/>
            <w:tcPrChange w:id="119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30" w:author="Nick.Tolimieri [2]" w:date="2022-09-09T12:38:00Z"/>
                <w:del w:id="11931" w:author="Nick.Tolimieri" w:date="2022-09-13T12:37:00Z"/>
                <w:rFonts w:asciiTheme="minorHAnsi" w:eastAsiaTheme="minorHAnsi" w:hAnsiTheme="minorHAnsi" w:cstheme="minorBidi"/>
                <w:sz w:val="22"/>
                <w:szCs w:val="22"/>
                <w:rPrChange w:id="11932" w:author="Nick.Tolimieri [2]" w:date="2022-09-09T12:38:00Z">
                  <w:rPr>
                    <w:ins w:id="11933" w:author="Nick.Tolimieri [2]" w:date="2022-09-09T12:38:00Z"/>
                    <w:del w:id="11934" w:author="Nick.Tolimieri" w:date="2022-09-13T12:37:00Z"/>
                    <w:rFonts w:ascii="Calibri" w:hAnsi="Calibri" w:cs="Calibri"/>
                    <w:color w:val="000000"/>
                    <w:sz w:val="22"/>
                    <w:szCs w:val="22"/>
                  </w:rPr>
                </w:rPrChange>
              </w:rPr>
              <w:pPrChange w:id="11935" w:author="Nick.Tolimieri [2]" w:date="2022-09-09T12:38:00Z">
                <w:pPr>
                  <w:jc w:val="right"/>
                </w:pPr>
              </w:pPrChange>
            </w:pPr>
            <w:ins w:id="11936" w:author="Nick.Tolimieri [2]" w:date="2022-09-09T12:38:00Z">
              <w:del w:id="11937" w:author="Nick.Tolimieri" w:date="2022-09-13T12:37:00Z">
                <w:r w:rsidRPr="001255CF" w:rsidDel="00207938">
                  <w:rPr>
                    <w:rFonts w:asciiTheme="minorHAnsi" w:eastAsiaTheme="minorHAnsi" w:hAnsiTheme="minorHAnsi" w:cstheme="minorBidi"/>
                    <w:sz w:val="22"/>
                    <w:szCs w:val="22"/>
                    <w:rPrChange w:id="11938" w:author="Nick.Tolimieri [2]" w:date="2022-09-09T12:38:00Z">
                      <w:rPr>
                        <w:rFonts w:ascii="Calibri" w:hAnsi="Calibri" w:cs="Calibri"/>
                        <w:color w:val="000000"/>
                        <w:sz w:val="22"/>
                        <w:szCs w:val="22"/>
                      </w:rPr>
                    </w:rPrChange>
                  </w:rPr>
                  <w:delText>1993</w:delText>
                </w:r>
              </w:del>
            </w:ins>
          </w:p>
        </w:tc>
        <w:tc>
          <w:tcPr>
            <w:tcW w:w="960" w:type="dxa"/>
            <w:noWrap/>
            <w:hideMark/>
            <w:tcPrChange w:id="119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40" w:author="Nick.Tolimieri [2]" w:date="2022-09-09T12:38:00Z"/>
                <w:del w:id="11941" w:author="Nick.Tolimieri" w:date="2022-09-13T12:37:00Z"/>
                <w:rFonts w:asciiTheme="minorHAnsi" w:eastAsiaTheme="minorHAnsi" w:hAnsiTheme="minorHAnsi" w:cstheme="minorBidi"/>
                <w:sz w:val="22"/>
                <w:szCs w:val="22"/>
                <w:rPrChange w:id="11942" w:author="Nick.Tolimieri [2]" w:date="2022-09-09T12:38:00Z">
                  <w:rPr>
                    <w:ins w:id="11943" w:author="Nick.Tolimieri [2]" w:date="2022-09-09T12:38:00Z"/>
                    <w:del w:id="11944" w:author="Nick.Tolimieri" w:date="2022-09-13T12:37:00Z"/>
                    <w:rFonts w:ascii="Calibri" w:hAnsi="Calibri" w:cs="Calibri"/>
                    <w:color w:val="000000"/>
                    <w:sz w:val="22"/>
                    <w:szCs w:val="22"/>
                  </w:rPr>
                </w:rPrChange>
              </w:rPr>
              <w:pPrChange w:id="11945" w:author="Nick.Tolimieri [2]" w:date="2022-09-09T12:38:00Z">
                <w:pPr>
                  <w:jc w:val="right"/>
                </w:pPr>
              </w:pPrChange>
            </w:pPr>
            <w:ins w:id="11946" w:author="Nick.Tolimieri [2]" w:date="2022-09-09T12:38:00Z">
              <w:del w:id="11947" w:author="Nick.Tolimieri" w:date="2022-09-13T12:37:00Z">
                <w:r w:rsidRPr="001255CF" w:rsidDel="00207938">
                  <w:rPr>
                    <w:rFonts w:asciiTheme="minorHAnsi" w:eastAsiaTheme="minorHAnsi" w:hAnsiTheme="minorHAnsi" w:cstheme="minorBidi"/>
                    <w:sz w:val="22"/>
                    <w:szCs w:val="22"/>
                    <w:rPrChange w:id="11948" w:author="Nick.Tolimieri [2]" w:date="2022-09-09T12:38:00Z">
                      <w:rPr>
                        <w:rFonts w:ascii="Calibri" w:hAnsi="Calibri" w:cs="Calibri"/>
                        <w:color w:val="000000"/>
                        <w:sz w:val="22"/>
                        <w:szCs w:val="22"/>
                      </w:rPr>
                    </w:rPrChange>
                  </w:rPr>
                  <w:delText>7</w:delText>
                </w:r>
              </w:del>
            </w:ins>
          </w:p>
        </w:tc>
        <w:tc>
          <w:tcPr>
            <w:tcW w:w="960" w:type="dxa"/>
            <w:noWrap/>
            <w:hideMark/>
            <w:tcPrChange w:id="119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50" w:author="Nick.Tolimieri [2]" w:date="2022-09-09T12:38:00Z"/>
                <w:del w:id="11951" w:author="Nick.Tolimieri" w:date="2022-09-13T12:37:00Z"/>
                <w:rFonts w:asciiTheme="minorHAnsi" w:eastAsiaTheme="minorHAnsi" w:hAnsiTheme="minorHAnsi" w:cstheme="minorBidi"/>
                <w:sz w:val="22"/>
                <w:szCs w:val="22"/>
                <w:rPrChange w:id="11952" w:author="Nick.Tolimieri [2]" w:date="2022-09-09T12:38:00Z">
                  <w:rPr>
                    <w:ins w:id="11953" w:author="Nick.Tolimieri [2]" w:date="2022-09-09T12:38:00Z"/>
                    <w:del w:id="11954" w:author="Nick.Tolimieri" w:date="2022-09-13T12:37:00Z"/>
                    <w:rFonts w:ascii="Calibri" w:hAnsi="Calibri" w:cs="Calibri"/>
                    <w:color w:val="000000"/>
                    <w:sz w:val="22"/>
                    <w:szCs w:val="22"/>
                  </w:rPr>
                </w:rPrChange>
              </w:rPr>
              <w:pPrChange w:id="11955" w:author="Nick.Tolimieri [2]" w:date="2022-09-09T12:38:00Z">
                <w:pPr>
                  <w:jc w:val="right"/>
                </w:pPr>
              </w:pPrChange>
            </w:pPr>
            <w:ins w:id="11956" w:author="Nick.Tolimieri [2]" w:date="2022-09-09T12:38:00Z">
              <w:del w:id="11957" w:author="Nick.Tolimieri" w:date="2022-09-13T12:37:00Z">
                <w:r w:rsidRPr="001255CF" w:rsidDel="00207938">
                  <w:rPr>
                    <w:rFonts w:asciiTheme="minorHAnsi" w:eastAsiaTheme="minorHAnsi" w:hAnsiTheme="minorHAnsi" w:cstheme="minorBidi"/>
                    <w:sz w:val="22"/>
                    <w:szCs w:val="22"/>
                    <w:rPrChange w:id="11958" w:author="Nick.Tolimieri [2]" w:date="2022-09-09T12:38:00Z">
                      <w:rPr>
                        <w:rFonts w:ascii="Calibri" w:hAnsi="Calibri" w:cs="Calibri"/>
                        <w:color w:val="000000"/>
                        <w:sz w:val="22"/>
                        <w:szCs w:val="22"/>
                      </w:rPr>
                    </w:rPrChange>
                  </w:rPr>
                  <w:delText>32</w:delText>
                </w:r>
              </w:del>
            </w:ins>
          </w:p>
        </w:tc>
        <w:tc>
          <w:tcPr>
            <w:tcW w:w="960" w:type="dxa"/>
            <w:noWrap/>
            <w:hideMark/>
            <w:tcPrChange w:id="119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60" w:author="Nick.Tolimieri [2]" w:date="2022-09-09T12:38:00Z"/>
                <w:del w:id="11961" w:author="Nick.Tolimieri" w:date="2022-09-13T12:37:00Z"/>
                <w:rFonts w:asciiTheme="minorHAnsi" w:eastAsiaTheme="minorHAnsi" w:hAnsiTheme="minorHAnsi" w:cstheme="minorBidi"/>
                <w:sz w:val="22"/>
                <w:szCs w:val="22"/>
                <w:rPrChange w:id="11962" w:author="Nick.Tolimieri [2]" w:date="2022-09-09T12:38:00Z">
                  <w:rPr>
                    <w:ins w:id="11963" w:author="Nick.Tolimieri [2]" w:date="2022-09-09T12:38:00Z"/>
                    <w:del w:id="11964" w:author="Nick.Tolimieri" w:date="2022-09-13T12:37:00Z"/>
                    <w:rFonts w:ascii="Calibri" w:hAnsi="Calibri" w:cs="Calibri"/>
                    <w:color w:val="000000"/>
                    <w:sz w:val="22"/>
                    <w:szCs w:val="22"/>
                  </w:rPr>
                </w:rPrChange>
              </w:rPr>
              <w:pPrChange w:id="11965" w:author="Nick.Tolimieri [2]" w:date="2022-09-09T12:38:00Z">
                <w:pPr>
                  <w:jc w:val="right"/>
                </w:pPr>
              </w:pPrChange>
            </w:pPr>
            <w:ins w:id="11966" w:author="Nick.Tolimieri [2]" w:date="2022-09-09T12:38:00Z">
              <w:del w:id="11967" w:author="Nick.Tolimieri" w:date="2022-09-13T12:37:00Z">
                <w:r w:rsidRPr="001255CF" w:rsidDel="00207938">
                  <w:rPr>
                    <w:rFonts w:asciiTheme="minorHAnsi" w:eastAsiaTheme="minorHAnsi" w:hAnsiTheme="minorHAnsi" w:cstheme="minorBidi"/>
                    <w:sz w:val="22"/>
                    <w:szCs w:val="22"/>
                    <w:rPrChange w:id="11968" w:author="Nick.Tolimieri [2]" w:date="2022-09-09T12:38:00Z">
                      <w:rPr>
                        <w:rFonts w:ascii="Calibri" w:hAnsi="Calibri" w:cs="Calibri"/>
                        <w:color w:val="000000"/>
                        <w:sz w:val="22"/>
                        <w:szCs w:val="22"/>
                      </w:rPr>
                    </w:rPrChange>
                  </w:rPr>
                  <w:delText>1</w:delText>
                </w:r>
              </w:del>
            </w:ins>
          </w:p>
        </w:tc>
        <w:tc>
          <w:tcPr>
            <w:tcW w:w="960" w:type="dxa"/>
            <w:noWrap/>
            <w:hideMark/>
            <w:tcPrChange w:id="119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70" w:author="Nick.Tolimieri [2]" w:date="2022-09-09T12:38:00Z"/>
                <w:del w:id="11971" w:author="Nick.Tolimieri" w:date="2022-09-13T12:37:00Z"/>
                <w:rFonts w:asciiTheme="minorHAnsi" w:eastAsiaTheme="minorHAnsi" w:hAnsiTheme="minorHAnsi" w:cstheme="minorBidi"/>
                <w:sz w:val="22"/>
                <w:szCs w:val="22"/>
                <w:rPrChange w:id="11972" w:author="Nick.Tolimieri [2]" w:date="2022-09-09T12:38:00Z">
                  <w:rPr>
                    <w:ins w:id="11973" w:author="Nick.Tolimieri [2]" w:date="2022-09-09T12:38:00Z"/>
                    <w:del w:id="11974" w:author="Nick.Tolimieri" w:date="2022-09-13T12:37:00Z"/>
                    <w:rFonts w:ascii="Calibri" w:hAnsi="Calibri" w:cs="Calibri"/>
                    <w:color w:val="000000"/>
                    <w:sz w:val="22"/>
                    <w:szCs w:val="22"/>
                  </w:rPr>
                </w:rPrChange>
              </w:rPr>
              <w:pPrChange w:id="11975" w:author="Nick.Tolimieri [2]" w:date="2022-09-09T12:38:00Z">
                <w:pPr>
                  <w:jc w:val="right"/>
                </w:pPr>
              </w:pPrChange>
            </w:pPr>
            <w:ins w:id="11976" w:author="Nick.Tolimieri [2]" w:date="2022-09-09T12:38:00Z">
              <w:del w:id="11977" w:author="Nick.Tolimieri" w:date="2022-09-13T12:37:00Z">
                <w:r w:rsidRPr="001255CF" w:rsidDel="00207938">
                  <w:rPr>
                    <w:rFonts w:asciiTheme="minorHAnsi" w:eastAsiaTheme="minorHAnsi" w:hAnsiTheme="minorHAnsi" w:cstheme="minorBidi"/>
                    <w:sz w:val="22"/>
                    <w:szCs w:val="22"/>
                    <w:rPrChange w:id="11978" w:author="Nick.Tolimieri [2]" w:date="2022-09-09T12:38:00Z">
                      <w:rPr>
                        <w:rFonts w:ascii="Calibri" w:hAnsi="Calibri" w:cs="Calibri"/>
                        <w:color w:val="000000"/>
                        <w:sz w:val="22"/>
                        <w:szCs w:val="22"/>
                      </w:rPr>
                    </w:rPrChange>
                  </w:rPr>
                  <w:delText>29</w:delText>
                </w:r>
              </w:del>
            </w:ins>
          </w:p>
        </w:tc>
        <w:tc>
          <w:tcPr>
            <w:tcW w:w="960" w:type="dxa"/>
            <w:noWrap/>
            <w:hideMark/>
            <w:tcPrChange w:id="119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80" w:author="Nick.Tolimieri [2]" w:date="2022-09-09T12:38:00Z"/>
                <w:del w:id="11981" w:author="Nick.Tolimieri" w:date="2022-09-13T12:37:00Z"/>
                <w:rFonts w:asciiTheme="minorHAnsi" w:eastAsiaTheme="minorHAnsi" w:hAnsiTheme="minorHAnsi" w:cstheme="minorBidi"/>
                <w:sz w:val="22"/>
                <w:szCs w:val="22"/>
                <w:rPrChange w:id="11982" w:author="Nick.Tolimieri [2]" w:date="2022-09-09T12:38:00Z">
                  <w:rPr>
                    <w:ins w:id="11983" w:author="Nick.Tolimieri [2]" w:date="2022-09-09T12:38:00Z"/>
                    <w:del w:id="11984" w:author="Nick.Tolimieri" w:date="2022-09-13T12:37:00Z"/>
                    <w:rFonts w:ascii="Calibri" w:hAnsi="Calibri" w:cs="Calibri"/>
                    <w:color w:val="000000"/>
                    <w:sz w:val="22"/>
                    <w:szCs w:val="22"/>
                  </w:rPr>
                </w:rPrChange>
              </w:rPr>
              <w:pPrChange w:id="11985" w:author="Nick.Tolimieri [2]" w:date="2022-09-09T12:38:00Z">
                <w:pPr>
                  <w:jc w:val="right"/>
                </w:pPr>
              </w:pPrChange>
            </w:pPr>
            <w:ins w:id="11986" w:author="Nick.Tolimieri [2]" w:date="2022-09-09T12:38:00Z">
              <w:del w:id="11987" w:author="Nick.Tolimieri" w:date="2022-09-13T12:37:00Z">
                <w:r w:rsidRPr="001255CF" w:rsidDel="00207938">
                  <w:rPr>
                    <w:rFonts w:asciiTheme="minorHAnsi" w:eastAsiaTheme="minorHAnsi" w:hAnsiTheme="minorHAnsi" w:cstheme="minorBidi"/>
                    <w:sz w:val="22"/>
                    <w:szCs w:val="22"/>
                    <w:rPrChange w:id="11988" w:author="Nick.Tolimieri [2]" w:date="2022-09-09T12:38:00Z">
                      <w:rPr>
                        <w:rFonts w:ascii="Calibri" w:hAnsi="Calibri" w:cs="Calibri"/>
                        <w:color w:val="000000"/>
                        <w:sz w:val="22"/>
                        <w:szCs w:val="22"/>
                      </w:rPr>
                    </w:rPrChange>
                  </w:rPr>
                  <w:delText>29</w:delText>
                </w:r>
              </w:del>
            </w:ins>
          </w:p>
        </w:tc>
        <w:tc>
          <w:tcPr>
            <w:tcW w:w="960" w:type="dxa"/>
            <w:noWrap/>
            <w:hideMark/>
            <w:tcPrChange w:id="119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90" w:author="Nick.Tolimieri [2]" w:date="2022-09-09T12:38:00Z"/>
                <w:del w:id="11991" w:author="Nick.Tolimieri" w:date="2022-09-13T12:37:00Z"/>
                <w:rFonts w:asciiTheme="minorHAnsi" w:eastAsiaTheme="minorHAnsi" w:hAnsiTheme="minorHAnsi" w:cstheme="minorBidi"/>
                <w:sz w:val="22"/>
                <w:szCs w:val="22"/>
                <w:rPrChange w:id="11992" w:author="Nick.Tolimieri [2]" w:date="2022-09-09T12:38:00Z">
                  <w:rPr>
                    <w:ins w:id="11993" w:author="Nick.Tolimieri [2]" w:date="2022-09-09T12:38:00Z"/>
                    <w:del w:id="11994" w:author="Nick.Tolimieri" w:date="2022-09-13T12:37:00Z"/>
                    <w:rFonts w:ascii="Calibri" w:hAnsi="Calibri" w:cs="Calibri"/>
                    <w:color w:val="000000"/>
                    <w:sz w:val="22"/>
                    <w:szCs w:val="22"/>
                  </w:rPr>
                </w:rPrChange>
              </w:rPr>
              <w:pPrChange w:id="11995" w:author="Nick.Tolimieri [2]" w:date="2022-09-09T12:38:00Z">
                <w:pPr>
                  <w:jc w:val="right"/>
                </w:pPr>
              </w:pPrChange>
            </w:pPr>
            <w:ins w:id="11996" w:author="Nick.Tolimieri [2]" w:date="2022-09-09T12:38:00Z">
              <w:del w:id="11997" w:author="Nick.Tolimieri" w:date="2022-09-13T12:37:00Z">
                <w:r w:rsidRPr="001255CF" w:rsidDel="00207938">
                  <w:rPr>
                    <w:rFonts w:asciiTheme="minorHAnsi" w:eastAsiaTheme="minorHAnsi" w:hAnsiTheme="minorHAnsi" w:cstheme="minorBidi"/>
                    <w:sz w:val="22"/>
                    <w:szCs w:val="22"/>
                    <w:rPrChange w:id="11998" w:author="Nick.Tolimieri [2]" w:date="2022-09-09T12:38:00Z">
                      <w:rPr>
                        <w:rFonts w:ascii="Calibri" w:hAnsi="Calibri" w:cs="Calibri"/>
                        <w:color w:val="000000"/>
                        <w:sz w:val="22"/>
                        <w:szCs w:val="22"/>
                      </w:rPr>
                    </w:rPrChange>
                  </w:rPr>
                  <w:delText>29</w:delText>
                </w:r>
              </w:del>
            </w:ins>
          </w:p>
        </w:tc>
        <w:tc>
          <w:tcPr>
            <w:tcW w:w="960" w:type="dxa"/>
            <w:noWrap/>
            <w:hideMark/>
            <w:tcPrChange w:id="119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00" w:author="Nick.Tolimieri [2]" w:date="2022-09-09T12:38:00Z"/>
                <w:del w:id="12001" w:author="Nick.Tolimieri" w:date="2022-09-13T12:37:00Z"/>
                <w:rFonts w:asciiTheme="minorHAnsi" w:eastAsiaTheme="minorHAnsi" w:hAnsiTheme="minorHAnsi" w:cstheme="minorBidi"/>
                <w:sz w:val="22"/>
                <w:szCs w:val="22"/>
                <w:rPrChange w:id="12002" w:author="Nick.Tolimieri [2]" w:date="2022-09-09T12:38:00Z">
                  <w:rPr>
                    <w:ins w:id="12003" w:author="Nick.Tolimieri [2]" w:date="2022-09-09T12:38:00Z"/>
                    <w:del w:id="12004" w:author="Nick.Tolimieri" w:date="2022-09-13T12:37:00Z"/>
                    <w:rFonts w:ascii="Calibri" w:hAnsi="Calibri" w:cs="Calibri"/>
                    <w:color w:val="000000"/>
                    <w:sz w:val="22"/>
                    <w:szCs w:val="22"/>
                  </w:rPr>
                </w:rPrChange>
              </w:rPr>
              <w:pPrChange w:id="12005" w:author="Nick.Tolimieri [2]" w:date="2022-09-09T12:38:00Z">
                <w:pPr>
                  <w:jc w:val="right"/>
                </w:pPr>
              </w:pPrChange>
            </w:pPr>
            <w:ins w:id="12006" w:author="Nick.Tolimieri [2]" w:date="2022-09-09T12:38:00Z">
              <w:del w:id="12007" w:author="Nick.Tolimieri" w:date="2022-09-13T12:37:00Z">
                <w:r w:rsidRPr="001255CF" w:rsidDel="00207938">
                  <w:rPr>
                    <w:rFonts w:asciiTheme="minorHAnsi" w:eastAsiaTheme="minorHAnsi" w:hAnsiTheme="minorHAnsi" w:cstheme="minorBidi"/>
                    <w:sz w:val="22"/>
                    <w:szCs w:val="22"/>
                    <w:rPrChange w:id="12008" w:author="Nick.Tolimieri [2]" w:date="2022-09-09T12:38:00Z">
                      <w:rPr>
                        <w:rFonts w:ascii="Calibri" w:hAnsi="Calibri" w:cs="Calibri"/>
                        <w:color w:val="000000"/>
                        <w:sz w:val="22"/>
                        <w:szCs w:val="22"/>
                      </w:rPr>
                    </w:rPrChange>
                  </w:rPr>
                  <w:delText>2.57</w:delText>
                </w:r>
              </w:del>
            </w:ins>
          </w:p>
        </w:tc>
        <w:tc>
          <w:tcPr>
            <w:tcW w:w="960" w:type="dxa"/>
            <w:noWrap/>
            <w:hideMark/>
            <w:tcPrChange w:id="120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10" w:author="Nick.Tolimieri [2]" w:date="2022-09-09T12:38:00Z"/>
                <w:del w:id="12011" w:author="Nick.Tolimieri" w:date="2022-09-13T12:37:00Z"/>
                <w:rFonts w:asciiTheme="minorHAnsi" w:eastAsiaTheme="minorHAnsi" w:hAnsiTheme="minorHAnsi" w:cstheme="minorBidi"/>
                <w:sz w:val="22"/>
                <w:szCs w:val="22"/>
                <w:rPrChange w:id="12012" w:author="Nick.Tolimieri [2]" w:date="2022-09-09T12:38:00Z">
                  <w:rPr>
                    <w:ins w:id="12013" w:author="Nick.Tolimieri [2]" w:date="2022-09-09T12:38:00Z"/>
                    <w:del w:id="12014" w:author="Nick.Tolimieri" w:date="2022-09-13T12:37:00Z"/>
                    <w:rFonts w:ascii="Calibri" w:hAnsi="Calibri" w:cs="Calibri"/>
                    <w:color w:val="000000"/>
                    <w:sz w:val="22"/>
                    <w:szCs w:val="22"/>
                  </w:rPr>
                </w:rPrChange>
              </w:rPr>
              <w:pPrChange w:id="12015" w:author="Nick.Tolimieri [2]" w:date="2022-09-09T12:38:00Z">
                <w:pPr>
                  <w:jc w:val="right"/>
                </w:pPr>
              </w:pPrChange>
            </w:pPr>
            <w:ins w:id="12016" w:author="Nick.Tolimieri [2]" w:date="2022-09-09T12:38:00Z">
              <w:del w:id="12017" w:author="Nick.Tolimieri" w:date="2022-09-13T12:37:00Z">
                <w:r w:rsidRPr="001255CF" w:rsidDel="00207938">
                  <w:rPr>
                    <w:rFonts w:asciiTheme="minorHAnsi" w:eastAsiaTheme="minorHAnsi" w:hAnsiTheme="minorHAnsi" w:cstheme="minorBidi"/>
                    <w:sz w:val="22"/>
                    <w:szCs w:val="22"/>
                    <w:rPrChange w:id="12018" w:author="Nick.Tolimieri [2]" w:date="2022-09-09T12:38:00Z">
                      <w:rPr>
                        <w:rFonts w:ascii="Calibri" w:hAnsi="Calibri" w:cs="Calibri"/>
                        <w:color w:val="000000"/>
                        <w:sz w:val="22"/>
                        <w:szCs w:val="22"/>
                      </w:rPr>
                    </w:rPrChange>
                  </w:rPr>
                  <w:delText>0.6</w:delText>
                </w:r>
              </w:del>
            </w:ins>
          </w:p>
        </w:tc>
      </w:tr>
      <w:tr w:rsidR="001255CF" w:rsidRPr="001255CF" w:rsidDel="00207938" w:rsidTr="001255CF">
        <w:trPr>
          <w:divId w:val="1429738465"/>
          <w:trHeight w:val="300"/>
          <w:ins w:id="12019" w:author="Nick.Tolimieri [2]" w:date="2022-09-09T12:38:00Z"/>
          <w:del w:id="12020" w:author="Nick.Tolimieri" w:date="2022-09-13T12:37:00Z"/>
          <w:trPrChange w:id="12021" w:author="Nick.Tolimieri [2]" w:date="2022-09-09T12:38:00Z">
            <w:trPr>
              <w:divId w:val="1429738465"/>
              <w:trHeight w:val="300"/>
            </w:trPr>
          </w:trPrChange>
        </w:trPr>
        <w:tc>
          <w:tcPr>
            <w:tcW w:w="960" w:type="dxa"/>
            <w:noWrap/>
            <w:hideMark/>
            <w:tcPrChange w:id="120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23" w:author="Nick.Tolimieri [2]" w:date="2022-09-09T12:38:00Z"/>
                <w:del w:id="12024" w:author="Nick.Tolimieri" w:date="2022-09-13T12:37:00Z"/>
                <w:rFonts w:asciiTheme="minorHAnsi" w:eastAsiaTheme="minorHAnsi" w:hAnsiTheme="minorHAnsi" w:cstheme="minorBidi"/>
                <w:sz w:val="22"/>
                <w:szCs w:val="22"/>
                <w:rPrChange w:id="12025" w:author="Nick.Tolimieri [2]" w:date="2022-09-09T12:38:00Z">
                  <w:rPr>
                    <w:ins w:id="12026" w:author="Nick.Tolimieri [2]" w:date="2022-09-09T12:38:00Z"/>
                    <w:del w:id="12027" w:author="Nick.Tolimieri" w:date="2022-09-13T12:37:00Z"/>
                    <w:rFonts w:ascii="Calibri" w:hAnsi="Calibri" w:cs="Calibri"/>
                    <w:color w:val="000000"/>
                    <w:sz w:val="22"/>
                    <w:szCs w:val="22"/>
                  </w:rPr>
                </w:rPrChange>
              </w:rPr>
              <w:pPrChange w:id="12028" w:author="Nick.Tolimieri [2]" w:date="2022-09-09T12:38:00Z">
                <w:pPr/>
              </w:pPrChange>
            </w:pPr>
            <w:ins w:id="12029" w:author="Nick.Tolimieri [2]" w:date="2022-09-09T12:38:00Z">
              <w:del w:id="12030" w:author="Nick.Tolimieri" w:date="2022-09-13T12:37:00Z">
                <w:r w:rsidRPr="001255CF" w:rsidDel="00207938">
                  <w:rPr>
                    <w:rFonts w:asciiTheme="minorHAnsi" w:eastAsiaTheme="minorHAnsi" w:hAnsiTheme="minorHAnsi" w:cstheme="minorBidi"/>
                    <w:sz w:val="22"/>
                    <w:szCs w:val="22"/>
                    <w:rPrChange w:id="12031" w:author="Nick.Tolimieri [2]" w:date="2022-09-09T12:38:00Z">
                      <w:rPr>
                        <w:rFonts w:ascii="Calibri" w:hAnsi="Calibri" w:cs="Calibri"/>
                        <w:color w:val="000000"/>
                        <w:sz w:val="22"/>
                        <w:szCs w:val="22"/>
                      </w:rPr>
                    </w:rPrChange>
                  </w:rPr>
                  <w:delText>Cape Alava</w:delText>
                </w:r>
              </w:del>
            </w:ins>
          </w:p>
        </w:tc>
        <w:tc>
          <w:tcPr>
            <w:tcW w:w="960" w:type="dxa"/>
            <w:noWrap/>
            <w:hideMark/>
            <w:tcPrChange w:id="120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33" w:author="Nick.Tolimieri [2]" w:date="2022-09-09T12:38:00Z"/>
                <w:del w:id="12034" w:author="Nick.Tolimieri" w:date="2022-09-13T12:37:00Z"/>
                <w:rFonts w:asciiTheme="minorHAnsi" w:eastAsiaTheme="minorHAnsi" w:hAnsiTheme="minorHAnsi" w:cstheme="minorBidi"/>
                <w:sz w:val="22"/>
                <w:szCs w:val="22"/>
                <w:rPrChange w:id="12035" w:author="Nick.Tolimieri [2]" w:date="2022-09-09T12:38:00Z">
                  <w:rPr>
                    <w:ins w:id="12036" w:author="Nick.Tolimieri [2]" w:date="2022-09-09T12:38:00Z"/>
                    <w:del w:id="12037" w:author="Nick.Tolimieri" w:date="2022-09-13T12:37:00Z"/>
                    <w:rFonts w:ascii="Calibri" w:hAnsi="Calibri" w:cs="Calibri"/>
                    <w:color w:val="000000"/>
                    <w:sz w:val="22"/>
                    <w:szCs w:val="22"/>
                  </w:rPr>
                </w:rPrChange>
              </w:rPr>
              <w:pPrChange w:id="12038" w:author="Nick.Tolimieri [2]" w:date="2022-09-09T12:38:00Z">
                <w:pPr>
                  <w:jc w:val="right"/>
                </w:pPr>
              </w:pPrChange>
            </w:pPr>
            <w:ins w:id="12039" w:author="Nick.Tolimieri [2]" w:date="2022-09-09T12:38:00Z">
              <w:del w:id="12040" w:author="Nick.Tolimieri" w:date="2022-09-13T12:37:00Z">
                <w:r w:rsidRPr="001255CF" w:rsidDel="00207938">
                  <w:rPr>
                    <w:rFonts w:asciiTheme="minorHAnsi" w:eastAsiaTheme="minorHAnsi" w:hAnsiTheme="minorHAnsi" w:cstheme="minorBidi"/>
                    <w:sz w:val="22"/>
                    <w:szCs w:val="22"/>
                    <w:rPrChange w:id="12041" w:author="Nick.Tolimieri [2]" w:date="2022-09-09T12:38:00Z">
                      <w:rPr>
                        <w:rFonts w:ascii="Calibri" w:hAnsi="Calibri" w:cs="Calibri"/>
                        <w:color w:val="000000"/>
                        <w:sz w:val="22"/>
                        <w:szCs w:val="22"/>
                      </w:rPr>
                    </w:rPrChange>
                  </w:rPr>
                  <w:delText>1994</w:delText>
                </w:r>
              </w:del>
            </w:ins>
          </w:p>
        </w:tc>
        <w:tc>
          <w:tcPr>
            <w:tcW w:w="960" w:type="dxa"/>
            <w:noWrap/>
            <w:hideMark/>
            <w:tcPrChange w:id="120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43" w:author="Nick.Tolimieri [2]" w:date="2022-09-09T12:38:00Z"/>
                <w:del w:id="12044" w:author="Nick.Tolimieri" w:date="2022-09-13T12:37:00Z"/>
                <w:rFonts w:asciiTheme="minorHAnsi" w:eastAsiaTheme="minorHAnsi" w:hAnsiTheme="minorHAnsi" w:cstheme="minorBidi"/>
                <w:sz w:val="22"/>
                <w:szCs w:val="22"/>
                <w:rPrChange w:id="12045" w:author="Nick.Tolimieri [2]" w:date="2022-09-09T12:38:00Z">
                  <w:rPr>
                    <w:ins w:id="12046" w:author="Nick.Tolimieri [2]" w:date="2022-09-09T12:38:00Z"/>
                    <w:del w:id="12047" w:author="Nick.Tolimieri" w:date="2022-09-13T12:37:00Z"/>
                    <w:rFonts w:ascii="Calibri" w:hAnsi="Calibri" w:cs="Calibri"/>
                    <w:color w:val="000000"/>
                    <w:sz w:val="22"/>
                    <w:szCs w:val="22"/>
                  </w:rPr>
                </w:rPrChange>
              </w:rPr>
              <w:pPrChange w:id="12048" w:author="Nick.Tolimieri [2]" w:date="2022-09-09T12:38:00Z">
                <w:pPr>
                  <w:jc w:val="right"/>
                </w:pPr>
              </w:pPrChange>
            </w:pPr>
            <w:ins w:id="12049" w:author="Nick.Tolimieri [2]" w:date="2022-09-09T12:38:00Z">
              <w:del w:id="12050" w:author="Nick.Tolimieri" w:date="2022-09-13T12:37:00Z">
                <w:r w:rsidRPr="001255CF" w:rsidDel="00207938">
                  <w:rPr>
                    <w:rFonts w:asciiTheme="minorHAnsi" w:eastAsiaTheme="minorHAnsi" w:hAnsiTheme="minorHAnsi" w:cstheme="minorBidi"/>
                    <w:sz w:val="22"/>
                    <w:szCs w:val="22"/>
                    <w:rPrChange w:id="12051" w:author="Nick.Tolimieri [2]" w:date="2022-09-09T12:38:00Z">
                      <w:rPr>
                        <w:rFonts w:ascii="Calibri" w:hAnsi="Calibri" w:cs="Calibri"/>
                        <w:color w:val="000000"/>
                        <w:sz w:val="22"/>
                        <w:szCs w:val="22"/>
                      </w:rPr>
                    </w:rPrChange>
                  </w:rPr>
                  <w:delText>27</w:delText>
                </w:r>
              </w:del>
            </w:ins>
          </w:p>
        </w:tc>
        <w:tc>
          <w:tcPr>
            <w:tcW w:w="960" w:type="dxa"/>
            <w:noWrap/>
            <w:hideMark/>
            <w:tcPrChange w:id="120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53" w:author="Nick.Tolimieri [2]" w:date="2022-09-09T12:38:00Z"/>
                <w:del w:id="12054" w:author="Nick.Tolimieri" w:date="2022-09-13T12:37:00Z"/>
                <w:rFonts w:asciiTheme="minorHAnsi" w:eastAsiaTheme="minorHAnsi" w:hAnsiTheme="minorHAnsi" w:cstheme="minorBidi"/>
                <w:sz w:val="22"/>
                <w:szCs w:val="22"/>
                <w:rPrChange w:id="12055" w:author="Nick.Tolimieri [2]" w:date="2022-09-09T12:38:00Z">
                  <w:rPr>
                    <w:ins w:id="12056" w:author="Nick.Tolimieri [2]" w:date="2022-09-09T12:38:00Z"/>
                    <w:del w:id="12057" w:author="Nick.Tolimieri" w:date="2022-09-13T12:37:00Z"/>
                    <w:rFonts w:ascii="Calibri" w:hAnsi="Calibri" w:cs="Calibri"/>
                    <w:color w:val="000000"/>
                    <w:sz w:val="22"/>
                    <w:szCs w:val="22"/>
                  </w:rPr>
                </w:rPrChange>
              </w:rPr>
              <w:pPrChange w:id="12058" w:author="Nick.Tolimieri [2]" w:date="2022-09-09T12:38:00Z">
                <w:pPr>
                  <w:jc w:val="right"/>
                </w:pPr>
              </w:pPrChange>
            </w:pPr>
            <w:ins w:id="12059" w:author="Nick.Tolimieri [2]" w:date="2022-09-09T12:38:00Z">
              <w:del w:id="12060" w:author="Nick.Tolimieri" w:date="2022-09-13T12:37:00Z">
                <w:r w:rsidRPr="001255CF" w:rsidDel="00207938">
                  <w:rPr>
                    <w:rFonts w:asciiTheme="minorHAnsi" w:eastAsiaTheme="minorHAnsi" w:hAnsiTheme="minorHAnsi" w:cstheme="minorBidi"/>
                    <w:sz w:val="22"/>
                    <w:szCs w:val="22"/>
                    <w:rPrChange w:id="12061" w:author="Nick.Tolimieri [2]" w:date="2022-09-09T12:38:00Z">
                      <w:rPr>
                        <w:rFonts w:ascii="Calibri" w:hAnsi="Calibri" w:cs="Calibri"/>
                        <w:color w:val="000000"/>
                        <w:sz w:val="22"/>
                        <w:szCs w:val="22"/>
                      </w:rPr>
                    </w:rPrChange>
                  </w:rPr>
                  <w:delText>38</w:delText>
                </w:r>
              </w:del>
            </w:ins>
          </w:p>
        </w:tc>
        <w:tc>
          <w:tcPr>
            <w:tcW w:w="960" w:type="dxa"/>
            <w:noWrap/>
            <w:hideMark/>
            <w:tcPrChange w:id="120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63" w:author="Nick.Tolimieri [2]" w:date="2022-09-09T12:38:00Z"/>
                <w:del w:id="12064" w:author="Nick.Tolimieri" w:date="2022-09-13T12:37:00Z"/>
                <w:rFonts w:asciiTheme="minorHAnsi" w:eastAsiaTheme="minorHAnsi" w:hAnsiTheme="minorHAnsi" w:cstheme="minorBidi"/>
                <w:sz w:val="22"/>
                <w:szCs w:val="22"/>
                <w:rPrChange w:id="12065" w:author="Nick.Tolimieri [2]" w:date="2022-09-09T12:38:00Z">
                  <w:rPr>
                    <w:ins w:id="12066" w:author="Nick.Tolimieri [2]" w:date="2022-09-09T12:38:00Z"/>
                    <w:del w:id="12067" w:author="Nick.Tolimieri" w:date="2022-09-13T12:37:00Z"/>
                    <w:rFonts w:ascii="Calibri" w:hAnsi="Calibri" w:cs="Calibri"/>
                    <w:color w:val="000000"/>
                    <w:sz w:val="22"/>
                    <w:szCs w:val="22"/>
                  </w:rPr>
                </w:rPrChange>
              </w:rPr>
              <w:pPrChange w:id="12068" w:author="Nick.Tolimieri [2]" w:date="2022-09-09T12:38:00Z">
                <w:pPr>
                  <w:jc w:val="right"/>
                </w:pPr>
              </w:pPrChange>
            </w:pPr>
            <w:ins w:id="12069" w:author="Nick.Tolimieri [2]" w:date="2022-09-09T12:38:00Z">
              <w:del w:id="12070" w:author="Nick.Tolimieri" w:date="2022-09-13T12:37:00Z">
                <w:r w:rsidRPr="001255CF" w:rsidDel="00207938">
                  <w:rPr>
                    <w:rFonts w:asciiTheme="minorHAnsi" w:eastAsiaTheme="minorHAnsi" w:hAnsiTheme="minorHAnsi" w:cstheme="minorBidi"/>
                    <w:sz w:val="22"/>
                    <w:szCs w:val="22"/>
                    <w:rPrChange w:id="12071" w:author="Nick.Tolimieri [2]" w:date="2022-09-09T12:38:00Z">
                      <w:rPr>
                        <w:rFonts w:ascii="Calibri" w:hAnsi="Calibri" w:cs="Calibri"/>
                        <w:color w:val="000000"/>
                        <w:sz w:val="22"/>
                        <w:szCs w:val="22"/>
                      </w:rPr>
                    </w:rPrChange>
                  </w:rPr>
                  <w:delText>1</w:delText>
                </w:r>
              </w:del>
            </w:ins>
          </w:p>
        </w:tc>
        <w:tc>
          <w:tcPr>
            <w:tcW w:w="960" w:type="dxa"/>
            <w:noWrap/>
            <w:hideMark/>
            <w:tcPrChange w:id="120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73" w:author="Nick.Tolimieri [2]" w:date="2022-09-09T12:38:00Z"/>
                <w:del w:id="12074" w:author="Nick.Tolimieri" w:date="2022-09-13T12:37:00Z"/>
                <w:rFonts w:asciiTheme="minorHAnsi" w:eastAsiaTheme="minorHAnsi" w:hAnsiTheme="minorHAnsi" w:cstheme="minorBidi"/>
                <w:sz w:val="22"/>
                <w:szCs w:val="22"/>
                <w:rPrChange w:id="12075" w:author="Nick.Tolimieri [2]" w:date="2022-09-09T12:38:00Z">
                  <w:rPr>
                    <w:ins w:id="12076" w:author="Nick.Tolimieri [2]" w:date="2022-09-09T12:38:00Z"/>
                    <w:del w:id="12077" w:author="Nick.Tolimieri" w:date="2022-09-13T12:37:00Z"/>
                    <w:rFonts w:ascii="Calibri" w:hAnsi="Calibri" w:cs="Calibri"/>
                    <w:color w:val="000000"/>
                    <w:sz w:val="22"/>
                    <w:szCs w:val="22"/>
                  </w:rPr>
                </w:rPrChange>
              </w:rPr>
              <w:pPrChange w:id="12078" w:author="Nick.Tolimieri [2]" w:date="2022-09-09T12:38:00Z">
                <w:pPr>
                  <w:jc w:val="right"/>
                </w:pPr>
              </w:pPrChange>
            </w:pPr>
            <w:ins w:id="12079" w:author="Nick.Tolimieri [2]" w:date="2022-09-09T12:38:00Z">
              <w:del w:id="12080" w:author="Nick.Tolimieri" w:date="2022-09-13T12:37:00Z">
                <w:r w:rsidRPr="001255CF" w:rsidDel="00207938">
                  <w:rPr>
                    <w:rFonts w:asciiTheme="minorHAnsi" w:eastAsiaTheme="minorHAnsi" w:hAnsiTheme="minorHAnsi" w:cstheme="minorBidi"/>
                    <w:sz w:val="22"/>
                    <w:szCs w:val="22"/>
                    <w:rPrChange w:id="12081" w:author="Nick.Tolimieri [2]" w:date="2022-09-09T12:38:00Z">
                      <w:rPr>
                        <w:rFonts w:ascii="Calibri" w:hAnsi="Calibri" w:cs="Calibri"/>
                        <w:color w:val="000000"/>
                        <w:sz w:val="22"/>
                        <w:szCs w:val="22"/>
                      </w:rPr>
                    </w:rPrChange>
                  </w:rPr>
                  <w:delText>27</w:delText>
                </w:r>
              </w:del>
            </w:ins>
          </w:p>
        </w:tc>
        <w:tc>
          <w:tcPr>
            <w:tcW w:w="960" w:type="dxa"/>
            <w:noWrap/>
            <w:hideMark/>
            <w:tcPrChange w:id="120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83" w:author="Nick.Tolimieri [2]" w:date="2022-09-09T12:38:00Z"/>
                <w:del w:id="12084" w:author="Nick.Tolimieri" w:date="2022-09-13T12:37:00Z"/>
                <w:rFonts w:asciiTheme="minorHAnsi" w:eastAsiaTheme="minorHAnsi" w:hAnsiTheme="minorHAnsi" w:cstheme="minorBidi"/>
                <w:sz w:val="22"/>
                <w:szCs w:val="22"/>
                <w:rPrChange w:id="12085" w:author="Nick.Tolimieri [2]" w:date="2022-09-09T12:38:00Z">
                  <w:rPr>
                    <w:ins w:id="12086" w:author="Nick.Tolimieri [2]" w:date="2022-09-09T12:38:00Z"/>
                    <w:del w:id="12087" w:author="Nick.Tolimieri" w:date="2022-09-13T12:37:00Z"/>
                    <w:rFonts w:ascii="Calibri" w:hAnsi="Calibri" w:cs="Calibri"/>
                    <w:color w:val="000000"/>
                    <w:sz w:val="22"/>
                    <w:szCs w:val="22"/>
                  </w:rPr>
                </w:rPrChange>
              </w:rPr>
              <w:pPrChange w:id="12088" w:author="Nick.Tolimieri [2]" w:date="2022-09-09T12:38:00Z">
                <w:pPr>
                  <w:jc w:val="right"/>
                </w:pPr>
              </w:pPrChange>
            </w:pPr>
            <w:ins w:id="12089" w:author="Nick.Tolimieri [2]" w:date="2022-09-09T12:38:00Z">
              <w:del w:id="12090" w:author="Nick.Tolimieri" w:date="2022-09-13T12:37:00Z">
                <w:r w:rsidRPr="001255CF" w:rsidDel="00207938">
                  <w:rPr>
                    <w:rFonts w:asciiTheme="minorHAnsi" w:eastAsiaTheme="minorHAnsi" w:hAnsiTheme="minorHAnsi" w:cstheme="minorBidi"/>
                    <w:sz w:val="22"/>
                    <w:szCs w:val="22"/>
                    <w:rPrChange w:id="12091" w:author="Nick.Tolimieri [2]" w:date="2022-09-09T12:38:00Z">
                      <w:rPr>
                        <w:rFonts w:ascii="Calibri" w:hAnsi="Calibri" w:cs="Calibri"/>
                        <w:color w:val="000000"/>
                        <w:sz w:val="22"/>
                        <w:szCs w:val="22"/>
                      </w:rPr>
                    </w:rPrChange>
                  </w:rPr>
                  <w:delText>27</w:delText>
                </w:r>
              </w:del>
            </w:ins>
          </w:p>
        </w:tc>
        <w:tc>
          <w:tcPr>
            <w:tcW w:w="960" w:type="dxa"/>
            <w:noWrap/>
            <w:hideMark/>
            <w:tcPrChange w:id="120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93" w:author="Nick.Tolimieri [2]" w:date="2022-09-09T12:38:00Z"/>
                <w:del w:id="12094" w:author="Nick.Tolimieri" w:date="2022-09-13T12:37:00Z"/>
                <w:rFonts w:asciiTheme="minorHAnsi" w:eastAsiaTheme="minorHAnsi" w:hAnsiTheme="minorHAnsi" w:cstheme="minorBidi"/>
                <w:sz w:val="22"/>
                <w:szCs w:val="22"/>
                <w:rPrChange w:id="12095" w:author="Nick.Tolimieri [2]" w:date="2022-09-09T12:38:00Z">
                  <w:rPr>
                    <w:ins w:id="12096" w:author="Nick.Tolimieri [2]" w:date="2022-09-09T12:38:00Z"/>
                    <w:del w:id="12097" w:author="Nick.Tolimieri" w:date="2022-09-13T12:37:00Z"/>
                    <w:rFonts w:ascii="Calibri" w:hAnsi="Calibri" w:cs="Calibri"/>
                    <w:color w:val="000000"/>
                    <w:sz w:val="22"/>
                    <w:szCs w:val="22"/>
                  </w:rPr>
                </w:rPrChange>
              </w:rPr>
              <w:pPrChange w:id="12098" w:author="Nick.Tolimieri [2]" w:date="2022-09-09T12:38:00Z">
                <w:pPr>
                  <w:jc w:val="right"/>
                </w:pPr>
              </w:pPrChange>
            </w:pPr>
            <w:ins w:id="12099" w:author="Nick.Tolimieri [2]" w:date="2022-09-09T12:38:00Z">
              <w:del w:id="12100" w:author="Nick.Tolimieri" w:date="2022-09-13T12:37:00Z">
                <w:r w:rsidRPr="001255CF" w:rsidDel="00207938">
                  <w:rPr>
                    <w:rFonts w:asciiTheme="minorHAnsi" w:eastAsiaTheme="minorHAnsi" w:hAnsiTheme="minorHAnsi" w:cstheme="minorBidi"/>
                    <w:sz w:val="22"/>
                    <w:szCs w:val="22"/>
                    <w:rPrChange w:id="12101" w:author="Nick.Tolimieri [2]" w:date="2022-09-09T12:38:00Z">
                      <w:rPr>
                        <w:rFonts w:ascii="Calibri" w:hAnsi="Calibri" w:cs="Calibri"/>
                        <w:color w:val="000000"/>
                        <w:sz w:val="22"/>
                        <w:szCs w:val="22"/>
                      </w:rPr>
                    </w:rPrChange>
                  </w:rPr>
                  <w:delText>27</w:delText>
                </w:r>
              </w:del>
            </w:ins>
          </w:p>
        </w:tc>
        <w:tc>
          <w:tcPr>
            <w:tcW w:w="960" w:type="dxa"/>
            <w:noWrap/>
            <w:hideMark/>
            <w:tcPrChange w:id="121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03" w:author="Nick.Tolimieri [2]" w:date="2022-09-09T12:38:00Z"/>
                <w:del w:id="12104" w:author="Nick.Tolimieri" w:date="2022-09-13T12:37:00Z"/>
                <w:rFonts w:asciiTheme="minorHAnsi" w:eastAsiaTheme="minorHAnsi" w:hAnsiTheme="minorHAnsi" w:cstheme="minorBidi"/>
                <w:sz w:val="22"/>
                <w:szCs w:val="22"/>
                <w:rPrChange w:id="12105" w:author="Nick.Tolimieri [2]" w:date="2022-09-09T12:38:00Z">
                  <w:rPr>
                    <w:ins w:id="12106" w:author="Nick.Tolimieri [2]" w:date="2022-09-09T12:38:00Z"/>
                    <w:del w:id="12107" w:author="Nick.Tolimieri" w:date="2022-09-13T12:37:00Z"/>
                    <w:rFonts w:ascii="Calibri" w:hAnsi="Calibri" w:cs="Calibri"/>
                    <w:color w:val="000000"/>
                    <w:sz w:val="22"/>
                    <w:szCs w:val="22"/>
                  </w:rPr>
                </w:rPrChange>
              </w:rPr>
              <w:pPrChange w:id="12108" w:author="Nick.Tolimieri [2]" w:date="2022-09-09T12:38:00Z">
                <w:pPr>
                  <w:jc w:val="right"/>
                </w:pPr>
              </w:pPrChange>
            </w:pPr>
            <w:ins w:id="12109" w:author="Nick.Tolimieri [2]" w:date="2022-09-09T12:38:00Z">
              <w:del w:id="12110" w:author="Nick.Tolimieri" w:date="2022-09-13T12:37:00Z">
                <w:r w:rsidRPr="001255CF" w:rsidDel="00207938">
                  <w:rPr>
                    <w:rFonts w:asciiTheme="minorHAnsi" w:eastAsiaTheme="minorHAnsi" w:hAnsiTheme="minorHAnsi" w:cstheme="minorBidi"/>
                    <w:sz w:val="22"/>
                    <w:szCs w:val="22"/>
                    <w:rPrChange w:id="12111" w:author="Nick.Tolimieri [2]" w:date="2022-09-09T12:38:00Z">
                      <w:rPr>
                        <w:rFonts w:ascii="Calibri" w:hAnsi="Calibri" w:cs="Calibri"/>
                        <w:color w:val="000000"/>
                        <w:sz w:val="22"/>
                        <w:szCs w:val="22"/>
                      </w:rPr>
                    </w:rPrChange>
                  </w:rPr>
                  <w:delText>2.66</w:delText>
                </w:r>
              </w:del>
            </w:ins>
          </w:p>
        </w:tc>
        <w:tc>
          <w:tcPr>
            <w:tcW w:w="960" w:type="dxa"/>
            <w:noWrap/>
            <w:hideMark/>
            <w:tcPrChange w:id="121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13" w:author="Nick.Tolimieri [2]" w:date="2022-09-09T12:38:00Z"/>
                <w:del w:id="12114" w:author="Nick.Tolimieri" w:date="2022-09-13T12:37:00Z"/>
                <w:rFonts w:asciiTheme="minorHAnsi" w:eastAsiaTheme="minorHAnsi" w:hAnsiTheme="minorHAnsi" w:cstheme="minorBidi"/>
                <w:sz w:val="22"/>
                <w:szCs w:val="22"/>
                <w:rPrChange w:id="12115" w:author="Nick.Tolimieri [2]" w:date="2022-09-09T12:38:00Z">
                  <w:rPr>
                    <w:ins w:id="12116" w:author="Nick.Tolimieri [2]" w:date="2022-09-09T12:38:00Z"/>
                    <w:del w:id="12117" w:author="Nick.Tolimieri" w:date="2022-09-13T12:37:00Z"/>
                    <w:rFonts w:ascii="Calibri" w:hAnsi="Calibri" w:cs="Calibri"/>
                    <w:color w:val="000000"/>
                    <w:sz w:val="22"/>
                    <w:szCs w:val="22"/>
                  </w:rPr>
                </w:rPrChange>
              </w:rPr>
              <w:pPrChange w:id="12118" w:author="Nick.Tolimieri [2]" w:date="2022-09-09T12:38:00Z">
                <w:pPr>
                  <w:jc w:val="right"/>
                </w:pPr>
              </w:pPrChange>
            </w:pPr>
            <w:ins w:id="12119" w:author="Nick.Tolimieri [2]" w:date="2022-09-09T12:38:00Z">
              <w:del w:id="12120" w:author="Nick.Tolimieri" w:date="2022-09-13T12:37:00Z">
                <w:r w:rsidRPr="001255CF" w:rsidDel="00207938">
                  <w:rPr>
                    <w:rFonts w:asciiTheme="minorHAnsi" w:eastAsiaTheme="minorHAnsi" w:hAnsiTheme="minorHAnsi" w:cstheme="minorBidi"/>
                    <w:sz w:val="22"/>
                    <w:szCs w:val="22"/>
                    <w:rPrChange w:id="12121" w:author="Nick.Tolimieri [2]" w:date="2022-09-09T12:38:00Z">
                      <w:rPr>
                        <w:rFonts w:ascii="Calibri" w:hAnsi="Calibri" w:cs="Calibri"/>
                        <w:color w:val="000000"/>
                        <w:sz w:val="22"/>
                        <w:szCs w:val="22"/>
                      </w:rPr>
                    </w:rPrChange>
                  </w:rPr>
                  <w:delText>0.58</w:delText>
                </w:r>
              </w:del>
            </w:ins>
          </w:p>
        </w:tc>
      </w:tr>
      <w:tr w:rsidR="001255CF" w:rsidRPr="001255CF" w:rsidDel="00207938" w:rsidTr="001255CF">
        <w:trPr>
          <w:divId w:val="1429738465"/>
          <w:trHeight w:val="300"/>
          <w:ins w:id="12122" w:author="Nick.Tolimieri [2]" w:date="2022-09-09T12:38:00Z"/>
          <w:del w:id="12123" w:author="Nick.Tolimieri" w:date="2022-09-13T12:37:00Z"/>
          <w:trPrChange w:id="12124" w:author="Nick.Tolimieri [2]" w:date="2022-09-09T12:38:00Z">
            <w:trPr>
              <w:divId w:val="1429738465"/>
              <w:trHeight w:val="300"/>
            </w:trPr>
          </w:trPrChange>
        </w:trPr>
        <w:tc>
          <w:tcPr>
            <w:tcW w:w="960" w:type="dxa"/>
            <w:noWrap/>
            <w:hideMark/>
            <w:tcPrChange w:id="121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26" w:author="Nick.Tolimieri [2]" w:date="2022-09-09T12:38:00Z"/>
                <w:del w:id="12127" w:author="Nick.Tolimieri" w:date="2022-09-13T12:37:00Z"/>
                <w:rFonts w:asciiTheme="minorHAnsi" w:eastAsiaTheme="minorHAnsi" w:hAnsiTheme="minorHAnsi" w:cstheme="minorBidi"/>
                <w:sz w:val="22"/>
                <w:szCs w:val="22"/>
                <w:rPrChange w:id="12128" w:author="Nick.Tolimieri [2]" w:date="2022-09-09T12:38:00Z">
                  <w:rPr>
                    <w:ins w:id="12129" w:author="Nick.Tolimieri [2]" w:date="2022-09-09T12:38:00Z"/>
                    <w:del w:id="12130" w:author="Nick.Tolimieri" w:date="2022-09-13T12:37:00Z"/>
                    <w:rFonts w:ascii="Calibri" w:hAnsi="Calibri" w:cs="Calibri"/>
                    <w:color w:val="000000"/>
                    <w:sz w:val="22"/>
                    <w:szCs w:val="22"/>
                  </w:rPr>
                </w:rPrChange>
              </w:rPr>
              <w:pPrChange w:id="12131" w:author="Nick.Tolimieri [2]" w:date="2022-09-09T12:38:00Z">
                <w:pPr/>
              </w:pPrChange>
            </w:pPr>
            <w:ins w:id="12132" w:author="Nick.Tolimieri [2]" w:date="2022-09-09T12:38:00Z">
              <w:del w:id="12133" w:author="Nick.Tolimieri" w:date="2022-09-13T12:37:00Z">
                <w:r w:rsidRPr="001255CF" w:rsidDel="00207938">
                  <w:rPr>
                    <w:rFonts w:asciiTheme="minorHAnsi" w:eastAsiaTheme="minorHAnsi" w:hAnsiTheme="minorHAnsi" w:cstheme="minorBidi"/>
                    <w:sz w:val="22"/>
                    <w:szCs w:val="22"/>
                    <w:rPrChange w:id="12134" w:author="Nick.Tolimieri [2]" w:date="2022-09-09T12:38:00Z">
                      <w:rPr>
                        <w:rFonts w:ascii="Calibri" w:hAnsi="Calibri" w:cs="Calibri"/>
                        <w:color w:val="000000"/>
                        <w:sz w:val="22"/>
                        <w:szCs w:val="22"/>
                      </w:rPr>
                    </w:rPrChange>
                  </w:rPr>
                  <w:delText>Cape Alava</w:delText>
                </w:r>
              </w:del>
            </w:ins>
          </w:p>
        </w:tc>
        <w:tc>
          <w:tcPr>
            <w:tcW w:w="960" w:type="dxa"/>
            <w:noWrap/>
            <w:hideMark/>
            <w:tcPrChange w:id="121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36" w:author="Nick.Tolimieri [2]" w:date="2022-09-09T12:38:00Z"/>
                <w:del w:id="12137" w:author="Nick.Tolimieri" w:date="2022-09-13T12:37:00Z"/>
                <w:rFonts w:asciiTheme="minorHAnsi" w:eastAsiaTheme="minorHAnsi" w:hAnsiTheme="minorHAnsi" w:cstheme="minorBidi"/>
                <w:sz w:val="22"/>
                <w:szCs w:val="22"/>
                <w:rPrChange w:id="12138" w:author="Nick.Tolimieri [2]" w:date="2022-09-09T12:38:00Z">
                  <w:rPr>
                    <w:ins w:id="12139" w:author="Nick.Tolimieri [2]" w:date="2022-09-09T12:38:00Z"/>
                    <w:del w:id="12140" w:author="Nick.Tolimieri" w:date="2022-09-13T12:37:00Z"/>
                    <w:rFonts w:ascii="Calibri" w:hAnsi="Calibri" w:cs="Calibri"/>
                    <w:color w:val="000000"/>
                    <w:sz w:val="22"/>
                    <w:szCs w:val="22"/>
                  </w:rPr>
                </w:rPrChange>
              </w:rPr>
              <w:pPrChange w:id="12141" w:author="Nick.Tolimieri [2]" w:date="2022-09-09T12:38:00Z">
                <w:pPr>
                  <w:jc w:val="right"/>
                </w:pPr>
              </w:pPrChange>
            </w:pPr>
            <w:ins w:id="12142" w:author="Nick.Tolimieri [2]" w:date="2022-09-09T12:38:00Z">
              <w:del w:id="12143" w:author="Nick.Tolimieri" w:date="2022-09-13T12:37:00Z">
                <w:r w:rsidRPr="001255CF" w:rsidDel="00207938">
                  <w:rPr>
                    <w:rFonts w:asciiTheme="minorHAnsi" w:eastAsiaTheme="minorHAnsi" w:hAnsiTheme="minorHAnsi" w:cstheme="minorBidi"/>
                    <w:sz w:val="22"/>
                    <w:szCs w:val="22"/>
                    <w:rPrChange w:id="12144" w:author="Nick.Tolimieri [2]" w:date="2022-09-09T12:38:00Z">
                      <w:rPr>
                        <w:rFonts w:ascii="Calibri" w:hAnsi="Calibri" w:cs="Calibri"/>
                        <w:color w:val="000000"/>
                        <w:sz w:val="22"/>
                        <w:szCs w:val="22"/>
                      </w:rPr>
                    </w:rPrChange>
                  </w:rPr>
                  <w:delText>1995</w:delText>
                </w:r>
              </w:del>
            </w:ins>
          </w:p>
        </w:tc>
        <w:tc>
          <w:tcPr>
            <w:tcW w:w="960" w:type="dxa"/>
            <w:noWrap/>
            <w:hideMark/>
            <w:tcPrChange w:id="121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46" w:author="Nick.Tolimieri [2]" w:date="2022-09-09T12:38:00Z"/>
                <w:del w:id="12147" w:author="Nick.Tolimieri" w:date="2022-09-13T12:37:00Z"/>
                <w:rFonts w:asciiTheme="minorHAnsi" w:eastAsiaTheme="minorHAnsi" w:hAnsiTheme="minorHAnsi" w:cstheme="minorBidi"/>
                <w:sz w:val="22"/>
                <w:szCs w:val="22"/>
                <w:rPrChange w:id="12148" w:author="Nick.Tolimieri [2]" w:date="2022-09-09T12:38:00Z">
                  <w:rPr>
                    <w:ins w:id="12149" w:author="Nick.Tolimieri [2]" w:date="2022-09-09T12:38:00Z"/>
                    <w:del w:id="12150" w:author="Nick.Tolimieri" w:date="2022-09-13T12:37:00Z"/>
                    <w:rFonts w:ascii="Calibri" w:hAnsi="Calibri" w:cs="Calibri"/>
                    <w:color w:val="000000"/>
                    <w:sz w:val="22"/>
                    <w:szCs w:val="22"/>
                  </w:rPr>
                </w:rPrChange>
              </w:rPr>
              <w:pPrChange w:id="12151" w:author="Nick.Tolimieri [2]" w:date="2022-09-09T12:38:00Z">
                <w:pPr>
                  <w:jc w:val="right"/>
                </w:pPr>
              </w:pPrChange>
            </w:pPr>
            <w:ins w:id="12152" w:author="Nick.Tolimieri [2]" w:date="2022-09-09T12:38:00Z">
              <w:del w:id="12153" w:author="Nick.Tolimieri" w:date="2022-09-13T12:37:00Z">
                <w:r w:rsidRPr="001255CF" w:rsidDel="00207938">
                  <w:rPr>
                    <w:rFonts w:asciiTheme="minorHAnsi" w:eastAsiaTheme="minorHAnsi" w:hAnsiTheme="minorHAnsi" w:cstheme="minorBidi"/>
                    <w:sz w:val="22"/>
                    <w:szCs w:val="22"/>
                    <w:rPrChange w:id="12154" w:author="Nick.Tolimieri [2]" w:date="2022-09-09T12:38:00Z">
                      <w:rPr>
                        <w:rFonts w:ascii="Calibri" w:hAnsi="Calibri" w:cs="Calibri"/>
                        <w:color w:val="000000"/>
                        <w:sz w:val="22"/>
                        <w:szCs w:val="22"/>
                      </w:rPr>
                    </w:rPrChange>
                  </w:rPr>
                  <w:delText>9</w:delText>
                </w:r>
              </w:del>
            </w:ins>
          </w:p>
        </w:tc>
        <w:tc>
          <w:tcPr>
            <w:tcW w:w="960" w:type="dxa"/>
            <w:noWrap/>
            <w:hideMark/>
            <w:tcPrChange w:id="121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56" w:author="Nick.Tolimieri [2]" w:date="2022-09-09T12:38:00Z"/>
                <w:del w:id="12157" w:author="Nick.Tolimieri" w:date="2022-09-13T12:37:00Z"/>
                <w:rFonts w:asciiTheme="minorHAnsi" w:eastAsiaTheme="minorHAnsi" w:hAnsiTheme="minorHAnsi" w:cstheme="minorBidi"/>
                <w:sz w:val="22"/>
                <w:szCs w:val="22"/>
                <w:rPrChange w:id="12158" w:author="Nick.Tolimieri [2]" w:date="2022-09-09T12:38:00Z">
                  <w:rPr>
                    <w:ins w:id="12159" w:author="Nick.Tolimieri [2]" w:date="2022-09-09T12:38:00Z"/>
                    <w:del w:id="12160" w:author="Nick.Tolimieri" w:date="2022-09-13T12:37:00Z"/>
                    <w:rFonts w:ascii="Calibri" w:hAnsi="Calibri" w:cs="Calibri"/>
                    <w:color w:val="000000"/>
                    <w:sz w:val="22"/>
                    <w:szCs w:val="22"/>
                  </w:rPr>
                </w:rPrChange>
              </w:rPr>
              <w:pPrChange w:id="12161" w:author="Nick.Tolimieri [2]" w:date="2022-09-09T12:38:00Z">
                <w:pPr>
                  <w:jc w:val="right"/>
                </w:pPr>
              </w:pPrChange>
            </w:pPr>
            <w:ins w:id="12162" w:author="Nick.Tolimieri [2]" w:date="2022-09-09T12:38:00Z">
              <w:del w:id="12163" w:author="Nick.Tolimieri" w:date="2022-09-13T12:37:00Z">
                <w:r w:rsidRPr="001255CF" w:rsidDel="00207938">
                  <w:rPr>
                    <w:rFonts w:asciiTheme="minorHAnsi" w:eastAsiaTheme="minorHAnsi" w:hAnsiTheme="minorHAnsi" w:cstheme="minorBidi"/>
                    <w:sz w:val="22"/>
                    <w:szCs w:val="22"/>
                    <w:rPrChange w:id="12164" w:author="Nick.Tolimieri [2]" w:date="2022-09-09T12:38:00Z">
                      <w:rPr>
                        <w:rFonts w:ascii="Calibri" w:hAnsi="Calibri" w:cs="Calibri"/>
                        <w:color w:val="000000"/>
                        <w:sz w:val="22"/>
                        <w:szCs w:val="22"/>
                      </w:rPr>
                    </w:rPrChange>
                  </w:rPr>
                  <w:delText>43</w:delText>
                </w:r>
              </w:del>
            </w:ins>
          </w:p>
        </w:tc>
        <w:tc>
          <w:tcPr>
            <w:tcW w:w="960" w:type="dxa"/>
            <w:noWrap/>
            <w:hideMark/>
            <w:tcPrChange w:id="121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66" w:author="Nick.Tolimieri [2]" w:date="2022-09-09T12:38:00Z"/>
                <w:del w:id="12167" w:author="Nick.Tolimieri" w:date="2022-09-13T12:37:00Z"/>
                <w:rFonts w:asciiTheme="minorHAnsi" w:eastAsiaTheme="minorHAnsi" w:hAnsiTheme="minorHAnsi" w:cstheme="minorBidi"/>
                <w:sz w:val="22"/>
                <w:szCs w:val="22"/>
                <w:rPrChange w:id="12168" w:author="Nick.Tolimieri [2]" w:date="2022-09-09T12:38:00Z">
                  <w:rPr>
                    <w:ins w:id="12169" w:author="Nick.Tolimieri [2]" w:date="2022-09-09T12:38:00Z"/>
                    <w:del w:id="12170" w:author="Nick.Tolimieri" w:date="2022-09-13T12:37:00Z"/>
                    <w:rFonts w:ascii="Calibri" w:hAnsi="Calibri" w:cs="Calibri"/>
                    <w:color w:val="000000"/>
                    <w:sz w:val="22"/>
                    <w:szCs w:val="22"/>
                  </w:rPr>
                </w:rPrChange>
              </w:rPr>
              <w:pPrChange w:id="12171" w:author="Nick.Tolimieri [2]" w:date="2022-09-09T12:38:00Z">
                <w:pPr>
                  <w:jc w:val="right"/>
                </w:pPr>
              </w:pPrChange>
            </w:pPr>
            <w:ins w:id="12172" w:author="Nick.Tolimieri [2]" w:date="2022-09-09T12:38:00Z">
              <w:del w:id="12173" w:author="Nick.Tolimieri" w:date="2022-09-13T12:37:00Z">
                <w:r w:rsidRPr="001255CF" w:rsidDel="00207938">
                  <w:rPr>
                    <w:rFonts w:asciiTheme="minorHAnsi" w:eastAsiaTheme="minorHAnsi" w:hAnsiTheme="minorHAnsi" w:cstheme="minorBidi"/>
                    <w:sz w:val="22"/>
                    <w:szCs w:val="22"/>
                    <w:rPrChange w:id="12174" w:author="Nick.Tolimieri [2]" w:date="2022-09-09T12:38:00Z">
                      <w:rPr>
                        <w:rFonts w:ascii="Calibri" w:hAnsi="Calibri" w:cs="Calibri"/>
                        <w:color w:val="000000"/>
                        <w:sz w:val="22"/>
                        <w:szCs w:val="22"/>
                      </w:rPr>
                    </w:rPrChange>
                  </w:rPr>
                  <w:delText>3</w:delText>
                </w:r>
              </w:del>
            </w:ins>
          </w:p>
        </w:tc>
        <w:tc>
          <w:tcPr>
            <w:tcW w:w="960" w:type="dxa"/>
            <w:noWrap/>
            <w:hideMark/>
            <w:tcPrChange w:id="121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76" w:author="Nick.Tolimieri [2]" w:date="2022-09-09T12:38:00Z"/>
                <w:del w:id="12177" w:author="Nick.Tolimieri" w:date="2022-09-13T12:37:00Z"/>
                <w:rFonts w:asciiTheme="minorHAnsi" w:eastAsiaTheme="minorHAnsi" w:hAnsiTheme="minorHAnsi" w:cstheme="minorBidi"/>
                <w:sz w:val="22"/>
                <w:szCs w:val="22"/>
                <w:rPrChange w:id="12178" w:author="Nick.Tolimieri [2]" w:date="2022-09-09T12:38:00Z">
                  <w:rPr>
                    <w:ins w:id="12179" w:author="Nick.Tolimieri [2]" w:date="2022-09-09T12:38:00Z"/>
                    <w:del w:id="12180" w:author="Nick.Tolimieri" w:date="2022-09-13T12:37:00Z"/>
                    <w:rFonts w:ascii="Calibri" w:hAnsi="Calibri" w:cs="Calibri"/>
                    <w:color w:val="000000"/>
                    <w:sz w:val="22"/>
                    <w:szCs w:val="22"/>
                  </w:rPr>
                </w:rPrChange>
              </w:rPr>
              <w:pPrChange w:id="12181" w:author="Nick.Tolimieri [2]" w:date="2022-09-09T12:38:00Z">
                <w:pPr>
                  <w:jc w:val="right"/>
                </w:pPr>
              </w:pPrChange>
            </w:pPr>
            <w:ins w:id="12182" w:author="Nick.Tolimieri [2]" w:date="2022-09-09T12:38:00Z">
              <w:del w:id="12183" w:author="Nick.Tolimieri" w:date="2022-09-13T12:37:00Z">
                <w:r w:rsidRPr="001255CF" w:rsidDel="00207938">
                  <w:rPr>
                    <w:rFonts w:asciiTheme="minorHAnsi" w:eastAsiaTheme="minorHAnsi" w:hAnsiTheme="minorHAnsi" w:cstheme="minorBidi"/>
                    <w:sz w:val="22"/>
                    <w:szCs w:val="22"/>
                    <w:rPrChange w:id="12184" w:author="Nick.Tolimieri [2]" w:date="2022-09-09T12:38:00Z">
                      <w:rPr>
                        <w:rFonts w:ascii="Calibri" w:hAnsi="Calibri" w:cs="Calibri"/>
                        <w:color w:val="000000"/>
                        <w:sz w:val="22"/>
                        <w:szCs w:val="22"/>
                      </w:rPr>
                    </w:rPrChange>
                  </w:rPr>
                  <w:delText>26</w:delText>
                </w:r>
              </w:del>
            </w:ins>
          </w:p>
        </w:tc>
        <w:tc>
          <w:tcPr>
            <w:tcW w:w="960" w:type="dxa"/>
            <w:noWrap/>
            <w:hideMark/>
            <w:tcPrChange w:id="121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86" w:author="Nick.Tolimieri [2]" w:date="2022-09-09T12:38:00Z"/>
                <w:del w:id="12187" w:author="Nick.Tolimieri" w:date="2022-09-13T12:37:00Z"/>
                <w:rFonts w:asciiTheme="minorHAnsi" w:eastAsiaTheme="minorHAnsi" w:hAnsiTheme="minorHAnsi" w:cstheme="minorBidi"/>
                <w:sz w:val="22"/>
                <w:szCs w:val="22"/>
                <w:rPrChange w:id="12188" w:author="Nick.Tolimieri [2]" w:date="2022-09-09T12:38:00Z">
                  <w:rPr>
                    <w:ins w:id="12189" w:author="Nick.Tolimieri [2]" w:date="2022-09-09T12:38:00Z"/>
                    <w:del w:id="12190" w:author="Nick.Tolimieri" w:date="2022-09-13T12:37:00Z"/>
                    <w:rFonts w:ascii="Calibri" w:hAnsi="Calibri" w:cs="Calibri"/>
                    <w:color w:val="000000"/>
                    <w:sz w:val="22"/>
                    <w:szCs w:val="22"/>
                  </w:rPr>
                </w:rPrChange>
              </w:rPr>
              <w:pPrChange w:id="12191" w:author="Nick.Tolimieri [2]" w:date="2022-09-09T12:38:00Z">
                <w:pPr>
                  <w:jc w:val="right"/>
                </w:pPr>
              </w:pPrChange>
            </w:pPr>
            <w:ins w:id="12192" w:author="Nick.Tolimieri [2]" w:date="2022-09-09T12:38:00Z">
              <w:del w:id="12193" w:author="Nick.Tolimieri" w:date="2022-09-13T12:37:00Z">
                <w:r w:rsidRPr="001255CF" w:rsidDel="00207938">
                  <w:rPr>
                    <w:rFonts w:asciiTheme="minorHAnsi" w:eastAsiaTheme="minorHAnsi" w:hAnsiTheme="minorHAnsi" w:cstheme="minorBidi"/>
                    <w:sz w:val="22"/>
                    <w:szCs w:val="22"/>
                    <w:rPrChange w:id="12194" w:author="Nick.Tolimieri [2]" w:date="2022-09-09T12:38:00Z">
                      <w:rPr>
                        <w:rFonts w:ascii="Calibri" w:hAnsi="Calibri" w:cs="Calibri"/>
                        <w:color w:val="000000"/>
                        <w:sz w:val="22"/>
                        <w:szCs w:val="22"/>
                      </w:rPr>
                    </w:rPrChange>
                  </w:rPr>
                  <w:delText>5</w:delText>
                </w:r>
              </w:del>
            </w:ins>
          </w:p>
        </w:tc>
        <w:tc>
          <w:tcPr>
            <w:tcW w:w="960" w:type="dxa"/>
            <w:noWrap/>
            <w:hideMark/>
            <w:tcPrChange w:id="121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96" w:author="Nick.Tolimieri [2]" w:date="2022-09-09T12:38:00Z"/>
                <w:del w:id="12197" w:author="Nick.Tolimieri" w:date="2022-09-13T12:37:00Z"/>
                <w:rFonts w:asciiTheme="minorHAnsi" w:eastAsiaTheme="minorHAnsi" w:hAnsiTheme="minorHAnsi" w:cstheme="minorBidi"/>
                <w:sz w:val="22"/>
                <w:szCs w:val="22"/>
                <w:rPrChange w:id="12198" w:author="Nick.Tolimieri [2]" w:date="2022-09-09T12:38:00Z">
                  <w:rPr>
                    <w:ins w:id="12199" w:author="Nick.Tolimieri [2]" w:date="2022-09-09T12:38:00Z"/>
                    <w:del w:id="12200" w:author="Nick.Tolimieri" w:date="2022-09-13T12:37:00Z"/>
                    <w:rFonts w:ascii="Calibri" w:hAnsi="Calibri" w:cs="Calibri"/>
                    <w:color w:val="000000"/>
                    <w:sz w:val="22"/>
                    <w:szCs w:val="22"/>
                  </w:rPr>
                </w:rPrChange>
              </w:rPr>
              <w:pPrChange w:id="12201" w:author="Nick.Tolimieri [2]" w:date="2022-09-09T12:38:00Z">
                <w:pPr>
                  <w:jc w:val="right"/>
                </w:pPr>
              </w:pPrChange>
            </w:pPr>
            <w:ins w:id="12202" w:author="Nick.Tolimieri [2]" w:date="2022-09-09T12:38:00Z">
              <w:del w:id="12203" w:author="Nick.Tolimieri" w:date="2022-09-13T12:37:00Z">
                <w:r w:rsidRPr="001255CF" w:rsidDel="00207938">
                  <w:rPr>
                    <w:rFonts w:asciiTheme="minorHAnsi" w:eastAsiaTheme="minorHAnsi" w:hAnsiTheme="minorHAnsi" w:cstheme="minorBidi"/>
                    <w:sz w:val="22"/>
                    <w:szCs w:val="22"/>
                    <w:rPrChange w:id="12204" w:author="Nick.Tolimieri [2]" w:date="2022-09-09T12:38:00Z">
                      <w:rPr>
                        <w:rFonts w:ascii="Calibri" w:hAnsi="Calibri" w:cs="Calibri"/>
                        <w:color w:val="000000"/>
                        <w:sz w:val="22"/>
                        <w:szCs w:val="22"/>
                      </w:rPr>
                    </w:rPrChange>
                  </w:rPr>
                  <w:delText>14</w:delText>
                </w:r>
              </w:del>
            </w:ins>
          </w:p>
        </w:tc>
        <w:tc>
          <w:tcPr>
            <w:tcW w:w="960" w:type="dxa"/>
            <w:noWrap/>
            <w:hideMark/>
            <w:tcPrChange w:id="122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06" w:author="Nick.Tolimieri [2]" w:date="2022-09-09T12:38:00Z"/>
                <w:del w:id="12207" w:author="Nick.Tolimieri" w:date="2022-09-13T12:37:00Z"/>
                <w:rFonts w:asciiTheme="minorHAnsi" w:eastAsiaTheme="minorHAnsi" w:hAnsiTheme="minorHAnsi" w:cstheme="minorBidi"/>
                <w:sz w:val="22"/>
                <w:szCs w:val="22"/>
                <w:rPrChange w:id="12208" w:author="Nick.Tolimieri [2]" w:date="2022-09-09T12:38:00Z">
                  <w:rPr>
                    <w:ins w:id="12209" w:author="Nick.Tolimieri [2]" w:date="2022-09-09T12:38:00Z"/>
                    <w:del w:id="12210" w:author="Nick.Tolimieri" w:date="2022-09-13T12:37:00Z"/>
                    <w:rFonts w:ascii="Calibri" w:hAnsi="Calibri" w:cs="Calibri"/>
                    <w:color w:val="000000"/>
                    <w:sz w:val="22"/>
                    <w:szCs w:val="22"/>
                  </w:rPr>
                </w:rPrChange>
              </w:rPr>
              <w:pPrChange w:id="12211" w:author="Nick.Tolimieri [2]" w:date="2022-09-09T12:38:00Z">
                <w:pPr>
                  <w:jc w:val="right"/>
                </w:pPr>
              </w:pPrChange>
            </w:pPr>
            <w:ins w:id="12212" w:author="Nick.Tolimieri [2]" w:date="2022-09-09T12:38:00Z">
              <w:del w:id="12213" w:author="Nick.Tolimieri" w:date="2022-09-13T12:37:00Z">
                <w:r w:rsidRPr="001255CF" w:rsidDel="00207938">
                  <w:rPr>
                    <w:rFonts w:asciiTheme="minorHAnsi" w:eastAsiaTheme="minorHAnsi" w:hAnsiTheme="minorHAnsi" w:cstheme="minorBidi"/>
                    <w:sz w:val="22"/>
                    <w:szCs w:val="22"/>
                    <w:rPrChange w:id="12214" w:author="Nick.Tolimieri [2]" w:date="2022-09-09T12:38:00Z">
                      <w:rPr>
                        <w:rFonts w:ascii="Calibri" w:hAnsi="Calibri" w:cs="Calibri"/>
                        <w:color w:val="000000"/>
                        <w:sz w:val="22"/>
                        <w:szCs w:val="22"/>
                      </w:rPr>
                    </w:rPrChange>
                  </w:rPr>
                  <w:delText>1.98</w:delText>
                </w:r>
              </w:del>
            </w:ins>
          </w:p>
        </w:tc>
        <w:tc>
          <w:tcPr>
            <w:tcW w:w="960" w:type="dxa"/>
            <w:noWrap/>
            <w:hideMark/>
            <w:tcPrChange w:id="122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16" w:author="Nick.Tolimieri [2]" w:date="2022-09-09T12:38:00Z"/>
                <w:del w:id="12217" w:author="Nick.Tolimieri" w:date="2022-09-13T12:37:00Z"/>
                <w:rFonts w:asciiTheme="minorHAnsi" w:eastAsiaTheme="minorHAnsi" w:hAnsiTheme="minorHAnsi" w:cstheme="minorBidi"/>
                <w:sz w:val="22"/>
                <w:szCs w:val="22"/>
                <w:rPrChange w:id="12218" w:author="Nick.Tolimieri [2]" w:date="2022-09-09T12:38:00Z">
                  <w:rPr>
                    <w:ins w:id="12219" w:author="Nick.Tolimieri [2]" w:date="2022-09-09T12:38:00Z"/>
                    <w:del w:id="12220" w:author="Nick.Tolimieri" w:date="2022-09-13T12:37:00Z"/>
                    <w:rFonts w:ascii="Calibri" w:hAnsi="Calibri" w:cs="Calibri"/>
                    <w:color w:val="000000"/>
                    <w:sz w:val="22"/>
                    <w:szCs w:val="22"/>
                  </w:rPr>
                </w:rPrChange>
              </w:rPr>
              <w:pPrChange w:id="12221" w:author="Nick.Tolimieri [2]" w:date="2022-09-09T12:38:00Z">
                <w:pPr>
                  <w:jc w:val="right"/>
                </w:pPr>
              </w:pPrChange>
            </w:pPr>
            <w:ins w:id="12222" w:author="Nick.Tolimieri [2]" w:date="2022-09-09T12:38:00Z">
              <w:del w:id="12223" w:author="Nick.Tolimieri" w:date="2022-09-13T12:37:00Z">
                <w:r w:rsidRPr="001255CF" w:rsidDel="00207938">
                  <w:rPr>
                    <w:rFonts w:asciiTheme="minorHAnsi" w:eastAsiaTheme="minorHAnsi" w:hAnsiTheme="minorHAnsi" w:cstheme="minorBidi"/>
                    <w:sz w:val="22"/>
                    <w:szCs w:val="22"/>
                    <w:rPrChange w:id="12224" w:author="Nick.Tolimieri [2]" w:date="2022-09-09T12:38:00Z">
                      <w:rPr>
                        <w:rFonts w:ascii="Calibri" w:hAnsi="Calibri" w:cs="Calibri"/>
                        <w:color w:val="000000"/>
                        <w:sz w:val="22"/>
                        <w:szCs w:val="22"/>
                      </w:rPr>
                    </w:rPrChange>
                  </w:rPr>
                  <w:delText>0.53</w:delText>
                </w:r>
              </w:del>
            </w:ins>
          </w:p>
        </w:tc>
      </w:tr>
      <w:tr w:rsidR="001255CF" w:rsidRPr="001255CF" w:rsidDel="00207938" w:rsidTr="001255CF">
        <w:trPr>
          <w:divId w:val="1429738465"/>
          <w:trHeight w:val="300"/>
          <w:ins w:id="12225" w:author="Nick.Tolimieri [2]" w:date="2022-09-09T12:38:00Z"/>
          <w:del w:id="12226" w:author="Nick.Tolimieri" w:date="2022-09-13T12:37:00Z"/>
          <w:trPrChange w:id="12227" w:author="Nick.Tolimieri [2]" w:date="2022-09-09T12:38:00Z">
            <w:trPr>
              <w:divId w:val="1429738465"/>
              <w:trHeight w:val="300"/>
            </w:trPr>
          </w:trPrChange>
        </w:trPr>
        <w:tc>
          <w:tcPr>
            <w:tcW w:w="960" w:type="dxa"/>
            <w:noWrap/>
            <w:hideMark/>
            <w:tcPrChange w:id="122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29" w:author="Nick.Tolimieri [2]" w:date="2022-09-09T12:38:00Z"/>
                <w:del w:id="12230" w:author="Nick.Tolimieri" w:date="2022-09-13T12:37:00Z"/>
                <w:rFonts w:asciiTheme="minorHAnsi" w:eastAsiaTheme="minorHAnsi" w:hAnsiTheme="minorHAnsi" w:cstheme="minorBidi"/>
                <w:sz w:val="22"/>
                <w:szCs w:val="22"/>
                <w:rPrChange w:id="12231" w:author="Nick.Tolimieri [2]" w:date="2022-09-09T12:38:00Z">
                  <w:rPr>
                    <w:ins w:id="12232" w:author="Nick.Tolimieri [2]" w:date="2022-09-09T12:38:00Z"/>
                    <w:del w:id="12233" w:author="Nick.Tolimieri" w:date="2022-09-13T12:37:00Z"/>
                    <w:rFonts w:ascii="Calibri" w:hAnsi="Calibri" w:cs="Calibri"/>
                    <w:color w:val="000000"/>
                    <w:sz w:val="22"/>
                    <w:szCs w:val="22"/>
                  </w:rPr>
                </w:rPrChange>
              </w:rPr>
              <w:pPrChange w:id="12234" w:author="Nick.Tolimieri [2]" w:date="2022-09-09T12:38:00Z">
                <w:pPr/>
              </w:pPrChange>
            </w:pPr>
            <w:ins w:id="12235" w:author="Nick.Tolimieri [2]" w:date="2022-09-09T12:38:00Z">
              <w:del w:id="12236" w:author="Nick.Tolimieri" w:date="2022-09-13T12:37:00Z">
                <w:r w:rsidRPr="001255CF" w:rsidDel="00207938">
                  <w:rPr>
                    <w:rFonts w:asciiTheme="minorHAnsi" w:eastAsiaTheme="minorHAnsi" w:hAnsiTheme="minorHAnsi" w:cstheme="minorBidi"/>
                    <w:sz w:val="22"/>
                    <w:szCs w:val="22"/>
                    <w:rPrChange w:id="12237" w:author="Nick.Tolimieri [2]" w:date="2022-09-09T12:38:00Z">
                      <w:rPr>
                        <w:rFonts w:ascii="Calibri" w:hAnsi="Calibri" w:cs="Calibri"/>
                        <w:color w:val="000000"/>
                        <w:sz w:val="22"/>
                        <w:szCs w:val="22"/>
                      </w:rPr>
                    </w:rPrChange>
                  </w:rPr>
                  <w:delText>Cape Alava</w:delText>
                </w:r>
              </w:del>
            </w:ins>
          </w:p>
        </w:tc>
        <w:tc>
          <w:tcPr>
            <w:tcW w:w="960" w:type="dxa"/>
            <w:noWrap/>
            <w:hideMark/>
            <w:tcPrChange w:id="122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39" w:author="Nick.Tolimieri [2]" w:date="2022-09-09T12:38:00Z"/>
                <w:del w:id="12240" w:author="Nick.Tolimieri" w:date="2022-09-13T12:37:00Z"/>
                <w:rFonts w:asciiTheme="minorHAnsi" w:eastAsiaTheme="minorHAnsi" w:hAnsiTheme="minorHAnsi" w:cstheme="minorBidi"/>
                <w:sz w:val="22"/>
                <w:szCs w:val="22"/>
                <w:rPrChange w:id="12241" w:author="Nick.Tolimieri [2]" w:date="2022-09-09T12:38:00Z">
                  <w:rPr>
                    <w:ins w:id="12242" w:author="Nick.Tolimieri [2]" w:date="2022-09-09T12:38:00Z"/>
                    <w:del w:id="12243" w:author="Nick.Tolimieri" w:date="2022-09-13T12:37:00Z"/>
                    <w:rFonts w:ascii="Calibri" w:hAnsi="Calibri" w:cs="Calibri"/>
                    <w:color w:val="000000"/>
                    <w:sz w:val="22"/>
                    <w:szCs w:val="22"/>
                  </w:rPr>
                </w:rPrChange>
              </w:rPr>
              <w:pPrChange w:id="12244" w:author="Nick.Tolimieri [2]" w:date="2022-09-09T12:38:00Z">
                <w:pPr>
                  <w:jc w:val="right"/>
                </w:pPr>
              </w:pPrChange>
            </w:pPr>
            <w:ins w:id="12245" w:author="Nick.Tolimieri [2]" w:date="2022-09-09T12:38:00Z">
              <w:del w:id="12246" w:author="Nick.Tolimieri" w:date="2022-09-13T12:37:00Z">
                <w:r w:rsidRPr="001255CF" w:rsidDel="00207938">
                  <w:rPr>
                    <w:rFonts w:asciiTheme="minorHAnsi" w:eastAsiaTheme="minorHAnsi" w:hAnsiTheme="minorHAnsi" w:cstheme="minorBidi"/>
                    <w:sz w:val="22"/>
                    <w:szCs w:val="22"/>
                    <w:rPrChange w:id="12247" w:author="Nick.Tolimieri [2]" w:date="2022-09-09T12:38:00Z">
                      <w:rPr>
                        <w:rFonts w:ascii="Calibri" w:hAnsi="Calibri" w:cs="Calibri"/>
                        <w:color w:val="000000"/>
                        <w:sz w:val="22"/>
                        <w:szCs w:val="22"/>
                      </w:rPr>
                    </w:rPrChange>
                  </w:rPr>
                  <w:delText>1996</w:delText>
                </w:r>
              </w:del>
            </w:ins>
          </w:p>
        </w:tc>
        <w:tc>
          <w:tcPr>
            <w:tcW w:w="960" w:type="dxa"/>
            <w:noWrap/>
            <w:hideMark/>
            <w:tcPrChange w:id="122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49" w:author="Nick.Tolimieri [2]" w:date="2022-09-09T12:38:00Z"/>
                <w:del w:id="12250" w:author="Nick.Tolimieri" w:date="2022-09-13T12:37:00Z"/>
                <w:rFonts w:asciiTheme="minorHAnsi" w:eastAsiaTheme="minorHAnsi" w:hAnsiTheme="minorHAnsi" w:cstheme="minorBidi"/>
                <w:sz w:val="22"/>
                <w:szCs w:val="22"/>
                <w:rPrChange w:id="12251" w:author="Nick.Tolimieri [2]" w:date="2022-09-09T12:38:00Z">
                  <w:rPr>
                    <w:ins w:id="12252" w:author="Nick.Tolimieri [2]" w:date="2022-09-09T12:38:00Z"/>
                    <w:del w:id="12253" w:author="Nick.Tolimieri" w:date="2022-09-13T12:37:00Z"/>
                    <w:rFonts w:ascii="Calibri" w:hAnsi="Calibri" w:cs="Calibri"/>
                    <w:color w:val="000000"/>
                    <w:sz w:val="22"/>
                    <w:szCs w:val="22"/>
                  </w:rPr>
                </w:rPrChange>
              </w:rPr>
              <w:pPrChange w:id="12254" w:author="Nick.Tolimieri [2]" w:date="2022-09-09T12:38:00Z">
                <w:pPr>
                  <w:jc w:val="right"/>
                </w:pPr>
              </w:pPrChange>
            </w:pPr>
            <w:ins w:id="12255" w:author="Nick.Tolimieri [2]" w:date="2022-09-09T12:38:00Z">
              <w:del w:id="12256" w:author="Nick.Tolimieri" w:date="2022-09-13T12:37:00Z">
                <w:r w:rsidRPr="001255CF" w:rsidDel="00207938">
                  <w:rPr>
                    <w:rFonts w:asciiTheme="minorHAnsi" w:eastAsiaTheme="minorHAnsi" w:hAnsiTheme="minorHAnsi" w:cstheme="minorBidi"/>
                    <w:sz w:val="22"/>
                    <w:szCs w:val="22"/>
                    <w:rPrChange w:id="12257" w:author="Nick.Tolimieri [2]" w:date="2022-09-09T12:38:00Z">
                      <w:rPr>
                        <w:rFonts w:ascii="Calibri" w:hAnsi="Calibri" w:cs="Calibri"/>
                        <w:color w:val="000000"/>
                        <w:sz w:val="22"/>
                        <w:szCs w:val="22"/>
                      </w:rPr>
                    </w:rPrChange>
                  </w:rPr>
                  <w:delText>0</w:delText>
                </w:r>
              </w:del>
            </w:ins>
          </w:p>
        </w:tc>
        <w:tc>
          <w:tcPr>
            <w:tcW w:w="960" w:type="dxa"/>
            <w:noWrap/>
            <w:hideMark/>
            <w:tcPrChange w:id="122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59" w:author="Nick.Tolimieri [2]" w:date="2022-09-09T12:38:00Z"/>
                <w:del w:id="12260" w:author="Nick.Tolimieri" w:date="2022-09-13T12:37:00Z"/>
                <w:rFonts w:asciiTheme="minorHAnsi" w:eastAsiaTheme="minorHAnsi" w:hAnsiTheme="minorHAnsi" w:cstheme="minorBidi"/>
                <w:sz w:val="22"/>
                <w:szCs w:val="22"/>
                <w:rPrChange w:id="12261" w:author="Nick.Tolimieri [2]" w:date="2022-09-09T12:38:00Z">
                  <w:rPr>
                    <w:ins w:id="12262" w:author="Nick.Tolimieri [2]" w:date="2022-09-09T12:38:00Z"/>
                    <w:del w:id="12263" w:author="Nick.Tolimieri" w:date="2022-09-13T12:37:00Z"/>
                    <w:rFonts w:ascii="Calibri" w:hAnsi="Calibri" w:cs="Calibri"/>
                    <w:color w:val="000000"/>
                    <w:sz w:val="22"/>
                    <w:szCs w:val="22"/>
                  </w:rPr>
                </w:rPrChange>
              </w:rPr>
              <w:pPrChange w:id="12264" w:author="Nick.Tolimieri [2]" w:date="2022-09-09T12:38:00Z">
                <w:pPr>
                  <w:jc w:val="right"/>
                </w:pPr>
              </w:pPrChange>
            </w:pPr>
            <w:ins w:id="12265" w:author="Nick.Tolimieri [2]" w:date="2022-09-09T12:38:00Z">
              <w:del w:id="12266" w:author="Nick.Tolimieri" w:date="2022-09-13T12:37:00Z">
                <w:r w:rsidRPr="001255CF" w:rsidDel="00207938">
                  <w:rPr>
                    <w:rFonts w:asciiTheme="minorHAnsi" w:eastAsiaTheme="minorHAnsi" w:hAnsiTheme="minorHAnsi" w:cstheme="minorBidi"/>
                    <w:sz w:val="22"/>
                    <w:szCs w:val="22"/>
                    <w:rPrChange w:id="12267" w:author="Nick.Tolimieri [2]" w:date="2022-09-09T12:38:00Z">
                      <w:rPr>
                        <w:rFonts w:ascii="Calibri" w:hAnsi="Calibri" w:cs="Calibri"/>
                        <w:color w:val="000000"/>
                        <w:sz w:val="22"/>
                        <w:szCs w:val="22"/>
                      </w:rPr>
                    </w:rPrChange>
                  </w:rPr>
                  <w:delText>15</w:delText>
                </w:r>
              </w:del>
            </w:ins>
          </w:p>
        </w:tc>
        <w:tc>
          <w:tcPr>
            <w:tcW w:w="960" w:type="dxa"/>
            <w:noWrap/>
            <w:hideMark/>
            <w:tcPrChange w:id="122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69" w:author="Nick.Tolimieri [2]" w:date="2022-09-09T12:38:00Z"/>
                <w:del w:id="12270" w:author="Nick.Tolimieri" w:date="2022-09-13T12:37:00Z"/>
                <w:rFonts w:asciiTheme="minorHAnsi" w:eastAsiaTheme="minorHAnsi" w:hAnsiTheme="minorHAnsi" w:cstheme="minorBidi"/>
                <w:sz w:val="22"/>
                <w:szCs w:val="22"/>
                <w:rPrChange w:id="12271" w:author="Nick.Tolimieri [2]" w:date="2022-09-09T12:38:00Z">
                  <w:rPr>
                    <w:ins w:id="12272" w:author="Nick.Tolimieri [2]" w:date="2022-09-09T12:38:00Z"/>
                    <w:del w:id="12273" w:author="Nick.Tolimieri" w:date="2022-09-13T12:37:00Z"/>
                    <w:rFonts w:ascii="Calibri" w:hAnsi="Calibri" w:cs="Calibri"/>
                    <w:color w:val="000000"/>
                    <w:sz w:val="22"/>
                    <w:szCs w:val="22"/>
                  </w:rPr>
                </w:rPrChange>
              </w:rPr>
              <w:pPrChange w:id="12274" w:author="Nick.Tolimieri [2]" w:date="2022-09-09T12:38:00Z">
                <w:pPr>
                  <w:jc w:val="right"/>
                </w:pPr>
              </w:pPrChange>
            </w:pPr>
            <w:ins w:id="12275" w:author="Nick.Tolimieri [2]" w:date="2022-09-09T12:38:00Z">
              <w:del w:id="12276" w:author="Nick.Tolimieri" w:date="2022-09-13T12:37:00Z">
                <w:r w:rsidRPr="001255CF" w:rsidDel="00207938">
                  <w:rPr>
                    <w:rFonts w:asciiTheme="minorHAnsi" w:eastAsiaTheme="minorHAnsi" w:hAnsiTheme="minorHAnsi" w:cstheme="minorBidi"/>
                    <w:sz w:val="22"/>
                    <w:szCs w:val="22"/>
                    <w:rPrChange w:id="12277" w:author="Nick.Tolimieri [2]" w:date="2022-09-09T12:38:00Z">
                      <w:rPr>
                        <w:rFonts w:ascii="Calibri" w:hAnsi="Calibri" w:cs="Calibri"/>
                        <w:color w:val="000000"/>
                        <w:sz w:val="22"/>
                        <w:szCs w:val="22"/>
                      </w:rPr>
                    </w:rPrChange>
                  </w:rPr>
                  <w:delText>1</w:delText>
                </w:r>
              </w:del>
            </w:ins>
          </w:p>
        </w:tc>
        <w:tc>
          <w:tcPr>
            <w:tcW w:w="960" w:type="dxa"/>
            <w:noWrap/>
            <w:hideMark/>
            <w:tcPrChange w:id="122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79" w:author="Nick.Tolimieri [2]" w:date="2022-09-09T12:38:00Z"/>
                <w:del w:id="12280" w:author="Nick.Tolimieri" w:date="2022-09-13T12:37:00Z"/>
                <w:rFonts w:asciiTheme="minorHAnsi" w:eastAsiaTheme="minorHAnsi" w:hAnsiTheme="minorHAnsi" w:cstheme="minorBidi"/>
                <w:sz w:val="22"/>
                <w:szCs w:val="22"/>
                <w:rPrChange w:id="12281" w:author="Nick.Tolimieri [2]" w:date="2022-09-09T12:38:00Z">
                  <w:rPr>
                    <w:ins w:id="12282" w:author="Nick.Tolimieri [2]" w:date="2022-09-09T12:38:00Z"/>
                    <w:del w:id="12283" w:author="Nick.Tolimieri" w:date="2022-09-13T12:37:00Z"/>
                    <w:rFonts w:ascii="Calibri" w:hAnsi="Calibri" w:cs="Calibri"/>
                    <w:color w:val="000000"/>
                    <w:sz w:val="22"/>
                    <w:szCs w:val="22"/>
                  </w:rPr>
                </w:rPrChange>
              </w:rPr>
              <w:pPrChange w:id="12284" w:author="Nick.Tolimieri [2]" w:date="2022-09-09T12:38:00Z">
                <w:pPr>
                  <w:jc w:val="right"/>
                </w:pPr>
              </w:pPrChange>
            </w:pPr>
            <w:ins w:id="12285" w:author="Nick.Tolimieri [2]" w:date="2022-09-09T12:38:00Z">
              <w:del w:id="12286" w:author="Nick.Tolimieri" w:date="2022-09-13T12:37:00Z">
                <w:r w:rsidRPr="001255CF" w:rsidDel="00207938">
                  <w:rPr>
                    <w:rFonts w:asciiTheme="minorHAnsi" w:eastAsiaTheme="minorHAnsi" w:hAnsiTheme="minorHAnsi" w:cstheme="minorBidi"/>
                    <w:sz w:val="22"/>
                    <w:szCs w:val="22"/>
                    <w:rPrChange w:id="12287" w:author="Nick.Tolimieri [2]" w:date="2022-09-09T12:38:00Z">
                      <w:rPr>
                        <w:rFonts w:ascii="Calibri" w:hAnsi="Calibri" w:cs="Calibri"/>
                        <w:color w:val="000000"/>
                        <w:sz w:val="22"/>
                        <w:szCs w:val="22"/>
                      </w:rPr>
                    </w:rPrChange>
                  </w:rPr>
                  <w:delText>9</w:delText>
                </w:r>
              </w:del>
            </w:ins>
          </w:p>
        </w:tc>
        <w:tc>
          <w:tcPr>
            <w:tcW w:w="960" w:type="dxa"/>
            <w:noWrap/>
            <w:hideMark/>
            <w:tcPrChange w:id="122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89" w:author="Nick.Tolimieri [2]" w:date="2022-09-09T12:38:00Z"/>
                <w:del w:id="12290" w:author="Nick.Tolimieri" w:date="2022-09-13T12:37:00Z"/>
                <w:rFonts w:asciiTheme="minorHAnsi" w:eastAsiaTheme="minorHAnsi" w:hAnsiTheme="minorHAnsi" w:cstheme="minorBidi"/>
                <w:sz w:val="22"/>
                <w:szCs w:val="22"/>
                <w:rPrChange w:id="12291" w:author="Nick.Tolimieri [2]" w:date="2022-09-09T12:38:00Z">
                  <w:rPr>
                    <w:ins w:id="12292" w:author="Nick.Tolimieri [2]" w:date="2022-09-09T12:38:00Z"/>
                    <w:del w:id="12293" w:author="Nick.Tolimieri" w:date="2022-09-13T12:37:00Z"/>
                    <w:rFonts w:ascii="Calibri" w:hAnsi="Calibri" w:cs="Calibri"/>
                    <w:color w:val="000000"/>
                    <w:sz w:val="22"/>
                    <w:szCs w:val="22"/>
                  </w:rPr>
                </w:rPrChange>
              </w:rPr>
              <w:pPrChange w:id="12294" w:author="Nick.Tolimieri [2]" w:date="2022-09-09T12:38:00Z">
                <w:pPr>
                  <w:jc w:val="right"/>
                </w:pPr>
              </w:pPrChange>
            </w:pPr>
            <w:ins w:id="12295" w:author="Nick.Tolimieri [2]" w:date="2022-09-09T12:38:00Z">
              <w:del w:id="12296" w:author="Nick.Tolimieri" w:date="2022-09-13T12:37:00Z">
                <w:r w:rsidRPr="001255CF" w:rsidDel="00207938">
                  <w:rPr>
                    <w:rFonts w:asciiTheme="minorHAnsi" w:eastAsiaTheme="minorHAnsi" w:hAnsiTheme="minorHAnsi" w:cstheme="minorBidi"/>
                    <w:sz w:val="22"/>
                    <w:szCs w:val="22"/>
                    <w:rPrChange w:id="12297" w:author="Nick.Tolimieri [2]" w:date="2022-09-09T12:38:00Z">
                      <w:rPr>
                        <w:rFonts w:ascii="Calibri" w:hAnsi="Calibri" w:cs="Calibri"/>
                        <w:color w:val="000000"/>
                        <w:sz w:val="22"/>
                        <w:szCs w:val="22"/>
                      </w:rPr>
                    </w:rPrChange>
                  </w:rPr>
                  <w:delText>9</w:delText>
                </w:r>
              </w:del>
            </w:ins>
          </w:p>
        </w:tc>
        <w:tc>
          <w:tcPr>
            <w:tcW w:w="960" w:type="dxa"/>
            <w:noWrap/>
            <w:hideMark/>
            <w:tcPrChange w:id="122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99" w:author="Nick.Tolimieri [2]" w:date="2022-09-09T12:38:00Z"/>
                <w:del w:id="12300" w:author="Nick.Tolimieri" w:date="2022-09-13T12:37:00Z"/>
                <w:rFonts w:asciiTheme="minorHAnsi" w:eastAsiaTheme="minorHAnsi" w:hAnsiTheme="minorHAnsi" w:cstheme="minorBidi"/>
                <w:sz w:val="22"/>
                <w:szCs w:val="22"/>
                <w:rPrChange w:id="12301" w:author="Nick.Tolimieri [2]" w:date="2022-09-09T12:38:00Z">
                  <w:rPr>
                    <w:ins w:id="12302" w:author="Nick.Tolimieri [2]" w:date="2022-09-09T12:38:00Z"/>
                    <w:del w:id="12303" w:author="Nick.Tolimieri" w:date="2022-09-13T12:37:00Z"/>
                    <w:rFonts w:ascii="Calibri" w:hAnsi="Calibri" w:cs="Calibri"/>
                    <w:color w:val="000000"/>
                    <w:sz w:val="22"/>
                    <w:szCs w:val="22"/>
                  </w:rPr>
                </w:rPrChange>
              </w:rPr>
              <w:pPrChange w:id="12304" w:author="Nick.Tolimieri [2]" w:date="2022-09-09T12:38:00Z">
                <w:pPr>
                  <w:jc w:val="right"/>
                </w:pPr>
              </w:pPrChange>
            </w:pPr>
            <w:ins w:id="12305" w:author="Nick.Tolimieri [2]" w:date="2022-09-09T12:38:00Z">
              <w:del w:id="12306" w:author="Nick.Tolimieri" w:date="2022-09-13T12:37:00Z">
                <w:r w:rsidRPr="001255CF" w:rsidDel="00207938">
                  <w:rPr>
                    <w:rFonts w:asciiTheme="minorHAnsi" w:eastAsiaTheme="minorHAnsi" w:hAnsiTheme="minorHAnsi" w:cstheme="minorBidi"/>
                    <w:sz w:val="22"/>
                    <w:szCs w:val="22"/>
                    <w:rPrChange w:id="12307" w:author="Nick.Tolimieri [2]" w:date="2022-09-09T12:38:00Z">
                      <w:rPr>
                        <w:rFonts w:ascii="Calibri" w:hAnsi="Calibri" w:cs="Calibri"/>
                        <w:color w:val="000000"/>
                        <w:sz w:val="22"/>
                        <w:szCs w:val="22"/>
                      </w:rPr>
                    </w:rPrChange>
                  </w:rPr>
                  <w:delText>9</w:delText>
                </w:r>
              </w:del>
            </w:ins>
          </w:p>
        </w:tc>
        <w:tc>
          <w:tcPr>
            <w:tcW w:w="960" w:type="dxa"/>
            <w:noWrap/>
            <w:hideMark/>
            <w:tcPrChange w:id="123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09" w:author="Nick.Tolimieri [2]" w:date="2022-09-09T12:38:00Z"/>
                <w:del w:id="12310" w:author="Nick.Tolimieri" w:date="2022-09-13T12:37:00Z"/>
                <w:rFonts w:asciiTheme="minorHAnsi" w:eastAsiaTheme="minorHAnsi" w:hAnsiTheme="minorHAnsi" w:cstheme="minorBidi"/>
                <w:sz w:val="22"/>
                <w:szCs w:val="22"/>
                <w:rPrChange w:id="12311" w:author="Nick.Tolimieri [2]" w:date="2022-09-09T12:38:00Z">
                  <w:rPr>
                    <w:ins w:id="12312" w:author="Nick.Tolimieri [2]" w:date="2022-09-09T12:38:00Z"/>
                    <w:del w:id="12313" w:author="Nick.Tolimieri" w:date="2022-09-13T12:37:00Z"/>
                    <w:rFonts w:ascii="Calibri" w:hAnsi="Calibri" w:cs="Calibri"/>
                    <w:color w:val="000000"/>
                    <w:sz w:val="22"/>
                    <w:szCs w:val="22"/>
                  </w:rPr>
                </w:rPrChange>
              </w:rPr>
              <w:pPrChange w:id="12314" w:author="Nick.Tolimieri [2]" w:date="2022-09-09T12:38:00Z">
                <w:pPr>
                  <w:jc w:val="right"/>
                </w:pPr>
              </w:pPrChange>
            </w:pPr>
            <w:ins w:id="12315" w:author="Nick.Tolimieri [2]" w:date="2022-09-09T12:38:00Z">
              <w:del w:id="12316" w:author="Nick.Tolimieri" w:date="2022-09-13T12:37:00Z">
                <w:r w:rsidRPr="001255CF" w:rsidDel="00207938">
                  <w:rPr>
                    <w:rFonts w:asciiTheme="minorHAnsi" w:eastAsiaTheme="minorHAnsi" w:hAnsiTheme="minorHAnsi" w:cstheme="minorBidi"/>
                    <w:sz w:val="22"/>
                    <w:szCs w:val="22"/>
                    <w:rPrChange w:id="12317" w:author="Nick.Tolimieri [2]" w:date="2022-09-09T12:38:00Z">
                      <w:rPr>
                        <w:rFonts w:ascii="Calibri" w:hAnsi="Calibri" w:cs="Calibri"/>
                        <w:color w:val="000000"/>
                        <w:sz w:val="22"/>
                        <w:szCs w:val="22"/>
                      </w:rPr>
                    </w:rPrChange>
                  </w:rPr>
                  <w:delText>1.58</w:delText>
                </w:r>
              </w:del>
            </w:ins>
          </w:p>
        </w:tc>
        <w:tc>
          <w:tcPr>
            <w:tcW w:w="960" w:type="dxa"/>
            <w:noWrap/>
            <w:hideMark/>
            <w:tcPrChange w:id="123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19" w:author="Nick.Tolimieri [2]" w:date="2022-09-09T12:38:00Z"/>
                <w:del w:id="12320" w:author="Nick.Tolimieri" w:date="2022-09-13T12:37:00Z"/>
                <w:rFonts w:asciiTheme="minorHAnsi" w:eastAsiaTheme="minorHAnsi" w:hAnsiTheme="minorHAnsi" w:cstheme="minorBidi"/>
                <w:sz w:val="22"/>
                <w:szCs w:val="22"/>
                <w:rPrChange w:id="12321" w:author="Nick.Tolimieri [2]" w:date="2022-09-09T12:38:00Z">
                  <w:rPr>
                    <w:ins w:id="12322" w:author="Nick.Tolimieri [2]" w:date="2022-09-09T12:38:00Z"/>
                    <w:del w:id="12323" w:author="Nick.Tolimieri" w:date="2022-09-13T12:37:00Z"/>
                    <w:rFonts w:ascii="Calibri" w:hAnsi="Calibri" w:cs="Calibri"/>
                    <w:color w:val="000000"/>
                    <w:sz w:val="22"/>
                    <w:szCs w:val="22"/>
                  </w:rPr>
                </w:rPrChange>
              </w:rPr>
              <w:pPrChange w:id="12324" w:author="Nick.Tolimieri [2]" w:date="2022-09-09T12:38:00Z">
                <w:pPr>
                  <w:jc w:val="right"/>
                </w:pPr>
              </w:pPrChange>
            </w:pPr>
            <w:ins w:id="12325" w:author="Nick.Tolimieri [2]" w:date="2022-09-09T12:38:00Z">
              <w:del w:id="12326" w:author="Nick.Tolimieri" w:date="2022-09-13T12:37:00Z">
                <w:r w:rsidRPr="001255CF" w:rsidDel="00207938">
                  <w:rPr>
                    <w:rFonts w:asciiTheme="minorHAnsi" w:eastAsiaTheme="minorHAnsi" w:hAnsiTheme="minorHAnsi" w:cstheme="minorBidi"/>
                    <w:sz w:val="22"/>
                    <w:szCs w:val="22"/>
                    <w:rPrChange w:id="12327" w:author="Nick.Tolimieri [2]" w:date="2022-09-09T12:38:00Z">
                      <w:rPr>
                        <w:rFonts w:ascii="Calibri" w:hAnsi="Calibri" w:cs="Calibri"/>
                        <w:color w:val="000000"/>
                        <w:sz w:val="22"/>
                        <w:szCs w:val="22"/>
                      </w:rPr>
                    </w:rPrChange>
                  </w:rPr>
                  <w:delText>0.11</w:delText>
                </w:r>
              </w:del>
            </w:ins>
          </w:p>
        </w:tc>
      </w:tr>
      <w:tr w:rsidR="001255CF" w:rsidRPr="001255CF" w:rsidDel="00207938" w:rsidTr="001255CF">
        <w:trPr>
          <w:divId w:val="1429738465"/>
          <w:trHeight w:val="300"/>
          <w:ins w:id="12328" w:author="Nick.Tolimieri [2]" w:date="2022-09-09T12:38:00Z"/>
          <w:del w:id="12329" w:author="Nick.Tolimieri" w:date="2022-09-13T12:37:00Z"/>
          <w:trPrChange w:id="12330" w:author="Nick.Tolimieri [2]" w:date="2022-09-09T12:38:00Z">
            <w:trPr>
              <w:divId w:val="1429738465"/>
              <w:trHeight w:val="300"/>
            </w:trPr>
          </w:trPrChange>
        </w:trPr>
        <w:tc>
          <w:tcPr>
            <w:tcW w:w="960" w:type="dxa"/>
            <w:noWrap/>
            <w:hideMark/>
            <w:tcPrChange w:id="123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32" w:author="Nick.Tolimieri [2]" w:date="2022-09-09T12:38:00Z"/>
                <w:del w:id="12333" w:author="Nick.Tolimieri" w:date="2022-09-13T12:37:00Z"/>
                <w:rFonts w:asciiTheme="minorHAnsi" w:eastAsiaTheme="minorHAnsi" w:hAnsiTheme="minorHAnsi" w:cstheme="minorBidi"/>
                <w:sz w:val="22"/>
                <w:szCs w:val="22"/>
                <w:rPrChange w:id="12334" w:author="Nick.Tolimieri [2]" w:date="2022-09-09T12:38:00Z">
                  <w:rPr>
                    <w:ins w:id="12335" w:author="Nick.Tolimieri [2]" w:date="2022-09-09T12:38:00Z"/>
                    <w:del w:id="12336" w:author="Nick.Tolimieri" w:date="2022-09-13T12:37:00Z"/>
                    <w:rFonts w:ascii="Calibri" w:hAnsi="Calibri" w:cs="Calibri"/>
                    <w:color w:val="000000"/>
                    <w:sz w:val="22"/>
                    <w:szCs w:val="22"/>
                  </w:rPr>
                </w:rPrChange>
              </w:rPr>
              <w:pPrChange w:id="12337" w:author="Nick.Tolimieri [2]" w:date="2022-09-09T12:38:00Z">
                <w:pPr/>
              </w:pPrChange>
            </w:pPr>
            <w:ins w:id="12338" w:author="Nick.Tolimieri [2]" w:date="2022-09-09T12:38:00Z">
              <w:del w:id="12339" w:author="Nick.Tolimieri" w:date="2022-09-13T12:37:00Z">
                <w:r w:rsidRPr="001255CF" w:rsidDel="00207938">
                  <w:rPr>
                    <w:rFonts w:asciiTheme="minorHAnsi" w:eastAsiaTheme="minorHAnsi" w:hAnsiTheme="minorHAnsi" w:cstheme="minorBidi"/>
                    <w:sz w:val="22"/>
                    <w:szCs w:val="22"/>
                    <w:rPrChange w:id="12340" w:author="Nick.Tolimieri [2]" w:date="2022-09-09T12:38:00Z">
                      <w:rPr>
                        <w:rFonts w:ascii="Calibri" w:hAnsi="Calibri" w:cs="Calibri"/>
                        <w:color w:val="000000"/>
                        <w:sz w:val="22"/>
                        <w:szCs w:val="22"/>
                      </w:rPr>
                    </w:rPrChange>
                  </w:rPr>
                  <w:delText>Cape Alava</w:delText>
                </w:r>
              </w:del>
            </w:ins>
          </w:p>
        </w:tc>
        <w:tc>
          <w:tcPr>
            <w:tcW w:w="960" w:type="dxa"/>
            <w:noWrap/>
            <w:hideMark/>
            <w:tcPrChange w:id="123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42" w:author="Nick.Tolimieri [2]" w:date="2022-09-09T12:38:00Z"/>
                <w:del w:id="12343" w:author="Nick.Tolimieri" w:date="2022-09-13T12:37:00Z"/>
                <w:rFonts w:asciiTheme="minorHAnsi" w:eastAsiaTheme="minorHAnsi" w:hAnsiTheme="minorHAnsi" w:cstheme="minorBidi"/>
                <w:sz w:val="22"/>
                <w:szCs w:val="22"/>
                <w:rPrChange w:id="12344" w:author="Nick.Tolimieri [2]" w:date="2022-09-09T12:38:00Z">
                  <w:rPr>
                    <w:ins w:id="12345" w:author="Nick.Tolimieri [2]" w:date="2022-09-09T12:38:00Z"/>
                    <w:del w:id="12346" w:author="Nick.Tolimieri" w:date="2022-09-13T12:37:00Z"/>
                    <w:rFonts w:ascii="Calibri" w:hAnsi="Calibri" w:cs="Calibri"/>
                    <w:color w:val="000000"/>
                    <w:sz w:val="22"/>
                    <w:szCs w:val="22"/>
                  </w:rPr>
                </w:rPrChange>
              </w:rPr>
              <w:pPrChange w:id="12347" w:author="Nick.Tolimieri [2]" w:date="2022-09-09T12:38:00Z">
                <w:pPr>
                  <w:jc w:val="right"/>
                </w:pPr>
              </w:pPrChange>
            </w:pPr>
            <w:ins w:id="12348" w:author="Nick.Tolimieri [2]" w:date="2022-09-09T12:38:00Z">
              <w:del w:id="12349" w:author="Nick.Tolimieri" w:date="2022-09-13T12:37:00Z">
                <w:r w:rsidRPr="001255CF" w:rsidDel="00207938">
                  <w:rPr>
                    <w:rFonts w:asciiTheme="minorHAnsi" w:eastAsiaTheme="minorHAnsi" w:hAnsiTheme="minorHAnsi" w:cstheme="minorBidi"/>
                    <w:sz w:val="22"/>
                    <w:szCs w:val="22"/>
                    <w:rPrChange w:id="12350" w:author="Nick.Tolimieri [2]" w:date="2022-09-09T12:38:00Z">
                      <w:rPr>
                        <w:rFonts w:ascii="Calibri" w:hAnsi="Calibri" w:cs="Calibri"/>
                        <w:color w:val="000000"/>
                        <w:sz w:val="22"/>
                        <w:szCs w:val="22"/>
                      </w:rPr>
                    </w:rPrChange>
                  </w:rPr>
                  <w:delText>1997</w:delText>
                </w:r>
              </w:del>
            </w:ins>
          </w:p>
        </w:tc>
        <w:tc>
          <w:tcPr>
            <w:tcW w:w="960" w:type="dxa"/>
            <w:noWrap/>
            <w:hideMark/>
            <w:tcPrChange w:id="123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52" w:author="Nick.Tolimieri [2]" w:date="2022-09-09T12:38:00Z"/>
                <w:del w:id="12353" w:author="Nick.Tolimieri" w:date="2022-09-13T12:37:00Z"/>
                <w:rFonts w:asciiTheme="minorHAnsi" w:eastAsiaTheme="minorHAnsi" w:hAnsiTheme="minorHAnsi" w:cstheme="minorBidi"/>
                <w:sz w:val="22"/>
                <w:szCs w:val="22"/>
                <w:rPrChange w:id="12354" w:author="Nick.Tolimieri [2]" w:date="2022-09-09T12:38:00Z">
                  <w:rPr>
                    <w:ins w:id="12355" w:author="Nick.Tolimieri [2]" w:date="2022-09-09T12:38:00Z"/>
                    <w:del w:id="12356" w:author="Nick.Tolimieri" w:date="2022-09-13T12:37:00Z"/>
                    <w:rFonts w:ascii="Calibri" w:hAnsi="Calibri" w:cs="Calibri"/>
                    <w:color w:val="000000"/>
                    <w:sz w:val="22"/>
                    <w:szCs w:val="22"/>
                  </w:rPr>
                </w:rPrChange>
              </w:rPr>
              <w:pPrChange w:id="12357" w:author="Nick.Tolimieri [2]" w:date="2022-09-09T12:38:00Z">
                <w:pPr>
                  <w:jc w:val="right"/>
                </w:pPr>
              </w:pPrChange>
            </w:pPr>
            <w:ins w:id="12358" w:author="Nick.Tolimieri [2]" w:date="2022-09-09T12:38:00Z">
              <w:del w:id="12359" w:author="Nick.Tolimieri" w:date="2022-09-13T12:37:00Z">
                <w:r w:rsidRPr="001255CF" w:rsidDel="00207938">
                  <w:rPr>
                    <w:rFonts w:asciiTheme="minorHAnsi" w:eastAsiaTheme="minorHAnsi" w:hAnsiTheme="minorHAnsi" w:cstheme="minorBidi"/>
                    <w:sz w:val="22"/>
                    <w:szCs w:val="22"/>
                    <w:rPrChange w:id="12360" w:author="Nick.Tolimieri [2]" w:date="2022-09-09T12:38:00Z">
                      <w:rPr>
                        <w:rFonts w:ascii="Calibri" w:hAnsi="Calibri" w:cs="Calibri"/>
                        <w:color w:val="000000"/>
                        <w:sz w:val="22"/>
                        <w:szCs w:val="22"/>
                      </w:rPr>
                    </w:rPrChange>
                  </w:rPr>
                  <w:delText>37</w:delText>
                </w:r>
              </w:del>
            </w:ins>
          </w:p>
        </w:tc>
        <w:tc>
          <w:tcPr>
            <w:tcW w:w="960" w:type="dxa"/>
            <w:noWrap/>
            <w:hideMark/>
            <w:tcPrChange w:id="123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62" w:author="Nick.Tolimieri [2]" w:date="2022-09-09T12:38:00Z"/>
                <w:del w:id="12363" w:author="Nick.Tolimieri" w:date="2022-09-13T12:37:00Z"/>
                <w:rFonts w:asciiTheme="minorHAnsi" w:eastAsiaTheme="minorHAnsi" w:hAnsiTheme="minorHAnsi" w:cstheme="minorBidi"/>
                <w:sz w:val="22"/>
                <w:szCs w:val="22"/>
                <w:rPrChange w:id="12364" w:author="Nick.Tolimieri [2]" w:date="2022-09-09T12:38:00Z">
                  <w:rPr>
                    <w:ins w:id="12365" w:author="Nick.Tolimieri [2]" w:date="2022-09-09T12:38:00Z"/>
                    <w:del w:id="12366" w:author="Nick.Tolimieri" w:date="2022-09-13T12:37:00Z"/>
                    <w:rFonts w:ascii="Calibri" w:hAnsi="Calibri" w:cs="Calibri"/>
                    <w:color w:val="000000"/>
                    <w:sz w:val="22"/>
                    <w:szCs w:val="22"/>
                  </w:rPr>
                </w:rPrChange>
              </w:rPr>
              <w:pPrChange w:id="12367" w:author="Nick.Tolimieri [2]" w:date="2022-09-09T12:38:00Z">
                <w:pPr>
                  <w:jc w:val="right"/>
                </w:pPr>
              </w:pPrChange>
            </w:pPr>
            <w:ins w:id="12368" w:author="Nick.Tolimieri [2]" w:date="2022-09-09T12:38:00Z">
              <w:del w:id="12369" w:author="Nick.Tolimieri" w:date="2022-09-13T12:37:00Z">
                <w:r w:rsidRPr="001255CF" w:rsidDel="00207938">
                  <w:rPr>
                    <w:rFonts w:asciiTheme="minorHAnsi" w:eastAsiaTheme="minorHAnsi" w:hAnsiTheme="minorHAnsi" w:cstheme="minorBidi"/>
                    <w:sz w:val="22"/>
                    <w:szCs w:val="22"/>
                    <w:rPrChange w:id="12370" w:author="Nick.Tolimieri [2]" w:date="2022-09-09T12:38:00Z">
                      <w:rPr>
                        <w:rFonts w:ascii="Calibri" w:hAnsi="Calibri" w:cs="Calibri"/>
                        <w:color w:val="000000"/>
                        <w:sz w:val="22"/>
                        <w:szCs w:val="22"/>
                      </w:rPr>
                    </w:rPrChange>
                  </w:rPr>
                  <w:delText>128</w:delText>
                </w:r>
              </w:del>
            </w:ins>
          </w:p>
        </w:tc>
        <w:tc>
          <w:tcPr>
            <w:tcW w:w="960" w:type="dxa"/>
            <w:noWrap/>
            <w:hideMark/>
            <w:tcPrChange w:id="123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72" w:author="Nick.Tolimieri [2]" w:date="2022-09-09T12:38:00Z"/>
                <w:del w:id="12373" w:author="Nick.Tolimieri" w:date="2022-09-13T12:37:00Z"/>
                <w:rFonts w:asciiTheme="minorHAnsi" w:eastAsiaTheme="minorHAnsi" w:hAnsiTheme="minorHAnsi" w:cstheme="minorBidi"/>
                <w:sz w:val="22"/>
                <w:szCs w:val="22"/>
                <w:rPrChange w:id="12374" w:author="Nick.Tolimieri [2]" w:date="2022-09-09T12:38:00Z">
                  <w:rPr>
                    <w:ins w:id="12375" w:author="Nick.Tolimieri [2]" w:date="2022-09-09T12:38:00Z"/>
                    <w:del w:id="12376" w:author="Nick.Tolimieri" w:date="2022-09-13T12:37:00Z"/>
                    <w:rFonts w:ascii="Calibri" w:hAnsi="Calibri" w:cs="Calibri"/>
                    <w:color w:val="000000"/>
                    <w:sz w:val="22"/>
                    <w:szCs w:val="22"/>
                  </w:rPr>
                </w:rPrChange>
              </w:rPr>
              <w:pPrChange w:id="12377" w:author="Nick.Tolimieri [2]" w:date="2022-09-09T12:38:00Z">
                <w:pPr>
                  <w:jc w:val="right"/>
                </w:pPr>
              </w:pPrChange>
            </w:pPr>
            <w:ins w:id="12378" w:author="Nick.Tolimieri [2]" w:date="2022-09-09T12:38:00Z">
              <w:del w:id="12379" w:author="Nick.Tolimieri" w:date="2022-09-13T12:37:00Z">
                <w:r w:rsidRPr="001255CF" w:rsidDel="00207938">
                  <w:rPr>
                    <w:rFonts w:asciiTheme="minorHAnsi" w:eastAsiaTheme="minorHAnsi" w:hAnsiTheme="minorHAnsi" w:cstheme="minorBidi"/>
                    <w:sz w:val="22"/>
                    <w:szCs w:val="22"/>
                    <w:rPrChange w:id="12380" w:author="Nick.Tolimieri [2]" w:date="2022-09-09T12:38:00Z">
                      <w:rPr>
                        <w:rFonts w:ascii="Calibri" w:hAnsi="Calibri" w:cs="Calibri"/>
                        <w:color w:val="000000"/>
                        <w:sz w:val="22"/>
                        <w:szCs w:val="22"/>
                      </w:rPr>
                    </w:rPrChange>
                  </w:rPr>
                  <w:delText>6</w:delText>
                </w:r>
              </w:del>
            </w:ins>
          </w:p>
        </w:tc>
        <w:tc>
          <w:tcPr>
            <w:tcW w:w="960" w:type="dxa"/>
            <w:noWrap/>
            <w:hideMark/>
            <w:tcPrChange w:id="123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82" w:author="Nick.Tolimieri [2]" w:date="2022-09-09T12:38:00Z"/>
                <w:del w:id="12383" w:author="Nick.Tolimieri" w:date="2022-09-13T12:37:00Z"/>
                <w:rFonts w:asciiTheme="minorHAnsi" w:eastAsiaTheme="minorHAnsi" w:hAnsiTheme="minorHAnsi" w:cstheme="minorBidi"/>
                <w:sz w:val="22"/>
                <w:szCs w:val="22"/>
                <w:rPrChange w:id="12384" w:author="Nick.Tolimieri [2]" w:date="2022-09-09T12:38:00Z">
                  <w:rPr>
                    <w:ins w:id="12385" w:author="Nick.Tolimieri [2]" w:date="2022-09-09T12:38:00Z"/>
                    <w:del w:id="12386" w:author="Nick.Tolimieri" w:date="2022-09-13T12:37:00Z"/>
                    <w:rFonts w:ascii="Calibri" w:hAnsi="Calibri" w:cs="Calibri"/>
                    <w:color w:val="000000"/>
                    <w:sz w:val="22"/>
                    <w:szCs w:val="22"/>
                  </w:rPr>
                </w:rPrChange>
              </w:rPr>
              <w:pPrChange w:id="12387" w:author="Nick.Tolimieri [2]" w:date="2022-09-09T12:38:00Z">
                <w:pPr>
                  <w:jc w:val="right"/>
                </w:pPr>
              </w:pPrChange>
            </w:pPr>
            <w:ins w:id="12388" w:author="Nick.Tolimieri [2]" w:date="2022-09-09T12:38:00Z">
              <w:del w:id="12389" w:author="Nick.Tolimieri" w:date="2022-09-13T12:37:00Z">
                <w:r w:rsidRPr="001255CF" w:rsidDel="00207938">
                  <w:rPr>
                    <w:rFonts w:asciiTheme="minorHAnsi" w:eastAsiaTheme="minorHAnsi" w:hAnsiTheme="minorHAnsi" w:cstheme="minorBidi"/>
                    <w:sz w:val="22"/>
                    <w:szCs w:val="22"/>
                    <w:rPrChange w:id="12390" w:author="Nick.Tolimieri [2]" w:date="2022-09-09T12:38:00Z">
                      <w:rPr>
                        <w:rFonts w:ascii="Calibri" w:hAnsi="Calibri" w:cs="Calibri"/>
                        <w:color w:val="000000"/>
                        <w:sz w:val="22"/>
                        <w:szCs w:val="22"/>
                      </w:rPr>
                    </w:rPrChange>
                  </w:rPr>
                  <w:delText>110</w:delText>
                </w:r>
              </w:del>
            </w:ins>
          </w:p>
        </w:tc>
        <w:tc>
          <w:tcPr>
            <w:tcW w:w="960" w:type="dxa"/>
            <w:noWrap/>
            <w:hideMark/>
            <w:tcPrChange w:id="123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92" w:author="Nick.Tolimieri [2]" w:date="2022-09-09T12:38:00Z"/>
                <w:del w:id="12393" w:author="Nick.Tolimieri" w:date="2022-09-13T12:37:00Z"/>
                <w:rFonts w:asciiTheme="minorHAnsi" w:eastAsiaTheme="minorHAnsi" w:hAnsiTheme="minorHAnsi" w:cstheme="minorBidi"/>
                <w:sz w:val="22"/>
                <w:szCs w:val="22"/>
                <w:rPrChange w:id="12394" w:author="Nick.Tolimieri [2]" w:date="2022-09-09T12:38:00Z">
                  <w:rPr>
                    <w:ins w:id="12395" w:author="Nick.Tolimieri [2]" w:date="2022-09-09T12:38:00Z"/>
                    <w:del w:id="12396" w:author="Nick.Tolimieri" w:date="2022-09-13T12:37:00Z"/>
                    <w:rFonts w:ascii="Calibri" w:hAnsi="Calibri" w:cs="Calibri"/>
                    <w:color w:val="000000"/>
                    <w:sz w:val="22"/>
                    <w:szCs w:val="22"/>
                  </w:rPr>
                </w:rPrChange>
              </w:rPr>
              <w:pPrChange w:id="12397" w:author="Nick.Tolimieri [2]" w:date="2022-09-09T12:38:00Z">
                <w:pPr>
                  <w:jc w:val="right"/>
                </w:pPr>
              </w:pPrChange>
            </w:pPr>
            <w:ins w:id="12398" w:author="Nick.Tolimieri [2]" w:date="2022-09-09T12:38:00Z">
              <w:del w:id="12399" w:author="Nick.Tolimieri" w:date="2022-09-13T12:37:00Z">
                <w:r w:rsidRPr="001255CF" w:rsidDel="00207938">
                  <w:rPr>
                    <w:rFonts w:asciiTheme="minorHAnsi" w:eastAsiaTheme="minorHAnsi" w:hAnsiTheme="minorHAnsi" w:cstheme="minorBidi"/>
                    <w:sz w:val="22"/>
                    <w:szCs w:val="22"/>
                    <w:rPrChange w:id="12400" w:author="Nick.Tolimieri [2]" w:date="2022-09-09T12:38:00Z">
                      <w:rPr>
                        <w:rFonts w:ascii="Calibri" w:hAnsi="Calibri" w:cs="Calibri"/>
                        <w:color w:val="000000"/>
                        <w:sz w:val="22"/>
                        <w:szCs w:val="22"/>
                      </w:rPr>
                    </w:rPrChange>
                  </w:rPr>
                  <w:delText>5</w:delText>
                </w:r>
              </w:del>
            </w:ins>
          </w:p>
        </w:tc>
        <w:tc>
          <w:tcPr>
            <w:tcW w:w="960" w:type="dxa"/>
            <w:noWrap/>
            <w:hideMark/>
            <w:tcPrChange w:id="124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02" w:author="Nick.Tolimieri [2]" w:date="2022-09-09T12:38:00Z"/>
                <w:del w:id="12403" w:author="Nick.Tolimieri" w:date="2022-09-13T12:37:00Z"/>
                <w:rFonts w:asciiTheme="minorHAnsi" w:eastAsiaTheme="minorHAnsi" w:hAnsiTheme="minorHAnsi" w:cstheme="minorBidi"/>
                <w:sz w:val="22"/>
                <w:szCs w:val="22"/>
                <w:rPrChange w:id="12404" w:author="Nick.Tolimieri [2]" w:date="2022-09-09T12:38:00Z">
                  <w:rPr>
                    <w:ins w:id="12405" w:author="Nick.Tolimieri [2]" w:date="2022-09-09T12:38:00Z"/>
                    <w:del w:id="12406" w:author="Nick.Tolimieri" w:date="2022-09-13T12:37:00Z"/>
                    <w:rFonts w:ascii="Calibri" w:hAnsi="Calibri" w:cs="Calibri"/>
                    <w:color w:val="000000"/>
                    <w:sz w:val="22"/>
                    <w:szCs w:val="22"/>
                  </w:rPr>
                </w:rPrChange>
              </w:rPr>
              <w:pPrChange w:id="12407" w:author="Nick.Tolimieri [2]" w:date="2022-09-09T12:38:00Z">
                <w:pPr>
                  <w:jc w:val="right"/>
                </w:pPr>
              </w:pPrChange>
            </w:pPr>
            <w:ins w:id="12408" w:author="Nick.Tolimieri [2]" w:date="2022-09-09T12:38:00Z">
              <w:del w:id="12409" w:author="Nick.Tolimieri" w:date="2022-09-13T12:37:00Z">
                <w:r w:rsidRPr="001255CF" w:rsidDel="00207938">
                  <w:rPr>
                    <w:rFonts w:asciiTheme="minorHAnsi" w:eastAsiaTheme="minorHAnsi" w:hAnsiTheme="minorHAnsi" w:cstheme="minorBidi"/>
                    <w:sz w:val="22"/>
                    <w:szCs w:val="22"/>
                    <w:rPrChange w:id="12410" w:author="Nick.Tolimieri [2]" w:date="2022-09-09T12:38:00Z">
                      <w:rPr>
                        <w:rFonts w:ascii="Calibri" w:hAnsi="Calibri" w:cs="Calibri"/>
                        <w:color w:val="000000"/>
                        <w:sz w:val="22"/>
                        <w:szCs w:val="22"/>
                      </w:rPr>
                    </w:rPrChange>
                  </w:rPr>
                  <w:delText>50</w:delText>
                </w:r>
              </w:del>
            </w:ins>
          </w:p>
        </w:tc>
        <w:tc>
          <w:tcPr>
            <w:tcW w:w="960" w:type="dxa"/>
            <w:noWrap/>
            <w:hideMark/>
            <w:tcPrChange w:id="124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12" w:author="Nick.Tolimieri [2]" w:date="2022-09-09T12:38:00Z"/>
                <w:del w:id="12413" w:author="Nick.Tolimieri" w:date="2022-09-13T12:37:00Z"/>
                <w:rFonts w:asciiTheme="minorHAnsi" w:eastAsiaTheme="minorHAnsi" w:hAnsiTheme="minorHAnsi" w:cstheme="minorBidi"/>
                <w:sz w:val="22"/>
                <w:szCs w:val="22"/>
                <w:rPrChange w:id="12414" w:author="Nick.Tolimieri [2]" w:date="2022-09-09T12:38:00Z">
                  <w:rPr>
                    <w:ins w:id="12415" w:author="Nick.Tolimieri [2]" w:date="2022-09-09T12:38:00Z"/>
                    <w:del w:id="12416" w:author="Nick.Tolimieri" w:date="2022-09-13T12:37:00Z"/>
                    <w:rFonts w:ascii="Calibri" w:hAnsi="Calibri" w:cs="Calibri"/>
                    <w:color w:val="000000"/>
                    <w:sz w:val="22"/>
                    <w:szCs w:val="22"/>
                  </w:rPr>
                </w:rPrChange>
              </w:rPr>
              <w:pPrChange w:id="12417" w:author="Nick.Tolimieri [2]" w:date="2022-09-09T12:38:00Z">
                <w:pPr>
                  <w:jc w:val="right"/>
                </w:pPr>
              </w:pPrChange>
            </w:pPr>
            <w:ins w:id="12418" w:author="Nick.Tolimieri [2]" w:date="2022-09-09T12:38:00Z">
              <w:del w:id="12419" w:author="Nick.Tolimieri" w:date="2022-09-13T12:37:00Z">
                <w:r w:rsidRPr="001255CF" w:rsidDel="00207938">
                  <w:rPr>
                    <w:rFonts w:asciiTheme="minorHAnsi" w:eastAsiaTheme="minorHAnsi" w:hAnsiTheme="minorHAnsi" w:cstheme="minorBidi"/>
                    <w:sz w:val="22"/>
                    <w:szCs w:val="22"/>
                    <w:rPrChange w:id="12420" w:author="Nick.Tolimieri [2]" w:date="2022-09-09T12:38:00Z">
                      <w:rPr>
                        <w:rFonts w:ascii="Calibri" w:hAnsi="Calibri" w:cs="Calibri"/>
                        <w:color w:val="000000"/>
                        <w:sz w:val="22"/>
                        <w:szCs w:val="22"/>
                      </w:rPr>
                    </w:rPrChange>
                  </w:rPr>
                  <w:delText>1.97</w:delText>
                </w:r>
              </w:del>
            </w:ins>
          </w:p>
        </w:tc>
        <w:tc>
          <w:tcPr>
            <w:tcW w:w="960" w:type="dxa"/>
            <w:noWrap/>
            <w:hideMark/>
            <w:tcPrChange w:id="124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22" w:author="Nick.Tolimieri [2]" w:date="2022-09-09T12:38:00Z"/>
                <w:del w:id="12423" w:author="Nick.Tolimieri" w:date="2022-09-13T12:37:00Z"/>
                <w:rFonts w:asciiTheme="minorHAnsi" w:eastAsiaTheme="minorHAnsi" w:hAnsiTheme="minorHAnsi" w:cstheme="minorBidi"/>
                <w:sz w:val="22"/>
                <w:szCs w:val="22"/>
                <w:rPrChange w:id="12424" w:author="Nick.Tolimieri [2]" w:date="2022-09-09T12:38:00Z">
                  <w:rPr>
                    <w:ins w:id="12425" w:author="Nick.Tolimieri [2]" w:date="2022-09-09T12:38:00Z"/>
                    <w:del w:id="12426" w:author="Nick.Tolimieri" w:date="2022-09-13T12:37:00Z"/>
                    <w:rFonts w:ascii="Calibri" w:hAnsi="Calibri" w:cs="Calibri"/>
                    <w:color w:val="000000"/>
                    <w:sz w:val="22"/>
                    <w:szCs w:val="22"/>
                  </w:rPr>
                </w:rPrChange>
              </w:rPr>
              <w:pPrChange w:id="12427" w:author="Nick.Tolimieri [2]" w:date="2022-09-09T12:38:00Z">
                <w:pPr>
                  <w:jc w:val="right"/>
                </w:pPr>
              </w:pPrChange>
            </w:pPr>
            <w:ins w:id="12428" w:author="Nick.Tolimieri [2]" w:date="2022-09-09T12:38:00Z">
              <w:del w:id="12429" w:author="Nick.Tolimieri" w:date="2022-09-13T12:37:00Z">
                <w:r w:rsidRPr="001255CF" w:rsidDel="00207938">
                  <w:rPr>
                    <w:rFonts w:asciiTheme="minorHAnsi" w:eastAsiaTheme="minorHAnsi" w:hAnsiTheme="minorHAnsi" w:cstheme="minorBidi"/>
                    <w:sz w:val="22"/>
                    <w:szCs w:val="22"/>
                    <w:rPrChange w:id="12430" w:author="Nick.Tolimieri [2]" w:date="2022-09-09T12:38:00Z">
                      <w:rPr>
                        <w:rFonts w:ascii="Calibri" w:hAnsi="Calibri" w:cs="Calibri"/>
                        <w:color w:val="000000"/>
                        <w:sz w:val="22"/>
                        <w:szCs w:val="22"/>
                      </w:rPr>
                    </w:rPrChange>
                  </w:rPr>
                  <w:delText>0.34</w:delText>
                </w:r>
              </w:del>
            </w:ins>
          </w:p>
        </w:tc>
      </w:tr>
      <w:tr w:rsidR="001255CF" w:rsidRPr="001255CF" w:rsidDel="00207938" w:rsidTr="001255CF">
        <w:trPr>
          <w:divId w:val="1429738465"/>
          <w:trHeight w:val="300"/>
          <w:ins w:id="12431" w:author="Nick.Tolimieri [2]" w:date="2022-09-09T12:38:00Z"/>
          <w:del w:id="12432" w:author="Nick.Tolimieri" w:date="2022-09-13T12:37:00Z"/>
          <w:trPrChange w:id="12433" w:author="Nick.Tolimieri [2]" w:date="2022-09-09T12:38:00Z">
            <w:trPr>
              <w:divId w:val="1429738465"/>
              <w:trHeight w:val="300"/>
            </w:trPr>
          </w:trPrChange>
        </w:trPr>
        <w:tc>
          <w:tcPr>
            <w:tcW w:w="960" w:type="dxa"/>
            <w:noWrap/>
            <w:hideMark/>
            <w:tcPrChange w:id="124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35" w:author="Nick.Tolimieri [2]" w:date="2022-09-09T12:38:00Z"/>
                <w:del w:id="12436" w:author="Nick.Tolimieri" w:date="2022-09-13T12:37:00Z"/>
                <w:rFonts w:asciiTheme="minorHAnsi" w:eastAsiaTheme="minorHAnsi" w:hAnsiTheme="minorHAnsi" w:cstheme="minorBidi"/>
                <w:sz w:val="22"/>
                <w:szCs w:val="22"/>
                <w:rPrChange w:id="12437" w:author="Nick.Tolimieri [2]" w:date="2022-09-09T12:38:00Z">
                  <w:rPr>
                    <w:ins w:id="12438" w:author="Nick.Tolimieri [2]" w:date="2022-09-09T12:38:00Z"/>
                    <w:del w:id="12439" w:author="Nick.Tolimieri" w:date="2022-09-13T12:37:00Z"/>
                    <w:rFonts w:ascii="Calibri" w:hAnsi="Calibri" w:cs="Calibri"/>
                    <w:color w:val="000000"/>
                    <w:sz w:val="22"/>
                    <w:szCs w:val="22"/>
                  </w:rPr>
                </w:rPrChange>
              </w:rPr>
              <w:pPrChange w:id="12440" w:author="Nick.Tolimieri [2]" w:date="2022-09-09T12:38:00Z">
                <w:pPr/>
              </w:pPrChange>
            </w:pPr>
            <w:ins w:id="12441" w:author="Nick.Tolimieri [2]" w:date="2022-09-09T12:38:00Z">
              <w:del w:id="12442" w:author="Nick.Tolimieri" w:date="2022-09-13T12:37:00Z">
                <w:r w:rsidRPr="001255CF" w:rsidDel="00207938">
                  <w:rPr>
                    <w:rFonts w:asciiTheme="minorHAnsi" w:eastAsiaTheme="minorHAnsi" w:hAnsiTheme="minorHAnsi" w:cstheme="minorBidi"/>
                    <w:sz w:val="22"/>
                    <w:szCs w:val="22"/>
                    <w:rPrChange w:id="12443" w:author="Nick.Tolimieri [2]" w:date="2022-09-09T12:38:00Z">
                      <w:rPr>
                        <w:rFonts w:ascii="Calibri" w:hAnsi="Calibri" w:cs="Calibri"/>
                        <w:color w:val="000000"/>
                        <w:sz w:val="22"/>
                        <w:szCs w:val="22"/>
                      </w:rPr>
                    </w:rPrChange>
                  </w:rPr>
                  <w:delText>Cape Alava</w:delText>
                </w:r>
              </w:del>
            </w:ins>
          </w:p>
        </w:tc>
        <w:tc>
          <w:tcPr>
            <w:tcW w:w="960" w:type="dxa"/>
            <w:noWrap/>
            <w:hideMark/>
            <w:tcPrChange w:id="124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45" w:author="Nick.Tolimieri [2]" w:date="2022-09-09T12:38:00Z"/>
                <w:del w:id="12446" w:author="Nick.Tolimieri" w:date="2022-09-13T12:37:00Z"/>
                <w:rFonts w:asciiTheme="minorHAnsi" w:eastAsiaTheme="minorHAnsi" w:hAnsiTheme="minorHAnsi" w:cstheme="minorBidi"/>
                <w:sz w:val="22"/>
                <w:szCs w:val="22"/>
                <w:rPrChange w:id="12447" w:author="Nick.Tolimieri [2]" w:date="2022-09-09T12:38:00Z">
                  <w:rPr>
                    <w:ins w:id="12448" w:author="Nick.Tolimieri [2]" w:date="2022-09-09T12:38:00Z"/>
                    <w:del w:id="12449" w:author="Nick.Tolimieri" w:date="2022-09-13T12:37:00Z"/>
                    <w:rFonts w:ascii="Calibri" w:hAnsi="Calibri" w:cs="Calibri"/>
                    <w:color w:val="000000"/>
                    <w:sz w:val="22"/>
                    <w:szCs w:val="22"/>
                  </w:rPr>
                </w:rPrChange>
              </w:rPr>
              <w:pPrChange w:id="12450" w:author="Nick.Tolimieri [2]" w:date="2022-09-09T12:38:00Z">
                <w:pPr>
                  <w:jc w:val="right"/>
                </w:pPr>
              </w:pPrChange>
            </w:pPr>
            <w:ins w:id="12451" w:author="Nick.Tolimieri [2]" w:date="2022-09-09T12:38:00Z">
              <w:del w:id="12452" w:author="Nick.Tolimieri" w:date="2022-09-13T12:37:00Z">
                <w:r w:rsidRPr="001255CF" w:rsidDel="00207938">
                  <w:rPr>
                    <w:rFonts w:asciiTheme="minorHAnsi" w:eastAsiaTheme="minorHAnsi" w:hAnsiTheme="minorHAnsi" w:cstheme="minorBidi"/>
                    <w:sz w:val="22"/>
                    <w:szCs w:val="22"/>
                    <w:rPrChange w:id="12453" w:author="Nick.Tolimieri [2]" w:date="2022-09-09T12:38:00Z">
                      <w:rPr>
                        <w:rFonts w:ascii="Calibri" w:hAnsi="Calibri" w:cs="Calibri"/>
                        <w:color w:val="000000"/>
                        <w:sz w:val="22"/>
                        <w:szCs w:val="22"/>
                      </w:rPr>
                    </w:rPrChange>
                  </w:rPr>
                  <w:delText>1998</w:delText>
                </w:r>
              </w:del>
            </w:ins>
          </w:p>
        </w:tc>
        <w:tc>
          <w:tcPr>
            <w:tcW w:w="960" w:type="dxa"/>
            <w:noWrap/>
            <w:hideMark/>
            <w:tcPrChange w:id="124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55" w:author="Nick.Tolimieri [2]" w:date="2022-09-09T12:38:00Z"/>
                <w:del w:id="12456" w:author="Nick.Tolimieri" w:date="2022-09-13T12:37:00Z"/>
                <w:rFonts w:asciiTheme="minorHAnsi" w:eastAsiaTheme="minorHAnsi" w:hAnsiTheme="minorHAnsi" w:cstheme="minorBidi"/>
                <w:sz w:val="22"/>
                <w:szCs w:val="22"/>
                <w:rPrChange w:id="12457" w:author="Nick.Tolimieri [2]" w:date="2022-09-09T12:38:00Z">
                  <w:rPr>
                    <w:ins w:id="12458" w:author="Nick.Tolimieri [2]" w:date="2022-09-09T12:38:00Z"/>
                    <w:del w:id="12459" w:author="Nick.Tolimieri" w:date="2022-09-13T12:37:00Z"/>
                    <w:rFonts w:ascii="Calibri" w:hAnsi="Calibri" w:cs="Calibri"/>
                    <w:color w:val="000000"/>
                    <w:sz w:val="22"/>
                    <w:szCs w:val="22"/>
                  </w:rPr>
                </w:rPrChange>
              </w:rPr>
              <w:pPrChange w:id="12460" w:author="Nick.Tolimieri [2]" w:date="2022-09-09T12:38:00Z">
                <w:pPr>
                  <w:jc w:val="right"/>
                </w:pPr>
              </w:pPrChange>
            </w:pPr>
            <w:ins w:id="12461" w:author="Nick.Tolimieri [2]" w:date="2022-09-09T12:38:00Z">
              <w:del w:id="12462" w:author="Nick.Tolimieri" w:date="2022-09-13T12:37:00Z">
                <w:r w:rsidRPr="001255CF" w:rsidDel="00207938">
                  <w:rPr>
                    <w:rFonts w:asciiTheme="minorHAnsi" w:eastAsiaTheme="minorHAnsi" w:hAnsiTheme="minorHAnsi" w:cstheme="minorBidi"/>
                    <w:sz w:val="22"/>
                    <w:szCs w:val="22"/>
                    <w:rPrChange w:id="12463" w:author="Nick.Tolimieri [2]" w:date="2022-09-09T12:38:00Z">
                      <w:rPr>
                        <w:rFonts w:ascii="Calibri" w:hAnsi="Calibri" w:cs="Calibri"/>
                        <w:color w:val="000000"/>
                        <w:sz w:val="22"/>
                        <w:szCs w:val="22"/>
                      </w:rPr>
                    </w:rPrChange>
                  </w:rPr>
                  <w:delText>29</w:delText>
                </w:r>
              </w:del>
            </w:ins>
          </w:p>
        </w:tc>
        <w:tc>
          <w:tcPr>
            <w:tcW w:w="960" w:type="dxa"/>
            <w:noWrap/>
            <w:hideMark/>
            <w:tcPrChange w:id="124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65" w:author="Nick.Tolimieri [2]" w:date="2022-09-09T12:38:00Z"/>
                <w:del w:id="12466" w:author="Nick.Tolimieri" w:date="2022-09-13T12:37:00Z"/>
                <w:rFonts w:asciiTheme="minorHAnsi" w:eastAsiaTheme="minorHAnsi" w:hAnsiTheme="minorHAnsi" w:cstheme="minorBidi"/>
                <w:sz w:val="22"/>
                <w:szCs w:val="22"/>
                <w:rPrChange w:id="12467" w:author="Nick.Tolimieri [2]" w:date="2022-09-09T12:38:00Z">
                  <w:rPr>
                    <w:ins w:id="12468" w:author="Nick.Tolimieri [2]" w:date="2022-09-09T12:38:00Z"/>
                    <w:del w:id="12469" w:author="Nick.Tolimieri" w:date="2022-09-13T12:37:00Z"/>
                    <w:rFonts w:ascii="Calibri" w:hAnsi="Calibri" w:cs="Calibri"/>
                    <w:color w:val="000000"/>
                    <w:sz w:val="22"/>
                    <w:szCs w:val="22"/>
                  </w:rPr>
                </w:rPrChange>
              </w:rPr>
              <w:pPrChange w:id="12470" w:author="Nick.Tolimieri [2]" w:date="2022-09-09T12:38:00Z">
                <w:pPr>
                  <w:jc w:val="right"/>
                </w:pPr>
              </w:pPrChange>
            </w:pPr>
            <w:ins w:id="12471" w:author="Nick.Tolimieri [2]" w:date="2022-09-09T12:38:00Z">
              <w:del w:id="12472" w:author="Nick.Tolimieri" w:date="2022-09-13T12:37:00Z">
                <w:r w:rsidRPr="001255CF" w:rsidDel="00207938">
                  <w:rPr>
                    <w:rFonts w:asciiTheme="minorHAnsi" w:eastAsiaTheme="minorHAnsi" w:hAnsiTheme="minorHAnsi" w:cstheme="minorBidi"/>
                    <w:sz w:val="22"/>
                    <w:szCs w:val="22"/>
                    <w:rPrChange w:id="12473" w:author="Nick.Tolimieri [2]" w:date="2022-09-09T12:38:00Z">
                      <w:rPr>
                        <w:rFonts w:ascii="Calibri" w:hAnsi="Calibri" w:cs="Calibri"/>
                        <w:color w:val="000000"/>
                        <w:sz w:val="22"/>
                        <w:szCs w:val="22"/>
                      </w:rPr>
                    </w:rPrChange>
                  </w:rPr>
                  <w:delText>123</w:delText>
                </w:r>
              </w:del>
            </w:ins>
          </w:p>
        </w:tc>
        <w:tc>
          <w:tcPr>
            <w:tcW w:w="960" w:type="dxa"/>
            <w:noWrap/>
            <w:hideMark/>
            <w:tcPrChange w:id="124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75" w:author="Nick.Tolimieri [2]" w:date="2022-09-09T12:38:00Z"/>
                <w:del w:id="12476" w:author="Nick.Tolimieri" w:date="2022-09-13T12:37:00Z"/>
                <w:rFonts w:asciiTheme="minorHAnsi" w:eastAsiaTheme="minorHAnsi" w:hAnsiTheme="minorHAnsi" w:cstheme="minorBidi"/>
                <w:sz w:val="22"/>
                <w:szCs w:val="22"/>
                <w:rPrChange w:id="12477" w:author="Nick.Tolimieri [2]" w:date="2022-09-09T12:38:00Z">
                  <w:rPr>
                    <w:ins w:id="12478" w:author="Nick.Tolimieri [2]" w:date="2022-09-09T12:38:00Z"/>
                    <w:del w:id="12479" w:author="Nick.Tolimieri" w:date="2022-09-13T12:37:00Z"/>
                    <w:rFonts w:ascii="Calibri" w:hAnsi="Calibri" w:cs="Calibri"/>
                    <w:color w:val="000000"/>
                    <w:sz w:val="22"/>
                    <w:szCs w:val="22"/>
                  </w:rPr>
                </w:rPrChange>
              </w:rPr>
              <w:pPrChange w:id="12480" w:author="Nick.Tolimieri [2]" w:date="2022-09-09T12:38:00Z">
                <w:pPr>
                  <w:jc w:val="right"/>
                </w:pPr>
              </w:pPrChange>
            </w:pPr>
            <w:ins w:id="12481" w:author="Nick.Tolimieri [2]" w:date="2022-09-09T12:38:00Z">
              <w:del w:id="12482" w:author="Nick.Tolimieri" w:date="2022-09-13T12:37:00Z">
                <w:r w:rsidRPr="001255CF" w:rsidDel="00207938">
                  <w:rPr>
                    <w:rFonts w:asciiTheme="minorHAnsi" w:eastAsiaTheme="minorHAnsi" w:hAnsiTheme="minorHAnsi" w:cstheme="minorBidi"/>
                    <w:sz w:val="22"/>
                    <w:szCs w:val="22"/>
                    <w:rPrChange w:id="12483" w:author="Nick.Tolimieri [2]" w:date="2022-09-09T12:38:00Z">
                      <w:rPr>
                        <w:rFonts w:ascii="Calibri" w:hAnsi="Calibri" w:cs="Calibri"/>
                        <w:color w:val="000000"/>
                        <w:sz w:val="22"/>
                        <w:szCs w:val="22"/>
                      </w:rPr>
                    </w:rPrChange>
                  </w:rPr>
                  <w:delText>6</w:delText>
                </w:r>
              </w:del>
            </w:ins>
          </w:p>
        </w:tc>
        <w:tc>
          <w:tcPr>
            <w:tcW w:w="960" w:type="dxa"/>
            <w:noWrap/>
            <w:hideMark/>
            <w:tcPrChange w:id="124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85" w:author="Nick.Tolimieri [2]" w:date="2022-09-09T12:38:00Z"/>
                <w:del w:id="12486" w:author="Nick.Tolimieri" w:date="2022-09-13T12:37:00Z"/>
                <w:rFonts w:asciiTheme="minorHAnsi" w:eastAsiaTheme="minorHAnsi" w:hAnsiTheme="minorHAnsi" w:cstheme="minorBidi"/>
                <w:sz w:val="22"/>
                <w:szCs w:val="22"/>
                <w:rPrChange w:id="12487" w:author="Nick.Tolimieri [2]" w:date="2022-09-09T12:38:00Z">
                  <w:rPr>
                    <w:ins w:id="12488" w:author="Nick.Tolimieri [2]" w:date="2022-09-09T12:38:00Z"/>
                    <w:del w:id="12489" w:author="Nick.Tolimieri" w:date="2022-09-13T12:37:00Z"/>
                    <w:rFonts w:ascii="Calibri" w:hAnsi="Calibri" w:cs="Calibri"/>
                    <w:color w:val="000000"/>
                    <w:sz w:val="22"/>
                    <w:szCs w:val="22"/>
                  </w:rPr>
                </w:rPrChange>
              </w:rPr>
              <w:pPrChange w:id="12490" w:author="Nick.Tolimieri [2]" w:date="2022-09-09T12:38:00Z">
                <w:pPr>
                  <w:jc w:val="right"/>
                </w:pPr>
              </w:pPrChange>
            </w:pPr>
            <w:ins w:id="12491" w:author="Nick.Tolimieri [2]" w:date="2022-09-09T12:38:00Z">
              <w:del w:id="12492" w:author="Nick.Tolimieri" w:date="2022-09-13T12:37:00Z">
                <w:r w:rsidRPr="001255CF" w:rsidDel="00207938">
                  <w:rPr>
                    <w:rFonts w:asciiTheme="minorHAnsi" w:eastAsiaTheme="minorHAnsi" w:hAnsiTheme="minorHAnsi" w:cstheme="minorBidi"/>
                    <w:sz w:val="22"/>
                    <w:szCs w:val="22"/>
                    <w:rPrChange w:id="12493" w:author="Nick.Tolimieri [2]" w:date="2022-09-09T12:38:00Z">
                      <w:rPr>
                        <w:rFonts w:ascii="Calibri" w:hAnsi="Calibri" w:cs="Calibri"/>
                        <w:color w:val="000000"/>
                        <w:sz w:val="22"/>
                        <w:szCs w:val="22"/>
                      </w:rPr>
                    </w:rPrChange>
                  </w:rPr>
                  <w:delText>108</w:delText>
                </w:r>
              </w:del>
            </w:ins>
          </w:p>
        </w:tc>
        <w:tc>
          <w:tcPr>
            <w:tcW w:w="960" w:type="dxa"/>
            <w:noWrap/>
            <w:hideMark/>
            <w:tcPrChange w:id="124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95" w:author="Nick.Tolimieri [2]" w:date="2022-09-09T12:38:00Z"/>
                <w:del w:id="12496" w:author="Nick.Tolimieri" w:date="2022-09-13T12:37:00Z"/>
                <w:rFonts w:asciiTheme="minorHAnsi" w:eastAsiaTheme="minorHAnsi" w:hAnsiTheme="minorHAnsi" w:cstheme="minorBidi"/>
                <w:sz w:val="22"/>
                <w:szCs w:val="22"/>
                <w:rPrChange w:id="12497" w:author="Nick.Tolimieri [2]" w:date="2022-09-09T12:38:00Z">
                  <w:rPr>
                    <w:ins w:id="12498" w:author="Nick.Tolimieri [2]" w:date="2022-09-09T12:38:00Z"/>
                    <w:del w:id="12499" w:author="Nick.Tolimieri" w:date="2022-09-13T12:37:00Z"/>
                    <w:rFonts w:ascii="Calibri" w:hAnsi="Calibri" w:cs="Calibri"/>
                    <w:color w:val="000000"/>
                    <w:sz w:val="22"/>
                    <w:szCs w:val="22"/>
                  </w:rPr>
                </w:rPrChange>
              </w:rPr>
              <w:pPrChange w:id="12500" w:author="Nick.Tolimieri [2]" w:date="2022-09-09T12:38:00Z">
                <w:pPr>
                  <w:jc w:val="right"/>
                </w:pPr>
              </w:pPrChange>
            </w:pPr>
            <w:ins w:id="12501" w:author="Nick.Tolimieri [2]" w:date="2022-09-09T12:38:00Z">
              <w:del w:id="12502" w:author="Nick.Tolimieri" w:date="2022-09-13T12:37:00Z">
                <w:r w:rsidRPr="001255CF" w:rsidDel="00207938">
                  <w:rPr>
                    <w:rFonts w:asciiTheme="minorHAnsi" w:eastAsiaTheme="minorHAnsi" w:hAnsiTheme="minorHAnsi" w:cstheme="minorBidi"/>
                    <w:sz w:val="22"/>
                    <w:szCs w:val="22"/>
                    <w:rPrChange w:id="12503" w:author="Nick.Tolimieri [2]" w:date="2022-09-09T12:38:00Z">
                      <w:rPr>
                        <w:rFonts w:ascii="Calibri" w:hAnsi="Calibri" w:cs="Calibri"/>
                        <w:color w:val="000000"/>
                        <w:sz w:val="22"/>
                        <w:szCs w:val="22"/>
                      </w:rPr>
                    </w:rPrChange>
                  </w:rPr>
                  <w:delText>5</w:delText>
                </w:r>
              </w:del>
            </w:ins>
          </w:p>
        </w:tc>
        <w:tc>
          <w:tcPr>
            <w:tcW w:w="960" w:type="dxa"/>
            <w:noWrap/>
            <w:hideMark/>
            <w:tcPrChange w:id="125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05" w:author="Nick.Tolimieri [2]" w:date="2022-09-09T12:38:00Z"/>
                <w:del w:id="12506" w:author="Nick.Tolimieri" w:date="2022-09-13T12:37:00Z"/>
                <w:rFonts w:asciiTheme="minorHAnsi" w:eastAsiaTheme="minorHAnsi" w:hAnsiTheme="minorHAnsi" w:cstheme="minorBidi"/>
                <w:sz w:val="22"/>
                <w:szCs w:val="22"/>
                <w:rPrChange w:id="12507" w:author="Nick.Tolimieri [2]" w:date="2022-09-09T12:38:00Z">
                  <w:rPr>
                    <w:ins w:id="12508" w:author="Nick.Tolimieri [2]" w:date="2022-09-09T12:38:00Z"/>
                    <w:del w:id="12509" w:author="Nick.Tolimieri" w:date="2022-09-13T12:37:00Z"/>
                    <w:rFonts w:ascii="Calibri" w:hAnsi="Calibri" w:cs="Calibri"/>
                    <w:color w:val="000000"/>
                    <w:sz w:val="22"/>
                    <w:szCs w:val="22"/>
                  </w:rPr>
                </w:rPrChange>
              </w:rPr>
              <w:pPrChange w:id="12510" w:author="Nick.Tolimieri [2]" w:date="2022-09-09T12:38:00Z">
                <w:pPr>
                  <w:jc w:val="right"/>
                </w:pPr>
              </w:pPrChange>
            </w:pPr>
            <w:ins w:id="12511" w:author="Nick.Tolimieri [2]" w:date="2022-09-09T12:38:00Z">
              <w:del w:id="12512" w:author="Nick.Tolimieri" w:date="2022-09-13T12:37:00Z">
                <w:r w:rsidRPr="001255CF" w:rsidDel="00207938">
                  <w:rPr>
                    <w:rFonts w:asciiTheme="minorHAnsi" w:eastAsiaTheme="minorHAnsi" w:hAnsiTheme="minorHAnsi" w:cstheme="minorBidi"/>
                    <w:sz w:val="22"/>
                    <w:szCs w:val="22"/>
                    <w:rPrChange w:id="12513" w:author="Nick.Tolimieri [2]" w:date="2022-09-09T12:38:00Z">
                      <w:rPr>
                        <w:rFonts w:ascii="Calibri" w:hAnsi="Calibri" w:cs="Calibri"/>
                        <w:color w:val="000000"/>
                        <w:sz w:val="22"/>
                        <w:szCs w:val="22"/>
                      </w:rPr>
                    </w:rPrChange>
                  </w:rPr>
                  <w:delText>44</w:delText>
                </w:r>
              </w:del>
            </w:ins>
          </w:p>
        </w:tc>
        <w:tc>
          <w:tcPr>
            <w:tcW w:w="960" w:type="dxa"/>
            <w:noWrap/>
            <w:hideMark/>
            <w:tcPrChange w:id="125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15" w:author="Nick.Tolimieri [2]" w:date="2022-09-09T12:38:00Z"/>
                <w:del w:id="12516" w:author="Nick.Tolimieri" w:date="2022-09-13T12:37:00Z"/>
                <w:rFonts w:asciiTheme="minorHAnsi" w:eastAsiaTheme="minorHAnsi" w:hAnsiTheme="minorHAnsi" w:cstheme="minorBidi"/>
                <w:sz w:val="22"/>
                <w:szCs w:val="22"/>
                <w:rPrChange w:id="12517" w:author="Nick.Tolimieri [2]" w:date="2022-09-09T12:38:00Z">
                  <w:rPr>
                    <w:ins w:id="12518" w:author="Nick.Tolimieri [2]" w:date="2022-09-09T12:38:00Z"/>
                    <w:del w:id="12519" w:author="Nick.Tolimieri" w:date="2022-09-13T12:37:00Z"/>
                    <w:rFonts w:ascii="Calibri" w:hAnsi="Calibri" w:cs="Calibri"/>
                    <w:color w:val="000000"/>
                    <w:sz w:val="22"/>
                    <w:szCs w:val="22"/>
                  </w:rPr>
                </w:rPrChange>
              </w:rPr>
              <w:pPrChange w:id="12520" w:author="Nick.Tolimieri [2]" w:date="2022-09-09T12:38:00Z">
                <w:pPr>
                  <w:jc w:val="right"/>
                </w:pPr>
              </w:pPrChange>
            </w:pPr>
            <w:ins w:id="12521" w:author="Nick.Tolimieri [2]" w:date="2022-09-09T12:38:00Z">
              <w:del w:id="12522" w:author="Nick.Tolimieri" w:date="2022-09-13T12:37:00Z">
                <w:r w:rsidRPr="001255CF" w:rsidDel="00207938">
                  <w:rPr>
                    <w:rFonts w:asciiTheme="minorHAnsi" w:eastAsiaTheme="minorHAnsi" w:hAnsiTheme="minorHAnsi" w:cstheme="minorBidi"/>
                    <w:sz w:val="22"/>
                    <w:szCs w:val="22"/>
                    <w:rPrChange w:id="12523" w:author="Nick.Tolimieri [2]" w:date="2022-09-09T12:38:00Z">
                      <w:rPr>
                        <w:rFonts w:ascii="Calibri" w:hAnsi="Calibri" w:cs="Calibri"/>
                        <w:color w:val="000000"/>
                        <w:sz w:val="22"/>
                        <w:szCs w:val="22"/>
                      </w:rPr>
                    </w:rPrChange>
                  </w:rPr>
                  <w:delText>1.98</w:delText>
                </w:r>
              </w:del>
            </w:ins>
          </w:p>
        </w:tc>
        <w:tc>
          <w:tcPr>
            <w:tcW w:w="960" w:type="dxa"/>
            <w:noWrap/>
            <w:hideMark/>
            <w:tcPrChange w:id="125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25" w:author="Nick.Tolimieri [2]" w:date="2022-09-09T12:38:00Z"/>
                <w:del w:id="12526" w:author="Nick.Tolimieri" w:date="2022-09-13T12:37:00Z"/>
                <w:rFonts w:asciiTheme="minorHAnsi" w:eastAsiaTheme="minorHAnsi" w:hAnsiTheme="minorHAnsi" w:cstheme="minorBidi"/>
                <w:sz w:val="22"/>
                <w:szCs w:val="22"/>
                <w:rPrChange w:id="12527" w:author="Nick.Tolimieri [2]" w:date="2022-09-09T12:38:00Z">
                  <w:rPr>
                    <w:ins w:id="12528" w:author="Nick.Tolimieri [2]" w:date="2022-09-09T12:38:00Z"/>
                    <w:del w:id="12529" w:author="Nick.Tolimieri" w:date="2022-09-13T12:37:00Z"/>
                    <w:rFonts w:ascii="Calibri" w:hAnsi="Calibri" w:cs="Calibri"/>
                    <w:color w:val="000000"/>
                    <w:sz w:val="22"/>
                    <w:szCs w:val="22"/>
                  </w:rPr>
                </w:rPrChange>
              </w:rPr>
              <w:pPrChange w:id="12530" w:author="Nick.Tolimieri [2]" w:date="2022-09-09T12:38:00Z">
                <w:pPr>
                  <w:jc w:val="right"/>
                </w:pPr>
              </w:pPrChange>
            </w:pPr>
            <w:ins w:id="12531" w:author="Nick.Tolimieri [2]" w:date="2022-09-09T12:38:00Z">
              <w:del w:id="12532" w:author="Nick.Tolimieri" w:date="2022-09-13T12:37:00Z">
                <w:r w:rsidRPr="001255CF" w:rsidDel="00207938">
                  <w:rPr>
                    <w:rFonts w:asciiTheme="minorHAnsi" w:eastAsiaTheme="minorHAnsi" w:hAnsiTheme="minorHAnsi" w:cstheme="minorBidi"/>
                    <w:sz w:val="22"/>
                    <w:szCs w:val="22"/>
                    <w:rPrChange w:id="12533" w:author="Nick.Tolimieri [2]" w:date="2022-09-09T12:38:00Z">
                      <w:rPr>
                        <w:rFonts w:ascii="Calibri" w:hAnsi="Calibri" w:cs="Calibri"/>
                        <w:color w:val="000000"/>
                        <w:sz w:val="22"/>
                        <w:szCs w:val="22"/>
                      </w:rPr>
                    </w:rPrChange>
                  </w:rPr>
                  <w:delText>0.26</w:delText>
                </w:r>
              </w:del>
            </w:ins>
          </w:p>
        </w:tc>
      </w:tr>
      <w:tr w:rsidR="001255CF" w:rsidRPr="001255CF" w:rsidDel="00207938" w:rsidTr="001255CF">
        <w:trPr>
          <w:divId w:val="1429738465"/>
          <w:trHeight w:val="300"/>
          <w:ins w:id="12534" w:author="Nick.Tolimieri [2]" w:date="2022-09-09T12:38:00Z"/>
          <w:del w:id="12535" w:author="Nick.Tolimieri" w:date="2022-09-13T12:37:00Z"/>
          <w:trPrChange w:id="12536" w:author="Nick.Tolimieri [2]" w:date="2022-09-09T12:38:00Z">
            <w:trPr>
              <w:divId w:val="1429738465"/>
              <w:trHeight w:val="300"/>
            </w:trPr>
          </w:trPrChange>
        </w:trPr>
        <w:tc>
          <w:tcPr>
            <w:tcW w:w="960" w:type="dxa"/>
            <w:noWrap/>
            <w:hideMark/>
            <w:tcPrChange w:id="125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38" w:author="Nick.Tolimieri [2]" w:date="2022-09-09T12:38:00Z"/>
                <w:del w:id="12539" w:author="Nick.Tolimieri" w:date="2022-09-13T12:37:00Z"/>
                <w:rFonts w:asciiTheme="minorHAnsi" w:eastAsiaTheme="minorHAnsi" w:hAnsiTheme="minorHAnsi" w:cstheme="minorBidi"/>
                <w:sz w:val="22"/>
                <w:szCs w:val="22"/>
                <w:rPrChange w:id="12540" w:author="Nick.Tolimieri [2]" w:date="2022-09-09T12:38:00Z">
                  <w:rPr>
                    <w:ins w:id="12541" w:author="Nick.Tolimieri [2]" w:date="2022-09-09T12:38:00Z"/>
                    <w:del w:id="12542" w:author="Nick.Tolimieri" w:date="2022-09-13T12:37:00Z"/>
                    <w:rFonts w:ascii="Calibri" w:hAnsi="Calibri" w:cs="Calibri"/>
                    <w:color w:val="000000"/>
                    <w:sz w:val="22"/>
                    <w:szCs w:val="22"/>
                  </w:rPr>
                </w:rPrChange>
              </w:rPr>
              <w:pPrChange w:id="12543" w:author="Nick.Tolimieri [2]" w:date="2022-09-09T12:38:00Z">
                <w:pPr/>
              </w:pPrChange>
            </w:pPr>
            <w:ins w:id="12544" w:author="Nick.Tolimieri [2]" w:date="2022-09-09T12:38:00Z">
              <w:del w:id="12545" w:author="Nick.Tolimieri" w:date="2022-09-13T12:37:00Z">
                <w:r w:rsidRPr="001255CF" w:rsidDel="00207938">
                  <w:rPr>
                    <w:rFonts w:asciiTheme="minorHAnsi" w:eastAsiaTheme="minorHAnsi" w:hAnsiTheme="minorHAnsi" w:cstheme="minorBidi"/>
                    <w:sz w:val="22"/>
                    <w:szCs w:val="22"/>
                    <w:rPrChange w:id="12546" w:author="Nick.Tolimieri [2]" w:date="2022-09-09T12:38:00Z">
                      <w:rPr>
                        <w:rFonts w:ascii="Calibri" w:hAnsi="Calibri" w:cs="Calibri"/>
                        <w:color w:val="000000"/>
                        <w:sz w:val="22"/>
                        <w:szCs w:val="22"/>
                      </w:rPr>
                    </w:rPrChange>
                  </w:rPr>
                  <w:delText>Cape Alava</w:delText>
                </w:r>
              </w:del>
            </w:ins>
          </w:p>
        </w:tc>
        <w:tc>
          <w:tcPr>
            <w:tcW w:w="960" w:type="dxa"/>
            <w:noWrap/>
            <w:hideMark/>
            <w:tcPrChange w:id="125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48" w:author="Nick.Tolimieri [2]" w:date="2022-09-09T12:38:00Z"/>
                <w:del w:id="12549" w:author="Nick.Tolimieri" w:date="2022-09-13T12:37:00Z"/>
                <w:rFonts w:asciiTheme="minorHAnsi" w:eastAsiaTheme="minorHAnsi" w:hAnsiTheme="minorHAnsi" w:cstheme="minorBidi"/>
                <w:sz w:val="22"/>
                <w:szCs w:val="22"/>
                <w:rPrChange w:id="12550" w:author="Nick.Tolimieri [2]" w:date="2022-09-09T12:38:00Z">
                  <w:rPr>
                    <w:ins w:id="12551" w:author="Nick.Tolimieri [2]" w:date="2022-09-09T12:38:00Z"/>
                    <w:del w:id="12552" w:author="Nick.Tolimieri" w:date="2022-09-13T12:37:00Z"/>
                    <w:rFonts w:ascii="Calibri" w:hAnsi="Calibri" w:cs="Calibri"/>
                    <w:color w:val="000000"/>
                    <w:sz w:val="22"/>
                    <w:szCs w:val="22"/>
                  </w:rPr>
                </w:rPrChange>
              </w:rPr>
              <w:pPrChange w:id="12553" w:author="Nick.Tolimieri [2]" w:date="2022-09-09T12:38:00Z">
                <w:pPr>
                  <w:jc w:val="right"/>
                </w:pPr>
              </w:pPrChange>
            </w:pPr>
            <w:ins w:id="12554" w:author="Nick.Tolimieri [2]" w:date="2022-09-09T12:38:00Z">
              <w:del w:id="12555" w:author="Nick.Tolimieri" w:date="2022-09-13T12:37:00Z">
                <w:r w:rsidRPr="001255CF" w:rsidDel="00207938">
                  <w:rPr>
                    <w:rFonts w:asciiTheme="minorHAnsi" w:eastAsiaTheme="minorHAnsi" w:hAnsiTheme="minorHAnsi" w:cstheme="minorBidi"/>
                    <w:sz w:val="22"/>
                    <w:szCs w:val="22"/>
                    <w:rPrChange w:id="12556" w:author="Nick.Tolimieri [2]" w:date="2022-09-09T12:38:00Z">
                      <w:rPr>
                        <w:rFonts w:ascii="Calibri" w:hAnsi="Calibri" w:cs="Calibri"/>
                        <w:color w:val="000000"/>
                        <w:sz w:val="22"/>
                        <w:szCs w:val="22"/>
                      </w:rPr>
                    </w:rPrChange>
                  </w:rPr>
                  <w:delText>1999</w:delText>
                </w:r>
              </w:del>
            </w:ins>
          </w:p>
        </w:tc>
        <w:tc>
          <w:tcPr>
            <w:tcW w:w="960" w:type="dxa"/>
            <w:noWrap/>
            <w:hideMark/>
            <w:tcPrChange w:id="125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58" w:author="Nick.Tolimieri [2]" w:date="2022-09-09T12:38:00Z"/>
                <w:del w:id="12559" w:author="Nick.Tolimieri" w:date="2022-09-13T12:37:00Z"/>
                <w:rFonts w:asciiTheme="minorHAnsi" w:eastAsiaTheme="minorHAnsi" w:hAnsiTheme="minorHAnsi" w:cstheme="minorBidi"/>
                <w:sz w:val="22"/>
                <w:szCs w:val="22"/>
                <w:rPrChange w:id="12560" w:author="Nick.Tolimieri [2]" w:date="2022-09-09T12:38:00Z">
                  <w:rPr>
                    <w:ins w:id="12561" w:author="Nick.Tolimieri [2]" w:date="2022-09-09T12:38:00Z"/>
                    <w:del w:id="12562" w:author="Nick.Tolimieri" w:date="2022-09-13T12:37:00Z"/>
                    <w:rFonts w:ascii="Calibri" w:hAnsi="Calibri" w:cs="Calibri"/>
                    <w:color w:val="000000"/>
                    <w:sz w:val="22"/>
                    <w:szCs w:val="22"/>
                  </w:rPr>
                </w:rPrChange>
              </w:rPr>
              <w:pPrChange w:id="12563" w:author="Nick.Tolimieri [2]" w:date="2022-09-09T12:38:00Z">
                <w:pPr>
                  <w:jc w:val="right"/>
                </w:pPr>
              </w:pPrChange>
            </w:pPr>
            <w:ins w:id="12564" w:author="Nick.Tolimieri [2]" w:date="2022-09-09T12:38:00Z">
              <w:del w:id="12565" w:author="Nick.Tolimieri" w:date="2022-09-13T12:37:00Z">
                <w:r w:rsidRPr="001255CF" w:rsidDel="00207938">
                  <w:rPr>
                    <w:rFonts w:asciiTheme="minorHAnsi" w:eastAsiaTheme="minorHAnsi" w:hAnsiTheme="minorHAnsi" w:cstheme="minorBidi"/>
                    <w:sz w:val="22"/>
                    <w:szCs w:val="22"/>
                    <w:rPrChange w:id="12566" w:author="Nick.Tolimieri [2]" w:date="2022-09-09T12:38:00Z">
                      <w:rPr>
                        <w:rFonts w:ascii="Calibri" w:hAnsi="Calibri" w:cs="Calibri"/>
                        <w:color w:val="000000"/>
                        <w:sz w:val="22"/>
                        <w:szCs w:val="22"/>
                      </w:rPr>
                    </w:rPrChange>
                  </w:rPr>
                  <w:delText>3</w:delText>
                </w:r>
              </w:del>
            </w:ins>
          </w:p>
        </w:tc>
        <w:tc>
          <w:tcPr>
            <w:tcW w:w="960" w:type="dxa"/>
            <w:noWrap/>
            <w:hideMark/>
            <w:tcPrChange w:id="125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68" w:author="Nick.Tolimieri [2]" w:date="2022-09-09T12:38:00Z"/>
                <w:del w:id="12569" w:author="Nick.Tolimieri" w:date="2022-09-13T12:37:00Z"/>
                <w:rFonts w:asciiTheme="minorHAnsi" w:eastAsiaTheme="minorHAnsi" w:hAnsiTheme="minorHAnsi" w:cstheme="minorBidi"/>
                <w:sz w:val="22"/>
                <w:szCs w:val="22"/>
                <w:rPrChange w:id="12570" w:author="Nick.Tolimieri [2]" w:date="2022-09-09T12:38:00Z">
                  <w:rPr>
                    <w:ins w:id="12571" w:author="Nick.Tolimieri [2]" w:date="2022-09-09T12:38:00Z"/>
                    <w:del w:id="12572" w:author="Nick.Tolimieri" w:date="2022-09-13T12:37:00Z"/>
                    <w:rFonts w:ascii="Calibri" w:hAnsi="Calibri" w:cs="Calibri"/>
                    <w:color w:val="000000"/>
                    <w:sz w:val="22"/>
                    <w:szCs w:val="22"/>
                  </w:rPr>
                </w:rPrChange>
              </w:rPr>
              <w:pPrChange w:id="12573" w:author="Nick.Tolimieri [2]" w:date="2022-09-09T12:38:00Z">
                <w:pPr>
                  <w:jc w:val="right"/>
                </w:pPr>
              </w:pPrChange>
            </w:pPr>
            <w:ins w:id="12574" w:author="Nick.Tolimieri [2]" w:date="2022-09-09T12:38:00Z">
              <w:del w:id="12575" w:author="Nick.Tolimieri" w:date="2022-09-13T12:37:00Z">
                <w:r w:rsidRPr="001255CF" w:rsidDel="00207938">
                  <w:rPr>
                    <w:rFonts w:asciiTheme="minorHAnsi" w:eastAsiaTheme="minorHAnsi" w:hAnsiTheme="minorHAnsi" w:cstheme="minorBidi"/>
                    <w:sz w:val="22"/>
                    <w:szCs w:val="22"/>
                    <w:rPrChange w:id="12576" w:author="Nick.Tolimieri [2]" w:date="2022-09-09T12:38:00Z">
                      <w:rPr>
                        <w:rFonts w:ascii="Calibri" w:hAnsi="Calibri" w:cs="Calibri"/>
                        <w:color w:val="000000"/>
                        <w:sz w:val="22"/>
                        <w:szCs w:val="22"/>
                      </w:rPr>
                    </w:rPrChange>
                  </w:rPr>
                  <w:delText>0</w:delText>
                </w:r>
              </w:del>
            </w:ins>
          </w:p>
        </w:tc>
        <w:tc>
          <w:tcPr>
            <w:tcW w:w="960" w:type="dxa"/>
            <w:noWrap/>
            <w:hideMark/>
            <w:tcPrChange w:id="125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78" w:author="Nick.Tolimieri [2]" w:date="2022-09-09T12:38:00Z"/>
                <w:del w:id="12579" w:author="Nick.Tolimieri" w:date="2022-09-13T12:37:00Z"/>
                <w:rFonts w:asciiTheme="minorHAnsi" w:eastAsiaTheme="minorHAnsi" w:hAnsiTheme="minorHAnsi" w:cstheme="minorBidi"/>
                <w:sz w:val="22"/>
                <w:szCs w:val="22"/>
                <w:rPrChange w:id="12580" w:author="Nick.Tolimieri [2]" w:date="2022-09-09T12:38:00Z">
                  <w:rPr>
                    <w:ins w:id="12581" w:author="Nick.Tolimieri [2]" w:date="2022-09-09T12:38:00Z"/>
                    <w:del w:id="12582" w:author="Nick.Tolimieri" w:date="2022-09-13T12:37:00Z"/>
                    <w:rFonts w:ascii="Calibri" w:hAnsi="Calibri" w:cs="Calibri"/>
                    <w:color w:val="000000"/>
                    <w:sz w:val="22"/>
                    <w:szCs w:val="22"/>
                  </w:rPr>
                </w:rPrChange>
              </w:rPr>
              <w:pPrChange w:id="12583" w:author="Nick.Tolimieri [2]" w:date="2022-09-09T12:38:00Z">
                <w:pPr>
                  <w:jc w:val="right"/>
                </w:pPr>
              </w:pPrChange>
            </w:pPr>
            <w:ins w:id="12584" w:author="Nick.Tolimieri [2]" w:date="2022-09-09T12:38:00Z">
              <w:del w:id="12585" w:author="Nick.Tolimieri" w:date="2022-09-13T12:37:00Z">
                <w:r w:rsidRPr="001255CF" w:rsidDel="00207938">
                  <w:rPr>
                    <w:rFonts w:asciiTheme="minorHAnsi" w:eastAsiaTheme="minorHAnsi" w:hAnsiTheme="minorHAnsi" w:cstheme="minorBidi"/>
                    <w:sz w:val="22"/>
                    <w:szCs w:val="22"/>
                    <w:rPrChange w:id="12586" w:author="Nick.Tolimieri [2]" w:date="2022-09-09T12:38:00Z">
                      <w:rPr>
                        <w:rFonts w:ascii="Calibri" w:hAnsi="Calibri" w:cs="Calibri"/>
                        <w:color w:val="000000"/>
                        <w:sz w:val="22"/>
                        <w:szCs w:val="22"/>
                      </w:rPr>
                    </w:rPrChange>
                  </w:rPr>
                  <w:delText>0</w:delText>
                </w:r>
              </w:del>
            </w:ins>
          </w:p>
        </w:tc>
        <w:tc>
          <w:tcPr>
            <w:tcW w:w="960" w:type="dxa"/>
            <w:noWrap/>
            <w:hideMark/>
            <w:tcPrChange w:id="125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88" w:author="Nick.Tolimieri [2]" w:date="2022-09-09T12:38:00Z"/>
                <w:del w:id="12589" w:author="Nick.Tolimieri" w:date="2022-09-13T12:37:00Z"/>
                <w:rFonts w:asciiTheme="minorHAnsi" w:eastAsiaTheme="minorHAnsi" w:hAnsiTheme="minorHAnsi" w:cstheme="minorBidi"/>
                <w:sz w:val="22"/>
                <w:szCs w:val="22"/>
                <w:rPrChange w:id="12590" w:author="Nick.Tolimieri [2]" w:date="2022-09-09T12:38:00Z">
                  <w:rPr>
                    <w:ins w:id="12591" w:author="Nick.Tolimieri [2]" w:date="2022-09-09T12:38:00Z"/>
                    <w:del w:id="12592" w:author="Nick.Tolimieri" w:date="2022-09-13T12:37:00Z"/>
                    <w:rFonts w:ascii="Calibri" w:hAnsi="Calibri" w:cs="Calibri"/>
                    <w:color w:val="000000"/>
                    <w:sz w:val="22"/>
                    <w:szCs w:val="22"/>
                  </w:rPr>
                </w:rPrChange>
              </w:rPr>
              <w:pPrChange w:id="12593" w:author="Nick.Tolimieri [2]" w:date="2022-09-09T12:38:00Z">
                <w:pPr>
                  <w:jc w:val="right"/>
                </w:pPr>
              </w:pPrChange>
            </w:pPr>
            <w:ins w:id="12594" w:author="Nick.Tolimieri [2]" w:date="2022-09-09T12:38:00Z">
              <w:del w:id="12595" w:author="Nick.Tolimieri" w:date="2022-09-13T12:37:00Z">
                <w:r w:rsidRPr="001255CF" w:rsidDel="00207938">
                  <w:rPr>
                    <w:rFonts w:asciiTheme="minorHAnsi" w:eastAsiaTheme="minorHAnsi" w:hAnsiTheme="minorHAnsi" w:cstheme="minorBidi"/>
                    <w:sz w:val="22"/>
                    <w:szCs w:val="22"/>
                    <w:rPrChange w:id="12596" w:author="Nick.Tolimieri [2]" w:date="2022-09-09T12:38:00Z">
                      <w:rPr>
                        <w:rFonts w:ascii="Calibri" w:hAnsi="Calibri" w:cs="Calibri"/>
                        <w:color w:val="000000"/>
                        <w:sz w:val="22"/>
                        <w:szCs w:val="22"/>
                      </w:rPr>
                    </w:rPrChange>
                  </w:rPr>
                  <w:delText>0</w:delText>
                </w:r>
              </w:del>
            </w:ins>
          </w:p>
        </w:tc>
        <w:tc>
          <w:tcPr>
            <w:tcW w:w="960" w:type="dxa"/>
            <w:noWrap/>
            <w:hideMark/>
            <w:tcPrChange w:id="125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98" w:author="Nick.Tolimieri [2]" w:date="2022-09-09T12:38:00Z"/>
                <w:del w:id="12599" w:author="Nick.Tolimieri" w:date="2022-09-13T12:37:00Z"/>
                <w:rFonts w:asciiTheme="minorHAnsi" w:eastAsiaTheme="minorHAnsi" w:hAnsiTheme="minorHAnsi" w:cstheme="minorBidi"/>
                <w:sz w:val="22"/>
                <w:szCs w:val="22"/>
                <w:rPrChange w:id="12600" w:author="Nick.Tolimieri [2]" w:date="2022-09-09T12:38:00Z">
                  <w:rPr>
                    <w:ins w:id="12601" w:author="Nick.Tolimieri [2]" w:date="2022-09-09T12:38:00Z"/>
                    <w:del w:id="12602" w:author="Nick.Tolimieri" w:date="2022-09-13T12:37:00Z"/>
                    <w:rFonts w:ascii="Calibri" w:hAnsi="Calibri" w:cs="Calibri"/>
                    <w:color w:val="000000"/>
                    <w:sz w:val="22"/>
                    <w:szCs w:val="22"/>
                  </w:rPr>
                </w:rPrChange>
              </w:rPr>
              <w:pPrChange w:id="12603" w:author="Nick.Tolimieri [2]" w:date="2022-09-09T12:38:00Z">
                <w:pPr/>
              </w:pPrChange>
            </w:pPr>
            <w:ins w:id="12604" w:author="Nick.Tolimieri [2]" w:date="2022-09-09T12:38:00Z">
              <w:del w:id="12605" w:author="Nick.Tolimieri" w:date="2022-09-13T12:37:00Z">
                <w:r w:rsidRPr="001255CF" w:rsidDel="00207938">
                  <w:rPr>
                    <w:rFonts w:asciiTheme="minorHAnsi" w:eastAsiaTheme="minorHAnsi" w:hAnsiTheme="minorHAnsi" w:cstheme="minorBidi"/>
                    <w:sz w:val="22"/>
                    <w:szCs w:val="22"/>
                    <w:rPrChange w:id="12606" w:author="Nick.Tolimieri [2]" w:date="2022-09-09T12:38:00Z">
                      <w:rPr>
                        <w:rFonts w:ascii="Calibri" w:hAnsi="Calibri" w:cs="Calibri"/>
                        <w:color w:val="000000"/>
                        <w:sz w:val="22"/>
                        <w:szCs w:val="22"/>
                      </w:rPr>
                    </w:rPrChange>
                  </w:rPr>
                  <w:delText>NA</w:delText>
                </w:r>
              </w:del>
            </w:ins>
          </w:p>
        </w:tc>
        <w:tc>
          <w:tcPr>
            <w:tcW w:w="960" w:type="dxa"/>
            <w:noWrap/>
            <w:hideMark/>
            <w:tcPrChange w:id="126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08" w:author="Nick.Tolimieri [2]" w:date="2022-09-09T12:38:00Z"/>
                <w:del w:id="12609" w:author="Nick.Tolimieri" w:date="2022-09-13T12:37:00Z"/>
                <w:rFonts w:asciiTheme="minorHAnsi" w:eastAsiaTheme="minorHAnsi" w:hAnsiTheme="minorHAnsi" w:cstheme="minorBidi"/>
                <w:sz w:val="22"/>
                <w:szCs w:val="22"/>
                <w:rPrChange w:id="12610" w:author="Nick.Tolimieri [2]" w:date="2022-09-09T12:38:00Z">
                  <w:rPr>
                    <w:ins w:id="12611" w:author="Nick.Tolimieri [2]" w:date="2022-09-09T12:38:00Z"/>
                    <w:del w:id="12612" w:author="Nick.Tolimieri" w:date="2022-09-13T12:37:00Z"/>
                    <w:rFonts w:ascii="Calibri" w:hAnsi="Calibri" w:cs="Calibri"/>
                    <w:color w:val="000000"/>
                    <w:sz w:val="22"/>
                    <w:szCs w:val="22"/>
                  </w:rPr>
                </w:rPrChange>
              </w:rPr>
              <w:pPrChange w:id="12613" w:author="Nick.Tolimieri [2]" w:date="2022-09-09T12:38:00Z">
                <w:pPr/>
              </w:pPrChange>
            </w:pPr>
            <w:ins w:id="12614" w:author="Nick.Tolimieri [2]" w:date="2022-09-09T12:38:00Z">
              <w:del w:id="12615" w:author="Nick.Tolimieri" w:date="2022-09-13T12:37:00Z">
                <w:r w:rsidRPr="001255CF" w:rsidDel="00207938">
                  <w:rPr>
                    <w:rFonts w:asciiTheme="minorHAnsi" w:eastAsiaTheme="minorHAnsi" w:hAnsiTheme="minorHAnsi" w:cstheme="minorBidi"/>
                    <w:sz w:val="22"/>
                    <w:szCs w:val="22"/>
                    <w:rPrChange w:id="12616" w:author="Nick.Tolimieri [2]" w:date="2022-09-09T12:38:00Z">
                      <w:rPr>
                        <w:rFonts w:ascii="Calibri" w:hAnsi="Calibri" w:cs="Calibri"/>
                        <w:color w:val="000000"/>
                        <w:sz w:val="22"/>
                        <w:szCs w:val="22"/>
                      </w:rPr>
                    </w:rPrChange>
                  </w:rPr>
                  <w:delText>NA</w:delText>
                </w:r>
              </w:del>
            </w:ins>
          </w:p>
        </w:tc>
        <w:tc>
          <w:tcPr>
            <w:tcW w:w="960" w:type="dxa"/>
            <w:noWrap/>
            <w:hideMark/>
            <w:tcPrChange w:id="126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18" w:author="Nick.Tolimieri [2]" w:date="2022-09-09T12:38:00Z"/>
                <w:del w:id="12619" w:author="Nick.Tolimieri" w:date="2022-09-13T12:37:00Z"/>
                <w:rFonts w:asciiTheme="minorHAnsi" w:eastAsiaTheme="minorHAnsi" w:hAnsiTheme="minorHAnsi" w:cstheme="minorBidi"/>
                <w:sz w:val="22"/>
                <w:szCs w:val="22"/>
                <w:rPrChange w:id="12620" w:author="Nick.Tolimieri [2]" w:date="2022-09-09T12:38:00Z">
                  <w:rPr>
                    <w:ins w:id="12621" w:author="Nick.Tolimieri [2]" w:date="2022-09-09T12:38:00Z"/>
                    <w:del w:id="12622" w:author="Nick.Tolimieri" w:date="2022-09-13T12:37:00Z"/>
                    <w:rFonts w:ascii="Calibri" w:hAnsi="Calibri" w:cs="Calibri"/>
                    <w:color w:val="000000"/>
                    <w:sz w:val="22"/>
                    <w:szCs w:val="22"/>
                  </w:rPr>
                </w:rPrChange>
              </w:rPr>
              <w:pPrChange w:id="12623" w:author="Nick.Tolimieri [2]" w:date="2022-09-09T12:38:00Z">
                <w:pPr/>
              </w:pPrChange>
            </w:pPr>
            <w:ins w:id="12624" w:author="Nick.Tolimieri [2]" w:date="2022-09-09T12:38:00Z">
              <w:del w:id="12625" w:author="Nick.Tolimieri" w:date="2022-09-13T12:37:00Z">
                <w:r w:rsidRPr="001255CF" w:rsidDel="00207938">
                  <w:rPr>
                    <w:rFonts w:asciiTheme="minorHAnsi" w:eastAsiaTheme="minorHAnsi" w:hAnsiTheme="minorHAnsi" w:cstheme="minorBidi"/>
                    <w:sz w:val="22"/>
                    <w:szCs w:val="22"/>
                    <w:rPrChange w:id="12626" w:author="Nick.Tolimieri [2]" w:date="2022-09-09T12:38:00Z">
                      <w:rPr>
                        <w:rFonts w:ascii="Calibri" w:hAnsi="Calibri" w:cs="Calibri"/>
                        <w:color w:val="000000"/>
                        <w:sz w:val="22"/>
                        <w:szCs w:val="22"/>
                      </w:rPr>
                    </w:rPrChange>
                  </w:rPr>
                  <w:delText>NA</w:delText>
                </w:r>
              </w:del>
            </w:ins>
          </w:p>
        </w:tc>
        <w:tc>
          <w:tcPr>
            <w:tcW w:w="960" w:type="dxa"/>
            <w:noWrap/>
            <w:hideMark/>
            <w:tcPrChange w:id="126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28" w:author="Nick.Tolimieri [2]" w:date="2022-09-09T12:38:00Z"/>
                <w:del w:id="12629" w:author="Nick.Tolimieri" w:date="2022-09-13T12:37:00Z"/>
                <w:rFonts w:asciiTheme="minorHAnsi" w:eastAsiaTheme="minorHAnsi" w:hAnsiTheme="minorHAnsi" w:cstheme="minorBidi"/>
                <w:sz w:val="22"/>
                <w:szCs w:val="22"/>
                <w:rPrChange w:id="12630" w:author="Nick.Tolimieri [2]" w:date="2022-09-09T12:38:00Z">
                  <w:rPr>
                    <w:ins w:id="12631" w:author="Nick.Tolimieri [2]" w:date="2022-09-09T12:38:00Z"/>
                    <w:del w:id="12632" w:author="Nick.Tolimieri" w:date="2022-09-13T12:37:00Z"/>
                    <w:rFonts w:ascii="Calibri" w:hAnsi="Calibri" w:cs="Calibri"/>
                    <w:color w:val="000000"/>
                    <w:sz w:val="22"/>
                    <w:szCs w:val="22"/>
                  </w:rPr>
                </w:rPrChange>
              </w:rPr>
              <w:pPrChange w:id="12633" w:author="Nick.Tolimieri [2]" w:date="2022-09-09T12:38:00Z">
                <w:pPr/>
              </w:pPrChange>
            </w:pPr>
            <w:ins w:id="12634" w:author="Nick.Tolimieri [2]" w:date="2022-09-09T12:38:00Z">
              <w:del w:id="12635" w:author="Nick.Tolimieri" w:date="2022-09-13T12:37:00Z">
                <w:r w:rsidRPr="001255CF" w:rsidDel="00207938">
                  <w:rPr>
                    <w:rFonts w:asciiTheme="minorHAnsi" w:eastAsiaTheme="minorHAnsi" w:hAnsiTheme="minorHAnsi" w:cstheme="minorBidi"/>
                    <w:sz w:val="22"/>
                    <w:szCs w:val="22"/>
                    <w:rPrChange w:id="12636"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2637" w:author="Nick.Tolimieri [2]" w:date="2022-09-09T12:38:00Z"/>
          <w:del w:id="12638" w:author="Nick.Tolimieri" w:date="2022-09-13T12:37:00Z"/>
          <w:trPrChange w:id="12639" w:author="Nick.Tolimieri [2]" w:date="2022-09-09T12:38:00Z">
            <w:trPr>
              <w:divId w:val="1429738465"/>
              <w:trHeight w:val="300"/>
            </w:trPr>
          </w:trPrChange>
        </w:trPr>
        <w:tc>
          <w:tcPr>
            <w:tcW w:w="960" w:type="dxa"/>
            <w:noWrap/>
            <w:hideMark/>
            <w:tcPrChange w:id="126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41" w:author="Nick.Tolimieri [2]" w:date="2022-09-09T12:38:00Z"/>
                <w:del w:id="12642" w:author="Nick.Tolimieri" w:date="2022-09-13T12:37:00Z"/>
                <w:rFonts w:asciiTheme="minorHAnsi" w:eastAsiaTheme="minorHAnsi" w:hAnsiTheme="minorHAnsi" w:cstheme="minorBidi"/>
                <w:sz w:val="22"/>
                <w:szCs w:val="22"/>
                <w:rPrChange w:id="12643" w:author="Nick.Tolimieri [2]" w:date="2022-09-09T12:38:00Z">
                  <w:rPr>
                    <w:ins w:id="12644" w:author="Nick.Tolimieri [2]" w:date="2022-09-09T12:38:00Z"/>
                    <w:del w:id="12645" w:author="Nick.Tolimieri" w:date="2022-09-13T12:37:00Z"/>
                    <w:rFonts w:ascii="Calibri" w:hAnsi="Calibri" w:cs="Calibri"/>
                    <w:color w:val="000000"/>
                    <w:sz w:val="22"/>
                    <w:szCs w:val="22"/>
                  </w:rPr>
                </w:rPrChange>
              </w:rPr>
              <w:pPrChange w:id="12646" w:author="Nick.Tolimieri [2]" w:date="2022-09-09T12:38:00Z">
                <w:pPr/>
              </w:pPrChange>
            </w:pPr>
            <w:ins w:id="12647" w:author="Nick.Tolimieri [2]" w:date="2022-09-09T12:38:00Z">
              <w:del w:id="12648" w:author="Nick.Tolimieri" w:date="2022-09-13T12:37:00Z">
                <w:r w:rsidRPr="001255CF" w:rsidDel="00207938">
                  <w:rPr>
                    <w:rFonts w:asciiTheme="minorHAnsi" w:eastAsiaTheme="minorHAnsi" w:hAnsiTheme="minorHAnsi" w:cstheme="minorBidi"/>
                    <w:sz w:val="22"/>
                    <w:szCs w:val="22"/>
                    <w:rPrChange w:id="12649" w:author="Nick.Tolimieri [2]" w:date="2022-09-09T12:38:00Z">
                      <w:rPr>
                        <w:rFonts w:ascii="Calibri" w:hAnsi="Calibri" w:cs="Calibri"/>
                        <w:color w:val="000000"/>
                        <w:sz w:val="22"/>
                        <w:szCs w:val="22"/>
                      </w:rPr>
                    </w:rPrChange>
                  </w:rPr>
                  <w:delText>Cape Alava</w:delText>
                </w:r>
              </w:del>
            </w:ins>
          </w:p>
        </w:tc>
        <w:tc>
          <w:tcPr>
            <w:tcW w:w="960" w:type="dxa"/>
            <w:noWrap/>
            <w:hideMark/>
            <w:tcPrChange w:id="126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51" w:author="Nick.Tolimieri [2]" w:date="2022-09-09T12:38:00Z"/>
                <w:del w:id="12652" w:author="Nick.Tolimieri" w:date="2022-09-13T12:37:00Z"/>
                <w:rFonts w:asciiTheme="minorHAnsi" w:eastAsiaTheme="minorHAnsi" w:hAnsiTheme="minorHAnsi" w:cstheme="minorBidi"/>
                <w:sz w:val="22"/>
                <w:szCs w:val="22"/>
                <w:rPrChange w:id="12653" w:author="Nick.Tolimieri [2]" w:date="2022-09-09T12:38:00Z">
                  <w:rPr>
                    <w:ins w:id="12654" w:author="Nick.Tolimieri [2]" w:date="2022-09-09T12:38:00Z"/>
                    <w:del w:id="12655" w:author="Nick.Tolimieri" w:date="2022-09-13T12:37:00Z"/>
                    <w:rFonts w:ascii="Calibri" w:hAnsi="Calibri" w:cs="Calibri"/>
                    <w:color w:val="000000"/>
                    <w:sz w:val="22"/>
                    <w:szCs w:val="22"/>
                  </w:rPr>
                </w:rPrChange>
              </w:rPr>
              <w:pPrChange w:id="12656" w:author="Nick.Tolimieri [2]" w:date="2022-09-09T12:38:00Z">
                <w:pPr>
                  <w:jc w:val="right"/>
                </w:pPr>
              </w:pPrChange>
            </w:pPr>
            <w:ins w:id="12657" w:author="Nick.Tolimieri [2]" w:date="2022-09-09T12:38:00Z">
              <w:del w:id="12658" w:author="Nick.Tolimieri" w:date="2022-09-13T12:37:00Z">
                <w:r w:rsidRPr="001255CF" w:rsidDel="00207938">
                  <w:rPr>
                    <w:rFonts w:asciiTheme="minorHAnsi" w:eastAsiaTheme="minorHAnsi" w:hAnsiTheme="minorHAnsi" w:cstheme="minorBidi"/>
                    <w:sz w:val="22"/>
                    <w:szCs w:val="22"/>
                    <w:rPrChange w:id="12659" w:author="Nick.Tolimieri [2]" w:date="2022-09-09T12:38:00Z">
                      <w:rPr>
                        <w:rFonts w:ascii="Calibri" w:hAnsi="Calibri" w:cs="Calibri"/>
                        <w:color w:val="000000"/>
                        <w:sz w:val="22"/>
                        <w:szCs w:val="22"/>
                      </w:rPr>
                    </w:rPrChange>
                  </w:rPr>
                  <w:delText>2000</w:delText>
                </w:r>
              </w:del>
            </w:ins>
          </w:p>
        </w:tc>
        <w:tc>
          <w:tcPr>
            <w:tcW w:w="960" w:type="dxa"/>
            <w:noWrap/>
            <w:hideMark/>
            <w:tcPrChange w:id="126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61" w:author="Nick.Tolimieri [2]" w:date="2022-09-09T12:38:00Z"/>
                <w:del w:id="12662" w:author="Nick.Tolimieri" w:date="2022-09-13T12:37:00Z"/>
                <w:rFonts w:asciiTheme="minorHAnsi" w:eastAsiaTheme="minorHAnsi" w:hAnsiTheme="minorHAnsi" w:cstheme="minorBidi"/>
                <w:sz w:val="22"/>
                <w:szCs w:val="22"/>
                <w:rPrChange w:id="12663" w:author="Nick.Tolimieri [2]" w:date="2022-09-09T12:38:00Z">
                  <w:rPr>
                    <w:ins w:id="12664" w:author="Nick.Tolimieri [2]" w:date="2022-09-09T12:38:00Z"/>
                    <w:del w:id="12665" w:author="Nick.Tolimieri" w:date="2022-09-13T12:37:00Z"/>
                    <w:rFonts w:ascii="Calibri" w:hAnsi="Calibri" w:cs="Calibri"/>
                    <w:color w:val="000000"/>
                    <w:sz w:val="22"/>
                    <w:szCs w:val="22"/>
                  </w:rPr>
                </w:rPrChange>
              </w:rPr>
              <w:pPrChange w:id="12666" w:author="Nick.Tolimieri [2]" w:date="2022-09-09T12:38:00Z">
                <w:pPr>
                  <w:jc w:val="right"/>
                </w:pPr>
              </w:pPrChange>
            </w:pPr>
            <w:ins w:id="12667" w:author="Nick.Tolimieri [2]" w:date="2022-09-09T12:38:00Z">
              <w:del w:id="12668" w:author="Nick.Tolimieri" w:date="2022-09-13T12:37:00Z">
                <w:r w:rsidRPr="001255CF" w:rsidDel="00207938">
                  <w:rPr>
                    <w:rFonts w:asciiTheme="minorHAnsi" w:eastAsiaTheme="minorHAnsi" w:hAnsiTheme="minorHAnsi" w:cstheme="minorBidi"/>
                    <w:sz w:val="22"/>
                    <w:szCs w:val="22"/>
                    <w:rPrChange w:id="12669" w:author="Nick.Tolimieri [2]" w:date="2022-09-09T12:38:00Z">
                      <w:rPr>
                        <w:rFonts w:ascii="Calibri" w:hAnsi="Calibri" w:cs="Calibri"/>
                        <w:color w:val="000000"/>
                        <w:sz w:val="22"/>
                        <w:szCs w:val="22"/>
                      </w:rPr>
                    </w:rPrChange>
                  </w:rPr>
                  <w:delText>0</w:delText>
                </w:r>
              </w:del>
            </w:ins>
          </w:p>
        </w:tc>
        <w:tc>
          <w:tcPr>
            <w:tcW w:w="960" w:type="dxa"/>
            <w:noWrap/>
            <w:hideMark/>
            <w:tcPrChange w:id="126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71" w:author="Nick.Tolimieri [2]" w:date="2022-09-09T12:38:00Z"/>
                <w:del w:id="12672" w:author="Nick.Tolimieri" w:date="2022-09-13T12:37:00Z"/>
                <w:rFonts w:asciiTheme="minorHAnsi" w:eastAsiaTheme="minorHAnsi" w:hAnsiTheme="minorHAnsi" w:cstheme="minorBidi"/>
                <w:sz w:val="22"/>
                <w:szCs w:val="22"/>
                <w:rPrChange w:id="12673" w:author="Nick.Tolimieri [2]" w:date="2022-09-09T12:38:00Z">
                  <w:rPr>
                    <w:ins w:id="12674" w:author="Nick.Tolimieri [2]" w:date="2022-09-09T12:38:00Z"/>
                    <w:del w:id="12675" w:author="Nick.Tolimieri" w:date="2022-09-13T12:37:00Z"/>
                    <w:rFonts w:ascii="Calibri" w:hAnsi="Calibri" w:cs="Calibri"/>
                    <w:color w:val="000000"/>
                    <w:sz w:val="22"/>
                    <w:szCs w:val="22"/>
                  </w:rPr>
                </w:rPrChange>
              </w:rPr>
              <w:pPrChange w:id="12676" w:author="Nick.Tolimieri [2]" w:date="2022-09-09T12:38:00Z">
                <w:pPr>
                  <w:jc w:val="right"/>
                </w:pPr>
              </w:pPrChange>
            </w:pPr>
            <w:ins w:id="12677" w:author="Nick.Tolimieri [2]" w:date="2022-09-09T12:38:00Z">
              <w:del w:id="12678" w:author="Nick.Tolimieri" w:date="2022-09-13T12:37:00Z">
                <w:r w:rsidRPr="001255CF" w:rsidDel="00207938">
                  <w:rPr>
                    <w:rFonts w:asciiTheme="minorHAnsi" w:eastAsiaTheme="minorHAnsi" w:hAnsiTheme="minorHAnsi" w:cstheme="minorBidi"/>
                    <w:sz w:val="22"/>
                    <w:szCs w:val="22"/>
                    <w:rPrChange w:id="12679" w:author="Nick.Tolimieri [2]" w:date="2022-09-09T12:38:00Z">
                      <w:rPr>
                        <w:rFonts w:ascii="Calibri" w:hAnsi="Calibri" w:cs="Calibri"/>
                        <w:color w:val="000000"/>
                        <w:sz w:val="22"/>
                        <w:szCs w:val="22"/>
                      </w:rPr>
                    </w:rPrChange>
                  </w:rPr>
                  <w:delText>0</w:delText>
                </w:r>
              </w:del>
            </w:ins>
          </w:p>
        </w:tc>
        <w:tc>
          <w:tcPr>
            <w:tcW w:w="960" w:type="dxa"/>
            <w:noWrap/>
            <w:hideMark/>
            <w:tcPrChange w:id="126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81" w:author="Nick.Tolimieri [2]" w:date="2022-09-09T12:38:00Z"/>
                <w:del w:id="12682" w:author="Nick.Tolimieri" w:date="2022-09-13T12:37:00Z"/>
                <w:rFonts w:asciiTheme="minorHAnsi" w:eastAsiaTheme="minorHAnsi" w:hAnsiTheme="minorHAnsi" w:cstheme="minorBidi"/>
                <w:sz w:val="22"/>
                <w:szCs w:val="22"/>
                <w:rPrChange w:id="12683" w:author="Nick.Tolimieri [2]" w:date="2022-09-09T12:38:00Z">
                  <w:rPr>
                    <w:ins w:id="12684" w:author="Nick.Tolimieri [2]" w:date="2022-09-09T12:38:00Z"/>
                    <w:del w:id="12685" w:author="Nick.Tolimieri" w:date="2022-09-13T12:37:00Z"/>
                    <w:rFonts w:ascii="Calibri" w:hAnsi="Calibri" w:cs="Calibri"/>
                    <w:color w:val="000000"/>
                    <w:sz w:val="22"/>
                    <w:szCs w:val="22"/>
                  </w:rPr>
                </w:rPrChange>
              </w:rPr>
              <w:pPrChange w:id="12686" w:author="Nick.Tolimieri [2]" w:date="2022-09-09T12:38:00Z">
                <w:pPr>
                  <w:jc w:val="right"/>
                </w:pPr>
              </w:pPrChange>
            </w:pPr>
            <w:ins w:id="12687" w:author="Nick.Tolimieri [2]" w:date="2022-09-09T12:38:00Z">
              <w:del w:id="12688" w:author="Nick.Tolimieri" w:date="2022-09-13T12:37:00Z">
                <w:r w:rsidRPr="001255CF" w:rsidDel="00207938">
                  <w:rPr>
                    <w:rFonts w:asciiTheme="minorHAnsi" w:eastAsiaTheme="minorHAnsi" w:hAnsiTheme="minorHAnsi" w:cstheme="minorBidi"/>
                    <w:sz w:val="22"/>
                    <w:szCs w:val="22"/>
                    <w:rPrChange w:id="12689" w:author="Nick.Tolimieri [2]" w:date="2022-09-09T12:38:00Z">
                      <w:rPr>
                        <w:rFonts w:ascii="Calibri" w:hAnsi="Calibri" w:cs="Calibri"/>
                        <w:color w:val="000000"/>
                        <w:sz w:val="22"/>
                        <w:szCs w:val="22"/>
                      </w:rPr>
                    </w:rPrChange>
                  </w:rPr>
                  <w:delText>0</w:delText>
                </w:r>
              </w:del>
            </w:ins>
          </w:p>
        </w:tc>
        <w:tc>
          <w:tcPr>
            <w:tcW w:w="960" w:type="dxa"/>
            <w:noWrap/>
            <w:hideMark/>
            <w:tcPrChange w:id="126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91" w:author="Nick.Tolimieri [2]" w:date="2022-09-09T12:38:00Z"/>
                <w:del w:id="12692" w:author="Nick.Tolimieri" w:date="2022-09-13T12:37:00Z"/>
                <w:rFonts w:asciiTheme="minorHAnsi" w:eastAsiaTheme="minorHAnsi" w:hAnsiTheme="minorHAnsi" w:cstheme="minorBidi"/>
                <w:sz w:val="22"/>
                <w:szCs w:val="22"/>
                <w:rPrChange w:id="12693" w:author="Nick.Tolimieri [2]" w:date="2022-09-09T12:38:00Z">
                  <w:rPr>
                    <w:ins w:id="12694" w:author="Nick.Tolimieri [2]" w:date="2022-09-09T12:38:00Z"/>
                    <w:del w:id="12695" w:author="Nick.Tolimieri" w:date="2022-09-13T12:37:00Z"/>
                    <w:rFonts w:ascii="Calibri" w:hAnsi="Calibri" w:cs="Calibri"/>
                    <w:color w:val="000000"/>
                    <w:sz w:val="22"/>
                    <w:szCs w:val="22"/>
                  </w:rPr>
                </w:rPrChange>
              </w:rPr>
              <w:pPrChange w:id="12696" w:author="Nick.Tolimieri [2]" w:date="2022-09-09T12:38:00Z">
                <w:pPr>
                  <w:jc w:val="right"/>
                </w:pPr>
              </w:pPrChange>
            </w:pPr>
            <w:ins w:id="12697" w:author="Nick.Tolimieri [2]" w:date="2022-09-09T12:38:00Z">
              <w:del w:id="12698" w:author="Nick.Tolimieri" w:date="2022-09-13T12:37:00Z">
                <w:r w:rsidRPr="001255CF" w:rsidDel="00207938">
                  <w:rPr>
                    <w:rFonts w:asciiTheme="minorHAnsi" w:eastAsiaTheme="minorHAnsi" w:hAnsiTheme="minorHAnsi" w:cstheme="minorBidi"/>
                    <w:sz w:val="22"/>
                    <w:szCs w:val="22"/>
                    <w:rPrChange w:id="12699" w:author="Nick.Tolimieri [2]" w:date="2022-09-09T12:38:00Z">
                      <w:rPr>
                        <w:rFonts w:ascii="Calibri" w:hAnsi="Calibri" w:cs="Calibri"/>
                        <w:color w:val="000000"/>
                        <w:sz w:val="22"/>
                        <w:szCs w:val="22"/>
                      </w:rPr>
                    </w:rPrChange>
                  </w:rPr>
                  <w:delText>0</w:delText>
                </w:r>
              </w:del>
            </w:ins>
          </w:p>
        </w:tc>
        <w:tc>
          <w:tcPr>
            <w:tcW w:w="960" w:type="dxa"/>
            <w:noWrap/>
            <w:hideMark/>
            <w:tcPrChange w:id="127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01" w:author="Nick.Tolimieri [2]" w:date="2022-09-09T12:38:00Z"/>
                <w:del w:id="12702" w:author="Nick.Tolimieri" w:date="2022-09-13T12:37:00Z"/>
                <w:rFonts w:asciiTheme="minorHAnsi" w:eastAsiaTheme="minorHAnsi" w:hAnsiTheme="minorHAnsi" w:cstheme="minorBidi"/>
                <w:sz w:val="22"/>
                <w:szCs w:val="22"/>
                <w:rPrChange w:id="12703" w:author="Nick.Tolimieri [2]" w:date="2022-09-09T12:38:00Z">
                  <w:rPr>
                    <w:ins w:id="12704" w:author="Nick.Tolimieri [2]" w:date="2022-09-09T12:38:00Z"/>
                    <w:del w:id="12705" w:author="Nick.Tolimieri" w:date="2022-09-13T12:37:00Z"/>
                    <w:rFonts w:ascii="Calibri" w:hAnsi="Calibri" w:cs="Calibri"/>
                    <w:color w:val="000000"/>
                    <w:sz w:val="22"/>
                    <w:szCs w:val="22"/>
                  </w:rPr>
                </w:rPrChange>
              </w:rPr>
              <w:pPrChange w:id="12706" w:author="Nick.Tolimieri [2]" w:date="2022-09-09T12:38:00Z">
                <w:pPr/>
              </w:pPrChange>
            </w:pPr>
            <w:ins w:id="12707" w:author="Nick.Tolimieri [2]" w:date="2022-09-09T12:38:00Z">
              <w:del w:id="12708" w:author="Nick.Tolimieri" w:date="2022-09-13T12:37:00Z">
                <w:r w:rsidRPr="001255CF" w:rsidDel="00207938">
                  <w:rPr>
                    <w:rFonts w:asciiTheme="minorHAnsi" w:eastAsiaTheme="minorHAnsi" w:hAnsiTheme="minorHAnsi" w:cstheme="minorBidi"/>
                    <w:sz w:val="22"/>
                    <w:szCs w:val="22"/>
                    <w:rPrChange w:id="12709" w:author="Nick.Tolimieri [2]" w:date="2022-09-09T12:38:00Z">
                      <w:rPr>
                        <w:rFonts w:ascii="Calibri" w:hAnsi="Calibri" w:cs="Calibri"/>
                        <w:color w:val="000000"/>
                        <w:sz w:val="22"/>
                        <w:szCs w:val="22"/>
                      </w:rPr>
                    </w:rPrChange>
                  </w:rPr>
                  <w:delText>NA</w:delText>
                </w:r>
              </w:del>
            </w:ins>
          </w:p>
        </w:tc>
        <w:tc>
          <w:tcPr>
            <w:tcW w:w="960" w:type="dxa"/>
            <w:noWrap/>
            <w:hideMark/>
            <w:tcPrChange w:id="127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11" w:author="Nick.Tolimieri [2]" w:date="2022-09-09T12:38:00Z"/>
                <w:del w:id="12712" w:author="Nick.Tolimieri" w:date="2022-09-13T12:37:00Z"/>
                <w:rFonts w:asciiTheme="minorHAnsi" w:eastAsiaTheme="minorHAnsi" w:hAnsiTheme="minorHAnsi" w:cstheme="minorBidi"/>
                <w:sz w:val="22"/>
                <w:szCs w:val="22"/>
                <w:rPrChange w:id="12713" w:author="Nick.Tolimieri [2]" w:date="2022-09-09T12:38:00Z">
                  <w:rPr>
                    <w:ins w:id="12714" w:author="Nick.Tolimieri [2]" w:date="2022-09-09T12:38:00Z"/>
                    <w:del w:id="12715" w:author="Nick.Tolimieri" w:date="2022-09-13T12:37:00Z"/>
                    <w:rFonts w:ascii="Calibri" w:hAnsi="Calibri" w:cs="Calibri"/>
                    <w:color w:val="000000"/>
                    <w:sz w:val="22"/>
                    <w:szCs w:val="22"/>
                  </w:rPr>
                </w:rPrChange>
              </w:rPr>
              <w:pPrChange w:id="12716" w:author="Nick.Tolimieri [2]" w:date="2022-09-09T12:38:00Z">
                <w:pPr/>
              </w:pPrChange>
            </w:pPr>
            <w:ins w:id="12717" w:author="Nick.Tolimieri [2]" w:date="2022-09-09T12:38:00Z">
              <w:del w:id="12718" w:author="Nick.Tolimieri" w:date="2022-09-13T12:37:00Z">
                <w:r w:rsidRPr="001255CF" w:rsidDel="00207938">
                  <w:rPr>
                    <w:rFonts w:asciiTheme="minorHAnsi" w:eastAsiaTheme="minorHAnsi" w:hAnsiTheme="minorHAnsi" w:cstheme="minorBidi"/>
                    <w:sz w:val="22"/>
                    <w:szCs w:val="22"/>
                    <w:rPrChange w:id="12719" w:author="Nick.Tolimieri [2]" w:date="2022-09-09T12:38:00Z">
                      <w:rPr>
                        <w:rFonts w:ascii="Calibri" w:hAnsi="Calibri" w:cs="Calibri"/>
                        <w:color w:val="000000"/>
                        <w:sz w:val="22"/>
                        <w:szCs w:val="22"/>
                      </w:rPr>
                    </w:rPrChange>
                  </w:rPr>
                  <w:delText>NA</w:delText>
                </w:r>
              </w:del>
            </w:ins>
          </w:p>
        </w:tc>
        <w:tc>
          <w:tcPr>
            <w:tcW w:w="960" w:type="dxa"/>
            <w:noWrap/>
            <w:hideMark/>
            <w:tcPrChange w:id="127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21" w:author="Nick.Tolimieri [2]" w:date="2022-09-09T12:38:00Z"/>
                <w:del w:id="12722" w:author="Nick.Tolimieri" w:date="2022-09-13T12:37:00Z"/>
                <w:rFonts w:asciiTheme="minorHAnsi" w:eastAsiaTheme="minorHAnsi" w:hAnsiTheme="minorHAnsi" w:cstheme="minorBidi"/>
                <w:sz w:val="22"/>
                <w:szCs w:val="22"/>
                <w:rPrChange w:id="12723" w:author="Nick.Tolimieri [2]" w:date="2022-09-09T12:38:00Z">
                  <w:rPr>
                    <w:ins w:id="12724" w:author="Nick.Tolimieri [2]" w:date="2022-09-09T12:38:00Z"/>
                    <w:del w:id="12725" w:author="Nick.Tolimieri" w:date="2022-09-13T12:37:00Z"/>
                    <w:rFonts w:ascii="Calibri" w:hAnsi="Calibri" w:cs="Calibri"/>
                    <w:color w:val="000000"/>
                    <w:sz w:val="22"/>
                    <w:szCs w:val="22"/>
                  </w:rPr>
                </w:rPrChange>
              </w:rPr>
              <w:pPrChange w:id="12726" w:author="Nick.Tolimieri [2]" w:date="2022-09-09T12:38:00Z">
                <w:pPr/>
              </w:pPrChange>
            </w:pPr>
            <w:ins w:id="12727" w:author="Nick.Tolimieri [2]" w:date="2022-09-09T12:38:00Z">
              <w:del w:id="12728" w:author="Nick.Tolimieri" w:date="2022-09-13T12:37:00Z">
                <w:r w:rsidRPr="001255CF" w:rsidDel="00207938">
                  <w:rPr>
                    <w:rFonts w:asciiTheme="minorHAnsi" w:eastAsiaTheme="minorHAnsi" w:hAnsiTheme="minorHAnsi" w:cstheme="minorBidi"/>
                    <w:sz w:val="22"/>
                    <w:szCs w:val="22"/>
                    <w:rPrChange w:id="12729" w:author="Nick.Tolimieri [2]" w:date="2022-09-09T12:38:00Z">
                      <w:rPr>
                        <w:rFonts w:ascii="Calibri" w:hAnsi="Calibri" w:cs="Calibri"/>
                        <w:color w:val="000000"/>
                        <w:sz w:val="22"/>
                        <w:szCs w:val="22"/>
                      </w:rPr>
                    </w:rPrChange>
                  </w:rPr>
                  <w:delText>NA</w:delText>
                </w:r>
              </w:del>
            </w:ins>
          </w:p>
        </w:tc>
        <w:tc>
          <w:tcPr>
            <w:tcW w:w="960" w:type="dxa"/>
            <w:noWrap/>
            <w:hideMark/>
            <w:tcPrChange w:id="127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31" w:author="Nick.Tolimieri [2]" w:date="2022-09-09T12:38:00Z"/>
                <w:del w:id="12732" w:author="Nick.Tolimieri" w:date="2022-09-13T12:37:00Z"/>
                <w:rFonts w:asciiTheme="minorHAnsi" w:eastAsiaTheme="minorHAnsi" w:hAnsiTheme="minorHAnsi" w:cstheme="minorBidi"/>
                <w:sz w:val="22"/>
                <w:szCs w:val="22"/>
                <w:rPrChange w:id="12733" w:author="Nick.Tolimieri [2]" w:date="2022-09-09T12:38:00Z">
                  <w:rPr>
                    <w:ins w:id="12734" w:author="Nick.Tolimieri [2]" w:date="2022-09-09T12:38:00Z"/>
                    <w:del w:id="12735" w:author="Nick.Tolimieri" w:date="2022-09-13T12:37:00Z"/>
                    <w:rFonts w:ascii="Calibri" w:hAnsi="Calibri" w:cs="Calibri"/>
                    <w:color w:val="000000"/>
                    <w:sz w:val="22"/>
                    <w:szCs w:val="22"/>
                  </w:rPr>
                </w:rPrChange>
              </w:rPr>
              <w:pPrChange w:id="12736" w:author="Nick.Tolimieri [2]" w:date="2022-09-09T12:38:00Z">
                <w:pPr/>
              </w:pPrChange>
            </w:pPr>
            <w:ins w:id="12737" w:author="Nick.Tolimieri [2]" w:date="2022-09-09T12:38:00Z">
              <w:del w:id="12738" w:author="Nick.Tolimieri" w:date="2022-09-13T12:37:00Z">
                <w:r w:rsidRPr="001255CF" w:rsidDel="00207938">
                  <w:rPr>
                    <w:rFonts w:asciiTheme="minorHAnsi" w:eastAsiaTheme="minorHAnsi" w:hAnsiTheme="minorHAnsi" w:cstheme="minorBidi"/>
                    <w:sz w:val="22"/>
                    <w:szCs w:val="22"/>
                    <w:rPrChange w:id="12739"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2740" w:author="Nick.Tolimieri [2]" w:date="2022-09-09T12:38:00Z"/>
          <w:del w:id="12741" w:author="Nick.Tolimieri" w:date="2022-09-13T12:37:00Z"/>
          <w:trPrChange w:id="12742" w:author="Nick.Tolimieri [2]" w:date="2022-09-09T12:38:00Z">
            <w:trPr>
              <w:divId w:val="1429738465"/>
              <w:trHeight w:val="300"/>
            </w:trPr>
          </w:trPrChange>
        </w:trPr>
        <w:tc>
          <w:tcPr>
            <w:tcW w:w="960" w:type="dxa"/>
            <w:noWrap/>
            <w:hideMark/>
            <w:tcPrChange w:id="127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44" w:author="Nick.Tolimieri [2]" w:date="2022-09-09T12:38:00Z"/>
                <w:del w:id="12745" w:author="Nick.Tolimieri" w:date="2022-09-13T12:37:00Z"/>
                <w:rFonts w:asciiTheme="minorHAnsi" w:eastAsiaTheme="minorHAnsi" w:hAnsiTheme="minorHAnsi" w:cstheme="minorBidi"/>
                <w:sz w:val="22"/>
                <w:szCs w:val="22"/>
                <w:rPrChange w:id="12746" w:author="Nick.Tolimieri [2]" w:date="2022-09-09T12:38:00Z">
                  <w:rPr>
                    <w:ins w:id="12747" w:author="Nick.Tolimieri [2]" w:date="2022-09-09T12:38:00Z"/>
                    <w:del w:id="12748" w:author="Nick.Tolimieri" w:date="2022-09-13T12:37:00Z"/>
                    <w:rFonts w:ascii="Calibri" w:hAnsi="Calibri" w:cs="Calibri"/>
                    <w:color w:val="000000"/>
                    <w:sz w:val="22"/>
                    <w:szCs w:val="22"/>
                  </w:rPr>
                </w:rPrChange>
              </w:rPr>
              <w:pPrChange w:id="12749" w:author="Nick.Tolimieri [2]" w:date="2022-09-09T12:38:00Z">
                <w:pPr/>
              </w:pPrChange>
            </w:pPr>
            <w:ins w:id="12750" w:author="Nick.Tolimieri [2]" w:date="2022-09-09T12:38:00Z">
              <w:del w:id="12751" w:author="Nick.Tolimieri" w:date="2022-09-13T12:37:00Z">
                <w:r w:rsidRPr="001255CF" w:rsidDel="00207938">
                  <w:rPr>
                    <w:rFonts w:asciiTheme="minorHAnsi" w:eastAsiaTheme="minorHAnsi" w:hAnsiTheme="minorHAnsi" w:cstheme="minorBidi"/>
                    <w:sz w:val="22"/>
                    <w:szCs w:val="22"/>
                    <w:rPrChange w:id="12752" w:author="Nick.Tolimieri [2]" w:date="2022-09-09T12:38:00Z">
                      <w:rPr>
                        <w:rFonts w:ascii="Calibri" w:hAnsi="Calibri" w:cs="Calibri"/>
                        <w:color w:val="000000"/>
                        <w:sz w:val="22"/>
                        <w:szCs w:val="22"/>
                      </w:rPr>
                    </w:rPrChange>
                  </w:rPr>
                  <w:delText>Cape Alava</w:delText>
                </w:r>
              </w:del>
            </w:ins>
          </w:p>
        </w:tc>
        <w:tc>
          <w:tcPr>
            <w:tcW w:w="960" w:type="dxa"/>
            <w:noWrap/>
            <w:hideMark/>
            <w:tcPrChange w:id="127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54" w:author="Nick.Tolimieri [2]" w:date="2022-09-09T12:38:00Z"/>
                <w:del w:id="12755" w:author="Nick.Tolimieri" w:date="2022-09-13T12:37:00Z"/>
                <w:rFonts w:asciiTheme="minorHAnsi" w:eastAsiaTheme="minorHAnsi" w:hAnsiTheme="minorHAnsi" w:cstheme="minorBidi"/>
                <w:sz w:val="22"/>
                <w:szCs w:val="22"/>
                <w:rPrChange w:id="12756" w:author="Nick.Tolimieri [2]" w:date="2022-09-09T12:38:00Z">
                  <w:rPr>
                    <w:ins w:id="12757" w:author="Nick.Tolimieri [2]" w:date="2022-09-09T12:38:00Z"/>
                    <w:del w:id="12758" w:author="Nick.Tolimieri" w:date="2022-09-13T12:37:00Z"/>
                    <w:rFonts w:ascii="Calibri" w:hAnsi="Calibri" w:cs="Calibri"/>
                    <w:color w:val="000000"/>
                    <w:sz w:val="22"/>
                    <w:szCs w:val="22"/>
                  </w:rPr>
                </w:rPrChange>
              </w:rPr>
              <w:pPrChange w:id="12759" w:author="Nick.Tolimieri [2]" w:date="2022-09-09T12:38:00Z">
                <w:pPr>
                  <w:jc w:val="right"/>
                </w:pPr>
              </w:pPrChange>
            </w:pPr>
            <w:ins w:id="12760" w:author="Nick.Tolimieri [2]" w:date="2022-09-09T12:38:00Z">
              <w:del w:id="12761" w:author="Nick.Tolimieri" w:date="2022-09-13T12:37:00Z">
                <w:r w:rsidRPr="001255CF" w:rsidDel="00207938">
                  <w:rPr>
                    <w:rFonts w:asciiTheme="minorHAnsi" w:eastAsiaTheme="minorHAnsi" w:hAnsiTheme="minorHAnsi" w:cstheme="minorBidi"/>
                    <w:sz w:val="22"/>
                    <w:szCs w:val="22"/>
                    <w:rPrChange w:id="12762" w:author="Nick.Tolimieri [2]" w:date="2022-09-09T12:38:00Z">
                      <w:rPr>
                        <w:rFonts w:ascii="Calibri" w:hAnsi="Calibri" w:cs="Calibri"/>
                        <w:color w:val="000000"/>
                        <w:sz w:val="22"/>
                        <w:szCs w:val="22"/>
                      </w:rPr>
                    </w:rPrChange>
                  </w:rPr>
                  <w:delText>2001</w:delText>
                </w:r>
              </w:del>
            </w:ins>
          </w:p>
        </w:tc>
        <w:tc>
          <w:tcPr>
            <w:tcW w:w="960" w:type="dxa"/>
            <w:noWrap/>
            <w:hideMark/>
            <w:tcPrChange w:id="127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64" w:author="Nick.Tolimieri [2]" w:date="2022-09-09T12:38:00Z"/>
                <w:del w:id="12765" w:author="Nick.Tolimieri" w:date="2022-09-13T12:37:00Z"/>
                <w:rFonts w:asciiTheme="minorHAnsi" w:eastAsiaTheme="minorHAnsi" w:hAnsiTheme="minorHAnsi" w:cstheme="minorBidi"/>
                <w:sz w:val="22"/>
                <w:szCs w:val="22"/>
                <w:rPrChange w:id="12766" w:author="Nick.Tolimieri [2]" w:date="2022-09-09T12:38:00Z">
                  <w:rPr>
                    <w:ins w:id="12767" w:author="Nick.Tolimieri [2]" w:date="2022-09-09T12:38:00Z"/>
                    <w:del w:id="12768" w:author="Nick.Tolimieri" w:date="2022-09-13T12:37:00Z"/>
                    <w:rFonts w:ascii="Calibri" w:hAnsi="Calibri" w:cs="Calibri"/>
                    <w:color w:val="000000"/>
                    <w:sz w:val="22"/>
                    <w:szCs w:val="22"/>
                  </w:rPr>
                </w:rPrChange>
              </w:rPr>
              <w:pPrChange w:id="12769" w:author="Nick.Tolimieri [2]" w:date="2022-09-09T12:38:00Z">
                <w:pPr>
                  <w:jc w:val="right"/>
                </w:pPr>
              </w:pPrChange>
            </w:pPr>
            <w:ins w:id="12770" w:author="Nick.Tolimieri [2]" w:date="2022-09-09T12:38:00Z">
              <w:del w:id="12771" w:author="Nick.Tolimieri" w:date="2022-09-13T12:37:00Z">
                <w:r w:rsidRPr="001255CF" w:rsidDel="00207938">
                  <w:rPr>
                    <w:rFonts w:asciiTheme="minorHAnsi" w:eastAsiaTheme="minorHAnsi" w:hAnsiTheme="minorHAnsi" w:cstheme="minorBidi"/>
                    <w:sz w:val="22"/>
                    <w:szCs w:val="22"/>
                    <w:rPrChange w:id="12772" w:author="Nick.Tolimieri [2]" w:date="2022-09-09T12:38:00Z">
                      <w:rPr>
                        <w:rFonts w:ascii="Calibri" w:hAnsi="Calibri" w:cs="Calibri"/>
                        <w:color w:val="000000"/>
                        <w:sz w:val="22"/>
                        <w:szCs w:val="22"/>
                      </w:rPr>
                    </w:rPrChange>
                  </w:rPr>
                  <w:delText>0</w:delText>
                </w:r>
              </w:del>
            </w:ins>
          </w:p>
        </w:tc>
        <w:tc>
          <w:tcPr>
            <w:tcW w:w="960" w:type="dxa"/>
            <w:noWrap/>
            <w:hideMark/>
            <w:tcPrChange w:id="127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74" w:author="Nick.Tolimieri [2]" w:date="2022-09-09T12:38:00Z"/>
                <w:del w:id="12775" w:author="Nick.Tolimieri" w:date="2022-09-13T12:37:00Z"/>
                <w:rFonts w:asciiTheme="minorHAnsi" w:eastAsiaTheme="minorHAnsi" w:hAnsiTheme="minorHAnsi" w:cstheme="minorBidi"/>
                <w:sz w:val="22"/>
                <w:szCs w:val="22"/>
                <w:rPrChange w:id="12776" w:author="Nick.Tolimieri [2]" w:date="2022-09-09T12:38:00Z">
                  <w:rPr>
                    <w:ins w:id="12777" w:author="Nick.Tolimieri [2]" w:date="2022-09-09T12:38:00Z"/>
                    <w:del w:id="12778" w:author="Nick.Tolimieri" w:date="2022-09-13T12:37:00Z"/>
                    <w:rFonts w:ascii="Calibri" w:hAnsi="Calibri" w:cs="Calibri"/>
                    <w:color w:val="000000"/>
                    <w:sz w:val="22"/>
                    <w:szCs w:val="22"/>
                  </w:rPr>
                </w:rPrChange>
              </w:rPr>
              <w:pPrChange w:id="12779" w:author="Nick.Tolimieri [2]" w:date="2022-09-09T12:38:00Z">
                <w:pPr>
                  <w:jc w:val="right"/>
                </w:pPr>
              </w:pPrChange>
            </w:pPr>
            <w:ins w:id="12780" w:author="Nick.Tolimieri [2]" w:date="2022-09-09T12:38:00Z">
              <w:del w:id="12781" w:author="Nick.Tolimieri" w:date="2022-09-13T12:37:00Z">
                <w:r w:rsidRPr="001255CF" w:rsidDel="00207938">
                  <w:rPr>
                    <w:rFonts w:asciiTheme="minorHAnsi" w:eastAsiaTheme="minorHAnsi" w:hAnsiTheme="minorHAnsi" w:cstheme="minorBidi"/>
                    <w:sz w:val="22"/>
                    <w:szCs w:val="22"/>
                    <w:rPrChange w:id="12782" w:author="Nick.Tolimieri [2]" w:date="2022-09-09T12:38:00Z">
                      <w:rPr>
                        <w:rFonts w:ascii="Calibri" w:hAnsi="Calibri" w:cs="Calibri"/>
                        <w:color w:val="000000"/>
                        <w:sz w:val="22"/>
                        <w:szCs w:val="22"/>
                      </w:rPr>
                    </w:rPrChange>
                  </w:rPr>
                  <w:delText>0</w:delText>
                </w:r>
              </w:del>
            </w:ins>
          </w:p>
        </w:tc>
        <w:tc>
          <w:tcPr>
            <w:tcW w:w="960" w:type="dxa"/>
            <w:noWrap/>
            <w:hideMark/>
            <w:tcPrChange w:id="127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84" w:author="Nick.Tolimieri [2]" w:date="2022-09-09T12:38:00Z"/>
                <w:del w:id="12785" w:author="Nick.Tolimieri" w:date="2022-09-13T12:37:00Z"/>
                <w:rFonts w:asciiTheme="minorHAnsi" w:eastAsiaTheme="minorHAnsi" w:hAnsiTheme="minorHAnsi" w:cstheme="minorBidi"/>
                <w:sz w:val="22"/>
                <w:szCs w:val="22"/>
                <w:rPrChange w:id="12786" w:author="Nick.Tolimieri [2]" w:date="2022-09-09T12:38:00Z">
                  <w:rPr>
                    <w:ins w:id="12787" w:author="Nick.Tolimieri [2]" w:date="2022-09-09T12:38:00Z"/>
                    <w:del w:id="12788" w:author="Nick.Tolimieri" w:date="2022-09-13T12:37:00Z"/>
                    <w:rFonts w:ascii="Calibri" w:hAnsi="Calibri" w:cs="Calibri"/>
                    <w:color w:val="000000"/>
                    <w:sz w:val="22"/>
                    <w:szCs w:val="22"/>
                  </w:rPr>
                </w:rPrChange>
              </w:rPr>
              <w:pPrChange w:id="12789" w:author="Nick.Tolimieri [2]" w:date="2022-09-09T12:38:00Z">
                <w:pPr>
                  <w:jc w:val="right"/>
                </w:pPr>
              </w:pPrChange>
            </w:pPr>
            <w:ins w:id="12790" w:author="Nick.Tolimieri [2]" w:date="2022-09-09T12:38:00Z">
              <w:del w:id="12791" w:author="Nick.Tolimieri" w:date="2022-09-13T12:37:00Z">
                <w:r w:rsidRPr="001255CF" w:rsidDel="00207938">
                  <w:rPr>
                    <w:rFonts w:asciiTheme="minorHAnsi" w:eastAsiaTheme="minorHAnsi" w:hAnsiTheme="minorHAnsi" w:cstheme="minorBidi"/>
                    <w:sz w:val="22"/>
                    <w:szCs w:val="22"/>
                    <w:rPrChange w:id="12792" w:author="Nick.Tolimieri [2]" w:date="2022-09-09T12:38:00Z">
                      <w:rPr>
                        <w:rFonts w:ascii="Calibri" w:hAnsi="Calibri" w:cs="Calibri"/>
                        <w:color w:val="000000"/>
                        <w:sz w:val="22"/>
                        <w:szCs w:val="22"/>
                      </w:rPr>
                    </w:rPrChange>
                  </w:rPr>
                  <w:delText>0</w:delText>
                </w:r>
              </w:del>
            </w:ins>
          </w:p>
        </w:tc>
        <w:tc>
          <w:tcPr>
            <w:tcW w:w="960" w:type="dxa"/>
            <w:noWrap/>
            <w:hideMark/>
            <w:tcPrChange w:id="127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94" w:author="Nick.Tolimieri [2]" w:date="2022-09-09T12:38:00Z"/>
                <w:del w:id="12795" w:author="Nick.Tolimieri" w:date="2022-09-13T12:37:00Z"/>
                <w:rFonts w:asciiTheme="minorHAnsi" w:eastAsiaTheme="minorHAnsi" w:hAnsiTheme="minorHAnsi" w:cstheme="minorBidi"/>
                <w:sz w:val="22"/>
                <w:szCs w:val="22"/>
                <w:rPrChange w:id="12796" w:author="Nick.Tolimieri [2]" w:date="2022-09-09T12:38:00Z">
                  <w:rPr>
                    <w:ins w:id="12797" w:author="Nick.Tolimieri [2]" w:date="2022-09-09T12:38:00Z"/>
                    <w:del w:id="12798" w:author="Nick.Tolimieri" w:date="2022-09-13T12:37:00Z"/>
                    <w:rFonts w:ascii="Calibri" w:hAnsi="Calibri" w:cs="Calibri"/>
                    <w:color w:val="000000"/>
                    <w:sz w:val="22"/>
                    <w:szCs w:val="22"/>
                  </w:rPr>
                </w:rPrChange>
              </w:rPr>
              <w:pPrChange w:id="12799" w:author="Nick.Tolimieri [2]" w:date="2022-09-09T12:38:00Z">
                <w:pPr>
                  <w:jc w:val="right"/>
                </w:pPr>
              </w:pPrChange>
            </w:pPr>
            <w:ins w:id="12800" w:author="Nick.Tolimieri [2]" w:date="2022-09-09T12:38:00Z">
              <w:del w:id="12801" w:author="Nick.Tolimieri" w:date="2022-09-13T12:37:00Z">
                <w:r w:rsidRPr="001255CF" w:rsidDel="00207938">
                  <w:rPr>
                    <w:rFonts w:asciiTheme="minorHAnsi" w:eastAsiaTheme="minorHAnsi" w:hAnsiTheme="minorHAnsi" w:cstheme="minorBidi"/>
                    <w:sz w:val="22"/>
                    <w:szCs w:val="22"/>
                    <w:rPrChange w:id="12802" w:author="Nick.Tolimieri [2]" w:date="2022-09-09T12:38:00Z">
                      <w:rPr>
                        <w:rFonts w:ascii="Calibri" w:hAnsi="Calibri" w:cs="Calibri"/>
                        <w:color w:val="000000"/>
                        <w:sz w:val="22"/>
                        <w:szCs w:val="22"/>
                      </w:rPr>
                    </w:rPrChange>
                  </w:rPr>
                  <w:delText>0</w:delText>
                </w:r>
              </w:del>
            </w:ins>
          </w:p>
        </w:tc>
        <w:tc>
          <w:tcPr>
            <w:tcW w:w="960" w:type="dxa"/>
            <w:noWrap/>
            <w:hideMark/>
            <w:tcPrChange w:id="128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04" w:author="Nick.Tolimieri [2]" w:date="2022-09-09T12:38:00Z"/>
                <w:del w:id="12805" w:author="Nick.Tolimieri" w:date="2022-09-13T12:37:00Z"/>
                <w:rFonts w:asciiTheme="minorHAnsi" w:eastAsiaTheme="minorHAnsi" w:hAnsiTheme="minorHAnsi" w:cstheme="minorBidi"/>
                <w:sz w:val="22"/>
                <w:szCs w:val="22"/>
                <w:rPrChange w:id="12806" w:author="Nick.Tolimieri [2]" w:date="2022-09-09T12:38:00Z">
                  <w:rPr>
                    <w:ins w:id="12807" w:author="Nick.Tolimieri [2]" w:date="2022-09-09T12:38:00Z"/>
                    <w:del w:id="12808" w:author="Nick.Tolimieri" w:date="2022-09-13T12:37:00Z"/>
                    <w:rFonts w:ascii="Calibri" w:hAnsi="Calibri" w:cs="Calibri"/>
                    <w:color w:val="000000"/>
                    <w:sz w:val="22"/>
                    <w:szCs w:val="22"/>
                  </w:rPr>
                </w:rPrChange>
              </w:rPr>
              <w:pPrChange w:id="12809" w:author="Nick.Tolimieri [2]" w:date="2022-09-09T12:38:00Z">
                <w:pPr/>
              </w:pPrChange>
            </w:pPr>
            <w:ins w:id="12810" w:author="Nick.Tolimieri [2]" w:date="2022-09-09T12:38:00Z">
              <w:del w:id="12811" w:author="Nick.Tolimieri" w:date="2022-09-13T12:37:00Z">
                <w:r w:rsidRPr="001255CF" w:rsidDel="00207938">
                  <w:rPr>
                    <w:rFonts w:asciiTheme="minorHAnsi" w:eastAsiaTheme="minorHAnsi" w:hAnsiTheme="minorHAnsi" w:cstheme="minorBidi"/>
                    <w:sz w:val="22"/>
                    <w:szCs w:val="22"/>
                    <w:rPrChange w:id="12812" w:author="Nick.Tolimieri [2]" w:date="2022-09-09T12:38:00Z">
                      <w:rPr>
                        <w:rFonts w:ascii="Calibri" w:hAnsi="Calibri" w:cs="Calibri"/>
                        <w:color w:val="000000"/>
                        <w:sz w:val="22"/>
                        <w:szCs w:val="22"/>
                      </w:rPr>
                    </w:rPrChange>
                  </w:rPr>
                  <w:delText>NA</w:delText>
                </w:r>
              </w:del>
            </w:ins>
          </w:p>
        </w:tc>
        <w:tc>
          <w:tcPr>
            <w:tcW w:w="960" w:type="dxa"/>
            <w:noWrap/>
            <w:hideMark/>
            <w:tcPrChange w:id="128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14" w:author="Nick.Tolimieri [2]" w:date="2022-09-09T12:38:00Z"/>
                <w:del w:id="12815" w:author="Nick.Tolimieri" w:date="2022-09-13T12:37:00Z"/>
                <w:rFonts w:asciiTheme="minorHAnsi" w:eastAsiaTheme="minorHAnsi" w:hAnsiTheme="minorHAnsi" w:cstheme="minorBidi"/>
                <w:sz w:val="22"/>
                <w:szCs w:val="22"/>
                <w:rPrChange w:id="12816" w:author="Nick.Tolimieri [2]" w:date="2022-09-09T12:38:00Z">
                  <w:rPr>
                    <w:ins w:id="12817" w:author="Nick.Tolimieri [2]" w:date="2022-09-09T12:38:00Z"/>
                    <w:del w:id="12818" w:author="Nick.Tolimieri" w:date="2022-09-13T12:37:00Z"/>
                    <w:rFonts w:ascii="Calibri" w:hAnsi="Calibri" w:cs="Calibri"/>
                    <w:color w:val="000000"/>
                    <w:sz w:val="22"/>
                    <w:szCs w:val="22"/>
                  </w:rPr>
                </w:rPrChange>
              </w:rPr>
              <w:pPrChange w:id="12819" w:author="Nick.Tolimieri [2]" w:date="2022-09-09T12:38:00Z">
                <w:pPr/>
              </w:pPrChange>
            </w:pPr>
            <w:ins w:id="12820" w:author="Nick.Tolimieri [2]" w:date="2022-09-09T12:38:00Z">
              <w:del w:id="12821" w:author="Nick.Tolimieri" w:date="2022-09-13T12:37:00Z">
                <w:r w:rsidRPr="001255CF" w:rsidDel="00207938">
                  <w:rPr>
                    <w:rFonts w:asciiTheme="minorHAnsi" w:eastAsiaTheme="minorHAnsi" w:hAnsiTheme="minorHAnsi" w:cstheme="minorBidi"/>
                    <w:sz w:val="22"/>
                    <w:szCs w:val="22"/>
                    <w:rPrChange w:id="12822" w:author="Nick.Tolimieri [2]" w:date="2022-09-09T12:38:00Z">
                      <w:rPr>
                        <w:rFonts w:ascii="Calibri" w:hAnsi="Calibri" w:cs="Calibri"/>
                        <w:color w:val="000000"/>
                        <w:sz w:val="22"/>
                        <w:szCs w:val="22"/>
                      </w:rPr>
                    </w:rPrChange>
                  </w:rPr>
                  <w:delText>NA</w:delText>
                </w:r>
              </w:del>
            </w:ins>
          </w:p>
        </w:tc>
        <w:tc>
          <w:tcPr>
            <w:tcW w:w="960" w:type="dxa"/>
            <w:noWrap/>
            <w:hideMark/>
            <w:tcPrChange w:id="128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24" w:author="Nick.Tolimieri [2]" w:date="2022-09-09T12:38:00Z"/>
                <w:del w:id="12825" w:author="Nick.Tolimieri" w:date="2022-09-13T12:37:00Z"/>
                <w:rFonts w:asciiTheme="minorHAnsi" w:eastAsiaTheme="minorHAnsi" w:hAnsiTheme="minorHAnsi" w:cstheme="minorBidi"/>
                <w:sz w:val="22"/>
                <w:szCs w:val="22"/>
                <w:rPrChange w:id="12826" w:author="Nick.Tolimieri [2]" w:date="2022-09-09T12:38:00Z">
                  <w:rPr>
                    <w:ins w:id="12827" w:author="Nick.Tolimieri [2]" w:date="2022-09-09T12:38:00Z"/>
                    <w:del w:id="12828" w:author="Nick.Tolimieri" w:date="2022-09-13T12:37:00Z"/>
                    <w:rFonts w:ascii="Calibri" w:hAnsi="Calibri" w:cs="Calibri"/>
                    <w:color w:val="000000"/>
                    <w:sz w:val="22"/>
                    <w:szCs w:val="22"/>
                  </w:rPr>
                </w:rPrChange>
              </w:rPr>
              <w:pPrChange w:id="12829" w:author="Nick.Tolimieri [2]" w:date="2022-09-09T12:38:00Z">
                <w:pPr/>
              </w:pPrChange>
            </w:pPr>
            <w:ins w:id="12830" w:author="Nick.Tolimieri [2]" w:date="2022-09-09T12:38:00Z">
              <w:del w:id="12831" w:author="Nick.Tolimieri" w:date="2022-09-13T12:37:00Z">
                <w:r w:rsidRPr="001255CF" w:rsidDel="00207938">
                  <w:rPr>
                    <w:rFonts w:asciiTheme="minorHAnsi" w:eastAsiaTheme="minorHAnsi" w:hAnsiTheme="minorHAnsi" w:cstheme="minorBidi"/>
                    <w:sz w:val="22"/>
                    <w:szCs w:val="22"/>
                    <w:rPrChange w:id="12832" w:author="Nick.Tolimieri [2]" w:date="2022-09-09T12:38:00Z">
                      <w:rPr>
                        <w:rFonts w:ascii="Calibri" w:hAnsi="Calibri" w:cs="Calibri"/>
                        <w:color w:val="000000"/>
                        <w:sz w:val="22"/>
                        <w:szCs w:val="22"/>
                      </w:rPr>
                    </w:rPrChange>
                  </w:rPr>
                  <w:delText>NA</w:delText>
                </w:r>
              </w:del>
            </w:ins>
          </w:p>
        </w:tc>
        <w:tc>
          <w:tcPr>
            <w:tcW w:w="960" w:type="dxa"/>
            <w:noWrap/>
            <w:hideMark/>
            <w:tcPrChange w:id="128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34" w:author="Nick.Tolimieri [2]" w:date="2022-09-09T12:38:00Z"/>
                <w:del w:id="12835" w:author="Nick.Tolimieri" w:date="2022-09-13T12:37:00Z"/>
                <w:rFonts w:asciiTheme="minorHAnsi" w:eastAsiaTheme="minorHAnsi" w:hAnsiTheme="minorHAnsi" w:cstheme="minorBidi"/>
                <w:sz w:val="22"/>
                <w:szCs w:val="22"/>
                <w:rPrChange w:id="12836" w:author="Nick.Tolimieri [2]" w:date="2022-09-09T12:38:00Z">
                  <w:rPr>
                    <w:ins w:id="12837" w:author="Nick.Tolimieri [2]" w:date="2022-09-09T12:38:00Z"/>
                    <w:del w:id="12838" w:author="Nick.Tolimieri" w:date="2022-09-13T12:37:00Z"/>
                    <w:rFonts w:ascii="Calibri" w:hAnsi="Calibri" w:cs="Calibri"/>
                    <w:color w:val="000000"/>
                    <w:sz w:val="22"/>
                    <w:szCs w:val="22"/>
                  </w:rPr>
                </w:rPrChange>
              </w:rPr>
              <w:pPrChange w:id="12839" w:author="Nick.Tolimieri [2]" w:date="2022-09-09T12:38:00Z">
                <w:pPr/>
              </w:pPrChange>
            </w:pPr>
            <w:ins w:id="12840" w:author="Nick.Tolimieri [2]" w:date="2022-09-09T12:38:00Z">
              <w:del w:id="12841" w:author="Nick.Tolimieri" w:date="2022-09-13T12:37:00Z">
                <w:r w:rsidRPr="001255CF" w:rsidDel="00207938">
                  <w:rPr>
                    <w:rFonts w:asciiTheme="minorHAnsi" w:eastAsiaTheme="minorHAnsi" w:hAnsiTheme="minorHAnsi" w:cstheme="minorBidi"/>
                    <w:sz w:val="22"/>
                    <w:szCs w:val="22"/>
                    <w:rPrChange w:id="12842"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2843" w:author="Nick.Tolimieri [2]" w:date="2022-09-09T12:38:00Z"/>
          <w:del w:id="12844" w:author="Nick.Tolimieri" w:date="2022-09-13T12:37:00Z"/>
          <w:trPrChange w:id="12845" w:author="Nick.Tolimieri [2]" w:date="2022-09-09T12:38:00Z">
            <w:trPr>
              <w:divId w:val="1429738465"/>
              <w:trHeight w:val="300"/>
            </w:trPr>
          </w:trPrChange>
        </w:trPr>
        <w:tc>
          <w:tcPr>
            <w:tcW w:w="960" w:type="dxa"/>
            <w:noWrap/>
            <w:hideMark/>
            <w:tcPrChange w:id="128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47" w:author="Nick.Tolimieri [2]" w:date="2022-09-09T12:38:00Z"/>
                <w:del w:id="12848" w:author="Nick.Tolimieri" w:date="2022-09-13T12:37:00Z"/>
                <w:rFonts w:asciiTheme="minorHAnsi" w:eastAsiaTheme="minorHAnsi" w:hAnsiTheme="minorHAnsi" w:cstheme="minorBidi"/>
                <w:sz w:val="22"/>
                <w:szCs w:val="22"/>
                <w:rPrChange w:id="12849" w:author="Nick.Tolimieri [2]" w:date="2022-09-09T12:38:00Z">
                  <w:rPr>
                    <w:ins w:id="12850" w:author="Nick.Tolimieri [2]" w:date="2022-09-09T12:38:00Z"/>
                    <w:del w:id="12851" w:author="Nick.Tolimieri" w:date="2022-09-13T12:37:00Z"/>
                    <w:rFonts w:ascii="Calibri" w:hAnsi="Calibri" w:cs="Calibri"/>
                    <w:color w:val="000000"/>
                    <w:sz w:val="22"/>
                    <w:szCs w:val="22"/>
                  </w:rPr>
                </w:rPrChange>
              </w:rPr>
              <w:pPrChange w:id="12852" w:author="Nick.Tolimieri [2]" w:date="2022-09-09T12:38:00Z">
                <w:pPr/>
              </w:pPrChange>
            </w:pPr>
            <w:ins w:id="12853" w:author="Nick.Tolimieri [2]" w:date="2022-09-09T12:38:00Z">
              <w:del w:id="12854" w:author="Nick.Tolimieri" w:date="2022-09-13T12:37:00Z">
                <w:r w:rsidRPr="001255CF" w:rsidDel="00207938">
                  <w:rPr>
                    <w:rFonts w:asciiTheme="minorHAnsi" w:eastAsiaTheme="minorHAnsi" w:hAnsiTheme="minorHAnsi" w:cstheme="minorBidi"/>
                    <w:sz w:val="22"/>
                    <w:szCs w:val="22"/>
                    <w:rPrChange w:id="12855" w:author="Nick.Tolimieri [2]" w:date="2022-09-09T12:38:00Z">
                      <w:rPr>
                        <w:rFonts w:ascii="Calibri" w:hAnsi="Calibri" w:cs="Calibri"/>
                        <w:color w:val="000000"/>
                        <w:sz w:val="22"/>
                        <w:szCs w:val="22"/>
                      </w:rPr>
                    </w:rPrChange>
                  </w:rPr>
                  <w:delText>Cape Alava</w:delText>
                </w:r>
              </w:del>
            </w:ins>
          </w:p>
        </w:tc>
        <w:tc>
          <w:tcPr>
            <w:tcW w:w="960" w:type="dxa"/>
            <w:noWrap/>
            <w:hideMark/>
            <w:tcPrChange w:id="128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57" w:author="Nick.Tolimieri [2]" w:date="2022-09-09T12:38:00Z"/>
                <w:del w:id="12858" w:author="Nick.Tolimieri" w:date="2022-09-13T12:37:00Z"/>
                <w:rFonts w:asciiTheme="minorHAnsi" w:eastAsiaTheme="minorHAnsi" w:hAnsiTheme="minorHAnsi" w:cstheme="minorBidi"/>
                <w:sz w:val="22"/>
                <w:szCs w:val="22"/>
                <w:rPrChange w:id="12859" w:author="Nick.Tolimieri [2]" w:date="2022-09-09T12:38:00Z">
                  <w:rPr>
                    <w:ins w:id="12860" w:author="Nick.Tolimieri [2]" w:date="2022-09-09T12:38:00Z"/>
                    <w:del w:id="12861" w:author="Nick.Tolimieri" w:date="2022-09-13T12:37:00Z"/>
                    <w:rFonts w:ascii="Calibri" w:hAnsi="Calibri" w:cs="Calibri"/>
                    <w:color w:val="000000"/>
                    <w:sz w:val="22"/>
                    <w:szCs w:val="22"/>
                  </w:rPr>
                </w:rPrChange>
              </w:rPr>
              <w:pPrChange w:id="12862" w:author="Nick.Tolimieri [2]" w:date="2022-09-09T12:38:00Z">
                <w:pPr>
                  <w:jc w:val="right"/>
                </w:pPr>
              </w:pPrChange>
            </w:pPr>
            <w:ins w:id="12863" w:author="Nick.Tolimieri [2]" w:date="2022-09-09T12:38:00Z">
              <w:del w:id="12864" w:author="Nick.Tolimieri" w:date="2022-09-13T12:37:00Z">
                <w:r w:rsidRPr="001255CF" w:rsidDel="00207938">
                  <w:rPr>
                    <w:rFonts w:asciiTheme="minorHAnsi" w:eastAsiaTheme="minorHAnsi" w:hAnsiTheme="minorHAnsi" w:cstheme="minorBidi"/>
                    <w:sz w:val="22"/>
                    <w:szCs w:val="22"/>
                    <w:rPrChange w:id="12865" w:author="Nick.Tolimieri [2]" w:date="2022-09-09T12:38:00Z">
                      <w:rPr>
                        <w:rFonts w:ascii="Calibri" w:hAnsi="Calibri" w:cs="Calibri"/>
                        <w:color w:val="000000"/>
                        <w:sz w:val="22"/>
                        <w:szCs w:val="22"/>
                      </w:rPr>
                    </w:rPrChange>
                  </w:rPr>
                  <w:delText>2002</w:delText>
                </w:r>
              </w:del>
            </w:ins>
          </w:p>
        </w:tc>
        <w:tc>
          <w:tcPr>
            <w:tcW w:w="960" w:type="dxa"/>
            <w:noWrap/>
            <w:hideMark/>
            <w:tcPrChange w:id="128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67" w:author="Nick.Tolimieri [2]" w:date="2022-09-09T12:38:00Z"/>
                <w:del w:id="12868" w:author="Nick.Tolimieri" w:date="2022-09-13T12:37:00Z"/>
                <w:rFonts w:asciiTheme="minorHAnsi" w:eastAsiaTheme="minorHAnsi" w:hAnsiTheme="minorHAnsi" w:cstheme="minorBidi"/>
                <w:sz w:val="22"/>
                <w:szCs w:val="22"/>
                <w:rPrChange w:id="12869" w:author="Nick.Tolimieri [2]" w:date="2022-09-09T12:38:00Z">
                  <w:rPr>
                    <w:ins w:id="12870" w:author="Nick.Tolimieri [2]" w:date="2022-09-09T12:38:00Z"/>
                    <w:del w:id="12871" w:author="Nick.Tolimieri" w:date="2022-09-13T12:37:00Z"/>
                    <w:rFonts w:ascii="Calibri" w:hAnsi="Calibri" w:cs="Calibri"/>
                    <w:color w:val="000000"/>
                    <w:sz w:val="22"/>
                    <w:szCs w:val="22"/>
                  </w:rPr>
                </w:rPrChange>
              </w:rPr>
              <w:pPrChange w:id="12872" w:author="Nick.Tolimieri [2]" w:date="2022-09-09T12:38:00Z">
                <w:pPr>
                  <w:jc w:val="right"/>
                </w:pPr>
              </w:pPrChange>
            </w:pPr>
            <w:ins w:id="12873" w:author="Nick.Tolimieri [2]" w:date="2022-09-09T12:38:00Z">
              <w:del w:id="12874" w:author="Nick.Tolimieri" w:date="2022-09-13T12:37:00Z">
                <w:r w:rsidRPr="001255CF" w:rsidDel="00207938">
                  <w:rPr>
                    <w:rFonts w:asciiTheme="minorHAnsi" w:eastAsiaTheme="minorHAnsi" w:hAnsiTheme="minorHAnsi" w:cstheme="minorBidi"/>
                    <w:sz w:val="22"/>
                    <w:szCs w:val="22"/>
                    <w:rPrChange w:id="12875" w:author="Nick.Tolimieri [2]" w:date="2022-09-09T12:38:00Z">
                      <w:rPr>
                        <w:rFonts w:ascii="Calibri" w:hAnsi="Calibri" w:cs="Calibri"/>
                        <w:color w:val="000000"/>
                        <w:sz w:val="22"/>
                        <w:szCs w:val="22"/>
                      </w:rPr>
                    </w:rPrChange>
                  </w:rPr>
                  <w:delText>0</w:delText>
                </w:r>
              </w:del>
            </w:ins>
          </w:p>
        </w:tc>
        <w:tc>
          <w:tcPr>
            <w:tcW w:w="960" w:type="dxa"/>
            <w:noWrap/>
            <w:hideMark/>
            <w:tcPrChange w:id="128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77" w:author="Nick.Tolimieri [2]" w:date="2022-09-09T12:38:00Z"/>
                <w:del w:id="12878" w:author="Nick.Tolimieri" w:date="2022-09-13T12:37:00Z"/>
                <w:rFonts w:asciiTheme="minorHAnsi" w:eastAsiaTheme="minorHAnsi" w:hAnsiTheme="minorHAnsi" w:cstheme="minorBidi"/>
                <w:sz w:val="22"/>
                <w:szCs w:val="22"/>
                <w:rPrChange w:id="12879" w:author="Nick.Tolimieri [2]" w:date="2022-09-09T12:38:00Z">
                  <w:rPr>
                    <w:ins w:id="12880" w:author="Nick.Tolimieri [2]" w:date="2022-09-09T12:38:00Z"/>
                    <w:del w:id="12881" w:author="Nick.Tolimieri" w:date="2022-09-13T12:37:00Z"/>
                    <w:rFonts w:ascii="Calibri" w:hAnsi="Calibri" w:cs="Calibri"/>
                    <w:color w:val="000000"/>
                    <w:sz w:val="22"/>
                    <w:szCs w:val="22"/>
                  </w:rPr>
                </w:rPrChange>
              </w:rPr>
              <w:pPrChange w:id="12882" w:author="Nick.Tolimieri [2]" w:date="2022-09-09T12:38:00Z">
                <w:pPr>
                  <w:jc w:val="right"/>
                </w:pPr>
              </w:pPrChange>
            </w:pPr>
            <w:ins w:id="12883" w:author="Nick.Tolimieri [2]" w:date="2022-09-09T12:38:00Z">
              <w:del w:id="12884" w:author="Nick.Tolimieri" w:date="2022-09-13T12:37:00Z">
                <w:r w:rsidRPr="001255CF" w:rsidDel="00207938">
                  <w:rPr>
                    <w:rFonts w:asciiTheme="minorHAnsi" w:eastAsiaTheme="minorHAnsi" w:hAnsiTheme="minorHAnsi" w:cstheme="minorBidi"/>
                    <w:sz w:val="22"/>
                    <w:szCs w:val="22"/>
                    <w:rPrChange w:id="12885" w:author="Nick.Tolimieri [2]" w:date="2022-09-09T12:38:00Z">
                      <w:rPr>
                        <w:rFonts w:ascii="Calibri" w:hAnsi="Calibri" w:cs="Calibri"/>
                        <w:color w:val="000000"/>
                        <w:sz w:val="22"/>
                        <w:szCs w:val="22"/>
                      </w:rPr>
                    </w:rPrChange>
                  </w:rPr>
                  <w:delText>14</w:delText>
                </w:r>
              </w:del>
            </w:ins>
          </w:p>
        </w:tc>
        <w:tc>
          <w:tcPr>
            <w:tcW w:w="960" w:type="dxa"/>
            <w:noWrap/>
            <w:hideMark/>
            <w:tcPrChange w:id="128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87" w:author="Nick.Tolimieri [2]" w:date="2022-09-09T12:38:00Z"/>
                <w:del w:id="12888" w:author="Nick.Tolimieri" w:date="2022-09-13T12:37:00Z"/>
                <w:rFonts w:asciiTheme="minorHAnsi" w:eastAsiaTheme="minorHAnsi" w:hAnsiTheme="minorHAnsi" w:cstheme="minorBidi"/>
                <w:sz w:val="22"/>
                <w:szCs w:val="22"/>
                <w:rPrChange w:id="12889" w:author="Nick.Tolimieri [2]" w:date="2022-09-09T12:38:00Z">
                  <w:rPr>
                    <w:ins w:id="12890" w:author="Nick.Tolimieri [2]" w:date="2022-09-09T12:38:00Z"/>
                    <w:del w:id="12891" w:author="Nick.Tolimieri" w:date="2022-09-13T12:37:00Z"/>
                    <w:rFonts w:ascii="Calibri" w:hAnsi="Calibri" w:cs="Calibri"/>
                    <w:color w:val="000000"/>
                    <w:sz w:val="22"/>
                    <w:szCs w:val="22"/>
                  </w:rPr>
                </w:rPrChange>
              </w:rPr>
              <w:pPrChange w:id="12892" w:author="Nick.Tolimieri [2]" w:date="2022-09-09T12:38:00Z">
                <w:pPr>
                  <w:jc w:val="right"/>
                </w:pPr>
              </w:pPrChange>
            </w:pPr>
            <w:ins w:id="12893" w:author="Nick.Tolimieri [2]" w:date="2022-09-09T12:38:00Z">
              <w:del w:id="12894" w:author="Nick.Tolimieri" w:date="2022-09-13T12:37:00Z">
                <w:r w:rsidRPr="001255CF" w:rsidDel="00207938">
                  <w:rPr>
                    <w:rFonts w:asciiTheme="minorHAnsi" w:eastAsiaTheme="minorHAnsi" w:hAnsiTheme="minorHAnsi" w:cstheme="minorBidi"/>
                    <w:sz w:val="22"/>
                    <w:szCs w:val="22"/>
                    <w:rPrChange w:id="12895" w:author="Nick.Tolimieri [2]" w:date="2022-09-09T12:38:00Z">
                      <w:rPr>
                        <w:rFonts w:ascii="Calibri" w:hAnsi="Calibri" w:cs="Calibri"/>
                        <w:color w:val="000000"/>
                        <w:sz w:val="22"/>
                        <w:szCs w:val="22"/>
                      </w:rPr>
                    </w:rPrChange>
                  </w:rPr>
                  <w:delText>1</w:delText>
                </w:r>
              </w:del>
            </w:ins>
          </w:p>
        </w:tc>
        <w:tc>
          <w:tcPr>
            <w:tcW w:w="960" w:type="dxa"/>
            <w:noWrap/>
            <w:hideMark/>
            <w:tcPrChange w:id="128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97" w:author="Nick.Tolimieri [2]" w:date="2022-09-09T12:38:00Z"/>
                <w:del w:id="12898" w:author="Nick.Tolimieri" w:date="2022-09-13T12:37:00Z"/>
                <w:rFonts w:asciiTheme="minorHAnsi" w:eastAsiaTheme="minorHAnsi" w:hAnsiTheme="minorHAnsi" w:cstheme="minorBidi"/>
                <w:sz w:val="22"/>
                <w:szCs w:val="22"/>
                <w:rPrChange w:id="12899" w:author="Nick.Tolimieri [2]" w:date="2022-09-09T12:38:00Z">
                  <w:rPr>
                    <w:ins w:id="12900" w:author="Nick.Tolimieri [2]" w:date="2022-09-09T12:38:00Z"/>
                    <w:del w:id="12901" w:author="Nick.Tolimieri" w:date="2022-09-13T12:37:00Z"/>
                    <w:rFonts w:ascii="Calibri" w:hAnsi="Calibri" w:cs="Calibri"/>
                    <w:color w:val="000000"/>
                    <w:sz w:val="22"/>
                    <w:szCs w:val="22"/>
                  </w:rPr>
                </w:rPrChange>
              </w:rPr>
              <w:pPrChange w:id="12902" w:author="Nick.Tolimieri [2]" w:date="2022-09-09T12:38:00Z">
                <w:pPr>
                  <w:jc w:val="right"/>
                </w:pPr>
              </w:pPrChange>
            </w:pPr>
            <w:ins w:id="12903" w:author="Nick.Tolimieri [2]" w:date="2022-09-09T12:38:00Z">
              <w:del w:id="12904" w:author="Nick.Tolimieri" w:date="2022-09-13T12:37:00Z">
                <w:r w:rsidRPr="001255CF" w:rsidDel="00207938">
                  <w:rPr>
                    <w:rFonts w:asciiTheme="minorHAnsi" w:eastAsiaTheme="minorHAnsi" w:hAnsiTheme="minorHAnsi" w:cstheme="minorBidi"/>
                    <w:sz w:val="22"/>
                    <w:szCs w:val="22"/>
                    <w:rPrChange w:id="12905" w:author="Nick.Tolimieri [2]" w:date="2022-09-09T12:38:00Z">
                      <w:rPr>
                        <w:rFonts w:ascii="Calibri" w:hAnsi="Calibri" w:cs="Calibri"/>
                        <w:color w:val="000000"/>
                        <w:sz w:val="22"/>
                        <w:szCs w:val="22"/>
                      </w:rPr>
                    </w:rPrChange>
                  </w:rPr>
                  <w:delText>19</w:delText>
                </w:r>
              </w:del>
            </w:ins>
          </w:p>
        </w:tc>
        <w:tc>
          <w:tcPr>
            <w:tcW w:w="960" w:type="dxa"/>
            <w:noWrap/>
            <w:hideMark/>
            <w:tcPrChange w:id="129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07" w:author="Nick.Tolimieri [2]" w:date="2022-09-09T12:38:00Z"/>
                <w:del w:id="12908" w:author="Nick.Tolimieri" w:date="2022-09-13T12:37:00Z"/>
                <w:rFonts w:asciiTheme="minorHAnsi" w:eastAsiaTheme="minorHAnsi" w:hAnsiTheme="minorHAnsi" w:cstheme="minorBidi"/>
                <w:sz w:val="22"/>
                <w:szCs w:val="22"/>
                <w:rPrChange w:id="12909" w:author="Nick.Tolimieri [2]" w:date="2022-09-09T12:38:00Z">
                  <w:rPr>
                    <w:ins w:id="12910" w:author="Nick.Tolimieri [2]" w:date="2022-09-09T12:38:00Z"/>
                    <w:del w:id="12911" w:author="Nick.Tolimieri" w:date="2022-09-13T12:37:00Z"/>
                    <w:rFonts w:ascii="Calibri" w:hAnsi="Calibri" w:cs="Calibri"/>
                    <w:color w:val="000000"/>
                    <w:sz w:val="22"/>
                    <w:szCs w:val="22"/>
                  </w:rPr>
                </w:rPrChange>
              </w:rPr>
              <w:pPrChange w:id="12912" w:author="Nick.Tolimieri [2]" w:date="2022-09-09T12:38:00Z">
                <w:pPr>
                  <w:jc w:val="right"/>
                </w:pPr>
              </w:pPrChange>
            </w:pPr>
            <w:ins w:id="12913" w:author="Nick.Tolimieri [2]" w:date="2022-09-09T12:38:00Z">
              <w:del w:id="12914" w:author="Nick.Tolimieri" w:date="2022-09-13T12:37:00Z">
                <w:r w:rsidRPr="001255CF" w:rsidDel="00207938">
                  <w:rPr>
                    <w:rFonts w:asciiTheme="minorHAnsi" w:eastAsiaTheme="minorHAnsi" w:hAnsiTheme="minorHAnsi" w:cstheme="minorBidi"/>
                    <w:sz w:val="22"/>
                    <w:szCs w:val="22"/>
                    <w:rPrChange w:id="12915" w:author="Nick.Tolimieri [2]" w:date="2022-09-09T12:38:00Z">
                      <w:rPr>
                        <w:rFonts w:ascii="Calibri" w:hAnsi="Calibri" w:cs="Calibri"/>
                        <w:color w:val="000000"/>
                        <w:sz w:val="22"/>
                        <w:szCs w:val="22"/>
                      </w:rPr>
                    </w:rPrChange>
                  </w:rPr>
                  <w:delText>19</w:delText>
                </w:r>
              </w:del>
            </w:ins>
          </w:p>
        </w:tc>
        <w:tc>
          <w:tcPr>
            <w:tcW w:w="960" w:type="dxa"/>
            <w:noWrap/>
            <w:hideMark/>
            <w:tcPrChange w:id="129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17" w:author="Nick.Tolimieri [2]" w:date="2022-09-09T12:38:00Z"/>
                <w:del w:id="12918" w:author="Nick.Tolimieri" w:date="2022-09-13T12:37:00Z"/>
                <w:rFonts w:asciiTheme="minorHAnsi" w:eastAsiaTheme="minorHAnsi" w:hAnsiTheme="minorHAnsi" w:cstheme="minorBidi"/>
                <w:sz w:val="22"/>
                <w:szCs w:val="22"/>
                <w:rPrChange w:id="12919" w:author="Nick.Tolimieri [2]" w:date="2022-09-09T12:38:00Z">
                  <w:rPr>
                    <w:ins w:id="12920" w:author="Nick.Tolimieri [2]" w:date="2022-09-09T12:38:00Z"/>
                    <w:del w:id="12921" w:author="Nick.Tolimieri" w:date="2022-09-13T12:37:00Z"/>
                    <w:rFonts w:ascii="Calibri" w:hAnsi="Calibri" w:cs="Calibri"/>
                    <w:color w:val="000000"/>
                    <w:sz w:val="22"/>
                    <w:szCs w:val="22"/>
                  </w:rPr>
                </w:rPrChange>
              </w:rPr>
              <w:pPrChange w:id="12922" w:author="Nick.Tolimieri [2]" w:date="2022-09-09T12:38:00Z">
                <w:pPr>
                  <w:jc w:val="right"/>
                </w:pPr>
              </w:pPrChange>
            </w:pPr>
            <w:ins w:id="12923" w:author="Nick.Tolimieri [2]" w:date="2022-09-09T12:38:00Z">
              <w:del w:id="12924" w:author="Nick.Tolimieri" w:date="2022-09-13T12:37:00Z">
                <w:r w:rsidRPr="001255CF" w:rsidDel="00207938">
                  <w:rPr>
                    <w:rFonts w:asciiTheme="minorHAnsi" w:eastAsiaTheme="minorHAnsi" w:hAnsiTheme="minorHAnsi" w:cstheme="minorBidi"/>
                    <w:sz w:val="22"/>
                    <w:szCs w:val="22"/>
                    <w:rPrChange w:id="12925" w:author="Nick.Tolimieri [2]" w:date="2022-09-09T12:38:00Z">
                      <w:rPr>
                        <w:rFonts w:ascii="Calibri" w:hAnsi="Calibri" w:cs="Calibri"/>
                        <w:color w:val="000000"/>
                        <w:sz w:val="22"/>
                        <w:szCs w:val="22"/>
                      </w:rPr>
                    </w:rPrChange>
                  </w:rPr>
                  <w:delText>19</w:delText>
                </w:r>
              </w:del>
            </w:ins>
          </w:p>
        </w:tc>
        <w:tc>
          <w:tcPr>
            <w:tcW w:w="960" w:type="dxa"/>
            <w:noWrap/>
            <w:hideMark/>
            <w:tcPrChange w:id="129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27" w:author="Nick.Tolimieri [2]" w:date="2022-09-09T12:38:00Z"/>
                <w:del w:id="12928" w:author="Nick.Tolimieri" w:date="2022-09-13T12:37:00Z"/>
                <w:rFonts w:asciiTheme="minorHAnsi" w:eastAsiaTheme="minorHAnsi" w:hAnsiTheme="minorHAnsi" w:cstheme="minorBidi"/>
                <w:sz w:val="22"/>
                <w:szCs w:val="22"/>
                <w:rPrChange w:id="12929" w:author="Nick.Tolimieri [2]" w:date="2022-09-09T12:38:00Z">
                  <w:rPr>
                    <w:ins w:id="12930" w:author="Nick.Tolimieri [2]" w:date="2022-09-09T12:38:00Z"/>
                    <w:del w:id="12931" w:author="Nick.Tolimieri" w:date="2022-09-13T12:37:00Z"/>
                    <w:rFonts w:ascii="Calibri" w:hAnsi="Calibri" w:cs="Calibri"/>
                    <w:color w:val="000000"/>
                    <w:sz w:val="22"/>
                    <w:szCs w:val="22"/>
                  </w:rPr>
                </w:rPrChange>
              </w:rPr>
              <w:pPrChange w:id="12932" w:author="Nick.Tolimieri [2]" w:date="2022-09-09T12:38:00Z">
                <w:pPr>
                  <w:jc w:val="right"/>
                </w:pPr>
              </w:pPrChange>
            </w:pPr>
            <w:ins w:id="12933" w:author="Nick.Tolimieri [2]" w:date="2022-09-09T12:38:00Z">
              <w:del w:id="12934" w:author="Nick.Tolimieri" w:date="2022-09-13T12:37:00Z">
                <w:r w:rsidRPr="001255CF" w:rsidDel="00207938">
                  <w:rPr>
                    <w:rFonts w:asciiTheme="minorHAnsi" w:eastAsiaTheme="minorHAnsi" w:hAnsiTheme="minorHAnsi" w:cstheme="minorBidi"/>
                    <w:sz w:val="22"/>
                    <w:szCs w:val="22"/>
                    <w:rPrChange w:id="12935" w:author="Nick.Tolimieri [2]" w:date="2022-09-09T12:38:00Z">
                      <w:rPr>
                        <w:rFonts w:ascii="Calibri" w:hAnsi="Calibri" w:cs="Calibri"/>
                        <w:color w:val="000000"/>
                        <w:sz w:val="22"/>
                        <w:szCs w:val="22"/>
                      </w:rPr>
                    </w:rPrChange>
                  </w:rPr>
                  <w:delText>1.54</w:delText>
                </w:r>
              </w:del>
            </w:ins>
          </w:p>
        </w:tc>
        <w:tc>
          <w:tcPr>
            <w:tcW w:w="960" w:type="dxa"/>
            <w:noWrap/>
            <w:hideMark/>
            <w:tcPrChange w:id="129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37" w:author="Nick.Tolimieri [2]" w:date="2022-09-09T12:38:00Z"/>
                <w:del w:id="12938" w:author="Nick.Tolimieri" w:date="2022-09-13T12:37:00Z"/>
                <w:rFonts w:asciiTheme="minorHAnsi" w:eastAsiaTheme="minorHAnsi" w:hAnsiTheme="minorHAnsi" w:cstheme="minorBidi"/>
                <w:sz w:val="22"/>
                <w:szCs w:val="22"/>
                <w:rPrChange w:id="12939" w:author="Nick.Tolimieri [2]" w:date="2022-09-09T12:38:00Z">
                  <w:rPr>
                    <w:ins w:id="12940" w:author="Nick.Tolimieri [2]" w:date="2022-09-09T12:38:00Z"/>
                    <w:del w:id="12941" w:author="Nick.Tolimieri" w:date="2022-09-13T12:37:00Z"/>
                    <w:rFonts w:ascii="Calibri" w:hAnsi="Calibri" w:cs="Calibri"/>
                    <w:color w:val="000000"/>
                    <w:sz w:val="22"/>
                    <w:szCs w:val="22"/>
                  </w:rPr>
                </w:rPrChange>
              </w:rPr>
              <w:pPrChange w:id="12942" w:author="Nick.Tolimieri [2]" w:date="2022-09-09T12:38:00Z">
                <w:pPr>
                  <w:jc w:val="right"/>
                </w:pPr>
              </w:pPrChange>
            </w:pPr>
            <w:ins w:id="12943" w:author="Nick.Tolimieri [2]" w:date="2022-09-09T12:38:00Z">
              <w:del w:id="12944" w:author="Nick.Tolimieri" w:date="2022-09-13T12:37:00Z">
                <w:r w:rsidRPr="001255CF" w:rsidDel="00207938">
                  <w:rPr>
                    <w:rFonts w:asciiTheme="minorHAnsi" w:eastAsiaTheme="minorHAnsi" w:hAnsiTheme="minorHAnsi" w:cstheme="minorBidi"/>
                    <w:sz w:val="22"/>
                    <w:szCs w:val="22"/>
                    <w:rPrChange w:id="12945" w:author="Nick.Tolimieri [2]" w:date="2022-09-09T12:38:00Z">
                      <w:rPr>
                        <w:rFonts w:ascii="Calibri" w:hAnsi="Calibri" w:cs="Calibri"/>
                        <w:color w:val="000000"/>
                        <w:sz w:val="22"/>
                        <w:szCs w:val="22"/>
                      </w:rPr>
                    </w:rPrChange>
                  </w:rPr>
                  <w:delText>0.23</w:delText>
                </w:r>
              </w:del>
            </w:ins>
          </w:p>
        </w:tc>
      </w:tr>
      <w:tr w:rsidR="001255CF" w:rsidRPr="001255CF" w:rsidDel="00207938" w:rsidTr="001255CF">
        <w:trPr>
          <w:divId w:val="1429738465"/>
          <w:trHeight w:val="300"/>
          <w:ins w:id="12946" w:author="Nick.Tolimieri [2]" w:date="2022-09-09T12:38:00Z"/>
          <w:del w:id="12947" w:author="Nick.Tolimieri" w:date="2022-09-13T12:37:00Z"/>
          <w:trPrChange w:id="12948" w:author="Nick.Tolimieri [2]" w:date="2022-09-09T12:38:00Z">
            <w:trPr>
              <w:divId w:val="1429738465"/>
              <w:trHeight w:val="300"/>
            </w:trPr>
          </w:trPrChange>
        </w:trPr>
        <w:tc>
          <w:tcPr>
            <w:tcW w:w="960" w:type="dxa"/>
            <w:noWrap/>
            <w:hideMark/>
            <w:tcPrChange w:id="129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50" w:author="Nick.Tolimieri [2]" w:date="2022-09-09T12:38:00Z"/>
                <w:del w:id="12951" w:author="Nick.Tolimieri" w:date="2022-09-13T12:37:00Z"/>
                <w:rFonts w:asciiTheme="minorHAnsi" w:eastAsiaTheme="minorHAnsi" w:hAnsiTheme="minorHAnsi" w:cstheme="minorBidi"/>
                <w:sz w:val="22"/>
                <w:szCs w:val="22"/>
                <w:rPrChange w:id="12952" w:author="Nick.Tolimieri [2]" w:date="2022-09-09T12:38:00Z">
                  <w:rPr>
                    <w:ins w:id="12953" w:author="Nick.Tolimieri [2]" w:date="2022-09-09T12:38:00Z"/>
                    <w:del w:id="12954" w:author="Nick.Tolimieri" w:date="2022-09-13T12:37:00Z"/>
                    <w:rFonts w:ascii="Calibri" w:hAnsi="Calibri" w:cs="Calibri"/>
                    <w:color w:val="000000"/>
                    <w:sz w:val="22"/>
                    <w:szCs w:val="22"/>
                  </w:rPr>
                </w:rPrChange>
              </w:rPr>
              <w:pPrChange w:id="12955" w:author="Nick.Tolimieri [2]" w:date="2022-09-09T12:38:00Z">
                <w:pPr/>
              </w:pPrChange>
            </w:pPr>
            <w:ins w:id="12956" w:author="Nick.Tolimieri [2]" w:date="2022-09-09T12:38:00Z">
              <w:del w:id="12957" w:author="Nick.Tolimieri" w:date="2022-09-13T12:37:00Z">
                <w:r w:rsidRPr="001255CF" w:rsidDel="00207938">
                  <w:rPr>
                    <w:rFonts w:asciiTheme="minorHAnsi" w:eastAsiaTheme="minorHAnsi" w:hAnsiTheme="minorHAnsi" w:cstheme="minorBidi"/>
                    <w:sz w:val="22"/>
                    <w:szCs w:val="22"/>
                    <w:rPrChange w:id="12958" w:author="Nick.Tolimieri [2]" w:date="2022-09-09T12:38:00Z">
                      <w:rPr>
                        <w:rFonts w:ascii="Calibri" w:hAnsi="Calibri" w:cs="Calibri"/>
                        <w:color w:val="000000"/>
                        <w:sz w:val="22"/>
                        <w:szCs w:val="22"/>
                      </w:rPr>
                    </w:rPrChange>
                  </w:rPr>
                  <w:delText>Cape Alava</w:delText>
                </w:r>
              </w:del>
            </w:ins>
          </w:p>
        </w:tc>
        <w:tc>
          <w:tcPr>
            <w:tcW w:w="960" w:type="dxa"/>
            <w:noWrap/>
            <w:hideMark/>
            <w:tcPrChange w:id="129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60" w:author="Nick.Tolimieri [2]" w:date="2022-09-09T12:38:00Z"/>
                <w:del w:id="12961" w:author="Nick.Tolimieri" w:date="2022-09-13T12:37:00Z"/>
                <w:rFonts w:asciiTheme="minorHAnsi" w:eastAsiaTheme="minorHAnsi" w:hAnsiTheme="minorHAnsi" w:cstheme="minorBidi"/>
                <w:sz w:val="22"/>
                <w:szCs w:val="22"/>
                <w:rPrChange w:id="12962" w:author="Nick.Tolimieri [2]" w:date="2022-09-09T12:38:00Z">
                  <w:rPr>
                    <w:ins w:id="12963" w:author="Nick.Tolimieri [2]" w:date="2022-09-09T12:38:00Z"/>
                    <w:del w:id="12964" w:author="Nick.Tolimieri" w:date="2022-09-13T12:37:00Z"/>
                    <w:rFonts w:ascii="Calibri" w:hAnsi="Calibri" w:cs="Calibri"/>
                    <w:color w:val="000000"/>
                    <w:sz w:val="22"/>
                    <w:szCs w:val="22"/>
                  </w:rPr>
                </w:rPrChange>
              </w:rPr>
              <w:pPrChange w:id="12965" w:author="Nick.Tolimieri [2]" w:date="2022-09-09T12:38:00Z">
                <w:pPr>
                  <w:jc w:val="right"/>
                </w:pPr>
              </w:pPrChange>
            </w:pPr>
            <w:ins w:id="12966" w:author="Nick.Tolimieri [2]" w:date="2022-09-09T12:38:00Z">
              <w:del w:id="12967" w:author="Nick.Tolimieri" w:date="2022-09-13T12:37:00Z">
                <w:r w:rsidRPr="001255CF" w:rsidDel="00207938">
                  <w:rPr>
                    <w:rFonts w:asciiTheme="minorHAnsi" w:eastAsiaTheme="minorHAnsi" w:hAnsiTheme="minorHAnsi" w:cstheme="minorBidi"/>
                    <w:sz w:val="22"/>
                    <w:szCs w:val="22"/>
                    <w:rPrChange w:id="12968" w:author="Nick.Tolimieri [2]" w:date="2022-09-09T12:38:00Z">
                      <w:rPr>
                        <w:rFonts w:ascii="Calibri" w:hAnsi="Calibri" w:cs="Calibri"/>
                        <w:color w:val="000000"/>
                        <w:sz w:val="22"/>
                        <w:szCs w:val="22"/>
                      </w:rPr>
                    </w:rPrChange>
                  </w:rPr>
                  <w:delText>2003</w:delText>
                </w:r>
              </w:del>
            </w:ins>
          </w:p>
        </w:tc>
        <w:tc>
          <w:tcPr>
            <w:tcW w:w="960" w:type="dxa"/>
            <w:noWrap/>
            <w:hideMark/>
            <w:tcPrChange w:id="129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70" w:author="Nick.Tolimieri [2]" w:date="2022-09-09T12:38:00Z"/>
                <w:del w:id="12971" w:author="Nick.Tolimieri" w:date="2022-09-13T12:37:00Z"/>
                <w:rFonts w:asciiTheme="minorHAnsi" w:eastAsiaTheme="minorHAnsi" w:hAnsiTheme="minorHAnsi" w:cstheme="minorBidi"/>
                <w:sz w:val="22"/>
                <w:szCs w:val="22"/>
                <w:rPrChange w:id="12972" w:author="Nick.Tolimieri [2]" w:date="2022-09-09T12:38:00Z">
                  <w:rPr>
                    <w:ins w:id="12973" w:author="Nick.Tolimieri [2]" w:date="2022-09-09T12:38:00Z"/>
                    <w:del w:id="12974" w:author="Nick.Tolimieri" w:date="2022-09-13T12:37:00Z"/>
                    <w:rFonts w:ascii="Calibri" w:hAnsi="Calibri" w:cs="Calibri"/>
                    <w:color w:val="000000"/>
                    <w:sz w:val="22"/>
                    <w:szCs w:val="22"/>
                  </w:rPr>
                </w:rPrChange>
              </w:rPr>
              <w:pPrChange w:id="12975" w:author="Nick.Tolimieri [2]" w:date="2022-09-09T12:38:00Z">
                <w:pPr>
                  <w:jc w:val="right"/>
                </w:pPr>
              </w:pPrChange>
            </w:pPr>
            <w:ins w:id="12976" w:author="Nick.Tolimieri [2]" w:date="2022-09-09T12:38:00Z">
              <w:del w:id="12977" w:author="Nick.Tolimieri" w:date="2022-09-13T12:37:00Z">
                <w:r w:rsidRPr="001255CF" w:rsidDel="00207938">
                  <w:rPr>
                    <w:rFonts w:asciiTheme="minorHAnsi" w:eastAsiaTheme="minorHAnsi" w:hAnsiTheme="minorHAnsi" w:cstheme="minorBidi"/>
                    <w:sz w:val="22"/>
                    <w:szCs w:val="22"/>
                    <w:rPrChange w:id="12978" w:author="Nick.Tolimieri [2]" w:date="2022-09-09T12:38:00Z">
                      <w:rPr>
                        <w:rFonts w:ascii="Calibri" w:hAnsi="Calibri" w:cs="Calibri"/>
                        <w:color w:val="000000"/>
                        <w:sz w:val="22"/>
                        <w:szCs w:val="22"/>
                      </w:rPr>
                    </w:rPrChange>
                  </w:rPr>
                  <w:delText>0</w:delText>
                </w:r>
              </w:del>
            </w:ins>
          </w:p>
        </w:tc>
        <w:tc>
          <w:tcPr>
            <w:tcW w:w="960" w:type="dxa"/>
            <w:noWrap/>
            <w:hideMark/>
            <w:tcPrChange w:id="129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80" w:author="Nick.Tolimieri [2]" w:date="2022-09-09T12:38:00Z"/>
                <w:del w:id="12981" w:author="Nick.Tolimieri" w:date="2022-09-13T12:37:00Z"/>
                <w:rFonts w:asciiTheme="minorHAnsi" w:eastAsiaTheme="minorHAnsi" w:hAnsiTheme="minorHAnsi" w:cstheme="minorBidi"/>
                <w:sz w:val="22"/>
                <w:szCs w:val="22"/>
                <w:rPrChange w:id="12982" w:author="Nick.Tolimieri [2]" w:date="2022-09-09T12:38:00Z">
                  <w:rPr>
                    <w:ins w:id="12983" w:author="Nick.Tolimieri [2]" w:date="2022-09-09T12:38:00Z"/>
                    <w:del w:id="12984" w:author="Nick.Tolimieri" w:date="2022-09-13T12:37:00Z"/>
                    <w:rFonts w:ascii="Calibri" w:hAnsi="Calibri" w:cs="Calibri"/>
                    <w:color w:val="000000"/>
                    <w:sz w:val="22"/>
                    <w:szCs w:val="22"/>
                  </w:rPr>
                </w:rPrChange>
              </w:rPr>
              <w:pPrChange w:id="12985" w:author="Nick.Tolimieri [2]" w:date="2022-09-09T12:38:00Z">
                <w:pPr>
                  <w:jc w:val="right"/>
                </w:pPr>
              </w:pPrChange>
            </w:pPr>
            <w:ins w:id="12986" w:author="Nick.Tolimieri [2]" w:date="2022-09-09T12:38:00Z">
              <w:del w:id="12987" w:author="Nick.Tolimieri" w:date="2022-09-13T12:37:00Z">
                <w:r w:rsidRPr="001255CF" w:rsidDel="00207938">
                  <w:rPr>
                    <w:rFonts w:asciiTheme="minorHAnsi" w:eastAsiaTheme="minorHAnsi" w:hAnsiTheme="minorHAnsi" w:cstheme="minorBidi"/>
                    <w:sz w:val="22"/>
                    <w:szCs w:val="22"/>
                    <w:rPrChange w:id="12988" w:author="Nick.Tolimieri [2]" w:date="2022-09-09T12:38:00Z">
                      <w:rPr>
                        <w:rFonts w:ascii="Calibri" w:hAnsi="Calibri" w:cs="Calibri"/>
                        <w:color w:val="000000"/>
                        <w:sz w:val="22"/>
                        <w:szCs w:val="22"/>
                      </w:rPr>
                    </w:rPrChange>
                  </w:rPr>
                  <w:delText>29</w:delText>
                </w:r>
              </w:del>
            </w:ins>
          </w:p>
        </w:tc>
        <w:tc>
          <w:tcPr>
            <w:tcW w:w="960" w:type="dxa"/>
            <w:noWrap/>
            <w:hideMark/>
            <w:tcPrChange w:id="129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90" w:author="Nick.Tolimieri [2]" w:date="2022-09-09T12:38:00Z"/>
                <w:del w:id="12991" w:author="Nick.Tolimieri" w:date="2022-09-13T12:37:00Z"/>
                <w:rFonts w:asciiTheme="minorHAnsi" w:eastAsiaTheme="minorHAnsi" w:hAnsiTheme="minorHAnsi" w:cstheme="minorBidi"/>
                <w:sz w:val="22"/>
                <w:szCs w:val="22"/>
                <w:rPrChange w:id="12992" w:author="Nick.Tolimieri [2]" w:date="2022-09-09T12:38:00Z">
                  <w:rPr>
                    <w:ins w:id="12993" w:author="Nick.Tolimieri [2]" w:date="2022-09-09T12:38:00Z"/>
                    <w:del w:id="12994" w:author="Nick.Tolimieri" w:date="2022-09-13T12:37:00Z"/>
                    <w:rFonts w:ascii="Calibri" w:hAnsi="Calibri" w:cs="Calibri"/>
                    <w:color w:val="000000"/>
                    <w:sz w:val="22"/>
                    <w:szCs w:val="22"/>
                  </w:rPr>
                </w:rPrChange>
              </w:rPr>
              <w:pPrChange w:id="12995" w:author="Nick.Tolimieri [2]" w:date="2022-09-09T12:38:00Z">
                <w:pPr>
                  <w:jc w:val="right"/>
                </w:pPr>
              </w:pPrChange>
            </w:pPr>
            <w:ins w:id="12996" w:author="Nick.Tolimieri [2]" w:date="2022-09-09T12:38:00Z">
              <w:del w:id="12997" w:author="Nick.Tolimieri" w:date="2022-09-13T12:37:00Z">
                <w:r w:rsidRPr="001255CF" w:rsidDel="00207938">
                  <w:rPr>
                    <w:rFonts w:asciiTheme="minorHAnsi" w:eastAsiaTheme="minorHAnsi" w:hAnsiTheme="minorHAnsi" w:cstheme="minorBidi"/>
                    <w:sz w:val="22"/>
                    <w:szCs w:val="22"/>
                    <w:rPrChange w:id="12998" w:author="Nick.Tolimieri [2]" w:date="2022-09-09T12:38:00Z">
                      <w:rPr>
                        <w:rFonts w:ascii="Calibri" w:hAnsi="Calibri" w:cs="Calibri"/>
                        <w:color w:val="000000"/>
                        <w:sz w:val="22"/>
                        <w:szCs w:val="22"/>
                      </w:rPr>
                    </w:rPrChange>
                  </w:rPr>
                  <w:delText>1</w:delText>
                </w:r>
              </w:del>
            </w:ins>
          </w:p>
        </w:tc>
        <w:tc>
          <w:tcPr>
            <w:tcW w:w="960" w:type="dxa"/>
            <w:noWrap/>
            <w:hideMark/>
            <w:tcPrChange w:id="129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00" w:author="Nick.Tolimieri [2]" w:date="2022-09-09T12:38:00Z"/>
                <w:del w:id="13001" w:author="Nick.Tolimieri" w:date="2022-09-13T12:37:00Z"/>
                <w:rFonts w:asciiTheme="minorHAnsi" w:eastAsiaTheme="minorHAnsi" w:hAnsiTheme="minorHAnsi" w:cstheme="minorBidi"/>
                <w:sz w:val="22"/>
                <w:szCs w:val="22"/>
                <w:rPrChange w:id="13002" w:author="Nick.Tolimieri [2]" w:date="2022-09-09T12:38:00Z">
                  <w:rPr>
                    <w:ins w:id="13003" w:author="Nick.Tolimieri [2]" w:date="2022-09-09T12:38:00Z"/>
                    <w:del w:id="13004" w:author="Nick.Tolimieri" w:date="2022-09-13T12:37:00Z"/>
                    <w:rFonts w:ascii="Calibri" w:hAnsi="Calibri" w:cs="Calibri"/>
                    <w:color w:val="000000"/>
                    <w:sz w:val="22"/>
                    <w:szCs w:val="22"/>
                  </w:rPr>
                </w:rPrChange>
              </w:rPr>
              <w:pPrChange w:id="13005" w:author="Nick.Tolimieri [2]" w:date="2022-09-09T12:38:00Z">
                <w:pPr>
                  <w:jc w:val="right"/>
                </w:pPr>
              </w:pPrChange>
            </w:pPr>
            <w:ins w:id="13006" w:author="Nick.Tolimieri [2]" w:date="2022-09-09T12:38:00Z">
              <w:del w:id="13007" w:author="Nick.Tolimieri" w:date="2022-09-13T12:37:00Z">
                <w:r w:rsidRPr="001255CF" w:rsidDel="00207938">
                  <w:rPr>
                    <w:rFonts w:asciiTheme="minorHAnsi" w:eastAsiaTheme="minorHAnsi" w:hAnsiTheme="minorHAnsi" w:cstheme="minorBidi"/>
                    <w:sz w:val="22"/>
                    <w:szCs w:val="22"/>
                    <w:rPrChange w:id="13008" w:author="Nick.Tolimieri [2]" w:date="2022-09-09T12:38:00Z">
                      <w:rPr>
                        <w:rFonts w:ascii="Calibri" w:hAnsi="Calibri" w:cs="Calibri"/>
                        <w:color w:val="000000"/>
                        <w:sz w:val="22"/>
                        <w:szCs w:val="22"/>
                      </w:rPr>
                    </w:rPrChange>
                  </w:rPr>
                  <w:delText>10</w:delText>
                </w:r>
              </w:del>
            </w:ins>
          </w:p>
        </w:tc>
        <w:tc>
          <w:tcPr>
            <w:tcW w:w="960" w:type="dxa"/>
            <w:noWrap/>
            <w:hideMark/>
            <w:tcPrChange w:id="130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10" w:author="Nick.Tolimieri [2]" w:date="2022-09-09T12:38:00Z"/>
                <w:del w:id="13011" w:author="Nick.Tolimieri" w:date="2022-09-13T12:37:00Z"/>
                <w:rFonts w:asciiTheme="minorHAnsi" w:eastAsiaTheme="minorHAnsi" w:hAnsiTheme="minorHAnsi" w:cstheme="minorBidi"/>
                <w:sz w:val="22"/>
                <w:szCs w:val="22"/>
                <w:rPrChange w:id="13012" w:author="Nick.Tolimieri [2]" w:date="2022-09-09T12:38:00Z">
                  <w:rPr>
                    <w:ins w:id="13013" w:author="Nick.Tolimieri [2]" w:date="2022-09-09T12:38:00Z"/>
                    <w:del w:id="13014" w:author="Nick.Tolimieri" w:date="2022-09-13T12:37:00Z"/>
                    <w:rFonts w:ascii="Calibri" w:hAnsi="Calibri" w:cs="Calibri"/>
                    <w:color w:val="000000"/>
                    <w:sz w:val="22"/>
                    <w:szCs w:val="22"/>
                  </w:rPr>
                </w:rPrChange>
              </w:rPr>
              <w:pPrChange w:id="13015" w:author="Nick.Tolimieri [2]" w:date="2022-09-09T12:38:00Z">
                <w:pPr>
                  <w:jc w:val="right"/>
                </w:pPr>
              </w:pPrChange>
            </w:pPr>
            <w:ins w:id="13016" w:author="Nick.Tolimieri [2]" w:date="2022-09-09T12:38:00Z">
              <w:del w:id="13017" w:author="Nick.Tolimieri" w:date="2022-09-13T12:37:00Z">
                <w:r w:rsidRPr="001255CF" w:rsidDel="00207938">
                  <w:rPr>
                    <w:rFonts w:asciiTheme="minorHAnsi" w:eastAsiaTheme="minorHAnsi" w:hAnsiTheme="minorHAnsi" w:cstheme="minorBidi"/>
                    <w:sz w:val="22"/>
                    <w:szCs w:val="22"/>
                    <w:rPrChange w:id="13018" w:author="Nick.Tolimieri [2]" w:date="2022-09-09T12:38:00Z">
                      <w:rPr>
                        <w:rFonts w:ascii="Calibri" w:hAnsi="Calibri" w:cs="Calibri"/>
                        <w:color w:val="000000"/>
                        <w:sz w:val="22"/>
                        <w:szCs w:val="22"/>
                      </w:rPr>
                    </w:rPrChange>
                  </w:rPr>
                  <w:delText>10</w:delText>
                </w:r>
              </w:del>
            </w:ins>
          </w:p>
        </w:tc>
        <w:tc>
          <w:tcPr>
            <w:tcW w:w="960" w:type="dxa"/>
            <w:noWrap/>
            <w:hideMark/>
            <w:tcPrChange w:id="130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20" w:author="Nick.Tolimieri [2]" w:date="2022-09-09T12:38:00Z"/>
                <w:del w:id="13021" w:author="Nick.Tolimieri" w:date="2022-09-13T12:37:00Z"/>
                <w:rFonts w:asciiTheme="minorHAnsi" w:eastAsiaTheme="minorHAnsi" w:hAnsiTheme="minorHAnsi" w:cstheme="minorBidi"/>
                <w:sz w:val="22"/>
                <w:szCs w:val="22"/>
                <w:rPrChange w:id="13022" w:author="Nick.Tolimieri [2]" w:date="2022-09-09T12:38:00Z">
                  <w:rPr>
                    <w:ins w:id="13023" w:author="Nick.Tolimieri [2]" w:date="2022-09-09T12:38:00Z"/>
                    <w:del w:id="13024" w:author="Nick.Tolimieri" w:date="2022-09-13T12:37:00Z"/>
                    <w:rFonts w:ascii="Calibri" w:hAnsi="Calibri" w:cs="Calibri"/>
                    <w:color w:val="000000"/>
                    <w:sz w:val="22"/>
                    <w:szCs w:val="22"/>
                  </w:rPr>
                </w:rPrChange>
              </w:rPr>
              <w:pPrChange w:id="13025" w:author="Nick.Tolimieri [2]" w:date="2022-09-09T12:38:00Z">
                <w:pPr>
                  <w:jc w:val="right"/>
                </w:pPr>
              </w:pPrChange>
            </w:pPr>
            <w:ins w:id="13026" w:author="Nick.Tolimieri [2]" w:date="2022-09-09T12:38:00Z">
              <w:del w:id="13027" w:author="Nick.Tolimieri" w:date="2022-09-13T12:37:00Z">
                <w:r w:rsidRPr="001255CF" w:rsidDel="00207938">
                  <w:rPr>
                    <w:rFonts w:asciiTheme="minorHAnsi" w:eastAsiaTheme="minorHAnsi" w:hAnsiTheme="minorHAnsi" w:cstheme="minorBidi"/>
                    <w:sz w:val="22"/>
                    <w:szCs w:val="22"/>
                    <w:rPrChange w:id="13028" w:author="Nick.Tolimieri [2]" w:date="2022-09-09T12:38:00Z">
                      <w:rPr>
                        <w:rFonts w:ascii="Calibri" w:hAnsi="Calibri" w:cs="Calibri"/>
                        <w:color w:val="000000"/>
                        <w:sz w:val="22"/>
                        <w:szCs w:val="22"/>
                      </w:rPr>
                    </w:rPrChange>
                  </w:rPr>
                  <w:delText>10</w:delText>
                </w:r>
              </w:del>
            </w:ins>
          </w:p>
        </w:tc>
        <w:tc>
          <w:tcPr>
            <w:tcW w:w="960" w:type="dxa"/>
            <w:noWrap/>
            <w:hideMark/>
            <w:tcPrChange w:id="130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30" w:author="Nick.Tolimieri [2]" w:date="2022-09-09T12:38:00Z"/>
                <w:del w:id="13031" w:author="Nick.Tolimieri" w:date="2022-09-13T12:37:00Z"/>
                <w:rFonts w:asciiTheme="minorHAnsi" w:eastAsiaTheme="minorHAnsi" w:hAnsiTheme="minorHAnsi" w:cstheme="minorBidi"/>
                <w:sz w:val="22"/>
                <w:szCs w:val="22"/>
                <w:rPrChange w:id="13032" w:author="Nick.Tolimieri [2]" w:date="2022-09-09T12:38:00Z">
                  <w:rPr>
                    <w:ins w:id="13033" w:author="Nick.Tolimieri [2]" w:date="2022-09-09T12:38:00Z"/>
                    <w:del w:id="13034" w:author="Nick.Tolimieri" w:date="2022-09-13T12:37:00Z"/>
                    <w:rFonts w:ascii="Calibri" w:hAnsi="Calibri" w:cs="Calibri"/>
                    <w:color w:val="000000"/>
                    <w:sz w:val="22"/>
                    <w:szCs w:val="22"/>
                  </w:rPr>
                </w:rPrChange>
              </w:rPr>
              <w:pPrChange w:id="13035" w:author="Nick.Tolimieri [2]" w:date="2022-09-09T12:38:00Z">
                <w:pPr>
                  <w:jc w:val="right"/>
                </w:pPr>
              </w:pPrChange>
            </w:pPr>
            <w:ins w:id="13036" w:author="Nick.Tolimieri [2]" w:date="2022-09-09T12:38:00Z">
              <w:del w:id="13037" w:author="Nick.Tolimieri" w:date="2022-09-13T12:37:00Z">
                <w:r w:rsidRPr="001255CF" w:rsidDel="00207938">
                  <w:rPr>
                    <w:rFonts w:asciiTheme="minorHAnsi" w:eastAsiaTheme="minorHAnsi" w:hAnsiTheme="minorHAnsi" w:cstheme="minorBidi"/>
                    <w:sz w:val="22"/>
                    <w:szCs w:val="22"/>
                    <w:rPrChange w:id="13038" w:author="Nick.Tolimieri [2]" w:date="2022-09-09T12:38:00Z">
                      <w:rPr>
                        <w:rFonts w:ascii="Calibri" w:hAnsi="Calibri" w:cs="Calibri"/>
                        <w:color w:val="000000"/>
                        <w:sz w:val="22"/>
                        <w:szCs w:val="22"/>
                      </w:rPr>
                    </w:rPrChange>
                  </w:rPr>
                  <w:delText>1.5</w:delText>
                </w:r>
              </w:del>
            </w:ins>
          </w:p>
        </w:tc>
        <w:tc>
          <w:tcPr>
            <w:tcW w:w="960" w:type="dxa"/>
            <w:noWrap/>
            <w:hideMark/>
            <w:tcPrChange w:id="130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40" w:author="Nick.Tolimieri [2]" w:date="2022-09-09T12:38:00Z"/>
                <w:del w:id="13041" w:author="Nick.Tolimieri" w:date="2022-09-13T12:37:00Z"/>
                <w:rFonts w:asciiTheme="minorHAnsi" w:eastAsiaTheme="minorHAnsi" w:hAnsiTheme="minorHAnsi" w:cstheme="minorBidi"/>
                <w:sz w:val="22"/>
                <w:szCs w:val="22"/>
                <w:rPrChange w:id="13042" w:author="Nick.Tolimieri [2]" w:date="2022-09-09T12:38:00Z">
                  <w:rPr>
                    <w:ins w:id="13043" w:author="Nick.Tolimieri [2]" w:date="2022-09-09T12:38:00Z"/>
                    <w:del w:id="13044" w:author="Nick.Tolimieri" w:date="2022-09-13T12:37:00Z"/>
                    <w:rFonts w:ascii="Calibri" w:hAnsi="Calibri" w:cs="Calibri"/>
                    <w:color w:val="000000"/>
                    <w:sz w:val="22"/>
                    <w:szCs w:val="22"/>
                  </w:rPr>
                </w:rPrChange>
              </w:rPr>
              <w:pPrChange w:id="13045" w:author="Nick.Tolimieri [2]" w:date="2022-09-09T12:38:00Z">
                <w:pPr>
                  <w:jc w:val="right"/>
                </w:pPr>
              </w:pPrChange>
            </w:pPr>
            <w:ins w:id="13046" w:author="Nick.Tolimieri [2]" w:date="2022-09-09T12:38:00Z">
              <w:del w:id="13047" w:author="Nick.Tolimieri" w:date="2022-09-13T12:37:00Z">
                <w:r w:rsidRPr="001255CF" w:rsidDel="00207938">
                  <w:rPr>
                    <w:rFonts w:asciiTheme="minorHAnsi" w:eastAsiaTheme="minorHAnsi" w:hAnsiTheme="minorHAnsi" w:cstheme="minorBidi"/>
                    <w:sz w:val="22"/>
                    <w:szCs w:val="22"/>
                    <w:rPrChange w:id="13048" w:author="Nick.Tolimieri [2]" w:date="2022-09-09T12:38:00Z">
                      <w:rPr>
                        <w:rFonts w:ascii="Calibri" w:hAnsi="Calibri" w:cs="Calibri"/>
                        <w:color w:val="000000"/>
                        <w:sz w:val="22"/>
                        <w:szCs w:val="22"/>
                      </w:rPr>
                    </w:rPrChange>
                  </w:rPr>
                  <w:delText>0.13</w:delText>
                </w:r>
              </w:del>
            </w:ins>
          </w:p>
        </w:tc>
      </w:tr>
      <w:tr w:rsidR="001255CF" w:rsidRPr="001255CF" w:rsidDel="00207938" w:rsidTr="001255CF">
        <w:trPr>
          <w:divId w:val="1429738465"/>
          <w:trHeight w:val="300"/>
          <w:ins w:id="13049" w:author="Nick.Tolimieri [2]" w:date="2022-09-09T12:38:00Z"/>
          <w:del w:id="13050" w:author="Nick.Tolimieri" w:date="2022-09-13T12:37:00Z"/>
          <w:trPrChange w:id="13051" w:author="Nick.Tolimieri [2]" w:date="2022-09-09T12:38:00Z">
            <w:trPr>
              <w:divId w:val="1429738465"/>
              <w:trHeight w:val="300"/>
            </w:trPr>
          </w:trPrChange>
        </w:trPr>
        <w:tc>
          <w:tcPr>
            <w:tcW w:w="960" w:type="dxa"/>
            <w:noWrap/>
            <w:hideMark/>
            <w:tcPrChange w:id="130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53" w:author="Nick.Tolimieri [2]" w:date="2022-09-09T12:38:00Z"/>
                <w:del w:id="13054" w:author="Nick.Tolimieri" w:date="2022-09-13T12:37:00Z"/>
                <w:rFonts w:asciiTheme="minorHAnsi" w:eastAsiaTheme="minorHAnsi" w:hAnsiTheme="minorHAnsi" w:cstheme="minorBidi"/>
                <w:sz w:val="22"/>
                <w:szCs w:val="22"/>
                <w:rPrChange w:id="13055" w:author="Nick.Tolimieri [2]" w:date="2022-09-09T12:38:00Z">
                  <w:rPr>
                    <w:ins w:id="13056" w:author="Nick.Tolimieri [2]" w:date="2022-09-09T12:38:00Z"/>
                    <w:del w:id="13057" w:author="Nick.Tolimieri" w:date="2022-09-13T12:37:00Z"/>
                    <w:rFonts w:ascii="Calibri" w:hAnsi="Calibri" w:cs="Calibri"/>
                    <w:color w:val="000000"/>
                    <w:sz w:val="22"/>
                    <w:szCs w:val="22"/>
                  </w:rPr>
                </w:rPrChange>
              </w:rPr>
              <w:pPrChange w:id="13058" w:author="Nick.Tolimieri [2]" w:date="2022-09-09T12:38:00Z">
                <w:pPr/>
              </w:pPrChange>
            </w:pPr>
            <w:ins w:id="13059" w:author="Nick.Tolimieri [2]" w:date="2022-09-09T12:38:00Z">
              <w:del w:id="13060" w:author="Nick.Tolimieri" w:date="2022-09-13T12:37:00Z">
                <w:r w:rsidRPr="001255CF" w:rsidDel="00207938">
                  <w:rPr>
                    <w:rFonts w:asciiTheme="minorHAnsi" w:eastAsiaTheme="minorHAnsi" w:hAnsiTheme="minorHAnsi" w:cstheme="minorBidi"/>
                    <w:sz w:val="22"/>
                    <w:szCs w:val="22"/>
                    <w:rPrChange w:id="13061" w:author="Nick.Tolimieri [2]" w:date="2022-09-09T12:38:00Z">
                      <w:rPr>
                        <w:rFonts w:ascii="Calibri" w:hAnsi="Calibri" w:cs="Calibri"/>
                        <w:color w:val="000000"/>
                        <w:sz w:val="22"/>
                        <w:szCs w:val="22"/>
                      </w:rPr>
                    </w:rPrChange>
                  </w:rPr>
                  <w:delText>Cape Alava</w:delText>
                </w:r>
              </w:del>
            </w:ins>
          </w:p>
        </w:tc>
        <w:tc>
          <w:tcPr>
            <w:tcW w:w="960" w:type="dxa"/>
            <w:noWrap/>
            <w:hideMark/>
            <w:tcPrChange w:id="130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63" w:author="Nick.Tolimieri [2]" w:date="2022-09-09T12:38:00Z"/>
                <w:del w:id="13064" w:author="Nick.Tolimieri" w:date="2022-09-13T12:37:00Z"/>
                <w:rFonts w:asciiTheme="minorHAnsi" w:eastAsiaTheme="minorHAnsi" w:hAnsiTheme="minorHAnsi" w:cstheme="minorBidi"/>
                <w:sz w:val="22"/>
                <w:szCs w:val="22"/>
                <w:rPrChange w:id="13065" w:author="Nick.Tolimieri [2]" w:date="2022-09-09T12:38:00Z">
                  <w:rPr>
                    <w:ins w:id="13066" w:author="Nick.Tolimieri [2]" w:date="2022-09-09T12:38:00Z"/>
                    <w:del w:id="13067" w:author="Nick.Tolimieri" w:date="2022-09-13T12:37:00Z"/>
                    <w:rFonts w:ascii="Calibri" w:hAnsi="Calibri" w:cs="Calibri"/>
                    <w:color w:val="000000"/>
                    <w:sz w:val="22"/>
                    <w:szCs w:val="22"/>
                  </w:rPr>
                </w:rPrChange>
              </w:rPr>
              <w:pPrChange w:id="13068" w:author="Nick.Tolimieri [2]" w:date="2022-09-09T12:38:00Z">
                <w:pPr>
                  <w:jc w:val="right"/>
                </w:pPr>
              </w:pPrChange>
            </w:pPr>
            <w:ins w:id="13069" w:author="Nick.Tolimieri [2]" w:date="2022-09-09T12:38:00Z">
              <w:del w:id="13070" w:author="Nick.Tolimieri" w:date="2022-09-13T12:37:00Z">
                <w:r w:rsidRPr="001255CF" w:rsidDel="00207938">
                  <w:rPr>
                    <w:rFonts w:asciiTheme="minorHAnsi" w:eastAsiaTheme="minorHAnsi" w:hAnsiTheme="minorHAnsi" w:cstheme="minorBidi"/>
                    <w:sz w:val="22"/>
                    <w:szCs w:val="22"/>
                    <w:rPrChange w:id="13071" w:author="Nick.Tolimieri [2]" w:date="2022-09-09T12:38:00Z">
                      <w:rPr>
                        <w:rFonts w:ascii="Calibri" w:hAnsi="Calibri" w:cs="Calibri"/>
                        <w:color w:val="000000"/>
                        <w:sz w:val="22"/>
                        <w:szCs w:val="22"/>
                      </w:rPr>
                    </w:rPrChange>
                  </w:rPr>
                  <w:delText>2004</w:delText>
                </w:r>
              </w:del>
            </w:ins>
          </w:p>
        </w:tc>
        <w:tc>
          <w:tcPr>
            <w:tcW w:w="960" w:type="dxa"/>
            <w:noWrap/>
            <w:hideMark/>
            <w:tcPrChange w:id="130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73" w:author="Nick.Tolimieri [2]" w:date="2022-09-09T12:38:00Z"/>
                <w:del w:id="13074" w:author="Nick.Tolimieri" w:date="2022-09-13T12:37:00Z"/>
                <w:rFonts w:asciiTheme="minorHAnsi" w:eastAsiaTheme="minorHAnsi" w:hAnsiTheme="minorHAnsi" w:cstheme="minorBidi"/>
                <w:sz w:val="22"/>
                <w:szCs w:val="22"/>
                <w:rPrChange w:id="13075" w:author="Nick.Tolimieri [2]" w:date="2022-09-09T12:38:00Z">
                  <w:rPr>
                    <w:ins w:id="13076" w:author="Nick.Tolimieri [2]" w:date="2022-09-09T12:38:00Z"/>
                    <w:del w:id="13077" w:author="Nick.Tolimieri" w:date="2022-09-13T12:37:00Z"/>
                    <w:rFonts w:ascii="Calibri" w:hAnsi="Calibri" w:cs="Calibri"/>
                    <w:color w:val="000000"/>
                    <w:sz w:val="22"/>
                    <w:szCs w:val="22"/>
                  </w:rPr>
                </w:rPrChange>
              </w:rPr>
              <w:pPrChange w:id="13078" w:author="Nick.Tolimieri [2]" w:date="2022-09-09T12:38:00Z">
                <w:pPr>
                  <w:jc w:val="right"/>
                </w:pPr>
              </w:pPrChange>
            </w:pPr>
            <w:ins w:id="13079" w:author="Nick.Tolimieri [2]" w:date="2022-09-09T12:38:00Z">
              <w:del w:id="13080" w:author="Nick.Tolimieri" w:date="2022-09-13T12:37:00Z">
                <w:r w:rsidRPr="001255CF" w:rsidDel="00207938">
                  <w:rPr>
                    <w:rFonts w:asciiTheme="minorHAnsi" w:eastAsiaTheme="minorHAnsi" w:hAnsiTheme="minorHAnsi" w:cstheme="minorBidi"/>
                    <w:sz w:val="22"/>
                    <w:szCs w:val="22"/>
                    <w:rPrChange w:id="13081" w:author="Nick.Tolimieri [2]" w:date="2022-09-09T12:38:00Z">
                      <w:rPr>
                        <w:rFonts w:ascii="Calibri" w:hAnsi="Calibri" w:cs="Calibri"/>
                        <w:color w:val="000000"/>
                        <w:sz w:val="22"/>
                        <w:szCs w:val="22"/>
                      </w:rPr>
                    </w:rPrChange>
                  </w:rPr>
                  <w:delText>0</w:delText>
                </w:r>
              </w:del>
            </w:ins>
          </w:p>
        </w:tc>
        <w:tc>
          <w:tcPr>
            <w:tcW w:w="960" w:type="dxa"/>
            <w:noWrap/>
            <w:hideMark/>
            <w:tcPrChange w:id="130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83" w:author="Nick.Tolimieri [2]" w:date="2022-09-09T12:38:00Z"/>
                <w:del w:id="13084" w:author="Nick.Tolimieri" w:date="2022-09-13T12:37:00Z"/>
                <w:rFonts w:asciiTheme="minorHAnsi" w:eastAsiaTheme="minorHAnsi" w:hAnsiTheme="minorHAnsi" w:cstheme="minorBidi"/>
                <w:sz w:val="22"/>
                <w:szCs w:val="22"/>
                <w:rPrChange w:id="13085" w:author="Nick.Tolimieri [2]" w:date="2022-09-09T12:38:00Z">
                  <w:rPr>
                    <w:ins w:id="13086" w:author="Nick.Tolimieri [2]" w:date="2022-09-09T12:38:00Z"/>
                    <w:del w:id="13087" w:author="Nick.Tolimieri" w:date="2022-09-13T12:37:00Z"/>
                    <w:rFonts w:ascii="Calibri" w:hAnsi="Calibri" w:cs="Calibri"/>
                    <w:color w:val="000000"/>
                    <w:sz w:val="22"/>
                    <w:szCs w:val="22"/>
                  </w:rPr>
                </w:rPrChange>
              </w:rPr>
              <w:pPrChange w:id="13088" w:author="Nick.Tolimieri [2]" w:date="2022-09-09T12:38:00Z">
                <w:pPr>
                  <w:jc w:val="right"/>
                </w:pPr>
              </w:pPrChange>
            </w:pPr>
            <w:ins w:id="13089" w:author="Nick.Tolimieri [2]" w:date="2022-09-09T12:38:00Z">
              <w:del w:id="13090" w:author="Nick.Tolimieri" w:date="2022-09-13T12:37:00Z">
                <w:r w:rsidRPr="001255CF" w:rsidDel="00207938">
                  <w:rPr>
                    <w:rFonts w:asciiTheme="minorHAnsi" w:eastAsiaTheme="minorHAnsi" w:hAnsiTheme="minorHAnsi" w:cstheme="minorBidi"/>
                    <w:sz w:val="22"/>
                    <w:szCs w:val="22"/>
                    <w:rPrChange w:id="13091" w:author="Nick.Tolimieri [2]" w:date="2022-09-09T12:38:00Z">
                      <w:rPr>
                        <w:rFonts w:ascii="Calibri" w:hAnsi="Calibri" w:cs="Calibri"/>
                        <w:color w:val="000000"/>
                        <w:sz w:val="22"/>
                        <w:szCs w:val="22"/>
                      </w:rPr>
                    </w:rPrChange>
                  </w:rPr>
                  <w:delText>15</w:delText>
                </w:r>
              </w:del>
            </w:ins>
          </w:p>
        </w:tc>
        <w:tc>
          <w:tcPr>
            <w:tcW w:w="960" w:type="dxa"/>
            <w:noWrap/>
            <w:hideMark/>
            <w:tcPrChange w:id="130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93" w:author="Nick.Tolimieri [2]" w:date="2022-09-09T12:38:00Z"/>
                <w:del w:id="13094" w:author="Nick.Tolimieri" w:date="2022-09-13T12:37:00Z"/>
                <w:rFonts w:asciiTheme="minorHAnsi" w:eastAsiaTheme="minorHAnsi" w:hAnsiTheme="minorHAnsi" w:cstheme="minorBidi"/>
                <w:sz w:val="22"/>
                <w:szCs w:val="22"/>
                <w:rPrChange w:id="13095" w:author="Nick.Tolimieri [2]" w:date="2022-09-09T12:38:00Z">
                  <w:rPr>
                    <w:ins w:id="13096" w:author="Nick.Tolimieri [2]" w:date="2022-09-09T12:38:00Z"/>
                    <w:del w:id="13097" w:author="Nick.Tolimieri" w:date="2022-09-13T12:37:00Z"/>
                    <w:rFonts w:ascii="Calibri" w:hAnsi="Calibri" w:cs="Calibri"/>
                    <w:color w:val="000000"/>
                    <w:sz w:val="22"/>
                    <w:szCs w:val="22"/>
                  </w:rPr>
                </w:rPrChange>
              </w:rPr>
              <w:pPrChange w:id="13098" w:author="Nick.Tolimieri [2]" w:date="2022-09-09T12:38:00Z">
                <w:pPr>
                  <w:jc w:val="right"/>
                </w:pPr>
              </w:pPrChange>
            </w:pPr>
            <w:ins w:id="13099" w:author="Nick.Tolimieri [2]" w:date="2022-09-09T12:38:00Z">
              <w:del w:id="13100" w:author="Nick.Tolimieri" w:date="2022-09-13T12:37:00Z">
                <w:r w:rsidRPr="001255CF" w:rsidDel="00207938">
                  <w:rPr>
                    <w:rFonts w:asciiTheme="minorHAnsi" w:eastAsiaTheme="minorHAnsi" w:hAnsiTheme="minorHAnsi" w:cstheme="minorBidi"/>
                    <w:sz w:val="22"/>
                    <w:szCs w:val="22"/>
                    <w:rPrChange w:id="13101" w:author="Nick.Tolimieri [2]" w:date="2022-09-09T12:38:00Z">
                      <w:rPr>
                        <w:rFonts w:ascii="Calibri" w:hAnsi="Calibri" w:cs="Calibri"/>
                        <w:color w:val="000000"/>
                        <w:sz w:val="22"/>
                        <w:szCs w:val="22"/>
                      </w:rPr>
                    </w:rPrChange>
                  </w:rPr>
                  <w:delText>1</w:delText>
                </w:r>
              </w:del>
            </w:ins>
          </w:p>
        </w:tc>
        <w:tc>
          <w:tcPr>
            <w:tcW w:w="960" w:type="dxa"/>
            <w:noWrap/>
            <w:hideMark/>
            <w:tcPrChange w:id="131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03" w:author="Nick.Tolimieri [2]" w:date="2022-09-09T12:38:00Z"/>
                <w:del w:id="13104" w:author="Nick.Tolimieri" w:date="2022-09-13T12:37:00Z"/>
                <w:rFonts w:asciiTheme="minorHAnsi" w:eastAsiaTheme="minorHAnsi" w:hAnsiTheme="minorHAnsi" w:cstheme="minorBidi"/>
                <w:sz w:val="22"/>
                <w:szCs w:val="22"/>
                <w:rPrChange w:id="13105" w:author="Nick.Tolimieri [2]" w:date="2022-09-09T12:38:00Z">
                  <w:rPr>
                    <w:ins w:id="13106" w:author="Nick.Tolimieri [2]" w:date="2022-09-09T12:38:00Z"/>
                    <w:del w:id="13107" w:author="Nick.Tolimieri" w:date="2022-09-13T12:37:00Z"/>
                    <w:rFonts w:ascii="Calibri" w:hAnsi="Calibri" w:cs="Calibri"/>
                    <w:color w:val="000000"/>
                    <w:sz w:val="22"/>
                    <w:szCs w:val="22"/>
                  </w:rPr>
                </w:rPrChange>
              </w:rPr>
              <w:pPrChange w:id="13108" w:author="Nick.Tolimieri [2]" w:date="2022-09-09T12:38:00Z">
                <w:pPr>
                  <w:jc w:val="right"/>
                </w:pPr>
              </w:pPrChange>
            </w:pPr>
            <w:ins w:id="13109" w:author="Nick.Tolimieri [2]" w:date="2022-09-09T12:38:00Z">
              <w:del w:id="13110" w:author="Nick.Tolimieri" w:date="2022-09-13T12:37:00Z">
                <w:r w:rsidRPr="001255CF" w:rsidDel="00207938">
                  <w:rPr>
                    <w:rFonts w:asciiTheme="minorHAnsi" w:eastAsiaTheme="minorHAnsi" w:hAnsiTheme="minorHAnsi" w:cstheme="minorBidi"/>
                    <w:sz w:val="22"/>
                    <w:szCs w:val="22"/>
                    <w:rPrChange w:id="13111" w:author="Nick.Tolimieri [2]" w:date="2022-09-09T12:38:00Z">
                      <w:rPr>
                        <w:rFonts w:ascii="Calibri" w:hAnsi="Calibri" w:cs="Calibri"/>
                        <w:color w:val="000000"/>
                        <w:sz w:val="22"/>
                        <w:szCs w:val="22"/>
                      </w:rPr>
                    </w:rPrChange>
                  </w:rPr>
                  <w:delText>6</w:delText>
                </w:r>
              </w:del>
            </w:ins>
          </w:p>
        </w:tc>
        <w:tc>
          <w:tcPr>
            <w:tcW w:w="960" w:type="dxa"/>
            <w:noWrap/>
            <w:hideMark/>
            <w:tcPrChange w:id="131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13" w:author="Nick.Tolimieri [2]" w:date="2022-09-09T12:38:00Z"/>
                <w:del w:id="13114" w:author="Nick.Tolimieri" w:date="2022-09-13T12:37:00Z"/>
                <w:rFonts w:asciiTheme="minorHAnsi" w:eastAsiaTheme="minorHAnsi" w:hAnsiTheme="minorHAnsi" w:cstheme="minorBidi"/>
                <w:sz w:val="22"/>
                <w:szCs w:val="22"/>
                <w:rPrChange w:id="13115" w:author="Nick.Tolimieri [2]" w:date="2022-09-09T12:38:00Z">
                  <w:rPr>
                    <w:ins w:id="13116" w:author="Nick.Tolimieri [2]" w:date="2022-09-09T12:38:00Z"/>
                    <w:del w:id="13117" w:author="Nick.Tolimieri" w:date="2022-09-13T12:37:00Z"/>
                    <w:rFonts w:ascii="Calibri" w:hAnsi="Calibri" w:cs="Calibri"/>
                    <w:color w:val="000000"/>
                    <w:sz w:val="22"/>
                    <w:szCs w:val="22"/>
                  </w:rPr>
                </w:rPrChange>
              </w:rPr>
              <w:pPrChange w:id="13118" w:author="Nick.Tolimieri [2]" w:date="2022-09-09T12:38:00Z">
                <w:pPr>
                  <w:jc w:val="right"/>
                </w:pPr>
              </w:pPrChange>
            </w:pPr>
            <w:ins w:id="13119" w:author="Nick.Tolimieri [2]" w:date="2022-09-09T12:38:00Z">
              <w:del w:id="13120" w:author="Nick.Tolimieri" w:date="2022-09-13T12:37:00Z">
                <w:r w:rsidRPr="001255CF" w:rsidDel="00207938">
                  <w:rPr>
                    <w:rFonts w:asciiTheme="minorHAnsi" w:eastAsiaTheme="minorHAnsi" w:hAnsiTheme="minorHAnsi" w:cstheme="minorBidi"/>
                    <w:sz w:val="22"/>
                    <w:szCs w:val="22"/>
                    <w:rPrChange w:id="13121" w:author="Nick.Tolimieri [2]" w:date="2022-09-09T12:38:00Z">
                      <w:rPr>
                        <w:rFonts w:ascii="Calibri" w:hAnsi="Calibri" w:cs="Calibri"/>
                        <w:color w:val="000000"/>
                        <w:sz w:val="22"/>
                        <w:szCs w:val="22"/>
                      </w:rPr>
                    </w:rPrChange>
                  </w:rPr>
                  <w:delText>6</w:delText>
                </w:r>
              </w:del>
            </w:ins>
          </w:p>
        </w:tc>
        <w:tc>
          <w:tcPr>
            <w:tcW w:w="960" w:type="dxa"/>
            <w:noWrap/>
            <w:hideMark/>
            <w:tcPrChange w:id="131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23" w:author="Nick.Tolimieri [2]" w:date="2022-09-09T12:38:00Z"/>
                <w:del w:id="13124" w:author="Nick.Tolimieri" w:date="2022-09-13T12:37:00Z"/>
                <w:rFonts w:asciiTheme="minorHAnsi" w:eastAsiaTheme="minorHAnsi" w:hAnsiTheme="minorHAnsi" w:cstheme="minorBidi"/>
                <w:sz w:val="22"/>
                <w:szCs w:val="22"/>
                <w:rPrChange w:id="13125" w:author="Nick.Tolimieri [2]" w:date="2022-09-09T12:38:00Z">
                  <w:rPr>
                    <w:ins w:id="13126" w:author="Nick.Tolimieri [2]" w:date="2022-09-09T12:38:00Z"/>
                    <w:del w:id="13127" w:author="Nick.Tolimieri" w:date="2022-09-13T12:37:00Z"/>
                    <w:rFonts w:ascii="Calibri" w:hAnsi="Calibri" w:cs="Calibri"/>
                    <w:color w:val="000000"/>
                    <w:sz w:val="22"/>
                    <w:szCs w:val="22"/>
                  </w:rPr>
                </w:rPrChange>
              </w:rPr>
              <w:pPrChange w:id="13128" w:author="Nick.Tolimieri [2]" w:date="2022-09-09T12:38:00Z">
                <w:pPr>
                  <w:jc w:val="right"/>
                </w:pPr>
              </w:pPrChange>
            </w:pPr>
            <w:ins w:id="13129" w:author="Nick.Tolimieri [2]" w:date="2022-09-09T12:38:00Z">
              <w:del w:id="13130" w:author="Nick.Tolimieri" w:date="2022-09-13T12:37:00Z">
                <w:r w:rsidRPr="001255CF" w:rsidDel="00207938">
                  <w:rPr>
                    <w:rFonts w:asciiTheme="minorHAnsi" w:eastAsiaTheme="minorHAnsi" w:hAnsiTheme="minorHAnsi" w:cstheme="minorBidi"/>
                    <w:sz w:val="22"/>
                    <w:szCs w:val="22"/>
                    <w:rPrChange w:id="13131" w:author="Nick.Tolimieri [2]" w:date="2022-09-09T12:38:00Z">
                      <w:rPr>
                        <w:rFonts w:ascii="Calibri" w:hAnsi="Calibri" w:cs="Calibri"/>
                        <w:color w:val="000000"/>
                        <w:sz w:val="22"/>
                        <w:szCs w:val="22"/>
                      </w:rPr>
                    </w:rPrChange>
                  </w:rPr>
                  <w:delText>6</w:delText>
                </w:r>
              </w:del>
            </w:ins>
          </w:p>
        </w:tc>
        <w:tc>
          <w:tcPr>
            <w:tcW w:w="960" w:type="dxa"/>
            <w:noWrap/>
            <w:hideMark/>
            <w:tcPrChange w:id="131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33" w:author="Nick.Tolimieri [2]" w:date="2022-09-09T12:38:00Z"/>
                <w:del w:id="13134" w:author="Nick.Tolimieri" w:date="2022-09-13T12:37:00Z"/>
                <w:rFonts w:asciiTheme="minorHAnsi" w:eastAsiaTheme="minorHAnsi" w:hAnsiTheme="minorHAnsi" w:cstheme="minorBidi"/>
                <w:sz w:val="22"/>
                <w:szCs w:val="22"/>
                <w:rPrChange w:id="13135" w:author="Nick.Tolimieri [2]" w:date="2022-09-09T12:38:00Z">
                  <w:rPr>
                    <w:ins w:id="13136" w:author="Nick.Tolimieri [2]" w:date="2022-09-09T12:38:00Z"/>
                    <w:del w:id="13137" w:author="Nick.Tolimieri" w:date="2022-09-13T12:37:00Z"/>
                    <w:rFonts w:ascii="Calibri" w:hAnsi="Calibri" w:cs="Calibri"/>
                    <w:color w:val="000000"/>
                    <w:sz w:val="22"/>
                    <w:szCs w:val="22"/>
                  </w:rPr>
                </w:rPrChange>
              </w:rPr>
              <w:pPrChange w:id="13138" w:author="Nick.Tolimieri [2]" w:date="2022-09-09T12:38:00Z">
                <w:pPr>
                  <w:jc w:val="right"/>
                </w:pPr>
              </w:pPrChange>
            </w:pPr>
            <w:ins w:id="13139" w:author="Nick.Tolimieri [2]" w:date="2022-09-09T12:38:00Z">
              <w:del w:id="13140" w:author="Nick.Tolimieri" w:date="2022-09-13T12:37:00Z">
                <w:r w:rsidRPr="001255CF" w:rsidDel="00207938">
                  <w:rPr>
                    <w:rFonts w:asciiTheme="minorHAnsi" w:eastAsiaTheme="minorHAnsi" w:hAnsiTheme="minorHAnsi" w:cstheme="minorBidi"/>
                    <w:sz w:val="22"/>
                    <w:szCs w:val="22"/>
                    <w:rPrChange w:id="13141" w:author="Nick.Tolimieri [2]" w:date="2022-09-09T12:38:00Z">
                      <w:rPr>
                        <w:rFonts w:ascii="Calibri" w:hAnsi="Calibri" w:cs="Calibri"/>
                        <w:color w:val="000000"/>
                        <w:sz w:val="22"/>
                        <w:szCs w:val="22"/>
                      </w:rPr>
                    </w:rPrChange>
                  </w:rPr>
                  <w:delText>1.49</w:delText>
                </w:r>
              </w:del>
            </w:ins>
          </w:p>
        </w:tc>
        <w:tc>
          <w:tcPr>
            <w:tcW w:w="960" w:type="dxa"/>
            <w:noWrap/>
            <w:hideMark/>
            <w:tcPrChange w:id="131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43" w:author="Nick.Tolimieri [2]" w:date="2022-09-09T12:38:00Z"/>
                <w:del w:id="13144" w:author="Nick.Tolimieri" w:date="2022-09-13T12:37:00Z"/>
                <w:rFonts w:asciiTheme="minorHAnsi" w:eastAsiaTheme="minorHAnsi" w:hAnsiTheme="minorHAnsi" w:cstheme="minorBidi"/>
                <w:sz w:val="22"/>
                <w:szCs w:val="22"/>
                <w:rPrChange w:id="13145" w:author="Nick.Tolimieri [2]" w:date="2022-09-09T12:38:00Z">
                  <w:rPr>
                    <w:ins w:id="13146" w:author="Nick.Tolimieri [2]" w:date="2022-09-09T12:38:00Z"/>
                    <w:del w:id="13147" w:author="Nick.Tolimieri" w:date="2022-09-13T12:37:00Z"/>
                    <w:rFonts w:ascii="Calibri" w:hAnsi="Calibri" w:cs="Calibri"/>
                    <w:color w:val="000000"/>
                    <w:sz w:val="22"/>
                    <w:szCs w:val="22"/>
                  </w:rPr>
                </w:rPrChange>
              </w:rPr>
              <w:pPrChange w:id="13148" w:author="Nick.Tolimieri [2]" w:date="2022-09-09T12:38:00Z">
                <w:pPr>
                  <w:jc w:val="right"/>
                </w:pPr>
              </w:pPrChange>
            </w:pPr>
            <w:ins w:id="13149" w:author="Nick.Tolimieri [2]" w:date="2022-09-09T12:38:00Z">
              <w:del w:id="13150" w:author="Nick.Tolimieri" w:date="2022-09-13T12:37:00Z">
                <w:r w:rsidRPr="001255CF" w:rsidDel="00207938">
                  <w:rPr>
                    <w:rFonts w:asciiTheme="minorHAnsi" w:eastAsiaTheme="minorHAnsi" w:hAnsiTheme="minorHAnsi" w:cstheme="minorBidi"/>
                    <w:sz w:val="22"/>
                    <w:szCs w:val="22"/>
                    <w:rPrChange w:id="13151" w:author="Nick.Tolimieri [2]" w:date="2022-09-09T12:38:00Z">
                      <w:rPr>
                        <w:rFonts w:ascii="Calibri" w:hAnsi="Calibri" w:cs="Calibri"/>
                        <w:color w:val="000000"/>
                        <w:sz w:val="22"/>
                        <w:szCs w:val="22"/>
                      </w:rPr>
                    </w:rPrChange>
                  </w:rPr>
                  <w:delText>0.08</w:delText>
                </w:r>
              </w:del>
            </w:ins>
          </w:p>
        </w:tc>
      </w:tr>
      <w:tr w:rsidR="001255CF" w:rsidRPr="001255CF" w:rsidDel="00207938" w:rsidTr="001255CF">
        <w:trPr>
          <w:divId w:val="1429738465"/>
          <w:trHeight w:val="300"/>
          <w:ins w:id="13152" w:author="Nick.Tolimieri [2]" w:date="2022-09-09T12:38:00Z"/>
          <w:del w:id="13153" w:author="Nick.Tolimieri" w:date="2022-09-13T12:37:00Z"/>
          <w:trPrChange w:id="13154" w:author="Nick.Tolimieri [2]" w:date="2022-09-09T12:38:00Z">
            <w:trPr>
              <w:divId w:val="1429738465"/>
              <w:trHeight w:val="300"/>
            </w:trPr>
          </w:trPrChange>
        </w:trPr>
        <w:tc>
          <w:tcPr>
            <w:tcW w:w="960" w:type="dxa"/>
            <w:noWrap/>
            <w:hideMark/>
            <w:tcPrChange w:id="131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56" w:author="Nick.Tolimieri [2]" w:date="2022-09-09T12:38:00Z"/>
                <w:del w:id="13157" w:author="Nick.Tolimieri" w:date="2022-09-13T12:37:00Z"/>
                <w:rFonts w:asciiTheme="minorHAnsi" w:eastAsiaTheme="minorHAnsi" w:hAnsiTheme="minorHAnsi" w:cstheme="minorBidi"/>
                <w:sz w:val="22"/>
                <w:szCs w:val="22"/>
                <w:rPrChange w:id="13158" w:author="Nick.Tolimieri [2]" w:date="2022-09-09T12:38:00Z">
                  <w:rPr>
                    <w:ins w:id="13159" w:author="Nick.Tolimieri [2]" w:date="2022-09-09T12:38:00Z"/>
                    <w:del w:id="13160" w:author="Nick.Tolimieri" w:date="2022-09-13T12:37:00Z"/>
                    <w:rFonts w:ascii="Calibri" w:hAnsi="Calibri" w:cs="Calibri"/>
                    <w:color w:val="000000"/>
                    <w:sz w:val="22"/>
                    <w:szCs w:val="22"/>
                  </w:rPr>
                </w:rPrChange>
              </w:rPr>
              <w:pPrChange w:id="13161" w:author="Nick.Tolimieri [2]" w:date="2022-09-09T12:38:00Z">
                <w:pPr/>
              </w:pPrChange>
            </w:pPr>
            <w:ins w:id="13162" w:author="Nick.Tolimieri [2]" w:date="2022-09-09T12:38:00Z">
              <w:del w:id="13163" w:author="Nick.Tolimieri" w:date="2022-09-13T12:37:00Z">
                <w:r w:rsidRPr="001255CF" w:rsidDel="00207938">
                  <w:rPr>
                    <w:rFonts w:asciiTheme="minorHAnsi" w:eastAsiaTheme="minorHAnsi" w:hAnsiTheme="minorHAnsi" w:cstheme="minorBidi"/>
                    <w:sz w:val="22"/>
                    <w:szCs w:val="22"/>
                    <w:rPrChange w:id="13164" w:author="Nick.Tolimieri [2]" w:date="2022-09-09T12:38:00Z">
                      <w:rPr>
                        <w:rFonts w:ascii="Calibri" w:hAnsi="Calibri" w:cs="Calibri"/>
                        <w:color w:val="000000"/>
                        <w:sz w:val="22"/>
                        <w:szCs w:val="22"/>
                      </w:rPr>
                    </w:rPrChange>
                  </w:rPr>
                  <w:delText>Cape Alava</w:delText>
                </w:r>
              </w:del>
            </w:ins>
          </w:p>
        </w:tc>
        <w:tc>
          <w:tcPr>
            <w:tcW w:w="960" w:type="dxa"/>
            <w:noWrap/>
            <w:hideMark/>
            <w:tcPrChange w:id="131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66" w:author="Nick.Tolimieri [2]" w:date="2022-09-09T12:38:00Z"/>
                <w:del w:id="13167" w:author="Nick.Tolimieri" w:date="2022-09-13T12:37:00Z"/>
                <w:rFonts w:asciiTheme="minorHAnsi" w:eastAsiaTheme="minorHAnsi" w:hAnsiTheme="minorHAnsi" w:cstheme="minorBidi"/>
                <w:sz w:val="22"/>
                <w:szCs w:val="22"/>
                <w:rPrChange w:id="13168" w:author="Nick.Tolimieri [2]" w:date="2022-09-09T12:38:00Z">
                  <w:rPr>
                    <w:ins w:id="13169" w:author="Nick.Tolimieri [2]" w:date="2022-09-09T12:38:00Z"/>
                    <w:del w:id="13170" w:author="Nick.Tolimieri" w:date="2022-09-13T12:37:00Z"/>
                    <w:rFonts w:ascii="Calibri" w:hAnsi="Calibri" w:cs="Calibri"/>
                    <w:color w:val="000000"/>
                    <w:sz w:val="22"/>
                    <w:szCs w:val="22"/>
                  </w:rPr>
                </w:rPrChange>
              </w:rPr>
              <w:pPrChange w:id="13171" w:author="Nick.Tolimieri [2]" w:date="2022-09-09T12:38:00Z">
                <w:pPr>
                  <w:jc w:val="right"/>
                </w:pPr>
              </w:pPrChange>
            </w:pPr>
            <w:ins w:id="13172" w:author="Nick.Tolimieri [2]" w:date="2022-09-09T12:38:00Z">
              <w:del w:id="13173" w:author="Nick.Tolimieri" w:date="2022-09-13T12:37:00Z">
                <w:r w:rsidRPr="001255CF" w:rsidDel="00207938">
                  <w:rPr>
                    <w:rFonts w:asciiTheme="minorHAnsi" w:eastAsiaTheme="minorHAnsi" w:hAnsiTheme="minorHAnsi" w:cstheme="minorBidi"/>
                    <w:sz w:val="22"/>
                    <w:szCs w:val="22"/>
                    <w:rPrChange w:id="13174" w:author="Nick.Tolimieri [2]" w:date="2022-09-09T12:38:00Z">
                      <w:rPr>
                        <w:rFonts w:ascii="Calibri" w:hAnsi="Calibri" w:cs="Calibri"/>
                        <w:color w:val="000000"/>
                        <w:sz w:val="22"/>
                        <w:szCs w:val="22"/>
                      </w:rPr>
                    </w:rPrChange>
                  </w:rPr>
                  <w:delText>2005</w:delText>
                </w:r>
              </w:del>
            </w:ins>
          </w:p>
        </w:tc>
        <w:tc>
          <w:tcPr>
            <w:tcW w:w="960" w:type="dxa"/>
            <w:noWrap/>
            <w:hideMark/>
            <w:tcPrChange w:id="131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76" w:author="Nick.Tolimieri [2]" w:date="2022-09-09T12:38:00Z"/>
                <w:del w:id="13177" w:author="Nick.Tolimieri" w:date="2022-09-13T12:37:00Z"/>
                <w:rFonts w:asciiTheme="minorHAnsi" w:eastAsiaTheme="minorHAnsi" w:hAnsiTheme="minorHAnsi" w:cstheme="minorBidi"/>
                <w:sz w:val="22"/>
                <w:szCs w:val="22"/>
                <w:rPrChange w:id="13178" w:author="Nick.Tolimieri [2]" w:date="2022-09-09T12:38:00Z">
                  <w:rPr>
                    <w:ins w:id="13179" w:author="Nick.Tolimieri [2]" w:date="2022-09-09T12:38:00Z"/>
                    <w:del w:id="13180" w:author="Nick.Tolimieri" w:date="2022-09-13T12:37:00Z"/>
                    <w:rFonts w:ascii="Calibri" w:hAnsi="Calibri" w:cs="Calibri"/>
                    <w:color w:val="000000"/>
                    <w:sz w:val="22"/>
                    <w:szCs w:val="22"/>
                  </w:rPr>
                </w:rPrChange>
              </w:rPr>
              <w:pPrChange w:id="13181" w:author="Nick.Tolimieri [2]" w:date="2022-09-09T12:38:00Z">
                <w:pPr>
                  <w:jc w:val="right"/>
                </w:pPr>
              </w:pPrChange>
            </w:pPr>
            <w:ins w:id="13182" w:author="Nick.Tolimieri [2]" w:date="2022-09-09T12:38:00Z">
              <w:del w:id="13183" w:author="Nick.Tolimieri" w:date="2022-09-13T12:37:00Z">
                <w:r w:rsidRPr="001255CF" w:rsidDel="00207938">
                  <w:rPr>
                    <w:rFonts w:asciiTheme="minorHAnsi" w:eastAsiaTheme="minorHAnsi" w:hAnsiTheme="minorHAnsi" w:cstheme="minorBidi"/>
                    <w:sz w:val="22"/>
                    <w:szCs w:val="22"/>
                    <w:rPrChange w:id="13184" w:author="Nick.Tolimieri [2]" w:date="2022-09-09T12:38:00Z">
                      <w:rPr>
                        <w:rFonts w:ascii="Calibri" w:hAnsi="Calibri" w:cs="Calibri"/>
                        <w:color w:val="000000"/>
                        <w:sz w:val="22"/>
                        <w:szCs w:val="22"/>
                      </w:rPr>
                    </w:rPrChange>
                  </w:rPr>
                  <w:delText>0</w:delText>
                </w:r>
              </w:del>
            </w:ins>
          </w:p>
        </w:tc>
        <w:tc>
          <w:tcPr>
            <w:tcW w:w="960" w:type="dxa"/>
            <w:noWrap/>
            <w:hideMark/>
            <w:tcPrChange w:id="131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86" w:author="Nick.Tolimieri [2]" w:date="2022-09-09T12:38:00Z"/>
                <w:del w:id="13187" w:author="Nick.Tolimieri" w:date="2022-09-13T12:37:00Z"/>
                <w:rFonts w:asciiTheme="minorHAnsi" w:eastAsiaTheme="minorHAnsi" w:hAnsiTheme="minorHAnsi" w:cstheme="minorBidi"/>
                <w:sz w:val="22"/>
                <w:szCs w:val="22"/>
                <w:rPrChange w:id="13188" w:author="Nick.Tolimieri [2]" w:date="2022-09-09T12:38:00Z">
                  <w:rPr>
                    <w:ins w:id="13189" w:author="Nick.Tolimieri [2]" w:date="2022-09-09T12:38:00Z"/>
                    <w:del w:id="13190" w:author="Nick.Tolimieri" w:date="2022-09-13T12:37:00Z"/>
                    <w:rFonts w:ascii="Calibri" w:hAnsi="Calibri" w:cs="Calibri"/>
                    <w:color w:val="000000"/>
                    <w:sz w:val="22"/>
                    <w:szCs w:val="22"/>
                  </w:rPr>
                </w:rPrChange>
              </w:rPr>
              <w:pPrChange w:id="13191" w:author="Nick.Tolimieri [2]" w:date="2022-09-09T12:38:00Z">
                <w:pPr>
                  <w:jc w:val="right"/>
                </w:pPr>
              </w:pPrChange>
            </w:pPr>
            <w:ins w:id="13192" w:author="Nick.Tolimieri [2]" w:date="2022-09-09T12:38:00Z">
              <w:del w:id="13193" w:author="Nick.Tolimieri" w:date="2022-09-13T12:37:00Z">
                <w:r w:rsidRPr="001255CF" w:rsidDel="00207938">
                  <w:rPr>
                    <w:rFonts w:asciiTheme="minorHAnsi" w:eastAsiaTheme="minorHAnsi" w:hAnsiTheme="minorHAnsi" w:cstheme="minorBidi"/>
                    <w:sz w:val="22"/>
                    <w:szCs w:val="22"/>
                    <w:rPrChange w:id="13194" w:author="Nick.Tolimieri [2]" w:date="2022-09-09T12:38:00Z">
                      <w:rPr>
                        <w:rFonts w:ascii="Calibri" w:hAnsi="Calibri" w:cs="Calibri"/>
                        <w:color w:val="000000"/>
                        <w:sz w:val="22"/>
                        <w:szCs w:val="22"/>
                      </w:rPr>
                    </w:rPrChange>
                  </w:rPr>
                  <w:delText>28</w:delText>
                </w:r>
              </w:del>
            </w:ins>
          </w:p>
        </w:tc>
        <w:tc>
          <w:tcPr>
            <w:tcW w:w="960" w:type="dxa"/>
            <w:noWrap/>
            <w:hideMark/>
            <w:tcPrChange w:id="131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96" w:author="Nick.Tolimieri [2]" w:date="2022-09-09T12:38:00Z"/>
                <w:del w:id="13197" w:author="Nick.Tolimieri" w:date="2022-09-13T12:37:00Z"/>
                <w:rFonts w:asciiTheme="minorHAnsi" w:eastAsiaTheme="minorHAnsi" w:hAnsiTheme="minorHAnsi" w:cstheme="minorBidi"/>
                <w:sz w:val="22"/>
                <w:szCs w:val="22"/>
                <w:rPrChange w:id="13198" w:author="Nick.Tolimieri [2]" w:date="2022-09-09T12:38:00Z">
                  <w:rPr>
                    <w:ins w:id="13199" w:author="Nick.Tolimieri [2]" w:date="2022-09-09T12:38:00Z"/>
                    <w:del w:id="13200" w:author="Nick.Tolimieri" w:date="2022-09-13T12:37:00Z"/>
                    <w:rFonts w:ascii="Calibri" w:hAnsi="Calibri" w:cs="Calibri"/>
                    <w:color w:val="000000"/>
                    <w:sz w:val="22"/>
                    <w:szCs w:val="22"/>
                  </w:rPr>
                </w:rPrChange>
              </w:rPr>
              <w:pPrChange w:id="13201" w:author="Nick.Tolimieri [2]" w:date="2022-09-09T12:38:00Z">
                <w:pPr>
                  <w:jc w:val="right"/>
                </w:pPr>
              </w:pPrChange>
            </w:pPr>
            <w:ins w:id="13202" w:author="Nick.Tolimieri [2]" w:date="2022-09-09T12:38:00Z">
              <w:del w:id="13203" w:author="Nick.Tolimieri" w:date="2022-09-13T12:37:00Z">
                <w:r w:rsidRPr="001255CF" w:rsidDel="00207938">
                  <w:rPr>
                    <w:rFonts w:asciiTheme="minorHAnsi" w:eastAsiaTheme="minorHAnsi" w:hAnsiTheme="minorHAnsi" w:cstheme="minorBidi"/>
                    <w:sz w:val="22"/>
                    <w:szCs w:val="22"/>
                    <w:rPrChange w:id="13204" w:author="Nick.Tolimieri [2]" w:date="2022-09-09T12:38:00Z">
                      <w:rPr>
                        <w:rFonts w:ascii="Calibri" w:hAnsi="Calibri" w:cs="Calibri"/>
                        <w:color w:val="000000"/>
                        <w:sz w:val="22"/>
                        <w:szCs w:val="22"/>
                      </w:rPr>
                    </w:rPrChange>
                  </w:rPr>
                  <w:delText>1</w:delText>
                </w:r>
              </w:del>
            </w:ins>
          </w:p>
        </w:tc>
        <w:tc>
          <w:tcPr>
            <w:tcW w:w="960" w:type="dxa"/>
            <w:noWrap/>
            <w:hideMark/>
            <w:tcPrChange w:id="132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06" w:author="Nick.Tolimieri [2]" w:date="2022-09-09T12:38:00Z"/>
                <w:del w:id="13207" w:author="Nick.Tolimieri" w:date="2022-09-13T12:37:00Z"/>
                <w:rFonts w:asciiTheme="minorHAnsi" w:eastAsiaTheme="minorHAnsi" w:hAnsiTheme="minorHAnsi" w:cstheme="minorBidi"/>
                <w:sz w:val="22"/>
                <w:szCs w:val="22"/>
                <w:rPrChange w:id="13208" w:author="Nick.Tolimieri [2]" w:date="2022-09-09T12:38:00Z">
                  <w:rPr>
                    <w:ins w:id="13209" w:author="Nick.Tolimieri [2]" w:date="2022-09-09T12:38:00Z"/>
                    <w:del w:id="13210" w:author="Nick.Tolimieri" w:date="2022-09-13T12:37:00Z"/>
                    <w:rFonts w:ascii="Calibri" w:hAnsi="Calibri" w:cs="Calibri"/>
                    <w:color w:val="000000"/>
                    <w:sz w:val="22"/>
                    <w:szCs w:val="22"/>
                  </w:rPr>
                </w:rPrChange>
              </w:rPr>
              <w:pPrChange w:id="13211" w:author="Nick.Tolimieri [2]" w:date="2022-09-09T12:38:00Z">
                <w:pPr>
                  <w:jc w:val="right"/>
                </w:pPr>
              </w:pPrChange>
            </w:pPr>
            <w:ins w:id="13212" w:author="Nick.Tolimieri [2]" w:date="2022-09-09T12:38:00Z">
              <w:del w:id="13213" w:author="Nick.Tolimieri" w:date="2022-09-13T12:37:00Z">
                <w:r w:rsidRPr="001255CF" w:rsidDel="00207938">
                  <w:rPr>
                    <w:rFonts w:asciiTheme="minorHAnsi" w:eastAsiaTheme="minorHAnsi" w:hAnsiTheme="minorHAnsi" w:cstheme="minorBidi"/>
                    <w:sz w:val="22"/>
                    <w:szCs w:val="22"/>
                    <w:rPrChange w:id="13214" w:author="Nick.Tolimieri [2]" w:date="2022-09-09T12:38:00Z">
                      <w:rPr>
                        <w:rFonts w:ascii="Calibri" w:hAnsi="Calibri" w:cs="Calibri"/>
                        <w:color w:val="000000"/>
                        <w:sz w:val="22"/>
                        <w:szCs w:val="22"/>
                      </w:rPr>
                    </w:rPrChange>
                  </w:rPr>
                  <w:delText>7</w:delText>
                </w:r>
              </w:del>
            </w:ins>
          </w:p>
        </w:tc>
        <w:tc>
          <w:tcPr>
            <w:tcW w:w="960" w:type="dxa"/>
            <w:noWrap/>
            <w:hideMark/>
            <w:tcPrChange w:id="132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16" w:author="Nick.Tolimieri [2]" w:date="2022-09-09T12:38:00Z"/>
                <w:del w:id="13217" w:author="Nick.Tolimieri" w:date="2022-09-13T12:37:00Z"/>
                <w:rFonts w:asciiTheme="minorHAnsi" w:eastAsiaTheme="minorHAnsi" w:hAnsiTheme="minorHAnsi" w:cstheme="minorBidi"/>
                <w:sz w:val="22"/>
                <w:szCs w:val="22"/>
                <w:rPrChange w:id="13218" w:author="Nick.Tolimieri [2]" w:date="2022-09-09T12:38:00Z">
                  <w:rPr>
                    <w:ins w:id="13219" w:author="Nick.Tolimieri [2]" w:date="2022-09-09T12:38:00Z"/>
                    <w:del w:id="13220" w:author="Nick.Tolimieri" w:date="2022-09-13T12:37:00Z"/>
                    <w:rFonts w:ascii="Calibri" w:hAnsi="Calibri" w:cs="Calibri"/>
                    <w:color w:val="000000"/>
                    <w:sz w:val="22"/>
                    <w:szCs w:val="22"/>
                  </w:rPr>
                </w:rPrChange>
              </w:rPr>
              <w:pPrChange w:id="13221" w:author="Nick.Tolimieri [2]" w:date="2022-09-09T12:38:00Z">
                <w:pPr>
                  <w:jc w:val="right"/>
                </w:pPr>
              </w:pPrChange>
            </w:pPr>
            <w:ins w:id="13222" w:author="Nick.Tolimieri [2]" w:date="2022-09-09T12:38:00Z">
              <w:del w:id="13223" w:author="Nick.Tolimieri" w:date="2022-09-13T12:37:00Z">
                <w:r w:rsidRPr="001255CF" w:rsidDel="00207938">
                  <w:rPr>
                    <w:rFonts w:asciiTheme="minorHAnsi" w:eastAsiaTheme="minorHAnsi" w:hAnsiTheme="minorHAnsi" w:cstheme="minorBidi"/>
                    <w:sz w:val="22"/>
                    <w:szCs w:val="22"/>
                    <w:rPrChange w:id="13224" w:author="Nick.Tolimieri [2]" w:date="2022-09-09T12:38:00Z">
                      <w:rPr>
                        <w:rFonts w:ascii="Calibri" w:hAnsi="Calibri" w:cs="Calibri"/>
                        <w:color w:val="000000"/>
                        <w:sz w:val="22"/>
                        <w:szCs w:val="22"/>
                      </w:rPr>
                    </w:rPrChange>
                  </w:rPr>
                  <w:delText>7</w:delText>
                </w:r>
              </w:del>
            </w:ins>
          </w:p>
        </w:tc>
        <w:tc>
          <w:tcPr>
            <w:tcW w:w="960" w:type="dxa"/>
            <w:noWrap/>
            <w:hideMark/>
            <w:tcPrChange w:id="132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26" w:author="Nick.Tolimieri [2]" w:date="2022-09-09T12:38:00Z"/>
                <w:del w:id="13227" w:author="Nick.Tolimieri" w:date="2022-09-13T12:37:00Z"/>
                <w:rFonts w:asciiTheme="minorHAnsi" w:eastAsiaTheme="minorHAnsi" w:hAnsiTheme="minorHAnsi" w:cstheme="minorBidi"/>
                <w:sz w:val="22"/>
                <w:szCs w:val="22"/>
                <w:rPrChange w:id="13228" w:author="Nick.Tolimieri [2]" w:date="2022-09-09T12:38:00Z">
                  <w:rPr>
                    <w:ins w:id="13229" w:author="Nick.Tolimieri [2]" w:date="2022-09-09T12:38:00Z"/>
                    <w:del w:id="13230" w:author="Nick.Tolimieri" w:date="2022-09-13T12:37:00Z"/>
                    <w:rFonts w:ascii="Calibri" w:hAnsi="Calibri" w:cs="Calibri"/>
                    <w:color w:val="000000"/>
                    <w:sz w:val="22"/>
                    <w:szCs w:val="22"/>
                  </w:rPr>
                </w:rPrChange>
              </w:rPr>
              <w:pPrChange w:id="13231" w:author="Nick.Tolimieri [2]" w:date="2022-09-09T12:38:00Z">
                <w:pPr>
                  <w:jc w:val="right"/>
                </w:pPr>
              </w:pPrChange>
            </w:pPr>
            <w:ins w:id="13232" w:author="Nick.Tolimieri [2]" w:date="2022-09-09T12:38:00Z">
              <w:del w:id="13233" w:author="Nick.Tolimieri" w:date="2022-09-13T12:37:00Z">
                <w:r w:rsidRPr="001255CF" w:rsidDel="00207938">
                  <w:rPr>
                    <w:rFonts w:asciiTheme="minorHAnsi" w:eastAsiaTheme="minorHAnsi" w:hAnsiTheme="minorHAnsi" w:cstheme="minorBidi"/>
                    <w:sz w:val="22"/>
                    <w:szCs w:val="22"/>
                    <w:rPrChange w:id="13234" w:author="Nick.Tolimieri [2]" w:date="2022-09-09T12:38:00Z">
                      <w:rPr>
                        <w:rFonts w:ascii="Calibri" w:hAnsi="Calibri" w:cs="Calibri"/>
                        <w:color w:val="000000"/>
                        <w:sz w:val="22"/>
                        <w:szCs w:val="22"/>
                      </w:rPr>
                    </w:rPrChange>
                  </w:rPr>
                  <w:delText>7</w:delText>
                </w:r>
              </w:del>
            </w:ins>
          </w:p>
        </w:tc>
        <w:tc>
          <w:tcPr>
            <w:tcW w:w="960" w:type="dxa"/>
            <w:noWrap/>
            <w:hideMark/>
            <w:tcPrChange w:id="132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36" w:author="Nick.Tolimieri [2]" w:date="2022-09-09T12:38:00Z"/>
                <w:del w:id="13237" w:author="Nick.Tolimieri" w:date="2022-09-13T12:37:00Z"/>
                <w:rFonts w:asciiTheme="minorHAnsi" w:eastAsiaTheme="minorHAnsi" w:hAnsiTheme="minorHAnsi" w:cstheme="minorBidi"/>
                <w:sz w:val="22"/>
                <w:szCs w:val="22"/>
                <w:rPrChange w:id="13238" w:author="Nick.Tolimieri [2]" w:date="2022-09-09T12:38:00Z">
                  <w:rPr>
                    <w:ins w:id="13239" w:author="Nick.Tolimieri [2]" w:date="2022-09-09T12:38:00Z"/>
                    <w:del w:id="13240" w:author="Nick.Tolimieri" w:date="2022-09-13T12:37:00Z"/>
                    <w:rFonts w:ascii="Calibri" w:hAnsi="Calibri" w:cs="Calibri"/>
                    <w:color w:val="000000"/>
                    <w:sz w:val="22"/>
                    <w:szCs w:val="22"/>
                  </w:rPr>
                </w:rPrChange>
              </w:rPr>
              <w:pPrChange w:id="13241" w:author="Nick.Tolimieri [2]" w:date="2022-09-09T12:38:00Z">
                <w:pPr>
                  <w:jc w:val="right"/>
                </w:pPr>
              </w:pPrChange>
            </w:pPr>
            <w:ins w:id="13242" w:author="Nick.Tolimieri [2]" w:date="2022-09-09T12:38:00Z">
              <w:del w:id="13243" w:author="Nick.Tolimieri" w:date="2022-09-13T12:37:00Z">
                <w:r w:rsidRPr="001255CF" w:rsidDel="00207938">
                  <w:rPr>
                    <w:rFonts w:asciiTheme="minorHAnsi" w:eastAsiaTheme="minorHAnsi" w:hAnsiTheme="minorHAnsi" w:cstheme="minorBidi"/>
                    <w:sz w:val="22"/>
                    <w:szCs w:val="22"/>
                    <w:rPrChange w:id="13244" w:author="Nick.Tolimieri [2]" w:date="2022-09-09T12:38:00Z">
                      <w:rPr>
                        <w:rFonts w:ascii="Calibri" w:hAnsi="Calibri" w:cs="Calibri"/>
                        <w:color w:val="000000"/>
                        <w:sz w:val="22"/>
                        <w:szCs w:val="22"/>
                      </w:rPr>
                    </w:rPrChange>
                  </w:rPr>
                  <w:delText>1.85</w:delText>
                </w:r>
              </w:del>
            </w:ins>
          </w:p>
        </w:tc>
        <w:tc>
          <w:tcPr>
            <w:tcW w:w="960" w:type="dxa"/>
            <w:noWrap/>
            <w:hideMark/>
            <w:tcPrChange w:id="132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46" w:author="Nick.Tolimieri [2]" w:date="2022-09-09T12:38:00Z"/>
                <w:del w:id="13247" w:author="Nick.Tolimieri" w:date="2022-09-13T12:37:00Z"/>
                <w:rFonts w:asciiTheme="minorHAnsi" w:eastAsiaTheme="minorHAnsi" w:hAnsiTheme="minorHAnsi" w:cstheme="minorBidi"/>
                <w:sz w:val="22"/>
                <w:szCs w:val="22"/>
                <w:rPrChange w:id="13248" w:author="Nick.Tolimieri [2]" w:date="2022-09-09T12:38:00Z">
                  <w:rPr>
                    <w:ins w:id="13249" w:author="Nick.Tolimieri [2]" w:date="2022-09-09T12:38:00Z"/>
                    <w:del w:id="13250" w:author="Nick.Tolimieri" w:date="2022-09-13T12:37:00Z"/>
                    <w:rFonts w:ascii="Calibri" w:hAnsi="Calibri" w:cs="Calibri"/>
                    <w:color w:val="000000"/>
                    <w:sz w:val="22"/>
                    <w:szCs w:val="22"/>
                  </w:rPr>
                </w:rPrChange>
              </w:rPr>
              <w:pPrChange w:id="13251" w:author="Nick.Tolimieri [2]" w:date="2022-09-09T12:38:00Z">
                <w:pPr>
                  <w:jc w:val="right"/>
                </w:pPr>
              </w:pPrChange>
            </w:pPr>
            <w:ins w:id="13252" w:author="Nick.Tolimieri [2]" w:date="2022-09-09T12:38:00Z">
              <w:del w:id="13253" w:author="Nick.Tolimieri" w:date="2022-09-13T12:37:00Z">
                <w:r w:rsidRPr="001255CF" w:rsidDel="00207938">
                  <w:rPr>
                    <w:rFonts w:asciiTheme="minorHAnsi" w:eastAsiaTheme="minorHAnsi" w:hAnsiTheme="minorHAnsi" w:cstheme="minorBidi"/>
                    <w:sz w:val="22"/>
                    <w:szCs w:val="22"/>
                    <w:rPrChange w:id="13254" w:author="Nick.Tolimieri [2]" w:date="2022-09-09T12:38:00Z">
                      <w:rPr>
                        <w:rFonts w:ascii="Calibri" w:hAnsi="Calibri" w:cs="Calibri"/>
                        <w:color w:val="000000"/>
                        <w:sz w:val="22"/>
                        <w:szCs w:val="22"/>
                      </w:rPr>
                    </w:rPrChange>
                  </w:rPr>
                  <w:delText>0.11</w:delText>
                </w:r>
              </w:del>
            </w:ins>
          </w:p>
        </w:tc>
      </w:tr>
      <w:tr w:rsidR="001255CF" w:rsidRPr="001255CF" w:rsidDel="00207938" w:rsidTr="001255CF">
        <w:trPr>
          <w:divId w:val="1429738465"/>
          <w:trHeight w:val="300"/>
          <w:ins w:id="13255" w:author="Nick.Tolimieri [2]" w:date="2022-09-09T12:38:00Z"/>
          <w:del w:id="13256" w:author="Nick.Tolimieri" w:date="2022-09-13T12:37:00Z"/>
          <w:trPrChange w:id="13257" w:author="Nick.Tolimieri [2]" w:date="2022-09-09T12:38:00Z">
            <w:trPr>
              <w:divId w:val="1429738465"/>
              <w:trHeight w:val="300"/>
            </w:trPr>
          </w:trPrChange>
        </w:trPr>
        <w:tc>
          <w:tcPr>
            <w:tcW w:w="960" w:type="dxa"/>
            <w:noWrap/>
            <w:hideMark/>
            <w:tcPrChange w:id="132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59" w:author="Nick.Tolimieri [2]" w:date="2022-09-09T12:38:00Z"/>
                <w:del w:id="13260" w:author="Nick.Tolimieri" w:date="2022-09-13T12:37:00Z"/>
                <w:rFonts w:asciiTheme="minorHAnsi" w:eastAsiaTheme="minorHAnsi" w:hAnsiTheme="minorHAnsi" w:cstheme="minorBidi"/>
                <w:sz w:val="22"/>
                <w:szCs w:val="22"/>
                <w:rPrChange w:id="13261" w:author="Nick.Tolimieri [2]" w:date="2022-09-09T12:38:00Z">
                  <w:rPr>
                    <w:ins w:id="13262" w:author="Nick.Tolimieri [2]" w:date="2022-09-09T12:38:00Z"/>
                    <w:del w:id="13263" w:author="Nick.Tolimieri" w:date="2022-09-13T12:37:00Z"/>
                    <w:rFonts w:ascii="Calibri" w:hAnsi="Calibri" w:cs="Calibri"/>
                    <w:color w:val="000000"/>
                    <w:sz w:val="22"/>
                    <w:szCs w:val="22"/>
                  </w:rPr>
                </w:rPrChange>
              </w:rPr>
              <w:pPrChange w:id="13264" w:author="Nick.Tolimieri [2]" w:date="2022-09-09T12:38:00Z">
                <w:pPr/>
              </w:pPrChange>
            </w:pPr>
            <w:ins w:id="13265" w:author="Nick.Tolimieri [2]" w:date="2022-09-09T12:38:00Z">
              <w:del w:id="13266" w:author="Nick.Tolimieri" w:date="2022-09-13T12:37:00Z">
                <w:r w:rsidRPr="001255CF" w:rsidDel="00207938">
                  <w:rPr>
                    <w:rFonts w:asciiTheme="minorHAnsi" w:eastAsiaTheme="minorHAnsi" w:hAnsiTheme="minorHAnsi" w:cstheme="minorBidi"/>
                    <w:sz w:val="22"/>
                    <w:szCs w:val="22"/>
                    <w:rPrChange w:id="13267" w:author="Nick.Tolimieri [2]" w:date="2022-09-09T12:38:00Z">
                      <w:rPr>
                        <w:rFonts w:ascii="Calibri" w:hAnsi="Calibri" w:cs="Calibri"/>
                        <w:color w:val="000000"/>
                        <w:sz w:val="22"/>
                        <w:szCs w:val="22"/>
                      </w:rPr>
                    </w:rPrChange>
                  </w:rPr>
                  <w:delText>Cape Alava</w:delText>
                </w:r>
              </w:del>
            </w:ins>
          </w:p>
        </w:tc>
        <w:tc>
          <w:tcPr>
            <w:tcW w:w="960" w:type="dxa"/>
            <w:noWrap/>
            <w:hideMark/>
            <w:tcPrChange w:id="132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69" w:author="Nick.Tolimieri [2]" w:date="2022-09-09T12:38:00Z"/>
                <w:del w:id="13270" w:author="Nick.Tolimieri" w:date="2022-09-13T12:37:00Z"/>
                <w:rFonts w:asciiTheme="minorHAnsi" w:eastAsiaTheme="minorHAnsi" w:hAnsiTheme="minorHAnsi" w:cstheme="minorBidi"/>
                <w:sz w:val="22"/>
                <w:szCs w:val="22"/>
                <w:rPrChange w:id="13271" w:author="Nick.Tolimieri [2]" w:date="2022-09-09T12:38:00Z">
                  <w:rPr>
                    <w:ins w:id="13272" w:author="Nick.Tolimieri [2]" w:date="2022-09-09T12:38:00Z"/>
                    <w:del w:id="13273" w:author="Nick.Tolimieri" w:date="2022-09-13T12:37:00Z"/>
                    <w:rFonts w:ascii="Calibri" w:hAnsi="Calibri" w:cs="Calibri"/>
                    <w:color w:val="000000"/>
                    <w:sz w:val="22"/>
                    <w:szCs w:val="22"/>
                  </w:rPr>
                </w:rPrChange>
              </w:rPr>
              <w:pPrChange w:id="13274" w:author="Nick.Tolimieri [2]" w:date="2022-09-09T12:38:00Z">
                <w:pPr>
                  <w:jc w:val="right"/>
                </w:pPr>
              </w:pPrChange>
            </w:pPr>
            <w:ins w:id="13275" w:author="Nick.Tolimieri [2]" w:date="2022-09-09T12:38:00Z">
              <w:del w:id="13276" w:author="Nick.Tolimieri" w:date="2022-09-13T12:37:00Z">
                <w:r w:rsidRPr="001255CF" w:rsidDel="00207938">
                  <w:rPr>
                    <w:rFonts w:asciiTheme="minorHAnsi" w:eastAsiaTheme="minorHAnsi" w:hAnsiTheme="minorHAnsi" w:cstheme="minorBidi"/>
                    <w:sz w:val="22"/>
                    <w:szCs w:val="22"/>
                    <w:rPrChange w:id="13277" w:author="Nick.Tolimieri [2]" w:date="2022-09-09T12:38:00Z">
                      <w:rPr>
                        <w:rFonts w:ascii="Calibri" w:hAnsi="Calibri" w:cs="Calibri"/>
                        <w:color w:val="000000"/>
                        <w:sz w:val="22"/>
                        <w:szCs w:val="22"/>
                      </w:rPr>
                    </w:rPrChange>
                  </w:rPr>
                  <w:delText>2006</w:delText>
                </w:r>
              </w:del>
            </w:ins>
          </w:p>
        </w:tc>
        <w:tc>
          <w:tcPr>
            <w:tcW w:w="960" w:type="dxa"/>
            <w:noWrap/>
            <w:hideMark/>
            <w:tcPrChange w:id="132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79" w:author="Nick.Tolimieri [2]" w:date="2022-09-09T12:38:00Z"/>
                <w:del w:id="13280" w:author="Nick.Tolimieri" w:date="2022-09-13T12:37:00Z"/>
                <w:rFonts w:asciiTheme="minorHAnsi" w:eastAsiaTheme="minorHAnsi" w:hAnsiTheme="minorHAnsi" w:cstheme="minorBidi"/>
                <w:sz w:val="22"/>
                <w:szCs w:val="22"/>
                <w:rPrChange w:id="13281" w:author="Nick.Tolimieri [2]" w:date="2022-09-09T12:38:00Z">
                  <w:rPr>
                    <w:ins w:id="13282" w:author="Nick.Tolimieri [2]" w:date="2022-09-09T12:38:00Z"/>
                    <w:del w:id="13283" w:author="Nick.Tolimieri" w:date="2022-09-13T12:37:00Z"/>
                    <w:rFonts w:ascii="Calibri" w:hAnsi="Calibri" w:cs="Calibri"/>
                    <w:color w:val="000000"/>
                    <w:sz w:val="22"/>
                    <w:szCs w:val="22"/>
                  </w:rPr>
                </w:rPrChange>
              </w:rPr>
              <w:pPrChange w:id="13284" w:author="Nick.Tolimieri [2]" w:date="2022-09-09T12:38:00Z">
                <w:pPr>
                  <w:jc w:val="right"/>
                </w:pPr>
              </w:pPrChange>
            </w:pPr>
            <w:ins w:id="13285" w:author="Nick.Tolimieri [2]" w:date="2022-09-09T12:38:00Z">
              <w:del w:id="13286" w:author="Nick.Tolimieri" w:date="2022-09-13T12:37:00Z">
                <w:r w:rsidRPr="001255CF" w:rsidDel="00207938">
                  <w:rPr>
                    <w:rFonts w:asciiTheme="minorHAnsi" w:eastAsiaTheme="minorHAnsi" w:hAnsiTheme="minorHAnsi" w:cstheme="minorBidi"/>
                    <w:sz w:val="22"/>
                    <w:szCs w:val="22"/>
                    <w:rPrChange w:id="13287" w:author="Nick.Tolimieri [2]" w:date="2022-09-09T12:38:00Z">
                      <w:rPr>
                        <w:rFonts w:ascii="Calibri" w:hAnsi="Calibri" w:cs="Calibri"/>
                        <w:color w:val="000000"/>
                        <w:sz w:val="22"/>
                        <w:szCs w:val="22"/>
                      </w:rPr>
                    </w:rPrChange>
                  </w:rPr>
                  <w:delText>0</w:delText>
                </w:r>
              </w:del>
            </w:ins>
          </w:p>
        </w:tc>
        <w:tc>
          <w:tcPr>
            <w:tcW w:w="960" w:type="dxa"/>
            <w:noWrap/>
            <w:hideMark/>
            <w:tcPrChange w:id="132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89" w:author="Nick.Tolimieri [2]" w:date="2022-09-09T12:38:00Z"/>
                <w:del w:id="13290" w:author="Nick.Tolimieri" w:date="2022-09-13T12:37:00Z"/>
                <w:rFonts w:asciiTheme="minorHAnsi" w:eastAsiaTheme="minorHAnsi" w:hAnsiTheme="minorHAnsi" w:cstheme="minorBidi"/>
                <w:sz w:val="22"/>
                <w:szCs w:val="22"/>
                <w:rPrChange w:id="13291" w:author="Nick.Tolimieri [2]" w:date="2022-09-09T12:38:00Z">
                  <w:rPr>
                    <w:ins w:id="13292" w:author="Nick.Tolimieri [2]" w:date="2022-09-09T12:38:00Z"/>
                    <w:del w:id="13293" w:author="Nick.Tolimieri" w:date="2022-09-13T12:37:00Z"/>
                    <w:rFonts w:ascii="Calibri" w:hAnsi="Calibri" w:cs="Calibri"/>
                    <w:color w:val="000000"/>
                    <w:sz w:val="22"/>
                    <w:szCs w:val="22"/>
                  </w:rPr>
                </w:rPrChange>
              </w:rPr>
              <w:pPrChange w:id="13294" w:author="Nick.Tolimieri [2]" w:date="2022-09-09T12:38:00Z">
                <w:pPr>
                  <w:jc w:val="right"/>
                </w:pPr>
              </w:pPrChange>
            </w:pPr>
            <w:ins w:id="13295" w:author="Nick.Tolimieri [2]" w:date="2022-09-09T12:38:00Z">
              <w:del w:id="13296" w:author="Nick.Tolimieri" w:date="2022-09-13T12:37:00Z">
                <w:r w:rsidRPr="001255CF" w:rsidDel="00207938">
                  <w:rPr>
                    <w:rFonts w:asciiTheme="minorHAnsi" w:eastAsiaTheme="minorHAnsi" w:hAnsiTheme="minorHAnsi" w:cstheme="minorBidi"/>
                    <w:sz w:val="22"/>
                    <w:szCs w:val="22"/>
                    <w:rPrChange w:id="13297" w:author="Nick.Tolimieri [2]" w:date="2022-09-09T12:38:00Z">
                      <w:rPr>
                        <w:rFonts w:ascii="Calibri" w:hAnsi="Calibri" w:cs="Calibri"/>
                        <w:color w:val="000000"/>
                        <w:sz w:val="22"/>
                        <w:szCs w:val="22"/>
                      </w:rPr>
                    </w:rPrChange>
                  </w:rPr>
                  <w:delText>16</w:delText>
                </w:r>
              </w:del>
            </w:ins>
          </w:p>
        </w:tc>
        <w:tc>
          <w:tcPr>
            <w:tcW w:w="960" w:type="dxa"/>
            <w:noWrap/>
            <w:hideMark/>
            <w:tcPrChange w:id="132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99" w:author="Nick.Tolimieri [2]" w:date="2022-09-09T12:38:00Z"/>
                <w:del w:id="13300" w:author="Nick.Tolimieri" w:date="2022-09-13T12:37:00Z"/>
                <w:rFonts w:asciiTheme="minorHAnsi" w:eastAsiaTheme="minorHAnsi" w:hAnsiTheme="minorHAnsi" w:cstheme="minorBidi"/>
                <w:sz w:val="22"/>
                <w:szCs w:val="22"/>
                <w:rPrChange w:id="13301" w:author="Nick.Tolimieri [2]" w:date="2022-09-09T12:38:00Z">
                  <w:rPr>
                    <w:ins w:id="13302" w:author="Nick.Tolimieri [2]" w:date="2022-09-09T12:38:00Z"/>
                    <w:del w:id="13303" w:author="Nick.Tolimieri" w:date="2022-09-13T12:37:00Z"/>
                    <w:rFonts w:ascii="Calibri" w:hAnsi="Calibri" w:cs="Calibri"/>
                    <w:color w:val="000000"/>
                    <w:sz w:val="22"/>
                    <w:szCs w:val="22"/>
                  </w:rPr>
                </w:rPrChange>
              </w:rPr>
              <w:pPrChange w:id="13304" w:author="Nick.Tolimieri [2]" w:date="2022-09-09T12:38:00Z">
                <w:pPr>
                  <w:jc w:val="right"/>
                </w:pPr>
              </w:pPrChange>
            </w:pPr>
            <w:ins w:id="13305" w:author="Nick.Tolimieri [2]" w:date="2022-09-09T12:38:00Z">
              <w:del w:id="13306" w:author="Nick.Tolimieri" w:date="2022-09-13T12:37:00Z">
                <w:r w:rsidRPr="001255CF" w:rsidDel="00207938">
                  <w:rPr>
                    <w:rFonts w:asciiTheme="minorHAnsi" w:eastAsiaTheme="minorHAnsi" w:hAnsiTheme="minorHAnsi" w:cstheme="minorBidi"/>
                    <w:sz w:val="22"/>
                    <w:szCs w:val="22"/>
                    <w:rPrChange w:id="13307" w:author="Nick.Tolimieri [2]" w:date="2022-09-09T12:38:00Z">
                      <w:rPr>
                        <w:rFonts w:ascii="Calibri" w:hAnsi="Calibri" w:cs="Calibri"/>
                        <w:color w:val="000000"/>
                        <w:sz w:val="22"/>
                        <w:szCs w:val="22"/>
                      </w:rPr>
                    </w:rPrChange>
                  </w:rPr>
                  <w:delText>1</w:delText>
                </w:r>
              </w:del>
            </w:ins>
          </w:p>
        </w:tc>
        <w:tc>
          <w:tcPr>
            <w:tcW w:w="960" w:type="dxa"/>
            <w:noWrap/>
            <w:hideMark/>
            <w:tcPrChange w:id="133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09" w:author="Nick.Tolimieri [2]" w:date="2022-09-09T12:38:00Z"/>
                <w:del w:id="13310" w:author="Nick.Tolimieri" w:date="2022-09-13T12:37:00Z"/>
                <w:rFonts w:asciiTheme="minorHAnsi" w:eastAsiaTheme="minorHAnsi" w:hAnsiTheme="minorHAnsi" w:cstheme="minorBidi"/>
                <w:sz w:val="22"/>
                <w:szCs w:val="22"/>
                <w:rPrChange w:id="13311" w:author="Nick.Tolimieri [2]" w:date="2022-09-09T12:38:00Z">
                  <w:rPr>
                    <w:ins w:id="13312" w:author="Nick.Tolimieri [2]" w:date="2022-09-09T12:38:00Z"/>
                    <w:del w:id="13313" w:author="Nick.Tolimieri" w:date="2022-09-13T12:37:00Z"/>
                    <w:rFonts w:ascii="Calibri" w:hAnsi="Calibri" w:cs="Calibri"/>
                    <w:color w:val="000000"/>
                    <w:sz w:val="22"/>
                    <w:szCs w:val="22"/>
                  </w:rPr>
                </w:rPrChange>
              </w:rPr>
              <w:pPrChange w:id="13314" w:author="Nick.Tolimieri [2]" w:date="2022-09-09T12:38:00Z">
                <w:pPr>
                  <w:jc w:val="right"/>
                </w:pPr>
              </w:pPrChange>
            </w:pPr>
            <w:ins w:id="13315" w:author="Nick.Tolimieri [2]" w:date="2022-09-09T12:38:00Z">
              <w:del w:id="13316" w:author="Nick.Tolimieri" w:date="2022-09-13T12:37:00Z">
                <w:r w:rsidRPr="001255CF" w:rsidDel="00207938">
                  <w:rPr>
                    <w:rFonts w:asciiTheme="minorHAnsi" w:eastAsiaTheme="minorHAnsi" w:hAnsiTheme="minorHAnsi" w:cstheme="minorBidi"/>
                    <w:sz w:val="22"/>
                    <w:szCs w:val="22"/>
                    <w:rPrChange w:id="13317" w:author="Nick.Tolimieri [2]" w:date="2022-09-09T12:38:00Z">
                      <w:rPr>
                        <w:rFonts w:ascii="Calibri" w:hAnsi="Calibri" w:cs="Calibri"/>
                        <w:color w:val="000000"/>
                        <w:sz w:val="22"/>
                        <w:szCs w:val="22"/>
                      </w:rPr>
                    </w:rPrChange>
                  </w:rPr>
                  <w:delText>5</w:delText>
                </w:r>
              </w:del>
            </w:ins>
          </w:p>
        </w:tc>
        <w:tc>
          <w:tcPr>
            <w:tcW w:w="960" w:type="dxa"/>
            <w:noWrap/>
            <w:hideMark/>
            <w:tcPrChange w:id="133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19" w:author="Nick.Tolimieri [2]" w:date="2022-09-09T12:38:00Z"/>
                <w:del w:id="13320" w:author="Nick.Tolimieri" w:date="2022-09-13T12:37:00Z"/>
                <w:rFonts w:asciiTheme="minorHAnsi" w:eastAsiaTheme="minorHAnsi" w:hAnsiTheme="minorHAnsi" w:cstheme="minorBidi"/>
                <w:sz w:val="22"/>
                <w:szCs w:val="22"/>
                <w:rPrChange w:id="13321" w:author="Nick.Tolimieri [2]" w:date="2022-09-09T12:38:00Z">
                  <w:rPr>
                    <w:ins w:id="13322" w:author="Nick.Tolimieri [2]" w:date="2022-09-09T12:38:00Z"/>
                    <w:del w:id="13323" w:author="Nick.Tolimieri" w:date="2022-09-13T12:37:00Z"/>
                    <w:rFonts w:ascii="Calibri" w:hAnsi="Calibri" w:cs="Calibri"/>
                    <w:color w:val="000000"/>
                    <w:sz w:val="22"/>
                    <w:szCs w:val="22"/>
                  </w:rPr>
                </w:rPrChange>
              </w:rPr>
              <w:pPrChange w:id="13324" w:author="Nick.Tolimieri [2]" w:date="2022-09-09T12:38:00Z">
                <w:pPr>
                  <w:jc w:val="right"/>
                </w:pPr>
              </w:pPrChange>
            </w:pPr>
            <w:ins w:id="13325" w:author="Nick.Tolimieri [2]" w:date="2022-09-09T12:38:00Z">
              <w:del w:id="13326" w:author="Nick.Tolimieri" w:date="2022-09-13T12:37:00Z">
                <w:r w:rsidRPr="001255CF" w:rsidDel="00207938">
                  <w:rPr>
                    <w:rFonts w:asciiTheme="minorHAnsi" w:eastAsiaTheme="minorHAnsi" w:hAnsiTheme="minorHAnsi" w:cstheme="minorBidi"/>
                    <w:sz w:val="22"/>
                    <w:szCs w:val="22"/>
                    <w:rPrChange w:id="13327" w:author="Nick.Tolimieri [2]" w:date="2022-09-09T12:38:00Z">
                      <w:rPr>
                        <w:rFonts w:ascii="Calibri" w:hAnsi="Calibri" w:cs="Calibri"/>
                        <w:color w:val="000000"/>
                        <w:sz w:val="22"/>
                        <w:szCs w:val="22"/>
                      </w:rPr>
                    </w:rPrChange>
                  </w:rPr>
                  <w:delText>5</w:delText>
                </w:r>
              </w:del>
            </w:ins>
          </w:p>
        </w:tc>
        <w:tc>
          <w:tcPr>
            <w:tcW w:w="960" w:type="dxa"/>
            <w:noWrap/>
            <w:hideMark/>
            <w:tcPrChange w:id="133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29" w:author="Nick.Tolimieri [2]" w:date="2022-09-09T12:38:00Z"/>
                <w:del w:id="13330" w:author="Nick.Tolimieri" w:date="2022-09-13T12:37:00Z"/>
                <w:rFonts w:asciiTheme="minorHAnsi" w:eastAsiaTheme="minorHAnsi" w:hAnsiTheme="minorHAnsi" w:cstheme="minorBidi"/>
                <w:sz w:val="22"/>
                <w:szCs w:val="22"/>
                <w:rPrChange w:id="13331" w:author="Nick.Tolimieri [2]" w:date="2022-09-09T12:38:00Z">
                  <w:rPr>
                    <w:ins w:id="13332" w:author="Nick.Tolimieri [2]" w:date="2022-09-09T12:38:00Z"/>
                    <w:del w:id="13333" w:author="Nick.Tolimieri" w:date="2022-09-13T12:37:00Z"/>
                    <w:rFonts w:ascii="Calibri" w:hAnsi="Calibri" w:cs="Calibri"/>
                    <w:color w:val="000000"/>
                    <w:sz w:val="22"/>
                    <w:szCs w:val="22"/>
                  </w:rPr>
                </w:rPrChange>
              </w:rPr>
              <w:pPrChange w:id="13334" w:author="Nick.Tolimieri [2]" w:date="2022-09-09T12:38:00Z">
                <w:pPr>
                  <w:jc w:val="right"/>
                </w:pPr>
              </w:pPrChange>
            </w:pPr>
            <w:ins w:id="13335" w:author="Nick.Tolimieri [2]" w:date="2022-09-09T12:38:00Z">
              <w:del w:id="13336" w:author="Nick.Tolimieri" w:date="2022-09-13T12:37:00Z">
                <w:r w:rsidRPr="001255CF" w:rsidDel="00207938">
                  <w:rPr>
                    <w:rFonts w:asciiTheme="minorHAnsi" w:eastAsiaTheme="minorHAnsi" w:hAnsiTheme="minorHAnsi" w:cstheme="minorBidi"/>
                    <w:sz w:val="22"/>
                    <w:szCs w:val="22"/>
                    <w:rPrChange w:id="13337" w:author="Nick.Tolimieri [2]" w:date="2022-09-09T12:38:00Z">
                      <w:rPr>
                        <w:rFonts w:ascii="Calibri" w:hAnsi="Calibri" w:cs="Calibri"/>
                        <w:color w:val="000000"/>
                        <w:sz w:val="22"/>
                        <w:szCs w:val="22"/>
                      </w:rPr>
                    </w:rPrChange>
                  </w:rPr>
                  <w:delText>5</w:delText>
                </w:r>
              </w:del>
            </w:ins>
          </w:p>
        </w:tc>
        <w:tc>
          <w:tcPr>
            <w:tcW w:w="960" w:type="dxa"/>
            <w:noWrap/>
            <w:hideMark/>
            <w:tcPrChange w:id="133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39" w:author="Nick.Tolimieri [2]" w:date="2022-09-09T12:38:00Z"/>
                <w:del w:id="13340" w:author="Nick.Tolimieri" w:date="2022-09-13T12:37:00Z"/>
                <w:rFonts w:asciiTheme="minorHAnsi" w:eastAsiaTheme="minorHAnsi" w:hAnsiTheme="minorHAnsi" w:cstheme="minorBidi"/>
                <w:sz w:val="22"/>
                <w:szCs w:val="22"/>
                <w:rPrChange w:id="13341" w:author="Nick.Tolimieri [2]" w:date="2022-09-09T12:38:00Z">
                  <w:rPr>
                    <w:ins w:id="13342" w:author="Nick.Tolimieri [2]" w:date="2022-09-09T12:38:00Z"/>
                    <w:del w:id="13343" w:author="Nick.Tolimieri" w:date="2022-09-13T12:37:00Z"/>
                    <w:rFonts w:ascii="Calibri" w:hAnsi="Calibri" w:cs="Calibri"/>
                    <w:color w:val="000000"/>
                    <w:sz w:val="22"/>
                    <w:szCs w:val="22"/>
                  </w:rPr>
                </w:rPrChange>
              </w:rPr>
              <w:pPrChange w:id="13344" w:author="Nick.Tolimieri [2]" w:date="2022-09-09T12:38:00Z">
                <w:pPr>
                  <w:jc w:val="right"/>
                </w:pPr>
              </w:pPrChange>
            </w:pPr>
            <w:ins w:id="13345" w:author="Nick.Tolimieri [2]" w:date="2022-09-09T12:38:00Z">
              <w:del w:id="13346" w:author="Nick.Tolimieri" w:date="2022-09-13T12:37:00Z">
                <w:r w:rsidRPr="001255CF" w:rsidDel="00207938">
                  <w:rPr>
                    <w:rFonts w:asciiTheme="minorHAnsi" w:eastAsiaTheme="minorHAnsi" w:hAnsiTheme="minorHAnsi" w:cstheme="minorBidi"/>
                    <w:sz w:val="22"/>
                    <w:szCs w:val="22"/>
                    <w:rPrChange w:id="13347" w:author="Nick.Tolimieri [2]" w:date="2022-09-09T12:38:00Z">
                      <w:rPr>
                        <w:rFonts w:ascii="Calibri" w:hAnsi="Calibri" w:cs="Calibri"/>
                        <w:color w:val="000000"/>
                        <w:sz w:val="22"/>
                        <w:szCs w:val="22"/>
                      </w:rPr>
                    </w:rPrChange>
                  </w:rPr>
                  <w:delText>1.57</w:delText>
                </w:r>
              </w:del>
            </w:ins>
          </w:p>
        </w:tc>
        <w:tc>
          <w:tcPr>
            <w:tcW w:w="960" w:type="dxa"/>
            <w:noWrap/>
            <w:hideMark/>
            <w:tcPrChange w:id="133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49" w:author="Nick.Tolimieri [2]" w:date="2022-09-09T12:38:00Z"/>
                <w:del w:id="13350" w:author="Nick.Tolimieri" w:date="2022-09-13T12:37:00Z"/>
                <w:rFonts w:asciiTheme="minorHAnsi" w:eastAsiaTheme="minorHAnsi" w:hAnsiTheme="minorHAnsi" w:cstheme="minorBidi"/>
                <w:sz w:val="22"/>
                <w:szCs w:val="22"/>
                <w:rPrChange w:id="13351" w:author="Nick.Tolimieri [2]" w:date="2022-09-09T12:38:00Z">
                  <w:rPr>
                    <w:ins w:id="13352" w:author="Nick.Tolimieri [2]" w:date="2022-09-09T12:38:00Z"/>
                    <w:del w:id="13353" w:author="Nick.Tolimieri" w:date="2022-09-13T12:37:00Z"/>
                    <w:rFonts w:ascii="Calibri" w:hAnsi="Calibri" w:cs="Calibri"/>
                    <w:color w:val="000000"/>
                    <w:sz w:val="22"/>
                    <w:szCs w:val="22"/>
                  </w:rPr>
                </w:rPrChange>
              </w:rPr>
              <w:pPrChange w:id="13354" w:author="Nick.Tolimieri [2]" w:date="2022-09-09T12:38:00Z">
                <w:pPr>
                  <w:jc w:val="right"/>
                </w:pPr>
              </w:pPrChange>
            </w:pPr>
            <w:ins w:id="13355" w:author="Nick.Tolimieri [2]" w:date="2022-09-09T12:38:00Z">
              <w:del w:id="13356" w:author="Nick.Tolimieri" w:date="2022-09-13T12:37:00Z">
                <w:r w:rsidRPr="001255CF" w:rsidDel="00207938">
                  <w:rPr>
                    <w:rFonts w:asciiTheme="minorHAnsi" w:eastAsiaTheme="minorHAnsi" w:hAnsiTheme="minorHAnsi" w:cstheme="minorBidi"/>
                    <w:sz w:val="22"/>
                    <w:szCs w:val="22"/>
                    <w:rPrChange w:id="13357" w:author="Nick.Tolimieri [2]" w:date="2022-09-09T12:38:00Z">
                      <w:rPr>
                        <w:rFonts w:ascii="Calibri" w:hAnsi="Calibri" w:cs="Calibri"/>
                        <w:color w:val="000000"/>
                        <w:sz w:val="22"/>
                        <w:szCs w:val="22"/>
                      </w:rPr>
                    </w:rPrChange>
                  </w:rPr>
                  <w:delText>0.15</w:delText>
                </w:r>
              </w:del>
            </w:ins>
          </w:p>
        </w:tc>
      </w:tr>
      <w:tr w:rsidR="001255CF" w:rsidRPr="001255CF" w:rsidDel="00207938" w:rsidTr="001255CF">
        <w:trPr>
          <w:divId w:val="1429738465"/>
          <w:trHeight w:val="300"/>
          <w:ins w:id="13358" w:author="Nick.Tolimieri [2]" w:date="2022-09-09T12:38:00Z"/>
          <w:del w:id="13359" w:author="Nick.Tolimieri" w:date="2022-09-13T12:37:00Z"/>
          <w:trPrChange w:id="13360" w:author="Nick.Tolimieri [2]" w:date="2022-09-09T12:38:00Z">
            <w:trPr>
              <w:divId w:val="1429738465"/>
              <w:trHeight w:val="300"/>
            </w:trPr>
          </w:trPrChange>
        </w:trPr>
        <w:tc>
          <w:tcPr>
            <w:tcW w:w="960" w:type="dxa"/>
            <w:noWrap/>
            <w:hideMark/>
            <w:tcPrChange w:id="133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62" w:author="Nick.Tolimieri [2]" w:date="2022-09-09T12:38:00Z"/>
                <w:del w:id="13363" w:author="Nick.Tolimieri" w:date="2022-09-13T12:37:00Z"/>
                <w:rFonts w:asciiTheme="minorHAnsi" w:eastAsiaTheme="minorHAnsi" w:hAnsiTheme="minorHAnsi" w:cstheme="minorBidi"/>
                <w:sz w:val="22"/>
                <w:szCs w:val="22"/>
                <w:rPrChange w:id="13364" w:author="Nick.Tolimieri [2]" w:date="2022-09-09T12:38:00Z">
                  <w:rPr>
                    <w:ins w:id="13365" w:author="Nick.Tolimieri [2]" w:date="2022-09-09T12:38:00Z"/>
                    <w:del w:id="13366" w:author="Nick.Tolimieri" w:date="2022-09-13T12:37:00Z"/>
                    <w:rFonts w:ascii="Calibri" w:hAnsi="Calibri" w:cs="Calibri"/>
                    <w:color w:val="000000"/>
                    <w:sz w:val="22"/>
                    <w:szCs w:val="22"/>
                  </w:rPr>
                </w:rPrChange>
              </w:rPr>
              <w:pPrChange w:id="13367" w:author="Nick.Tolimieri [2]" w:date="2022-09-09T12:38:00Z">
                <w:pPr/>
              </w:pPrChange>
            </w:pPr>
            <w:ins w:id="13368" w:author="Nick.Tolimieri [2]" w:date="2022-09-09T12:38:00Z">
              <w:del w:id="13369" w:author="Nick.Tolimieri" w:date="2022-09-13T12:37:00Z">
                <w:r w:rsidRPr="001255CF" w:rsidDel="00207938">
                  <w:rPr>
                    <w:rFonts w:asciiTheme="minorHAnsi" w:eastAsiaTheme="minorHAnsi" w:hAnsiTheme="minorHAnsi" w:cstheme="minorBidi"/>
                    <w:sz w:val="22"/>
                    <w:szCs w:val="22"/>
                    <w:rPrChange w:id="13370" w:author="Nick.Tolimieri [2]" w:date="2022-09-09T12:38:00Z">
                      <w:rPr>
                        <w:rFonts w:ascii="Calibri" w:hAnsi="Calibri" w:cs="Calibri"/>
                        <w:color w:val="000000"/>
                        <w:sz w:val="22"/>
                        <w:szCs w:val="22"/>
                      </w:rPr>
                    </w:rPrChange>
                  </w:rPr>
                  <w:delText>Cape Alava</w:delText>
                </w:r>
              </w:del>
            </w:ins>
          </w:p>
        </w:tc>
        <w:tc>
          <w:tcPr>
            <w:tcW w:w="960" w:type="dxa"/>
            <w:noWrap/>
            <w:hideMark/>
            <w:tcPrChange w:id="133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72" w:author="Nick.Tolimieri [2]" w:date="2022-09-09T12:38:00Z"/>
                <w:del w:id="13373" w:author="Nick.Tolimieri" w:date="2022-09-13T12:37:00Z"/>
                <w:rFonts w:asciiTheme="minorHAnsi" w:eastAsiaTheme="minorHAnsi" w:hAnsiTheme="minorHAnsi" w:cstheme="minorBidi"/>
                <w:sz w:val="22"/>
                <w:szCs w:val="22"/>
                <w:rPrChange w:id="13374" w:author="Nick.Tolimieri [2]" w:date="2022-09-09T12:38:00Z">
                  <w:rPr>
                    <w:ins w:id="13375" w:author="Nick.Tolimieri [2]" w:date="2022-09-09T12:38:00Z"/>
                    <w:del w:id="13376" w:author="Nick.Tolimieri" w:date="2022-09-13T12:37:00Z"/>
                    <w:rFonts w:ascii="Calibri" w:hAnsi="Calibri" w:cs="Calibri"/>
                    <w:color w:val="000000"/>
                    <w:sz w:val="22"/>
                    <w:szCs w:val="22"/>
                  </w:rPr>
                </w:rPrChange>
              </w:rPr>
              <w:pPrChange w:id="13377" w:author="Nick.Tolimieri [2]" w:date="2022-09-09T12:38:00Z">
                <w:pPr>
                  <w:jc w:val="right"/>
                </w:pPr>
              </w:pPrChange>
            </w:pPr>
            <w:ins w:id="13378" w:author="Nick.Tolimieri [2]" w:date="2022-09-09T12:38:00Z">
              <w:del w:id="13379" w:author="Nick.Tolimieri" w:date="2022-09-13T12:37:00Z">
                <w:r w:rsidRPr="001255CF" w:rsidDel="00207938">
                  <w:rPr>
                    <w:rFonts w:asciiTheme="minorHAnsi" w:eastAsiaTheme="minorHAnsi" w:hAnsiTheme="minorHAnsi" w:cstheme="minorBidi"/>
                    <w:sz w:val="22"/>
                    <w:szCs w:val="22"/>
                    <w:rPrChange w:id="13380" w:author="Nick.Tolimieri [2]" w:date="2022-09-09T12:38:00Z">
                      <w:rPr>
                        <w:rFonts w:ascii="Calibri" w:hAnsi="Calibri" w:cs="Calibri"/>
                        <w:color w:val="000000"/>
                        <w:sz w:val="22"/>
                        <w:szCs w:val="22"/>
                      </w:rPr>
                    </w:rPrChange>
                  </w:rPr>
                  <w:delText>2007</w:delText>
                </w:r>
              </w:del>
            </w:ins>
          </w:p>
        </w:tc>
        <w:tc>
          <w:tcPr>
            <w:tcW w:w="960" w:type="dxa"/>
            <w:noWrap/>
            <w:hideMark/>
            <w:tcPrChange w:id="133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82" w:author="Nick.Tolimieri [2]" w:date="2022-09-09T12:38:00Z"/>
                <w:del w:id="13383" w:author="Nick.Tolimieri" w:date="2022-09-13T12:37:00Z"/>
                <w:rFonts w:asciiTheme="minorHAnsi" w:eastAsiaTheme="minorHAnsi" w:hAnsiTheme="minorHAnsi" w:cstheme="minorBidi"/>
                <w:sz w:val="22"/>
                <w:szCs w:val="22"/>
                <w:rPrChange w:id="13384" w:author="Nick.Tolimieri [2]" w:date="2022-09-09T12:38:00Z">
                  <w:rPr>
                    <w:ins w:id="13385" w:author="Nick.Tolimieri [2]" w:date="2022-09-09T12:38:00Z"/>
                    <w:del w:id="13386" w:author="Nick.Tolimieri" w:date="2022-09-13T12:37:00Z"/>
                    <w:rFonts w:ascii="Calibri" w:hAnsi="Calibri" w:cs="Calibri"/>
                    <w:color w:val="000000"/>
                    <w:sz w:val="22"/>
                    <w:szCs w:val="22"/>
                  </w:rPr>
                </w:rPrChange>
              </w:rPr>
              <w:pPrChange w:id="13387" w:author="Nick.Tolimieri [2]" w:date="2022-09-09T12:38:00Z">
                <w:pPr>
                  <w:jc w:val="right"/>
                </w:pPr>
              </w:pPrChange>
            </w:pPr>
            <w:ins w:id="13388" w:author="Nick.Tolimieri [2]" w:date="2022-09-09T12:38:00Z">
              <w:del w:id="13389" w:author="Nick.Tolimieri" w:date="2022-09-13T12:37:00Z">
                <w:r w:rsidRPr="001255CF" w:rsidDel="00207938">
                  <w:rPr>
                    <w:rFonts w:asciiTheme="minorHAnsi" w:eastAsiaTheme="minorHAnsi" w:hAnsiTheme="minorHAnsi" w:cstheme="minorBidi"/>
                    <w:sz w:val="22"/>
                    <w:szCs w:val="22"/>
                    <w:rPrChange w:id="13390" w:author="Nick.Tolimieri [2]" w:date="2022-09-09T12:38:00Z">
                      <w:rPr>
                        <w:rFonts w:ascii="Calibri" w:hAnsi="Calibri" w:cs="Calibri"/>
                        <w:color w:val="000000"/>
                        <w:sz w:val="22"/>
                        <w:szCs w:val="22"/>
                      </w:rPr>
                    </w:rPrChange>
                  </w:rPr>
                  <w:delText>7</w:delText>
                </w:r>
              </w:del>
            </w:ins>
          </w:p>
        </w:tc>
        <w:tc>
          <w:tcPr>
            <w:tcW w:w="960" w:type="dxa"/>
            <w:noWrap/>
            <w:hideMark/>
            <w:tcPrChange w:id="133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92" w:author="Nick.Tolimieri [2]" w:date="2022-09-09T12:38:00Z"/>
                <w:del w:id="13393" w:author="Nick.Tolimieri" w:date="2022-09-13T12:37:00Z"/>
                <w:rFonts w:asciiTheme="minorHAnsi" w:eastAsiaTheme="minorHAnsi" w:hAnsiTheme="minorHAnsi" w:cstheme="minorBidi"/>
                <w:sz w:val="22"/>
                <w:szCs w:val="22"/>
                <w:rPrChange w:id="13394" w:author="Nick.Tolimieri [2]" w:date="2022-09-09T12:38:00Z">
                  <w:rPr>
                    <w:ins w:id="13395" w:author="Nick.Tolimieri [2]" w:date="2022-09-09T12:38:00Z"/>
                    <w:del w:id="13396" w:author="Nick.Tolimieri" w:date="2022-09-13T12:37:00Z"/>
                    <w:rFonts w:ascii="Calibri" w:hAnsi="Calibri" w:cs="Calibri"/>
                    <w:color w:val="000000"/>
                    <w:sz w:val="22"/>
                    <w:szCs w:val="22"/>
                  </w:rPr>
                </w:rPrChange>
              </w:rPr>
              <w:pPrChange w:id="13397" w:author="Nick.Tolimieri [2]" w:date="2022-09-09T12:38:00Z">
                <w:pPr>
                  <w:jc w:val="right"/>
                </w:pPr>
              </w:pPrChange>
            </w:pPr>
            <w:ins w:id="13398" w:author="Nick.Tolimieri [2]" w:date="2022-09-09T12:38:00Z">
              <w:del w:id="13399" w:author="Nick.Tolimieri" w:date="2022-09-13T12:37:00Z">
                <w:r w:rsidRPr="001255CF" w:rsidDel="00207938">
                  <w:rPr>
                    <w:rFonts w:asciiTheme="minorHAnsi" w:eastAsiaTheme="minorHAnsi" w:hAnsiTheme="minorHAnsi" w:cstheme="minorBidi"/>
                    <w:sz w:val="22"/>
                    <w:szCs w:val="22"/>
                    <w:rPrChange w:id="13400" w:author="Nick.Tolimieri [2]" w:date="2022-09-09T12:38:00Z">
                      <w:rPr>
                        <w:rFonts w:ascii="Calibri" w:hAnsi="Calibri" w:cs="Calibri"/>
                        <w:color w:val="000000"/>
                        <w:sz w:val="22"/>
                        <w:szCs w:val="22"/>
                      </w:rPr>
                    </w:rPrChange>
                  </w:rPr>
                  <w:delText>9</w:delText>
                </w:r>
              </w:del>
            </w:ins>
          </w:p>
        </w:tc>
        <w:tc>
          <w:tcPr>
            <w:tcW w:w="960" w:type="dxa"/>
            <w:noWrap/>
            <w:hideMark/>
            <w:tcPrChange w:id="134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02" w:author="Nick.Tolimieri [2]" w:date="2022-09-09T12:38:00Z"/>
                <w:del w:id="13403" w:author="Nick.Tolimieri" w:date="2022-09-13T12:37:00Z"/>
                <w:rFonts w:asciiTheme="minorHAnsi" w:eastAsiaTheme="minorHAnsi" w:hAnsiTheme="minorHAnsi" w:cstheme="minorBidi"/>
                <w:sz w:val="22"/>
                <w:szCs w:val="22"/>
                <w:rPrChange w:id="13404" w:author="Nick.Tolimieri [2]" w:date="2022-09-09T12:38:00Z">
                  <w:rPr>
                    <w:ins w:id="13405" w:author="Nick.Tolimieri [2]" w:date="2022-09-09T12:38:00Z"/>
                    <w:del w:id="13406" w:author="Nick.Tolimieri" w:date="2022-09-13T12:37:00Z"/>
                    <w:rFonts w:ascii="Calibri" w:hAnsi="Calibri" w:cs="Calibri"/>
                    <w:color w:val="000000"/>
                    <w:sz w:val="22"/>
                    <w:szCs w:val="22"/>
                  </w:rPr>
                </w:rPrChange>
              </w:rPr>
              <w:pPrChange w:id="13407" w:author="Nick.Tolimieri [2]" w:date="2022-09-09T12:38:00Z">
                <w:pPr>
                  <w:jc w:val="right"/>
                </w:pPr>
              </w:pPrChange>
            </w:pPr>
            <w:ins w:id="13408" w:author="Nick.Tolimieri [2]" w:date="2022-09-09T12:38:00Z">
              <w:del w:id="13409" w:author="Nick.Tolimieri" w:date="2022-09-13T12:37:00Z">
                <w:r w:rsidRPr="001255CF" w:rsidDel="00207938">
                  <w:rPr>
                    <w:rFonts w:asciiTheme="minorHAnsi" w:eastAsiaTheme="minorHAnsi" w:hAnsiTheme="minorHAnsi" w:cstheme="minorBidi"/>
                    <w:sz w:val="22"/>
                    <w:szCs w:val="22"/>
                    <w:rPrChange w:id="13410" w:author="Nick.Tolimieri [2]" w:date="2022-09-09T12:38:00Z">
                      <w:rPr>
                        <w:rFonts w:ascii="Calibri" w:hAnsi="Calibri" w:cs="Calibri"/>
                        <w:color w:val="000000"/>
                        <w:sz w:val="22"/>
                        <w:szCs w:val="22"/>
                      </w:rPr>
                    </w:rPrChange>
                  </w:rPr>
                  <w:delText>1</w:delText>
                </w:r>
              </w:del>
            </w:ins>
          </w:p>
        </w:tc>
        <w:tc>
          <w:tcPr>
            <w:tcW w:w="960" w:type="dxa"/>
            <w:noWrap/>
            <w:hideMark/>
            <w:tcPrChange w:id="134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12" w:author="Nick.Tolimieri [2]" w:date="2022-09-09T12:38:00Z"/>
                <w:del w:id="13413" w:author="Nick.Tolimieri" w:date="2022-09-13T12:37:00Z"/>
                <w:rFonts w:asciiTheme="minorHAnsi" w:eastAsiaTheme="minorHAnsi" w:hAnsiTheme="minorHAnsi" w:cstheme="minorBidi"/>
                <w:sz w:val="22"/>
                <w:szCs w:val="22"/>
                <w:rPrChange w:id="13414" w:author="Nick.Tolimieri [2]" w:date="2022-09-09T12:38:00Z">
                  <w:rPr>
                    <w:ins w:id="13415" w:author="Nick.Tolimieri [2]" w:date="2022-09-09T12:38:00Z"/>
                    <w:del w:id="13416" w:author="Nick.Tolimieri" w:date="2022-09-13T12:37:00Z"/>
                    <w:rFonts w:ascii="Calibri" w:hAnsi="Calibri" w:cs="Calibri"/>
                    <w:color w:val="000000"/>
                    <w:sz w:val="22"/>
                    <w:szCs w:val="22"/>
                  </w:rPr>
                </w:rPrChange>
              </w:rPr>
              <w:pPrChange w:id="13417" w:author="Nick.Tolimieri [2]" w:date="2022-09-09T12:38:00Z">
                <w:pPr>
                  <w:jc w:val="right"/>
                </w:pPr>
              </w:pPrChange>
            </w:pPr>
            <w:ins w:id="13418" w:author="Nick.Tolimieri [2]" w:date="2022-09-09T12:38:00Z">
              <w:del w:id="13419" w:author="Nick.Tolimieri" w:date="2022-09-13T12:37:00Z">
                <w:r w:rsidRPr="001255CF" w:rsidDel="00207938">
                  <w:rPr>
                    <w:rFonts w:asciiTheme="minorHAnsi" w:eastAsiaTheme="minorHAnsi" w:hAnsiTheme="minorHAnsi" w:cstheme="minorBidi"/>
                    <w:sz w:val="22"/>
                    <w:szCs w:val="22"/>
                    <w:rPrChange w:id="13420" w:author="Nick.Tolimieri [2]" w:date="2022-09-09T12:38:00Z">
                      <w:rPr>
                        <w:rFonts w:ascii="Calibri" w:hAnsi="Calibri" w:cs="Calibri"/>
                        <w:color w:val="000000"/>
                        <w:sz w:val="22"/>
                        <w:szCs w:val="22"/>
                      </w:rPr>
                    </w:rPrChange>
                  </w:rPr>
                  <w:delText>8</w:delText>
                </w:r>
              </w:del>
            </w:ins>
          </w:p>
        </w:tc>
        <w:tc>
          <w:tcPr>
            <w:tcW w:w="960" w:type="dxa"/>
            <w:noWrap/>
            <w:hideMark/>
            <w:tcPrChange w:id="134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22" w:author="Nick.Tolimieri [2]" w:date="2022-09-09T12:38:00Z"/>
                <w:del w:id="13423" w:author="Nick.Tolimieri" w:date="2022-09-13T12:37:00Z"/>
                <w:rFonts w:asciiTheme="minorHAnsi" w:eastAsiaTheme="minorHAnsi" w:hAnsiTheme="minorHAnsi" w:cstheme="minorBidi"/>
                <w:sz w:val="22"/>
                <w:szCs w:val="22"/>
                <w:rPrChange w:id="13424" w:author="Nick.Tolimieri [2]" w:date="2022-09-09T12:38:00Z">
                  <w:rPr>
                    <w:ins w:id="13425" w:author="Nick.Tolimieri [2]" w:date="2022-09-09T12:38:00Z"/>
                    <w:del w:id="13426" w:author="Nick.Tolimieri" w:date="2022-09-13T12:37:00Z"/>
                    <w:rFonts w:ascii="Calibri" w:hAnsi="Calibri" w:cs="Calibri"/>
                    <w:color w:val="000000"/>
                    <w:sz w:val="22"/>
                    <w:szCs w:val="22"/>
                  </w:rPr>
                </w:rPrChange>
              </w:rPr>
              <w:pPrChange w:id="13427" w:author="Nick.Tolimieri [2]" w:date="2022-09-09T12:38:00Z">
                <w:pPr>
                  <w:jc w:val="right"/>
                </w:pPr>
              </w:pPrChange>
            </w:pPr>
            <w:ins w:id="13428" w:author="Nick.Tolimieri [2]" w:date="2022-09-09T12:38:00Z">
              <w:del w:id="13429" w:author="Nick.Tolimieri" w:date="2022-09-13T12:37:00Z">
                <w:r w:rsidRPr="001255CF" w:rsidDel="00207938">
                  <w:rPr>
                    <w:rFonts w:asciiTheme="minorHAnsi" w:eastAsiaTheme="minorHAnsi" w:hAnsiTheme="minorHAnsi" w:cstheme="minorBidi"/>
                    <w:sz w:val="22"/>
                    <w:szCs w:val="22"/>
                    <w:rPrChange w:id="13430" w:author="Nick.Tolimieri [2]" w:date="2022-09-09T12:38:00Z">
                      <w:rPr>
                        <w:rFonts w:ascii="Calibri" w:hAnsi="Calibri" w:cs="Calibri"/>
                        <w:color w:val="000000"/>
                        <w:sz w:val="22"/>
                        <w:szCs w:val="22"/>
                      </w:rPr>
                    </w:rPrChange>
                  </w:rPr>
                  <w:delText>8</w:delText>
                </w:r>
              </w:del>
            </w:ins>
          </w:p>
        </w:tc>
        <w:tc>
          <w:tcPr>
            <w:tcW w:w="960" w:type="dxa"/>
            <w:noWrap/>
            <w:hideMark/>
            <w:tcPrChange w:id="134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32" w:author="Nick.Tolimieri [2]" w:date="2022-09-09T12:38:00Z"/>
                <w:del w:id="13433" w:author="Nick.Tolimieri" w:date="2022-09-13T12:37:00Z"/>
                <w:rFonts w:asciiTheme="minorHAnsi" w:eastAsiaTheme="minorHAnsi" w:hAnsiTheme="minorHAnsi" w:cstheme="minorBidi"/>
                <w:sz w:val="22"/>
                <w:szCs w:val="22"/>
                <w:rPrChange w:id="13434" w:author="Nick.Tolimieri [2]" w:date="2022-09-09T12:38:00Z">
                  <w:rPr>
                    <w:ins w:id="13435" w:author="Nick.Tolimieri [2]" w:date="2022-09-09T12:38:00Z"/>
                    <w:del w:id="13436" w:author="Nick.Tolimieri" w:date="2022-09-13T12:37:00Z"/>
                    <w:rFonts w:ascii="Calibri" w:hAnsi="Calibri" w:cs="Calibri"/>
                    <w:color w:val="000000"/>
                    <w:sz w:val="22"/>
                    <w:szCs w:val="22"/>
                  </w:rPr>
                </w:rPrChange>
              </w:rPr>
              <w:pPrChange w:id="13437" w:author="Nick.Tolimieri [2]" w:date="2022-09-09T12:38:00Z">
                <w:pPr>
                  <w:jc w:val="right"/>
                </w:pPr>
              </w:pPrChange>
            </w:pPr>
            <w:ins w:id="13438" w:author="Nick.Tolimieri [2]" w:date="2022-09-09T12:38:00Z">
              <w:del w:id="13439" w:author="Nick.Tolimieri" w:date="2022-09-13T12:37:00Z">
                <w:r w:rsidRPr="001255CF" w:rsidDel="00207938">
                  <w:rPr>
                    <w:rFonts w:asciiTheme="minorHAnsi" w:eastAsiaTheme="minorHAnsi" w:hAnsiTheme="minorHAnsi" w:cstheme="minorBidi"/>
                    <w:sz w:val="22"/>
                    <w:szCs w:val="22"/>
                    <w:rPrChange w:id="13440" w:author="Nick.Tolimieri [2]" w:date="2022-09-09T12:38:00Z">
                      <w:rPr>
                        <w:rFonts w:ascii="Calibri" w:hAnsi="Calibri" w:cs="Calibri"/>
                        <w:color w:val="000000"/>
                        <w:sz w:val="22"/>
                        <w:szCs w:val="22"/>
                      </w:rPr>
                    </w:rPrChange>
                  </w:rPr>
                  <w:delText>8</w:delText>
                </w:r>
              </w:del>
            </w:ins>
          </w:p>
        </w:tc>
        <w:tc>
          <w:tcPr>
            <w:tcW w:w="960" w:type="dxa"/>
            <w:noWrap/>
            <w:hideMark/>
            <w:tcPrChange w:id="134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42" w:author="Nick.Tolimieri [2]" w:date="2022-09-09T12:38:00Z"/>
                <w:del w:id="13443" w:author="Nick.Tolimieri" w:date="2022-09-13T12:37:00Z"/>
                <w:rFonts w:asciiTheme="minorHAnsi" w:eastAsiaTheme="minorHAnsi" w:hAnsiTheme="minorHAnsi" w:cstheme="minorBidi"/>
                <w:sz w:val="22"/>
                <w:szCs w:val="22"/>
                <w:rPrChange w:id="13444" w:author="Nick.Tolimieri [2]" w:date="2022-09-09T12:38:00Z">
                  <w:rPr>
                    <w:ins w:id="13445" w:author="Nick.Tolimieri [2]" w:date="2022-09-09T12:38:00Z"/>
                    <w:del w:id="13446" w:author="Nick.Tolimieri" w:date="2022-09-13T12:37:00Z"/>
                    <w:rFonts w:ascii="Calibri" w:hAnsi="Calibri" w:cs="Calibri"/>
                    <w:color w:val="000000"/>
                    <w:sz w:val="22"/>
                    <w:szCs w:val="22"/>
                  </w:rPr>
                </w:rPrChange>
              </w:rPr>
              <w:pPrChange w:id="13447" w:author="Nick.Tolimieri [2]" w:date="2022-09-09T12:38:00Z">
                <w:pPr>
                  <w:jc w:val="right"/>
                </w:pPr>
              </w:pPrChange>
            </w:pPr>
            <w:ins w:id="13448" w:author="Nick.Tolimieri [2]" w:date="2022-09-09T12:38:00Z">
              <w:del w:id="13449" w:author="Nick.Tolimieri" w:date="2022-09-13T12:37:00Z">
                <w:r w:rsidRPr="001255CF" w:rsidDel="00207938">
                  <w:rPr>
                    <w:rFonts w:asciiTheme="minorHAnsi" w:eastAsiaTheme="minorHAnsi" w:hAnsiTheme="minorHAnsi" w:cstheme="minorBidi"/>
                    <w:sz w:val="22"/>
                    <w:szCs w:val="22"/>
                    <w:rPrChange w:id="13450" w:author="Nick.Tolimieri [2]" w:date="2022-09-09T12:38:00Z">
                      <w:rPr>
                        <w:rFonts w:ascii="Calibri" w:hAnsi="Calibri" w:cs="Calibri"/>
                        <w:color w:val="000000"/>
                        <w:sz w:val="22"/>
                        <w:szCs w:val="22"/>
                      </w:rPr>
                    </w:rPrChange>
                  </w:rPr>
                  <w:delText>2.45</w:delText>
                </w:r>
              </w:del>
            </w:ins>
          </w:p>
        </w:tc>
        <w:tc>
          <w:tcPr>
            <w:tcW w:w="960" w:type="dxa"/>
            <w:noWrap/>
            <w:hideMark/>
            <w:tcPrChange w:id="134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52" w:author="Nick.Tolimieri [2]" w:date="2022-09-09T12:38:00Z"/>
                <w:del w:id="13453" w:author="Nick.Tolimieri" w:date="2022-09-13T12:37:00Z"/>
                <w:rFonts w:asciiTheme="minorHAnsi" w:eastAsiaTheme="minorHAnsi" w:hAnsiTheme="minorHAnsi" w:cstheme="minorBidi"/>
                <w:sz w:val="22"/>
                <w:szCs w:val="22"/>
                <w:rPrChange w:id="13454" w:author="Nick.Tolimieri [2]" w:date="2022-09-09T12:38:00Z">
                  <w:rPr>
                    <w:ins w:id="13455" w:author="Nick.Tolimieri [2]" w:date="2022-09-09T12:38:00Z"/>
                    <w:del w:id="13456" w:author="Nick.Tolimieri" w:date="2022-09-13T12:37:00Z"/>
                    <w:rFonts w:ascii="Calibri" w:hAnsi="Calibri" w:cs="Calibri"/>
                    <w:color w:val="000000"/>
                    <w:sz w:val="22"/>
                    <w:szCs w:val="22"/>
                  </w:rPr>
                </w:rPrChange>
              </w:rPr>
              <w:pPrChange w:id="13457" w:author="Nick.Tolimieri [2]" w:date="2022-09-09T12:38:00Z">
                <w:pPr>
                  <w:jc w:val="right"/>
                </w:pPr>
              </w:pPrChange>
            </w:pPr>
            <w:ins w:id="13458" w:author="Nick.Tolimieri [2]" w:date="2022-09-09T12:38:00Z">
              <w:del w:id="13459" w:author="Nick.Tolimieri" w:date="2022-09-13T12:37:00Z">
                <w:r w:rsidRPr="001255CF" w:rsidDel="00207938">
                  <w:rPr>
                    <w:rFonts w:asciiTheme="minorHAnsi" w:eastAsiaTheme="minorHAnsi" w:hAnsiTheme="minorHAnsi" w:cstheme="minorBidi"/>
                    <w:sz w:val="22"/>
                    <w:szCs w:val="22"/>
                    <w:rPrChange w:id="13460" w:author="Nick.Tolimieri [2]" w:date="2022-09-09T12:38:00Z">
                      <w:rPr>
                        <w:rFonts w:ascii="Calibri" w:hAnsi="Calibri" w:cs="Calibri"/>
                        <w:color w:val="000000"/>
                        <w:sz w:val="22"/>
                        <w:szCs w:val="22"/>
                      </w:rPr>
                    </w:rPrChange>
                  </w:rPr>
                  <w:delText>0.28</w:delText>
                </w:r>
              </w:del>
            </w:ins>
          </w:p>
        </w:tc>
      </w:tr>
      <w:tr w:rsidR="001255CF" w:rsidRPr="001255CF" w:rsidDel="00207938" w:rsidTr="001255CF">
        <w:trPr>
          <w:divId w:val="1429738465"/>
          <w:trHeight w:val="300"/>
          <w:ins w:id="13461" w:author="Nick.Tolimieri [2]" w:date="2022-09-09T12:38:00Z"/>
          <w:del w:id="13462" w:author="Nick.Tolimieri" w:date="2022-09-13T12:37:00Z"/>
          <w:trPrChange w:id="13463" w:author="Nick.Tolimieri [2]" w:date="2022-09-09T12:38:00Z">
            <w:trPr>
              <w:divId w:val="1429738465"/>
              <w:trHeight w:val="300"/>
            </w:trPr>
          </w:trPrChange>
        </w:trPr>
        <w:tc>
          <w:tcPr>
            <w:tcW w:w="960" w:type="dxa"/>
            <w:noWrap/>
            <w:hideMark/>
            <w:tcPrChange w:id="134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65" w:author="Nick.Tolimieri [2]" w:date="2022-09-09T12:38:00Z"/>
                <w:del w:id="13466" w:author="Nick.Tolimieri" w:date="2022-09-13T12:37:00Z"/>
                <w:rFonts w:asciiTheme="minorHAnsi" w:eastAsiaTheme="minorHAnsi" w:hAnsiTheme="minorHAnsi" w:cstheme="minorBidi"/>
                <w:sz w:val="22"/>
                <w:szCs w:val="22"/>
                <w:rPrChange w:id="13467" w:author="Nick.Tolimieri [2]" w:date="2022-09-09T12:38:00Z">
                  <w:rPr>
                    <w:ins w:id="13468" w:author="Nick.Tolimieri [2]" w:date="2022-09-09T12:38:00Z"/>
                    <w:del w:id="13469" w:author="Nick.Tolimieri" w:date="2022-09-13T12:37:00Z"/>
                    <w:rFonts w:ascii="Calibri" w:hAnsi="Calibri" w:cs="Calibri"/>
                    <w:color w:val="000000"/>
                    <w:sz w:val="22"/>
                    <w:szCs w:val="22"/>
                  </w:rPr>
                </w:rPrChange>
              </w:rPr>
              <w:pPrChange w:id="13470" w:author="Nick.Tolimieri [2]" w:date="2022-09-09T12:38:00Z">
                <w:pPr/>
              </w:pPrChange>
            </w:pPr>
            <w:ins w:id="13471" w:author="Nick.Tolimieri [2]" w:date="2022-09-09T12:38:00Z">
              <w:del w:id="13472" w:author="Nick.Tolimieri" w:date="2022-09-13T12:37:00Z">
                <w:r w:rsidRPr="001255CF" w:rsidDel="00207938">
                  <w:rPr>
                    <w:rFonts w:asciiTheme="minorHAnsi" w:eastAsiaTheme="minorHAnsi" w:hAnsiTheme="minorHAnsi" w:cstheme="minorBidi"/>
                    <w:sz w:val="22"/>
                    <w:szCs w:val="22"/>
                    <w:rPrChange w:id="13473" w:author="Nick.Tolimieri [2]" w:date="2022-09-09T12:38:00Z">
                      <w:rPr>
                        <w:rFonts w:ascii="Calibri" w:hAnsi="Calibri" w:cs="Calibri"/>
                        <w:color w:val="000000"/>
                        <w:sz w:val="22"/>
                        <w:szCs w:val="22"/>
                      </w:rPr>
                    </w:rPrChange>
                  </w:rPr>
                  <w:delText>Cape Alava</w:delText>
                </w:r>
              </w:del>
            </w:ins>
          </w:p>
        </w:tc>
        <w:tc>
          <w:tcPr>
            <w:tcW w:w="960" w:type="dxa"/>
            <w:noWrap/>
            <w:hideMark/>
            <w:tcPrChange w:id="134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75" w:author="Nick.Tolimieri [2]" w:date="2022-09-09T12:38:00Z"/>
                <w:del w:id="13476" w:author="Nick.Tolimieri" w:date="2022-09-13T12:37:00Z"/>
                <w:rFonts w:asciiTheme="minorHAnsi" w:eastAsiaTheme="minorHAnsi" w:hAnsiTheme="minorHAnsi" w:cstheme="minorBidi"/>
                <w:sz w:val="22"/>
                <w:szCs w:val="22"/>
                <w:rPrChange w:id="13477" w:author="Nick.Tolimieri [2]" w:date="2022-09-09T12:38:00Z">
                  <w:rPr>
                    <w:ins w:id="13478" w:author="Nick.Tolimieri [2]" w:date="2022-09-09T12:38:00Z"/>
                    <w:del w:id="13479" w:author="Nick.Tolimieri" w:date="2022-09-13T12:37:00Z"/>
                    <w:rFonts w:ascii="Calibri" w:hAnsi="Calibri" w:cs="Calibri"/>
                    <w:color w:val="000000"/>
                    <w:sz w:val="22"/>
                    <w:szCs w:val="22"/>
                  </w:rPr>
                </w:rPrChange>
              </w:rPr>
              <w:pPrChange w:id="13480" w:author="Nick.Tolimieri [2]" w:date="2022-09-09T12:38:00Z">
                <w:pPr>
                  <w:jc w:val="right"/>
                </w:pPr>
              </w:pPrChange>
            </w:pPr>
            <w:ins w:id="13481" w:author="Nick.Tolimieri [2]" w:date="2022-09-09T12:38:00Z">
              <w:del w:id="13482" w:author="Nick.Tolimieri" w:date="2022-09-13T12:37:00Z">
                <w:r w:rsidRPr="001255CF" w:rsidDel="00207938">
                  <w:rPr>
                    <w:rFonts w:asciiTheme="minorHAnsi" w:eastAsiaTheme="minorHAnsi" w:hAnsiTheme="minorHAnsi" w:cstheme="minorBidi"/>
                    <w:sz w:val="22"/>
                    <w:szCs w:val="22"/>
                    <w:rPrChange w:id="13483" w:author="Nick.Tolimieri [2]" w:date="2022-09-09T12:38:00Z">
                      <w:rPr>
                        <w:rFonts w:ascii="Calibri" w:hAnsi="Calibri" w:cs="Calibri"/>
                        <w:color w:val="000000"/>
                        <w:sz w:val="22"/>
                        <w:szCs w:val="22"/>
                      </w:rPr>
                    </w:rPrChange>
                  </w:rPr>
                  <w:delText>2008</w:delText>
                </w:r>
              </w:del>
            </w:ins>
          </w:p>
        </w:tc>
        <w:tc>
          <w:tcPr>
            <w:tcW w:w="960" w:type="dxa"/>
            <w:noWrap/>
            <w:hideMark/>
            <w:tcPrChange w:id="134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85" w:author="Nick.Tolimieri [2]" w:date="2022-09-09T12:38:00Z"/>
                <w:del w:id="13486" w:author="Nick.Tolimieri" w:date="2022-09-13T12:37:00Z"/>
                <w:rFonts w:asciiTheme="minorHAnsi" w:eastAsiaTheme="minorHAnsi" w:hAnsiTheme="minorHAnsi" w:cstheme="minorBidi"/>
                <w:sz w:val="22"/>
                <w:szCs w:val="22"/>
                <w:rPrChange w:id="13487" w:author="Nick.Tolimieri [2]" w:date="2022-09-09T12:38:00Z">
                  <w:rPr>
                    <w:ins w:id="13488" w:author="Nick.Tolimieri [2]" w:date="2022-09-09T12:38:00Z"/>
                    <w:del w:id="13489" w:author="Nick.Tolimieri" w:date="2022-09-13T12:37:00Z"/>
                    <w:rFonts w:ascii="Calibri" w:hAnsi="Calibri" w:cs="Calibri"/>
                    <w:color w:val="000000"/>
                    <w:sz w:val="22"/>
                    <w:szCs w:val="22"/>
                  </w:rPr>
                </w:rPrChange>
              </w:rPr>
              <w:pPrChange w:id="13490" w:author="Nick.Tolimieri [2]" w:date="2022-09-09T12:38:00Z">
                <w:pPr>
                  <w:jc w:val="right"/>
                </w:pPr>
              </w:pPrChange>
            </w:pPr>
            <w:ins w:id="13491" w:author="Nick.Tolimieri [2]" w:date="2022-09-09T12:38:00Z">
              <w:del w:id="13492" w:author="Nick.Tolimieri" w:date="2022-09-13T12:37:00Z">
                <w:r w:rsidRPr="001255CF" w:rsidDel="00207938">
                  <w:rPr>
                    <w:rFonts w:asciiTheme="minorHAnsi" w:eastAsiaTheme="minorHAnsi" w:hAnsiTheme="minorHAnsi" w:cstheme="minorBidi"/>
                    <w:sz w:val="22"/>
                    <w:szCs w:val="22"/>
                    <w:rPrChange w:id="13493" w:author="Nick.Tolimieri [2]" w:date="2022-09-09T12:38:00Z">
                      <w:rPr>
                        <w:rFonts w:ascii="Calibri" w:hAnsi="Calibri" w:cs="Calibri"/>
                        <w:color w:val="000000"/>
                        <w:sz w:val="22"/>
                        <w:szCs w:val="22"/>
                      </w:rPr>
                    </w:rPrChange>
                  </w:rPr>
                  <w:delText>0</w:delText>
                </w:r>
              </w:del>
            </w:ins>
          </w:p>
        </w:tc>
        <w:tc>
          <w:tcPr>
            <w:tcW w:w="960" w:type="dxa"/>
            <w:noWrap/>
            <w:hideMark/>
            <w:tcPrChange w:id="134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95" w:author="Nick.Tolimieri [2]" w:date="2022-09-09T12:38:00Z"/>
                <w:del w:id="13496" w:author="Nick.Tolimieri" w:date="2022-09-13T12:37:00Z"/>
                <w:rFonts w:asciiTheme="minorHAnsi" w:eastAsiaTheme="minorHAnsi" w:hAnsiTheme="minorHAnsi" w:cstheme="minorBidi"/>
                <w:sz w:val="22"/>
                <w:szCs w:val="22"/>
                <w:rPrChange w:id="13497" w:author="Nick.Tolimieri [2]" w:date="2022-09-09T12:38:00Z">
                  <w:rPr>
                    <w:ins w:id="13498" w:author="Nick.Tolimieri [2]" w:date="2022-09-09T12:38:00Z"/>
                    <w:del w:id="13499" w:author="Nick.Tolimieri" w:date="2022-09-13T12:37:00Z"/>
                    <w:rFonts w:ascii="Calibri" w:hAnsi="Calibri" w:cs="Calibri"/>
                    <w:color w:val="000000"/>
                    <w:sz w:val="22"/>
                    <w:szCs w:val="22"/>
                  </w:rPr>
                </w:rPrChange>
              </w:rPr>
              <w:pPrChange w:id="13500" w:author="Nick.Tolimieri [2]" w:date="2022-09-09T12:38:00Z">
                <w:pPr>
                  <w:jc w:val="right"/>
                </w:pPr>
              </w:pPrChange>
            </w:pPr>
            <w:ins w:id="13501" w:author="Nick.Tolimieri [2]" w:date="2022-09-09T12:38:00Z">
              <w:del w:id="13502" w:author="Nick.Tolimieri" w:date="2022-09-13T12:37:00Z">
                <w:r w:rsidRPr="001255CF" w:rsidDel="00207938">
                  <w:rPr>
                    <w:rFonts w:asciiTheme="minorHAnsi" w:eastAsiaTheme="minorHAnsi" w:hAnsiTheme="minorHAnsi" w:cstheme="minorBidi"/>
                    <w:sz w:val="22"/>
                    <w:szCs w:val="22"/>
                    <w:rPrChange w:id="13503" w:author="Nick.Tolimieri [2]" w:date="2022-09-09T12:38:00Z">
                      <w:rPr>
                        <w:rFonts w:ascii="Calibri" w:hAnsi="Calibri" w:cs="Calibri"/>
                        <w:color w:val="000000"/>
                        <w:sz w:val="22"/>
                        <w:szCs w:val="22"/>
                      </w:rPr>
                    </w:rPrChange>
                  </w:rPr>
                  <w:delText>0</w:delText>
                </w:r>
              </w:del>
            </w:ins>
          </w:p>
        </w:tc>
        <w:tc>
          <w:tcPr>
            <w:tcW w:w="960" w:type="dxa"/>
            <w:noWrap/>
            <w:hideMark/>
            <w:tcPrChange w:id="135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05" w:author="Nick.Tolimieri [2]" w:date="2022-09-09T12:38:00Z"/>
                <w:del w:id="13506" w:author="Nick.Tolimieri" w:date="2022-09-13T12:37:00Z"/>
                <w:rFonts w:asciiTheme="minorHAnsi" w:eastAsiaTheme="minorHAnsi" w:hAnsiTheme="minorHAnsi" w:cstheme="minorBidi"/>
                <w:sz w:val="22"/>
                <w:szCs w:val="22"/>
                <w:rPrChange w:id="13507" w:author="Nick.Tolimieri [2]" w:date="2022-09-09T12:38:00Z">
                  <w:rPr>
                    <w:ins w:id="13508" w:author="Nick.Tolimieri [2]" w:date="2022-09-09T12:38:00Z"/>
                    <w:del w:id="13509" w:author="Nick.Tolimieri" w:date="2022-09-13T12:37:00Z"/>
                    <w:rFonts w:ascii="Calibri" w:hAnsi="Calibri" w:cs="Calibri"/>
                    <w:color w:val="000000"/>
                    <w:sz w:val="22"/>
                    <w:szCs w:val="22"/>
                  </w:rPr>
                </w:rPrChange>
              </w:rPr>
              <w:pPrChange w:id="13510" w:author="Nick.Tolimieri [2]" w:date="2022-09-09T12:38:00Z">
                <w:pPr>
                  <w:jc w:val="right"/>
                </w:pPr>
              </w:pPrChange>
            </w:pPr>
            <w:ins w:id="13511" w:author="Nick.Tolimieri [2]" w:date="2022-09-09T12:38:00Z">
              <w:del w:id="13512" w:author="Nick.Tolimieri" w:date="2022-09-13T12:37:00Z">
                <w:r w:rsidRPr="001255CF" w:rsidDel="00207938">
                  <w:rPr>
                    <w:rFonts w:asciiTheme="minorHAnsi" w:eastAsiaTheme="minorHAnsi" w:hAnsiTheme="minorHAnsi" w:cstheme="minorBidi"/>
                    <w:sz w:val="22"/>
                    <w:szCs w:val="22"/>
                    <w:rPrChange w:id="13513" w:author="Nick.Tolimieri [2]" w:date="2022-09-09T12:38:00Z">
                      <w:rPr>
                        <w:rFonts w:ascii="Calibri" w:hAnsi="Calibri" w:cs="Calibri"/>
                        <w:color w:val="000000"/>
                        <w:sz w:val="22"/>
                        <w:szCs w:val="22"/>
                      </w:rPr>
                    </w:rPrChange>
                  </w:rPr>
                  <w:delText>0</w:delText>
                </w:r>
              </w:del>
            </w:ins>
          </w:p>
        </w:tc>
        <w:tc>
          <w:tcPr>
            <w:tcW w:w="960" w:type="dxa"/>
            <w:noWrap/>
            <w:hideMark/>
            <w:tcPrChange w:id="135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15" w:author="Nick.Tolimieri [2]" w:date="2022-09-09T12:38:00Z"/>
                <w:del w:id="13516" w:author="Nick.Tolimieri" w:date="2022-09-13T12:37:00Z"/>
                <w:rFonts w:asciiTheme="minorHAnsi" w:eastAsiaTheme="minorHAnsi" w:hAnsiTheme="minorHAnsi" w:cstheme="minorBidi"/>
                <w:sz w:val="22"/>
                <w:szCs w:val="22"/>
                <w:rPrChange w:id="13517" w:author="Nick.Tolimieri [2]" w:date="2022-09-09T12:38:00Z">
                  <w:rPr>
                    <w:ins w:id="13518" w:author="Nick.Tolimieri [2]" w:date="2022-09-09T12:38:00Z"/>
                    <w:del w:id="13519" w:author="Nick.Tolimieri" w:date="2022-09-13T12:37:00Z"/>
                    <w:rFonts w:ascii="Calibri" w:hAnsi="Calibri" w:cs="Calibri"/>
                    <w:color w:val="000000"/>
                    <w:sz w:val="22"/>
                    <w:szCs w:val="22"/>
                  </w:rPr>
                </w:rPrChange>
              </w:rPr>
              <w:pPrChange w:id="13520" w:author="Nick.Tolimieri [2]" w:date="2022-09-09T12:38:00Z">
                <w:pPr>
                  <w:jc w:val="right"/>
                </w:pPr>
              </w:pPrChange>
            </w:pPr>
            <w:ins w:id="13521" w:author="Nick.Tolimieri [2]" w:date="2022-09-09T12:38:00Z">
              <w:del w:id="13522" w:author="Nick.Tolimieri" w:date="2022-09-13T12:37:00Z">
                <w:r w:rsidRPr="001255CF" w:rsidDel="00207938">
                  <w:rPr>
                    <w:rFonts w:asciiTheme="minorHAnsi" w:eastAsiaTheme="minorHAnsi" w:hAnsiTheme="minorHAnsi" w:cstheme="minorBidi"/>
                    <w:sz w:val="22"/>
                    <w:szCs w:val="22"/>
                    <w:rPrChange w:id="13523" w:author="Nick.Tolimieri [2]" w:date="2022-09-09T12:38:00Z">
                      <w:rPr>
                        <w:rFonts w:ascii="Calibri" w:hAnsi="Calibri" w:cs="Calibri"/>
                        <w:color w:val="000000"/>
                        <w:sz w:val="22"/>
                        <w:szCs w:val="22"/>
                      </w:rPr>
                    </w:rPrChange>
                  </w:rPr>
                  <w:delText>0</w:delText>
                </w:r>
              </w:del>
            </w:ins>
          </w:p>
        </w:tc>
        <w:tc>
          <w:tcPr>
            <w:tcW w:w="960" w:type="dxa"/>
            <w:noWrap/>
            <w:hideMark/>
            <w:tcPrChange w:id="135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25" w:author="Nick.Tolimieri [2]" w:date="2022-09-09T12:38:00Z"/>
                <w:del w:id="13526" w:author="Nick.Tolimieri" w:date="2022-09-13T12:37:00Z"/>
                <w:rFonts w:asciiTheme="minorHAnsi" w:eastAsiaTheme="minorHAnsi" w:hAnsiTheme="minorHAnsi" w:cstheme="minorBidi"/>
                <w:sz w:val="22"/>
                <w:szCs w:val="22"/>
                <w:rPrChange w:id="13527" w:author="Nick.Tolimieri [2]" w:date="2022-09-09T12:38:00Z">
                  <w:rPr>
                    <w:ins w:id="13528" w:author="Nick.Tolimieri [2]" w:date="2022-09-09T12:38:00Z"/>
                    <w:del w:id="13529" w:author="Nick.Tolimieri" w:date="2022-09-13T12:37:00Z"/>
                    <w:rFonts w:ascii="Calibri" w:hAnsi="Calibri" w:cs="Calibri"/>
                    <w:color w:val="000000"/>
                    <w:sz w:val="22"/>
                    <w:szCs w:val="22"/>
                  </w:rPr>
                </w:rPrChange>
              </w:rPr>
              <w:pPrChange w:id="13530" w:author="Nick.Tolimieri [2]" w:date="2022-09-09T12:38:00Z">
                <w:pPr/>
              </w:pPrChange>
            </w:pPr>
            <w:ins w:id="13531" w:author="Nick.Tolimieri [2]" w:date="2022-09-09T12:38:00Z">
              <w:del w:id="13532" w:author="Nick.Tolimieri" w:date="2022-09-13T12:37:00Z">
                <w:r w:rsidRPr="001255CF" w:rsidDel="00207938">
                  <w:rPr>
                    <w:rFonts w:asciiTheme="minorHAnsi" w:eastAsiaTheme="minorHAnsi" w:hAnsiTheme="minorHAnsi" w:cstheme="minorBidi"/>
                    <w:sz w:val="22"/>
                    <w:szCs w:val="22"/>
                    <w:rPrChange w:id="13533" w:author="Nick.Tolimieri [2]" w:date="2022-09-09T12:38:00Z">
                      <w:rPr>
                        <w:rFonts w:ascii="Calibri" w:hAnsi="Calibri" w:cs="Calibri"/>
                        <w:color w:val="000000"/>
                        <w:sz w:val="22"/>
                        <w:szCs w:val="22"/>
                      </w:rPr>
                    </w:rPrChange>
                  </w:rPr>
                  <w:delText>NA</w:delText>
                </w:r>
              </w:del>
            </w:ins>
          </w:p>
        </w:tc>
        <w:tc>
          <w:tcPr>
            <w:tcW w:w="960" w:type="dxa"/>
            <w:noWrap/>
            <w:hideMark/>
            <w:tcPrChange w:id="135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35" w:author="Nick.Tolimieri [2]" w:date="2022-09-09T12:38:00Z"/>
                <w:del w:id="13536" w:author="Nick.Tolimieri" w:date="2022-09-13T12:37:00Z"/>
                <w:rFonts w:asciiTheme="minorHAnsi" w:eastAsiaTheme="minorHAnsi" w:hAnsiTheme="minorHAnsi" w:cstheme="minorBidi"/>
                <w:sz w:val="22"/>
                <w:szCs w:val="22"/>
                <w:rPrChange w:id="13537" w:author="Nick.Tolimieri [2]" w:date="2022-09-09T12:38:00Z">
                  <w:rPr>
                    <w:ins w:id="13538" w:author="Nick.Tolimieri [2]" w:date="2022-09-09T12:38:00Z"/>
                    <w:del w:id="13539" w:author="Nick.Tolimieri" w:date="2022-09-13T12:37:00Z"/>
                    <w:rFonts w:ascii="Calibri" w:hAnsi="Calibri" w:cs="Calibri"/>
                    <w:color w:val="000000"/>
                    <w:sz w:val="22"/>
                    <w:szCs w:val="22"/>
                  </w:rPr>
                </w:rPrChange>
              </w:rPr>
              <w:pPrChange w:id="13540" w:author="Nick.Tolimieri [2]" w:date="2022-09-09T12:38:00Z">
                <w:pPr/>
              </w:pPrChange>
            </w:pPr>
            <w:ins w:id="13541" w:author="Nick.Tolimieri [2]" w:date="2022-09-09T12:38:00Z">
              <w:del w:id="13542" w:author="Nick.Tolimieri" w:date="2022-09-13T12:37:00Z">
                <w:r w:rsidRPr="001255CF" w:rsidDel="00207938">
                  <w:rPr>
                    <w:rFonts w:asciiTheme="minorHAnsi" w:eastAsiaTheme="minorHAnsi" w:hAnsiTheme="minorHAnsi" w:cstheme="minorBidi"/>
                    <w:sz w:val="22"/>
                    <w:szCs w:val="22"/>
                    <w:rPrChange w:id="13543" w:author="Nick.Tolimieri [2]" w:date="2022-09-09T12:38:00Z">
                      <w:rPr>
                        <w:rFonts w:ascii="Calibri" w:hAnsi="Calibri" w:cs="Calibri"/>
                        <w:color w:val="000000"/>
                        <w:sz w:val="22"/>
                        <w:szCs w:val="22"/>
                      </w:rPr>
                    </w:rPrChange>
                  </w:rPr>
                  <w:delText>NA</w:delText>
                </w:r>
              </w:del>
            </w:ins>
          </w:p>
        </w:tc>
        <w:tc>
          <w:tcPr>
            <w:tcW w:w="960" w:type="dxa"/>
            <w:noWrap/>
            <w:hideMark/>
            <w:tcPrChange w:id="135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45" w:author="Nick.Tolimieri [2]" w:date="2022-09-09T12:38:00Z"/>
                <w:del w:id="13546" w:author="Nick.Tolimieri" w:date="2022-09-13T12:37:00Z"/>
                <w:rFonts w:asciiTheme="minorHAnsi" w:eastAsiaTheme="minorHAnsi" w:hAnsiTheme="minorHAnsi" w:cstheme="minorBidi"/>
                <w:sz w:val="22"/>
                <w:szCs w:val="22"/>
                <w:rPrChange w:id="13547" w:author="Nick.Tolimieri [2]" w:date="2022-09-09T12:38:00Z">
                  <w:rPr>
                    <w:ins w:id="13548" w:author="Nick.Tolimieri [2]" w:date="2022-09-09T12:38:00Z"/>
                    <w:del w:id="13549" w:author="Nick.Tolimieri" w:date="2022-09-13T12:37:00Z"/>
                    <w:rFonts w:ascii="Calibri" w:hAnsi="Calibri" w:cs="Calibri"/>
                    <w:color w:val="000000"/>
                    <w:sz w:val="22"/>
                    <w:szCs w:val="22"/>
                  </w:rPr>
                </w:rPrChange>
              </w:rPr>
              <w:pPrChange w:id="13550" w:author="Nick.Tolimieri [2]" w:date="2022-09-09T12:38:00Z">
                <w:pPr/>
              </w:pPrChange>
            </w:pPr>
            <w:ins w:id="13551" w:author="Nick.Tolimieri [2]" w:date="2022-09-09T12:38:00Z">
              <w:del w:id="13552" w:author="Nick.Tolimieri" w:date="2022-09-13T12:37:00Z">
                <w:r w:rsidRPr="001255CF" w:rsidDel="00207938">
                  <w:rPr>
                    <w:rFonts w:asciiTheme="minorHAnsi" w:eastAsiaTheme="minorHAnsi" w:hAnsiTheme="minorHAnsi" w:cstheme="minorBidi"/>
                    <w:sz w:val="22"/>
                    <w:szCs w:val="22"/>
                    <w:rPrChange w:id="13553" w:author="Nick.Tolimieri [2]" w:date="2022-09-09T12:38:00Z">
                      <w:rPr>
                        <w:rFonts w:ascii="Calibri" w:hAnsi="Calibri" w:cs="Calibri"/>
                        <w:color w:val="000000"/>
                        <w:sz w:val="22"/>
                        <w:szCs w:val="22"/>
                      </w:rPr>
                    </w:rPrChange>
                  </w:rPr>
                  <w:delText>NA</w:delText>
                </w:r>
              </w:del>
            </w:ins>
          </w:p>
        </w:tc>
        <w:tc>
          <w:tcPr>
            <w:tcW w:w="960" w:type="dxa"/>
            <w:noWrap/>
            <w:hideMark/>
            <w:tcPrChange w:id="135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55" w:author="Nick.Tolimieri [2]" w:date="2022-09-09T12:38:00Z"/>
                <w:del w:id="13556" w:author="Nick.Tolimieri" w:date="2022-09-13T12:37:00Z"/>
                <w:rFonts w:asciiTheme="minorHAnsi" w:eastAsiaTheme="minorHAnsi" w:hAnsiTheme="minorHAnsi" w:cstheme="minorBidi"/>
                <w:sz w:val="22"/>
                <w:szCs w:val="22"/>
                <w:rPrChange w:id="13557" w:author="Nick.Tolimieri [2]" w:date="2022-09-09T12:38:00Z">
                  <w:rPr>
                    <w:ins w:id="13558" w:author="Nick.Tolimieri [2]" w:date="2022-09-09T12:38:00Z"/>
                    <w:del w:id="13559" w:author="Nick.Tolimieri" w:date="2022-09-13T12:37:00Z"/>
                    <w:rFonts w:ascii="Calibri" w:hAnsi="Calibri" w:cs="Calibri"/>
                    <w:color w:val="000000"/>
                    <w:sz w:val="22"/>
                    <w:szCs w:val="22"/>
                  </w:rPr>
                </w:rPrChange>
              </w:rPr>
              <w:pPrChange w:id="13560" w:author="Nick.Tolimieri [2]" w:date="2022-09-09T12:38:00Z">
                <w:pPr/>
              </w:pPrChange>
            </w:pPr>
            <w:ins w:id="13561" w:author="Nick.Tolimieri [2]" w:date="2022-09-09T12:38:00Z">
              <w:del w:id="13562" w:author="Nick.Tolimieri" w:date="2022-09-13T12:37:00Z">
                <w:r w:rsidRPr="001255CF" w:rsidDel="00207938">
                  <w:rPr>
                    <w:rFonts w:asciiTheme="minorHAnsi" w:eastAsiaTheme="minorHAnsi" w:hAnsiTheme="minorHAnsi" w:cstheme="minorBidi"/>
                    <w:sz w:val="22"/>
                    <w:szCs w:val="22"/>
                    <w:rPrChange w:id="13563"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564" w:author="Nick.Tolimieri [2]" w:date="2022-09-09T12:38:00Z"/>
          <w:del w:id="13565" w:author="Nick.Tolimieri" w:date="2022-09-13T12:37:00Z"/>
          <w:trPrChange w:id="13566" w:author="Nick.Tolimieri [2]" w:date="2022-09-09T12:38:00Z">
            <w:trPr>
              <w:divId w:val="1429738465"/>
              <w:trHeight w:val="300"/>
            </w:trPr>
          </w:trPrChange>
        </w:trPr>
        <w:tc>
          <w:tcPr>
            <w:tcW w:w="960" w:type="dxa"/>
            <w:noWrap/>
            <w:hideMark/>
            <w:tcPrChange w:id="135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68" w:author="Nick.Tolimieri [2]" w:date="2022-09-09T12:38:00Z"/>
                <w:del w:id="13569" w:author="Nick.Tolimieri" w:date="2022-09-13T12:37:00Z"/>
                <w:rFonts w:asciiTheme="minorHAnsi" w:eastAsiaTheme="minorHAnsi" w:hAnsiTheme="minorHAnsi" w:cstheme="minorBidi"/>
                <w:sz w:val="22"/>
                <w:szCs w:val="22"/>
                <w:rPrChange w:id="13570" w:author="Nick.Tolimieri [2]" w:date="2022-09-09T12:38:00Z">
                  <w:rPr>
                    <w:ins w:id="13571" w:author="Nick.Tolimieri [2]" w:date="2022-09-09T12:38:00Z"/>
                    <w:del w:id="13572" w:author="Nick.Tolimieri" w:date="2022-09-13T12:37:00Z"/>
                    <w:rFonts w:ascii="Calibri" w:hAnsi="Calibri" w:cs="Calibri"/>
                    <w:color w:val="000000"/>
                    <w:sz w:val="22"/>
                    <w:szCs w:val="22"/>
                  </w:rPr>
                </w:rPrChange>
              </w:rPr>
              <w:pPrChange w:id="13573" w:author="Nick.Tolimieri [2]" w:date="2022-09-09T12:38:00Z">
                <w:pPr/>
              </w:pPrChange>
            </w:pPr>
            <w:ins w:id="13574" w:author="Nick.Tolimieri [2]" w:date="2022-09-09T12:38:00Z">
              <w:del w:id="13575" w:author="Nick.Tolimieri" w:date="2022-09-13T12:37:00Z">
                <w:r w:rsidRPr="001255CF" w:rsidDel="00207938">
                  <w:rPr>
                    <w:rFonts w:asciiTheme="minorHAnsi" w:eastAsiaTheme="minorHAnsi" w:hAnsiTheme="minorHAnsi" w:cstheme="minorBidi"/>
                    <w:sz w:val="22"/>
                    <w:szCs w:val="22"/>
                    <w:rPrChange w:id="13576" w:author="Nick.Tolimieri [2]" w:date="2022-09-09T12:38:00Z">
                      <w:rPr>
                        <w:rFonts w:ascii="Calibri" w:hAnsi="Calibri" w:cs="Calibri"/>
                        <w:color w:val="000000"/>
                        <w:sz w:val="22"/>
                        <w:szCs w:val="22"/>
                      </w:rPr>
                    </w:rPrChange>
                  </w:rPr>
                  <w:delText>Cape Alava</w:delText>
                </w:r>
              </w:del>
            </w:ins>
          </w:p>
        </w:tc>
        <w:tc>
          <w:tcPr>
            <w:tcW w:w="960" w:type="dxa"/>
            <w:noWrap/>
            <w:hideMark/>
            <w:tcPrChange w:id="135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78" w:author="Nick.Tolimieri [2]" w:date="2022-09-09T12:38:00Z"/>
                <w:del w:id="13579" w:author="Nick.Tolimieri" w:date="2022-09-13T12:37:00Z"/>
                <w:rFonts w:asciiTheme="minorHAnsi" w:eastAsiaTheme="minorHAnsi" w:hAnsiTheme="minorHAnsi" w:cstheme="minorBidi"/>
                <w:sz w:val="22"/>
                <w:szCs w:val="22"/>
                <w:rPrChange w:id="13580" w:author="Nick.Tolimieri [2]" w:date="2022-09-09T12:38:00Z">
                  <w:rPr>
                    <w:ins w:id="13581" w:author="Nick.Tolimieri [2]" w:date="2022-09-09T12:38:00Z"/>
                    <w:del w:id="13582" w:author="Nick.Tolimieri" w:date="2022-09-13T12:37:00Z"/>
                    <w:rFonts w:ascii="Calibri" w:hAnsi="Calibri" w:cs="Calibri"/>
                    <w:color w:val="000000"/>
                    <w:sz w:val="22"/>
                    <w:szCs w:val="22"/>
                  </w:rPr>
                </w:rPrChange>
              </w:rPr>
              <w:pPrChange w:id="13583" w:author="Nick.Tolimieri [2]" w:date="2022-09-09T12:38:00Z">
                <w:pPr>
                  <w:jc w:val="right"/>
                </w:pPr>
              </w:pPrChange>
            </w:pPr>
            <w:ins w:id="13584" w:author="Nick.Tolimieri [2]" w:date="2022-09-09T12:38:00Z">
              <w:del w:id="13585" w:author="Nick.Tolimieri" w:date="2022-09-13T12:37:00Z">
                <w:r w:rsidRPr="001255CF" w:rsidDel="00207938">
                  <w:rPr>
                    <w:rFonts w:asciiTheme="minorHAnsi" w:eastAsiaTheme="minorHAnsi" w:hAnsiTheme="minorHAnsi" w:cstheme="minorBidi"/>
                    <w:sz w:val="22"/>
                    <w:szCs w:val="22"/>
                    <w:rPrChange w:id="13586" w:author="Nick.Tolimieri [2]" w:date="2022-09-09T12:38:00Z">
                      <w:rPr>
                        <w:rFonts w:ascii="Calibri" w:hAnsi="Calibri" w:cs="Calibri"/>
                        <w:color w:val="000000"/>
                        <w:sz w:val="22"/>
                        <w:szCs w:val="22"/>
                      </w:rPr>
                    </w:rPrChange>
                  </w:rPr>
                  <w:delText>2009</w:delText>
                </w:r>
              </w:del>
            </w:ins>
          </w:p>
        </w:tc>
        <w:tc>
          <w:tcPr>
            <w:tcW w:w="960" w:type="dxa"/>
            <w:noWrap/>
            <w:hideMark/>
            <w:tcPrChange w:id="135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88" w:author="Nick.Tolimieri [2]" w:date="2022-09-09T12:38:00Z"/>
                <w:del w:id="13589" w:author="Nick.Tolimieri" w:date="2022-09-13T12:37:00Z"/>
                <w:rFonts w:asciiTheme="minorHAnsi" w:eastAsiaTheme="minorHAnsi" w:hAnsiTheme="minorHAnsi" w:cstheme="minorBidi"/>
                <w:sz w:val="22"/>
                <w:szCs w:val="22"/>
                <w:rPrChange w:id="13590" w:author="Nick.Tolimieri [2]" w:date="2022-09-09T12:38:00Z">
                  <w:rPr>
                    <w:ins w:id="13591" w:author="Nick.Tolimieri [2]" w:date="2022-09-09T12:38:00Z"/>
                    <w:del w:id="13592" w:author="Nick.Tolimieri" w:date="2022-09-13T12:37:00Z"/>
                    <w:rFonts w:ascii="Calibri" w:hAnsi="Calibri" w:cs="Calibri"/>
                    <w:color w:val="000000"/>
                    <w:sz w:val="22"/>
                    <w:szCs w:val="22"/>
                  </w:rPr>
                </w:rPrChange>
              </w:rPr>
              <w:pPrChange w:id="13593" w:author="Nick.Tolimieri [2]" w:date="2022-09-09T12:38:00Z">
                <w:pPr>
                  <w:jc w:val="right"/>
                </w:pPr>
              </w:pPrChange>
            </w:pPr>
            <w:ins w:id="13594" w:author="Nick.Tolimieri [2]" w:date="2022-09-09T12:38:00Z">
              <w:del w:id="13595" w:author="Nick.Tolimieri" w:date="2022-09-13T12:37:00Z">
                <w:r w:rsidRPr="001255CF" w:rsidDel="00207938">
                  <w:rPr>
                    <w:rFonts w:asciiTheme="minorHAnsi" w:eastAsiaTheme="minorHAnsi" w:hAnsiTheme="minorHAnsi" w:cstheme="minorBidi"/>
                    <w:sz w:val="22"/>
                    <w:szCs w:val="22"/>
                    <w:rPrChange w:id="13596" w:author="Nick.Tolimieri [2]" w:date="2022-09-09T12:38:00Z">
                      <w:rPr>
                        <w:rFonts w:ascii="Calibri" w:hAnsi="Calibri" w:cs="Calibri"/>
                        <w:color w:val="000000"/>
                        <w:sz w:val="22"/>
                        <w:szCs w:val="22"/>
                      </w:rPr>
                    </w:rPrChange>
                  </w:rPr>
                  <w:delText>0</w:delText>
                </w:r>
              </w:del>
            </w:ins>
          </w:p>
        </w:tc>
        <w:tc>
          <w:tcPr>
            <w:tcW w:w="960" w:type="dxa"/>
            <w:noWrap/>
            <w:hideMark/>
            <w:tcPrChange w:id="135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98" w:author="Nick.Tolimieri [2]" w:date="2022-09-09T12:38:00Z"/>
                <w:del w:id="13599" w:author="Nick.Tolimieri" w:date="2022-09-13T12:37:00Z"/>
                <w:rFonts w:asciiTheme="minorHAnsi" w:eastAsiaTheme="minorHAnsi" w:hAnsiTheme="minorHAnsi" w:cstheme="minorBidi"/>
                <w:sz w:val="22"/>
                <w:szCs w:val="22"/>
                <w:rPrChange w:id="13600" w:author="Nick.Tolimieri [2]" w:date="2022-09-09T12:38:00Z">
                  <w:rPr>
                    <w:ins w:id="13601" w:author="Nick.Tolimieri [2]" w:date="2022-09-09T12:38:00Z"/>
                    <w:del w:id="13602" w:author="Nick.Tolimieri" w:date="2022-09-13T12:37:00Z"/>
                    <w:rFonts w:ascii="Calibri" w:hAnsi="Calibri" w:cs="Calibri"/>
                    <w:color w:val="000000"/>
                    <w:sz w:val="22"/>
                    <w:szCs w:val="22"/>
                  </w:rPr>
                </w:rPrChange>
              </w:rPr>
              <w:pPrChange w:id="13603" w:author="Nick.Tolimieri [2]" w:date="2022-09-09T12:38:00Z">
                <w:pPr>
                  <w:jc w:val="right"/>
                </w:pPr>
              </w:pPrChange>
            </w:pPr>
            <w:ins w:id="13604" w:author="Nick.Tolimieri [2]" w:date="2022-09-09T12:38:00Z">
              <w:del w:id="13605" w:author="Nick.Tolimieri" w:date="2022-09-13T12:37:00Z">
                <w:r w:rsidRPr="001255CF" w:rsidDel="00207938">
                  <w:rPr>
                    <w:rFonts w:asciiTheme="minorHAnsi" w:eastAsiaTheme="minorHAnsi" w:hAnsiTheme="minorHAnsi" w:cstheme="minorBidi"/>
                    <w:sz w:val="22"/>
                    <w:szCs w:val="22"/>
                    <w:rPrChange w:id="13606" w:author="Nick.Tolimieri [2]" w:date="2022-09-09T12:38:00Z">
                      <w:rPr>
                        <w:rFonts w:ascii="Calibri" w:hAnsi="Calibri" w:cs="Calibri"/>
                        <w:color w:val="000000"/>
                        <w:sz w:val="22"/>
                        <w:szCs w:val="22"/>
                      </w:rPr>
                    </w:rPrChange>
                  </w:rPr>
                  <w:delText>0</w:delText>
                </w:r>
              </w:del>
            </w:ins>
          </w:p>
        </w:tc>
        <w:tc>
          <w:tcPr>
            <w:tcW w:w="960" w:type="dxa"/>
            <w:noWrap/>
            <w:hideMark/>
            <w:tcPrChange w:id="136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08" w:author="Nick.Tolimieri [2]" w:date="2022-09-09T12:38:00Z"/>
                <w:del w:id="13609" w:author="Nick.Tolimieri" w:date="2022-09-13T12:37:00Z"/>
                <w:rFonts w:asciiTheme="minorHAnsi" w:eastAsiaTheme="minorHAnsi" w:hAnsiTheme="minorHAnsi" w:cstheme="minorBidi"/>
                <w:sz w:val="22"/>
                <w:szCs w:val="22"/>
                <w:rPrChange w:id="13610" w:author="Nick.Tolimieri [2]" w:date="2022-09-09T12:38:00Z">
                  <w:rPr>
                    <w:ins w:id="13611" w:author="Nick.Tolimieri [2]" w:date="2022-09-09T12:38:00Z"/>
                    <w:del w:id="13612" w:author="Nick.Tolimieri" w:date="2022-09-13T12:37:00Z"/>
                    <w:rFonts w:ascii="Calibri" w:hAnsi="Calibri" w:cs="Calibri"/>
                    <w:color w:val="000000"/>
                    <w:sz w:val="22"/>
                    <w:szCs w:val="22"/>
                  </w:rPr>
                </w:rPrChange>
              </w:rPr>
              <w:pPrChange w:id="13613" w:author="Nick.Tolimieri [2]" w:date="2022-09-09T12:38:00Z">
                <w:pPr>
                  <w:jc w:val="right"/>
                </w:pPr>
              </w:pPrChange>
            </w:pPr>
            <w:ins w:id="13614" w:author="Nick.Tolimieri [2]" w:date="2022-09-09T12:38:00Z">
              <w:del w:id="13615" w:author="Nick.Tolimieri" w:date="2022-09-13T12:37:00Z">
                <w:r w:rsidRPr="001255CF" w:rsidDel="00207938">
                  <w:rPr>
                    <w:rFonts w:asciiTheme="minorHAnsi" w:eastAsiaTheme="minorHAnsi" w:hAnsiTheme="minorHAnsi" w:cstheme="minorBidi"/>
                    <w:sz w:val="22"/>
                    <w:szCs w:val="22"/>
                    <w:rPrChange w:id="13616" w:author="Nick.Tolimieri [2]" w:date="2022-09-09T12:38:00Z">
                      <w:rPr>
                        <w:rFonts w:ascii="Calibri" w:hAnsi="Calibri" w:cs="Calibri"/>
                        <w:color w:val="000000"/>
                        <w:sz w:val="22"/>
                        <w:szCs w:val="22"/>
                      </w:rPr>
                    </w:rPrChange>
                  </w:rPr>
                  <w:delText>0</w:delText>
                </w:r>
              </w:del>
            </w:ins>
          </w:p>
        </w:tc>
        <w:tc>
          <w:tcPr>
            <w:tcW w:w="960" w:type="dxa"/>
            <w:noWrap/>
            <w:hideMark/>
            <w:tcPrChange w:id="136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18" w:author="Nick.Tolimieri [2]" w:date="2022-09-09T12:38:00Z"/>
                <w:del w:id="13619" w:author="Nick.Tolimieri" w:date="2022-09-13T12:37:00Z"/>
                <w:rFonts w:asciiTheme="minorHAnsi" w:eastAsiaTheme="minorHAnsi" w:hAnsiTheme="minorHAnsi" w:cstheme="minorBidi"/>
                <w:sz w:val="22"/>
                <w:szCs w:val="22"/>
                <w:rPrChange w:id="13620" w:author="Nick.Tolimieri [2]" w:date="2022-09-09T12:38:00Z">
                  <w:rPr>
                    <w:ins w:id="13621" w:author="Nick.Tolimieri [2]" w:date="2022-09-09T12:38:00Z"/>
                    <w:del w:id="13622" w:author="Nick.Tolimieri" w:date="2022-09-13T12:37:00Z"/>
                    <w:rFonts w:ascii="Calibri" w:hAnsi="Calibri" w:cs="Calibri"/>
                    <w:color w:val="000000"/>
                    <w:sz w:val="22"/>
                    <w:szCs w:val="22"/>
                  </w:rPr>
                </w:rPrChange>
              </w:rPr>
              <w:pPrChange w:id="13623" w:author="Nick.Tolimieri [2]" w:date="2022-09-09T12:38:00Z">
                <w:pPr>
                  <w:jc w:val="right"/>
                </w:pPr>
              </w:pPrChange>
            </w:pPr>
            <w:ins w:id="13624" w:author="Nick.Tolimieri [2]" w:date="2022-09-09T12:38:00Z">
              <w:del w:id="13625" w:author="Nick.Tolimieri" w:date="2022-09-13T12:37:00Z">
                <w:r w:rsidRPr="001255CF" w:rsidDel="00207938">
                  <w:rPr>
                    <w:rFonts w:asciiTheme="minorHAnsi" w:eastAsiaTheme="minorHAnsi" w:hAnsiTheme="minorHAnsi" w:cstheme="minorBidi"/>
                    <w:sz w:val="22"/>
                    <w:szCs w:val="22"/>
                    <w:rPrChange w:id="13626" w:author="Nick.Tolimieri [2]" w:date="2022-09-09T12:38:00Z">
                      <w:rPr>
                        <w:rFonts w:ascii="Calibri" w:hAnsi="Calibri" w:cs="Calibri"/>
                        <w:color w:val="000000"/>
                        <w:sz w:val="22"/>
                        <w:szCs w:val="22"/>
                      </w:rPr>
                    </w:rPrChange>
                  </w:rPr>
                  <w:delText>0</w:delText>
                </w:r>
              </w:del>
            </w:ins>
          </w:p>
        </w:tc>
        <w:tc>
          <w:tcPr>
            <w:tcW w:w="960" w:type="dxa"/>
            <w:noWrap/>
            <w:hideMark/>
            <w:tcPrChange w:id="136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28" w:author="Nick.Tolimieri [2]" w:date="2022-09-09T12:38:00Z"/>
                <w:del w:id="13629" w:author="Nick.Tolimieri" w:date="2022-09-13T12:37:00Z"/>
                <w:rFonts w:asciiTheme="minorHAnsi" w:eastAsiaTheme="minorHAnsi" w:hAnsiTheme="minorHAnsi" w:cstheme="minorBidi"/>
                <w:sz w:val="22"/>
                <w:szCs w:val="22"/>
                <w:rPrChange w:id="13630" w:author="Nick.Tolimieri [2]" w:date="2022-09-09T12:38:00Z">
                  <w:rPr>
                    <w:ins w:id="13631" w:author="Nick.Tolimieri [2]" w:date="2022-09-09T12:38:00Z"/>
                    <w:del w:id="13632" w:author="Nick.Tolimieri" w:date="2022-09-13T12:37:00Z"/>
                    <w:rFonts w:ascii="Calibri" w:hAnsi="Calibri" w:cs="Calibri"/>
                    <w:color w:val="000000"/>
                    <w:sz w:val="22"/>
                    <w:szCs w:val="22"/>
                  </w:rPr>
                </w:rPrChange>
              </w:rPr>
              <w:pPrChange w:id="13633" w:author="Nick.Tolimieri [2]" w:date="2022-09-09T12:38:00Z">
                <w:pPr/>
              </w:pPrChange>
            </w:pPr>
            <w:ins w:id="13634" w:author="Nick.Tolimieri [2]" w:date="2022-09-09T12:38:00Z">
              <w:del w:id="13635" w:author="Nick.Tolimieri" w:date="2022-09-13T12:37:00Z">
                <w:r w:rsidRPr="001255CF" w:rsidDel="00207938">
                  <w:rPr>
                    <w:rFonts w:asciiTheme="minorHAnsi" w:eastAsiaTheme="minorHAnsi" w:hAnsiTheme="minorHAnsi" w:cstheme="minorBidi"/>
                    <w:sz w:val="22"/>
                    <w:szCs w:val="22"/>
                    <w:rPrChange w:id="13636" w:author="Nick.Tolimieri [2]" w:date="2022-09-09T12:38:00Z">
                      <w:rPr>
                        <w:rFonts w:ascii="Calibri" w:hAnsi="Calibri" w:cs="Calibri"/>
                        <w:color w:val="000000"/>
                        <w:sz w:val="22"/>
                        <w:szCs w:val="22"/>
                      </w:rPr>
                    </w:rPrChange>
                  </w:rPr>
                  <w:delText>NA</w:delText>
                </w:r>
              </w:del>
            </w:ins>
          </w:p>
        </w:tc>
        <w:tc>
          <w:tcPr>
            <w:tcW w:w="960" w:type="dxa"/>
            <w:noWrap/>
            <w:hideMark/>
            <w:tcPrChange w:id="136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38" w:author="Nick.Tolimieri [2]" w:date="2022-09-09T12:38:00Z"/>
                <w:del w:id="13639" w:author="Nick.Tolimieri" w:date="2022-09-13T12:37:00Z"/>
                <w:rFonts w:asciiTheme="minorHAnsi" w:eastAsiaTheme="minorHAnsi" w:hAnsiTheme="minorHAnsi" w:cstheme="minorBidi"/>
                <w:sz w:val="22"/>
                <w:szCs w:val="22"/>
                <w:rPrChange w:id="13640" w:author="Nick.Tolimieri [2]" w:date="2022-09-09T12:38:00Z">
                  <w:rPr>
                    <w:ins w:id="13641" w:author="Nick.Tolimieri [2]" w:date="2022-09-09T12:38:00Z"/>
                    <w:del w:id="13642" w:author="Nick.Tolimieri" w:date="2022-09-13T12:37:00Z"/>
                    <w:rFonts w:ascii="Calibri" w:hAnsi="Calibri" w:cs="Calibri"/>
                    <w:color w:val="000000"/>
                    <w:sz w:val="22"/>
                    <w:szCs w:val="22"/>
                  </w:rPr>
                </w:rPrChange>
              </w:rPr>
              <w:pPrChange w:id="13643" w:author="Nick.Tolimieri [2]" w:date="2022-09-09T12:38:00Z">
                <w:pPr/>
              </w:pPrChange>
            </w:pPr>
            <w:ins w:id="13644" w:author="Nick.Tolimieri [2]" w:date="2022-09-09T12:38:00Z">
              <w:del w:id="13645" w:author="Nick.Tolimieri" w:date="2022-09-13T12:37:00Z">
                <w:r w:rsidRPr="001255CF" w:rsidDel="00207938">
                  <w:rPr>
                    <w:rFonts w:asciiTheme="minorHAnsi" w:eastAsiaTheme="minorHAnsi" w:hAnsiTheme="minorHAnsi" w:cstheme="minorBidi"/>
                    <w:sz w:val="22"/>
                    <w:szCs w:val="22"/>
                    <w:rPrChange w:id="13646" w:author="Nick.Tolimieri [2]" w:date="2022-09-09T12:38:00Z">
                      <w:rPr>
                        <w:rFonts w:ascii="Calibri" w:hAnsi="Calibri" w:cs="Calibri"/>
                        <w:color w:val="000000"/>
                        <w:sz w:val="22"/>
                        <w:szCs w:val="22"/>
                      </w:rPr>
                    </w:rPrChange>
                  </w:rPr>
                  <w:delText>NA</w:delText>
                </w:r>
              </w:del>
            </w:ins>
          </w:p>
        </w:tc>
        <w:tc>
          <w:tcPr>
            <w:tcW w:w="960" w:type="dxa"/>
            <w:noWrap/>
            <w:hideMark/>
            <w:tcPrChange w:id="136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48" w:author="Nick.Tolimieri [2]" w:date="2022-09-09T12:38:00Z"/>
                <w:del w:id="13649" w:author="Nick.Tolimieri" w:date="2022-09-13T12:37:00Z"/>
                <w:rFonts w:asciiTheme="minorHAnsi" w:eastAsiaTheme="minorHAnsi" w:hAnsiTheme="minorHAnsi" w:cstheme="minorBidi"/>
                <w:sz w:val="22"/>
                <w:szCs w:val="22"/>
                <w:rPrChange w:id="13650" w:author="Nick.Tolimieri [2]" w:date="2022-09-09T12:38:00Z">
                  <w:rPr>
                    <w:ins w:id="13651" w:author="Nick.Tolimieri [2]" w:date="2022-09-09T12:38:00Z"/>
                    <w:del w:id="13652" w:author="Nick.Tolimieri" w:date="2022-09-13T12:37:00Z"/>
                    <w:rFonts w:ascii="Calibri" w:hAnsi="Calibri" w:cs="Calibri"/>
                    <w:color w:val="000000"/>
                    <w:sz w:val="22"/>
                    <w:szCs w:val="22"/>
                  </w:rPr>
                </w:rPrChange>
              </w:rPr>
              <w:pPrChange w:id="13653" w:author="Nick.Tolimieri [2]" w:date="2022-09-09T12:38:00Z">
                <w:pPr/>
              </w:pPrChange>
            </w:pPr>
            <w:ins w:id="13654" w:author="Nick.Tolimieri [2]" w:date="2022-09-09T12:38:00Z">
              <w:del w:id="13655" w:author="Nick.Tolimieri" w:date="2022-09-13T12:37:00Z">
                <w:r w:rsidRPr="001255CF" w:rsidDel="00207938">
                  <w:rPr>
                    <w:rFonts w:asciiTheme="minorHAnsi" w:eastAsiaTheme="minorHAnsi" w:hAnsiTheme="minorHAnsi" w:cstheme="minorBidi"/>
                    <w:sz w:val="22"/>
                    <w:szCs w:val="22"/>
                    <w:rPrChange w:id="13656" w:author="Nick.Tolimieri [2]" w:date="2022-09-09T12:38:00Z">
                      <w:rPr>
                        <w:rFonts w:ascii="Calibri" w:hAnsi="Calibri" w:cs="Calibri"/>
                        <w:color w:val="000000"/>
                        <w:sz w:val="22"/>
                        <w:szCs w:val="22"/>
                      </w:rPr>
                    </w:rPrChange>
                  </w:rPr>
                  <w:delText>NA</w:delText>
                </w:r>
              </w:del>
            </w:ins>
          </w:p>
        </w:tc>
        <w:tc>
          <w:tcPr>
            <w:tcW w:w="960" w:type="dxa"/>
            <w:noWrap/>
            <w:hideMark/>
            <w:tcPrChange w:id="136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58" w:author="Nick.Tolimieri [2]" w:date="2022-09-09T12:38:00Z"/>
                <w:del w:id="13659" w:author="Nick.Tolimieri" w:date="2022-09-13T12:37:00Z"/>
                <w:rFonts w:asciiTheme="minorHAnsi" w:eastAsiaTheme="minorHAnsi" w:hAnsiTheme="minorHAnsi" w:cstheme="minorBidi"/>
                <w:sz w:val="22"/>
                <w:szCs w:val="22"/>
                <w:rPrChange w:id="13660" w:author="Nick.Tolimieri [2]" w:date="2022-09-09T12:38:00Z">
                  <w:rPr>
                    <w:ins w:id="13661" w:author="Nick.Tolimieri [2]" w:date="2022-09-09T12:38:00Z"/>
                    <w:del w:id="13662" w:author="Nick.Tolimieri" w:date="2022-09-13T12:37:00Z"/>
                    <w:rFonts w:ascii="Calibri" w:hAnsi="Calibri" w:cs="Calibri"/>
                    <w:color w:val="000000"/>
                    <w:sz w:val="22"/>
                    <w:szCs w:val="22"/>
                  </w:rPr>
                </w:rPrChange>
              </w:rPr>
              <w:pPrChange w:id="13663" w:author="Nick.Tolimieri [2]" w:date="2022-09-09T12:38:00Z">
                <w:pPr/>
              </w:pPrChange>
            </w:pPr>
            <w:ins w:id="13664" w:author="Nick.Tolimieri [2]" w:date="2022-09-09T12:38:00Z">
              <w:del w:id="13665" w:author="Nick.Tolimieri" w:date="2022-09-13T12:37:00Z">
                <w:r w:rsidRPr="001255CF" w:rsidDel="00207938">
                  <w:rPr>
                    <w:rFonts w:asciiTheme="minorHAnsi" w:eastAsiaTheme="minorHAnsi" w:hAnsiTheme="minorHAnsi" w:cstheme="minorBidi"/>
                    <w:sz w:val="22"/>
                    <w:szCs w:val="22"/>
                    <w:rPrChange w:id="13666"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667" w:author="Nick.Tolimieri [2]" w:date="2022-09-09T12:38:00Z"/>
          <w:del w:id="13668" w:author="Nick.Tolimieri" w:date="2022-09-13T12:37:00Z"/>
          <w:trPrChange w:id="13669" w:author="Nick.Tolimieri [2]" w:date="2022-09-09T12:38:00Z">
            <w:trPr>
              <w:divId w:val="1429738465"/>
              <w:trHeight w:val="300"/>
            </w:trPr>
          </w:trPrChange>
        </w:trPr>
        <w:tc>
          <w:tcPr>
            <w:tcW w:w="960" w:type="dxa"/>
            <w:noWrap/>
            <w:hideMark/>
            <w:tcPrChange w:id="136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71" w:author="Nick.Tolimieri [2]" w:date="2022-09-09T12:38:00Z"/>
                <w:del w:id="13672" w:author="Nick.Tolimieri" w:date="2022-09-13T12:37:00Z"/>
                <w:rFonts w:asciiTheme="minorHAnsi" w:eastAsiaTheme="minorHAnsi" w:hAnsiTheme="minorHAnsi" w:cstheme="minorBidi"/>
                <w:sz w:val="22"/>
                <w:szCs w:val="22"/>
                <w:rPrChange w:id="13673" w:author="Nick.Tolimieri [2]" w:date="2022-09-09T12:38:00Z">
                  <w:rPr>
                    <w:ins w:id="13674" w:author="Nick.Tolimieri [2]" w:date="2022-09-09T12:38:00Z"/>
                    <w:del w:id="13675" w:author="Nick.Tolimieri" w:date="2022-09-13T12:37:00Z"/>
                    <w:rFonts w:ascii="Calibri" w:hAnsi="Calibri" w:cs="Calibri"/>
                    <w:color w:val="000000"/>
                    <w:sz w:val="22"/>
                    <w:szCs w:val="22"/>
                  </w:rPr>
                </w:rPrChange>
              </w:rPr>
              <w:pPrChange w:id="13676" w:author="Nick.Tolimieri [2]" w:date="2022-09-09T12:38:00Z">
                <w:pPr/>
              </w:pPrChange>
            </w:pPr>
            <w:ins w:id="13677" w:author="Nick.Tolimieri [2]" w:date="2022-09-09T12:38:00Z">
              <w:del w:id="13678" w:author="Nick.Tolimieri" w:date="2022-09-13T12:37:00Z">
                <w:r w:rsidRPr="001255CF" w:rsidDel="00207938">
                  <w:rPr>
                    <w:rFonts w:asciiTheme="minorHAnsi" w:eastAsiaTheme="minorHAnsi" w:hAnsiTheme="minorHAnsi" w:cstheme="minorBidi"/>
                    <w:sz w:val="22"/>
                    <w:szCs w:val="22"/>
                    <w:rPrChange w:id="13679" w:author="Nick.Tolimieri [2]" w:date="2022-09-09T12:38:00Z">
                      <w:rPr>
                        <w:rFonts w:ascii="Calibri" w:hAnsi="Calibri" w:cs="Calibri"/>
                        <w:color w:val="000000"/>
                        <w:sz w:val="22"/>
                        <w:szCs w:val="22"/>
                      </w:rPr>
                    </w:rPrChange>
                  </w:rPr>
                  <w:delText>Cape Alava</w:delText>
                </w:r>
              </w:del>
            </w:ins>
          </w:p>
        </w:tc>
        <w:tc>
          <w:tcPr>
            <w:tcW w:w="960" w:type="dxa"/>
            <w:noWrap/>
            <w:hideMark/>
            <w:tcPrChange w:id="136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81" w:author="Nick.Tolimieri [2]" w:date="2022-09-09T12:38:00Z"/>
                <w:del w:id="13682" w:author="Nick.Tolimieri" w:date="2022-09-13T12:37:00Z"/>
                <w:rFonts w:asciiTheme="minorHAnsi" w:eastAsiaTheme="minorHAnsi" w:hAnsiTheme="minorHAnsi" w:cstheme="minorBidi"/>
                <w:sz w:val="22"/>
                <w:szCs w:val="22"/>
                <w:rPrChange w:id="13683" w:author="Nick.Tolimieri [2]" w:date="2022-09-09T12:38:00Z">
                  <w:rPr>
                    <w:ins w:id="13684" w:author="Nick.Tolimieri [2]" w:date="2022-09-09T12:38:00Z"/>
                    <w:del w:id="13685" w:author="Nick.Tolimieri" w:date="2022-09-13T12:37:00Z"/>
                    <w:rFonts w:ascii="Calibri" w:hAnsi="Calibri" w:cs="Calibri"/>
                    <w:color w:val="000000"/>
                    <w:sz w:val="22"/>
                    <w:szCs w:val="22"/>
                  </w:rPr>
                </w:rPrChange>
              </w:rPr>
              <w:pPrChange w:id="13686" w:author="Nick.Tolimieri [2]" w:date="2022-09-09T12:38:00Z">
                <w:pPr>
                  <w:jc w:val="right"/>
                </w:pPr>
              </w:pPrChange>
            </w:pPr>
            <w:ins w:id="13687" w:author="Nick.Tolimieri [2]" w:date="2022-09-09T12:38:00Z">
              <w:del w:id="13688" w:author="Nick.Tolimieri" w:date="2022-09-13T12:37:00Z">
                <w:r w:rsidRPr="001255CF" w:rsidDel="00207938">
                  <w:rPr>
                    <w:rFonts w:asciiTheme="minorHAnsi" w:eastAsiaTheme="minorHAnsi" w:hAnsiTheme="minorHAnsi" w:cstheme="minorBidi"/>
                    <w:sz w:val="22"/>
                    <w:szCs w:val="22"/>
                    <w:rPrChange w:id="13689" w:author="Nick.Tolimieri [2]" w:date="2022-09-09T12:38:00Z">
                      <w:rPr>
                        <w:rFonts w:ascii="Calibri" w:hAnsi="Calibri" w:cs="Calibri"/>
                        <w:color w:val="000000"/>
                        <w:sz w:val="22"/>
                        <w:szCs w:val="22"/>
                      </w:rPr>
                    </w:rPrChange>
                  </w:rPr>
                  <w:delText>2010</w:delText>
                </w:r>
              </w:del>
            </w:ins>
          </w:p>
        </w:tc>
        <w:tc>
          <w:tcPr>
            <w:tcW w:w="960" w:type="dxa"/>
            <w:noWrap/>
            <w:hideMark/>
            <w:tcPrChange w:id="136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91" w:author="Nick.Tolimieri [2]" w:date="2022-09-09T12:38:00Z"/>
                <w:del w:id="13692" w:author="Nick.Tolimieri" w:date="2022-09-13T12:37:00Z"/>
                <w:rFonts w:asciiTheme="minorHAnsi" w:eastAsiaTheme="minorHAnsi" w:hAnsiTheme="minorHAnsi" w:cstheme="minorBidi"/>
                <w:sz w:val="22"/>
                <w:szCs w:val="22"/>
                <w:rPrChange w:id="13693" w:author="Nick.Tolimieri [2]" w:date="2022-09-09T12:38:00Z">
                  <w:rPr>
                    <w:ins w:id="13694" w:author="Nick.Tolimieri [2]" w:date="2022-09-09T12:38:00Z"/>
                    <w:del w:id="13695" w:author="Nick.Tolimieri" w:date="2022-09-13T12:37:00Z"/>
                    <w:rFonts w:ascii="Calibri" w:hAnsi="Calibri" w:cs="Calibri"/>
                    <w:color w:val="000000"/>
                    <w:sz w:val="22"/>
                    <w:szCs w:val="22"/>
                  </w:rPr>
                </w:rPrChange>
              </w:rPr>
              <w:pPrChange w:id="13696" w:author="Nick.Tolimieri [2]" w:date="2022-09-09T12:38:00Z">
                <w:pPr>
                  <w:jc w:val="right"/>
                </w:pPr>
              </w:pPrChange>
            </w:pPr>
            <w:ins w:id="13697" w:author="Nick.Tolimieri [2]" w:date="2022-09-09T12:38:00Z">
              <w:del w:id="13698" w:author="Nick.Tolimieri" w:date="2022-09-13T12:37:00Z">
                <w:r w:rsidRPr="001255CF" w:rsidDel="00207938">
                  <w:rPr>
                    <w:rFonts w:asciiTheme="minorHAnsi" w:eastAsiaTheme="minorHAnsi" w:hAnsiTheme="minorHAnsi" w:cstheme="minorBidi"/>
                    <w:sz w:val="22"/>
                    <w:szCs w:val="22"/>
                    <w:rPrChange w:id="13699" w:author="Nick.Tolimieri [2]" w:date="2022-09-09T12:38:00Z">
                      <w:rPr>
                        <w:rFonts w:ascii="Calibri" w:hAnsi="Calibri" w:cs="Calibri"/>
                        <w:color w:val="000000"/>
                        <w:sz w:val="22"/>
                        <w:szCs w:val="22"/>
                      </w:rPr>
                    </w:rPrChange>
                  </w:rPr>
                  <w:delText>0</w:delText>
                </w:r>
              </w:del>
            </w:ins>
          </w:p>
        </w:tc>
        <w:tc>
          <w:tcPr>
            <w:tcW w:w="960" w:type="dxa"/>
            <w:noWrap/>
            <w:hideMark/>
            <w:tcPrChange w:id="137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01" w:author="Nick.Tolimieri [2]" w:date="2022-09-09T12:38:00Z"/>
                <w:del w:id="13702" w:author="Nick.Tolimieri" w:date="2022-09-13T12:37:00Z"/>
                <w:rFonts w:asciiTheme="minorHAnsi" w:eastAsiaTheme="minorHAnsi" w:hAnsiTheme="minorHAnsi" w:cstheme="minorBidi"/>
                <w:sz w:val="22"/>
                <w:szCs w:val="22"/>
                <w:rPrChange w:id="13703" w:author="Nick.Tolimieri [2]" w:date="2022-09-09T12:38:00Z">
                  <w:rPr>
                    <w:ins w:id="13704" w:author="Nick.Tolimieri [2]" w:date="2022-09-09T12:38:00Z"/>
                    <w:del w:id="13705" w:author="Nick.Tolimieri" w:date="2022-09-13T12:37:00Z"/>
                    <w:rFonts w:ascii="Calibri" w:hAnsi="Calibri" w:cs="Calibri"/>
                    <w:color w:val="000000"/>
                    <w:sz w:val="22"/>
                    <w:szCs w:val="22"/>
                  </w:rPr>
                </w:rPrChange>
              </w:rPr>
              <w:pPrChange w:id="13706" w:author="Nick.Tolimieri [2]" w:date="2022-09-09T12:38:00Z">
                <w:pPr>
                  <w:jc w:val="right"/>
                </w:pPr>
              </w:pPrChange>
            </w:pPr>
            <w:ins w:id="13707" w:author="Nick.Tolimieri [2]" w:date="2022-09-09T12:38:00Z">
              <w:del w:id="13708" w:author="Nick.Tolimieri" w:date="2022-09-13T12:37:00Z">
                <w:r w:rsidRPr="001255CF" w:rsidDel="00207938">
                  <w:rPr>
                    <w:rFonts w:asciiTheme="minorHAnsi" w:eastAsiaTheme="minorHAnsi" w:hAnsiTheme="minorHAnsi" w:cstheme="minorBidi"/>
                    <w:sz w:val="22"/>
                    <w:szCs w:val="22"/>
                    <w:rPrChange w:id="13709" w:author="Nick.Tolimieri [2]" w:date="2022-09-09T12:38:00Z">
                      <w:rPr>
                        <w:rFonts w:ascii="Calibri" w:hAnsi="Calibri" w:cs="Calibri"/>
                        <w:color w:val="000000"/>
                        <w:sz w:val="22"/>
                        <w:szCs w:val="22"/>
                      </w:rPr>
                    </w:rPrChange>
                  </w:rPr>
                  <w:delText>20</w:delText>
                </w:r>
              </w:del>
            </w:ins>
          </w:p>
        </w:tc>
        <w:tc>
          <w:tcPr>
            <w:tcW w:w="960" w:type="dxa"/>
            <w:noWrap/>
            <w:hideMark/>
            <w:tcPrChange w:id="137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11" w:author="Nick.Tolimieri [2]" w:date="2022-09-09T12:38:00Z"/>
                <w:del w:id="13712" w:author="Nick.Tolimieri" w:date="2022-09-13T12:37:00Z"/>
                <w:rFonts w:asciiTheme="minorHAnsi" w:eastAsiaTheme="minorHAnsi" w:hAnsiTheme="minorHAnsi" w:cstheme="minorBidi"/>
                <w:sz w:val="22"/>
                <w:szCs w:val="22"/>
                <w:rPrChange w:id="13713" w:author="Nick.Tolimieri [2]" w:date="2022-09-09T12:38:00Z">
                  <w:rPr>
                    <w:ins w:id="13714" w:author="Nick.Tolimieri [2]" w:date="2022-09-09T12:38:00Z"/>
                    <w:del w:id="13715" w:author="Nick.Tolimieri" w:date="2022-09-13T12:37:00Z"/>
                    <w:rFonts w:ascii="Calibri" w:hAnsi="Calibri" w:cs="Calibri"/>
                    <w:color w:val="000000"/>
                    <w:sz w:val="22"/>
                    <w:szCs w:val="22"/>
                  </w:rPr>
                </w:rPrChange>
              </w:rPr>
              <w:pPrChange w:id="13716" w:author="Nick.Tolimieri [2]" w:date="2022-09-09T12:38:00Z">
                <w:pPr>
                  <w:jc w:val="right"/>
                </w:pPr>
              </w:pPrChange>
            </w:pPr>
            <w:ins w:id="13717" w:author="Nick.Tolimieri [2]" w:date="2022-09-09T12:38:00Z">
              <w:del w:id="13718" w:author="Nick.Tolimieri" w:date="2022-09-13T12:37:00Z">
                <w:r w:rsidRPr="001255CF" w:rsidDel="00207938">
                  <w:rPr>
                    <w:rFonts w:asciiTheme="minorHAnsi" w:eastAsiaTheme="minorHAnsi" w:hAnsiTheme="minorHAnsi" w:cstheme="minorBidi"/>
                    <w:sz w:val="22"/>
                    <w:szCs w:val="22"/>
                    <w:rPrChange w:id="13719" w:author="Nick.Tolimieri [2]" w:date="2022-09-09T12:38:00Z">
                      <w:rPr>
                        <w:rFonts w:ascii="Calibri" w:hAnsi="Calibri" w:cs="Calibri"/>
                        <w:color w:val="000000"/>
                        <w:sz w:val="22"/>
                        <w:szCs w:val="22"/>
                      </w:rPr>
                    </w:rPrChange>
                  </w:rPr>
                  <w:delText>2</w:delText>
                </w:r>
              </w:del>
            </w:ins>
          </w:p>
        </w:tc>
        <w:tc>
          <w:tcPr>
            <w:tcW w:w="960" w:type="dxa"/>
            <w:noWrap/>
            <w:hideMark/>
            <w:tcPrChange w:id="137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21" w:author="Nick.Tolimieri [2]" w:date="2022-09-09T12:38:00Z"/>
                <w:del w:id="13722" w:author="Nick.Tolimieri" w:date="2022-09-13T12:37:00Z"/>
                <w:rFonts w:asciiTheme="minorHAnsi" w:eastAsiaTheme="minorHAnsi" w:hAnsiTheme="minorHAnsi" w:cstheme="minorBidi"/>
                <w:sz w:val="22"/>
                <w:szCs w:val="22"/>
                <w:rPrChange w:id="13723" w:author="Nick.Tolimieri [2]" w:date="2022-09-09T12:38:00Z">
                  <w:rPr>
                    <w:ins w:id="13724" w:author="Nick.Tolimieri [2]" w:date="2022-09-09T12:38:00Z"/>
                    <w:del w:id="13725" w:author="Nick.Tolimieri" w:date="2022-09-13T12:37:00Z"/>
                    <w:rFonts w:ascii="Calibri" w:hAnsi="Calibri" w:cs="Calibri"/>
                    <w:color w:val="000000"/>
                    <w:sz w:val="22"/>
                    <w:szCs w:val="22"/>
                  </w:rPr>
                </w:rPrChange>
              </w:rPr>
              <w:pPrChange w:id="13726" w:author="Nick.Tolimieri [2]" w:date="2022-09-09T12:38:00Z">
                <w:pPr>
                  <w:jc w:val="right"/>
                </w:pPr>
              </w:pPrChange>
            </w:pPr>
            <w:ins w:id="13727" w:author="Nick.Tolimieri [2]" w:date="2022-09-09T12:38:00Z">
              <w:del w:id="13728" w:author="Nick.Tolimieri" w:date="2022-09-13T12:37:00Z">
                <w:r w:rsidRPr="001255CF" w:rsidDel="00207938">
                  <w:rPr>
                    <w:rFonts w:asciiTheme="minorHAnsi" w:eastAsiaTheme="minorHAnsi" w:hAnsiTheme="minorHAnsi" w:cstheme="minorBidi"/>
                    <w:sz w:val="22"/>
                    <w:szCs w:val="22"/>
                    <w:rPrChange w:id="13729" w:author="Nick.Tolimieri [2]" w:date="2022-09-09T12:38:00Z">
                      <w:rPr>
                        <w:rFonts w:ascii="Calibri" w:hAnsi="Calibri" w:cs="Calibri"/>
                        <w:color w:val="000000"/>
                        <w:sz w:val="22"/>
                        <w:szCs w:val="22"/>
                      </w:rPr>
                    </w:rPrChange>
                  </w:rPr>
                  <w:delText>11</w:delText>
                </w:r>
              </w:del>
            </w:ins>
          </w:p>
        </w:tc>
        <w:tc>
          <w:tcPr>
            <w:tcW w:w="960" w:type="dxa"/>
            <w:noWrap/>
            <w:hideMark/>
            <w:tcPrChange w:id="137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31" w:author="Nick.Tolimieri [2]" w:date="2022-09-09T12:38:00Z"/>
                <w:del w:id="13732" w:author="Nick.Tolimieri" w:date="2022-09-13T12:37:00Z"/>
                <w:rFonts w:asciiTheme="minorHAnsi" w:eastAsiaTheme="minorHAnsi" w:hAnsiTheme="minorHAnsi" w:cstheme="minorBidi"/>
                <w:sz w:val="22"/>
                <w:szCs w:val="22"/>
                <w:rPrChange w:id="13733" w:author="Nick.Tolimieri [2]" w:date="2022-09-09T12:38:00Z">
                  <w:rPr>
                    <w:ins w:id="13734" w:author="Nick.Tolimieri [2]" w:date="2022-09-09T12:38:00Z"/>
                    <w:del w:id="13735" w:author="Nick.Tolimieri" w:date="2022-09-13T12:37:00Z"/>
                    <w:rFonts w:ascii="Calibri" w:hAnsi="Calibri" w:cs="Calibri"/>
                    <w:color w:val="000000"/>
                    <w:sz w:val="22"/>
                    <w:szCs w:val="22"/>
                  </w:rPr>
                </w:rPrChange>
              </w:rPr>
              <w:pPrChange w:id="13736" w:author="Nick.Tolimieri [2]" w:date="2022-09-09T12:38:00Z">
                <w:pPr>
                  <w:jc w:val="right"/>
                </w:pPr>
              </w:pPrChange>
            </w:pPr>
            <w:ins w:id="13737" w:author="Nick.Tolimieri [2]" w:date="2022-09-09T12:38:00Z">
              <w:del w:id="13738" w:author="Nick.Tolimieri" w:date="2022-09-13T12:37:00Z">
                <w:r w:rsidRPr="001255CF" w:rsidDel="00207938">
                  <w:rPr>
                    <w:rFonts w:asciiTheme="minorHAnsi" w:eastAsiaTheme="minorHAnsi" w:hAnsiTheme="minorHAnsi" w:cstheme="minorBidi"/>
                    <w:sz w:val="22"/>
                    <w:szCs w:val="22"/>
                    <w:rPrChange w:id="13739" w:author="Nick.Tolimieri [2]" w:date="2022-09-09T12:38:00Z">
                      <w:rPr>
                        <w:rFonts w:ascii="Calibri" w:hAnsi="Calibri" w:cs="Calibri"/>
                        <w:color w:val="000000"/>
                        <w:sz w:val="22"/>
                        <w:szCs w:val="22"/>
                      </w:rPr>
                    </w:rPrChange>
                  </w:rPr>
                  <w:delText>5</w:delText>
                </w:r>
              </w:del>
            </w:ins>
          </w:p>
        </w:tc>
        <w:tc>
          <w:tcPr>
            <w:tcW w:w="960" w:type="dxa"/>
            <w:noWrap/>
            <w:hideMark/>
            <w:tcPrChange w:id="137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41" w:author="Nick.Tolimieri [2]" w:date="2022-09-09T12:38:00Z"/>
                <w:del w:id="13742" w:author="Nick.Tolimieri" w:date="2022-09-13T12:37:00Z"/>
                <w:rFonts w:asciiTheme="minorHAnsi" w:eastAsiaTheme="minorHAnsi" w:hAnsiTheme="minorHAnsi" w:cstheme="minorBidi"/>
                <w:sz w:val="22"/>
                <w:szCs w:val="22"/>
                <w:rPrChange w:id="13743" w:author="Nick.Tolimieri [2]" w:date="2022-09-09T12:38:00Z">
                  <w:rPr>
                    <w:ins w:id="13744" w:author="Nick.Tolimieri [2]" w:date="2022-09-09T12:38:00Z"/>
                    <w:del w:id="13745" w:author="Nick.Tolimieri" w:date="2022-09-13T12:37:00Z"/>
                    <w:rFonts w:ascii="Calibri" w:hAnsi="Calibri" w:cs="Calibri"/>
                    <w:color w:val="000000"/>
                    <w:sz w:val="22"/>
                    <w:szCs w:val="22"/>
                  </w:rPr>
                </w:rPrChange>
              </w:rPr>
              <w:pPrChange w:id="13746" w:author="Nick.Tolimieri [2]" w:date="2022-09-09T12:38:00Z">
                <w:pPr>
                  <w:jc w:val="right"/>
                </w:pPr>
              </w:pPrChange>
            </w:pPr>
            <w:ins w:id="13747" w:author="Nick.Tolimieri [2]" w:date="2022-09-09T12:38:00Z">
              <w:del w:id="13748" w:author="Nick.Tolimieri" w:date="2022-09-13T12:37:00Z">
                <w:r w:rsidRPr="001255CF" w:rsidDel="00207938">
                  <w:rPr>
                    <w:rFonts w:asciiTheme="minorHAnsi" w:eastAsiaTheme="minorHAnsi" w:hAnsiTheme="minorHAnsi" w:cstheme="minorBidi"/>
                    <w:sz w:val="22"/>
                    <w:szCs w:val="22"/>
                    <w:rPrChange w:id="13749" w:author="Nick.Tolimieri [2]" w:date="2022-09-09T12:38:00Z">
                      <w:rPr>
                        <w:rFonts w:ascii="Calibri" w:hAnsi="Calibri" w:cs="Calibri"/>
                        <w:color w:val="000000"/>
                        <w:sz w:val="22"/>
                        <w:szCs w:val="22"/>
                      </w:rPr>
                    </w:rPrChange>
                  </w:rPr>
                  <w:delText>6</w:delText>
                </w:r>
              </w:del>
            </w:ins>
          </w:p>
        </w:tc>
        <w:tc>
          <w:tcPr>
            <w:tcW w:w="960" w:type="dxa"/>
            <w:noWrap/>
            <w:hideMark/>
            <w:tcPrChange w:id="137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51" w:author="Nick.Tolimieri [2]" w:date="2022-09-09T12:38:00Z"/>
                <w:del w:id="13752" w:author="Nick.Tolimieri" w:date="2022-09-13T12:37:00Z"/>
                <w:rFonts w:asciiTheme="minorHAnsi" w:eastAsiaTheme="minorHAnsi" w:hAnsiTheme="minorHAnsi" w:cstheme="minorBidi"/>
                <w:sz w:val="22"/>
                <w:szCs w:val="22"/>
                <w:rPrChange w:id="13753" w:author="Nick.Tolimieri [2]" w:date="2022-09-09T12:38:00Z">
                  <w:rPr>
                    <w:ins w:id="13754" w:author="Nick.Tolimieri [2]" w:date="2022-09-09T12:38:00Z"/>
                    <w:del w:id="13755" w:author="Nick.Tolimieri" w:date="2022-09-13T12:37:00Z"/>
                    <w:rFonts w:ascii="Calibri" w:hAnsi="Calibri" w:cs="Calibri"/>
                    <w:color w:val="000000"/>
                    <w:sz w:val="22"/>
                    <w:szCs w:val="22"/>
                  </w:rPr>
                </w:rPrChange>
              </w:rPr>
              <w:pPrChange w:id="13756" w:author="Nick.Tolimieri [2]" w:date="2022-09-09T12:38:00Z">
                <w:pPr>
                  <w:jc w:val="right"/>
                </w:pPr>
              </w:pPrChange>
            </w:pPr>
            <w:ins w:id="13757" w:author="Nick.Tolimieri [2]" w:date="2022-09-09T12:38:00Z">
              <w:del w:id="13758" w:author="Nick.Tolimieri" w:date="2022-09-13T12:37:00Z">
                <w:r w:rsidRPr="001255CF" w:rsidDel="00207938">
                  <w:rPr>
                    <w:rFonts w:asciiTheme="minorHAnsi" w:eastAsiaTheme="minorHAnsi" w:hAnsiTheme="minorHAnsi" w:cstheme="minorBidi"/>
                    <w:sz w:val="22"/>
                    <w:szCs w:val="22"/>
                    <w:rPrChange w:id="13759" w:author="Nick.Tolimieri [2]" w:date="2022-09-09T12:38:00Z">
                      <w:rPr>
                        <w:rFonts w:ascii="Calibri" w:hAnsi="Calibri" w:cs="Calibri"/>
                        <w:color w:val="000000"/>
                        <w:sz w:val="22"/>
                        <w:szCs w:val="22"/>
                      </w:rPr>
                    </w:rPrChange>
                  </w:rPr>
                  <w:delText>1.57</w:delText>
                </w:r>
              </w:del>
            </w:ins>
          </w:p>
        </w:tc>
        <w:tc>
          <w:tcPr>
            <w:tcW w:w="960" w:type="dxa"/>
            <w:noWrap/>
            <w:hideMark/>
            <w:tcPrChange w:id="137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61" w:author="Nick.Tolimieri [2]" w:date="2022-09-09T12:38:00Z"/>
                <w:del w:id="13762" w:author="Nick.Tolimieri" w:date="2022-09-13T12:37:00Z"/>
                <w:rFonts w:asciiTheme="minorHAnsi" w:eastAsiaTheme="minorHAnsi" w:hAnsiTheme="minorHAnsi" w:cstheme="minorBidi"/>
                <w:sz w:val="22"/>
                <w:szCs w:val="22"/>
                <w:rPrChange w:id="13763" w:author="Nick.Tolimieri [2]" w:date="2022-09-09T12:38:00Z">
                  <w:rPr>
                    <w:ins w:id="13764" w:author="Nick.Tolimieri [2]" w:date="2022-09-09T12:38:00Z"/>
                    <w:del w:id="13765" w:author="Nick.Tolimieri" w:date="2022-09-13T12:37:00Z"/>
                    <w:rFonts w:ascii="Calibri" w:hAnsi="Calibri" w:cs="Calibri"/>
                    <w:color w:val="000000"/>
                    <w:sz w:val="22"/>
                    <w:szCs w:val="22"/>
                  </w:rPr>
                </w:rPrChange>
              </w:rPr>
              <w:pPrChange w:id="13766" w:author="Nick.Tolimieri [2]" w:date="2022-09-09T12:38:00Z">
                <w:pPr>
                  <w:jc w:val="right"/>
                </w:pPr>
              </w:pPrChange>
            </w:pPr>
            <w:ins w:id="13767" w:author="Nick.Tolimieri [2]" w:date="2022-09-09T12:38:00Z">
              <w:del w:id="13768" w:author="Nick.Tolimieri" w:date="2022-09-13T12:37:00Z">
                <w:r w:rsidRPr="001255CF" w:rsidDel="00207938">
                  <w:rPr>
                    <w:rFonts w:asciiTheme="minorHAnsi" w:eastAsiaTheme="minorHAnsi" w:hAnsiTheme="minorHAnsi" w:cstheme="minorBidi"/>
                    <w:sz w:val="22"/>
                    <w:szCs w:val="22"/>
                    <w:rPrChange w:id="13769" w:author="Nick.Tolimieri [2]" w:date="2022-09-09T12:38:00Z">
                      <w:rPr>
                        <w:rFonts w:ascii="Calibri" w:hAnsi="Calibri" w:cs="Calibri"/>
                        <w:color w:val="000000"/>
                        <w:sz w:val="22"/>
                        <w:szCs w:val="22"/>
                      </w:rPr>
                    </w:rPrChange>
                  </w:rPr>
                  <w:delText>0.13</w:delText>
                </w:r>
              </w:del>
            </w:ins>
          </w:p>
        </w:tc>
      </w:tr>
      <w:tr w:rsidR="001255CF" w:rsidRPr="001255CF" w:rsidDel="00207938" w:rsidTr="001255CF">
        <w:trPr>
          <w:divId w:val="1429738465"/>
          <w:trHeight w:val="300"/>
          <w:ins w:id="13770" w:author="Nick.Tolimieri [2]" w:date="2022-09-09T12:38:00Z"/>
          <w:del w:id="13771" w:author="Nick.Tolimieri" w:date="2022-09-13T12:37:00Z"/>
          <w:trPrChange w:id="13772" w:author="Nick.Tolimieri [2]" w:date="2022-09-09T12:38:00Z">
            <w:trPr>
              <w:divId w:val="1429738465"/>
              <w:trHeight w:val="300"/>
            </w:trPr>
          </w:trPrChange>
        </w:trPr>
        <w:tc>
          <w:tcPr>
            <w:tcW w:w="960" w:type="dxa"/>
            <w:noWrap/>
            <w:hideMark/>
            <w:tcPrChange w:id="137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74" w:author="Nick.Tolimieri [2]" w:date="2022-09-09T12:38:00Z"/>
                <w:del w:id="13775" w:author="Nick.Tolimieri" w:date="2022-09-13T12:37:00Z"/>
                <w:rFonts w:asciiTheme="minorHAnsi" w:eastAsiaTheme="minorHAnsi" w:hAnsiTheme="minorHAnsi" w:cstheme="minorBidi"/>
                <w:sz w:val="22"/>
                <w:szCs w:val="22"/>
                <w:rPrChange w:id="13776" w:author="Nick.Tolimieri [2]" w:date="2022-09-09T12:38:00Z">
                  <w:rPr>
                    <w:ins w:id="13777" w:author="Nick.Tolimieri [2]" w:date="2022-09-09T12:38:00Z"/>
                    <w:del w:id="13778" w:author="Nick.Tolimieri" w:date="2022-09-13T12:37:00Z"/>
                    <w:rFonts w:ascii="Calibri" w:hAnsi="Calibri" w:cs="Calibri"/>
                    <w:color w:val="000000"/>
                    <w:sz w:val="22"/>
                    <w:szCs w:val="22"/>
                  </w:rPr>
                </w:rPrChange>
              </w:rPr>
              <w:pPrChange w:id="13779" w:author="Nick.Tolimieri [2]" w:date="2022-09-09T12:38:00Z">
                <w:pPr/>
              </w:pPrChange>
            </w:pPr>
            <w:ins w:id="13780" w:author="Nick.Tolimieri [2]" w:date="2022-09-09T12:38:00Z">
              <w:del w:id="13781" w:author="Nick.Tolimieri" w:date="2022-09-13T12:37:00Z">
                <w:r w:rsidRPr="001255CF" w:rsidDel="00207938">
                  <w:rPr>
                    <w:rFonts w:asciiTheme="minorHAnsi" w:eastAsiaTheme="minorHAnsi" w:hAnsiTheme="minorHAnsi" w:cstheme="minorBidi"/>
                    <w:sz w:val="22"/>
                    <w:szCs w:val="22"/>
                    <w:rPrChange w:id="13782" w:author="Nick.Tolimieri [2]" w:date="2022-09-09T12:38:00Z">
                      <w:rPr>
                        <w:rFonts w:ascii="Calibri" w:hAnsi="Calibri" w:cs="Calibri"/>
                        <w:color w:val="000000"/>
                        <w:sz w:val="22"/>
                        <w:szCs w:val="22"/>
                      </w:rPr>
                    </w:rPrChange>
                  </w:rPr>
                  <w:delText>Cape Alava</w:delText>
                </w:r>
              </w:del>
            </w:ins>
          </w:p>
        </w:tc>
        <w:tc>
          <w:tcPr>
            <w:tcW w:w="960" w:type="dxa"/>
            <w:noWrap/>
            <w:hideMark/>
            <w:tcPrChange w:id="137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84" w:author="Nick.Tolimieri [2]" w:date="2022-09-09T12:38:00Z"/>
                <w:del w:id="13785" w:author="Nick.Tolimieri" w:date="2022-09-13T12:37:00Z"/>
                <w:rFonts w:asciiTheme="minorHAnsi" w:eastAsiaTheme="minorHAnsi" w:hAnsiTheme="minorHAnsi" w:cstheme="minorBidi"/>
                <w:sz w:val="22"/>
                <w:szCs w:val="22"/>
                <w:rPrChange w:id="13786" w:author="Nick.Tolimieri [2]" w:date="2022-09-09T12:38:00Z">
                  <w:rPr>
                    <w:ins w:id="13787" w:author="Nick.Tolimieri [2]" w:date="2022-09-09T12:38:00Z"/>
                    <w:del w:id="13788" w:author="Nick.Tolimieri" w:date="2022-09-13T12:37:00Z"/>
                    <w:rFonts w:ascii="Calibri" w:hAnsi="Calibri" w:cs="Calibri"/>
                    <w:color w:val="000000"/>
                    <w:sz w:val="22"/>
                    <w:szCs w:val="22"/>
                  </w:rPr>
                </w:rPrChange>
              </w:rPr>
              <w:pPrChange w:id="13789" w:author="Nick.Tolimieri [2]" w:date="2022-09-09T12:38:00Z">
                <w:pPr>
                  <w:jc w:val="right"/>
                </w:pPr>
              </w:pPrChange>
            </w:pPr>
            <w:ins w:id="13790" w:author="Nick.Tolimieri [2]" w:date="2022-09-09T12:38:00Z">
              <w:del w:id="13791" w:author="Nick.Tolimieri" w:date="2022-09-13T12:37:00Z">
                <w:r w:rsidRPr="001255CF" w:rsidDel="00207938">
                  <w:rPr>
                    <w:rFonts w:asciiTheme="minorHAnsi" w:eastAsiaTheme="minorHAnsi" w:hAnsiTheme="minorHAnsi" w:cstheme="minorBidi"/>
                    <w:sz w:val="22"/>
                    <w:szCs w:val="22"/>
                    <w:rPrChange w:id="13792" w:author="Nick.Tolimieri [2]" w:date="2022-09-09T12:38:00Z">
                      <w:rPr>
                        <w:rFonts w:ascii="Calibri" w:hAnsi="Calibri" w:cs="Calibri"/>
                        <w:color w:val="000000"/>
                        <w:sz w:val="22"/>
                        <w:szCs w:val="22"/>
                      </w:rPr>
                    </w:rPrChange>
                  </w:rPr>
                  <w:delText>2011</w:delText>
                </w:r>
              </w:del>
            </w:ins>
          </w:p>
        </w:tc>
        <w:tc>
          <w:tcPr>
            <w:tcW w:w="960" w:type="dxa"/>
            <w:noWrap/>
            <w:hideMark/>
            <w:tcPrChange w:id="137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94" w:author="Nick.Tolimieri [2]" w:date="2022-09-09T12:38:00Z"/>
                <w:del w:id="13795" w:author="Nick.Tolimieri" w:date="2022-09-13T12:37:00Z"/>
                <w:rFonts w:asciiTheme="minorHAnsi" w:eastAsiaTheme="minorHAnsi" w:hAnsiTheme="minorHAnsi" w:cstheme="minorBidi"/>
                <w:sz w:val="22"/>
                <w:szCs w:val="22"/>
                <w:rPrChange w:id="13796" w:author="Nick.Tolimieri [2]" w:date="2022-09-09T12:38:00Z">
                  <w:rPr>
                    <w:ins w:id="13797" w:author="Nick.Tolimieri [2]" w:date="2022-09-09T12:38:00Z"/>
                    <w:del w:id="13798" w:author="Nick.Tolimieri" w:date="2022-09-13T12:37:00Z"/>
                    <w:rFonts w:ascii="Calibri" w:hAnsi="Calibri" w:cs="Calibri"/>
                    <w:color w:val="000000"/>
                    <w:sz w:val="22"/>
                    <w:szCs w:val="22"/>
                  </w:rPr>
                </w:rPrChange>
              </w:rPr>
              <w:pPrChange w:id="13799" w:author="Nick.Tolimieri [2]" w:date="2022-09-09T12:38:00Z">
                <w:pPr>
                  <w:jc w:val="right"/>
                </w:pPr>
              </w:pPrChange>
            </w:pPr>
            <w:ins w:id="13800" w:author="Nick.Tolimieri [2]" w:date="2022-09-09T12:38:00Z">
              <w:del w:id="13801" w:author="Nick.Tolimieri" w:date="2022-09-13T12:37:00Z">
                <w:r w:rsidRPr="001255CF" w:rsidDel="00207938">
                  <w:rPr>
                    <w:rFonts w:asciiTheme="minorHAnsi" w:eastAsiaTheme="minorHAnsi" w:hAnsiTheme="minorHAnsi" w:cstheme="minorBidi"/>
                    <w:sz w:val="22"/>
                    <w:szCs w:val="22"/>
                    <w:rPrChange w:id="13802" w:author="Nick.Tolimieri [2]" w:date="2022-09-09T12:38:00Z">
                      <w:rPr>
                        <w:rFonts w:ascii="Calibri" w:hAnsi="Calibri" w:cs="Calibri"/>
                        <w:color w:val="000000"/>
                        <w:sz w:val="22"/>
                        <w:szCs w:val="22"/>
                      </w:rPr>
                    </w:rPrChange>
                  </w:rPr>
                  <w:delText>0</w:delText>
                </w:r>
              </w:del>
            </w:ins>
          </w:p>
        </w:tc>
        <w:tc>
          <w:tcPr>
            <w:tcW w:w="960" w:type="dxa"/>
            <w:noWrap/>
            <w:hideMark/>
            <w:tcPrChange w:id="138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04" w:author="Nick.Tolimieri [2]" w:date="2022-09-09T12:38:00Z"/>
                <w:del w:id="13805" w:author="Nick.Tolimieri" w:date="2022-09-13T12:37:00Z"/>
                <w:rFonts w:asciiTheme="minorHAnsi" w:eastAsiaTheme="minorHAnsi" w:hAnsiTheme="minorHAnsi" w:cstheme="minorBidi"/>
                <w:sz w:val="22"/>
                <w:szCs w:val="22"/>
                <w:rPrChange w:id="13806" w:author="Nick.Tolimieri [2]" w:date="2022-09-09T12:38:00Z">
                  <w:rPr>
                    <w:ins w:id="13807" w:author="Nick.Tolimieri [2]" w:date="2022-09-09T12:38:00Z"/>
                    <w:del w:id="13808" w:author="Nick.Tolimieri" w:date="2022-09-13T12:37:00Z"/>
                    <w:rFonts w:ascii="Calibri" w:hAnsi="Calibri" w:cs="Calibri"/>
                    <w:color w:val="000000"/>
                    <w:sz w:val="22"/>
                    <w:szCs w:val="22"/>
                  </w:rPr>
                </w:rPrChange>
              </w:rPr>
              <w:pPrChange w:id="13809" w:author="Nick.Tolimieri [2]" w:date="2022-09-09T12:38:00Z">
                <w:pPr>
                  <w:jc w:val="right"/>
                </w:pPr>
              </w:pPrChange>
            </w:pPr>
            <w:ins w:id="13810" w:author="Nick.Tolimieri [2]" w:date="2022-09-09T12:38:00Z">
              <w:del w:id="13811" w:author="Nick.Tolimieri" w:date="2022-09-13T12:37:00Z">
                <w:r w:rsidRPr="001255CF" w:rsidDel="00207938">
                  <w:rPr>
                    <w:rFonts w:asciiTheme="minorHAnsi" w:eastAsiaTheme="minorHAnsi" w:hAnsiTheme="minorHAnsi" w:cstheme="minorBidi"/>
                    <w:sz w:val="22"/>
                    <w:szCs w:val="22"/>
                    <w:rPrChange w:id="13812" w:author="Nick.Tolimieri [2]" w:date="2022-09-09T12:38:00Z">
                      <w:rPr>
                        <w:rFonts w:ascii="Calibri" w:hAnsi="Calibri" w:cs="Calibri"/>
                        <w:color w:val="000000"/>
                        <w:sz w:val="22"/>
                        <w:szCs w:val="22"/>
                      </w:rPr>
                    </w:rPrChange>
                  </w:rPr>
                  <w:delText>0</w:delText>
                </w:r>
              </w:del>
            </w:ins>
          </w:p>
        </w:tc>
        <w:tc>
          <w:tcPr>
            <w:tcW w:w="960" w:type="dxa"/>
            <w:noWrap/>
            <w:hideMark/>
            <w:tcPrChange w:id="138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14" w:author="Nick.Tolimieri [2]" w:date="2022-09-09T12:38:00Z"/>
                <w:del w:id="13815" w:author="Nick.Tolimieri" w:date="2022-09-13T12:37:00Z"/>
                <w:rFonts w:asciiTheme="minorHAnsi" w:eastAsiaTheme="minorHAnsi" w:hAnsiTheme="minorHAnsi" w:cstheme="minorBidi"/>
                <w:sz w:val="22"/>
                <w:szCs w:val="22"/>
                <w:rPrChange w:id="13816" w:author="Nick.Tolimieri [2]" w:date="2022-09-09T12:38:00Z">
                  <w:rPr>
                    <w:ins w:id="13817" w:author="Nick.Tolimieri [2]" w:date="2022-09-09T12:38:00Z"/>
                    <w:del w:id="13818" w:author="Nick.Tolimieri" w:date="2022-09-13T12:37:00Z"/>
                    <w:rFonts w:ascii="Calibri" w:hAnsi="Calibri" w:cs="Calibri"/>
                    <w:color w:val="000000"/>
                    <w:sz w:val="22"/>
                    <w:szCs w:val="22"/>
                  </w:rPr>
                </w:rPrChange>
              </w:rPr>
              <w:pPrChange w:id="13819" w:author="Nick.Tolimieri [2]" w:date="2022-09-09T12:38:00Z">
                <w:pPr>
                  <w:jc w:val="right"/>
                </w:pPr>
              </w:pPrChange>
            </w:pPr>
            <w:ins w:id="13820" w:author="Nick.Tolimieri [2]" w:date="2022-09-09T12:38:00Z">
              <w:del w:id="13821" w:author="Nick.Tolimieri" w:date="2022-09-13T12:37:00Z">
                <w:r w:rsidRPr="001255CF" w:rsidDel="00207938">
                  <w:rPr>
                    <w:rFonts w:asciiTheme="minorHAnsi" w:eastAsiaTheme="minorHAnsi" w:hAnsiTheme="minorHAnsi" w:cstheme="minorBidi"/>
                    <w:sz w:val="22"/>
                    <w:szCs w:val="22"/>
                    <w:rPrChange w:id="13822" w:author="Nick.Tolimieri [2]" w:date="2022-09-09T12:38:00Z">
                      <w:rPr>
                        <w:rFonts w:ascii="Calibri" w:hAnsi="Calibri" w:cs="Calibri"/>
                        <w:color w:val="000000"/>
                        <w:sz w:val="22"/>
                        <w:szCs w:val="22"/>
                      </w:rPr>
                    </w:rPrChange>
                  </w:rPr>
                  <w:delText>0</w:delText>
                </w:r>
              </w:del>
            </w:ins>
          </w:p>
        </w:tc>
        <w:tc>
          <w:tcPr>
            <w:tcW w:w="960" w:type="dxa"/>
            <w:noWrap/>
            <w:hideMark/>
            <w:tcPrChange w:id="138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24" w:author="Nick.Tolimieri [2]" w:date="2022-09-09T12:38:00Z"/>
                <w:del w:id="13825" w:author="Nick.Tolimieri" w:date="2022-09-13T12:37:00Z"/>
                <w:rFonts w:asciiTheme="minorHAnsi" w:eastAsiaTheme="minorHAnsi" w:hAnsiTheme="minorHAnsi" w:cstheme="minorBidi"/>
                <w:sz w:val="22"/>
                <w:szCs w:val="22"/>
                <w:rPrChange w:id="13826" w:author="Nick.Tolimieri [2]" w:date="2022-09-09T12:38:00Z">
                  <w:rPr>
                    <w:ins w:id="13827" w:author="Nick.Tolimieri [2]" w:date="2022-09-09T12:38:00Z"/>
                    <w:del w:id="13828" w:author="Nick.Tolimieri" w:date="2022-09-13T12:37:00Z"/>
                    <w:rFonts w:ascii="Calibri" w:hAnsi="Calibri" w:cs="Calibri"/>
                    <w:color w:val="000000"/>
                    <w:sz w:val="22"/>
                    <w:szCs w:val="22"/>
                  </w:rPr>
                </w:rPrChange>
              </w:rPr>
              <w:pPrChange w:id="13829" w:author="Nick.Tolimieri [2]" w:date="2022-09-09T12:38:00Z">
                <w:pPr>
                  <w:jc w:val="right"/>
                </w:pPr>
              </w:pPrChange>
            </w:pPr>
            <w:ins w:id="13830" w:author="Nick.Tolimieri [2]" w:date="2022-09-09T12:38:00Z">
              <w:del w:id="13831" w:author="Nick.Tolimieri" w:date="2022-09-13T12:37:00Z">
                <w:r w:rsidRPr="001255CF" w:rsidDel="00207938">
                  <w:rPr>
                    <w:rFonts w:asciiTheme="minorHAnsi" w:eastAsiaTheme="minorHAnsi" w:hAnsiTheme="minorHAnsi" w:cstheme="minorBidi"/>
                    <w:sz w:val="22"/>
                    <w:szCs w:val="22"/>
                    <w:rPrChange w:id="13832" w:author="Nick.Tolimieri [2]" w:date="2022-09-09T12:38:00Z">
                      <w:rPr>
                        <w:rFonts w:ascii="Calibri" w:hAnsi="Calibri" w:cs="Calibri"/>
                        <w:color w:val="000000"/>
                        <w:sz w:val="22"/>
                        <w:szCs w:val="22"/>
                      </w:rPr>
                    </w:rPrChange>
                  </w:rPr>
                  <w:delText>0</w:delText>
                </w:r>
              </w:del>
            </w:ins>
          </w:p>
        </w:tc>
        <w:tc>
          <w:tcPr>
            <w:tcW w:w="960" w:type="dxa"/>
            <w:noWrap/>
            <w:hideMark/>
            <w:tcPrChange w:id="138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34" w:author="Nick.Tolimieri [2]" w:date="2022-09-09T12:38:00Z"/>
                <w:del w:id="13835" w:author="Nick.Tolimieri" w:date="2022-09-13T12:37:00Z"/>
                <w:rFonts w:asciiTheme="minorHAnsi" w:eastAsiaTheme="minorHAnsi" w:hAnsiTheme="minorHAnsi" w:cstheme="minorBidi"/>
                <w:sz w:val="22"/>
                <w:szCs w:val="22"/>
                <w:rPrChange w:id="13836" w:author="Nick.Tolimieri [2]" w:date="2022-09-09T12:38:00Z">
                  <w:rPr>
                    <w:ins w:id="13837" w:author="Nick.Tolimieri [2]" w:date="2022-09-09T12:38:00Z"/>
                    <w:del w:id="13838" w:author="Nick.Tolimieri" w:date="2022-09-13T12:37:00Z"/>
                    <w:rFonts w:ascii="Calibri" w:hAnsi="Calibri" w:cs="Calibri"/>
                    <w:color w:val="000000"/>
                    <w:sz w:val="22"/>
                    <w:szCs w:val="22"/>
                  </w:rPr>
                </w:rPrChange>
              </w:rPr>
              <w:pPrChange w:id="13839" w:author="Nick.Tolimieri [2]" w:date="2022-09-09T12:38:00Z">
                <w:pPr/>
              </w:pPrChange>
            </w:pPr>
            <w:ins w:id="13840" w:author="Nick.Tolimieri [2]" w:date="2022-09-09T12:38:00Z">
              <w:del w:id="13841" w:author="Nick.Tolimieri" w:date="2022-09-13T12:37:00Z">
                <w:r w:rsidRPr="001255CF" w:rsidDel="00207938">
                  <w:rPr>
                    <w:rFonts w:asciiTheme="minorHAnsi" w:eastAsiaTheme="minorHAnsi" w:hAnsiTheme="minorHAnsi" w:cstheme="minorBidi"/>
                    <w:sz w:val="22"/>
                    <w:szCs w:val="22"/>
                    <w:rPrChange w:id="13842" w:author="Nick.Tolimieri [2]" w:date="2022-09-09T12:38:00Z">
                      <w:rPr>
                        <w:rFonts w:ascii="Calibri" w:hAnsi="Calibri" w:cs="Calibri"/>
                        <w:color w:val="000000"/>
                        <w:sz w:val="22"/>
                        <w:szCs w:val="22"/>
                      </w:rPr>
                    </w:rPrChange>
                  </w:rPr>
                  <w:delText>NA</w:delText>
                </w:r>
              </w:del>
            </w:ins>
          </w:p>
        </w:tc>
        <w:tc>
          <w:tcPr>
            <w:tcW w:w="960" w:type="dxa"/>
            <w:noWrap/>
            <w:hideMark/>
            <w:tcPrChange w:id="138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44" w:author="Nick.Tolimieri [2]" w:date="2022-09-09T12:38:00Z"/>
                <w:del w:id="13845" w:author="Nick.Tolimieri" w:date="2022-09-13T12:37:00Z"/>
                <w:rFonts w:asciiTheme="minorHAnsi" w:eastAsiaTheme="minorHAnsi" w:hAnsiTheme="minorHAnsi" w:cstheme="minorBidi"/>
                <w:sz w:val="22"/>
                <w:szCs w:val="22"/>
                <w:rPrChange w:id="13846" w:author="Nick.Tolimieri [2]" w:date="2022-09-09T12:38:00Z">
                  <w:rPr>
                    <w:ins w:id="13847" w:author="Nick.Tolimieri [2]" w:date="2022-09-09T12:38:00Z"/>
                    <w:del w:id="13848" w:author="Nick.Tolimieri" w:date="2022-09-13T12:37:00Z"/>
                    <w:rFonts w:ascii="Calibri" w:hAnsi="Calibri" w:cs="Calibri"/>
                    <w:color w:val="000000"/>
                    <w:sz w:val="22"/>
                    <w:szCs w:val="22"/>
                  </w:rPr>
                </w:rPrChange>
              </w:rPr>
              <w:pPrChange w:id="13849" w:author="Nick.Tolimieri [2]" w:date="2022-09-09T12:38:00Z">
                <w:pPr/>
              </w:pPrChange>
            </w:pPr>
            <w:ins w:id="13850" w:author="Nick.Tolimieri [2]" w:date="2022-09-09T12:38:00Z">
              <w:del w:id="13851" w:author="Nick.Tolimieri" w:date="2022-09-13T12:37:00Z">
                <w:r w:rsidRPr="001255CF" w:rsidDel="00207938">
                  <w:rPr>
                    <w:rFonts w:asciiTheme="minorHAnsi" w:eastAsiaTheme="minorHAnsi" w:hAnsiTheme="minorHAnsi" w:cstheme="minorBidi"/>
                    <w:sz w:val="22"/>
                    <w:szCs w:val="22"/>
                    <w:rPrChange w:id="13852" w:author="Nick.Tolimieri [2]" w:date="2022-09-09T12:38:00Z">
                      <w:rPr>
                        <w:rFonts w:ascii="Calibri" w:hAnsi="Calibri" w:cs="Calibri"/>
                        <w:color w:val="000000"/>
                        <w:sz w:val="22"/>
                        <w:szCs w:val="22"/>
                      </w:rPr>
                    </w:rPrChange>
                  </w:rPr>
                  <w:delText>NA</w:delText>
                </w:r>
              </w:del>
            </w:ins>
          </w:p>
        </w:tc>
        <w:tc>
          <w:tcPr>
            <w:tcW w:w="960" w:type="dxa"/>
            <w:noWrap/>
            <w:hideMark/>
            <w:tcPrChange w:id="138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54" w:author="Nick.Tolimieri [2]" w:date="2022-09-09T12:38:00Z"/>
                <w:del w:id="13855" w:author="Nick.Tolimieri" w:date="2022-09-13T12:37:00Z"/>
                <w:rFonts w:asciiTheme="minorHAnsi" w:eastAsiaTheme="minorHAnsi" w:hAnsiTheme="minorHAnsi" w:cstheme="minorBidi"/>
                <w:sz w:val="22"/>
                <w:szCs w:val="22"/>
                <w:rPrChange w:id="13856" w:author="Nick.Tolimieri [2]" w:date="2022-09-09T12:38:00Z">
                  <w:rPr>
                    <w:ins w:id="13857" w:author="Nick.Tolimieri [2]" w:date="2022-09-09T12:38:00Z"/>
                    <w:del w:id="13858" w:author="Nick.Tolimieri" w:date="2022-09-13T12:37:00Z"/>
                    <w:rFonts w:ascii="Calibri" w:hAnsi="Calibri" w:cs="Calibri"/>
                    <w:color w:val="000000"/>
                    <w:sz w:val="22"/>
                    <w:szCs w:val="22"/>
                  </w:rPr>
                </w:rPrChange>
              </w:rPr>
              <w:pPrChange w:id="13859" w:author="Nick.Tolimieri [2]" w:date="2022-09-09T12:38:00Z">
                <w:pPr/>
              </w:pPrChange>
            </w:pPr>
            <w:ins w:id="13860" w:author="Nick.Tolimieri [2]" w:date="2022-09-09T12:38:00Z">
              <w:del w:id="13861" w:author="Nick.Tolimieri" w:date="2022-09-13T12:37:00Z">
                <w:r w:rsidRPr="001255CF" w:rsidDel="00207938">
                  <w:rPr>
                    <w:rFonts w:asciiTheme="minorHAnsi" w:eastAsiaTheme="minorHAnsi" w:hAnsiTheme="minorHAnsi" w:cstheme="minorBidi"/>
                    <w:sz w:val="22"/>
                    <w:szCs w:val="22"/>
                    <w:rPrChange w:id="13862" w:author="Nick.Tolimieri [2]" w:date="2022-09-09T12:38:00Z">
                      <w:rPr>
                        <w:rFonts w:ascii="Calibri" w:hAnsi="Calibri" w:cs="Calibri"/>
                        <w:color w:val="000000"/>
                        <w:sz w:val="22"/>
                        <w:szCs w:val="22"/>
                      </w:rPr>
                    </w:rPrChange>
                  </w:rPr>
                  <w:delText>NA</w:delText>
                </w:r>
              </w:del>
            </w:ins>
          </w:p>
        </w:tc>
        <w:tc>
          <w:tcPr>
            <w:tcW w:w="960" w:type="dxa"/>
            <w:noWrap/>
            <w:hideMark/>
            <w:tcPrChange w:id="138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64" w:author="Nick.Tolimieri [2]" w:date="2022-09-09T12:38:00Z"/>
                <w:del w:id="13865" w:author="Nick.Tolimieri" w:date="2022-09-13T12:37:00Z"/>
                <w:rFonts w:asciiTheme="minorHAnsi" w:eastAsiaTheme="minorHAnsi" w:hAnsiTheme="minorHAnsi" w:cstheme="minorBidi"/>
                <w:sz w:val="22"/>
                <w:szCs w:val="22"/>
                <w:rPrChange w:id="13866" w:author="Nick.Tolimieri [2]" w:date="2022-09-09T12:38:00Z">
                  <w:rPr>
                    <w:ins w:id="13867" w:author="Nick.Tolimieri [2]" w:date="2022-09-09T12:38:00Z"/>
                    <w:del w:id="13868" w:author="Nick.Tolimieri" w:date="2022-09-13T12:37:00Z"/>
                    <w:rFonts w:ascii="Calibri" w:hAnsi="Calibri" w:cs="Calibri"/>
                    <w:color w:val="000000"/>
                    <w:sz w:val="22"/>
                    <w:szCs w:val="22"/>
                  </w:rPr>
                </w:rPrChange>
              </w:rPr>
              <w:pPrChange w:id="13869" w:author="Nick.Tolimieri [2]" w:date="2022-09-09T12:38:00Z">
                <w:pPr/>
              </w:pPrChange>
            </w:pPr>
            <w:ins w:id="13870" w:author="Nick.Tolimieri [2]" w:date="2022-09-09T12:38:00Z">
              <w:del w:id="13871" w:author="Nick.Tolimieri" w:date="2022-09-13T12:37:00Z">
                <w:r w:rsidRPr="001255CF" w:rsidDel="00207938">
                  <w:rPr>
                    <w:rFonts w:asciiTheme="minorHAnsi" w:eastAsiaTheme="minorHAnsi" w:hAnsiTheme="minorHAnsi" w:cstheme="minorBidi"/>
                    <w:sz w:val="22"/>
                    <w:szCs w:val="22"/>
                    <w:rPrChange w:id="13872"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873" w:author="Nick.Tolimieri [2]" w:date="2022-09-09T12:38:00Z"/>
          <w:del w:id="13874" w:author="Nick.Tolimieri" w:date="2022-09-13T12:37:00Z"/>
          <w:trPrChange w:id="13875" w:author="Nick.Tolimieri [2]" w:date="2022-09-09T12:38:00Z">
            <w:trPr>
              <w:divId w:val="1429738465"/>
              <w:trHeight w:val="300"/>
            </w:trPr>
          </w:trPrChange>
        </w:trPr>
        <w:tc>
          <w:tcPr>
            <w:tcW w:w="960" w:type="dxa"/>
            <w:noWrap/>
            <w:hideMark/>
            <w:tcPrChange w:id="138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77" w:author="Nick.Tolimieri [2]" w:date="2022-09-09T12:38:00Z"/>
                <w:del w:id="13878" w:author="Nick.Tolimieri" w:date="2022-09-13T12:37:00Z"/>
                <w:rFonts w:asciiTheme="minorHAnsi" w:eastAsiaTheme="minorHAnsi" w:hAnsiTheme="minorHAnsi" w:cstheme="minorBidi"/>
                <w:sz w:val="22"/>
                <w:szCs w:val="22"/>
                <w:rPrChange w:id="13879" w:author="Nick.Tolimieri [2]" w:date="2022-09-09T12:38:00Z">
                  <w:rPr>
                    <w:ins w:id="13880" w:author="Nick.Tolimieri [2]" w:date="2022-09-09T12:38:00Z"/>
                    <w:del w:id="13881" w:author="Nick.Tolimieri" w:date="2022-09-13T12:37:00Z"/>
                    <w:rFonts w:ascii="Calibri" w:hAnsi="Calibri" w:cs="Calibri"/>
                    <w:color w:val="000000"/>
                    <w:sz w:val="22"/>
                    <w:szCs w:val="22"/>
                  </w:rPr>
                </w:rPrChange>
              </w:rPr>
              <w:pPrChange w:id="13882" w:author="Nick.Tolimieri [2]" w:date="2022-09-09T12:38:00Z">
                <w:pPr/>
              </w:pPrChange>
            </w:pPr>
            <w:ins w:id="13883" w:author="Nick.Tolimieri [2]" w:date="2022-09-09T12:38:00Z">
              <w:del w:id="13884" w:author="Nick.Tolimieri" w:date="2022-09-13T12:37:00Z">
                <w:r w:rsidRPr="001255CF" w:rsidDel="00207938">
                  <w:rPr>
                    <w:rFonts w:asciiTheme="minorHAnsi" w:eastAsiaTheme="minorHAnsi" w:hAnsiTheme="minorHAnsi" w:cstheme="minorBidi"/>
                    <w:sz w:val="22"/>
                    <w:szCs w:val="22"/>
                    <w:rPrChange w:id="13885" w:author="Nick.Tolimieri [2]" w:date="2022-09-09T12:38:00Z">
                      <w:rPr>
                        <w:rFonts w:ascii="Calibri" w:hAnsi="Calibri" w:cs="Calibri"/>
                        <w:color w:val="000000"/>
                        <w:sz w:val="22"/>
                        <w:szCs w:val="22"/>
                      </w:rPr>
                    </w:rPrChange>
                  </w:rPr>
                  <w:delText>Cape Alava</w:delText>
                </w:r>
              </w:del>
            </w:ins>
          </w:p>
        </w:tc>
        <w:tc>
          <w:tcPr>
            <w:tcW w:w="960" w:type="dxa"/>
            <w:noWrap/>
            <w:hideMark/>
            <w:tcPrChange w:id="138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87" w:author="Nick.Tolimieri [2]" w:date="2022-09-09T12:38:00Z"/>
                <w:del w:id="13888" w:author="Nick.Tolimieri" w:date="2022-09-13T12:37:00Z"/>
                <w:rFonts w:asciiTheme="minorHAnsi" w:eastAsiaTheme="minorHAnsi" w:hAnsiTheme="minorHAnsi" w:cstheme="minorBidi"/>
                <w:sz w:val="22"/>
                <w:szCs w:val="22"/>
                <w:rPrChange w:id="13889" w:author="Nick.Tolimieri [2]" w:date="2022-09-09T12:38:00Z">
                  <w:rPr>
                    <w:ins w:id="13890" w:author="Nick.Tolimieri [2]" w:date="2022-09-09T12:38:00Z"/>
                    <w:del w:id="13891" w:author="Nick.Tolimieri" w:date="2022-09-13T12:37:00Z"/>
                    <w:rFonts w:ascii="Calibri" w:hAnsi="Calibri" w:cs="Calibri"/>
                    <w:color w:val="000000"/>
                    <w:sz w:val="22"/>
                    <w:szCs w:val="22"/>
                  </w:rPr>
                </w:rPrChange>
              </w:rPr>
              <w:pPrChange w:id="13892" w:author="Nick.Tolimieri [2]" w:date="2022-09-09T12:38:00Z">
                <w:pPr>
                  <w:jc w:val="right"/>
                </w:pPr>
              </w:pPrChange>
            </w:pPr>
            <w:ins w:id="13893" w:author="Nick.Tolimieri [2]" w:date="2022-09-09T12:38:00Z">
              <w:del w:id="13894" w:author="Nick.Tolimieri" w:date="2022-09-13T12:37:00Z">
                <w:r w:rsidRPr="001255CF" w:rsidDel="00207938">
                  <w:rPr>
                    <w:rFonts w:asciiTheme="minorHAnsi" w:eastAsiaTheme="minorHAnsi" w:hAnsiTheme="minorHAnsi" w:cstheme="minorBidi"/>
                    <w:sz w:val="22"/>
                    <w:szCs w:val="22"/>
                    <w:rPrChange w:id="13895" w:author="Nick.Tolimieri [2]" w:date="2022-09-09T12:38:00Z">
                      <w:rPr>
                        <w:rFonts w:ascii="Calibri" w:hAnsi="Calibri" w:cs="Calibri"/>
                        <w:color w:val="000000"/>
                        <w:sz w:val="22"/>
                        <w:szCs w:val="22"/>
                      </w:rPr>
                    </w:rPrChange>
                  </w:rPr>
                  <w:delText>2012</w:delText>
                </w:r>
              </w:del>
            </w:ins>
          </w:p>
        </w:tc>
        <w:tc>
          <w:tcPr>
            <w:tcW w:w="960" w:type="dxa"/>
            <w:noWrap/>
            <w:hideMark/>
            <w:tcPrChange w:id="138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97" w:author="Nick.Tolimieri [2]" w:date="2022-09-09T12:38:00Z"/>
                <w:del w:id="13898" w:author="Nick.Tolimieri" w:date="2022-09-13T12:37:00Z"/>
                <w:rFonts w:asciiTheme="minorHAnsi" w:eastAsiaTheme="minorHAnsi" w:hAnsiTheme="minorHAnsi" w:cstheme="minorBidi"/>
                <w:sz w:val="22"/>
                <w:szCs w:val="22"/>
                <w:rPrChange w:id="13899" w:author="Nick.Tolimieri [2]" w:date="2022-09-09T12:38:00Z">
                  <w:rPr>
                    <w:ins w:id="13900" w:author="Nick.Tolimieri [2]" w:date="2022-09-09T12:38:00Z"/>
                    <w:del w:id="13901" w:author="Nick.Tolimieri" w:date="2022-09-13T12:37:00Z"/>
                    <w:rFonts w:ascii="Calibri" w:hAnsi="Calibri" w:cs="Calibri"/>
                    <w:color w:val="000000"/>
                    <w:sz w:val="22"/>
                    <w:szCs w:val="22"/>
                  </w:rPr>
                </w:rPrChange>
              </w:rPr>
              <w:pPrChange w:id="13902" w:author="Nick.Tolimieri [2]" w:date="2022-09-09T12:38:00Z">
                <w:pPr>
                  <w:jc w:val="right"/>
                </w:pPr>
              </w:pPrChange>
            </w:pPr>
            <w:ins w:id="13903" w:author="Nick.Tolimieri [2]" w:date="2022-09-09T12:38:00Z">
              <w:del w:id="13904" w:author="Nick.Tolimieri" w:date="2022-09-13T12:37:00Z">
                <w:r w:rsidRPr="001255CF" w:rsidDel="00207938">
                  <w:rPr>
                    <w:rFonts w:asciiTheme="minorHAnsi" w:eastAsiaTheme="minorHAnsi" w:hAnsiTheme="minorHAnsi" w:cstheme="minorBidi"/>
                    <w:sz w:val="22"/>
                    <w:szCs w:val="22"/>
                    <w:rPrChange w:id="13905" w:author="Nick.Tolimieri [2]" w:date="2022-09-09T12:38:00Z">
                      <w:rPr>
                        <w:rFonts w:ascii="Calibri" w:hAnsi="Calibri" w:cs="Calibri"/>
                        <w:color w:val="000000"/>
                        <w:sz w:val="22"/>
                        <w:szCs w:val="22"/>
                      </w:rPr>
                    </w:rPrChange>
                  </w:rPr>
                  <w:delText>2</w:delText>
                </w:r>
              </w:del>
            </w:ins>
          </w:p>
        </w:tc>
        <w:tc>
          <w:tcPr>
            <w:tcW w:w="960" w:type="dxa"/>
            <w:noWrap/>
            <w:hideMark/>
            <w:tcPrChange w:id="139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07" w:author="Nick.Tolimieri [2]" w:date="2022-09-09T12:38:00Z"/>
                <w:del w:id="13908" w:author="Nick.Tolimieri" w:date="2022-09-13T12:37:00Z"/>
                <w:rFonts w:asciiTheme="minorHAnsi" w:eastAsiaTheme="minorHAnsi" w:hAnsiTheme="minorHAnsi" w:cstheme="minorBidi"/>
                <w:sz w:val="22"/>
                <w:szCs w:val="22"/>
                <w:rPrChange w:id="13909" w:author="Nick.Tolimieri [2]" w:date="2022-09-09T12:38:00Z">
                  <w:rPr>
                    <w:ins w:id="13910" w:author="Nick.Tolimieri [2]" w:date="2022-09-09T12:38:00Z"/>
                    <w:del w:id="13911" w:author="Nick.Tolimieri" w:date="2022-09-13T12:37:00Z"/>
                    <w:rFonts w:ascii="Calibri" w:hAnsi="Calibri" w:cs="Calibri"/>
                    <w:color w:val="000000"/>
                    <w:sz w:val="22"/>
                    <w:szCs w:val="22"/>
                  </w:rPr>
                </w:rPrChange>
              </w:rPr>
              <w:pPrChange w:id="13912" w:author="Nick.Tolimieri [2]" w:date="2022-09-09T12:38:00Z">
                <w:pPr>
                  <w:jc w:val="right"/>
                </w:pPr>
              </w:pPrChange>
            </w:pPr>
            <w:ins w:id="13913" w:author="Nick.Tolimieri [2]" w:date="2022-09-09T12:38:00Z">
              <w:del w:id="13914" w:author="Nick.Tolimieri" w:date="2022-09-13T12:37:00Z">
                <w:r w:rsidRPr="001255CF" w:rsidDel="00207938">
                  <w:rPr>
                    <w:rFonts w:asciiTheme="minorHAnsi" w:eastAsiaTheme="minorHAnsi" w:hAnsiTheme="minorHAnsi" w:cstheme="minorBidi"/>
                    <w:sz w:val="22"/>
                    <w:szCs w:val="22"/>
                    <w:rPrChange w:id="13915" w:author="Nick.Tolimieri [2]" w:date="2022-09-09T12:38:00Z">
                      <w:rPr>
                        <w:rFonts w:ascii="Calibri" w:hAnsi="Calibri" w:cs="Calibri"/>
                        <w:color w:val="000000"/>
                        <w:sz w:val="22"/>
                        <w:szCs w:val="22"/>
                      </w:rPr>
                    </w:rPrChange>
                  </w:rPr>
                  <w:delText>0</w:delText>
                </w:r>
              </w:del>
            </w:ins>
          </w:p>
        </w:tc>
        <w:tc>
          <w:tcPr>
            <w:tcW w:w="960" w:type="dxa"/>
            <w:noWrap/>
            <w:hideMark/>
            <w:tcPrChange w:id="139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17" w:author="Nick.Tolimieri [2]" w:date="2022-09-09T12:38:00Z"/>
                <w:del w:id="13918" w:author="Nick.Tolimieri" w:date="2022-09-13T12:37:00Z"/>
                <w:rFonts w:asciiTheme="minorHAnsi" w:eastAsiaTheme="minorHAnsi" w:hAnsiTheme="minorHAnsi" w:cstheme="minorBidi"/>
                <w:sz w:val="22"/>
                <w:szCs w:val="22"/>
                <w:rPrChange w:id="13919" w:author="Nick.Tolimieri [2]" w:date="2022-09-09T12:38:00Z">
                  <w:rPr>
                    <w:ins w:id="13920" w:author="Nick.Tolimieri [2]" w:date="2022-09-09T12:38:00Z"/>
                    <w:del w:id="13921" w:author="Nick.Tolimieri" w:date="2022-09-13T12:37:00Z"/>
                    <w:rFonts w:ascii="Calibri" w:hAnsi="Calibri" w:cs="Calibri"/>
                    <w:color w:val="000000"/>
                    <w:sz w:val="22"/>
                    <w:szCs w:val="22"/>
                  </w:rPr>
                </w:rPrChange>
              </w:rPr>
              <w:pPrChange w:id="13922" w:author="Nick.Tolimieri [2]" w:date="2022-09-09T12:38:00Z">
                <w:pPr>
                  <w:jc w:val="right"/>
                </w:pPr>
              </w:pPrChange>
            </w:pPr>
            <w:ins w:id="13923" w:author="Nick.Tolimieri [2]" w:date="2022-09-09T12:38:00Z">
              <w:del w:id="13924" w:author="Nick.Tolimieri" w:date="2022-09-13T12:37:00Z">
                <w:r w:rsidRPr="001255CF" w:rsidDel="00207938">
                  <w:rPr>
                    <w:rFonts w:asciiTheme="minorHAnsi" w:eastAsiaTheme="minorHAnsi" w:hAnsiTheme="minorHAnsi" w:cstheme="minorBidi"/>
                    <w:sz w:val="22"/>
                    <w:szCs w:val="22"/>
                    <w:rPrChange w:id="13925" w:author="Nick.Tolimieri [2]" w:date="2022-09-09T12:38:00Z">
                      <w:rPr>
                        <w:rFonts w:ascii="Calibri" w:hAnsi="Calibri" w:cs="Calibri"/>
                        <w:color w:val="000000"/>
                        <w:sz w:val="22"/>
                        <w:szCs w:val="22"/>
                      </w:rPr>
                    </w:rPrChange>
                  </w:rPr>
                  <w:delText>0</w:delText>
                </w:r>
              </w:del>
            </w:ins>
          </w:p>
        </w:tc>
        <w:tc>
          <w:tcPr>
            <w:tcW w:w="960" w:type="dxa"/>
            <w:noWrap/>
            <w:hideMark/>
            <w:tcPrChange w:id="139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27" w:author="Nick.Tolimieri [2]" w:date="2022-09-09T12:38:00Z"/>
                <w:del w:id="13928" w:author="Nick.Tolimieri" w:date="2022-09-13T12:37:00Z"/>
                <w:rFonts w:asciiTheme="minorHAnsi" w:eastAsiaTheme="minorHAnsi" w:hAnsiTheme="minorHAnsi" w:cstheme="minorBidi"/>
                <w:sz w:val="22"/>
                <w:szCs w:val="22"/>
                <w:rPrChange w:id="13929" w:author="Nick.Tolimieri [2]" w:date="2022-09-09T12:38:00Z">
                  <w:rPr>
                    <w:ins w:id="13930" w:author="Nick.Tolimieri [2]" w:date="2022-09-09T12:38:00Z"/>
                    <w:del w:id="13931" w:author="Nick.Tolimieri" w:date="2022-09-13T12:37:00Z"/>
                    <w:rFonts w:ascii="Calibri" w:hAnsi="Calibri" w:cs="Calibri"/>
                    <w:color w:val="000000"/>
                    <w:sz w:val="22"/>
                    <w:szCs w:val="22"/>
                  </w:rPr>
                </w:rPrChange>
              </w:rPr>
              <w:pPrChange w:id="13932" w:author="Nick.Tolimieri [2]" w:date="2022-09-09T12:38:00Z">
                <w:pPr>
                  <w:jc w:val="right"/>
                </w:pPr>
              </w:pPrChange>
            </w:pPr>
            <w:ins w:id="13933" w:author="Nick.Tolimieri [2]" w:date="2022-09-09T12:38:00Z">
              <w:del w:id="13934" w:author="Nick.Tolimieri" w:date="2022-09-13T12:37:00Z">
                <w:r w:rsidRPr="001255CF" w:rsidDel="00207938">
                  <w:rPr>
                    <w:rFonts w:asciiTheme="minorHAnsi" w:eastAsiaTheme="minorHAnsi" w:hAnsiTheme="minorHAnsi" w:cstheme="minorBidi"/>
                    <w:sz w:val="22"/>
                    <w:szCs w:val="22"/>
                    <w:rPrChange w:id="13935" w:author="Nick.Tolimieri [2]" w:date="2022-09-09T12:38:00Z">
                      <w:rPr>
                        <w:rFonts w:ascii="Calibri" w:hAnsi="Calibri" w:cs="Calibri"/>
                        <w:color w:val="000000"/>
                        <w:sz w:val="22"/>
                        <w:szCs w:val="22"/>
                      </w:rPr>
                    </w:rPrChange>
                  </w:rPr>
                  <w:delText>0</w:delText>
                </w:r>
              </w:del>
            </w:ins>
          </w:p>
        </w:tc>
        <w:tc>
          <w:tcPr>
            <w:tcW w:w="960" w:type="dxa"/>
            <w:noWrap/>
            <w:hideMark/>
            <w:tcPrChange w:id="139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37" w:author="Nick.Tolimieri [2]" w:date="2022-09-09T12:38:00Z"/>
                <w:del w:id="13938" w:author="Nick.Tolimieri" w:date="2022-09-13T12:37:00Z"/>
                <w:rFonts w:asciiTheme="minorHAnsi" w:eastAsiaTheme="minorHAnsi" w:hAnsiTheme="minorHAnsi" w:cstheme="minorBidi"/>
                <w:sz w:val="22"/>
                <w:szCs w:val="22"/>
                <w:rPrChange w:id="13939" w:author="Nick.Tolimieri [2]" w:date="2022-09-09T12:38:00Z">
                  <w:rPr>
                    <w:ins w:id="13940" w:author="Nick.Tolimieri [2]" w:date="2022-09-09T12:38:00Z"/>
                    <w:del w:id="13941" w:author="Nick.Tolimieri" w:date="2022-09-13T12:37:00Z"/>
                    <w:rFonts w:ascii="Calibri" w:hAnsi="Calibri" w:cs="Calibri"/>
                    <w:color w:val="000000"/>
                    <w:sz w:val="22"/>
                    <w:szCs w:val="22"/>
                  </w:rPr>
                </w:rPrChange>
              </w:rPr>
              <w:pPrChange w:id="13942" w:author="Nick.Tolimieri [2]" w:date="2022-09-09T12:38:00Z">
                <w:pPr/>
              </w:pPrChange>
            </w:pPr>
            <w:ins w:id="13943" w:author="Nick.Tolimieri [2]" w:date="2022-09-09T12:38:00Z">
              <w:del w:id="13944" w:author="Nick.Tolimieri" w:date="2022-09-13T12:37:00Z">
                <w:r w:rsidRPr="001255CF" w:rsidDel="00207938">
                  <w:rPr>
                    <w:rFonts w:asciiTheme="minorHAnsi" w:eastAsiaTheme="minorHAnsi" w:hAnsiTheme="minorHAnsi" w:cstheme="minorBidi"/>
                    <w:sz w:val="22"/>
                    <w:szCs w:val="22"/>
                    <w:rPrChange w:id="13945" w:author="Nick.Tolimieri [2]" w:date="2022-09-09T12:38:00Z">
                      <w:rPr>
                        <w:rFonts w:ascii="Calibri" w:hAnsi="Calibri" w:cs="Calibri"/>
                        <w:color w:val="000000"/>
                        <w:sz w:val="22"/>
                        <w:szCs w:val="22"/>
                      </w:rPr>
                    </w:rPrChange>
                  </w:rPr>
                  <w:delText>NA</w:delText>
                </w:r>
              </w:del>
            </w:ins>
          </w:p>
        </w:tc>
        <w:tc>
          <w:tcPr>
            <w:tcW w:w="960" w:type="dxa"/>
            <w:noWrap/>
            <w:hideMark/>
            <w:tcPrChange w:id="139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47" w:author="Nick.Tolimieri [2]" w:date="2022-09-09T12:38:00Z"/>
                <w:del w:id="13948" w:author="Nick.Tolimieri" w:date="2022-09-13T12:37:00Z"/>
                <w:rFonts w:asciiTheme="minorHAnsi" w:eastAsiaTheme="minorHAnsi" w:hAnsiTheme="minorHAnsi" w:cstheme="minorBidi"/>
                <w:sz w:val="22"/>
                <w:szCs w:val="22"/>
                <w:rPrChange w:id="13949" w:author="Nick.Tolimieri [2]" w:date="2022-09-09T12:38:00Z">
                  <w:rPr>
                    <w:ins w:id="13950" w:author="Nick.Tolimieri [2]" w:date="2022-09-09T12:38:00Z"/>
                    <w:del w:id="13951" w:author="Nick.Tolimieri" w:date="2022-09-13T12:37:00Z"/>
                    <w:rFonts w:ascii="Calibri" w:hAnsi="Calibri" w:cs="Calibri"/>
                    <w:color w:val="000000"/>
                    <w:sz w:val="22"/>
                    <w:szCs w:val="22"/>
                  </w:rPr>
                </w:rPrChange>
              </w:rPr>
              <w:pPrChange w:id="13952" w:author="Nick.Tolimieri [2]" w:date="2022-09-09T12:38:00Z">
                <w:pPr/>
              </w:pPrChange>
            </w:pPr>
            <w:ins w:id="13953" w:author="Nick.Tolimieri [2]" w:date="2022-09-09T12:38:00Z">
              <w:del w:id="13954" w:author="Nick.Tolimieri" w:date="2022-09-13T12:37:00Z">
                <w:r w:rsidRPr="001255CF" w:rsidDel="00207938">
                  <w:rPr>
                    <w:rFonts w:asciiTheme="minorHAnsi" w:eastAsiaTheme="minorHAnsi" w:hAnsiTheme="minorHAnsi" w:cstheme="minorBidi"/>
                    <w:sz w:val="22"/>
                    <w:szCs w:val="22"/>
                    <w:rPrChange w:id="13955" w:author="Nick.Tolimieri [2]" w:date="2022-09-09T12:38:00Z">
                      <w:rPr>
                        <w:rFonts w:ascii="Calibri" w:hAnsi="Calibri" w:cs="Calibri"/>
                        <w:color w:val="000000"/>
                        <w:sz w:val="22"/>
                        <w:szCs w:val="22"/>
                      </w:rPr>
                    </w:rPrChange>
                  </w:rPr>
                  <w:delText>NA</w:delText>
                </w:r>
              </w:del>
            </w:ins>
          </w:p>
        </w:tc>
        <w:tc>
          <w:tcPr>
            <w:tcW w:w="960" w:type="dxa"/>
            <w:noWrap/>
            <w:hideMark/>
            <w:tcPrChange w:id="139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57" w:author="Nick.Tolimieri [2]" w:date="2022-09-09T12:38:00Z"/>
                <w:del w:id="13958" w:author="Nick.Tolimieri" w:date="2022-09-13T12:37:00Z"/>
                <w:rFonts w:asciiTheme="minorHAnsi" w:eastAsiaTheme="minorHAnsi" w:hAnsiTheme="minorHAnsi" w:cstheme="minorBidi"/>
                <w:sz w:val="22"/>
                <w:szCs w:val="22"/>
                <w:rPrChange w:id="13959" w:author="Nick.Tolimieri [2]" w:date="2022-09-09T12:38:00Z">
                  <w:rPr>
                    <w:ins w:id="13960" w:author="Nick.Tolimieri [2]" w:date="2022-09-09T12:38:00Z"/>
                    <w:del w:id="13961" w:author="Nick.Tolimieri" w:date="2022-09-13T12:37:00Z"/>
                    <w:rFonts w:ascii="Calibri" w:hAnsi="Calibri" w:cs="Calibri"/>
                    <w:color w:val="000000"/>
                    <w:sz w:val="22"/>
                    <w:szCs w:val="22"/>
                  </w:rPr>
                </w:rPrChange>
              </w:rPr>
              <w:pPrChange w:id="13962" w:author="Nick.Tolimieri [2]" w:date="2022-09-09T12:38:00Z">
                <w:pPr/>
              </w:pPrChange>
            </w:pPr>
            <w:ins w:id="13963" w:author="Nick.Tolimieri [2]" w:date="2022-09-09T12:38:00Z">
              <w:del w:id="13964" w:author="Nick.Tolimieri" w:date="2022-09-13T12:37:00Z">
                <w:r w:rsidRPr="001255CF" w:rsidDel="00207938">
                  <w:rPr>
                    <w:rFonts w:asciiTheme="minorHAnsi" w:eastAsiaTheme="minorHAnsi" w:hAnsiTheme="minorHAnsi" w:cstheme="minorBidi"/>
                    <w:sz w:val="22"/>
                    <w:szCs w:val="22"/>
                    <w:rPrChange w:id="13965" w:author="Nick.Tolimieri [2]" w:date="2022-09-09T12:38:00Z">
                      <w:rPr>
                        <w:rFonts w:ascii="Calibri" w:hAnsi="Calibri" w:cs="Calibri"/>
                        <w:color w:val="000000"/>
                        <w:sz w:val="22"/>
                        <w:szCs w:val="22"/>
                      </w:rPr>
                    </w:rPrChange>
                  </w:rPr>
                  <w:delText>NA</w:delText>
                </w:r>
              </w:del>
            </w:ins>
          </w:p>
        </w:tc>
        <w:tc>
          <w:tcPr>
            <w:tcW w:w="960" w:type="dxa"/>
            <w:noWrap/>
            <w:hideMark/>
            <w:tcPrChange w:id="139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67" w:author="Nick.Tolimieri [2]" w:date="2022-09-09T12:38:00Z"/>
                <w:del w:id="13968" w:author="Nick.Tolimieri" w:date="2022-09-13T12:37:00Z"/>
                <w:rFonts w:asciiTheme="minorHAnsi" w:eastAsiaTheme="minorHAnsi" w:hAnsiTheme="minorHAnsi" w:cstheme="minorBidi"/>
                <w:sz w:val="22"/>
                <w:szCs w:val="22"/>
                <w:rPrChange w:id="13969" w:author="Nick.Tolimieri [2]" w:date="2022-09-09T12:38:00Z">
                  <w:rPr>
                    <w:ins w:id="13970" w:author="Nick.Tolimieri [2]" w:date="2022-09-09T12:38:00Z"/>
                    <w:del w:id="13971" w:author="Nick.Tolimieri" w:date="2022-09-13T12:37:00Z"/>
                    <w:rFonts w:ascii="Calibri" w:hAnsi="Calibri" w:cs="Calibri"/>
                    <w:color w:val="000000"/>
                    <w:sz w:val="22"/>
                    <w:szCs w:val="22"/>
                  </w:rPr>
                </w:rPrChange>
              </w:rPr>
              <w:pPrChange w:id="13972" w:author="Nick.Tolimieri [2]" w:date="2022-09-09T12:38:00Z">
                <w:pPr/>
              </w:pPrChange>
            </w:pPr>
            <w:ins w:id="13973" w:author="Nick.Tolimieri [2]" w:date="2022-09-09T12:38:00Z">
              <w:del w:id="13974" w:author="Nick.Tolimieri" w:date="2022-09-13T12:37:00Z">
                <w:r w:rsidRPr="001255CF" w:rsidDel="00207938">
                  <w:rPr>
                    <w:rFonts w:asciiTheme="minorHAnsi" w:eastAsiaTheme="minorHAnsi" w:hAnsiTheme="minorHAnsi" w:cstheme="minorBidi"/>
                    <w:sz w:val="22"/>
                    <w:szCs w:val="22"/>
                    <w:rPrChange w:id="13975"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976" w:author="Nick.Tolimieri [2]" w:date="2022-09-09T12:38:00Z"/>
          <w:del w:id="13977" w:author="Nick.Tolimieri" w:date="2022-09-13T12:37:00Z"/>
          <w:trPrChange w:id="13978" w:author="Nick.Tolimieri [2]" w:date="2022-09-09T12:38:00Z">
            <w:trPr>
              <w:divId w:val="1429738465"/>
              <w:trHeight w:val="300"/>
            </w:trPr>
          </w:trPrChange>
        </w:trPr>
        <w:tc>
          <w:tcPr>
            <w:tcW w:w="960" w:type="dxa"/>
            <w:noWrap/>
            <w:hideMark/>
            <w:tcPrChange w:id="139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80" w:author="Nick.Tolimieri [2]" w:date="2022-09-09T12:38:00Z"/>
                <w:del w:id="13981" w:author="Nick.Tolimieri" w:date="2022-09-13T12:37:00Z"/>
                <w:rFonts w:asciiTheme="minorHAnsi" w:eastAsiaTheme="minorHAnsi" w:hAnsiTheme="minorHAnsi" w:cstheme="minorBidi"/>
                <w:sz w:val="22"/>
                <w:szCs w:val="22"/>
                <w:rPrChange w:id="13982" w:author="Nick.Tolimieri [2]" w:date="2022-09-09T12:38:00Z">
                  <w:rPr>
                    <w:ins w:id="13983" w:author="Nick.Tolimieri [2]" w:date="2022-09-09T12:38:00Z"/>
                    <w:del w:id="13984" w:author="Nick.Tolimieri" w:date="2022-09-13T12:37:00Z"/>
                    <w:rFonts w:ascii="Calibri" w:hAnsi="Calibri" w:cs="Calibri"/>
                    <w:color w:val="000000"/>
                    <w:sz w:val="22"/>
                    <w:szCs w:val="22"/>
                  </w:rPr>
                </w:rPrChange>
              </w:rPr>
              <w:pPrChange w:id="13985" w:author="Nick.Tolimieri [2]" w:date="2022-09-09T12:38:00Z">
                <w:pPr/>
              </w:pPrChange>
            </w:pPr>
            <w:ins w:id="13986" w:author="Nick.Tolimieri [2]" w:date="2022-09-09T12:38:00Z">
              <w:del w:id="13987" w:author="Nick.Tolimieri" w:date="2022-09-13T12:37:00Z">
                <w:r w:rsidRPr="001255CF" w:rsidDel="00207938">
                  <w:rPr>
                    <w:rFonts w:asciiTheme="minorHAnsi" w:eastAsiaTheme="minorHAnsi" w:hAnsiTheme="minorHAnsi" w:cstheme="minorBidi"/>
                    <w:sz w:val="22"/>
                    <w:szCs w:val="22"/>
                    <w:rPrChange w:id="13988" w:author="Nick.Tolimieri [2]" w:date="2022-09-09T12:38:00Z">
                      <w:rPr>
                        <w:rFonts w:ascii="Calibri" w:hAnsi="Calibri" w:cs="Calibri"/>
                        <w:color w:val="000000"/>
                        <w:sz w:val="22"/>
                        <w:szCs w:val="22"/>
                      </w:rPr>
                    </w:rPrChange>
                  </w:rPr>
                  <w:delText>Cape Alava</w:delText>
                </w:r>
              </w:del>
            </w:ins>
          </w:p>
        </w:tc>
        <w:tc>
          <w:tcPr>
            <w:tcW w:w="960" w:type="dxa"/>
            <w:noWrap/>
            <w:hideMark/>
            <w:tcPrChange w:id="139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90" w:author="Nick.Tolimieri [2]" w:date="2022-09-09T12:38:00Z"/>
                <w:del w:id="13991" w:author="Nick.Tolimieri" w:date="2022-09-13T12:37:00Z"/>
                <w:rFonts w:asciiTheme="minorHAnsi" w:eastAsiaTheme="minorHAnsi" w:hAnsiTheme="minorHAnsi" w:cstheme="minorBidi"/>
                <w:sz w:val="22"/>
                <w:szCs w:val="22"/>
                <w:rPrChange w:id="13992" w:author="Nick.Tolimieri [2]" w:date="2022-09-09T12:38:00Z">
                  <w:rPr>
                    <w:ins w:id="13993" w:author="Nick.Tolimieri [2]" w:date="2022-09-09T12:38:00Z"/>
                    <w:del w:id="13994" w:author="Nick.Tolimieri" w:date="2022-09-13T12:37:00Z"/>
                    <w:rFonts w:ascii="Calibri" w:hAnsi="Calibri" w:cs="Calibri"/>
                    <w:color w:val="000000"/>
                    <w:sz w:val="22"/>
                    <w:szCs w:val="22"/>
                  </w:rPr>
                </w:rPrChange>
              </w:rPr>
              <w:pPrChange w:id="13995" w:author="Nick.Tolimieri [2]" w:date="2022-09-09T12:38:00Z">
                <w:pPr>
                  <w:jc w:val="right"/>
                </w:pPr>
              </w:pPrChange>
            </w:pPr>
            <w:ins w:id="13996" w:author="Nick.Tolimieri [2]" w:date="2022-09-09T12:38:00Z">
              <w:del w:id="13997" w:author="Nick.Tolimieri" w:date="2022-09-13T12:37:00Z">
                <w:r w:rsidRPr="001255CF" w:rsidDel="00207938">
                  <w:rPr>
                    <w:rFonts w:asciiTheme="minorHAnsi" w:eastAsiaTheme="minorHAnsi" w:hAnsiTheme="minorHAnsi" w:cstheme="minorBidi"/>
                    <w:sz w:val="22"/>
                    <w:szCs w:val="22"/>
                    <w:rPrChange w:id="13998" w:author="Nick.Tolimieri [2]" w:date="2022-09-09T12:38:00Z">
                      <w:rPr>
                        <w:rFonts w:ascii="Calibri" w:hAnsi="Calibri" w:cs="Calibri"/>
                        <w:color w:val="000000"/>
                        <w:sz w:val="22"/>
                        <w:szCs w:val="22"/>
                      </w:rPr>
                    </w:rPrChange>
                  </w:rPr>
                  <w:delText>2013</w:delText>
                </w:r>
              </w:del>
            </w:ins>
          </w:p>
        </w:tc>
        <w:tc>
          <w:tcPr>
            <w:tcW w:w="960" w:type="dxa"/>
            <w:noWrap/>
            <w:hideMark/>
            <w:tcPrChange w:id="139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00" w:author="Nick.Tolimieri [2]" w:date="2022-09-09T12:38:00Z"/>
                <w:del w:id="14001" w:author="Nick.Tolimieri" w:date="2022-09-13T12:37:00Z"/>
                <w:rFonts w:asciiTheme="minorHAnsi" w:eastAsiaTheme="minorHAnsi" w:hAnsiTheme="minorHAnsi" w:cstheme="minorBidi"/>
                <w:sz w:val="22"/>
                <w:szCs w:val="22"/>
                <w:rPrChange w:id="14002" w:author="Nick.Tolimieri [2]" w:date="2022-09-09T12:38:00Z">
                  <w:rPr>
                    <w:ins w:id="14003" w:author="Nick.Tolimieri [2]" w:date="2022-09-09T12:38:00Z"/>
                    <w:del w:id="14004" w:author="Nick.Tolimieri" w:date="2022-09-13T12:37:00Z"/>
                    <w:rFonts w:ascii="Calibri" w:hAnsi="Calibri" w:cs="Calibri"/>
                    <w:color w:val="000000"/>
                    <w:sz w:val="22"/>
                    <w:szCs w:val="22"/>
                  </w:rPr>
                </w:rPrChange>
              </w:rPr>
              <w:pPrChange w:id="14005" w:author="Nick.Tolimieri [2]" w:date="2022-09-09T12:38:00Z">
                <w:pPr>
                  <w:jc w:val="right"/>
                </w:pPr>
              </w:pPrChange>
            </w:pPr>
            <w:ins w:id="14006" w:author="Nick.Tolimieri [2]" w:date="2022-09-09T12:38:00Z">
              <w:del w:id="14007" w:author="Nick.Tolimieri" w:date="2022-09-13T12:37:00Z">
                <w:r w:rsidRPr="001255CF" w:rsidDel="00207938">
                  <w:rPr>
                    <w:rFonts w:asciiTheme="minorHAnsi" w:eastAsiaTheme="minorHAnsi" w:hAnsiTheme="minorHAnsi" w:cstheme="minorBidi"/>
                    <w:sz w:val="22"/>
                    <w:szCs w:val="22"/>
                    <w:rPrChange w:id="14008" w:author="Nick.Tolimieri [2]" w:date="2022-09-09T12:38:00Z">
                      <w:rPr>
                        <w:rFonts w:ascii="Calibri" w:hAnsi="Calibri" w:cs="Calibri"/>
                        <w:color w:val="000000"/>
                        <w:sz w:val="22"/>
                        <w:szCs w:val="22"/>
                      </w:rPr>
                    </w:rPrChange>
                  </w:rPr>
                  <w:delText>25</w:delText>
                </w:r>
              </w:del>
            </w:ins>
          </w:p>
        </w:tc>
        <w:tc>
          <w:tcPr>
            <w:tcW w:w="960" w:type="dxa"/>
            <w:noWrap/>
            <w:hideMark/>
            <w:tcPrChange w:id="140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10" w:author="Nick.Tolimieri [2]" w:date="2022-09-09T12:38:00Z"/>
                <w:del w:id="14011" w:author="Nick.Tolimieri" w:date="2022-09-13T12:37:00Z"/>
                <w:rFonts w:asciiTheme="minorHAnsi" w:eastAsiaTheme="minorHAnsi" w:hAnsiTheme="minorHAnsi" w:cstheme="minorBidi"/>
                <w:sz w:val="22"/>
                <w:szCs w:val="22"/>
                <w:rPrChange w:id="14012" w:author="Nick.Tolimieri [2]" w:date="2022-09-09T12:38:00Z">
                  <w:rPr>
                    <w:ins w:id="14013" w:author="Nick.Tolimieri [2]" w:date="2022-09-09T12:38:00Z"/>
                    <w:del w:id="14014" w:author="Nick.Tolimieri" w:date="2022-09-13T12:37:00Z"/>
                    <w:rFonts w:ascii="Calibri" w:hAnsi="Calibri" w:cs="Calibri"/>
                    <w:color w:val="000000"/>
                    <w:sz w:val="22"/>
                    <w:szCs w:val="22"/>
                  </w:rPr>
                </w:rPrChange>
              </w:rPr>
              <w:pPrChange w:id="14015" w:author="Nick.Tolimieri [2]" w:date="2022-09-09T12:38:00Z">
                <w:pPr>
                  <w:jc w:val="right"/>
                </w:pPr>
              </w:pPrChange>
            </w:pPr>
            <w:ins w:id="14016" w:author="Nick.Tolimieri [2]" w:date="2022-09-09T12:38:00Z">
              <w:del w:id="14017" w:author="Nick.Tolimieri" w:date="2022-09-13T12:37:00Z">
                <w:r w:rsidRPr="001255CF" w:rsidDel="00207938">
                  <w:rPr>
                    <w:rFonts w:asciiTheme="minorHAnsi" w:eastAsiaTheme="minorHAnsi" w:hAnsiTheme="minorHAnsi" w:cstheme="minorBidi"/>
                    <w:sz w:val="22"/>
                    <w:szCs w:val="22"/>
                    <w:rPrChange w:id="14018" w:author="Nick.Tolimieri [2]" w:date="2022-09-09T12:38:00Z">
                      <w:rPr>
                        <w:rFonts w:ascii="Calibri" w:hAnsi="Calibri" w:cs="Calibri"/>
                        <w:color w:val="000000"/>
                        <w:sz w:val="22"/>
                        <w:szCs w:val="22"/>
                      </w:rPr>
                    </w:rPrChange>
                  </w:rPr>
                  <w:delText>35</w:delText>
                </w:r>
              </w:del>
            </w:ins>
          </w:p>
        </w:tc>
        <w:tc>
          <w:tcPr>
            <w:tcW w:w="960" w:type="dxa"/>
            <w:noWrap/>
            <w:hideMark/>
            <w:tcPrChange w:id="140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20" w:author="Nick.Tolimieri [2]" w:date="2022-09-09T12:38:00Z"/>
                <w:del w:id="14021" w:author="Nick.Tolimieri" w:date="2022-09-13T12:37:00Z"/>
                <w:rFonts w:asciiTheme="minorHAnsi" w:eastAsiaTheme="minorHAnsi" w:hAnsiTheme="minorHAnsi" w:cstheme="minorBidi"/>
                <w:sz w:val="22"/>
                <w:szCs w:val="22"/>
                <w:rPrChange w:id="14022" w:author="Nick.Tolimieri [2]" w:date="2022-09-09T12:38:00Z">
                  <w:rPr>
                    <w:ins w:id="14023" w:author="Nick.Tolimieri [2]" w:date="2022-09-09T12:38:00Z"/>
                    <w:del w:id="14024" w:author="Nick.Tolimieri" w:date="2022-09-13T12:37:00Z"/>
                    <w:rFonts w:ascii="Calibri" w:hAnsi="Calibri" w:cs="Calibri"/>
                    <w:color w:val="000000"/>
                    <w:sz w:val="22"/>
                    <w:szCs w:val="22"/>
                  </w:rPr>
                </w:rPrChange>
              </w:rPr>
              <w:pPrChange w:id="14025" w:author="Nick.Tolimieri [2]" w:date="2022-09-09T12:38:00Z">
                <w:pPr>
                  <w:jc w:val="right"/>
                </w:pPr>
              </w:pPrChange>
            </w:pPr>
            <w:ins w:id="14026" w:author="Nick.Tolimieri [2]" w:date="2022-09-09T12:38:00Z">
              <w:del w:id="14027" w:author="Nick.Tolimieri" w:date="2022-09-13T12:37:00Z">
                <w:r w:rsidRPr="001255CF" w:rsidDel="00207938">
                  <w:rPr>
                    <w:rFonts w:asciiTheme="minorHAnsi" w:eastAsiaTheme="minorHAnsi" w:hAnsiTheme="minorHAnsi" w:cstheme="minorBidi"/>
                    <w:sz w:val="22"/>
                    <w:szCs w:val="22"/>
                    <w:rPrChange w:id="14028" w:author="Nick.Tolimieri [2]" w:date="2022-09-09T12:38:00Z">
                      <w:rPr>
                        <w:rFonts w:ascii="Calibri" w:hAnsi="Calibri" w:cs="Calibri"/>
                        <w:color w:val="000000"/>
                        <w:sz w:val="22"/>
                        <w:szCs w:val="22"/>
                      </w:rPr>
                    </w:rPrChange>
                  </w:rPr>
                  <w:delText>2</w:delText>
                </w:r>
              </w:del>
            </w:ins>
          </w:p>
        </w:tc>
        <w:tc>
          <w:tcPr>
            <w:tcW w:w="960" w:type="dxa"/>
            <w:noWrap/>
            <w:hideMark/>
            <w:tcPrChange w:id="140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30" w:author="Nick.Tolimieri [2]" w:date="2022-09-09T12:38:00Z"/>
                <w:del w:id="14031" w:author="Nick.Tolimieri" w:date="2022-09-13T12:37:00Z"/>
                <w:rFonts w:asciiTheme="minorHAnsi" w:eastAsiaTheme="minorHAnsi" w:hAnsiTheme="minorHAnsi" w:cstheme="minorBidi"/>
                <w:sz w:val="22"/>
                <w:szCs w:val="22"/>
                <w:rPrChange w:id="14032" w:author="Nick.Tolimieri [2]" w:date="2022-09-09T12:38:00Z">
                  <w:rPr>
                    <w:ins w:id="14033" w:author="Nick.Tolimieri [2]" w:date="2022-09-09T12:38:00Z"/>
                    <w:del w:id="14034" w:author="Nick.Tolimieri" w:date="2022-09-13T12:37:00Z"/>
                    <w:rFonts w:ascii="Calibri" w:hAnsi="Calibri" w:cs="Calibri"/>
                    <w:color w:val="000000"/>
                    <w:sz w:val="22"/>
                    <w:szCs w:val="22"/>
                  </w:rPr>
                </w:rPrChange>
              </w:rPr>
              <w:pPrChange w:id="14035" w:author="Nick.Tolimieri [2]" w:date="2022-09-09T12:38:00Z">
                <w:pPr>
                  <w:jc w:val="right"/>
                </w:pPr>
              </w:pPrChange>
            </w:pPr>
            <w:ins w:id="14036" w:author="Nick.Tolimieri [2]" w:date="2022-09-09T12:38:00Z">
              <w:del w:id="14037" w:author="Nick.Tolimieri" w:date="2022-09-13T12:37:00Z">
                <w:r w:rsidRPr="001255CF" w:rsidDel="00207938">
                  <w:rPr>
                    <w:rFonts w:asciiTheme="minorHAnsi" w:eastAsiaTheme="minorHAnsi" w:hAnsiTheme="minorHAnsi" w:cstheme="minorBidi"/>
                    <w:sz w:val="22"/>
                    <w:szCs w:val="22"/>
                    <w:rPrChange w:id="14038" w:author="Nick.Tolimieri [2]" w:date="2022-09-09T12:38:00Z">
                      <w:rPr>
                        <w:rFonts w:ascii="Calibri" w:hAnsi="Calibri" w:cs="Calibri"/>
                        <w:color w:val="000000"/>
                        <w:sz w:val="22"/>
                        <w:szCs w:val="22"/>
                      </w:rPr>
                    </w:rPrChange>
                  </w:rPr>
                  <w:delText>30</w:delText>
                </w:r>
              </w:del>
            </w:ins>
          </w:p>
        </w:tc>
        <w:tc>
          <w:tcPr>
            <w:tcW w:w="960" w:type="dxa"/>
            <w:noWrap/>
            <w:hideMark/>
            <w:tcPrChange w:id="140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40" w:author="Nick.Tolimieri [2]" w:date="2022-09-09T12:38:00Z"/>
                <w:del w:id="14041" w:author="Nick.Tolimieri" w:date="2022-09-13T12:37:00Z"/>
                <w:rFonts w:asciiTheme="minorHAnsi" w:eastAsiaTheme="minorHAnsi" w:hAnsiTheme="minorHAnsi" w:cstheme="minorBidi"/>
                <w:sz w:val="22"/>
                <w:szCs w:val="22"/>
                <w:rPrChange w:id="14042" w:author="Nick.Tolimieri [2]" w:date="2022-09-09T12:38:00Z">
                  <w:rPr>
                    <w:ins w:id="14043" w:author="Nick.Tolimieri [2]" w:date="2022-09-09T12:38:00Z"/>
                    <w:del w:id="14044" w:author="Nick.Tolimieri" w:date="2022-09-13T12:37:00Z"/>
                    <w:rFonts w:ascii="Calibri" w:hAnsi="Calibri" w:cs="Calibri"/>
                    <w:color w:val="000000"/>
                    <w:sz w:val="22"/>
                    <w:szCs w:val="22"/>
                  </w:rPr>
                </w:rPrChange>
              </w:rPr>
              <w:pPrChange w:id="14045" w:author="Nick.Tolimieri [2]" w:date="2022-09-09T12:38:00Z">
                <w:pPr>
                  <w:jc w:val="right"/>
                </w:pPr>
              </w:pPrChange>
            </w:pPr>
            <w:ins w:id="14046" w:author="Nick.Tolimieri [2]" w:date="2022-09-09T12:38:00Z">
              <w:del w:id="14047" w:author="Nick.Tolimieri" w:date="2022-09-13T12:37:00Z">
                <w:r w:rsidRPr="001255CF" w:rsidDel="00207938">
                  <w:rPr>
                    <w:rFonts w:asciiTheme="minorHAnsi" w:eastAsiaTheme="minorHAnsi" w:hAnsiTheme="minorHAnsi" w:cstheme="minorBidi"/>
                    <w:sz w:val="22"/>
                    <w:szCs w:val="22"/>
                    <w:rPrChange w:id="14048" w:author="Nick.Tolimieri [2]" w:date="2022-09-09T12:38:00Z">
                      <w:rPr>
                        <w:rFonts w:ascii="Calibri" w:hAnsi="Calibri" w:cs="Calibri"/>
                        <w:color w:val="000000"/>
                        <w:sz w:val="22"/>
                        <w:szCs w:val="22"/>
                      </w:rPr>
                    </w:rPrChange>
                  </w:rPr>
                  <w:delText>8</w:delText>
                </w:r>
              </w:del>
            </w:ins>
          </w:p>
        </w:tc>
        <w:tc>
          <w:tcPr>
            <w:tcW w:w="960" w:type="dxa"/>
            <w:noWrap/>
            <w:hideMark/>
            <w:tcPrChange w:id="140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50" w:author="Nick.Tolimieri [2]" w:date="2022-09-09T12:38:00Z"/>
                <w:del w:id="14051" w:author="Nick.Tolimieri" w:date="2022-09-13T12:37:00Z"/>
                <w:rFonts w:asciiTheme="minorHAnsi" w:eastAsiaTheme="minorHAnsi" w:hAnsiTheme="minorHAnsi" w:cstheme="minorBidi"/>
                <w:sz w:val="22"/>
                <w:szCs w:val="22"/>
                <w:rPrChange w:id="14052" w:author="Nick.Tolimieri [2]" w:date="2022-09-09T12:38:00Z">
                  <w:rPr>
                    <w:ins w:id="14053" w:author="Nick.Tolimieri [2]" w:date="2022-09-09T12:38:00Z"/>
                    <w:del w:id="14054" w:author="Nick.Tolimieri" w:date="2022-09-13T12:37:00Z"/>
                    <w:rFonts w:ascii="Calibri" w:hAnsi="Calibri" w:cs="Calibri"/>
                    <w:color w:val="000000"/>
                    <w:sz w:val="22"/>
                    <w:szCs w:val="22"/>
                  </w:rPr>
                </w:rPrChange>
              </w:rPr>
              <w:pPrChange w:id="14055" w:author="Nick.Tolimieri [2]" w:date="2022-09-09T12:38:00Z">
                <w:pPr>
                  <w:jc w:val="right"/>
                </w:pPr>
              </w:pPrChange>
            </w:pPr>
            <w:ins w:id="14056" w:author="Nick.Tolimieri [2]" w:date="2022-09-09T12:38:00Z">
              <w:del w:id="14057" w:author="Nick.Tolimieri" w:date="2022-09-13T12:37:00Z">
                <w:r w:rsidRPr="001255CF" w:rsidDel="00207938">
                  <w:rPr>
                    <w:rFonts w:asciiTheme="minorHAnsi" w:eastAsiaTheme="minorHAnsi" w:hAnsiTheme="minorHAnsi" w:cstheme="minorBidi"/>
                    <w:sz w:val="22"/>
                    <w:szCs w:val="22"/>
                    <w:rPrChange w:id="14058" w:author="Nick.Tolimieri [2]" w:date="2022-09-09T12:38:00Z">
                      <w:rPr>
                        <w:rFonts w:ascii="Calibri" w:hAnsi="Calibri" w:cs="Calibri"/>
                        <w:color w:val="000000"/>
                        <w:sz w:val="22"/>
                        <w:szCs w:val="22"/>
                      </w:rPr>
                    </w:rPrChange>
                  </w:rPr>
                  <w:delText>22</w:delText>
                </w:r>
              </w:del>
            </w:ins>
          </w:p>
        </w:tc>
        <w:tc>
          <w:tcPr>
            <w:tcW w:w="960" w:type="dxa"/>
            <w:noWrap/>
            <w:hideMark/>
            <w:tcPrChange w:id="140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60" w:author="Nick.Tolimieri [2]" w:date="2022-09-09T12:38:00Z"/>
                <w:del w:id="14061" w:author="Nick.Tolimieri" w:date="2022-09-13T12:37:00Z"/>
                <w:rFonts w:asciiTheme="minorHAnsi" w:eastAsiaTheme="minorHAnsi" w:hAnsiTheme="minorHAnsi" w:cstheme="minorBidi"/>
                <w:sz w:val="22"/>
                <w:szCs w:val="22"/>
                <w:rPrChange w:id="14062" w:author="Nick.Tolimieri [2]" w:date="2022-09-09T12:38:00Z">
                  <w:rPr>
                    <w:ins w:id="14063" w:author="Nick.Tolimieri [2]" w:date="2022-09-09T12:38:00Z"/>
                    <w:del w:id="14064" w:author="Nick.Tolimieri" w:date="2022-09-13T12:37:00Z"/>
                    <w:rFonts w:ascii="Calibri" w:hAnsi="Calibri" w:cs="Calibri"/>
                    <w:color w:val="000000"/>
                    <w:sz w:val="22"/>
                    <w:szCs w:val="22"/>
                  </w:rPr>
                </w:rPrChange>
              </w:rPr>
              <w:pPrChange w:id="14065" w:author="Nick.Tolimieri [2]" w:date="2022-09-09T12:38:00Z">
                <w:pPr>
                  <w:jc w:val="right"/>
                </w:pPr>
              </w:pPrChange>
            </w:pPr>
            <w:ins w:id="14066" w:author="Nick.Tolimieri [2]" w:date="2022-09-09T12:38:00Z">
              <w:del w:id="14067" w:author="Nick.Tolimieri" w:date="2022-09-13T12:37:00Z">
                <w:r w:rsidRPr="001255CF" w:rsidDel="00207938">
                  <w:rPr>
                    <w:rFonts w:asciiTheme="minorHAnsi" w:eastAsiaTheme="minorHAnsi" w:hAnsiTheme="minorHAnsi" w:cstheme="minorBidi"/>
                    <w:sz w:val="22"/>
                    <w:szCs w:val="22"/>
                    <w:rPrChange w:id="14068" w:author="Nick.Tolimieri [2]" w:date="2022-09-09T12:38:00Z">
                      <w:rPr>
                        <w:rFonts w:ascii="Calibri" w:hAnsi="Calibri" w:cs="Calibri"/>
                        <w:color w:val="000000"/>
                        <w:sz w:val="22"/>
                        <w:szCs w:val="22"/>
                      </w:rPr>
                    </w:rPrChange>
                  </w:rPr>
                  <w:delText>2.44</w:delText>
                </w:r>
              </w:del>
            </w:ins>
          </w:p>
        </w:tc>
        <w:tc>
          <w:tcPr>
            <w:tcW w:w="960" w:type="dxa"/>
            <w:noWrap/>
            <w:hideMark/>
            <w:tcPrChange w:id="140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70" w:author="Nick.Tolimieri [2]" w:date="2022-09-09T12:38:00Z"/>
                <w:del w:id="14071" w:author="Nick.Tolimieri" w:date="2022-09-13T12:37:00Z"/>
                <w:rFonts w:asciiTheme="minorHAnsi" w:eastAsiaTheme="minorHAnsi" w:hAnsiTheme="minorHAnsi" w:cstheme="minorBidi"/>
                <w:sz w:val="22"/>
                <w:szCs w:val="22"/>
                <w:rPrChange w:id="14072" w:author="Nick.Tolimieri [2]" w:date="2022-09-09T12:38:00Z">
                  <w:rPr>
                    <w:ins w:id="14073" w:author="Nick.Tolimieri [2]" w:date="2022-09-09T12:38:00Z"/>
                    <w:del w:id="14074" w:author="Nick.Tolimieri" w:date="2022-09-13T12:37:00Z"/>
                    <w:rFonts w:ascii="Calibri" w:hAnsi="Calibri" w:cs="Calibri"/>
                    <w:color w:val="000000"/>
                    <w:sz w:val="22"/>
                    <w:szCs w:val="22"/>
                  </w:rPr>
                </w:rPrChange>
              </w:rPr>
              <w:pPrChange w:id="14075" w:author="Nick.Tolimieri [2]" w:date="2022-09-09T12:38:00Z">
                <w:pPr>
                  <w:jc w:val="right"/>
                </w:pPr>
              </w:pPrChange>
            </w:pPr>
            <w:ins w:id="14076" w:author="Nick.Tolimieri [2]" w:date="2022-09-09T12:38:00Z">
              <w:del w:id="14077" w:author="Nick.Tolimieri" w:date="2022-09-13T12:37:00Z">
                <w:r w:rsidRPr="001255CF" w:rsidDel="00207938">
                  <w:rPr>
                    <w:rFonts w:asciiTheme="minorHAnsi" w:eastAsiaTheme="minorHAnsi" w:hAnsiTheme="minorHAnsi" w:cstheme="minorBidi"/>
                    <w:sz w:val="22"/>
                    <w:szCs w:val="22"/>
                    <w:rPrChange w:id="14078" w:author="Nick.Tolimieri [2]" w:date="2022-09-09T12:38:00Z">
                      <w:rPr>
                        <w:rFonts w:ascii="Calibri" w:hAnsi="Calibri" w:cs="Calibri"/>
                        <w:color w:val="000000"/>
                        <w:sz w:val="22"/>
                        <w:szCs w:val="22"/>
                      </w:rPr>
                    </w:rPrChange>
                  </w:rPr>
                  <w:delText>0.5</w:delText>
                </w:r>
              </w:del>
            </w:ins>
          </w:p>
        </w:tc>
      </w:tr>
      <w:tr w:rsidR="001255CF" w:rsidRPr="001255CF" w:rsidDel="00207938" w:rsidTr="001255CF">
        <w:trPr>
          <w:divId w:val="1429738465"/>
          <w:trHeight w:val="300"/>
          <w:ins w:id="14079" w:author="Nick.Tolimieri [2]" w:date="2022-09-09T12:38:00Z"/>
          <w:del w:id="14080" w:author="Nick.Tolimieri" w:date="2022-09-13T12:37:00Z"/>
          <w:trPrChange w:id="14081" w:author="Nick.Tolimieri [2]" w:date="2022-09-09T12:38:00Z">
            <w:trPr>
              <w:divId w:val="1429738465"/>
              <w:trHeight w:val="300"/>
            </w:trPr>
          </w:trPrChange>
        </w:trPr>
        <w:tc>
          <w:tcPr>
            <w:tcW w:w="960" w:type="dxa"/>
            <w:noWrap/>
            <w:hideMark/>
            <w:tcPrChange w:id="140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83" w:author="Nick.Tolimieri [2]" w:date="2022-09-09T12:38:00Z"/>
                <w:del w:id="14084" w:author="Nick.Tolimieri" w:date="2022-09-13T12:37:00Z"/>
                <w:rFonts w:asciiTheme="minorHAnsi" w:eastAsiaTheme="minorHAnsi" w:hAnsiTheme="minorHAnsi" w:cstheme="minorBidi"/>
                <w:sz w:val="22"/>
                <w:szCs w:val="22"/>
                <w:rPrChange w:id="14085" w:author="Nick.Tolimieri [2]" w:date="2022-09-09T12:38:00Z">
                  <w:rPr>
                    <w:ins w:id="14086" w:author="Nick.Tolimieri [2]" w:date="2022-09-09T12:38:00Z"/>
                    <w:del w:id="14087" w:author="Nick.Tolimieri" w:date="2022-09-13T12:37:00Z"/>
                    <w:rFonts w:ascii="Calibri" w:hAnsi="Calibri" w:cs="Calibri"/>
                    <w:color w:val="000000"/>
                    <w:sz w:val="22"/>
                    <w:szCs w:val="22"/>
                  </w:rPr>
                </w:rPrChange>
              </w:rPr>
              <w:pPrChange w:id="14088" w:author="Nick.Tolimieri [2]" w:date="2022-09-09T12:38:00Z">
                <w:pPr/>
              </w:pPrChange>
            </w:pPr>
            <w:ins w:id="14089" w:author="Nick.Tolimieri [2]" w:date="2022-09-09T12:38:00Z">
              <w:del w:id="14090" w:author="Nick.Tolimieri" w:date="2022-09-13T12:37:00Z">
                <w:r w:rsidRPr="001255CF" w:rsidDel="00207938">
                  <w:rPr>
                    <w:rFonts w:asciiTheme="minorHAnsi" w:eastAsiaTheme="minorHAnsi" w:hAnsiTheme="minorHAnsi" w:cstheme="minorBidi"/>
                    <w:sz w:val="22"/>
                    <w:szCs w:val="22"/>
                    <w:rPrChange w:id="14091" w:author="Nick.Tolimieri [2]" w:date="2022-09-09T12:38:00Z">
                      <w:rPr>
                        <w:rFonts w:ascii="Calibri" w:hAnsi="Calibri" w:cs="Calibri"/>
                        <w:color w:val="000000"/>
                        <w:sz w:val="22"/>
                        <w:szCs w:val="22"/>
                      </w:rPr>
                    </w:rPrChange>
                  </w:rPr>
                  <w:delText>Cape Alava</w:delText>
                </w:r>
              </w:del>
            </w:ins>
          </w:p>
        </w:tc>
        <w:tc>
          <w:tcPr>
            <w:tcW w:w="960" w:type="dxa"/>
            <w:noWrap/>
            <w:hideMark/>
            <w:tcPrChange w:id="140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93" w:author="Nick.Tolimieri [2]" w:date="2022-09-09T12:38:00Z"/>
                <w:del w:id="14094" w:author="Nick.Tolimieri" w:date="2022-09-13T12:37:00Z"/>
                <w:rFonts w:asciiTheme="minorHAnsi" w:eastAsiaTheme="minorHAnsi" w:hAnsiTheme="minorHAnsi" w:cstheme="minorBidi"/>
                <w:sz w:val="22"/>
                <w:szCs w:val="22"/>
                <w:rPrChange w:id="14095" w:author="Nick.Tolimieri [2]" w:date="2022-09-09T12:38:00Z">
                  <w:rPr>
                    <w:ins w:id="14096" w:author="Nick.Tolimieri [2]" w:date="2022-09-09T12:38:00Z"/>
                    <w:del w:id="14097" w:author="Nick.Tolimieri" w:date="2022-09-13T12:37:00Z"/>
                    <w:rFonts w:ascii="Calibri" w:hAnsi="Calibri" w:cs="Calibri"/>
                    <w:color w:val="000000"/>
                    <w:sz w:val="22"/>
                    <w:szCs w:val="22"/>
                  </w:rPr>
                </w:rPrChange>
              </w:rPr>
              <w:pPrChange w:id="14098" w:author="Nick.Tolimieri [2]" w:date="2022-09-09T12:38:00Z">
                <w:pPr>
                  <w:jc w:val="right"/>
                </w:pPr>
              </w:pPrChange>
            </w:pPr>
            <w:ins w:id="14099" w:author="Nick.Tolimieri [2]" w:date="2022-09-09T12:38:00Z">
              <w:del w:id="14100" w:author="Nick.Tolimieri" w:date="2022-09-13T12:37:00Z">
                <w:r w:rsidRPr="001255CF" w:rsidDel="00207938">
                  <w:rPr>
                    <w:rFonts w:asciiTheme="minorHAnsi" w:eastAsiaTheme="minorHAnsi" w:hAnsiTheme="minorHAnsi" w:cstheme="minorBidi"/>
                    <w:sz w:val="22"/>
                    <w:szCs w:val="22"/>
                    <w:rPrChange w:id="14101" w:author="Nick.Tolimieri [2]" w:date="2022-09-09T12:38:00Z">
                      <w:rPr>
                        <w:rFonts w:ascii="Calibri" w:hAnsi="Calibri" w:cs="Calibri"/>
                        <w:color w:val="000000"/>
                        <w:sz w:val="22"/>
                        <w:szCs w:val="22"/>
                      </w:rPr>
                    </w:rPrChange>
                  </w:rPr>
                  <w:delText>2014</w:delText>
                </w:r>
              </w:del>
            </w:ins>
          </w:p>
        </w:tc>
        <w:tc>
          <w:tcPr>
            <w:tcW w:w="960" w:type="dxa"/>
            <w:noWrap/>
            <w:hideMark/>
            <w:tcPrChange w:id="141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03" w:author="Nick.Tolimieri [2]" w:date="2022-09-09T12:38:00Z"/>
                <w:del w:id="14104" w:author="Nick.Tolimieri" w:date="2022-09-13T12:37:00Z"/>
                <w:rFonts w:asciiTheme="minorHAnsi" w:eastAsiaTheme="minorHAnsi" w:hAnsiTheme="minorHAnsi" w:cstheme="minorBidi"/>
                <w:sz w:val="22"/>
                <w:szCs w:val="22"/>
                <w:rPrChange w:id="14105" w:author="Nick.Tolimieri [2]" w:date="2022-09-09T12:38:00Z">
                  <w:rPr>
                    <w:ins w:id="14106" w:author="Nick.Tolimieri [2]" w:date="2022-09-09T12:38:00Z"/>
                    <w:del w:id="14107" w:author="Nick.Tolimieri" w:date="2022-09-13T12:37:00Z"/>
                    <w:rFonts w:ascii="Calibri" w:hAnsi="Calibri" w:cs="Calibri"/>
                    <w:color w:val="000000"/>
                    <w:sz w:val="22"/>
                    <w:szCs w:val="22"/>
                  </w:rPr>
                </w:rPrChange>
              </w:rPr>
              <w:pPrChange w:id="14108" w:author="Nick.Tolimieri [2]" w:date="2022-09-09T12:38:00Z">
                <w:pPr>
                  <w:jc w:val="right"/>
                </w:pPr>
              </w:pPrChange>
            </w:pPr>
            <w:ins w:id="14109" w:author="Nick.Tolimieri [2]" w:date="2022-09-09T12:38:00Z">
              <w:del w:id="14110" w:author="Nick.Tolimieri" w:date="2022-09-13T12:37:00Z">
                <w:r w:rsidRPr="001255CF" w:rsidDel="00207938">
                  <w:rPr>
                    <w:rFonts w:asciiTheme="minorHAnsi" w:eastAsiaTheme="minorHAnsi" w:hAnsiTheme="minorHAnsi" w:cstheme="minorBidi"/>
                    <w:sz w:val="22"/>
                    <w:szCs w:val="22"/>
                    <w:rPrChange w:id="14111" w:author="Nick.Tolimieri [2]" w:date="2022-09-09T12:38:00Z">
                      <w:rPr>
                        <w:rFonts w:ascii="Calibri" w:hAnsi="Calibri" w:cs="Calibri"/>
                        <w:color w:val="000000"/>
                        <w:sz w:val="22"/>
                        <w:szCs w:val="22"/>
                      </w:rPr>
                    </w:rPrChange>
                  </w:rPr>
                  <w:delText>4</w:delText>
                </w:r>
              </w:del>
            </w:ins>
          </w:p>
        </w:tc>
        <w:tc>
          <w:tcPr>
            <w:tcW w:w="960" w:type="dxa"/>
            <w:noWrap/>
            <w:hideMark/>
            <w:tcPrChange w:id="141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13" w:author="Nick.Tolimieri [2]" w:date="2022-09-09T12:38:00Z"/>
                <w:del w:id="14114" w:author="Nick.Tolimieri" w:date="2022-09-13T12:37:00Z"/>
                <w:rFonts w:asciiTheme="minorHAnsi" w:eastAsiaTheme="minorHAnsi" w:hAnsiTheme="minorHAnsi" w:cstheme="minorBidi"/>
                <w:sz w:val="22"/>
                <w:szCs w:val="22"/>
                <w:rPrChange w:id="14115" w:author="Nick.Tolimieri [2]" w:date="2022-09-09T12:38:00Z">
                  <w:rPr>
                    <w:ins w:id="14116" w:author="Nick.Tolimieri [2]" w:date="2022-09-09T12:38:00Z"/>
                    <w:del w:id="14117" w:author="Nick.Tolimieri" w:date="2022-09-13T12:37:00Z"/>
                    <w:rFonts w:ascii="Calibri" w:hAnsi="Calibri" w:cs="Calibri"/>
                    <w:color w:val="000000"/>
                    <w:sz w:val="22"/>
                    <w:szCs w:val="22"/>
                  </w:rPr>
                </w:rPrChange>
              </w:rPr>
              <w:pPrChange w:id="14118" w:author="Nick.Tolimieri [2]" w:date="2022-09-09T12:38:00Z">
                <w:pPr>
                  <w:jc w:val="right"/>
                </w:pPr>
              </w:pPrChange>
            </w:pPr>
            <w:ins w:id="14119" w:author="Nick.Tolimieri [2]" w:date="2022-09-09T12:38:00Z">
              <w:del w:id="14120" w:author="Nick.Tolimieri" w:date="2022-09-13T12:37:00Z">
                <w:r w:rsidRPr="001255CF" w:rsidDel="00207938">
                  <w:rPr>
                    <w:rFonts w:asciiTheme="minorHAnsi" w:eastAsiaTheme="minorHAnsi" w:hAnsiTheme="minorHAnsi" w:cstheme="minorBidi"/>
                    <w:sz w:val="22"/>
                    <w:szCs w:val="22"/>
                    <w:rPrChange w:id="14121" w:author="Nick.Tolimieri [2]" w:date="2022-09-09T12:38:00Z">
                      <w:rPr>
                        <w:rFonts w:ascii="Calibri" w:hAnsi="Calibri" w:cs="Calibri"/>
                        <w:color w:val="000000"/>
                        <w:sz w:val="22"/>
                        <w:szCs w:val="22"/>
                      </w:rPr>
                    </w:rPrChange>
                  </w:rPr>
                  <w:delText>97</w:delText>
                </w:r>
              </w:del>
            </w:ins>
          </w:p>
        </w:tc>
        <w:tc>
          <w:tcPr>
            <w:tcW w:w="960" w:type="dxa"/>
            <w:noWrap/>
            <w:hideMark/>
            <w:tcPrChange w:id="141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23" w:author="Nick.Tolimieri [2]" w:date="2022-09-09T12:38:00Z"/>
                <w:del w:id="14124" w:author="Nick.Tolimieri" w:date="2022-09-13T12:37:00Z"/>
                <w:rFonts w:asciiTheme="minorHAnsi" w:eastAsiaTheme="minorHAnsi" w:hAnsiTheme="minorHAnsi" w:cstheme="minorBidi"/>
                <w:sz w:val="22"/>
                <w:szCs w:val="22"/>
                <w:rPrChange w:id="14125" w:author="Nick.Tolimieri [2]" w:date="2022-09-09T12:38:00Z">
                  <w:rPr>
                    <w:ins w:id="14126" w:author="Nick.Tolimieri [2]" w:date="2022-09-09T12:38:00Z"/>
                    <w:del w:id="14127" w:author="Nick.Tolimieri" w:date="2022-09-13T12:37:00Z"/>
                    <w:rFonts w:ascii="Calibri" w:hAnsi="Calibri" w:cs="Calibri"/>
                    <w:color w:val="000000"/>
                    <w:sz w:val="22"/>
                    <w:szCs w:val="22"/>
                  </w:rPr>
                </w:rPrChange>
              </w:rPr>
              <w:pPrChange w:id="14128" w:author="Nick.Tolimieri [2]" w:date="2022-09-09T12:38:00Z">
                <w:pPr>
                  <w:jc w:val="right"/>
                </w:pPr>
              </w:pPrChange>
            </w:pPr>
            <w:ins w:id="14129" w:author="Nick.Tolimieri [2]" w:date="2022-09-09T12:38:00Z">
              <w:del w:id="14130" w:author="Nick.Tolimieri" w:date="2022-09-13T12:37:00Z">
                <w:r w:rsidRPr="001255CF" w:rsidDel="00207938">
                  <w:rPr>
                    <w:rFonts w:asciiTheme="minorHAnsi" w:eastAsiaTheme="minorHAnsi" w:hAnsiTheme="minorHAnsi" w:cstheme="minorBidi"/>
                    <w:sz w:val="22"/>
                    <w:szCs w:val="22"/>
                    <w:rPrChange w:id="14131" w:author="Nick.Tolimieri [2]" w:date="2022-09-09T12:38:00Z">
                      <w:rPr>
                        <w:rFonts w:ascii="Calibri" w:hAnsi="Calibri" w:cs="Calibri"/>
                        <w:color w:val="000000"/>
                        <w:sz w:val="22"/>
                        <w:szCs w:val="22"/>
                      </w:rPr>
                    </w:rPrChange>
                  </w:rPr>
                  <w:delText>3</w:delText>
                </w:r>
              </w:del>
            </w:ins>
          </w:p>
        </w:tc>
        <w:tc>
          <w:tcPr>
            <w:tcW w:w="960" w:type="dxa"/>
            <w:noWrap/>
            <w:hideMark/>
            <w:tcPrChange w:id="141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33" w:author="Nick.Tolimieri [2]" w:date="2022-09-09T12:38:00Z"/>
                <w:del w:id="14134" w:author="Nick.Tolimieri" w:date="2022-09-13T12:37:00Z"/>
                <w:rFonts w:asciiTheme="minorHAnsi" w:eastAsiaTheme="minorHAnsi" w:hAnsiTheme="minorHAnsi" w:cstheme="minorBidi"/>
                <w:sz w:val="22"/>
                <w:szCs w:val="22"/>
                <w:rPrChange w:id="14135" w:author="Nick.Tolimieri [2]" w:date="2022-09-09T12:38:00Z">
                  <w:rPr>
                    <w:ins w:id="14136" w:author="Nick.Tolimieri [2]" w:date="2022-09-09T12:38:00Z"/>
                    <w:del w:id="14137" w:author="Nick.Tolimieri" w:date="2022-09-13T12:37:00Z"/>
                    <w:rFonts w:ascii="Calibri" w:hAnsi="Calibri" w:cs="Calibri"/>
                    <w:color w:val="000000"/>
                    <w:sz w:val="22"/>
                    <w:szCs w:val="22"/>
                  </w:rPr>
                </w:rPrChange>
              </w:rPr>
              <w:pPrChange w:id="14138" w:author="Nick.Tolimieri [2]" w:date="2022-09-09T12:38:00Z">
                <w:pPr>
                  <w:jc w:val="right"/>
                </w:pPr>
              </w:pPrChange>
            </w:pPr>
            <w:ins w:id="14139" w:author="Nick.Tolimieri [2]" w:date="2022-09-09T12:38:00Z">
              <w:del w:id="14140" w:author="Nick.Tolimieri" w:date="2022-09-13T12:37:00Z">
                <w:r w:rsidRPr="001255CF" w:rsidDel="00207938">
                  <w:rPr>
                    <w:rFonts w:asciiTheme="minorHAnsi" w:eastAsiaTheme="minorHAnsi" w:hAnsiTheme="minorHAnsi" w:cstheme="minorBidi"/>
                    <w:sz w:val="22"/>
                    <w:szCs w:val="22"/>
                    <w:rPrChange w:id="14141" w:author="Nick.Tolimieri [2]" w:date="2022-09-09T12:38:00Z">
                      <w:rPr>
                        <w:rFonts w:ascii="Calibri" w:hAnsi="Calibri" w:cs="Calibri"/>
                        <w:color w:val="000000"/>
                        <w:sz w:val="22"/>
                        <w:szCs w:val="22"/>
                      </w:rPr>
                    </w:rPrChange>
                  </w:rPr>
                  <w:delText>95</w:delText>
                </w:r>
              </w:del>
            </w:ins>
          </w:p>
        </w:tc>
        <w:tc>
          <w:tcPr>
            <w:tcW w:w="960" w:type="dxa"/>
            <w:noWrap/>
            <w:hideMark/>
            <w:tcPrChange w:id="141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43" w:author="Nick.Tolimieri [2]" w:date="2022-09-09T12:38:00Z"/>
                <w:del w:id="14144" w:author="Nick.Tolimieri" w:date="2022-09-13T12:37:00Z"/>
                <w:rFonts w:asciiTheme="minorHAnsi" w:eastAsiaTheme="minorHAnsi" w:hAnsiTheme="minorHAnsi" w:cstheme="minorBidi"/>
                <w:sz w:val="22"/>
                <w:szCs w:val="22"/>
                <w:rPrChange w:id="14145" w:author="Nick.Tolimieri [2]" w:date="2022-09-09T12:38:00Z">
                  <w:rPr>
                    <w:ins w:id="14146" w:author="Nick.Tolimieri [2]" w:date="2022-09-09T12:38:00Z"/>
                    <w:del w:id="14147" w:author="Nick.Tolimieri" w:date="2022-09-13T12:37:00Z"/>
                    <w:rFonts w:ascii="Calibri" w:hAnsi="Calibri" w:cs="Calibri"/>
                    <w:color w:val="000000"/>
                    <w:sz w:val="22"/>
                    <w:szCs w:val="22"/>
                  </w:rPr>
                </w:rPrChange>
              </w:rPr>
              <w:pPrChange w:id="14148" w:author="Nick.Tolimieri [2]" w:date="2022-09-09T12:38:00Z">
                <w:pPr>
                  <w:jc w:val="right"/>
                </w:pPr>
              </w:pPrChange>
            </w:pPr>
            <w:ins w:id="14149" w:author="Nick.Tolimieri [2]" w:date="2022-09-09T12:38:00Z">
              <w:del w:id="14150" w:author="Nick.Tolimieri" w:date="2022-09-13T12:37:00Z">
                <w:r w:rsidRPr="001255CF" w:rsidDel="00207938">
                  <w:rPr>
                    <w:rFonts w:asciiTheme="minorHAnsi" w:eastAsiaTheme="minorHAnsi" w:hAnsiTheme="minorHAnsi" w:cstheme="minorBidi"/>
                    <w:sz w:val="22"/>
                    <w:szCs w:val="22"/>
                    <w:rPrChange w:id="14151" w:author="Nick.Tolimieri [2]" w:date="2022-09-09T12:38:00Z">
                      <w:rPr>
                        <w:rFonts w:ascii="Calibri" w:hAnsi="Calibri" w:cs="Calibri"/>
                        <w:color w:val="000000"/>
                        <w:sz w:val="22"/>
                        <w:szCs w:val="22"/>
                      </w:rPr>
                    </w:rPrChange>
                  </w:rPr>
                  <w:delText>23</w:delText>
                </w:r>
              </w:del>
            </w:ins>
          </w:p>
        </w:tc>
        <w:tc>
          <w:tcPr>
            <w:tcW w:w="960" w:type="dxa"/>
            <w:noWrap/>
            <w:hideMark/>
            <w:tcPrChange w:id="141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53" w:author="Nick.Tolimieri [2]" w:date="2022-09-09T12:38:00Z"/>
                <w:del w:id="14154" w:author="Nick.Tolimieri" w:date="2022-09-13T12:37:00Z"/>
                <w:rFonts w:asciiTheme="minorHAnsi" w:eastAsiaTheme="minorHAnsi" w:hAnsiTheme="minorHAnsi" w:cstheme="minorBidi"/>
                <w:sz w:val="22"/>
                <w:szCs w:val="22"/>
                <w:rPrChange w:id="14155" w:author="Nick.Tolimieri [2]" w:date="2022-09-09T12:38:00Z">
                  <w:rPr>
                    <w:ins w:id="14156" w:author="Nick.Tolimieri [2]" w:date="2022-09-09T12:38:00Z"/>
                    <w:del w:id="14157" w:author="Nick.Tolimieri" w:date="2022-09-13T12:37:00Z"/>
                    <w:rFonts w:ascii="Calibri" w:hAnsi="Calibri" w:cs="Calibri"/>
                    <w:color w:val="000000"/>
                    <w:sz w:val="22"/>
                    <w:szCs w:val="22"/>
                  </w:rPr>
                </w:rPrChange>
              </w:rPr>
              <w:pPrChange w:id="14158" w:author="Nick.Tolimieri [2]" w:date="2022-09-09T12:38:00Z">
                <w:pPr>
                  <w:jc w:val="right"/>
                </w:pPr>
              </w:pPrChange>
            </w:pPr>
            <w:ins w:id="14159" w:author="Nick.Tolimieri [2]" w:date="2022-09-09T12:38:00Z">
              <w:del w:id="14160" w:author="Nick.Tolimieri" w:date="2022-09-13T12:37:00Z">
                <w:r w:rsidRPr="001255CF" w:rsidDel="00207938">
                  <w:rPr>
                    <w:rFonts w:asciiTheme="minorHAnsi" w:eastAsiaTheme="minorHAnsi" w:hAnsiTheme="minorHAnsi" w:cstheme="minorBidi"/>
                    <w:sz w:val="22"/>
                    <w:szCs w:val="22"/>
                    <w:rPrChange w:id="14161" w:author="Nick.Tolimieri [2]" w:date="2022-09-09T12:38:00Z">
                      <w:rPr>
                        <w:rFonts w:ascii="Calibri" w:hAnsi="Calibri" w:cs="Calibri"/>
                        <w:color w:val="000000"/>
                        <w:sz w:val="22"/>
                        <w:szCs w:val="22"/>
                      </w:rPr>
                    </w:rPrChange>
                  </w:rPr>
                  <w:delText>47</w:delText>
                </w:r>
              </w:del>
            </w:ins>
          </w:p>
        </w:tc>
        <w:tc>
          <w:tcPr>
            <w:tcW w:w="960" w:type="dxa"/>
            <w:noWrap/>
            <w:hideMark/>
            <w:tcPrChange w:id="141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63" w:author="Nick.Tolimieri [2]" w:date="2022-09-09T12:38:00Z"/>
                <w:del w:id="14164" w:author="Nick.Tolimieri" w:date="2022-09-13T12:37:00Z"/>
                <w:rFonts w:asciiTheme="minorHAnsi" w:eastAsiaTheme="minorHAnsi" w:hAnsiTheme="minorHAnsi" w:cstheme="minorBidi"/>
                <w:sz w:val="22"/>
                <w:szCs w:val="22"/>
                <w:rPrChange w:id="14165" w:author="Nick.Tolimieri [2]" w:date="2022-09-09T12:38:00Z">
                  <w:rPr>
                    <w:ins w:id="14166" w:author="Nick.Tolimieri [2]" w:date="2022-09-09T12:38:00Z"/>
                    <w:del w:id="14167" w:author="Nick.Tolimieri" w:date="2022-09-13T12:37:00Z"/>
                    <w:rFonts w:ascii="Calibri" w:hAnsi="Calibri" w:cs="Calibri"/>
                    <w:color w:val="000000"/>
                    <w:sz w:val="22"/>
                    <w:szCs w:val="22"/>
                  </w:rPr>
                </w:rPrChange>
              </w:rPr>
              <w:pPrChange w:id="14168" w:author="Nick.Tolimieri [2]" w:date="2022-09-09T12:38:00Z">
                <w:pPr>
                  <w:jc w:val="right"/>
                </w:pPr>
              </w:pPrChange>
            </w:pPr>
            <w:ins w:id="14169" w:author="Nick.Tolimieri [2]" w:date="2022-09-09T12:38:00Z">
              <w:del w:id="14170" w:author="Nick.Tolimieri" w:date="2022-09-13T12:37:00Z">
                <w:r w:rsidRPr="001255CF" w:rsidDel="00207938">
                  <w:rPr>
                    <w:rFonts w:asciiTheme="minorHAnsi" w:eastAsiaTheme="minorHAnsi" w:hAnsiTheme="minorHAnsi" w:cstheme="minorBidi"/>
                    <w:sz w:val="22"/>
                    <w:szCs w:val="22"/>
                    <w:rPrChange w:id="14171" w:author="Nick.Tolimieri [2]" w:date="2022-09-09T12:38:00Z">
                      <w:rPr>
                        <w:rFonts w:ascii="Calibri" w:hAnsi="Calibri" w:cs="Calibri"/>
                        <w:color w:val="000000"/>
                        <w:sz w:val="22"/>
                        <w:szCs w:val="22"/>
                      </w:rPr>
                    </w:rPrChange>
                  </w:rPr>
                  <w:delText>2.41</w:delText>
                </w:r>
              </w:del>
            </w:ins>
          </w:p>
        </w:tc>
        <w:tc>
          <w:tcPr>
            <w:tcW w:w="960" w:type="dxa"/>
            <w:noWrap/>
            <w:hideMark/>
            <w:tcPrChange w:id="141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73" w:author="Nick.Tolimieri [2]" w:date="2022-09-09T12:38:00Z"/>
                <w:del w:id="14174" w:author="Nick.Tolimieri" w:date="2022-09-13T12:37:00Z"/>
                <w:rFonts w:asciiTheme="minorHAnsi" w:eastAsiaTheme="minorHAnsi" w:hAnsiTheme="minorHAnsi" w:cstheme="minorBidi"/>
                <w:sz w:val="22"/>
                <w:szCs w:val="22"/>
                <w:rPrChange w:id="14175" w:author="Nick.Tolimieri [2]" w:date="2022-09-09T12:38:00Z">
                  <w:rPr>
                    <w:ins w:id="14176" w:author="Nick.Tolimieri [2]" w:date="2022-09-09T12:38:00Z"/>
                    <w:del w:id="14177" w:author="Nick.Tolimieri" w:date="2022-09-13T12:37:00Z"/>
                    <w:rFonts w:ascii="Calibri" w:hAnsi="Calibri" w:cs="Calibri"/>
                    <w:color w:val="000000"/>
                    <w:sz w:val="22"/>
                    <w:szCs w:val="22"/>
                  </w:rPr>
                </w:rPrChange>
              </w:rPr>
              <w:pPrChange w:id="14178" w:author="Nick.Tolimieri [2]" w:date="2022-09-09T12:38:00Z">
                <w:pPr>
                  <w:jc w:val="right"/>
                </w:pPr>
              </w:pPrChange>
            </w:pPr>
            <w:ins w:id="14179" w:author="Nick.Tolimieri [2]" w:date="2022-09-09T12:38:00Z">
              <w:del w:id="14180" w:author="Nick.Tolimieri" w:date="2022-09-13T12:37:00Z">
                <w:r w:rsidRPr="001255CF" w:rsidDel="00207938">
                  <w:rPr>
                    <w:rFonts w:asciiTheme="minorHAnsi" w:eastAsiaTheme="minorHAnsi" w:hAnsiTheme="minorHAnsi" w:cstheme="minorBidi"/>
                    <w:sz w:val="22"/>
                    <w:szCs w:val="22"/>
                    <w:rPrChange w:id="14181" w:author="Nick.Tolimieri [2]" w:date="2022-09-09T12:38:00Z">
                      <w:rPr>
                        <w:rFonts w:ascii="Calibri" w:hAnsi="Calibri" w:cs="Calibri"/>
                        <w:color w:val="000000"/>
                        <w:sz w:val="22"/>
                        <w:szCs w:val="22"/>
                      </w:rPr>
                    </w:rPrChange>
                  </w:rPr>
                  <w:delText>0.56</w:delText>
                </w:r>
              </w:del>
            </w:ins>
          </w:p>
        </w:tc>
      </w:tr>
      <w:tr w:rsidR="001255CF" w:rsidRPr="001255CF" w:rsidDel="00207938" w:rsidTr="001255CF">
        <w:trPr>
          <w:divId w:val="1429738465"/>
          <w:trHeight w:val="300"/>
          <w:ins w:id="14182" w:author="Nick.Tolimieri [2]" w:date="2022-09-09T12:38:00Z"/>
          <w:del w:id="14183" w:author="Nick.Tolimieri" w:date="2022-09-13T12:37:00Z"/>
          <w:trPrChange w:id="14184" w:author="Nick.Tolimieri [2]" w:date="2022-09-09T12:38:00Z">
            <w:trPr>
              <w:divId w:val="1429738465"/>
              <w:trHeight w:val="300"/>
            </w:trPr>
          </w:trPrChange>
        </w:trPr>
        <w:tc>
          <w:tcPr>
            <w:tcW w:w="960" w:type="dxa"/>
            <w:noWrap/>
            <w:hideMark/>
            <w:tcPrChange w:id="141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86" w:author="Nick.Tolimieri [2]" w:date="2022-09-09T12:38:00Z"/>
                <w:del w:id="14187" w:author="Nick.Tolimieri" w:date="2022-09-13T12:37:00Z"/>
                <w:rFonts w:asciiTheme="minorHAnsi" w:eastAsiaTheme="minorHAnsi" w:hAnsiTheme="minorHAnsi" w:cstheme="minorBidi"/>
                <w:sz w:val="22"/>
                <w:szCs w:val="22"/>
                <w:rPrChange w:id="14188" w:author="Nick.Tolimieri [2]" w:date="2022-09-09T12:38:00Z">
                  <w:rPr>
                    <w:ins w:id="14189" w:author="Nick.Tolimieri [2]" w:date="2022-09-09T12:38:00Z"/>
                    <w:del w:id="14190" w:author="Nick.Tolimieri" w:date="2022-09-13T12:37:00Z"/>
                    <w:rFonts w:ascii="Calibri" w:hAnsi="Calibri" w:cs="Calibri"/>
                    <w:color w:val="000000"/>
                    <w:sz w:val="22"/>
                    <w:szCs w:val="22"/>
                  </w:rPr>
                </w:rPrChange>
              </w:rPr>
              <w:pPrChange w:id="14191" w:author="Nick.Tolimieri [2]" w:date="2022-09-09T12:38:00Z">
                <w:pPr/>
              </w:pPrChange>
            </w:pPr>
            <w:ins w:id="14192" w:author="Nick.Tolimieri [2]" w:date="2022-09-09T12:38:00Z">
              <w:del w:id="14193" w:author="Nick.Tolimieri" w:date="2022-09-13T12:37:00Z">
                <w:r w:rsidRPr="001255CF" w:rsidDel="00207938">
                  <w:rPr>
                    <w:rFonts w:asciiTheme="minorHAnsi" w:eastAsiaTheme="minorHAnsi" w:hAnsiTheme="minorHAnsi" w:cstheme="minorBidi"/>
                    <w:sz w:val="22"/>
                    <w:szCs w:val="22"/>
                    <w:rPrChange w:id="14194" w:author="Nick.Tolimieri [2]" w:date="2022-09-09T12:38:00Z">
                      <w:rPr>
                        <w:rFonts w:ascii="Calibri" w:hAnsi="Calibri" w:cs="Calibri"/>
                        <w:color w:val="000000"/>
                        <w:sz w:val="22"/>
                        <w:szCs w:val="22"/>
                      </w:rPr>
                    </w:rPrChange>
                  </w:rPr>
                  <w:delText>Cape Alava</w:delText>
                </w:r>
              </w:del>
            </w:ins>
          </w:p>
        </w:tc>
        <w:tc>
          <w:tcPr>
            <w:tcW w:w="960" w:type="dxa"/>
            <w:noWrap/>
            <w:hideMark/>
            <w:tcPrChange w:id="141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96" w:author="Nick.Tolimieri [2]" w:date="2022-09-09T12:38:00Z"/>
                <w:del w:id="14197" w:author="Nick.Tolimieri" w:date="2022-09-13T12:37:00Z"/>
                <w:rFonts w:asciiTheme="minorHAnsi" w:eastAsiaTheme="minorHAnsi" w:hAnsiTheme="minorHAnsi" w:cstheme="minorBidi"/>
                <w:sz w:val="22"/>
                <w:szCs w:val="22"/>
                <w:rPrChange w:id="14198" w:author="Nick.Tolimieri [2]" w:date="2022-09-09T12:38:00Z">
                  <w:rPr>
                    <w:ins w:id="14199" w:author="Nick.Tolimieri [2]" w:date="2022-09-09T12:38:00Z"/>
                    <w:del w:id="14200" w:author="Nick.Tolimieri" w:date="2022-09-13T12:37:00Z"/>
                    <w:rFonts w:ascii="Calibri" w:hAnsi="Calibri" w:cs="Calibri"/>
                    <w:color w:val="000000"/>
                    <w:sz w:val="22"/>
                    <w:szCs w:val="22"/>
                  </w:rPr>
                </w:rPrChange>
              </w:rPr>
              <w:pPrChange w:id="14201" w:author="Nick.Tolimieri [2]" w:date="2022-09-09T12:38:00Z">
                <w:pPr>
                  <w:jc w:val="right"/>
                </w:pPr>
              </w:pPrChange>
            </w:pPr>
            <w:ins w:id="14202" w:author="Nick.Tolimieri [2]" w:date="2022-09-09T12:38:00Z">
              <w:del w:id="14203" w:author="Nick.Tolimieri" w:date="2022-09-13T12:37:00Z">
                <w:r w:rsidRPr="001255CF" w:rsidDel="00207938">
                  <w:rPr>
                    <w:rFonts w:asciiTheme="minorHAnsi" w:eastAsiaTheme="minorHAnsi" w:hAnsiTheme="minorHAnsi" w:cstheme="minorBidi"/>
                    <w:sz w:val="22"/>
                    <w:szCs w:val="22"/>
                    <w:rPrChange w:id="14204" w:author="Nick.Tolimieri [2]" w:date="2022-09-09T12:38:00Z">
                      <w:rPr>
                        <w:rFonts w:ascii="Calibri" w:hAnsi="Calibri" w:cs="Calibri"/>
                        <w:color w:val="000000"/>
                        <w:sz w:val="22"/>
                        <w:szCs w:val="22"/>
                      </w:rPr>
                    </w:rPrChange>
                  </w:rPr>
                  <w:delText>2015</w:delText>
                </w:r>
              </w:del>
            </w:ins>
          </w:p>
        </w:tc>
        <w:tc>
          <w:tcPr>
            <w:tcW w:w="960" w:type="dxa"/>
            <w:noWrap/>
            <w:hideMark/>
            <w:tcPrChange w:id="142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06" w:author="Nick.Tolimieri [2]" w:date="2022-09-09T12:38:00Z"/>
                <w:del w:id="14207" w:author="Nick.Tolimieri" w:date="2022-09-13T12:37:00Z"/>
                <w:rFonts w:asciiTheme="minorHAnsi" w:eastAsiaTheme="minorHAnsi" w:hAnsiTheme="minorHAnsi" w:cstheme="minorBidi"/>
                <w:sz w:val="22"/>
                <w:szCs w:val="22"/>
                <w:rPrChange w:id="14208" w:author="Nick.Tolimieri [2]" w:date="2022-09-09T12:38:00Z">
                  <w:rPr>
                    <w:ins w:id="14209" w:author="Nick.Tolimieri [2]" w:date="2022-09-09T12:38:00Z"/>
                    <w:del w:id="14210" w:author="Nick.Tolimieri" w:date="2022-09-13T12:37:00Z"/>
                    <w:rFonts w:ascii="Calibri" w:hAnsi="Calibri" w:cs="Calibri"/>
                    <w:color w:val="000000"/>
                    <w:sz w:val="22"/>
                    <w:szCs w:val="22"/>
                  </w:rPr>
                </w:rPrChange>
              </w:rPr>
              <w:pPrChange w:id="14211" w:author="Nick.Tolimieri [2]" w:date="2022-09-09T12:38:00Z">
                <w:pPr>
                  <w:jc w:val="right"/>
                </w:pPr>
              </w:pPrChange>
            </w:pPr>
            <w:ins w:id="14212" w:author="Nick.Tolimieri [2]" w:date="2022-09-09T12:38:00Z">
              <w:del w:id="14213" w:author="Nick.Tolimieri" w:date="2022-09-13T12:37:00Z">
                <w:r w:rsidRPr="001255CF" w:rsidDel="00207938">
                  <w:rPr>
                    <w:rFonts w:asciiTheme="minorHAnsi" w:eastAsiaTheme="minorHAnsi" w:hAnsiTheme="minorHAnsi" w:cstheme="minorBidi"/>
                    <w:sz w:val="22"/>
                    <w:szCs w:val="22"/>
                    <w:rPrChange w:id="14214" w:author="Nick.Tolimieri [2]" w:date="2022-09-09T12:38:00Z">
                      <w:rPr>
                        <w:rFonts w:ascii="Calibri" w:hAnsi="Calibri" w:cs="Calibri"/>
                        <w:color w:val="000000"/>
                        <w:sz w:val="22"/>
                        <w:szCs w:val="22"/>
                      </w:rPr>
                    </w:rPrChange>
                  </w:rPr>
                  <w:delText>0</w:delText>
                </w:r>
              </w:del>
            </w:ins>
          </w:p>
        </w:tc>
        <w:tc>
          <w:tcPr>
            <w:tcW w:w="960" w:type="dxa"/>
            <w:noWrap/>
            <w:hideMark/>
            <w:tcPrChange w:id="142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16" w:author="Nick.Tolimieri [2]" w:date="2022-09-09T12:38:00Z"/>
                <w:del w:id="14217" w:author="Nick.Tolimieri" w:date="2022-09-13T12:37:00Z"/>
                <w:rFonts w:asciiTheme="minorHAnsi" w:eastAsiaTheme="minorHAnsi" w:hAnsiTheme="minorHAnsi" w:cstheme="minorBidi"/>
                <w:sz w:val="22"/>
                <w:szCs w:val="22"/>
                <w:rPrChange w:id="14218" w:author="Nick.Tolimieri [2]" w:date="2022-09-09T12:38:00Z">
                  <w:rPr>
                    <w:ins w:id="14219" w:author="Nick.Tolimieri [2]" w:date="2022-09-09T12:38:00Z"/>
                    <w:del w:id="14220" w:author="Nick.Tolimieri" w:date="2022-09-13T12:37:00Z"/>
                    <w:rFonts w:ascii="Calibri" w:hAnsi="Calibri" w:cs="Calibri"/>
                    <w:color w:val="000000"/>
                    <w:sz w:val="22"/>
                    <w:szCs w:val="22"/>
                  </w:rPr>
                </w:rPrChange>
              </w:rPr>
              <w:pPrChange w:id="14221" w:author="Nick.Tolimieri [2]" w:date="2022-09-09T12:38:00Z">
                <w:pPr>
                  <w:jc w:val="right"/>
                </w:pPr>
              </w:pPrChange>
            </w:pPr>
            <w:ins w:id="14222" w:author="Nick.Tolimieri [2]" w:date="2022-09-09T12:38:00Z">
              <w:del w:id="14223" w:author="Nick.Tolimieri" w:date="2022-09-13T12:37:00Z">
                <w:r w:rsidRPr="001255CF" w:rsidDel="00207938">
                  <w:rPr>
                    <w:rFonts w:asciiTheme="minorHAnsi" w:eastAsiaTheme="minorHAnsi" w:hAnsiTheme="minorHAnsi" w:cstheme="minorBidi"/>
                    <w:sz w:val="22"/>
                    <w:szCs w:val="22"/>
                    <w:rPrChange w:id="14224" w:author="Nick.Tolimieri [2]" w:date="2022-09-09T12:38:00Z">
                      <w:rPr>
                        <w:rFonts w:ascii="Calibri" w:hAnsi="Calibri" w:cs="Calibri"/>
                        <w:color w:val="000000"/>
                        <w:sz w:val="22"/>
                        <w:szCs w:val="22"/>
                      </w:rPr>
                    </w:rPrChange>
                  </w:rPr>
                  <w:delText>137</w:delText>
                </w:r>
              </w:del>
            </w:ins>
          </w:p>
        </w:tc>
        <w:tc>
          <w:tcPr>
            <w:tcW w:w="960" w:type="dxa"/>
            <w:noWrap/>
            <w:hideMark/>
            <w:tcPrChange w:id="142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26" w:author="Nick.Tolimieri [2]" w:date="2022-09-09T12:38:00Z"/>
                <w:del w:id="14227" w:author="Nick.Tolimieri" w:date="2022-09-13T12:37:00Z"/>
                <w:rFonts w:asciiTheme="minorHAnsi" w:eastAsiaTheme="minorHAnsi" w:hAnsiTheme="minorHAnsi" w:cstheme="minorBidi"/>
                <w:sz w:val="22"/>
                <w:szCs w:val="22"/>
                <w:rPrChange w:id="14228" w:author="Nick.Tolimieri [2]" w:date="2022-09-09T12:38:00Z">
                  <w:rPr>
                    <w:ins w:id="14229" w:author="Nick.Tolimieri [2]" w:date="2022-09-09T12:38:00Z"/>
                    <w:del w:id="14230" w:author="Nick.Tolimieri" w:date="2022-09-13T12:37:00Z"/>
                    <w:rFonts w:ascii="Calibri" w:hAnsi="Calibri" w:cs="Calibri"/>
                    <w:color w:val="000000"/>
                    <w:sz w:val="22"/>
                    <w:szCs w:val="22"/>
                  </w:rPr>
                </w:rPrChange>
              </w:rPr>
              <w:pPrChange w:id="14231" w:author="Nick.Tolimieri [2]" w:date="2022-09-09T12:38:00Z">
                <w:pPr>
                  <w:jc w:val="right"/>
                </w:pPr>
              </w:pPrChange>
            </w:pPr>
            <w:ins w:id="14232" w:author="Nick.Tolimieri [2]" w:date="2022-09-09T12:38:00Z">
              <w:del w:id="14233" w:author="Nick.Tolimieri" w:date="2022-09-13T12:37:00Z">
                <w:r w:rsidRPr="001255CF" w:rsidDel="00207938">
                  <w:rPr>
                    <w:rFonts w:asciiTheme="minorHAnsi" w:eastAsiaTheme="minorHAnsi" w:hAnsiTheme="minorHAnsi" w:cstheme="minorBidi"/>
                    <w:sz w:val="22"/>
                    <w:szCs w:val="22"/>
                    <w:rPrChange w:id="14234" w:author="Nick.Tolimieri [2]" w:date="2022-09-09T12:38:00Z">
                      <w:rPr>
                        <w:rFonts w:ascii="Calibri" w:hAnsi="Calibri" w:cs="Calibri"/>
                        <w:color w:val="000000"/>
                        <w:sz w:val="22"/>
                        <w:szCs w:val="22"/>
                      </w:rPr>
                    </w:rPrChange>
                  </w:rPr>
                  <w:delText>10</w:delText>
                </w:r>
              </w:del>
            </w:ins>
          </w:p>
        </w:tc>
        <w:tc>
          <w:tcPr>
            <w:tcW w:w="960" w:type="dxa"/>
            <w:noWrap/>
            <w:hideMark/>
            <w:tcPrChange w:id="142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36" w:author="Nick.Tolimieri [2]" w:date="2022-09-09T12:38:00Z"/>
                <w:del w:id="14237" w:author="Nick.Tolimieri" w:date="2022-09-13T12:37:00Z"/>
                <w:rFonts w:asciiTheme="minorHAnsi" w:eastAsiaTheme="minorHAnsi" w:hAnsiTheme="minorHAnsi" w:cstheme="minorBidi"/>
                <w:sz w:val="22"/>
                <w:szCs w:val="22"/>
                <w:rPrChange w:id="14238" w:author="Nick.Tolimieri [2]" w:date="2022-09-09T12:38:00Z">
                  <w:rPr>
                    <w:ins w:id="14239" w:author="Nick.Tolimieri [2]" w:date="2022-09-09T12:38:00Z"/>
                    <w:del w:id="14240" w:author="Nick.Tolimieri" w:date="2022-09-13T12:37:00Z"/>
                    <w:rFonts w:ascii="Calibri" w:hAnsi="Calibri" w:cs="Calibri"/>
                    <w:color w:val="000000"/>
                    <w:sz w:val="22"/>
                    <w:szCs w:val="22"/>
                  </w:rPr>
                </w:rPrChange>
              </w:rPr>
              <w:pPrChange w:id="14241" w:author="Nick.Tolimieri [2]" w:date="2022-09-09T12:38:00Z">
                <w:pPr>
                  <w:jc w:val="right"/>
                </w:pPr>
              </w:pPrChange>
            </w:pPr>
            <w:ins w:id="14242" w:author="Nick.Tolimieri [2]" w:date="2022-09-09T12:38:00Z">
              <w:del w:id="14243" w:author="Nick.Tolimieri" w:date="2022-09-13T12:37:00Z">
                <w:r w:rsidRPr="001255CF" w:rsidDel="00207938">
                  <w:rPr>
                    <w:rFonts w:asciiTheme="minorHAnsi" w:eastAsiaTheme="minorHAnsi" w:hAnsiTheme="minorHAnsi" w:cstheme="minorBidi"/>
                    <w:sz w:val="22"/>
                    <w:szCs w:val="22"/>
                    <w:rPrChange w:id="14244" w:author="Nick.Tolimieri [2]" w:date="2022-09-09T12:38:00Z">
                      <w:rPr>
                        <w:rFonts w:ascii="Calibri" w:hAnsi="Calibri" w:cs="Calibri"/>
                        <w:color w:val="000000"/>
                        <w:sz w:val="22"/>
                        <w:szCs w:val="22"/>
                      </w:rPr>
                    </w:rPrChange>
                  </w:rPr>
                  <w:delText>114</w:delText>
                </w:r>
              </w:del>
            </w:ins>
          </w:p>
        </w:tc>
        <w:tc>
          <w:tcPr>
            <w:tcW w:w="960" w:type="dxa"/>
            <w:noWrap/>
            <w:hideMark/>
            <w:tcPrChange w:id="142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46" w:author="Nick.Tolimieri [2]" w:date="2022-09-09T12:38:00Z"/>
                <w:del w:id="14247" w:author="Nick.Tolimieri" w:date="2022-09-13T12:37:00Z"/>
                <w:rFonts w:asciiTheme="minorHAnsi" w:eastAsiaTheme="minorHAnsi" w:hAnsiTheme="minorHAnsi" w:cstheme="minorBidi"/>
                <w:sz w:val="22"/>
                <w:szCs w:val="22"/>
                <w:rPrChange w:id="14248" w:author="Nick.Tolimieri [2]" w:date="2022-09-09T12:38:00Z">
                  <w:rPr>
                    <w:ins w:id="14249" w:author="Nick.Tolimieri [2]" w:date="2022-09-09T12:38:00Z"/>
                    <w:del w:id="14250" w:author="Nick.Tolimieri" w:date="2022-09-13T12:37:00Z"/>
                    <w:rFonts w:ascii="Calibri" w:hAnsi="Calibri" w:cs="Calibri"/>
                    <w:color w:val="000000"/>
                    <w:sz w:val="22"/>
                    <w:szCs w:val="22"/>
                  </w:rPr>
                </w:rPrChange>
              </w:rPr>
              <w:pPrChange w:id="14251" w:author="Nick.Tolimieri [2]" w:date="2022-09-09T12:38:00Z">
                <w:pPr>
                  <w:jc w:val="right"/>
                </w:pPr>
              </w:pPrChange>
            </w:pPr>
            <w:ins w:id="14252" w:author="Nick.Tolimieri [2]" w:date="2022-09-09T12:38:00Z">
              <w:del w:id="14253" w:author="Nick.Tolimieri" w:date="2022-09-13T12:37:00Z">
                <w:r w:rsidRPr="001255CF" w:rsidDel="00207938">
                  <w:rPr>
                    <w:rFonts w:asciiTheme="minorHAnsi" w:eastAsiaTheme="minorHAnsi" w:hAnsiTheme="minorHAnsi" w:cstheme="minorBidi"/>
                    <w:sz w:val="22"/>
                    <w:szCs w:val="22"/>
                    <w:rPrChange w:id="14254" w:author="Nick.Tolimieri [2]" w:date="2022-09-09T12:38:00Z">
                      <w:rPr>
                        <w:rFonts w:ascii="Calibri" w:hAnsi="Calibri" w:cs="Calibri"/>
                        <w:color w:val="000000"/>
                        <w:sz w:val="22"/>
                        <w:szCs w:val="22"/>
                      </w:rPr>
                    </w:rPrChange>
                  </w:rPr>
                  <w:delText>5</w:delText>
                </w:r>
              </w:del>
            </w:ins>
          </w:p>
        </w:tc>
        <w:tc>
          <w:tcPr>
            <w:tcW w:w="960" w:type="dxa"/>
            <w:noWrap/>
            <w:hideMark/>
            <w:tcPrChange w:id="142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56" w:author="Nick.Tolimieri [2]" w:date="2022-09-09T12:38:00Z"/>
                <w:del w:id="14257" w:author="Nick.Tolimieri" w:date="2022-09-13T12:37:00Z"/>
                <w:rFonts w:asciiTheme="minorHAnsi" w:eastAsiaTheme="minorHAnsi" w:hAnsiTheme="minorHAnsi" w:cstheme="minorBidi"/>
                <w:sz w:val="22"/>
                <w:szCs w:val="22"/>
                <w:rPrChange w:id="14258" w:author="Nick.Tolimieri [2]" w:date="2022-09-09T12:38:00Z">
                  <w:rPr>
                    <w:ins w:id="14259" w:author="Nick.Tolimieri [2]" w:date="2022-09-09T12:38:00Z"/>
                    <w:del w:id="14260" w:author="Nick.Tolimieri" w:date="2022-09-13T12:37:00Z"/>
                    <w:rFonts w:ascii="Calibri" w:hAnsi="Calibri" w:cs="Calibri"/>
                    <w:color w:val="000000"/>
                    <w:sz w:val="22"/>
                    <w:szCs w:val="22"/>
                  </w:rPr>
                </w:rPrChange>
              </w:rPr>
              <w:pPrChange w:id="14261" w:author="Nick.Tolimieri [2]" w:date="2022-09-09T12:38:00Z">
                <w:pPr>
                  <w:jc w:val="right"/>
                </w:pPr>
              </w:pPrChange>
            </w:pPr>
            <w:ins w:id="14262" w:author="Nick.Tolimieri [2]" w:date="2022-09-09T12:38:00Z">
              <w:del w:id="14263" w:author="Nick.Tolimieri" w:date="2022-09-13T12:37:00Z">
                <w:r w:rsidRPr="001255CF" w:rsidDel="00207938">
                  <w:rPr>
                    <w:rFonts w:asciiTheme="minorHAnsi" w:eastAsiaTheme="minorHAnsi" w:hAnsiTheme="minorHAnsi" w:cstheme="minorBidi"/>
                    <w:sz w:val="22"/>
                    <w:szCs w:val="22"/>
                    <w:rPrChange w:id="14264" w:author="Nick.Tolimieri [2]" w:date="2022-09-09T12:38:00Z">
                      <w:rPr>
                        <w:rFonts w:ascii="Calibri" w:hAnsi="Calibri" w:cs="Calibri"/>
                        <w:color w:val="000000"/>
                        <w:sz w:val="22"/>
                        <w:szCs w:val="22"/>
                      </w:rPr>
                    </w:rPrChange>
                  </w:rPr>
                  <w:delText>36</w:delText>
                </w:r>
              </w:del>
            </w:ins>
          </w:p>
        </w:tc>
        <w:tc>
          <w:tcPr>
            <w:tcW w:w="960" w:type="dxa"/>
            <w:noWrap/>
            <w:hideMark/>
            <w:tcPrChange w:id="142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66" w:author="Nick.Tolimieri [2]" w:date="2022-09-09T12:38:00Z"/>
                <w:del w:id="14267" w:author="Nick.Tolimieri" w:date="2022-09-13T12:37:00Z"/>
                <w:rFonts w:asciiTheme="minorHAnsi" w:eastAsiaTheme="minorHAnsi" w:hAnsiTheme="minorHAnsi" w:cstheme="minorBidi"/>
                <w:sz w:val="22"/>
                <w:szCs w:val="22"/>
                <w:rPrChange w:id="14268" w:author="Nick.Tolimieri [2]" w:date="2022-09-09T12:38:00Z">
                  <w:rPr>
                    <w:ins w:id="14269" w:author="Nick.Tolimieri [2]" w:date="2022-09-09T12:38:00Z"/>
                    <w:del w:id="14270" w:author="Nick.Tolimieri" w:date="2022-09-13T12:37:00Z"/>
                    <w:rFonts w:ascii="Calibri" w:hAnsi="Calibri" w:cs="Calibri"/>
                    <w:color w:val="000000"/>
                    <w:sz w:val="22"/>
                    <w:szCs w:val="22"/>
                  </w:rPr>
                </w:rPrChange>
              </w:rPr>
              <w:pPrChange w:id="14271" w:author="Nick.Tolimieri [2]" w:date="2022-09-09T12:38:00Z">
                <w:pPr>
                  <w:jc w:val="right"/>
                </w:pPr>
              </w:pPrChange>
            </w:pPr>
            <w:ins w:id="14272" w:author="Nick.Tolimieri [2]" w:date="2022-09-09T12:38:00Z">
              <w:del w:id="14273" w:author="Nick.Tolimieri" w:date="2022-09-13T12:37:00Z">
                <w:r w:rsidRPr="001255CF" w:rsidDel="00207938">
                  <w:rPr>
                    <w:rFonts w:asciiTheme="minorHAnsi" w:eastAsiaTheme="minorHAnsi" w:hAnsiTheme="minorHAnsi" w:cstheme="minorBidi"/>
                    <w:sz w:val="22"/>
                    <w:szCs w:val="22"/>
                    <w:rPrChange w:id="14274" w:author="Nick.Tolimieri [2]" w:date="2022-09-09T12:38:00Z">
                      <w:rPr>
                        <w:rFonts w:ascii="Calibri" w:hAnsi="Calibri" w:cs="Calibri"/>
                        <w:color w:val="000000"/>
                        <w:sz w:val="22"/>
                        <w:szCs w:val="22"/>
                      </w:rPr>
                    </w:rPrChange>
                  </w:rPr>
                  <w:delText>1.68</w:delText>
                </w:r>
              </w:del>
            </w:ins>
          </w:p>
        </w:tc>
        <w:tc>
          <w:tcPr>
            <w:tcW w:w="960" w:type="dxa"/>
            <w:noWrap/>
            <w:hideMark/>
            <w:tcPrChange w:id="142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76" w:author="Nick.Tolimieri [2]" w:date="2022-09-09T12:38:00Z"/>
                <w:del w:id="14277" w:author="Nick.Tolimieri" w:date="2022-09-13T12:37:00Z"/>
                <w:rFonts w:asciiTheme="minorHAnsi" w:eastAsiaTheme="minorHAnsi" w:hAnsiTheme="minorHAnsi" w:cstheme="minorBidi"/>
                <w:sz w:val="22"/>
                <w:szCs w:val="22"/>
                <w:rPrChange w:id="14278" w:author="Nick.Tolimieri [2]" w:date="2022-09-09T12:38:00Z">
                  <w:rPr>
                    <w:ins w:id="14279" w:author="Nick.Tolimieri [2]" w:date="2022-09-09T12:38:00Z"/>
                    <w:del w:id="14280" w:author="Nick.Tolimieri" w:date="2022-09-13T12:37:00Z"/>
                    <w:rFonts w:ascii="Calibri" w:hAnsi="Calibri" w:cs="Calibri"/>
                    <w:color w:val="000000"/>
                    <w:sz w:val="22"/>
                    <w:szCs w:val="22"/>
                  </w:rPr>
                </w:rPrChange>
              </w:rPr>
              <w:pPrChange w:id="14281" w:author="Nick.Tolimieri [2]" w:date="2022-09-09T12:38:00Z">
                <w:pPr>
                  <w:jc w:val="right"/>
                </w:pPr>
              </w:pPrChange>
            </w:pPr>
            <w:ins w:id="14282" w:author="Nick.Tolimieri [2]" w:date="2022-09-09T12:38:00Z">
              <w:del w:id="14283" w:author="Nick.Tolimieri" w:date="2022-09-13T12:37:00Z">
                <w:r w:rsidRPr="001255CF" w:rsidDel="00207938">
                  <w:rPr>
                    <w:rFonts w:asciiTheme="minorHAnsi" w:eastAsiaTheme="minorHAnsi" w:hAnsiTheme="minorHAnsi" w:cstheme="minorBidi"/>
                    <w:sz w:val="22"/>
                    <w:szCs w:val="22"/>
                    <w:rPrChange w:id="14284" w:author="Nick.Tolimieri [2]" w:date="2022-09-09T12:38:00Z">
                      <w:rPr>
                        <w:rFonts w:ascii="Calibri" w:hAnsi="Calibri" w:cs="Calibri"/>
                        <w:color w:val="000000"/>
                        <w:sz w:val="22"/>
                        <w:szCs w:val="22"/>
                      </w:rPr>
                    </w:rPrChange>
                  </w:rPr>
                  <w:delText>0.22</w:delText>
                </w:r>
              </w:del>
            </w:ins>
          </w:p>
        </w:tc>
      </w:tr>
    </w:tbl>
    <w:p w:rsidR="00AE199D" w:rsidDel="00207938" w:rsidRDefault="00AE199D">
      <w:pPr>
        <w:ind w:firstLine="0"/>
        <w:rPr>
          <w:del w:id="14285" w:author="Nick.Tolimieri" w:date="2022-09-13T12:37:00Z"/>
          <w:rFonts w:asciiTheme="minorHAnsi" w:eastAsiaTheme="minorHAnsi" w:hAnsiTheme="minorHAnsi" w:cstheme="minorBidi"/>
          <w:sz w:val="22"/>
          <w:szCs w:val="22"/>
          <w:lang w:val="en-US"/>
        </w:rPr>
        <w:pPrChange w:id="14286" w:author="Nick.Tolimieri [2]" w:date="2022-09-09T12:38:00Z">
          <w:pPr/>
        </w:pPrChange>
      </w:pPr>
    </w:p>
    <w:p w:rsidR="001A7F6C" w:rsidDel="00207938" w:rsidRDefault="001A7F6C">
      <w:pPr>
        <w:ind w:firstLine="0"/>
        <w:rPr>
          <w:del w:id="14287" w:author="Nick.Tolimieri" w:date="2022-09-13T12:37:00Z"/>
          <w:rFonts w:asciiTheme="minorHAnsi" w:eastAsiaTheme="minorHAnsi" w:hAnsiTheme="minorHAnsi" w:cstheme="minorBidi"/>
          <w:sz w:val="22"/>
          <w:szCs w:val="22"/>
          <w:lang w:val="en-US"/>
        </w:rPr>
      </w:pPr>
    </w:p>
    <w:p w:rsidR="00B7111A" w:rsidDel="00207938" w:rsidRDefault="00B7111A">
      <w:pPr>
        <w:rPr>
          <w:del w:id="14288" w:author="Nick.Tolimieri" w:date="2022-09-13T12:37:00Z"/>
          <w:rFonts w:asciiTheme="minorHAnsi" w:eastAsiaTheme="minorHAnsi" w:hAnsiTheme="minorHAnsi" w:cstheme="minorBidi"/>
          <w:sz w:val="22"/>
          <w:szCs w:val="22"/>
          <w:lang w:val="en-US"/>
        </w:rPr>
      </w:pPr>
    </w:p>
    <w:p w:rsidR="00277D38" w:rsidRDefault="00B7111A" w:rsidP="00277D38">
      <w:pPr>
        <w:rPr>
          <w:ins w:id="14289" w:author="Nick.Tolimieri" w:date="2022-09-02T10:21:00Z"/>
        </w:rPr>
      </w:pPr>
      <w:ins w:id="14290" w:author="Nick.Tolimieri" w:date="2022-09-02T11:51:00Z">
        <w:r>
          <w:fldChar w:fldCharType="end"/>
        </w:r>
      </w:ins>
      <w:ins w:id="14291" w:author="Nick.Tolimieri" w:date="2022-09-02T10:21:00Z">
        <w:r w:rsidR="00277D38">
          <w:br w:type="page"/>
        </w:r>
      </w:ins>
    </w:p>
    <w:p w:rsidR="00277D38" w:rsidRPr="001255CF" w:rsidRDefault="00277D38">
      <w:pPr>
        <w:pPrChange w:id="14292" w:author="Nick.Tolimieri" w:date="2022-09-02T10:21:00Z">
          <w:pPr>
            <w:pStyle w:val="Heading2"/>
          </w:pPr>
        </w:pPrChange>
      </w:pPr>
    </w:p>
    <w:p w:rsidR="0038698C" w:rsidRDefault="0038698C" w:rsidP="0038698C">
      <w:pPr>
        <w:pStyle w:val="Heading5"/>
        <w:ind w:right="810"/>
      </w:pPr>
      <w:bookmarkStart w:id="14293" w:name="_4nmytzjag5o2" w:colFirst="0" w:colLast="0"/>
      <w:bookmarkEnd w:id="14293"/>
      <w:r>
        <w:t xml:space="preserve">Table </w:t>
      </w:r>
      <w:del w:id="14294" w:author="Nick.Tolimieri" w:date="2022-09-02T10:15:00Z">
        <w:r w:rsidDel="00B14AC6">
          <w:delText>S6</w:delText>
        </w:r>
      </w:del>
      <w:ins w:id="14295"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296" w:name="_pgddbdrpqrf3" w:colFirst="0" w:colLast="0"/>
      <w:bookmarkEnd w:id="14296"/>
    </w:p>
    <w:p w:rsidR="0038698C" w:rsidRDefault="0038698C" w:rsidP="0038698C">
      <w:pPr>
        <w:pStyle w:val="Heading5"/>
        <w:ind w:right="720"/>
      </w:pPr>
      <w:r>
        <w:t xml:space="preserve">Table </w:t>
      </w:r>
      <w:del w:id="14297" w:author="Nick.Tolimieri" w:date="2022-09-02T10:15:00Z">
        <w:r w:rsidDel="00B14AC6">
          <w:delText>S7</w:delText>
        </w:r>
      </w:del>
      <w:ins w:id="14298"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299" w:name="_2scs6bp8gdub" w:colFirst="0" w:colLast="0"/>
      <w:bookmarkEnd w:id="14299"/>
      <w:r>
        <w:br w:type="page"/>
      </w:r>
    </w:p>
    <w:p w:rsidR="0038698C" w:rsidRDefault="0038698C" w:rsidP="0038698C">
      <w:pPr>
        <w:pStyle w:val="Heading5"/>
        <w:ind w:right="900"/>
      </w:pPr>
      <w:bookmarkStart w:id="14300" w:name="_pq9iyiy0gnbe" w:colFirst="0" w:colLast="0"/>
      <w:bookmarkEnd w:id="14300"/>
      <w:r>
        <w:lastRenderedPageBreak/>
        <w:t xml:space="preserve">Table </w:t>
      </w:r>
      <w:del w:id="14301" w:author="Nick.Tolimieri" w:date="2022-09-02T10:15:00Z">
        <w:r w:rsidDel="00B14AC6">
          <w:delText>S8</w:delText>
        </w:r>
      </w:del>
      <w:ins w:id="14302"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4303" w:author="Nick.Tolimieri" w:date="2022-09-02T10:09:00Z"/>
        </w:rPr>
      </w:pPr>
      <w:bookmarkStart w:id="14304" w:name="_7mx6lcdim2sk" w:colFirst="0" w:colLast="0"/>
      <w:bookmarkEnd w:id="14304"/>
    </w:p>
    <w:p w:rsidR="003F5DC5" w:rsidRDefault="003F5DC5" w:rsidP="0038698C"/>
    <w:p w:rsidR="0038698C" w:rsidDel="003F5DC5" w:rsidRDefault="0038698C" w:rsidP="0038698C">
      <w:pPr>
        <w:pStyle w:val="Heading5"/>
        <w:ind w:right="900"/>
        <w:rPr>
          <w:del w:id="14305" w:author="Nick.Tolimieri" w:date="2022-09-02T10:09:00Z"/>
        </w:rPr>
      </w:pPr>
      <w:bookmarkStart w:id="14306" w:name="_q9i8fb532wt5" w:colFirst="0" w:colLast="0"/>
      <w:bookmarkEnd w:id="14306"/>
      <w:r>
        <w:t xml:space="preserve">Table </w:t>
      </w:r>
      <w:del w:id="14307" w:author="Nick.Tolimieri" w:date="2022-09-02T10:15:00Z">
        <w:r w:rsidDel="00B14AC6">
          <w:delText>S9</w:delText>
        </w:r>
      </w:del>
      <w:ins w:id="14308"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NoSpacing"/>
        <w:pPrChange w:id="14309"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4310" w:name="_qq89hmytn47d" w:colFirst="0" w:colLast="0"/>
      <w:bookmarkEnd w:id="14310"/>
      <w:r>
        <w:t xml:space="preserve">Table </w:t>
      </w:r>
      <w:del w:id="14311" w:author="Nick.Tolimieri" w:date="2022-09-02T10:15:00Z">
        <w:r w:rsidDel="00B14AC6">
          <w:delText>S10</w:delText>
        </w:r>
      </w:del>
      <w:ins w:id="14312"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313" w:name="_huqsuo4qvcle" w:colFirst="0" w:colLast="0"/>
      <w:bookmarkEnd w:id="14313"/>
      <w:r>
        <w:br w:type="page"/>
      </w:r>
      <w:r>
        <w:lastRenderedPageBreak/>
        <w:t xml:space="preserve">Table </w:t>
      </w:r>
      <w:del w:id="14314" w:author="Nick.Tolimieri" w:date="2022-09-02T10:15:00Z">
        <w:r w:rsidDel="00B14AC6">
          <w:delText>S11</w:delText>
        </w:r>
      </w:del>
      <w:ins w:id="14315"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16" w:author="Nick.Tolimieri" w:date="2022-09-02T10:10:00Z"/>
        </w:trPr>
        <w:tc>
          <w:tcPr>
            <w:tcW w:w="2335" w:type="dxa"/>
            <w:tcBorders>
              <w:bottom w:val="single" w:sz="4" w:space="0" w:color="auto"/>
            </w:tcBorders>
          </w:tcPr>
          <w:p w:rsidR="0038698C" w:rsidDel="00300B3A" w:rsidRDefault="0038698C" w:rsidP="005A68BC">
            <w:pPr>
              <w:ind w:firstLine="0"/>
              <w:rPr>
                <w:del w:id="14317" w:author="Nick.Tolimieri" w:date="2022-09-02T10:10:00Z"/>
              </w:rPr>
            </w:pPr>
          </w:p>
        </w:tc>
        <w:tc>
          <w:tcPr>
            <w:tcW w:w="1260" w:type="dxa"/>
            <w:tcBorders>
              <w:bottom w:val="single" w:sz="4" w:space="0" w:color="auto"/>
            </w:tcBorders>
          </w:tcPr>
          <w:p w:rsidR="0038698C" w:rsidDel="00300B3A" w:rsidRDefault="0038698C" w:rsidP="005A68BC">
            <w:pPr>
              <w:ind w:firstLine="0"/>
              <w:rPr>
                <w:del w:id="14318" w:author="Nick.Tolimieri" w:date="2022-09-02T10:10:00Z"/>
              </w:rPr>
            </w:pPr>
          </w:p>
        </w:tc>
        <w:tc>
          <w:tcPr>
            <w:tcW w:w="990" w:type="dxa"/>
            <w:tcBorders>
              <w:bottom w:val="single" w:sz="4" w:space="0" w:color="auto"/>
            </w:tcBorders>
          </w:tcPr>
          <w:p w:rsidR="0038698C" w:rsidDel="00300B3A" w:rsidRDefault="0038698C" w:rsidP="005A68BC">
            <w:pPr>
              <w:ind w:firstLine="0"/>
              <w:rPr>
                <w:del w:id="14319" w:author="Nick.Tolimieri" w:date="2022-09-02T10:10:00Z"/>
              </w:rPr>
            </w:pPr>
          </w:p>
        </w:tc>
        <w:tc>
          <w:tcPr>
            <w:tcW w:w="1080" w:type="dxa"/>
            <w:tcBorders>
              <w:bottom w:val="single" w:sz="4" w:space="0" w:color="auto"/>
            </w:tcBorders>
          </w:tcPr>
          <w:p w:rsidR="0038698C" w:rsidDel="00300B3A" w:rsidRDefault="0038698C" w:rsidP="005A68BC">
            <w:pPr>
              <w:ind w:firstLine="0"/>
              <w:rPr>
                <w:del w:id="14320" w:author="Nick.Tolimieri" w:date="2022-09-02T10:10:00Z"/>
              </w:rPr>
            </w:pPr>
          </w:p>
        </w:tc>
        <w:tc>
          <w:tcPr>
            <w:tcW w:w="990" w:type="dxa"/>
            <w:tcBorders>
              <w:bottom w:val="single" w:sz="4" w:space="0" w:color="auto"/>
            </w:tcBorders>
          </w:tcPr>
          <w:p w:rsidR="0038698C" w:rsidDel="00300B3A" w:rsidRDefault="0038698C" w:rsidP="005A68BC">
            <w:pPr>
              <w:ind w:firstLine="0"/>
              <w:rPr>
                <w:del w:id="14321"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22" w:author="Nick.Tolimieri" w:date="2022-09-02T10:10:00Z"/>
        </w:trPr>
        <w:tc>
          <w:tcPr>
            <w:tcW w:w="2335" w:type="dxa"/>
            <w:tcBorders>
              <w:bottom w:val="single" w:sz="4" w:space="0" w:color="auto"/>
            </w:tcBorders>
          </w:tcPr>
          <w:p w:rsidR="0038698C" w:rsidDel="00300B3A" w:rsidRDefault="0038698C" w:rsidP="005A68BC">
            <w:pPr>
              <w:ind w:firstLine="0"/>
              <w:rPr>
                <w:del w:id="14323" w:author="Nick.Tolimieri" w:date="2022-09-02T10:10:00Z"/>
              </w:rPr>
            </w:pPr>
          </w:p>
        </w:tc>
        <w:tc>
          <w:tcPr>
            <w:tcW w:w="1260" w:type="dxa"/>
            <w:tcBorders>
              <w:bottom w:val="single" w:sz="4" w:space="0" w:color="auto"/>
            </w:tcBorders>
          </w:tcPr>
          <w:p w:rsidR="0038698C" w:rsidDel="00300B3A" w:rsidRDefault="0038698C" w:rsidP="005A68BC">
            <w:pPr>
              <w:ind w:firstLine="0"/>
              <w:rPr>
                <w:del w:id="14324" w:author="Nick.Tolimieri" w:date="2022-09-02T10:10:00Z"/>
              </w:rPr>
            </w:pPr>
          </w:p>
        </w:tc>
        <w:tc>
          <w:tcPr>
            <w:tcW w:w="990" w:type="dxa"/>
            <w:tcBorders>
              <w:bottom w:val="single" w:sz="4" w:space="0" w:color="auto"/>
            </w:tcBorders>
          </w:tcPr>
          <w:p w:rsidR="0038698C" w:rsidDel="00300B3A" w:rsidRDefault="0038698C" w:rsidP="005A68BC">
            <w:pPr>
              <w:ind w:firstLine="0"/>
              <w:rPr>
                <w:del w:id="14325" w:author="Nick.Tolimieri" w:date="2022-09-02T10:10:00Z"/>
              </w:rPr>
            </w:pPr>
          </w:p>
        </w:tc>
        <w:tc>
          <w:tcPr>
            <w:tcW w:w="1080" w:type="dxa"/>
            <w:tcBorders>
              <w:bottom w:val="single" w:sz="4" w:space="0" w:color="auto"/>
            </w:tcBorders>
          </w:tcPr>
          <w:p w:rsidR="0038698C" w:rsidDel="00300B3A" w:rsidRDefault="0038698C" w:rsidP="005A68BC">
            <w:pPr>
              <w:ind w:firstLine="0"/>
              <w:rPr>
                <w:del w:id="14326" w:author="Nick.Tolimieri" w:date="2022-09-02T10:10:00Z"/>
              </w:rPr>
            </w:pPr>
          </w:p>
        </w:tc>
        <w:tc>
          <w:tcPr>
            <w:tcW w:w="990" w:type="dxa"/>
            <w:tcBorders>
              <w:bottom w:val="single" w:sz="4" w:space="0" w:color="auto"/>
            </w:tcBorders>
          </w:tcPr>
          <w:p w:rsidR="0038698C" w:rsidDel="00300B3A" w:rsidRDefault="0038698C" w:rsidP="005A68BC">
            <w:pPr>
              <w:ind w:firstLine="0"/>
              <w:rPr>
                <w:del w:id="14327"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328" w:author="Nick.Tolimieri" w:date="2022-09-02T10:10:00Z"/>
        </w:trPr>
        <w:tc>
          <w:tcPr>
            <w:tcW w:w="2335" w:type="dxa"/>
            <w:tcBorders>
              <w:top w:val="single" w:sz="4" w:space="0" w:color="auto"/>
            </w:tcBorders>
          </w:tcPr>
          <w:p w:rsidR="0038698C" w:rsidDel="008F7981" w:rsidRDefault="0038698C" w:rsidP="005A68BC">
            <w:pPr>
              <w:ind w:firstLine="0"/>
              <w:rPr>
                <w:del w:id="14329" w:author="Nick.Tolimieri" w:date="2022-09-02T10:10:00Z"/>
              </w:rPr>
            </w:pPr>
          </w:p>
        </w:tc>
        <w:tc>
          <w:tcPr>
            <w:tcW w:w="1260" w:type="dxa"/>
            <w:tcBorders>
              <w:top w:val="single" w:sz="4" w:space="0" w:color="auto"/>
            </w:tcBorders>
          </w:tcPr>
          <w:p w:rsidR="0038698C" w:rsidDel="008F7981" w:rsidRDefault="0038698C" w:rsidP="005A68BC">
            <w:pPr>
              <w:ind w:firstLine="0"/>
              <w:rPr>
                <w:del w:id="14330" w:author="Nick.Tolimieri" w:date="2022-09-02T10:10:00Z"/>
              </w:rPr>
            </w:pPr>
          </w:p>
        </w:tc>
        <w:tc>
          <w:tcPr>
            <w:tcW w:w="990" w:type="dxa"/>
            <w:tcBorders>
              <w:top w:val="single" w:sz="4" w:space="0" w:color="auto"/>
            </w:tcBorders>
          </w:tcPr>
          <w:p w:rsidR="0038698C" w:rsidDel="008F7981" w:rsidRDefault="0038698C" w:rsidP="005A68BC">
            <w:pPr>
              <w:ind w:firstLine="0"/>
              <w:rPr>
                <w:del w:id="14331" w:author="Nick.Tolimieri" w:date="2022-09-02T10:10:00Z"/>
              </w:rPr>
            </w:pPr>
          </w:p>
        </w:tc>
        <w:tc>
          <w:tcPr>
            <w:tcW w:w="1080" w:type="dxa"/>
            <w:tcBorders>
              <w:top w:val="single" w:sz="4" w:space="0" w:color="auto"/>
            </w:tcBorders>
          </w:tcPr>
          <w:p w:rsidR="0038698C" w:rsidDel="008F7981" w:rsidRDefault="0038698C" w:rsidP="005A68BC">
            <w:pPr>
              <w:ind w:firstLine="0"/>
              <w:rPr>
                <w:del w:id="14332" w:author="Nick.Tolimieri" w:date="2022-09-02T10:10:00Z"/>
              </w:rPr>
            </w:pPr>
          </w:p>
        </w:tc>
        <w:tc>
          <w:tcPr>
            <w:tcW w:w="990" w:type="dxa"/>
            <w:tcBorders>
              <w:top w:val="single" w:sz="4" w:space="0" w:color="auto"/>
            </w:tcBorders>
          </w:tcPr>
          <w:p w:rsidR="0038698C" w:rsidDel="008F7981" w:rsidRDefault="0038698C" w:rsidP="005A68BC">
            <w:pPr>
              <w:ind w:firstLine="0"/>
              <w:rPr>
                <w:del w:id="14333"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14334" w:name="_wkii9gu6o2fl" w:colFirst="0" w:colLast="0"/>
      <w:bookmarkEnd w:id="14334"/>
      <w:r>
        <w:br w:type="page"/>
      </w:r>
    </w:p>
    <w:p w:rsidR="0038698C" w:rsidRPr="00075AD8" w:rsidRDefault="0038698C" w:rsidP="0038698C">
      <w:pPr>
        <w:pStyle w:val="Heading5"/>
        <w:rPr>
          <w:i/>
        </w:rPr>
      </w:pPr>
      <w:r>
        <w:lastRenderedPageBreak/>
        <w:t xml:space="preserve">Table </w:t>
      </w:r>
      <w:del w:id="14335" w:author="Nick.Tolimieri" w:date="2022-09-02T10:15:00Z">
        <w:r w:rsidDel="00B14AC6">
          <w:delText>S12</w:delText>
        </w:r>
      </w:del>
      <w:ins w:id="14336"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14337" w:name="_wevhoo6kd9g5" w:colFirst="0" w:colLast="0"/>
      <w:bookmarkEnd w:id="14337"/>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338" w:author="Nick.Tolimieri" w:date="2022-09-06T14:04:00Z">
          <w:pPr>
            <w:pStyle w:val="Heading5"/>
          </w:pPr>
        </w:pPrChange>
      </w:pPr>
    </w:p>
    <w:p w:rsidR="0038698C" w:rsidRDefault="0038698C" w:rsidP="0038698C">
      <w:pPr>
        <w:pStyle w:val="Heading2"/>
      </w:pPr>
      <w:bookmarkStart w:id="14339" w:name="_rsiltnns0pnj" w:colFirst="0" w:colLast="0"/>
      <w:bookmarkEnd w:id="14339"/>
      <w:r>
        <w:br w:type="page"/>
      </w:r>
    </w:p>
    <w:p w:rsidR="0038698C" w:rsidRDefault="0038698C" w:rsidP="0038698C">
      <w:pPr>
        <w:pStyle w:val="Heading2"/>
      </w:pPr>
      <w:bookmarkStart w:id="14340" w:name="_vvknb4n4tpdq" w:colFirst="0" w:colLast="0"/>
      <w:bookmarkEnd w:id="14340"/>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341" w:name="_jmvonyj6prg1" w:colFirst="0" w:colLast="0"/>
      <w:bookmarkEnd w:id="14341"/>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342" w:name="_si5p3bles54l" w:colFirst="0" w:colLast="0"/>
      <w:bookmarkEnd w:id="14342"/>
    </w:p>
    <w:p w:rsidR="0038698C" w:rsidDel="00AC752A" w:rsidRDefault="00AC752A">
      <w:pPr>
        <w:ind w:firstLine="0"/>
        <w:jc w:val="center"/>
        <w:rPr>
          <w:del w:id="14343" w:author="Nick.Tolimieri" w:date="2022-09-06T11:31:00Z"/>
        </w:rPr>
        <w:pPrChange w:id="14344" w:author="Nick.Tolimieri" w:date="2022-09-06T11:31:00Z">
          <w:pPr/>
        </w:pPrChange>
      </w:pPr>
      <w:bookmarkStart w:id="14345" w:name="_qdmblj59vhf1" w:colFirst="0" w:colLast="0"/>
      <w:bookmarkEnd w:id="14345"/>
      <w:ins w:id="14346"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347" w:author="Nick.Tolimieri" w:date="2022-09-06T11:31:00Z">
          <w:pPr/>
        </w:pPrChange>
      </w:pPr>
      <w:bookmarkStart w:id="14348" w:name="_1bplmm5dhi9t" w:colFirst="0" w:colLast="0"/>
      <w:bookmarkEnd w:id="14348"/>
      <w:del w:id="14349"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350" w:author="Nick.Tolimieri" w:date="2022-09-13T12:38:00Z"/>
        </w:rPr>
      </w:pPr>
      <w:bookmarkStart w:id="14351" w:name="_3tpj4zpm8qe5" w:colFirst="0" w:colLast="0"/>
      <w:bookmarkEnd w:id="14351"/>
      <w:r>
        <w:t xml:space="preserve">Figure S2. Mean </w:t>
      </w:r>
      <w:ins w:id="14352" w:author="Nick.Tolimieri" w:date="2022-09-06T11:32:00Z">
        <w:r w:rsidR="00AC752A">
          <w:t xml:space="preserve">maximum </w:t>
        </w:r>
      </w:ins>
      <w:ins w:id="14353" w:author="Nick.Tolimieri" w:date="2022-09-06T11:38:00Z">
        <w:r w:rsidR="005A68BC">
          <w:t xml:space="preserve">monthly </w:t>
        </w:r>
      </w:ins>
      <w:r>
        <w:t xml:space="preserve">SST at the five sites (5-day smooth) from </w:t>
      </w:r>
      <w:del w:id="14354" w:author="Nick.Tolimieri" w:date="2022-09-06T11:32:00Z">
        <w:r w:rsidDel="00AC752A">
          <w:delText>2003</w:delText>
        </w:r>
      </w:del>
      <w:ins w:id="14355" w:author="Nick.Tolimieri"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4356" w:author="Nick.Tolimieri" w:date="2022-09-06T11:32:00Z">
        <w:r w:rsidDel="00622209">
          <w:delText xml:space="preserve"> in pane 1</w:delText>
        </w:r>
      </w:del>
      <w:r>
        <w:t>.</w:t>
      </w:r>
    </w:p>
    <w:p w:rsidR="0015220B" w:rsidRDefault="0015220B" w:rsidP="0015220B">
      <w:pPr>
        <w:rPr>
          <w:ins w:id="14357" w:author="Nick.Tolimieri" w:date="2022-09-13T12:38:00Z"/>
        </w:rPr>
        <w:pPrChange w:id="14358" w:author="Nick.Tolimieri" w:date="2022-09-13T12:38:00Z">
          <w:pPr>
            <w:pStyle w:val="Heading5"/>
          </w:pPr>
        </w:pPrChange>
      </w:pPr>
    </w:p>
    <w:p w:rsidR="0015220B" w:rsidRPr="0015220B" w:rsidRDefault="0015220B" w:rsidP="0015220B">
      <w:pPr>
        <w:rPr>
          <w:ins w:id="14359" w:author="Nick.Tolimieri" w:date="2022-09-06T11:31:00Z"/>
          <w:rPrChange w:id="14360" w:author="Nick.Tolimieri" w:date="2022-09-13T12:38:00Z">
            <w:rPr>
              <w:ins w:id="14361" w:author="Nick.Tolimieri" w:date="2022-09-06T11:31:00Z"/>
            </w:rPr>
          </w:rPrChange>
        </w:rPr>
        <w:pPrChange w:id="14362" w:author="Nick.Tolimieri" w:date="2022-09-13T12:38:00Z">
          <w:pPr>
            <w:pStyle w:val="Heading5"/>
          </w:pPr>
        </w:pPrChange>
      </w:pPr>
    </w:p>
    <w:p w:rsidR="00AC752A" w:rsidRDefault="00AC752A" w:rsidP="00AC752A">
      <w:pPr>
        <w:rPr>
          <w:ins w:id="14363" w:author="Nick.Tolimieri" w:date="2022-09-06T11:31:00Z"/>
        </w:rPr>
      </w:pPr>
      <w:ins w:id="14364" w:author="Nick.Tolimieri" w:date="2022-09-06T11:31:00Z">
        <w:r>
          <w:br w:type="page"/>
        </w:r>
      </w:ins>
    </w:p>
    <w:p w:rsidR="00AC752A" w:rsidRPr="001255CF" w:rsidDel="003C4645" w:rsidRDefault="00AC752A">
      <w:pPr>
        <w:rPr>
          <w:del w:id="14365" w:author="Nick.Tolimieri" w:date="2022-09-06T11:34:00Z"/>
        </w:rPr>
        <w:pPrChange w:id="14366" w:author="Nick.Tolimieri" w:date="2022-09-06T11:31:00Z">
          <w:pPr>
            <w:pStyle w:val="Heading5"/>
          </w:pPr>
        </w:pPrChange>
      </w:pPr>
    </w:p>
    <w:p w:rsidR="0038698C" w:rsidDel="003C4645" w:rsidRDefault="0038698C" w:rsidP="0038698C">
      <w:pPr>
        <w:rPr>
          <w:del w:id="14367" w:author="Nick.Tolimieri" w:date="2022-09-06T11:34:00Z"/>
        </w:rPr>
      </w:pPr>
    </w:p>
    <w:p w:rsidR="0038698C" w:rsidRDefault="0038698C" w:rsidP="00A617BD">
      <w:pPr>
        <w:ind w:firstLine="0"/>
        <w:pPrChange w:id="14368" w:author="Nick.Tolimieri" w:date="2022-09-13T12:42:00Z">
          <w:pPr>
            <w:ind w:firstLine="0"/>
          </w:pPr>
        </w:pPrChange>
      </w:pPr>
      <w:del w:id="14369"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6400800"/>
                      </a:xfrm>
                      <a:prstGeom prst="rect">
                        <a:avLst/>
                      </a:prstGeom>
                      <a:ln/>
                    </pic:spPr>
                  </pic:pic>
                </a:graphicData>
              </a:graphic>
            </wp:inline>
          </w:drawing>
        </w:r>
      </w:del>
      <w:ins w:id="14370"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A5BFE" w:rsidRDefault="009A5BFE" w:rsidP="009A5BFE">
      <w:pPr>
        <w:rPr>
          <w:ins w:id="14371" w:author="Nick.Tolimieri" w:date="2022-09-13T12:50:00Z"/>
        </w:rPr>
        <w:pPrChange w:id="14372" w:author="Nick.Tolimieri" w:date="2022-09-13T12:50:00Z">
          <w:pPr>
            <w:pStyle w:val="Heading5"/>
          </w:pPr>
        </w:pPrChange>
      </w:pPr>
      <w:bookmarkStart w:id="14373" w:name="_sllb5lz8o67m" w:colFirst="0" w:colLast="0"/>
      <w:bookmarkEnd w:id="14373"/>
    </w:p>
    <w:p w:rsidR="009E77F2" w:rsidRPr="00A617BD" w:rsidDel="00A617BD" w:rsidRDefault="0038698C" w:rsidP="009A5BFE">
      <w:pPr>
        <w:pStyle w:val="Heading5"/>
        <w:rPr>
          <w:del w:id="14374" w:author="Nick.Tolimieri" w:date="2022-09-06T14:03:00Z"/>
          <w:rPrChange w:id="14375" w:author="Nick.Tolimieri" w:date="2022-09-13T12:42:00Z">
            <w:rPr>
              <w:del w:id="14376" w:author="Nick.Tolimieri" w:date="2022-09-06T14:03:00Z"/>
            </w:rPr>
          </w:rPrChange>
        </w:rPr>
        <w:pPrChange w:id="14377" w:author="Nick.Tolimieri" w:date="2022-09-13T12:50:00Z">
          <w:pPr>
            <w:pStyle w:val="Heading5"/>
          </w:pPr>
        </w:pPrChange>
      </w:pPr>
      <w:r w:rsidRPr="00A617BD">
        <w:rPr>
          <w:rPrChange w:id="14378" w:author="Nick.Tolimieri" w:date="2022-09-13T12:42:00Z">
            <w:rPr/>
          </w:rPrChange>
        </w:rPr>
        <w:t xml:space="preserve">Figure S3. Yearly progression of SST for </w:t>
      </w:r>
      <w:del w:id="14379" w:author="Nick.Tolimieri" w:date="2022-09-06T11:15:00Z">
        <w:r w:rsidRPr="00A617BD" w:rsidDel="002D0433">
          <w:rPr>
            <w:rPrChange w:id="14380" w:author="Nick.Tolimieri" w:date="2022-09-13T12:42:00Z">
              <w:rPr/>
            </w:rPrChange>
          </w:rPr>
          <w:delText>2013</w:delText>
        </w:r>
      </w:del>
      <w:ins w:id="14381" w:author="Nick.Tolimieri" w:date="2022-09-06T11:15:00Z">
        <w:r w:rsidR="002D0433" w:rsidRPr="00A617BD">
          <w:rPr>
            <w:rPrChange w:id="14382" w:author="Nick.Tolimieri" w:date="2022-09-13T12:42:00Z">
              <w:rPr/>
            </w:rPrChange>
          </w:rPr>
          <w:t>2012</w:t>
        </w:r>
      </w:ins>
      <w:r w:rsidRPr="00A617BD">
        <w:rPr>
          <w:rPrChange w:id="14383" w:author="Nick.Tolimieri" w:date="2022-09-13T12:42:00Z">
            <w:rPr/>
          </w:rPrChange>
        </w:rPr>
        <w:t xml:space="preserve">-2021 compared to the average of </w:t>
      </w:r>
      <w:del w:id="14384" w:author="Nick.Tolimieri" w:date="2022-09-06T11:27:00Z">
        <w:r w:rsidRPr="00A617BD" w:rsidDel="00206AD3">
          <w:rPr>
            <w:rPrChange w:id="14385" w:author="Nick.Tolimieri" w:date="2022-09-13T12:42:00Z">
              <w:rPr/>
            </w:rPrChange>
          </w:rPr>
          <w:delText>2003</w:delText>
        </w:r>
      </w:del>
      <w:ins w:id="14386" w:author="Nick.Tolimieri" w:date="2022-09-06T11:27:00Z">
        <w:r w:rsidR="00206AD3" w:rsidRPr="00A617BD">
          <w:rPr>
            <w:rPrChange w:id="14387" w:author="Nick.Tolimieri" w:date="2022-09-13T12:42:00Z">
              <w:rPr/>
            </w:rPrChange>
          </w:rPr>
          <w:t>1992</w:t>
        </w:r>
      </w:ins>
      <w:r w:rsidRPr="00A617BD">
        <w:rPr>
          <w:rPrChange w:id="14388" w:author="Nick.Tolimieri" w:date="2022-09-13T12:42:00Z">
            <w:rPr/>
          </w:rPrChange>
        </w:rPr>
        <w:t>-2012</w:t>
      </w:r>
      <w:r w:rsidR="009E77F2" w:rsidRPr="00A617BD">
        <w:rPr>
          <w:rPrChange w:id="14389" w:author="Nick.Tolimieri" w:date="2022-09-13T12:42:00Z">
            <w:rPr/>
          </w:rPrChange>
        </w:rPr>
        <w:t>. Red line is</w:t>
      </w:r>
      <w:ins w:id="14390" w:author="Nick.Tolimieri" w:date="2022-09-13T12:51:00Z">
        <w:r w:rsidR="009A5BFE">
          <w:t xml:space="preserve"> </w:t>
        </w:r>
      </w:ins>
      <w:del w:id="14391" w:author="Nick.Tolimieri" w:date="2022-09-13T12:51:00Z">
        <w:r w:rsidR="009E77F2" w:rsidRPr="00A617BD" w:rsidDel="009A5BFE">
          <w:rPr>
            <w:rPrChange w:id="14392" w:author="Nick.Tolimieri" w:date="2022-09-13T12:42:00Z">
              <w:rPr/>
            </w:rPrChange>
          </w:rPr>
          <w:delText xml:space="preserve"> </w:delText>
        </w:r>
      </w:del>
      <w:r w:rsidR="009E77F2" w:rsidRPr="00A617BD">
        <w:rPr>
          <w:rPrChange w:id="14393" w:author="Nick.Tolimieri" w:date="2022-09-13T12:42:00Z">
            <w:rPr/>
          </w:rPrChange>
        </w:rPr>
        <w:t>the average across the four sites for each year.</w:t>
      </w:r>
      <w:del w:id="14394" w:author="Nick.Tolimieri" w:date="2022-09-13T12:50:00Z">
        <w:r w:rsidR="009E77F2" w:rsidRPr="00A617BD" w:rsidDel="009A5BFE">
          <w:rPr>
            <w:rPrChange w:id="14395" w:author="Nick.Tolimieri" w:date="2022-09-13T12:42:00Z">
              <w:rPr/>
            </w:rPrChange>
          </w:rPr>
          <w:delText xml:space="preserve">  </w:delText>
        </w:r>
      </w:del>
    </w:p>
    <w:p w:rsidR="009E77F2" w:rsidRDefault="009E77F2" w:rsidP="009A5BFE">
      <w:pPr>
        <w:pStyle w:val="Heading5"/>
        <w:pPrChange w:id="14396" w:author="Nick.Tolimieri" w:date="2022-09-13T12:50:00Z">
          <w:pPr>
            <w:pStyle w:val="Heading5"/>
          </w:pPr>
        </w:pPrChange>
      </w:pPr>
    </w:p>
    <w:p w:rsidR="009E77F2" w:rsidRDefault="009E77F2" w:rsidP="009A5BFE">
      <w:pPr>
        <w:pPrChange w:id="14397" w:author="Nick.Tolimieri" w:date="2022-09-13T12:51:00Z">
          <w:pPr>
            <w:pStyle w:val="Heading5"/>
          </w:pPr>
        </w:pPrChange>
      </w:pPr>
      <w:r>
        <w:br w:type="page"/>
      </w:r>
      <w:bookmarkStart w:id="14398" w:name="_GoBack"/>
      <w:bookmarkEnd w:id="14398"/>
    </w:p>
    <w:p w:rsidR="00B00E92" w:rsidRDefault="009E77F2">
      <w:pPr>
        <w:pStyle w:val="NoSpacing"/>
        <w:pPrChange w:id="14399"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400" w:author="Nick.Tolimieri" w:date="2022-09-06T14:04:00Z"/>
        </w:rPr>
      </w:pPr>
    </w:p>
    <w:p w:rsidR="00B00E92" w:rsidRPr="00B00E92" w:rsidRDefault="00B00E92" w:rsidP="006D256D">
      <w:pPr>
        <w:pStyle w:val="Heading5"/>
      </w:pPr>
      <w:r w:rsidRPr="00B00E92">
        <w:t>Figure S</w:t>
      </w:r>
      <w:r>
        <w:t>4</w:t>
      </w:r>
      <w:r w:rsidRPr="00B00E92">
        <w:t xml:space="preserve">. </w:t>
      </w:r>
      <w:r w:rsidR="006D256D">
        <w:t xml:space="preserve">Marine heatwave statistics for four locations along the Washington coast from 2012 through </w:t>
      </w:r>
      <w:del w:id="14401" w:author="Nick.Tolimieri" w:date="2022-09-06T09:57:00Z">
        <w:r w:rsidR="006D256D" w:rsidDel="001A7F6C">
          <w:delText>20XX</w:delText>
        </w:r>
      </w:del>
      <w:ins w:id="14402" w:author="Nick.Tolimieri" w:date="2022-09-06T09:57:00Z">
        <w:r w:rsidR="001A7F6C">
          <w:t>2021</w:t>
        </w:r>
      </w:ins>
      <w:r w:rsidR="006D256D">
        <w:t xml:space="preserve">.  </w:t>
      </w:r>
      <w:r w:rsidR="00C41F65">
        <w:t>Grey line (temp) indicates observed</w:t>
      </w:r>
      <w:r w:rsidR="00C41F65" w:rsidRPr="00DB61B2">
        <w:t xml:space="preserve">, daily </w:t>
      </w:r>
      <w:r w:rsidR="00C41F65" w:rsidRPr="00DB61B2">
        <w:rPr>
          <w:rPrChange w:id="14403" w:author="Nick.Tolimieri" w:date="2022-09-06T10:26:00Z">
            <w:rPr>
              <w:highlight w:val="yellow"/>
            </w:rPr>
          </w:rPrChange>
        </w:rPr>
        <w:t>mean</w:t>
      </w:r>
      <w:r w:rsidR="00C41F65" w:rsidRPr="00DB61B2">
        <w:t xml:space="preserve"> te</w:t>
      </w:r>
      <w:r w:rsidR="00C41F65">
        <w:t xml:space="preserve">mperature; blue line indicates the 30-year </w:t>
      </w:r>
      <w:ins w:id="14404" w:author="Nick.Tolimieri" w:date="2022-09-06T09:57:00Z">
        <w:r w:rsidR="001A7F6C">
          <w:t xml:space="preserve">(1992-20221) </w:t>
        </w:r>
      </w:ins>
      <w:r w:rsidR="00C41F65">
        <w:t xml:space="preserve">climatological mean by day of year; red line indicates the </w:t>
      </w:r>
      <w:del w:id="14405" w:author="Nick.Tolimieri" w:date="2022-09-06T10:27:00Z">
        <w:r w:rsidR="00C41F65" w:rsidDel="00DB61B2">
          <w:delText>95</w:delText>
        </w:r>
      </w:del>
      <w:ins w:id="14406"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407" w:name="_j0sxv6xvznze" w:colFirst="0" w:colLast="0"/>
      <w:bookmarkEnd w:id="14407"/>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4408" w:author="Nick.Tolimieri" w:date="2022-09-02T10:11:00Z"/>
        </w:rPr>
      </w:pPr>
    </w:p>
    <w:p w:rsidR="0038698C" w:rsidDel="00775EFE" w:rsidRDefault="0038698C" w:rsidP="0038698C">
      <w:pPr>
        <w:rPr>
          <w:del w:id="14409"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410" w:name="_8tjttts9le8n" w:colFirst="0" w:colLast="0"/>
      <w:bookmarkEnd w:id="14410"/>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411" w:name="_32vg8hmw5u0g" w:colFirst="0" w:colLast="0"/>
      <w:bookmarkEnd w:id="14411"/>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412" w:name="_9398cubh7527" w:colFirst="0" w:colLast="0"/>
      <w:bookmarkEnd w:id="14412"/>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4413" w:name="_4d6dqq7x59qj" w:colFirst="0" w:colLast="0"/>
      <w:bookmarkEnd w:id="14413"/>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1"/>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A8C" w:rsidRDefault="00F55A8C">
      <w:pPr>
        <w:spacing w:line="240" w:lineRule="auto"/>
      </w:pPr>
      <w:r>
        <w:separator/>
      </w:r>
    </w:p>
  </w:endnote>
  <w:endnote w:type="continuationSeparator" w:id="0">
    <w:p w:rsidR="00F55A8C" w:rsidRDefault="00F55A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4C5EBF" w:rsidRDefault="004C5EBF">
        <w:pPr>
          <w:pStyle w:val="Footer"/>
          <w:jc w:val="center"/>
        </w:pPr>
        <w:r>
          <w:fldChar w:fldCharType="begin"/>
        </w:r>
        <w:r>
          <w:instrText xml:space="preserve"> PAGE   \* MERGEFORMAT </w:instrText>
        </w:r>
        <w:r>
          <w:fldChar w:fldCharType="separate"/>
        </w:r>
        <w:r w:rsidR="009A5BFE">
          <w:rPr>
            <w:noProof/>
          </w:rPr>
          <w:t>28</w:t>
        </w:r>
        <w:r>
          <w:rPr>
            <w:noProof/>
          </w:rPr>
          <w:fldChar w:fldCharType="end"/>
        </w:r>
      </w:p>
    </w:sdtContent>
  </w:sdt>
  <w:p w:rsidR="004C5EBF" w:rsidRDefault="004C5E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A8C" w:rsidRDefault="00F55A8C">
      <w:pPr>
        <w:spacing w:line="240" w:lineRule="auto"/>
      </w:pPr>
      <w:r>
        <w:separator/>
      </w:r>
    </w:p>
  </w:footnote>
  <w:footnote w:type="continuationSeparator" w:id="0">
    <w:p w:rsidR="00F55A8C" w:rsidRDefault="00F55A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3"/>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5F7E"/>
    <w:rsid w:val="00085D23"/>
    <w:rsid w:val="000E0D45"/>
    <w:rsid w:val="00111693"/>
    <w:rsid w:val="001255CF"/>
    <w:rsid w:val="00144504"/>
    <w:rsid w:val="0015220B"/>
    <w:rsid w:val="00161CEB"/>
    <w:rsid w:val="001A7F6C"/>
    <w:rsid w:val="00206AD3"/>
    <w:rsid w:val="00207938"/>
    <w:rsid w:val="00233132"/>
    <w:rsid w:val="00277D38"/>
    <w:rsid w:val="00280B28"/>
    <w:rsid w:val="002860FA"/>
    <w:rsid w:val="002D0433"/>
    <w:rsid w:val="00300B3A"/>
    <w:rsid w:val="003561DB"/>
    <w:rsid w:val="0038698C"/>
    <w:rsid w:val="003C4645"/>
    <w:rsid w:val="003F5DC5"/>
    <w:rsid w:val="004162AB"/>
    <w:rsid w:val="0043413B"/>
    <w:rsid w:val="004717E2"/>
    <w:rsid w:val="0048438B"/>
    <w:rsid w:val="004C5EBF"/>
    <w:rsid w:val="00511AFB"/>
    <w:rsid w:val="005A68BC"/>
    <w:rsid w:val="005C1637"/>
    <w:rsid w:val="00622209"/>
    <w:rsid w:val="006C35F0"/>
    <w:rsid w:val="006D256D"/>
    <w:rsid w:val="006D7C96"/>
    <w:rsid w:val="006F5856"/>
    <w:rsid w:val="00716BDE"/>
    <w:rsid w:val="00731687"/>
    <w:rsid w:val="007417F2"/>
    <w:rsid w:val="00775EFE"/>
    <w:rsid w:val="007B3552"/>
    <w:rsid w:val="008706B8"/>
    <w:rsid w:val="008B5DB0"/>
    <w:rsid w:val="008E6C62"/>
    <w:rsid w:val="008F7981"/>
    <w:rsid w:val="00977427"/>
    <w:rsid w:val="00986EF3"/>
    <w:rsid w:val="009A5BFE"/>
    <w:rsid w:val="009E77F2"/>
    <w:rsid w:val="00A3619C"/>
    <w:rsid w:val="00A617BD"/>
    <w:rsid w:val="00AB3881"/>
    <w:rsid w:val="00AB6821"/>
    <w:rsid w:val="00AC752A"/>
    <w:rsid w:val="00AE199D"/>
    <w:rsid w:val="00B00E92"/>
    <w:rsid w:val="00B14AC6"/>
    <w:rsid w:val="00B7111A"/>
    <w:rsid w:val="00B956DF"/>
    <w:rsid w:val="00BA46D0"/>
    <w:rsid w:val="00BB700B"/>
    <w:rsid w:val="00C41F65"/>
    <w:rsid w:val="00C97A89"/>
    <w:rsid w:val="00CB6232"/>
    <w:rsid w:val="00CC2848"/>
    <w:rsid w:val="00D74037"/>
    <w:rsid w:val="00DA090B"/>
    <w:rsid w:val="00DA5CFE"/>
    <w:rsid w:val="00DB61B2"/>
    <w:rsid w:val="00DE1D4F"/>
    <w:rsid w:val="00E25C93"/>
    <w:rsid w:val="00E92348"/>
    <w:rsid w:val="00E93FE8"/>
    <w:rsid w:val="00EC111B"/>
    <w:rsid w:val="00ED6D4C"/>
    <w:rsid w:val="00F55A8C"/>
    <w:rsid w:val="00FA3A81"/>
    <w:rsid w:val="00FB591D"/>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5DD3B"/>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nick.tolimieri\Documents\GitHub\OCNMS\Flagstone%20paper\Plots\SST-MHW-years-vs-prior.p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file:///C:\Users\nick.tolimieri\Documents\GitHub\OCNMS\Flagstone%20paper\Plots\MHW-1.png"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file:///C:\Users\nick.tolimieri\Documents\GitHub\OCNMS\Flagstone%20paper\Plots\Mean-sst-warmest-month-by-site-30-year.p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34</Pages>
  <Words>5080</Words>
  <Characters>28961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55</cp:revision>
  <dcterms:created xsi:type="dcterms:W3CDTF">2022-05-04T15:58:00Z</dcterms:created>
  <dcterms:modified xsi:type="dcterms:W3CDTF">2022-09-13T19:51:00Z</dcterms:modified>
</cp:coreProperties>
</file>