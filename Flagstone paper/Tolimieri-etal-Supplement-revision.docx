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Pr="00CC2848" w:rsidRDefault="00277D38">
      <w:pPr>
        <w:pStyle w:val="Heading5"/>
        <w:rPr>
          <w:ins w:id="182" w:author="Nick.Tolimieri" w:date="2022-09-02T10:21:00Z"/>
          <w:rPrChange w:id="183" w:author="Nick.Tolimieri" w:date="2022-09-06T13:03:00Z">
            <w:rPr>
              <w:ins w:id="184" w:author="Nick.Tolimieri" w:date="2022-09-02T10:21:00Z"/>
            </w:rPr>
          </w:rPrChange>
        </w:rPr>
        <w:pPrChange w:id="185" w:author="Nick.Tolimieri" w:date="2022-09-06T14:21:00Z">
          <w:pPr>
            <w:pStyle w:val="Heading2"/>
          </w:pPr>
        </w:pPrChange>
      </w:pPr>
      <w:ins w:id="186" w:author="Nick.Tolimieri" w:date="2022-09-02T10:21:00Z">
        <w:r w:rsidRPr="00CC2848">
          <w:rPr>
            <w:rPrChange w:id="187" w:author="Nick.Tolimieri" w:date="2022-09-06T13:03:00Z">
              <w:rPr>
                <w:b w:val="0"/>
                <w:i w:val="0"/>
              </w:rPr>
            </w:rPrChange>
          </w:rPr>
          <w:lastRenderedPageBreak/>
          <w:t xml:space="preserve">Table S6. </w:t>
        </w:r>
      </w:ins>
      <w:ins w:id="188" w:author="Nick.Tolimieri" w:date="2022-09-06T13:02:00Z">
        <w:r w:rsidR="00CC2848" w:rsidRPr="00CC2848">
          <w:rPr>
            <w:rPrChange w:id="189" w:author="Nick.Tolimieri" w:date="2022-09-06T13:03:00Z">
              <w:rPr>
                <w:b w:val="0"/>
                <w:i w:val="0"/>
              </w:rPr>
            </w:rPrChange>
          </w:rPr>
          <w:t xml:space="preserve">Marine heatwave statistics for four </w:t>
        </w:r>
      </w:ins>
      <w:ins w:id="190" w:author="Nick.Tolimieri" w:date="2022-09-06T15:09:00Z">
        <w:r w:rsidR="00DA5CFE" w:rsidRPr="00CC2848">
          <w:rPr>
            <w:rPrChange w:id="191" w:author="Nick.Tolimieri" w:date="2022-09-06T13:03:00Z">
              <w:rPr>
                <w:b w:val="0"/>
                <w:i w:val="0"/>
              </w:rPr>
            </w:rPrChange>
          </w:rPr>
          <w:t>locations</w:t>
        </w:r>
      </w:ins>
      <w:ins w:id="192" w:author="Nick.Tolimieri" w:date="2022-09-06T13:02:00Z">
        <w:r w:rsidR="00CC2848" w:rsidRPr="00CC2848">
          <w:rPr>
            <w:rPrChange w:id="193" w:author="Nick.Tolimieri" w:date="2022-09-06T13:03:00Z">
              <w:rPr>
                <w:b w:val="0"/>
                <w:i w:val="0"/>
              </w:rPr>
            </w:rPrChange>
          </w:rPr>
          <w:t xml:space="preserve"> from 1992-2021. </w:t>
        </w:r>
      </w:ins>
    </w:p>
    <w:tbl>
      <w:tblPr>
        <w:tblW w:w="9561" w:type="dxa"/>
        <w:tblLayout w:type="fixed"/>
        <w:tblLook w:val="04A0" w:firstRow="1" w:lastRow="0" w:firstColumn="1" w:lastColumn="0" w:noHBand="0" w:noVBand="1"/>
        <w:tblPrChange w:id="194" w:author="Nick.Tolimieri" w:date="2022-09-06T14:24:00Z">
          <w:tblPr>
            <w:tblW w:w="10107" w:type="dxa"/>
            <w:tblLook w:val="04A0" w:firstRow="1" w:lastRow="0" w:firstColumn="1" w:lastColumn="0" w:noHBand="0" w:noVBand="1"/>
          </w:tblPr>
        </w:tblPrChange>
      </w:tblPr>
      <w:tblGrid>
        <w:gridCol w:w="2070"/>
        <w:gridCol w:w="616"/>
        <w:gridCol w:w="734"/>
        <w:gridCol w:w="736"/>
        <w:gridCol w:w="728"/>
        <w:gridCol w:w="622"/>
        <w:gridCol w:w="700"/>
        <w:gridCol w:w="640"/>
        <w:gridCol w:w="905"/>
        <w:gridCol w:w="905"/>
        <w:gridCol w:w="905"/>
        <w:tblGridChange w:id="195">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8438B">
        <w:trPr>
          <w:trHeight w:val="765"/>
          <w:ins w:id="196" w:author="Nick.Tolimieri" w:date="2022-09-06T13:51:00Z"/>
          <w:trPrChange w:id="197" w:author="Nick.Tolimieri" w:date="2022-09-06T14:24:00Z">
            <w:trPr>
              <w:trHeight w:val="765"/>
            </w:trPr>
          </w:trPrChange>
        </w:trPr>
        <w:tc>
          <w:tcPr>
            <w:tcW w:w="2070" w:type="dxa"/>
            <w:tcBorders>
              <w:top w:val="nil"/>
              <w:left w:val="nil"/>
              <w:bottom w:val="single" w:sz="4" w:space="0" w:color="auto"/>
              <w:right w:val="nil"/>
            </w:tcBorders>
            <w:shd w:val="clear" w:color="auto" w:fill="auto"/>
            <w:vAlign w:val="bottom"/>
            <w:hideMark/>
            <w:tcPrChange w:id="198" w:author="Nick.Tolimieri" w:date="2022-09-06T14:24: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199" w:author="Nick.Tolimieri" w:date="2022-09-06T13:51:00Z"/>
                <w:color w:val="000000"/>
                <w:sz w:val="20"/>
                <w:szCs w:val="20"/>
                <w:lang w:val="en-US"/>
              </w:rPr>
            </w:pPr>
            <w:ins w:id="200"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1" w:author="Nick.Tolimieri" w:date="2022-09-06T14:24: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2" w:author="Nick.Tolimieri" w:date="2022-09-06T13:51:00Z"/>
                <w:color w:val="000000"/>
                <w:sz w:val="20"/>
                <w:szCs w:val="20"/>
                <w:lang w:val="en-US"/>
              </w:rPr>
            </w:pPr>
            <w:ins w:id="203"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4" w:author="Nick.Tolimieri" w:date="2022-09-06T14:24: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5" w:author="Nick.Tolimieri" w:date="2022-09-06T13:51:00Z"/>
                <w:color w:val="000000"/>
                <w:sz w:val="20"/>
                <w:szCs w:val="20"/>
                <w:lang w:val="en-US"/>
              </w:rPr>
            </w:pPr>
            <w:ins w:id="206" w:author="Nick.Tolimieri" w:date="2022-09-06T13:51:00Z">
              <w:r w:rsidRPr="00C97A89">
                <w:rPr>
                  <w:color w:val="000000"/>
                  <w:sz w:val="20"/>
                  <w:szCs w:val="20"/>
                  <w:lang w:val="en-US"/>
                </w:rPr>
                <w:t>Days &gt; 15</w:t>
              </w:r>
            </w:ins>
            <w:ins w:id="207" w:author="Nick.Tolimieri" w:date="2022-09-06T14:24:00Z">
              <w:r w:rsidR="0048438B" w:rsidRPr="008245DB">
                <w:t>°</w:t>
              </w:r>
            </w:ins>
            <w:ins w:id="208"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09" w:author="Nick.Tolimieri" w:date="2022-09-06T14:24: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0" w:author="Nick.Tolimieri" w:date="2022-09-06T13:51:00Z"/>
                <w:color w:val="000000"/>
                <w:sz w:val="20"/>
                <w:szCs w:val="20"/>
                <w:lang w:val="en-US"/>
              </w:rPr>
            </w:pPr>
            <w:ins w:id="211" w:author="Nick.Tolimieri" w:date="2022-09-06T13:51:00Z">
              <w:r w:rsidRPr="00C97A89">
                <w:rPr>
                  <w:color w:val="000000"/>
                  <w:sz w:val="20"/>
                  <w:szCs w:val="20"/>
                  <w:lang w:val="en-US"/>
                </w:rPr>
                <w:t xml:space="preserve">Days above </w:t>
              </w:r>
            </w:ins>
            <w:ins w:id="212"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3" w:author="Nick.Tolimieri" w:date="2022-09-06T14:24: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4" w:author="Nick.Tolimieri" w:date="2022-09-06T13:51:00Z"/>
                <w:color w:val="000000"/>
                <w:sz w:val="20"/>
                <w:szCs w:val="20"/>
                <w:lang w:val="en-US"/>
              </w:rPr>
            </w:pPr>
            <w:ins w:id="215" w:author="Nick.Tolimieri" w:date="2022-09-06T13:51:00Z">
              <w:r w:rsidRPr="00C97A89">
                <w:rPr>
                  <w:color w:val="000000"/>
                  <w:sz w:val="20"/>
                  <w:szCs w:val="20"/>
                  <w:lang w:val="en-US"/>
                </w:rPr>
                <w:t>MHW events</w:t>
              </w:r>
            </w:ins>
          </w:p>
        </w:tc>
        <w:tc>
          <w:tcPr>
            <w:tcW w:w="622" w:type="dxa"/>
            <w:tcBorders>
              <w:top w:val="nil"/>
              <w:left w:val="nil"/>
              <w:bottom w:val="single" w:sz="4" w:space="0" w:color="auto"/>
              <w:right w:val="nil"/>
            </w:tcBorders>
            <w:shd w:val="clear" w:color="auto" w:fill="auto"/>
            <w:vAlign w:val="bottom"/>
            <w:hideMark/>
            <w:tcPrChange w:id="216" w:author="Nick.Tolimieri" w:date="2022-09-06T14:24: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7" w:author="Nick.Tolimieri" w:date="2022-09-06T13:51:00Z"/>
                <w:color w:val="000000"/>
                <w:sz w:val="20"/>
                <w:szCs w:val="20"/>
                <w:lang w:val="en-US"/>
              </w:rPr>
            </w:pPr>
            <w:ins w:id="218" w:author="Nick.Tolimieri" w:date="2022-09-06T13:51:00Z">
              <w:r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19" w:author="Nick.Tolimieri" w:date="2022-09-06T14:24: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0" w:author="Nick.Tolimieri" w:date="2022-09-06T13:51:00Z"/>
                <w:color w:val="000000"/>
                <w:sz w:val="20"/>
                <w:szCs w:val="20"/>
                <w:lang w:val="en-US"/>
              </w:rPr>
            </w:pPr>
            <w:ins w:id="221"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2" w:author="Nick.Tolimieri" w:date="2022-09-06T14:24: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3" w:author="Nick.Tolimieri" w:date="2022-09-06T13:51:00Z"/>
                <w:color w:val="000000"/>
                <w:sz w:val="20"/>
                <w:szCs w:val="20"/>
                <w:lang w:val="en-US"/>
              </w:rPr>
            </w:pPr>
            <w:ins w:id="224"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5"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w:date="2022-09-06T13:51:00Z"/>
                <w:color w:val="000000"/>
                <w:sz w:val="20"/>
                <w:szCs w:val="20"/>
                <w:lang w:val="en-US"/>
              </w:rPr>
            </w:pPr>
            <w:ins w:id="227"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28"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w:date="2022-09-06T13:51:00Z"/>
                <w:color w:val="000000"/>
                <w:sz w:val="20"/>
                <w:szCs w:val="20"/>
                <w:lang w:val="en-US"/>
              </w:rPr>
            </w:pPr>
            <w:proofErr w:type="spellStart"/>
            <w:ins w:id="230" w:author="Nick.Tolimieri"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1"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w:date="2022-09-06T13:51:00Z"/>
                <w:color w:val="000000"/>
                <w:sz w:val="20"/>
                <w:szCs w:val="20"/>
                <w:lang w:val="en-US"/>
              </w:rPr>
            </w:pPr>
            <w:ins w:id="233" w:author="Nick.Tolimieri" w:date="2022-09-06T13:51:00Z">
              <w:r w:rsidRPr="00C97A89">
                <w:rPr>
                  <w:color w:val="000000"/>
                  <w:sz w:val="20"/>
                  <w:szCs w:val="20"/>
                  <w:lang w:val="en-US"/>
                </w:rPr>
                <w:t>Max intensity</w:t>
              </w:r>
            </w:ins>
          </w:p>
        </w:tc>
      </w:tr>
      <w:tr w:rsidR="00C97A89" w:rsidRPr="00C97A89" w:rsidTr="0048438B">
        <w:tblPrEx>
          <w:tblPrExChange w:id="234" w:author="Nick.Tolimieri" w:date="2022-09-06T14:24:00Z">
            <w:tblPrEx>
              <w:tblW w:w="10017" w:type="dxa"/>
            </w:tblPrEx>
          </w:tblPrExChange>
        </w:tblPrEx>
        <w:trPr>
          <w:trHeight w:val="255"/>
          <w:ins w:id="235" w:author="Nick.Tolimieri" w:date="2022-09-06T13:51:00Z"/>
          <w:trPrChange w:id="23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8" w:author="Nick.Tolimieri" w:date="2022-09-06T13:51:00Z"/>
                <w:color w:val="000000"/>
                <w:sz w:val="20"/>
                <w:szCs w:val="20"/>
                <w:lang w:val="en-US"/>
              </w:rPr>
            </w:pPr>
            <w:proofErr w:type="spellStart"/>
            <w:ins w:id="23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 w:author="Nick.Tolimieri" w:date="2022-09-06T13:51:00Z"/>
                <w:color w:val="000000"/>
                <w:sz w:val="20"/>
                <w:szCs w:val="20"/>
                <w:lang w:val="en-US"/>
              </w:rPr>
            </w:pPr>
            <w:ins w:id="242"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 w:author="Nick.Tolimieri" w:date="2022-09-06T13:51:00Z"/>
                <w:color w:val="000000"/>
                <w:sz w:val="20"/>
                <w:szCs w:val="20"/>
                <w:lang w:val="en-US"/>
              </w:rPr>
            </w:pPr>
            <w:ins w:id="245"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w:date="2022-09-06T13:51:00Z"/>
                <w:color w:val="000000"/>
                <w:sz w:val="20"/>
                <w:szCs w:val="20"/>
                <w:lang w:val="en-US"/>
              </w:rPr>
            </w:pPr>
            <w:ins w:id="248"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4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w:date="2022-09-06T13:51:00Z"/>
                <w:color w:val="000000"/>
                <w:sz w:val="20"/>
                <w:szCs w:val="20"/>
                <w:lang w:val="en-US"/>
              </w:rPr>
            </w:pPr>
            <w:ins w:id="251"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25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w:date="2022-09-06T13:51:00Z"/>
                <w:color w:val="000000"/>
                <w:sz w:val="20"/>
                <w:szCs w:val="20"/>
                <w:lang w:val="en-US"/>
              </w:rPr>
            </w:pPr>
            <w:ins w:id="254"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w:date="2022-09-06T13:51:00Z"/>
                <w:color w:val="000000"/>
                <w:sz w:val="20"/>
                <w:szCs w:val="20"/>
                <w:lang w:val="en-US"/>
              </w:rPr>
            </w:pPr>
            <w:ins w:id="25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5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w:date="2022-09-06T13:51:00Z"/>
                <w:color w:val="000000"/>
                <w:sz w:val="20"/>
                <w:szCs w:val="20"/>
                <w:lang w:val="en-US"/>
              </w:rPr>
            </w:pPr>
            <w:ins w:id="260"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w:date="2022-09-06T13:51:00Z"/>
                <w:color w:val="000000"/>
                <w:sz w:val="20"/>
                <w:szCs w:val="20"/>
                <w:lang w:val="en-US"/>
              </w:rPr>
            </w:pPr>
            <w:ins w:id="263"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w:date="2022-09-06T13:51:00Z"/>
                <w:color w:val="000000"/>
                <w:sz w:val="20"/>
                <w:szCs w:val="20"/>
                <w:lang w:val="en-US"/>
              </w:rPr>
            </w:pPr>
            <w:ins w:id="266"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w:date="2022-09-06T13:51:00Z"/>
                <w:color w:val="000000"/>
                <w:sz w:val="20"/>
                <w:szCs w:val="20"/>
                <w:lang w:val="en-US"/>
              </w:rPr>
            </w:pPr>
            <w:ins w:id="269" w:author="Nick.Tolimieri" w:date="2022-09-06T13:51:00Z">
              <w:r w:rsidRPr="00C97A89">
                <w:rPr>
                  <w:color w:val="000000"/>
                  <w:sz w:val="20"/>
                  <w:szCs w:val="20"/>
                  <w:lang w:val="en-US"/>
                </w:rPr>
                <w:t>3.34</w:t>
              </w:r>
            </w:ins>
          </w:p>
        </w:tc>
      </w:tr>
      <w:tr w:rsidR="00C97A89" w:rsidRPr="00C97A89" w:rsidTr="0048438B">
        <w:tblPrEx>
          <w:tblPrExChange w:id="270" w:author="Nick.Tolimieri" w:date="2022-09-06T14:24:00Z">
            <w:tblPrEx>
              <w:tblW w:w="10017" w:type="dxa"/>
            </w:tblPrEx>
          </w:tblPrExChange>
        </w:tblPrEx>
        <w:trPr>
          <w:trHeight w:val="255"/>
          <w:ins w:id="271" w:author="Nick.Tolimieri" w:date="2022-09-06T13:51:00Z"/>
          <w:trPrChange w:id="27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 w:author="Nick.Tolimieri" w:date="2022-09-06T13:51:00Z"/>
                <w:color w:val="000000"/>
                <w:sz w:val="20"/>
                <w:szCs w:val="20"/>
                <w:lang w:val="en-US"/>
              </w:rPr>
            </w:pPr>
            <w:proofErr w:type="spellStart"/>
            <w:ins w:id="27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7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 w:author="Nick.Tolimieri" w:date="2022-09-06T13:51:00Z"/>
                <w:color w:val="000000"/>
                <w:sz w:val="20"/>
                <w:szCs w:val="20"/>
                <w:lang w:val="en-US"/>
              </w:rPr>
            </w:pPr>
            <w:ins w:id="278"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7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 w:author="Nick.Tolimieri" w:date="2022-09-06T13:51:00Z"/>
                <w:color w:val="000000"/>
                <w:sz w:val="20"/>
                <w:szCs w:val="20"/>
                <w:lang w:val="en-US"/>
              </w:rPr>
            </w:pPr>
            <w:ins w:id="281"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w:date="2022-09-06T13:51:00Z"/>
                <w:color w:val="000000"/>
                <w:sz w:val="20"/>
                <w:szCs w:val="20"/>
                <w:lang w:val="en-US"/>
              </w:rPr>
            </w:pPr>
            <w:ins w:id="284"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w:date="2022-09-06T13:51:00Z"/>
                <w:color w:val="000000"/>
                <w:sz w:val="20"/>
                <w:szCs w:val="20"/>
                <w:lang w:val="en-US"/>
              </w:rPr>
            </w:pPr>
            <w:ins w:id="287"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w:date="2022-09-06T13:51:00Z"/>
                <w:color w:val="000000"/>
                <w:sz w:val="20"/>
                <w:szCs w:val="20"/>
                <w:lang w:val="en-US"/>
              </w:rPr>
            </w:pPr>
            <w:ins w:id="290"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w:date="2022-09-06T13:51:00Z"/>
                <w:color w:val="000000"/>
                <w:sz w:val="20"/>
                <w:szCs w:val="20"/>
                <w:lang w:val="en-US"/>
              </w:rPr>
            </w:pPr>
            <w:ins w:id="293"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w:date="2022-09-06T13:51:00Z"/>
                <w:color w:val="000000"/>
                <w:sz w:val="20"/>
                <w:szCs w:val="20"/>
                <w:lang w:val="en-US"/>
              </w:rPr>
            </w:pPr>
            <w:ins w:id="296"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2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w:date="2022-09-06T13:51:00Z"/>
                <w:color w:val="000000"/>
                <w:sz w:val="20"/>
                <w:szCs w:val="20"/>
                <w:lang w:val="en-US"/>
              </w:rPr>
            </w:pPr>
            <w:ins w:id="299"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w:date="2022-09-06T13:51:00Z"/>
                <w:color w:val="000000"/>
                <w:sz w:val="20"/>
                <w:szCs w:val="20"/>
                <w:lang w:val="en-US"/>
              </w:rPr>
            </w:pPr>
            <w:ins w:id="302"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w:date="2022-09-06T13:51:00Z"/>
                <w:color w:val="000000"/>
                <w:sz w:val="20"/>
                <w:szCs w:val="20"/>
                <w:lang w:val="en-US"/>
              </w:rPr>
            </w:pPr>
            <w:ins w:id="305" w:author="Nick.Tolimieri" w:date="2022-09-06T13:51:00Z">
              <w:r w:rsidRPr="00C97A89">
                <w:rPr>
                  <w:color w:val="000000"/>
                  <w:sz w:val="20"/>
                  <w:szCs w:val="20"/>
                  <w:lang w:val="en-US"/>
                </w:rPr>
                <w:t>4.3</w:t>
              </w:r>
            </w:ins>
          </w:p>
        </w:tc>
      </w:tr>
      <w:tr w:rsidR="00C97A89" w:rsidRPr="00C97A89" w:rsidTr="0048438B">
        <w:tblPrEx>
          <w:tblPrExChange w:id="306" w:author="Nick.Tolimieri" w:date="2022-09-06T14:24:00Z">
            <w:tblPrEx>
              <w:tblW w:w="10017" w:type="dxa"/>
            </w:tblPrEx>
          </w:tblPrExChange>
        </w:tblPrEx>
        <w:trPr>
          <w:trHeight w:val="255"/>
          <w:ins w:id="307" w:author="Nick.Tolimieri" w:date="2022-09-06T13:51:00Z"/>
          <w:trPrChange w:id="30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 w:author="Nick.Tolimieri" w:date="2022-09-06T13:51:00Z"/>
                <w:color w:val="000000"/>
                <w:sz w:val="20"/>
                <w:szCs w:val="20"/>
                <w:lang w:val="en-US"/>
              </w:rPr>
            </w:pPr>
            <w:proofErr w:type="spellStart"/>
            <w:ins w:id="31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 w:author="Nick.Tolimieri" w:date="2022-09-06T13:51:00Z"/>
                <w:color w:val="000000"/>
                <w:sz w:val="20"/>
                <w:szCs w:val="20"/>
                <w:lang w:val="en-US"/>
              </w:rPr>
            </w:pPr>
            <w:ins w:id="314"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 w:author="Nick.Tolimieri" w:date="2022-09-06T13:51:00Z"/>
                <w:color w:val="000000"/>
                <w:sz w:val="20"/>
                <w:szCs w:val="20"/>
                <w:lang w:val="en-US"/>
              </w:rPr>
            </w:pPr>
            <w:ins w:id="317"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1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w:date="2022-09-06T13:51:00Z"/>
                <w:color w:val="000000"/>
                <w:sz w:val="20"/>
                <w:szCs w:val="20"/>
                <w:lang w:val="en-US"/>
              </w:rPr>
            </w:pPr>
            <w:ins w:id="320"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w:date="2022-09-06T13:51:00Z"/>
                <w:color w:val="000000"/>
                <w:sz w:val="20"/>
                <w:szCs w:val="20"/>
                <w:lang w:val="en-US"/>
              </w:rPr>
            </w:pPr>
            <w:ins w:id="323"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2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w:date="2022-09-06T13:51:00Z"/>
                <w:color w:val="000000"/>
                <w:sz w:val="20"/>
                <w:szCs w:val="20"/>
                <w:lang w:val="en-US"/>
              </w:rPr>
            </w:pPr>
            <w:ins w:id="326"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2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w:date="2022-09-06T13:51:00Z"/>
                <w:color w:val="000000"/>
                <w:sz w:val="20"/>
                <w:szCs w:val="20"/>
                <w:lang w:val="en-US"/>
              </w:rPr>
            </w:pPr>
            <w:ins w:id="329"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w:date="2022-09-06T13:51:00Z"/>
                <w:color w:val="000000"/>
                <w:sz w:val="20"/>
                <w:szCs w:val="20"/>
                <w:lang w:val="en-US"/>
              </w:rPr>
            </w:pPr>
            <w:ins w:id="332"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w:date="2022-09-06T13:51:00Z"/>
                <w:color w:val="000000"/>
                <w:sz w:val="20"/>
                <w:szCs w:val="20"/>
                <w:lang w:val="en-US"/>
              </w:rPr>
            </w:pPr>
            <w:ins w:id="335"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w:date="2022-09-06T13:51:00Z"/>
                <w:color w:val="000000"/>
                <w:sz w:val="20"/>
                <w:szCs w:val="20"/>
                <w:lang w:val="en-US"/>
              </w:rPr>
            </w:pPr>
            <w:ins w:id="338"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w:date="2022-09-06T13:51:00Z"/>
                <w:color w:val="000000"/>
                <w:sz w:val="20"/>
                <w:szCs w:val="20"/>
                <w:lang w:val="en-US"/>
              </w:rPr>
            </w:pPr>
            <w:ins w:id="341" w:author="Nick.Tolimieri" w:date="2022-09-06T13:51:00Z">
              <w:r w:rsidRPr="00C97A89">
                <w:rPr>
                  <w:color w:val="000000"/>
                  <w:sz w:val="20"/>
                  <w:szCs w:val="20"/>
                  <w:lang w:val="en-US"/>
                </w:rPr>
                <w:t>4.14</w:t>
              </w:r>
            </w:ins>
          </w:p>
        </w:tc>
      </w:tr>
      <w:tr w:rsidR="00C97A89" w:rsidRPr="00C97A89" w:rsidTr="0048438B">
        <w:tblPrEx>
          <w:tblPrExChange w:id="342" w:author="Nick.Tolimieri" w:date="2022-09-06T14:24:00Z">
            <w:tblPrEx>
              <w:tblW w:w="10017" w:type="dxa"/>
            </w:tblPrEx>
          </w:tblPrExChange>
        </w:tblPrEx>
        <w:trPr>
          <w:trHeight w:val="255"/>
          <w:ins w:id="343" w:author="Nick.Tolimieri" w:date="2022-09-06T13:51:00Z"/>
          <w:trPrChange w:id="34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6" w:author="Nick.Tolimieri" w:date="2022-09-06T13:51:00Z"/>
                <w:color w:val="000000"/>
                <w:sz w:val="20"/>
                <w:szCs w:val="20"/>
                <w:lang w:val="en-US"/>
              </w:rPr>
            </w:pPr>
            <w:proofErr w:type="spellStart"/>
            <w:ins w:id="34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4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 w:author="Nick.Tolimieri" w:date="2022-09-06T13:51:00Z"/>
                <w:color w:val="000000"/>
                <w:sz w:val="20"/>
                <w:szCs w:val="20"/>
                <w:lang w:val="en-US"/>
              </w:rPr>
            </w:pPr>
            <w:ins w:id="350"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 w:author="Nick.Tolimieri" w:date="2022-09-06T13:51:00Z"/>
                <w:color w:val="000000"/>
                <w:sz w:val="20"/>
                <w:szCs w:val="20"/>
                <w:lang w:val="en-US"/>
              </w:rPr>
            </w:pPr>
            <w:ins w:id="35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w:date="2022-09-06T13:51:00Z"/>
                <w:color w:val="000000"/>
                <w:sz w:val="20"/>
                <w:szCs w:val="20"/>
                <w:lang w:val="en-US"/>
              </w:rPr>
            </w:pPr>
            <w:ins w:id="356"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5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w:date="2022-09-06T13:51:00Z"/>
                <w:color w:val="000000"/>
                <w:sz w:val="20"/>
                <w:szCs w:val="20"/>
                <w:lang w:val="en-US"/>
              </w:rPr>
            </w:pPr>
            <w:ins w:id="359"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36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w:date="2022-09-06T13:51:00Z"/>
                <w:color w:val="000000"/>
                <w:sz w:val="20"/>
                <w:szCs w:val="20"/>
                <w:lang w:val="en-US"/>
              </w:rPr>
            </w:pPr>
            <w:ins w:id="362"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w:date="2022-09-06T13:51:00Z"/>
                <w:color w:val="000000"/>
                <w:sz w:val="20"/>
                <w:szCs w:val="20"/>
                <w:lang w:val="en-US"/>
              </w:rPr>
            </w:pPr>
            <w:ins w:id="36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6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w:date="2022-09-06T13:51:00Z"/>
                <w:color w:val="000000"/>
                <w:sz w:val="20"/>
                <w:szCs w:val="20"/>
                <w:lang w:val="en-US"/>
              </w:rPr>
            </w:pPr>
            <w:ins w:id="368"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w:date="2022-09-06T13:51:00Z"/>
                <w:color w:val="000000"/>
                <w:sz w:val="20"/>
                <w:szCs w:val="20"/>
                <w:lang w:val="en-US"/>
              </w:rPr>
            </w:pPr>
            <w:ins w:id="371"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w:date="2022-09-06T13:51:00Z"/>
                <w:color w:val="000000"/>
                <w:sz w:val="20"/>
                <w:szCs w:val="20"/>
                <w:lang w:val="en-US"/>
              </w:rPr>
            </w:pPr>
            <w:ins w:id="374"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w:date="2022-09-06T13:51:00Z"/>
                <w:color w:val="000000"/>
                <w:sz w:val="20"/>
                <w:szCs w:val="20"/>
                <w:lang w:val="en-US"/>
              </w:rPr>
            </w:pPr>
            <w:ins w:id="377" w:author="Nick.Tolimieri" w:date="2022-09-06T13:51:00Z">
              <w:r w:rsidRPr="00C97A89">
                <w:rPr>
                  <w:color w:val="000000"/>
                  <w:sz w:val="20"/>
                  <w:szCs w:val="20"/>
                  <w:lang w:val="en-US"/>
                </w:rPr>
                <w:t>5.18</w:t>
              </w:r>
            </w:ins>
          </w:p>
        </w:tc>
      </w:tr>
      <w:tr w:rsidR="00C97A89" w:rsidRPr="00C97A89" w:rsidTr="0048438B">
        <w:tblPrEx>
          <w:tblPrExChange w:id="378" w:author="Nick.Tolimieri" w:date="2022-09-06T14:24:00Z">
            <w:tblPrEx>
              <w:tblW w:w="10017" w:type="dxa"/>
            </w:tblPrEx>
          </w:tblPrExChange>
        </w:tblPrEx>
        <w:trPr>
          <w:trHeight w:val="255"/>
          <w:ins w:id="379" w:author="Nick.Tolimieri" w:date="2022-09-06T13:51:00Z"/>
          <w:trPrChange w:id="38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 w:author="Nick.Tolimieri" w:date="2022-09-06T13:51:00Z"/>
                <w:color w:val="000000"/>
                <w:sz w:val="20"/>
                <w:szCs w:val="20"/>
                <w:lang w:val="en-US"/>
              </w:rPr>
            </w:pPr>
            <w:proofErr w:type="spellStart"/>
            <w:ins w:id="38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 w:author="Nick.Tolimieri" w:date="2022-09-06T13:51:00Z"/>
                <w:color w:val="000000"/>
                <w:sz w:val="20"/>
                <w:szCs w:val="20"/>
                <w:lang w:val="en-US"/>
              </w:rPr>
            </w:pPr>
            <w:ins w:id="386"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8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 w:author="Nick.Tolimieri" w:date="2022-09-06T13:51:00Z"/>
                <w:color w:val="000000"/>
                <w:sz w:val="20"/>
                <w:szCs w:val="20"/>
                <w:lang w:val="en-US"/>
              </w:rPr>
            </w:pPr>
            <w:ins w:id="38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w:date="2022-09-06T13:51:00Z"/>
                <w:color w:val="000000"/>
                <w:sz w:val="20"/>
                <w:szCs w:val="20"/>
                <w:lang w:val="en-US"/>
              </w:rPr>
            </w:pPr>
            <w:ins w:id="392"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w:date="2022-09-06T13:51:00Z"/>
                <w:color w:val="000000"/>
                <w:sz w:val="20"/>
                <w:szCs w:val="20"/>
                <w:lang w:val="en-US"/>
              </w:rPr>
            </w:pPr>
            <w:ins w:id="395"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w:date="2022-09-06T13:51:00Z"/>
                <w:color w:val="000000"/>
                <w:sz w:val="20"/>
                <w:szCs w:val="20"/>
                <w:lang w:val="en-US"/>
              </w:rPr>
            </w:pPr>
            <w:ins w:id="398"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39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w:date="2022-09-06T13:51:00Z"/>
                <w:color w:val="000000"/>
                <w:sz w:val="20"/>
                <w:szCs w:val="20"/>
                <w:lang w:val="en-US"/>
              </w:rPr>
            </w:pPr>
            <w:ins w:id="401"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w:date="2022-09-06T13:51:00Z"/>
                <w:color w:val="000000"/>
                <w:sz w:val="20"/>
                <w:szCs w:val="20"/>
                <w:lang w:val="en-US"/>
              </w:rPr>
            </w:pPr>
            <w:ins w:id="404"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w:date="2022-09-06T13:51:00Z"/>
                <w:color w:val="000000"/>
                <w:sz w:val="20"/>
                <w:szCs w:val="20"/>
                <w:lang w:val="en-US"/>
              </w:rPr>
            </w:pPr>
            <w:ins w:id="407"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w:date="2022-09-06T13:51:00Z"/>
                <w:color w:val="000000"/>
                <w:sz w:val="20"/>
                <w:szCs w:val="20"/>
                <w:lang w:val="en-US"/>
              </w:rPr>
            </w:pPr>
            <w:ins w:id="410"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w:date="2022-09-06T13:51:00Z"/>
                <w:color w:val="000000"/>
                <w:sz w:val="20"/>
                <w:szCs w:val="20"/>
                <w:lang w:val="en-US"/>
              </w:rPr>
            </w:pPr>
            <w:ins w:id="413" w:author="Nick.Tolimieri" w:date="2022-09-06T13:51:00Z">
              <w:r w:rsidRPr="00C97A89">
                <w:rPr>
                  <w:color w:val="000000"/>
                  <w:sz w:val="20"/>
                  <w:szCs w:val="20"/>
                  <w:lang w:val="en-US"/>
                </w:rPr>
                <w:t>1.98</w:t>
              </w:r>
            </w:ins>
          </w:p>
        </w:tc>
      </w:tr>
      <w:tr w:rsidR="00C97A89" w:rsidRPr="00C97A89" w:rsidTr="0048438B">
        <w:tblPrEx>
          <w:tblPrExChange w:id="414" w:author="Nick.Tolimieri" w:date="2022-09-06T14:24:00Z">
            <w:tblPrEx>
              <w:tblW w:w="10017" w:type="dxa"/>
            </w:tblPrEx>
          </w:tblPrExChange>
        </w:tblPrEx>
        <w:trPr>
          <w:trHeight w:val="255"/>
          <w:ins w:id="415" w:author="Nick.Tolimieri" w:date="2022-09-06T13:51:00Z"/>
          <w:trPrChange w:id="41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 w:author="Nick.Tolimieri" w:date="2022-09-06T13:51:00Z"/>
                <w:color w:val="000000"/>
                <w:sz w:val="20"/>
                <w:szCs w:val="20"/>
                <w:lang w:val="en-US"/>
              </w:rPr>
            </w:pPr>
            <w:proofErr w:type="spellStart"/>
            <w:ins w:id="41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 w:author="Nick.Tolimieri" w:date="2022-09-06T13:51:00Z"/>
                <w:color w:val="000000"/>
                <w:sz w:val="20"/>
                <w:szCs w:val="20"/>
                <w:lang w:val="en-US"/>
              </w:rPr>
            </w:pPr>
            <w:ins w:id="422"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 w:author="Nick.Tolimieri" w:date="2022-09-06T13:51:00Z"/>
                <w:color w:val="000000"/>
                <w:sz w:val="20"/>
                <w:szCs w:val="20"/>
                <w:lang w:val="en-US"/>
              </w:rPr>
            </w:pPr>
            <w:ins w:id="425"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2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w:date="2022-09-06T13:51:00Z"/>
                <w:color w:val="000000"/>
                <w:sz w:val="20"/>
                <w:szCs w:val="20"/>
                <w:lang w:val="en-US"/>
              </w:rPr>
            </w:pPr>
            <w:ins w:id="428"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2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w:date="2022-09-06T13:51:00Z"/>
                <w:color w:val="000000"/>
                <w:sz w:val="20"/>
                <w:szCs w:val="20"/>
                <w:lang w:val="en-US"/>
              </w:rPr>
            </w:pPr>
            <w:ins w:id="431"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3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w:date="2022-09-06T13:51:00Z"/>
                <w:color w:val="000000"/>
                <w:sz w:val="20"/>
                <w:szCs w:val="20"/>
                <w:lang w:val="en-US"/>
              </w:rPr>
            </w:pPr>
            <w:ins w:id="434"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w:date="2022-09-06T13:51:00Z"/>
                <w:color w:val="000000"/>
                <w:sz w:val="20"/>
                <w:szCs w:val="20"/>
                <w:lang w:val="en-US"/>
              </w:rPr>
            </w:pPr>
            <w:ins w:id="437"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3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w:date="2022-09-06T13:51:00Z"/>
                <w:color w:val="000000"/>
                <w:sz w:val="20"/>
                <w:szCs w:val="20"/>
                <w:lang w:val="en-US"/>
              </w:rPr>
            </w:pPr>
            <w:ins w:id="440"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w:date="2022-09-06T13:51:00Z"/>
                <w:color w:val="000000"/>
                <w:sz w:val="20"/>
                <w:szCs w:val="20"/>
                <w:lang w:val="en-US"/>
              </w:rPr>
            </w:pPr>
            <w:ins w:id="443"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w:date="2022-09-06T13:51:00Z"/>
                <w:color w:val="000000"/>
                <w:sz w:val="20"/>
                <w:szCs w:val="20"/>
                <w:lang w:val="en-US"/>
              </w:rPr>
            </w:pPr>
            <w:ins w:id="446"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w:date="2022-09-06T13:51:00Z"/>
                <w:color w:val="000000"/>
                <w:sz w:val="20"/>
                <w:szCs w:val="20"/>
                <w:lang w:val="en-US"/>
              </w:rPr>
            </w:pPr>
            <w:ins w:id="449" w:author="Nick.Tolimieri" w:date="2022-09-06T13:51:00Z">
              <w:r w:rsidRPr="00C97A89">
                <w:rPr>
                  <w:color w:val="000000"/>
                  <w:sz w:val="20"/>
                  <w:szCs w:val="20"/>
                  <w:lang w:val="en-US"/>
                </w:rPr>
                <w:t>4.25</w:t>
              </w:r>
            </w:ins>
          </w:p>
        </w:tc>
      </w:tr>
      <w:tr w:rsidR="00C97A89" w:rsidRPr="00C97A89" w:rsidTr="0048438B">
        <w:tblPrEx>
          <w:tblPrExChange w:id="450" w:author="Nick.Tolimieri" w:date="2022-09-06T14:24:00Z">
            <w:tblPrEx>
              <w:tblW w:w="10017" w:type="dxa"/>
            </w:tblPrEx>
          </w:tblPrExChange>
        </w:tblPrEx>
        <w:trPr>
          <w:trHeight w:val="255"/>
          <w:ins w:id="451" w:author="Nick.Tolimieri" w:date="2022-09-06T13:51:00Z"/>
          <w:trPrChange w:id="45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5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4" w:author="Nick.Tolimieri" w:date="2022-09-06T13:51:00Z"/>
                <w:color w:val="000000"/>
                <w:sz w:val="20"/>
                <w:szCs w:val="20"/>
                <w:lang w:val="en-US"/>
              </w:rPr>
            </w:pPr>
            <w:proofErr w:type="spellStart"/>
            <w:ins w:id="45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5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7" w:author="Nick.Tolimieri" w:date="2022-09-06T13:51:00Z"/>
                <w:color w:val="000000"/>
                <w:sz w:val="20"/>
                <w:szCs w:val="20"/>
                <w:lang w:val="en-US"/>
              </w:rPr>
            </w:pPr>
            <w:ins w:id="458"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5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0" w:author="Nick.Tolimieri" w:date="2022-09-06T13:51:00Z"/>
                <w:color w:val="000000"/>
                <w:sz w:val="20"/>
                <w:szCs w:val="20"/>
                <w:lang w:val="en-US"/>
              </w:rPr>
            </w:pPr>
            <w:ins w:id="461"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w:date="2022-09-06T13:51:00Z"/>
                <w:color w:val="000000"/>
                <w:sz w:val="20"/>
                <w:szCs w:val="20"/>
                <w:lang w:val="en-US"/>
              </w:rPr>
            </w:pPr>
            <w:ins w:id="464"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w:date="2022-09-06T13:51:00Z"/>
                <w:color w:val="000000"/>
                <w:sz w:val="20"/>
                <w:szCs w:val="20"/>
                <w:lang w:val="en-US"/>
              </w:rPr>
            </w:pPr>
            <w:ins w:id="467"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46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w:date="2022-09-06T13:51:00Z"/>
                <w:color w:val="000000"/>
                <w:sz w:val="20"/>
                <w:szCs w:val="20"/>
                <w:lang w:val="en-US"/>
              </w:rPr>
            </w:pPr>
            <w:ins w:id="470"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w:date="2022-09-06T13:51:00Z"/>
                <w:color w:val="000000"/>
                <w:sz w:val="20"/>
                <w:szCs w:val="20"/>
                <w:lang w:val="en-US"/>
              </w:rPr>
            </w:pPr>
            <w:ins w:id="473"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w:date="2022-09-06T13:51:00Z"/>
                <w:color w:val="000000"/>
                <w:sz w:val="20"/>
                <w:szCs w:val="20"/>
                <w:lang w:val="en-US"/>
              </w:rPr>
            </w:pPr>
            <w:ins w:id="476"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w:date="2022-09-06T13:51:00Z"/>
                <w:color w:val="000000"/>
                <w:sz w:val="20"/>
                <w:szCs w:val="20"/>
                <w:lang w:val="en-US"/>
              </w:rPr>
            </w:pPr>
            <w:ins w:id="479"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w:date="2022-09-06T13:51:00Z"/>
                <w:color w:val="000000"/>
                <w:sz w:val="20"/>
                <w:szCs w:val="20"/>
                <w:lang w:val="en-US"/>
              </w:rPr>
            </w:pPr>
            <w:ins w:id="482"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w:date="2022-09-06T13:51:00Z"/>
                <w:color w:val="000000"/>
                <w:sz w:val="20"/>
                <w:szCs w:val="20"/>
                <w:lang w:val="en-US"/>
              </w:rPr>
            </w:pPr>
            <w:ins w:id="485" w:author="Nick.Tolimieri" w:date="2022-09-06T13:51:00Z">
              <w:r w:rsidRPr="00C97A89">
                <w:rPr>
                  <w:color w:val="000000"/>
                  <w:sz w:val="20"/>
                  <w:szCs w:val="20"/>
                  <w:lang w:val="en-US"/>
                </w:rPr>
                <w:t>3.81</w:t>
              </w:r>
            </w:ins>
          </w:p>
        </w:tc>
      </w:tr>
      <w:tr w:rsidR="00C97A89" w:rsidRPr="00C97A89" w:rsidTr="0048438B">
        <w:tblPrEx>
          <w:tblPrExChange w:id="486" w:author="Nick.Tolimieri" w:date="2022-09-06T14:24:00Z">
            <w:tblPrEx>
              <w:tblW w:w="10017" w:type="dxa"/>
            </w:tblPrEx>
          </w:tblPrExChange>
        </w:tblPrEx>
        <w:trPr>
          <w:trHeight w:val="255"/>
          <w:ins w:id="487" w:author="Nick.Tolimieri" w:date="2022-09-06T13:51:00Z"/>
          <w:trPrChange w:id="48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8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0" w:author="Nick.Tolimieri" w:date="2022-09-06T13:51:00Z"/>
                <w:color w:val="000000"/>
                <w:sz w:val="20"/>
                <w:szCs w:val="20"/>
                <w:lang w:val="en-US"/>
              </w:rPr>
            </w:pPr>
            <w:proofErr w:type="spellStart"/>
            <w:ins w:id="49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3" w:author="Nick.Tolimieri" w:date="2022-09-06T13:51:00Z"/>
                <w:color w:val="000000"/>
                <w:sz w:val="20"/>
                <w:szCs w:val="20"/>
                <w:lang w:val="en-US"/>
              </w:rPr>
            </w:pPr>
            <w:ins w:id="494"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6" w:author="Nick.Tolimieri" w:date="2022-09-06T13:51:00Z"/>
                <w:color w:val="000000"/>
                <w:sz w:val="20"/>
                <w:szCs w:val="20"/>
                <w:lang w:val="en-US"/>
              </w:rPr>
            </w:pPr>
            <w:ins w:id="49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9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w:date="2022-09-06T13:51:00Z"/>
                <w:color w:val="000000"/>
                <w:sz w:val="20"/>
                <w:szCs w:val="20"/>
                <w:lang w:val="en-US"/>
              </w:rPr>
            </w:pPr>
            <w:ins w:id="50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w:date="2022-09-06T13:51:00Z"/>
                <w:color w:val="000000"/>
                <w:sz w:val="20"/>
                <w:szCs w:val="20"/>
                <w:lang w:val="en-US"/>
              </w:rPr>
            </w:pPr>
            <w:ins w:id="50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0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w:date="2022-09-06T13:51:00Z"/>
                <w:color w:val="000000"/>
                <w:sz w:val="20"/>
                <w:szCs w:val="20"/>
                <w:lang w:val="en-US"/>
              </w:rPr>
            </w:pPr>
            <w:ins w:id="50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0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08" w:author="Nick.Tolimieri" w:date="2022-09-06T13:51:00Z"/>
                <w:color w:val="000000"/>
                <w:sz w:val="20"/>
                <w:szCs w:val="20"/>
                <w:lang w:val="en-US"/>
              </w:rPr>
            </w:pPr>
            <w:ins w:id="50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1" w:author="Nick.Tolimieri" w:date="2022-09-06T13:51:00Z"/>
                <w:color w:val="000000"/>
                <w:sz w:val="20"/>
                <w:szCs w:val="20"/>
                <w:lang w:val="en-US"/>
              </w:rPr>
            </w:pPr>
            <w:ins w:id="5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w:date="2022-09-06T13:51:00Z"/>
                <w:color w:val="000000"/>
                <w:sz w:val="20"/>
                <w:szCs w:val="20"/>
                <w:lang w:val="en-US"/>
              </w:rPr>
            </w:pPr>
            <w:ins w:id="51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w:date="2022-09-06T13:51:00Z"/>
                <w:color w:val="000000"/>
                <w:sz w:val="20"/>
                <w:szCs w:val="20"/>
                <w:lang w:val="en-US"/>
              </w:rPr>
            </w:pPr>
            <w:ins w:id="5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w:date="2022-09-06T13:51:00Z"/>
                <w:color w:val="000000"/>
                <w:sz w:val="20"/>
                <w:szCs w:val="20"/>
                <w:lang w:val="en-US"/>
              </w:rPr>
            </w:pPr>
            <w:ins w:id="521" w:author="Nick.Tolimieri" w:date="2022-09-06T13:51:00Z">
              <w:r w:rsidRPr="00C97A89">
                <w:rPr>
                  <w:color w:val="000000"/>
                  <w:sz w:val="20"/>
                  <w:szCs w:val="20"/>
                  <w:lang w:val="en-US"/>
                </w:rPr>
                <w:t>-</w:t>
              </w:r>
            </w:ins>
          </w:p>
        </w:tc>
      </w:tr>
      <w:tr w:rsidR="00C97A89" w:rsidRPr="00C97A89" w:rsidTr="0048438B">
        <w:tblPrEx>
          <w:tblPrExChange w:id="522" w:author="Nick.Tolimieri" w:date="2022-09-06T14:24:00Z">
            <w:tblPrEx>
              <w:tblW w:w="10017" w:type="dxa"/>
            </w:tblPrEx>
          </w:tblPrExChange>
        </w:tblPrEx>
        <w:trPr>
          <w:trHeight w:val="255"/>
          <w:ins w:id="523" w:author="Nick.Tolimieri" w:date="2022-09-06T13:51:00Z"/>
          <w:trPrChange w:id="52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2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6" w:author="Nick.Tolimieri" w:date="2022-09-06T13:51:00Z"/>
                <w:color w:val="000000"/>
                <w:sz w:val="20"/>
                <w:szCs w:val="20"/>
                <w:lang w:val="en-US"/>
              </w:rPr>
            </w:pPr>
            <w:proofErr w:type="spellStart"/>
            <w:ins w:id="52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2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29" w:author="Nick.Tolimieri" w:date="2022-09-06T13:51:00Z"/>
                <w:color w:val="000000"/>
                <w:sz w:val="20"/>
                <w:szCs w:val="20"/>
                <w:lang w:val="en-US"/>
              </w:rPr>
            </w:pPr>
            <w:ins w:id="530"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2" w:author="Nick.Tolimieri" w:date="2022-09-06T13:51:00Z"/>
                <w:color w:val="000000"/>
                <w:sz w:val="20"/>
                <w:szCs w:val="20"/>
                <w:lang w:val="en-US"/>
              </w:rPr>
            </w:pPr>
            <w:ins w:id="53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w:date="2022-09-06T13:51:00Z"/>
                <w:color w:val="000000"/>
                <w:sz w:val="20"/>
                <w:szCs w:val="20"/>
                <w:lang w:val="en-US"/>
              </w:rPr>
            </w:pPr>
            <w:ins w:id="53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3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w:date="2022-09-06T13:51:00Z"/>
                <w:color w:val="000000"/>
                <w:sz w:val="20"/>
                <w:szCs w:val="20"/>
                <w:lang w:val="en-US"/>
              </w:rPr>
            </w:pPr>
            <w:ins w:id="539"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4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w:date="2022-09-06T13:51:00Z"/>
                <w:color w:val="000000"/>
                <w:sz w:val="20"/>
                <w:szCs w:val="20"/>
                <w:lang w:val="en-US"/>
              </w:rPr>
            </w:pPr>
            <w:ins w:id="54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4" w:author="Nick.Tolimieri" w:date="2022-09-06T13:51:00Z"/>
                <w:color w:val="000000"/>
                <w:sz w:val="20"/>
                <w:szCs w:val="20"/>
                <w:lang w:val="en-US"/>
              </w:rPr>
            </w:pPr>
            <w:ins w:id="54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4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7" w:author="Nick.Tolimieri" w:date="2022-09-06T13:51:00Z"/>
                <w:color w:val="000000"/>
                <w:sz w:val="20"/>
                <w:szCs w:val="20"/>
                <w:lang w:val="en-US"/>
              </w:rPr>
            </w:pPr>
            <w:ins w:id="5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w:date="2022-09-06T13:51:00Z"/>
                <w:color w:val="000000"/>
                <w:sz w:val="20"/>
                <w:szCs w:val="20"/>
                <w:lang w:val="en-US"/>
              </w:rPr>
            </w:pPr>
            <w:ins w:id="5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w:date="2022-09-06T13:51:00Z"/>
                <w:color w:val="000000"/>
                <w:sz w:val="20"/>
                <w:szCs w:val="20"/>
                <w:lang w:val="en-US"/>
              </w:rPr>
            </w:pPr>
            <w:ins w:id="5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w:date="2022-09-06T13:51:00Z"/>
                <w:color w:val="000000"/>
                <w:sz w:val="20"/>
                <w:szCs w:val="20"/>
                <w:lang w:val="en-US"/>
              </w:rPr>
            </w:pPr>
            <w:ins w:id="557" w:author="Nick.Tolimieri" w:date="2022-09-06T13:51:00Z">
              <w:r w:rsidRPr="00C97A89">
                <w:rPr>
                  <w:color w:val="000000"/>
                  <w:sz w:val="20"/>
                  <w:szCs w:val="20"/>
                  <w:lang w:val="en-US"/>
                </w:rPr>
                <w:t>-</w:t>
              </w:r>
            </w:ins>
          </w:p>
        </w:tc>
      </w:tr>
      <w:tr w:rsidR="00C97A89" w:rsidRPr="00C97A89" w:rsidTr="0048438B">
        <w:tblPrEx>
          <w:tblPrExChange w:id="558" w:author="Nick.Tolimieri" w:date="2022-09-06T14:24:00Z">
            <w:tblPrEx>
              <w:tblW w:w="10017" w:type="dxa"/>
            </w:tblPrEx>
          </w:tblPrExChange>
        </w:tblPrEx>
        <w:trPr>
          <w:trHeight w:val="255"/>
          <w:ins w:id="559" w:author="Nick.Tolimieri" w:date="2022-09-06T13:51:00Z"/>
          <w:trPrChange w:id="56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6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2" w:author="Nick.Tolimieri" w:date="2022-09-06T13:51:00Z"/>
                <w:color w:val="000000"/>
                <w:sz w:val="20"/>
                <w:szCs w:val="20"/>
                <w:lang w:val="en-US"/>
              </w:rPr>
            </w:pPr>
            <w:proofErr w:type="spellStart"/>
            <w:ins w:id="56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5" w:author="Nick.Tolimieri" w:date="2022-09-06T13:51:00Z"/>
                <w:color w:val="000000"/>
                <w:sz w:val="20"/>
                <w:szCs w:val="20"/>
                <w:lang w:val="en-US"/>
              </w:rPr>
            </w:pPr>
            <w:ins w:id="566"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6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8" w:author="Nick.Tolimieri" w:date="2022-09-06T13:51:00Z"/>
                <w:color w:val="000000"/>
                <w:sz w:val="20"/>
                <w:szCs w:val="20"/>
                <w:lang w:val="en-US"/>
              </w:rPr>
            </w:pPr>
            <w:ins w:id="56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w:date="2022-09-06T13:51:00Z"/>
                <w:color w:val="000000"/>
                <w:sz w:val="20"/>
                <w:szCs w:val="20"/>
                <w:lang w:val="en-US"/>
              </w:rPr>
            </w:pPr>
            <w:ins w:id="57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w:date="2022-09-06T13:51:00Z"/>
                <w:color w:val="000000"/>
                <w:sz w:val="20"/>
                <w:szCs w:val="20"/>
                <w:lang w:val="en-US"/>
              </w:rPr>
            </w:pPr>
            <w:ins w:id="57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7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w:date="2022-09-06T13:51:00Z"/>
                <w:color w:val="000000"/>
                <w:sz w:val="20"/>
                <w:szCs w:val="20"/>
                <w:lang w:val="en-US"/>
              </w:rPr>
            </w:pPr>
            <w:ins w:id="57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7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0" w:author="Nick.Tolimieri" w:date="2022-09-06T13:51:00Z"/>
                <w:color w:val="000000"/>
                <w:sz w:val="20"/>
                <w:szCs w:val="20"/>
                <w:lang w:val="en-US"/>
              </w:rPr>
            </w:pPr>
            <w:ins w:id="58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3" w:author="Nick.Tolimieri" w:date="2022-09-06T13:51:00Z"/>
                <w:color w:val="000000"/>
                <w:sz w:val="20"/>
                <w:szCs w:val="20"/>
                <w:lang w:val="en-US"/>
              </w:rPr>
            </w:pPr>
            <w:ins w:id="5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w:date="2022-09-06T13:51:00Z"/>
                <w:color w:val="000000"/>
                <w:sz w:val="20"/>
                <w:szCs w:val="20"/>
                <w:lang w:val="en-US"/>
              </w:rPr>
            </w:pPr>
            <w:ins w:id="5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w:date="2022-09-06T13:51:00Z"/>
                <w:color w:val="000000"/>
                <w:sz w:val="20"/>
                <w:szCs w:val="20"/>
                <w:lang w:val="en-US"/>
              </w:rPr>
            </w:pPr>
            <w:ins w:id="5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w:date="2022-09-06T13:51:00Z"/>
                <w:color w:val="000000"/>
                <w:sz w:val="20"/>
                <w:szCs w:val="20"/>
                <w:lang w:val="en-US"/>
              </w:rPr>
            </w:pPr>
            <w:ins w:id="593" w:author="Nick.Tolimieri" w:date="2022-09-06T13:51:00Z">
              <w:r w:rsidRPr="00C97A89">
                <w:rPr>
                  <w:color w:val="000000"/>
                  <w:sz w:val="20"/>
                  <w:szCs w:val="20"/>
                  <w:lang w:val="en-US"/>
                </w:rPr>
                <w:t>-</w:t>
              </w:r>
            </w:ins>
          </w:p>
        </w:tc>
      </w:tr>
      <w:tr w:rsidR="00C97A89" w:rsidRPr="00C97A89" w:rsidTr="0048438B">
        <w:tblPrEx>
          <w:tblPrExChange w:id="594" w:author="Nick.Tolimieri" w:date="2022-09-06T14:24:00Z">
            <w:tblPrEx>
              <w:tblW w:w="10017" w:type="dxa"/>
            </w:tblPrEx>
          </w:tblPrExChange>
        </w:tblPrEx>
        <w:trPr>
          <w:trHeight w:val="255"/>
          <w:ins w:id="595" w:author="Nick.Tolimieri" w:date="2022-09-06T13:51:00Z"/>
          <w:trPrChange w:id="59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9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8" w:author="Nick.Tolimieri" w:date="2022-09-06T13:51:00Z"/>
                <w:color w:val="000000"/>
                <w:sz w:val="20"/>
                <w:szCs w:val="20"/>
                <w:lang w:val="en-US"/>
              </w:rPr>
            </w:pPr>
            <w:proofErr w:type="spellStart"/>
            <w:ins w:id="59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1" w:author="Nick.Tolimieri" w:date="2022-09-06T13:51:00Z"/>
                <w:color w:val="000000"/>
                <w:sz w:val="20"/>
                <w:szCs w:val="20"/>
                <w:lang w:val="en-US"/>
              </w:rPr>
            </w:pPr>
            <w:ins w:id="602"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4" w:author="Nick.Tolimieri" w:date="2022-09-06T13:51:00Z"/>
                <w:color w:val="000000"/>
                <w:sz w:val="20"/>
                <w:szCs w:val="20"/>
                <w:lang w:val="en-US"/>
              </w:rPr>
            </w:pPr>
            <w:ins w:id="60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0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w:date="2022-09-06T13:51:00Z"/>
                <w:color w:val="000000"/>
                <w:sz w:val="20"/>
                <w:szCs w:val="20"/>
                <w:lang w:val="en-US"/>
              </w:rPr>
            </w:pPr>
            <w:ins w:id="608"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0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w:date="2022-09-06T13:51:00Z"/>
                <w:color w:val="000000"/>
                <w:sz w:val="20"/>
                <w:szCs w:val="20"/>
                <w:lang w:val="en-US"/>
              </w:rPr>
            </w:pPr>
            <w:ins w:id="61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61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w:date="2022-09-06T13:51:00Z"/>
                <w:color w:val="000000"/>
                <w:sz w:val="20"/>
                <w:szCs w:val="20"/>
                <w:lang w:val="en-US"/>
              </w:rPr>
            </w:pPr>
            <w:ins w:id="614"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w:date="2022-09-06T13:51:00Z"/>
                <w:color w:val="000000"/>
                <w:sz w:val="20"/>
                <w:szCs w:val="20"/>
                <w:lang w:val="en-US"/>
              </w:rPr>
            </w:pPr>
            <w:ins w:id="617"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1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w:date="2022-09-06T13:51:00Z"/>
                <w:color w:val="000000"/>
                <w:sz w:val="20"/>
                <w:szCs w:val="20"/>
                <w:lang w:val="en-US"/>
              </w:rPr>
            </w:pPr>
            <w:ins w:id="620"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w:date="2022-09-06T13:51:00Z"/>
                <w:color w:val="000000"/>
                <w:sz w:val="20"/>
                <w:szCs w:val="20"/>
                <w:lang w:val="en-US"/>
              </w:rPr>
            </w:pPr>
            <w:ins w:id="623"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w:date="2022-09-06T13:51:00Z"/>
                <w:color w:val="000000"/>
                <w:sz w:val="20"/>
                <w:szCs w:val="20"/>
                <w:lang w:val="en-US"/>
              </w:rPr>
            </w:pPr>
            <w:ins w:id="626"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w:date="2022-09-06T13:51:00Z"/>
                <w:color w:val="000000"/>
                <w:sz w:val="20"/>
                <w:szCs w:val="20"/>
                <w:lang w:val="en-US"/>
              </w:rPr>
            </w:pPr>
            <w:ins w:id="629" w:author="Nick.Tolimieri" w:date="2022-09-06T13:51:00Z">
              <w:r w:rsidRPr="00C97A89">
                <w:rPr>
                  <w:color w:val="000000"/>
                  <w:sz w:val="20"/>
                  <w:szCs w:val="20"/>
                  <w:lang w:val="en-US"/>
                </w:rPr>
                <w:t>1.92</w:t>
              </w:r>
            </w:ins>
          </w:p>
        </w:tc>
      </w:tr>
      <w:tr w:rsidR="00C97A89" w:rsidRPr="00C97A89" w:rsidTr="0048438B">
        <w:tblPrEx>
          <w:tblPrExChange w:id="630" w:author="Nick.Tolimieri" w:date="2022-09-06T14:24:00Z">
            <w:tblPrEx>
              <w:tblW w:w="10017" w:type="dxa"/>
            </w:tblPrEx>
          </w:tblPrExChange>
        </w:tblPrEx>
        <w:trPr>
          <w:trHeight w:val="255"/>
          <w:ins w:id="631" w:author="Nick.Tolimieri" w:date="2022-09-06T13:51:00Z"/>
          <w:trPrChange w:id="63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63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4" w:author="Nick.Tolimieri" w:date="2022-09-06T13:51:00Z"/>
                <w:color w:val="000000"/>
                <w:sz w:val="20"/>
                <w:szCs w:val="20"/>
                <w:lang w:val="en-US"/>
              </w:rPr>
            </w:pPr>
            <w:proofErr w:type="spellStart"/>
            <w:ins w:id="63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3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7" w:author="Nick.Tolimieri" w:date="2022-09-06T13:51:00Z"/>
                <w:color w:val="000000"/>
                <w:sz w:val="20"/>
                <w:szCs w:val="20"/>
                <w:lang w:val="en-US"/>
              </w:rPr>
            </w:pPr>
            <w:ins w:id="638"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3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0" w:author="Nick.Tolimieri" w:date="2022-09-06T13:51:00Z"/>
                <w:color w:val="000000"/>
                <w:sz w:val="20"/>
                <w:szCs w:val="20"/>
                <w:lang w:val="en-US"/>
              </w:rPr>
            </w:pPr>
            <w:ins w:id="64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w:date="2022-09-06T13:51:00Z"/>
                <w:color w:val="000000"/>
                <w:sz w:val="20"/>
                <w:szCs w:val="20"/>
                <w:lang w:val="en-US"/>
              </w:rPr>
            </w:pPr>
            <w:ins w:id="644"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w:date="2022-09-06T13:51:00Z"/>
                <w:color w:val="000000"/>
                <w:sz w:val="20"/>
                <w:szCs w:val="20"/>
                <w:lang w:val="en-US"/>
              </w:rPr>
            </w:pPr>
            <w:ins w:id="647"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64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w:date="2022-09-06T13:51:00Z"/>
                <w:color w:val="000000"/>
                <w:sz w:val="20"/>
                <w:szCs w:val="20"/>
                <w:lang w:val="en-US"/>
              </w:rPr>
            </w:pPr>
            <w:ins w:id="650"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w:date="2022-09-06T13:51:00Z"/>
                <w:color w:val="000000"/>
                <w:sz w:val="20"/>
                <w:szCs w:val="20"/>
                <w:lang w:val="en-US"/>
              </w:rPr>
            </w:pPr>
            <w:ins w:id="65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w:date="2022-09-06T13:51:00Z"/>
                <w:color w:val="000000"/>
                <w:sz w:val="20"/>
                <w:szCs w:val="20"/>
                <w:lang w:val="en-US"/>
              </w:rPr>
            </w:pPr>
            <w:ins w:id="656"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w:date="2022-09-06T13:51:00Z"/>
                <w:color w:val="000000"/>
                <w:sz w:val="20"/>
                <w:szCs w:val="20"/>
                <w:lang w:val="en-US"/>
              </w:rPr>
            </w:pPr>
            <w:ins w:id="659"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w:date="2022-09-06T13:51:00Z"/>
                <w:color w:val="000000"/>
                <w:sz w:val="20"/>
                <w:szCs w:val="20"/>
                <w:lang w:val="en-US"/>
              </w:rPr>
            </w:pPr>
            <w:ins w:id="662"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w:date="2022-09-06T13:51:00Z"/>
                <w:color w:val="000000"/>
                <w:sz w:val="20"/>
                <w:szCs w:val="20"/>
                <w:lang w:val="en-US"/>
              </w:rPr>
            </w:pPr>
            <w:ins w:id="665" w:author="Nick.Tolimieri" w:date="2022-09-06T13:51:00Z">
              <w:r w:rsidRPr="00C97A89">
                <w:rPr>
                  <w:color w:val="000000"/>
                  <w:sz w:val="20"/>
                  <w:szCs w:val="20"/>
                  <w:lang w:val="en-US"/>
                </w:rPr>
                <w:t>2.51</w:t>
              </w:r>
            </w:ins>
          </w:p>
        </w:tc>
      </w:tr>
      <w:tr w:rsidR="00C97A89" w:rsidRPr="00C97A89" w:rsidTr="0048438B">
        <w:tblPrEx>
          <w:tblPrExChange w:id="666" w:author="Nick.Tolimieri" w:date="2022-09-06T14:24:00Z">
            <w:tblPrEx>
              <w:tblW w:w="10017" w:type="dxa"/>
            </w:tblPrEx>
          </w:tblPrExChange>
        </w:tblPrEx>
        <w:trPr>
          <w:trHeight w:val="255"/>
          <w:ins w:id="667" w:author="Nick.Tolimieri" w:date="2022-09-06T13:51:00Z"/>
          <w:trPrChange w:id="66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66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0" w:author="Nick.Tolimieri" w:date="2022-09-06T13:51:00Z"/>
                <w:color w:val="000000"/>
                <w:sz w:val="20"/>
                <w:szCs w:val="20"/>
                <w:lang w:val="en-US"/>
              </w:rPr>
            </w:pPr>
            <w:proofErr w:type="spellStart"/>
            <w:ins w:id="67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3" w:author="Nick.Tolimieri" w:date="2022-09-06T13:51:00Z"/>
                <w:color w:val="000000"/>
                <w:sz w:val="20"/>
                <w:szCs w:val="20"/>
                <w:lang w:val="en-US"/>
              </w:rPr>
            </w:pPr>
            <w:ins w:id="674"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6" w:author="Nick.Tolimieri" w:date="2022-09-06T13:51:00Z"/>
                <w:color w:val="000000"/>
                <w:sz w:val="20"/>
                <w:szCs w:val="20"/>
                <w:lang w:val="en-US"/>
              </w:rPr>
            </w:pPr>
            <w:ins w:id="67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7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w:date="2022-09-06T13:51:00Z"/>
                <w:color w:val="000000"/>
                <w:sz w:val="20"/>
                <w:szCs w:val="20"/>
                <w:lang w:val="en-US"/>
              </w:rPr>
            </w:pPr>
            <w:ins w:id="68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w:date="2022-09-06T13:51:00Z"/>
                <w:color w:val="000000"/>
                <w:sz w:val="20"/>
                <w:szCs w:val="20"/>
                <w:lang w:val="en-US"/>
              </w:rPr>
            </w:pPr>
            <w:ins w:id="68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68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w:date="2022-09-06T13:51:00Z"/>
                <w:color w:val="000000"/>
                <w:sz w:val="20"/>
                <w:szCs w:val="20"/>
                <w:lang w:val="en-US"/>
              </w:rPr>
            </w:pPr>
            <w:ins w:id="68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8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88" w:author="Nick.Tolimieri" w:date="2022-09-06T13:51:00Z"/>
                <w:color w:val="000000"/>
                <w:sz w:val="20"/>
                <w:szCs w:val="20"/>
                <w:lang w:val="en-US"/>
              </w:rPr>
            </w:pPr>
            <w:ins w:id="68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1" w:author="Nick.Tolimieri" w:date="2022-09-06T13:51:00Z"/>
                <w:color w:val="000000"/>
                <w:sz w:val="20"/>
                <w:szCs w:val="20"/>
                <w:lang w:val="en-US"/>
              </w:rPr>
            </w:pPr>
            <w:ins w:id="6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w:date="2022-09-06T13:51:00Z"/>
                <w:color w:val="000000"/>
                <w:sz w:val="20"/>
                <w:szCs w:val="20"/>
                <w:lang w:val="en-US"/>
              </w:rPr>
            </w:pPr>
            <w:ins w:id="6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w:date="2022-09-06T13:51:00Z"/>
                <w:color w:val="000000"/>
                <w:sz w:val="20"/>
                <w:szCs w:val="20"/>
                <w:lang w:val="en-US"/>
              </w:rPr>
            </w:pPr>
            <w:ins w:id="6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w:date="2022-09-06T13:51:00Z"/>
                <w:color w:val="000000"/>
                <w:sz w:val="20"/>
                <w:szCs w:val="20"/>
                <w:lang w:val="en-US"/>
              </w:rPr>
            </w:pPr>
            <w:ins w:id="701" w:author="Nick.Tolimieri" w:date="2022-09-06T13:51:00Z">
              <w:r w:rsidRPr="00C97A89">
                <w:rPr>
                  <w:color w:val="000000"/>
                  <w:sz w:val="20"/>
                  <w:szCs w:val="20"/>
                  <w:lang w:val="en-US"/>
                </w:rPr>
                <w:t>-</w:t>
              </w:r>
            </w:ins>
          </w:p>
        </w:tc>
      </w:tr>
      <w:tr w:rsidR="00C97A89" w:rsidRPr="00C97A89" w:rsidTr="0048438B">
        <w:tblPrEx>
          <w:tblPrExChange w:id="702" w:author="Nick.Tolimieri" w:date="2022-09-06T14:24:00Z">
            <w:tblPrEx>
              <w:tblW w:w="10017" w:type="dxa"/>
            </w:tblPrEx>
          </w:tblPrExChange>
        </w:tblPrEx>
        <w:trPr>
          <w:trHeight w:val="255"/>
          <w:ins w:id="703" w:author="Nick.Tolimieri" w:date="2022-09-06T13:51:00Z"/>
          <w:trPrChange w:id="70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0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6" w:author="Nick.Tolimieri" w:date="2022-09-06T13:51:00Z"/>
                <w:color w:val="000000"/>
                <w:sz w:val="20"/>
                <w:szCs w:val="20"/>
                <w:lang w:val="en-US"/>
              </w:rPr>
            </w:pPr>
            <w:proofErr w:type="spellStart"/>
            <w:ins w:id="70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0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09" w:author="Nick.Tolimieri" w:date="2022-09-06T13:51:00Z"/>
                <w:color w:val="000000"/>
                <w:sz w:val="20"/>
                <w:szCs w:val="20"/>
                <w:lang w:val="en-US"/>
              </w:rPr>
            </w:pPr>
            <w:ins w:id="710"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2" w:author="Nick.Tolimieri" w:date="2022-09-06T13:51:00Z"/>
                <w:color w:val="000000"/>
                <w:sz w:val="20"/>
                <w:szCs w:val="20"/>
                <w:lang w:val="en-US"/>
              </w:rPr>
            </w:pPr>
            <w:ins w:id="71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w:date="2022-09-06T13:51:00Z"/>
                <w:color w:val="000000"/>
                <w:sz w:val="20"/>
                <w:szCs w:val="20"/>
                <w:lang w:val="en-US"/>
              </w:rPr>
            </w:pPr>
            <w:ins w:id="716"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1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w:date="2022-09-06T13:51:00Z"/>
                <w:color w:val="000000"/>
                <w:sz w:val="20"/>
                <w:szCs w:val="20"/>
                <w:lang w:val="en-US"/>
              </w:rPr>
            </w:pPr>
            <w:ins w:id="719"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2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w:date="2022-09-06T13:51:00Z"/>
                <w:color w:val="000000"/>
                <w:sz w:val="20"/>
                <w:szCs w:val="20"/>
                <w:lang w:val="en-US"/>
              </w:rPr>
            </w:pPr>
            <w:ins w:id="722"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w:date="2022-09-06T13:51:00Z"/>
                <w:color w:val="000000"/>
                <w:sz w:val="20"/>
                <w:szCs w:val="20"/>
                <w:lang w:val="en-US"/>
              </w:rPr>
            </w:pPr>
            <w:ins w:id="725"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2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w:date="2022-09-06T13:51:00Z"/>
                <w:color w:val="000000"/>
                <w:sz w:val="20"/>
                <w:szCs w:val="20"/>
                <w:lang w:val="en-US"/>
              </w:rPr>
            </w:pPr>
            <w:ins w:id="728"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w:date="2022-09-06T13:51:00Z"/>
                <w:color w:val="000000"/>
                <w:sz w:val="20"/>
                <w:szCs w:val="20"/>
                <w:lang w:val="en-US"/>
              </w:rPr>
            </w:pPr>
            <w:ins w:id="731"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w:date="2022-09-06T13:51:00Z"/>
                <w:color w:val="000000"/>
                <w:sz w:val="20"/>
                <w:szCs w:val="20"/>
                <w:lang w:val="en-US"/>
              </w:rPr>
            </w:pPr>
            <w:ins w:id="734"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w:date="2022-09-06T13:51:00Z"/>
                <w:color w:val="000000"/>
                <w:sz w:val="20"/>
                <w:szCs w:val="20"/>
                <w:lang w:val="en-US"/>
              </w:rPr>
            </w:pPr>
            <w:ins w:id="737" w:author="Nick.Tolimieri" w:date="2022-09-06T13:51:00Z">
              <w:r w:rsidRPr="00C97A89">
                <w:rPr>
                  <w:color w:val="000000"/>
                  <w:sz w:val="20"/>
                  <w:szCs w:val="20"/>
                  <w:lang w:val="en-US"/>
                </w:rPr>
                <w:t>2.58</w:t>
              </w:r>
            </w:ins>
          </w:p>
        </w:tc>
      </w:tr>
      <w:tr w:rsidR="00C97A89" w:rsidRPr="00C97A89" w:rsidTr="0048438B">
        <w:tblPrEx>
          <w:tblPrExChange w:id="738" w:author="Nick.Tolimieri" w:date="2022-09-06T14:24:00Z">
            <w:tblPrEx>
              <w:tblW w:w="10017" w:type="dxa"/>
            </w:tblPrEx>
          </w:tblPrExChange>
        </w:tblPrEx>
        <w:trPr>
          <w:trHeight w:val="255"/>
          <w:ins w:id="739" w:author="Nick.Tolimieri" w:date="2022-09-06T13:51:00Z"/>
          <w:trPrChange w:id="74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4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2" w:author="Nick.Tolimieri" w:date="2022-09-06T13:51:00Z"/>
                <w:color w:val="000000"/>
                <w:sz w:val="20"/>
                <w:szCs w:val="20"/>
                <w:lang w:val="en-US"/>
              </w:rPr>
            </w:pPr>
            <w:proofErr w:type="spellStart"/>
            <w:ins w:id="74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5" w:author="Nick.Tolimieri" w:date="2022-09-06T13:51:00Z"/>
                <w:color w:val="000000"/>
                <w:sz w:val="20"/>
                <w:szCs w:val="20"/>
                <w:lang w:val="en-US"/>
              </w:rPr>
            </w:pPr>
            <w:ins w:id="746"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4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8" w:author="Nick.Tolimieri" w:date="2022-09-06T13:51:00Z"/>
                <w:color w:val="000000"/>
                <w:sz w:val="20"/>
                <w:szCs w:val="20"/>
                <w:lang w:val="en-US"/>
              </w:rPr>
            </w:pPr>
            <w:ins w:id="74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w:date="2022-09-06T13:51:00Z"/>
                <w:color w:val="000000"/>
                <w:sz w:val="20"/>
                <w:szCs w:val="20"/>
                <w:lang w:val="en-US"/>
              </w:rPr>
            </w:pPr>
            <w:ins w:id="752"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w:date="2022-09-06T13:51:00Z"/>
                <w:color w:val="000000"/>
                <w:sz w:val="20"/>
                <w:szCs w:val="20"/>
                <w:lang w:val="en-US"/>
              </w:rPr>
            </w:pPr>
            <w:ins w:id="755"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5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w:date="2022-09-06T13:51:00Z"/>
                <w:color w:val="000000"/>
                <w:sz w:val="20"/>
                <w:szCs w:val="20"/>
                <w:lang w:val="en-US"/>
              </w:rPr>
            </w:pPr>
            <w:ins w:id="758"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5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w:date="2022-09-06T13:51:00Z"/>
                <w:color w:val="000000"/>
                <w:sz w:val="20"/>
                <w:szCs w:val="20"/>
                <w:lang w:val="en-US"/>
              </w:rPr>
            </w:pPr>
            <w:ins w:id="761"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w:date="2022-09-06T13:51:00Z"/>
                <w:color w:val="000000"/>
                <w:sz w:val="20"/>
                <w:szCs w:val="20"/>
                <w:lang w:val="en-US"/>
              </w:rPr>
            </w:pPr>
            <w:ins w:id="764"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w:date="2022-09-06T13:51:00Z"/>
                <w:color w:val="000000"/>
                <w:sz w:val="20"/>
                <w:szCs w:val="20"/>
                <w:lang w:val="en-US"/>
              </w:rPr>
            </w:pPr>
            <w:ins w:id="767"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w:date="2022-09-06T13:51:00Z"/>
                <w:color w:val="000000"/>
                <w:sz w:val="20"/>
                <w:szCs w:val="20"/>
                <w:lang w:val="en-US"/>
              </w:rPr>
            </w:pPr>
            <w:ins w:id="770"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w:date="2022-09-06T13:51:00Z"/>
                <w:color w:val="000000"/>
                <w:sz w:val="20"/>
                <w:szCs w:val="20"/>
                <w:lang w:val="en-US"/>
              </w:rPr>
            </w:pPr>
            <w:ins w:id="773" w:author="Nick.Tolimieri" w:date="2022-09-06T13:51:00Z">
              <w:r w:rsidRPr="00C97A89">
                <w:rPr>
                  <w:color w:val="000000"/>
                  <w:sz w:val="20"/>
                  <w:szCs w:val="20"/>
                  <w:lang w:val="en-US"/>
                </w:rPr>
                <w:t>2.38</w:t>
              </w:r>
            </w:ins>
          </w:p>
        </w:tc>
      </w:tr>
      <w:tr w:rsidR="00C97A89" w:rsidRPr="00C97A89" w:rsidTr="0048438B">
        <w:tblPrEx>
          <w:tblPrExChange w:id="774" w:author="Nick.Tolimieri" w:date="2022-09-06T14:24:00Z">
            <w:tblPrEx>
              <w:tblW w:w="10017" w:type="dxa"/>
            </w:tblPrEx>
          </w:tblPrExChange>
        </w:tblPrEx>
        <w:trPr>
          <w:trHeight w:val="255"/>
          <w:ins w:id="775" w:author="Nick.Tolimieri" w:date="2022-09-06T13:51:00Z"/>
          <w:trPrChange w:id="77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7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78" w:author="Nick.Tolimieri" w:date="2022-09-06T13:51:00Z"/>
                <w:color w:val="000000"/>
                <w:sz w:val="20"/>
                <w:szCs w:val="20"/>
                <w:lang w:val="en-US"/>
              </w:rPr>
            </w:pPr>
            <w:proofErr w:type="spellStart"/>
            <w:ins w:id="77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1" w:author="Nick.Tolimieri" w:date="2022-09-06T13:51:00Z"/>
                <w:color w:val="000000"/>
                <w:sz w:val="20"/>
                <w:szCs w:val="20"/>
                <w:lang w:val="en-US"/>
              </w:rPr>
            </w:pPr>
            <w:ins w:id="782"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4" w:author="Nick.Tolimieri" w:date="2022-09-06T13:51:00Z"/>
                <w:color w:val="000000"/>
                <w:sz w:val="20"/>
                <w:szCs w:val="20"/>
                <w:lang w:val="en-US"/>
              </w:rPr>
            </w:pPr>
            <w:ins w:id="785"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8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w:date="2022-09-06T13:51:00Z"/>
                <w:color w:val="000000"/>
                <w:sz w:val="20"/>
                <w:szCs w:val="20"/>
                <w:lang w:val="en-US"/>
              </w:rPr>
            </w:pPr>
            <w:ins w:id="788"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8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w:date="2022-09-06T13:51:00Z"/>
                <w:color w:val="000000"/>
                <w:sz w:val="20"/>
                <w:szCs w:val="20"/>
                <w:lang w:val="en-US"/>
              </w:rPr>
            </w:pPr>
            <w:ins w:id="79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9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w:date="2022-09-06T13:51:00Z"/>
                <w:color w:val="000000"/>
                <w:sz w:val="20"/>
                <w:szCs w:val="20"/>
                <w:lang w:val="en-US"/>
              </w:rPr>
            </w:pPr>
            <w:ins w:id="794"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w:date="2022-09-06T13:51:00Z"/>
                <w:color w:val="000000"/>
                <w:sz w:val="20"/>
                <w:szCs w:val="20"/>
                <w:lang w:val="en-US"/>
              </w:rPr>
            </w:pPr>
            <w:ins w:id="797"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79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w:date="2022-09-06T13:51:00Z"/>
                <w:color w:val="000000"/>
                <w:sz w:val="20"/>
                <w:szCs w:val="20"/>
                <w:lang w:val="en-US"/>
              </w:rPr>
            </w:pPr>
            <w:ins w:id="800"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w:date="2022-09-06T13:51:00Z"/>
                <w:color w:val="000000"/>
                <w:sz w:val="20"/>
                <w:szCs w:val="20"/>
                <w:lang w:val="en-US"/>
              </w:rPr>
            </w:pPr>
            <w:ins w:id="803"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w:date="2022-09-06T13:51:00Z"/>
                <w:color w:val="000000"/>
                <w:sz w:val="20"/>
                <w:szCs w:val="20"/>
                <w:lang w:val="en-US"/>
              </w:rPr>
            </w:pPr>
            <w:ins w:id="806"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w:date="2022-09-06T13:51:00Z"/>
                <w:color w:val="000000"/>
                <w:sz w:val="20"/>
                <w:szCs w:val="20"/>
                <w:lang w:val="en-US"/>
              </w:rPr>
            </w:pPr>
            <w:ins w:id="809" w:author="Nick.Tolimieri" w:date="2022-09-06T13:51:00Z">
              <w:r w:rsidRPr="00C97A89">
                <w:rPr>
                  <w:color w:val="000000"/>
                  <w:sz w:val="20"/>
                  <w:szCs w:val="20"/>
                  <w:lang w:val="en-US"/>
                </w:rPr>
                <w:t>3.33</w:t>
              </w:r>
            </w:ins>
          </w:p>
        </w:tc>
      </w:tr>
      <w:tr w:rsidR="00C97A89" w:rsidRPr="00C97A89" w:rsidTr="0048438B">
        <w:tblPrEx>
          <w:tblPrExChange w:id="810" w:author="Nick.Tolimieri" w:date="2022-09-06T14:24:00Z">
            <w:tblPrEx>
              <w:tblW w:w="10017" w:type="dxa"/>
            </w:tblPrEx>
          </w:tblPrExChange>
        </w:tblPrEx>
        <w:trPr>
          <w:trHeight w:val="255"/>
          <w:ins w:id="811" w:author="Nick.Tolimieri" w:date="2022-09-06T13:51:00Z"/>
          <w:trPrChange w:id="81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1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4" w:author="Nick.Tolimieri" w:date="2022-09-06T13:51:00Z"/>
                <w:color w:val="000000"/>
                <w:sz w:val="20"/>
                <w:szCs w:val="20"/>
                <w:lang w:val="en-US"/>
              </w:rPr>
            </w:pPr>
            <w:proofErr w:type="spellStart"/>
            <w:ins w:id="81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1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7" w:author="Nick.Tolimieri" w:date="2022-09-06T13:51:00Z"/>
                <w:color w:val="000000"/>
                <w:sz w:val="20"/>
                <w:szCs w:val="20"/>
                <w:lang w:val="en-US"/>
              </w:rPr>
            </w:pPr>
            <w:ins w:id="818"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1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0" w:author="Nick.Tolimieri" w:date="2022-09-06T13:51:00Z"/>
                <w:color w:val="000000"/>
                <w:sz w:val="20"/>
                <w:szCs w:val="20"/>
                <w:lang w:val="en-US"/>
              </w:rPr>
            </w:pPr>
            <w:ins w:id="82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w:date="2022-09-06T13:51:00Z"/>
                <w:color w:val="000000"/>
                <w:sz w:val="20"/>
                <w:szCs w:val="20"/>
                <w:lang w:val="en-US"/>
              </w:rPr>
            </w:pPr>
            <w:ins w:id="82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w:date="2022-09-06T13:51:00Z"/>
                <w:color w:val="000000"/>
                <w:sz w:val="20"/>
                <w:szCs w:val="20"/>
                <w:lang w:val="en-US"/>
              </w:rPr>
            </w:pPr>
            <w:ins w:id="82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82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w:date="2022-09-06T13:51:00Z"/>
                <w:color w:val="000000"/>
                <w:sz w:val="20"/>
                <w:szCs w:val="20"/>
                <w:lang w:val="en-US"/>
              </w:rPr>
            </w:pPr>
            <w:ins w:id="83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2" w:author="Nick.Tolimieri" w:date="2022-09-06T13:51:00Z"/>
                <w:color w:val="000000"/>
                <w:sz w:val="20"/>
                <w:szCs w:val="20"/>
                <w:lang w:val="en-US"/>
              </w:rPr>
            </w:pPr>
            <w:ins w:id="83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5" w:author="Nick.Tolimieri" w:date="2022-09-06T13:51:00Z"/>
                <w:color w:val="000000"/>
                <w:sz w:val="20"/>
                <w:szCs w:val="20"/>
                <w:lang w:val="en-US"/>
              </w:rPr>
            </w:pPr>
            <w:ins w:id="8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w:date="2022-09-06T13:51:00Z"/>
                <w:color w:val="000000"/>
                <w:sz w:val="20"/>
                <w:szCs w:val="20"/>
                <w:lang w:val="en-US"/>
              </w:rPr>
            </w:pPr>
            <w:ins w:id="8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w:date="2022-09-06T13:51:00Z"/>
                <w:color w:val="000000"/>
                <w:sz w:val="20"/>
                <w:szCs w:val="20"/>
                <w:lang w:val="en-US"/>
              </w:rPr>
            </w:pPr>
            <w:ins w:id="8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w:date="2022-09-06T13:51:00Z"/>
                <w:color w:val="000000"/>
                <w:sz w:val="20"/>
                <w:szCs w:val="20"/>
                <w:lang w:val="en-US"/>
              </w:rPr>
            </w:pPr>
            <w:ins w:id="845" w:author="Nick.Tolimieri" w:date="2022-09-06T13:51:00Z">
              <w:r w:rsidRPr="00C97A89">
                <w:rPr>
                  <w:color w:val="000000"/>
                  <w:sz w:val="20"/>
                  <w:szCs w:val="20"/>
                  <w:lang w:val="en-US"/>
                </w:rPr>
                <w:t>-</w:t>
              </w:r>
            </w:ins>
          </w:p>
        </w:tc>
      </w:tr>
      <w:tr w:rsidR="00C97A89" w:rsidRPr="00C97A89" w:rsidTr="0048438B">
        <w:tblPrEx>
          <w:tblPrExChange w:id="846" w:author="Nick.Tolimieri" w:date="2022-09-06T14:24:00Z">
            <w:tblPrEx>
              <w:tblW w:w="10017" w:type="dxa"/>
            </w:tblPrEx>
          </w:tblPrExChange>
        </w:tblPrEx>
        <w:trPr>
          <w:trHeight w:val="255"/>
          <w:ins w:id="847" w:author="Nick.Tolimieri" w:date="2022-09-06T13:51:00Z"/>
          <w:trPrChange w:id="84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4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0" w:author="Nick.Tolimieri" w:date="2022-09-06T13:51:00Z"/>
                <w:color w:val="000000"/>
                <w:sz w:val="20"/>
                <w:szCs w:val="20"/>
                <w:lang w:val="en-US"/>
              </w:rPr>
            </w:pPr>
            <w:proofErr w:type="spellStart"/>
            <w:ins w:id="85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3" w:author="Nick.Tolimieri" w:date="2022-09-06T13:51:00Z"/>
                <w:color w:val="000000"/>
                <w:sz w:val="20"/>
                <w:szCs w:val="20"/>
                <w:lang w:val="en-US"/>
              </w:rPr>
            </w:pPr>
            <w:ins w:id="854"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6" w:author="Nick.Tolimieri" w:date="2022-09-06T13:51:00Z"/>
                <w:color w:val="000000"/>
                <w:sz w:val="20"/>
                <w:szCs w:val="20"/>
                <w:lang w:val="en-US"/>
              </w:rPr>
            </w:pPr>
            <w:ins w:id="85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5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w:date="2022-09-06T13:51:00Z"/>
                <w:color w:val="000000"/>
                <w:sz w:val="20"/>
                <w:szCs w:val="20"/>
                <w:lang w:val="en-US"/>
              </w:rPr>
            </w:pPr>
            <w:ins w:id="86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w:date="2022-09-06T13:51:00Z"/>
                <w:color w:val="000000"/>
                <w:sz w:val="20"/>
                <w:szCs w:val="20"/>
                <w:lang w:val="en-US"/>
              </w:rPr>
            </w:pPr>
            <w:ins w:id="86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86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w:date="2022-09-06T13:51:00Z"/>
                <w:color w:val="000000"/>
                <w:sz w:val="20"/>
                <w:szCs w:val="20"/>
                <w:lang w:val="en-US"/>
              </w:rPr>
            </w:pPr>
            <w:ins w:id="86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6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68" w:author="Nick.Tolimieri" w:date="2022-09-06T13:51:00Z"/>
                <w:color w:val="000000"/>
                <w:sz w:val="20"/>
                <w:szCs w:val="20"/>
                <w:lang w:val="en-US"/>
              </w:rPr>
            </w:pPr>
            <w:ins w:id="86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1" w:author="Nick.Tolimieri" w:date="2022-09-06T13:51:00Z"/>
                <w:color w:val="000000"/>
                <w:sz w:val="20"/>
                <w:szCs w:val="20"/>
                <w:lang w:val="en-US"/>
              </w:rPr>
            </w:pPr>
            <w:ins w:id="8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w:date="2022-09-06T13:51:00Z"/>
                <w:color w:val="000000"/>
                <w:sz w:val="20"/>
                <w:szCs w:val="20"/>
                <w:lang w:val="en-US"/>
              </w:rPr>
            </w:pPr>
            <w:ins w:id="8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w:date="2022-09-06T13:51:00Z"/>
                <w:color w:val="000000"/>
                <w:sz w:val="20"/>
                <w:szCs w:val="20"/>
                <w:lang w:val="en-US"/>
              </w:rPr>
            </w:pPr>
            <w:ins w:id="8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w:date="2022-09-06T13:51:00Z"/>
                <w:color w:val="000000"/>
                <w:sz w:val="20"/>
                <w:szCs w:val="20"/>
                <w:lang w:val="en-US"/>
              </w:rPr>
            </w:pPr>
            <w:ins w:id="881" w:author="Nick.Tolimieri" w:date="2022-09-06T13:51:00Z">
              <w:r w:rsidRPr="00C97A89">
                <w:rPr>
                  <w:color w:val="000000"/>
                  <w:sz w:val="20"/>
                  <w:szCs w:val="20"/>
                  <w:lang w:val="en-US"/>
                </w:rPr>
                <w:t>-</w:t>
              </w:r>
            </w:ins>
          </w:p>
        </w:tc>
      </w:tr>
      <w:tr w:rsidR="00C97A89" w:rsidRPr="00C97A89" w:rsidTr="0048438B">
        <w:tblPrEx>
          <w:tblPrExChange w:id="882" w:author="Nick.Tolimieri" w:date="2022-09-06T14:24:00Z">
            <w:tblPrEx>
              <w:tblW w:w="10017" w:type="dxa"/>
            </w:tblPrEx>
          </w:tblPrExChange>
        </w:tblPrEx>
        <w:trPr>
          <w:trHeight w:val="255"/>
          <w:ins w:id="883" w:author="Nick.Tolimieri" w:date="2022-09-06T13:51:00Z"/>
          <w:trPrChange w:id="88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8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6" w:author="Nick.Tolimieri" w:date="2022-09-06T13:51:00Z"/>
                <w:color w:val="000000"/>
                <w:sz w:val="20"/>
                <w:szCs w:val="20"/>
                <w:lang w:val="en-US"/>
              </w:rPr>
            </w:pPr>
            <w:proofErr w:type="spellStart"/>
            <w:ins w:id="88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8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89" w:author="Nick.Tolimieri" w:date="2022-09-06T13:51:00Z"/>
                <w:color w:val="000000"/>
                <w:sz w:val="20"/>
                <w:szCs w:val="20"/>
                <w:lang w:val="en-US"/>
              </w:rPr>
            </w:pPr>
            <w:ins w:id="890"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2" w:author="Nick.Tolimieri" w:date="2022-09-06T13:51:00Z"/>
                <w:color w:val="000000"/>
                <w:sz w:val="20"/>
                <w:szCs w:val="20"/>
                <w:lang w:val="en-US"/>
              </w:rPr>
            </w:pPr>
            <w:ins w:id="89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w:date="2022-09-06T13:51:00Z"/>
                <w:color w:val="000000"/>
                <w:sz w:val="20"/>
                <w:szCs w:val="20"/>
                <w:lang w:val="en-US"/>
              </w:rPr>
            </w:pPr>
            <w:ins w:id="896"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89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w:date="2022-09-06T13:51:00Z"/>
                <w:color w:val="000000"/>
                <w:sz w:val="20"/>
                <w:szCs w:val="20"/>
                <w:lang w:val="en-US"/>
              </w:rPr>
            </w:pPr>
            <w:ins w:id="89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90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w:date="2022-09-06T13:51:00Z"/>
                <w:color w:val="000000"/>
                <w:sz w:val="20"/>
                <w:szCs w:val="20"/>
                <w:lang w:val="en-US"/>
              </w:rPr>
            </w:pPr>
            <w:ins w:id="902"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w:date="2022-09-06T13:51:00Z"/>
                <w:color w:val="000000"/>
                <w:sz w:val="20"/>
                <w:szCs w:val="20"/>
                <w:lang w:val="en-US"/>
              </w:rPr>
            </w:pPr>
            <w:ins w:id="905"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0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w:date="2022-09-06T13:51:00Z"/>
                <w:color w:val="000000"/>
                <w:sz w:val="20"/>
                <w:szCs w:val="20"/>
                <w:lang w:val="en-US"/>
              </w:rPr>
            </w:pPr>
            <w:ins w:id="908"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w:date="2022-09-06T13:51:00Z"/>
                <w:color w:val="000000"/>
                <w:sz w:val="20"/>
                <w:szCs w:val="20"/>
                <w:lang w:val="en-US"/>
              </w:rPr>
            </w:pPr>
            <w:ins w:id="911"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w:date="2022-09-06T13:51:00Z"/>
                <w:color w:val="000000"/>
                <w:sz w:val="20"/>
                <w:szCs w:val="20"/>
                <w:lang w:val="en-US"/>
              </w:rPr>
            </w:pPr>
            <w:ins w:id="914"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w:date="2022-09-06T13:51:00Z"/>
                <w:color w:val="000000"/>
                <w:sz w:val="20"/>
                <w:szCs w:val="20"/>
                <w:lang w:val="en-US"/>
              </w:rPr>
            </w:pPr>
            <w:ins w:id="917" w:author="Nick.Tolimieri" w:date="2022-09-06T13:51:00Z">
              <w:r w:rsidRPr="00C97A89">
                <w:rPr>
                  <w:color w:val="000000"/>
                  <w:sz w:val="20"/>
                  <w:szCs w:val="20"/>
                  <w:lang w:val="en-US"/>
                </w:rPr>
                <w:t>1.75</w:t>
              </w:r>
            </w:ins>
          </w:p>
        </w:tc>
      </w:tr>
      <w:tr w:rsidR="00C97A89" w:rsidRPr="00C97A89" w:rsidTr="0048438B">
        <w:tblPrEx>
          <w:tblPrExChange w:id="918" w:author="Nick.Tolimieri" w:date="2022-09-06T14:24:00Z">
            <w:tblPrEx>
              <w:tblW w:w="10017" w:type="dxa"/>
            </w:tblPrEx>
          </w:tblPrExChange>
        </w:tblPrEx>
        <w:trPr>
          <w:trHeight w:val="255"/>
          <w:ins w:id="919" w:author="Nick.Tolimieri" w:date="2022-09-06T13:51:00Z"/>
          <w:trPrChange w:id="92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2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2" w:author="Nick.Tolimieri" w:date="2022-09-06T13:51:00Z"/>
                <w:color w:val="000000"/>
                <w:sz w:val="20"/>
                <w:szCs w:val="20"/>
                <w:lang w:val="en-US"/>
              </w:rPr>
            </w:pPr>
            <w:proofErr w:type="spellStart"/>
            <w:ins w:id="92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5" w:author="Nick.Tolimieri" w:date="2022-09-06T13:51:00Z"/>
                <w:color w:val="000000"/>
                <w:sz w:val="20"/>
                <w:szCs w:val="20"/>
                <w:lang w:val="en-US"/>
              </w:rPr>
            </w:pPr>
            <w:ins w:id="926"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2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8" w:author="Nick.Tolimieri" w:date="2022-09-06T13:51:00Z"/>
                <w:color w:val="000000"/>
                <w:sz w:val="20"/>
                <w:szCs w:val="20"/>
                <w:lang w:val="en-US"/>
              </w:rPr>
            </w:pPr>
            <w:ins w:id="92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w:date="2022-09-06T13:51:00Z"/>
                <w:color w:val="000000"/>
                <w:sz w:val="20"/>
                <w:szCs w:val="20"/>
                <w:lang w:val="en-US"/>
              </w:rPr>
            </w:pPr>
            <w:ins w:id="932"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w:date="2022-09-06T13:51:00Z"/>
                <w:color w:val="000000"/>
                <w:sz w:val="20"/>
                <w:szCs w:val="20"/>
                <w:lang w:val="en-US"/>
              </w:rPr>
            </w:pPr>
            <w:ins w:id="935"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93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w:date="2022-09-06T13:51:00Z"/>
                <w:color w:val="000000"/>
                <w:sz w:val="20"/>
                <w:szCs w:val="20"/>
                <w:lang w:val="en-US"/>
              </w:rPr>
            </w:pPr>
            <w:ins w:id="938"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3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w:date="2022-09-06T13:51:00Z"/>
                <w:color w:val="000000"/>
                <w:sz w:val="20"/>
                <w:szCs w:val="20"/>
                <w:lang w:val="en-US"/>
              </w:rPr>
            </w:pPr>
            <w:ins w:id="94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w:date="2022-09-06T13:51:00Z"/>
                <w:color w:val="000000"/>
                <w:sz w:val="20"/>
                <w:szCs w:val="20"/>
                <w:lang w:val="en-US"/>
              </w:rPr>
            </w:pPr>
            <w:ins w:id="944"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w:date="2022-09-06T13:51:00Z"/>
                <w:color w:val="000000"/>
                <w:sz w:val="20"/>
                <w:szCs w:val="20"/>
                <w:lang w:val="en-US"/>
              </w:rPr>
            </w:pPr>
            <w:ins w:id="947"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w:date="2022-09-06T13:51:00Z"/>
                <w:color w:val="000000"/>
                <w:sz w:val="20"/>
                <w:szCs w:val="20"/>
                <w:lang w:val="en-US"/>
              </w:rPr>
            </w:pPr>
            <w:ins w:id="950"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w:date="2022-09-06T13:51:00Z"/>
                <w:color w:val="000000"/>
                <w:sz w:val="20"/>
                <w:szCs w:val="20"/>
                <w:lang w:val="en-US"/>
              </w:rPr>
            </w:pPr>
            <w:ins w:id="953" w:author="Nick.Tolimieri" w:date="2022-09-06T13:51:00Z">
              <w:r w:rsidRPr="00C97A89">
                <w:rPr>
                  <w:color w:val="000000"/>
                  <w:sz w:val="20"/>
                  <w:szCs w:val="20"/>
                  <w:lang w:val="en-US"/>
                </w:rPr>
                <w:t>2.05</w:t>
              </w:r>
            </w:ins>
          </w:p>
        </w:tc>
      </w:tr>
      <w:tr w:rsidR="00C97A89" w:rsidRPr="00C97A89" w:rsidTr="0048438B">
        <w:tblPrEx>
          <w:tblPrExChange w:id="954" w:author="Nick.Tolimieri" w:date="2022-09-06T14:24:00Z">
            <w:tblPrEx>
              <w:tblW w:w="10017" w:type="dxa"/>
            </w:tblPrEx>
          </w:tblPrExChange>
        </w:tblPrEx>
        <w:trPr>
          <w:trHeight w:val="255"/>
          <w:ins w:id="955" w:author="Nick.Tolimieri" w:date="2022-09-06T13:51:00Z"/>
          <w:trPrChange w:id="95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5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58" w:author="Nick.Tolimieri" w:date="2022-09-06T13:51:00Z"/>
                <w:color w:val="000000"/>
                <w:sz w:val="20"/>
                <w:szCs w:val="20"/>
                <w:lang w:val="en-US"/>
              </w:rPr>
            </w:pPr>
            <w:proofErr w:type="spellStart"/>
            <w:ins w:id="95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1" w:author="Nick.Tolimieri" w:date="2022-09-06T13:51:00Z"/>
                <w:color w:val="000000"/>
                <w:sz w:val="20"/>
                <w:szCs w:val="20"/>
                <w:lang w:val="en-US"/>
              </w:rPr>
            </w:pPr>
            <w:ins w:id="962"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4" w:author="Nick.Tolimieri" w:date="2022-09-06T13:51:00Z"/>
                <w:color w:val="000000"/>
                <w:sz w:val="20"/>
                <w:szCs w:val="20"/>
                <w:lang w:val="en-US"/>
              </w:rPr>
            </w:pPr>
            <w:ins w:id="96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6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w:date="2022-09-06T13:51:00Z"/>
                <w:color w:val="000000"/>
                <w:sz w:val="20"/>
                <w:szCs w:val="20"/>
                <w:lang w:val="en-US"/>
              </w:rPr>
            </w:pPr>
            <w:ins w:id="96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6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w:date="2022-09-06T13:51:00Z"/>
                <w:color w:val="000000"/>
                <w:sz w:val="20"/>
                <w:szCs w:val="20"/>
                <w:lang w:val="en-US"/>
              </w:rPr>
            </w:pPr>
            <w:ins w:id="971"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97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w:date="2022-09-06T13:51:00Z"/>
                <w:color w:val="000000"/>
                <w:sz w:val="20"/>
                <w:szCs w:val="20"/>
                <w:lang w:val="en-US"/>
              </w:rPr>
            </w:pPr>
            <w:ins w:id="97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6" w:author="Nick.Tolimieri" w:date="2022-09-06T13:51:00Z"/>
                <w:color w:val="000000"/>
                <w:sz w:val="20"/>
                <w:szCs w:val="20"/>
                <w:lang w:val="en-US"/>
              </w:rPr>
            </w:pPr>
            <w:ins w:id="97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7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9" w:author="Nick.Tolimieri" w:date="2022-09-06T13:51:00Z"/>
                <w:color w:val="000000"/>
                <w:sz w:val="20"/>
                <w:szCs w:val="20"/>
                <w:lang w:val="en-US"/>
              </w:rPr>
            </w:pPr>
            <w:ins w:id="9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w:date="2022-09-06T13:51:00Z"/>
                <w:color w:val="000000"/>
                <w:sz w:val="20"/>
                <w:szCs w:val="20"/>
                <w:lang w:val="en-US"/>
              </w:rPr>
            </w:pPr>
            <w:ins w:id="9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w:date="2022-09-06T13:51:00Z"/>
                <w:color w:val="000000"/>
                <w:sz w:val="20"/>
                <w:szCs w:val="20"/>
                <w:lang w:val="en-US"/>
              </w:rPr>
            </w:pPr>
            <w:ins w:id="9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w:date="2022-09-06T13:51:00Z"/>
                <w:color w:val="000000"/>
                <w:sz w:val="20"/>
                <w:szCs w:val="20"/>
                <w:lang w:val="en-US"/>
              </w:rPr>
            </w:pPr>
            <w:ins w:id="989" w:author="Nick.Tolimieri" w:date="2022-09-06T13:51:00Z">
              <w:r w:rsidRPr="00C97A89">
                <w:rPr>
                  <w:color w:val="000000"/>
                  <w:sz w:val="20"/>
                  <w:szCs w:val="20"/>
                  <w:lang w:val="en-US"/>
                </w:rPr>
                <w:t>-</w:t>
              </w:r>
            </w:ins>
          </w:p>
        </w:tc>
      </w:tr>
      <w:tr w:rsidR="00C97A89" w:rsidRPr="00C97A89" w:rsidTr="0048438B">
        <w:tblPrEx>
          <w:tblPrExChange w:id="990" w:author="Nick.Tolimieri" w:date="2022-09-06T14:24:00Z">
            <w:tblPrEx>
              <w:tblW w:w="10017" w:type="dxa"/>
            </w:tblPrEx>
          </w:tblPrExChange>
        </w:tblPrEx>
        <w:trPr>
          <w:trHeight w:val="255"/>
          <w:ins w:id="991" w:author="Nick.Tolimieri" w:date="2022-09-06T13:51:00Z"/>
          <w:trPrChange w:id="99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9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4" w:author="Nick.Tolimieri" w:date="2022-09-06T13:51:00Z"/>
                <w:color w:val="000000"/>
                <w:sz w:val="20"/>
                <w:szCs w:val="20"/>
                <w:lang w:val="en-US"/>
              </w:rPr>
            </w:pPr>
            <w:bookmarkStart w:id="995" w:name="_GoBack" w:colFirst="0" w:colLast="6"/>
            <w:proofErr w:type="spellStart"/>
            <w:ins w:id="99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9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98" w:author="Nick.Tolimieri" w:date="2022-09-06T13:51:00Z"/>
                <w:color w:val="000000"/>
                <w:sz w:val="20"/>
                <w:szCs w:val="20"/>
                <w:lang w:val="en-US"/>
              </w:rPr>
            </w:pPr>
            <w:ins w:id="999"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1" w:author="Nick.Tolimieri" w:date="2022-09-06T13:51:00Z"/>
                <w:color w:val="000000"/>
                <w:sz w:val="20"/>
                <w:szCs w:val="20"/>
                <w:lang w:val="en-US"/>
              </w:rPr>
            </w:pPr>
            <w:ins w:id="1002"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4" w:author="Nick.Tolimieri" w:date="2022-09-06T13:51:00Z"/>
                <w:color w:val="000000"/>
                <w:sz w:val="20"/>
                <w:szCs w:val="20"/>
                <w:lang w:val="en-US"/>
              </w:rPr>
            </w:pPr>
            <w:ins w:id="1005"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7" w:author="Nick.Tolimieri" w:date="2022-09-06T13:51:00Z"/>
                <w:color w:val="000000"/>
                <w:sz w:val="20"/>
                <w:szCs w:val="20"/>
                <w:lang w:val="en-US"/>
              </w:rPr>
            </w:pPr>
            <w:ins w:id="1008"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00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0" w:author="Nick.Tolimieri" w:date="2022-09-06T13:51:00Z"/>
                <w:color w:val="000000"/>
                <w:sz w:val="20"/>
                <w:szCs w:val="20"/>
                <w:lang w:val="en-US"/>
              </w:rPr>
            </w:pPr>
            <w:ins w:id="1011"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3" w:author="Nick.Tolimieri" w:date="2022-09-06T13:51:00Z"/>
                <w:color w:val="000000"/>
                <w:sz w:val="20"/>
                <w:szCs w:val="20"/>
                <w:lang w:val="en-US"/>
              </w:rPr>
            </w:pPr>
            <w:ins w:id="101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6" w:author="Nick.Tolimieri" w:date="2022-09-06T13:51:00Z"/>
                <w:color w:val="000000"/>
                <w:sz w:val="20"/>
                <w:szCs w:val="20"/>
                <w:lang w:val="en-US"/>
              </w:rPr>
            </w:pPr>
            <w:ins w:id="1017"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9" w:author="Nick.Tolimieri" w:date="2022-09-06T13:51:00Z"/>
                <w:color w:val="000000"/>
                <w:sz w:val="20"/>
                <w:szCs w:val="20"/>
                <w:lang w:val="en-US"/>
              </w:rPr>
            </w:pPr>
            <w:ins w:id="1020"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2" w:author="Nick.Tolimieri" w:date="2022-09-06T13:51:00Z"/>
                <w:color w:val="000000"/>
                <w:sz w:val="20"/>
                <w:szCs w:val="20"/>
                <w:lang w:val="en-US"/>
              </w:rPr>
            </w:pPr>
            <w:ins w:id="1023"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5" w:author="Nick.Tolimieri" w:date="2022-09-06T13:51:00Z"/>
                <w:color w:val="000000"/>
                <w:sz w:val="20"/>
                <w:szCs w:val="20"/>
                <w:lang w:val="en-US"/>
              </w:rPr>
            </w:pPr>
            <w:ins w:id="1026" w:author="Nick.Tolimieri" w:date="2022-09-06T13:51:00Z">
              <w:r w:rsidRPr="00C97A89">
                <w:rPr>
                  <w:color w:val="000000"/>
                  <w:sz w:val="20"/>
                  <w:szCs w:val="20"/>
                  <w:lang w:val="en-US"/>
                </w:rPr>
                <w:t>4.43</w:t>
              </w:r>
            </w:ins>
          </w:p>
        </w:tc>
      </w:tr>
      <w:bookmarkEnd w:id="995"/>
      <w:tr w:rsidR="00C97A89" w:rsidRPr="00C97A89" w:rsidTr="0048438B">
        <w:tblPrEx>
          <w:tblPrExChange w:id="1027" w:author="Nick.Tolimieri" w:date="2022-09-06T14:24:00Z">
            <w:tblPrEx>
              <w:tblW w:w="10017" w:type="dxa"/>
            </w:tblPrEx>
          </w:tblPrExChange>
        </w:tblPrEx>
        <w:trPr>
          <w:trHeight w:val="255"/>
          <w:ins w:id="1028" w:author="Nick.Tolimieri" w:date="2022-09-06T13:51:00Z"/>
          <w:trPrChange w:id="102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03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1" w:author="Nick.Tolimieri" w:date="2022-09-06T13:51:00Z"/>
                <w:color w:val="000000"/>
                <w:sz w:val="20"/>
                <w:szCs w:val="20"/>
                <w:lang w:val="en-US"/>
              </w:rPr>
            </w:pPr>
            <w:proofErr w:type="spellStart"/>
            <w:ins w:id="103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4" w:author="Nick.Tolimieri" w:date="2022-09-06T13:51:00Z"/>
                <w:color w:val="000000"/>
                <w:sz w:val="20"/>
                <w:szCs w:val="20"/>
                <w:lang w:val="en-US"/>
              </w:rPr>
            </w:pPr>
            <w:ins w:id="1035"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7" w:author="Nick.Tolimieri" w:date="2022-09-06T13:51:00Z"/>
                <w:color w:val="000000"/>
                <w:sz w:val="20"/>
                <w:szCs w:val="20"/>
                <w:lang w:val="en-US"/>
              </w:rPr>
            </w:pPr>
            <w:ins w:id="1038"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3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0" w:author="Nick.Tolimieri" w:date="2022-09-06T13:51:00Z"/>
                <w:color w:val="000000"/>
                <w:sz w:val="20"/>
                <w:szCs w:val="20"/>
                <w:lang w:val="en-US"/>
              </w:rPr>
            </w:pPr>
            <w:ins w:id="1041"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3" w:author="Nick.Tolimieri" w:date="2022-09-06T13:51:00Z"/>
                <w:color w:val="000000"/>
                <w:sz w:val="20"/>
                <w:szCs w:val="20"/>
                <w:lang w:val="en-US"/>
              </w:rPr>
            </w:pPr>
            <w:ins w:id="1044"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104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6" w:author="Nick.Tolimieri" w:date="2022-09-06T13:51:00Z"/>
                <w:color w:val="000000"/>
                <w:sz w:val="20"/>
                <w:szCs w:val="20"/>
                <w:lang w:val="en-US"/>
              </w:rPr>
            </w:pPr>
            <w:ins w:id="1047"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4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9" w:author="Nick.Tolimieri" w:date="2022-09-06T13:51:00Z"/>
                <w:color w:val="000000"/>
                <w:sz w:val="20"/>
                <w:szCs w:val="20"/>
                <w:lang w:val="en-US"/>
              </w:rPr>
            </w:pPr>
            <w:ins w:id="1050"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2" w:author="Nick.Tolimieri" w:date="2022-09-06T13:51:00Z"/>
                <w:color w:val="000000"/>
                <w:sz w:val="20"/>
                <w:szCs w:val="20"/>
                <w:lang w:val="en-US"/>
              </w:rPr>
            </w:pPr>
            <w:ins w:id="1053"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5" w:author="Nick.Tolimieri" w:date="2022-09-06T13:51:00Z"/>
                <w:color w:val="000000"/>
                <w:sz w:val="20"/>
                <w:szCs w:val="20"/>
                <w:lang w:val="en-US"/>
              </w:rPr>
            </w:pPr>
            <w:ins w:id="1056"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8" w:author="Nick.Tolimieri" w:date="2022-09-06T13:51:00Z"/>
                <w:color w:val="000000"/>
                <w:sz w:val="20"/>
                <w:szCs w:val="20"/>
                <w:lang w:val="en-US"/>
              </w:rPr>
            </w:pPr>
            <w:ins w:id="1059"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1" w:author="Nick.Tolimieri" w:date="2022-09-06T13:51:00Z"/>
                <w:color w:val="000000"/>
                <w:sz w:val="20"/>
                <w:szCs w:val="20"/>
                <w:lang w:val="en-US"/>
              </w:rPr>
            </w:pPr>
            <w:ins w:id="1062" w:author="Nick.Tolimieri" w:date="2022-09-06T13:51:00Z">
              <w:r w:rsidRPr="00C97A89">
                <w:rPr>
                  <w:color w:val="000000"/>
                  <w:sz w:val="20"/>
                  <w:szCs w:val="20"/>
                  <w:lang w:val="en-US"/>
                </w:rPr>
                <w:t>3.73</w:t>
              </w:r>
            </w:ins>
          </w:p>
        </w:tc>
      </w:tr>
      <w:tr w:rsidR="00C97A89" w:rsidRPr="00C97A89" w:rsidTr="0048438B">
        <w:tblPrEx>
          <w:tblPrExChange w:id="1063" w:author="Nick.Tolimieri" w:date="2022-09-06T14:24:00Z">
            <w:tblPrEx>
              <w:tblW w:w="10017" w:type="dxa"/>
            </w:tblPrEx>
          </w:tblPrExChange>
        </w:tblPrEx>
        <w:trPr>
          <w:trHeight w:val="255"/>
          <w:ins w:id="1064" w:author="Nick.Tolimieri" w:date="2022-09-06T13:51:00Z"/>
          <w:trPrChange w:id="106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06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67" w:author="Nick.Tolimieri" w:date="2022-09-06T13:51:00Z"/>
                <w:color w:val="000000"/>
                <w:sz w:val="20"/>
                <w:szCs w:val="20"/>
                <w:lang w:val="en-US"/>
              </w:rPr>
            </w:pPr>
            <w:proofErr w:type="spellStart"/>
            <w:ins w:id="106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6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0" w:author="Nick.Tolimieri" w:date="2022-09-06T13:51:00Z"/>
                <w:color w:val="000000"/>
                <w:sz w:val="20"/>
                <w:szCs w:val="20"/>
                <w:lang w:val="en-US"/>
              </w:rPr>
            </w:pPr>
            <w:ins w:id="1071"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3" w:author="Nick.Tolimieri" w:date="2022-09-06T13:51:00Z"/>
                <w:color w:val="000000"/>
                <w:sz w:val="20"/>
                <w:szCs w:val="20"/>
                <w:lang w:val="en-US"/>
              </w:rPr>
            </w:pPr>
            <w:ins w:id="10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6" w:author="Nick.Tolimieri" w:date="2022-09-06T13:51:00Z"/>
                <w:color w:val="000000"/>
                <w:sz w:val="20"/>
                <w:szCs w:val="20"/>
                <w:lang w:val="en-US"/>
              </w:rPr>
            </w:pPr>
            <w:ins w:id="1077"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7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9" w:author="Nick.Tolimieri" w:date="2022-09-06T13:51:00Z"/>
                <w:color w:val="000000"/>
                <w:sz w:val="20"/>
                <w:szCs w:val="20"/>
                <w:lang w:val="en-US"/>
              </w:rPr>
            </w:pPr>
            <w:ins w:id="1080"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08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2" w:author="Nick.Tolimieri" w:date="2022-09-06T13:51:00Z"/>
                <w:color w:val="000000"/>
                <w:sz w:val="20"/>
                <w:szCs w:val="20"/>
                <w:lang w:val="en-US"/>
              </w:rPr>
            </w:pPr>
            <w:ins w:id="1083"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5" w:author="Nick.Tolimieri" w:date="2022-09-06T13:51:00Z"/>
                <w:color w:val="000000"/>
                <w:sz w:val="20"/>
                <w:szCs w:val="20"/>
                <w:lang w:val="en-US"/>
              </w:rPr>
            </w:pPr>
            <w:ins w:id="108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8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8" w:author="Nick.Tolimieri" w:date="2022-09-06T13:51:00Z"/>
                <w:color w:val="000000"/>
                <w:sz w:val="20"/>
                <w:szCs w:val="20"/>
                <w:lang w:val="en-US"/>
              </w:rPr>
            </w:pPr>
            <w:ins w:id="1089"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1" w:author="Nick.Tolimieri" w:date="2022-09-06T13:51:00Z"/>
                <w:color w:val="000000"/>
                <w:sz w:val="20"/>
                <w:szCs w:val="20"/>
                <w:lang w:val="en-US"/>
              </w:rPr>
            </w:pPr>
            <w:ins w:id="1092"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4" w:author="Nick.Tolimieri" w:date="2022-09-06T13:51:00Z"/>
                <w:color w:val="000000"/>
                <w:sz w:val="20"/>
                <w:szCs w:val="20"/>
                <w:lang w:val="en-US"/>
              </w:rPr>
            </w:pPr>
            <w:ins w:id="1095"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7" w:author="Nick.Tolimieri" w:date="2022-09-06T13:51:00Z"/>
                <w:color w:val="000000"/>
                <w:sz w:val="20"/>
                <w:szCs w:val="20"/>
                <w:lang w:val="en-US"/>
              </w:rPr>
            </w:pPr>
            <w:ins w:id="1098" w:author="Nick.Tolimieri" w:date="2022-09-06T13:51:00Z">
              <w:r w:rsidRPr="00C97A89">
                <w:rPr>
                  <w:color w:val="000000"/>
                  <w:sz w:val="20"/>
                  <w:szCs w:val="20"/>
                  <w:lang w:val="en-US"/>
                </w:rPr>
                <w:t>2.41</w:t>
              </w:r>
            </w:ins>
          </w:p>
        </w:tc>
      </w:tr>
      <w:tr w:rsidR="00C97A89" w:rsidRPr="00C97A89" w:rsidTr="0048438B">
        <w:tblPrEx>
          <w:tblPrExChange w:id="1099" w:author="Nick.Tolimieri" w:date="2022-09-06T14:24:00Z">
            <w:tblPrEx>
              <w:tblW w:w="10017" w:type="dxa"/>
            </w:tblPrEx>
          </w:tblPrExChange>
        </w:tblPrEx>
        <w:trPr>
          <w:trHeight w:val="255"/>
          <w:ins w:id="1100" w:author="Nick.Tolimieri" w:date="2022-09-06T13:51:00Z"/>
          <w:trPrChange w:id="110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0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3" w:author="Nick.Tolimieri" w:date="2022-09-06T13:51:00Z"/>
                <w:color w:val="000000"/>
                <w:sz w:val="20"/>
                <w:szCs w:val="20"/>
                <w:lang w:val="en-US"/>
              </w:rPr>
            </w:pPr>
            <w:proofErr w:type="spellStart"/>
            <w:ins w:id="110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6" w:author="Nick.Tolimieri" w:date="2022-09-06T13:51:00Z"/>
                <w:color w:val="000000"/>
                <w:sz w:val="20"/>
                <w:szCs w:val="20"/>
                <w:lang w:val="en-US"/>
              </w:rPr>
            </w:pPr>
            <w:ins w:id="1107"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0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9" w:author="Nick.Tolimieri" w:date="2022-09-06T13:51:00Z"/>
                <w:color w:val="000000"/>
                <w:sz w:val="20"/>
                <w:szCs w:val="20"/>
                <w:lang w:val="en-US"/>
              </w:rPr>
            </w:pPr>
            <w:ins w:id="11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2" w:author="Nick.Tolimieri" w:date="2022-09-06T13:51:00Z"/>
                <w:color w:val="000000"/>
                <w:sz w:val="20"/>
                <w:szCs w:val="20"/>
                <w:lang w:val="en-US"/>
              </w:rPr>
            </w:pPr>
            <w:ins w:id="1113"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5" w:author="Nick.Tolimieri" w:date="2022-09-06T13:51:00Z"/>
                <w:color w:val="000000"/>
                <w:sz w:val="20"/>
                <w:szCs w:val="20"/>
                <w:lang w:val="en-US"/>
              </w:rPr>
            </w:pPr>
            <w:ins w:id="1116"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111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8" w:author="Nick.Tolimieri" w:date="2022-09-06T13:51:00Z"/>
                <w:color w:val="000000"/>
                <w:sz w:val="20"/>
                <w:szCs w:val="20"/>
                <w:lang w:val="en-US"/>
              </w:rPr>
            </w:pPr>
            <w:ins w:id="1119"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1" w:author="Nick.Tolimieri" w:date="2022-09-06T13:51:00Z"/>
                <w:color w:val="000000"/>
                <w:sz w:val="20"/>
                <w:szCs w:val="20"/>
                <w:lang w:val="en-US"/>
              </w:rPr>
            </w:pPr>
            <w:ins w:id="112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4" w:author="Nick.Tolimieri" w:date="2022-09-06T13:51:00Z"/>
                <w:color w:val="000000"/>
                <w:sz w:val="20"/>
                <w:szCs w:val="20"/>
                <w:lang w:val="en-US"/>
              </w:rPr>
            </w:pPr>
            <w:ins w:id="1125"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7" w:author="Nick.Tolimieri" w:date="2022-09-06T13:51:00Z"/>
                <w:color w:val="000000"/>
                <w:sz w:val="20"/>
                <w:szCs w:val="20"/>
                <w:lang w:val="en-US"/>
              </w:rPr>
            </w:pPr>
            <w:ins w:id="1128"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0" w:author="Nick.Tolimieri" w:date="2022-09-06T13:51:00Z"/>
                <w:color w:val="000000"/>
                <w:sz w:val="20"/>
                <w:szCs w:val="20"/>
                <w:lang w:val="en-US"/>
              </w:rPr>
            </w:pPr>
            <w:ins w:id="1131"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3" w:author="Nick.Tolimieri" w:date="2022-09-06T13:51:00Z"/>
                <w:color w:val="000000"/>
                <w:sz w:val="20"/>
                <w:szCs w:val="20"/>
                <w:lang w:val="en-US"/>
              </w:rPr>
            </w:pPr>
            <w:ins w:id="1134" w:author="Nick.Tolimieri" w:date="2022-09-06T13:51:00Z">
              <w:r w:rsidRPr="00C97A89">
                <w:rPr>
                  <w:color w:val="000000"/>
                  <w:sz w:val="20"/>
                  <w:szCs w:val="20"/>
                  <w:lang w:val="en-US"/>
                </w:rPr>
                <w:t>3.37</w:t>
              </w:r>
            </w:ins>
          </w:p>
        </w:tc>
      </w:tr>
      <w:tr w:rsidR="00C97A89" w:rsidRPr="00C97A89" w:rsidTr="0048438B">
        <w:tblPrEx>
          <w:tblPrExChange w:id="1135" w:author="Nick.Tolimieri" w:date="2022-09-06T14:24:00Z">
            <w:tblPrEx>
              <w:tblW w:w="10017" w:type="dxa"/>
            </w:tblPrEx>
          </w:tblPrExChange>
        </w:tblPrEx>
        <w:trPr>
          <w:trHeight w:val="255"/>
          <w:ins w:id="1136" w:author="Nick.Tolimieri" w:date="2022-09-06T13:51:00Z"/>
          <w:trPrChange w:id="113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3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39" w:author="Nick.Tolimieri" w:date="2022-09-06T13:51:00Z"/>
                <w:color w:val="000000"/>
                <w:sz w:val="20"/>
                <w:szCs w:val="20"/>
                <w:lang w:val="en-US"/>
              </w:rPr>
            </w:pPr>
            <w:proofErr w:type="spellStart"/>
            <w:ins w:id="114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2" w:author="Nick.Tolimieri" w:date="2022-09-06T13:51:00Z"/>
                <w:color w:val="000000"/>
                <w:sz w:val="20"/>
                <w:szCs w:val="20"/>
                <w:lang w:val="en-US"/>
              </w:rPr>
            </w:pPr>
            <w:ins w:id="1143"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5" w:author="Nick.Tolimieri" w:date="2022-09-06T13:51:00Z"/>
                <w:color w:val="000000"/>
                <w:sz w:val="20"/>
                <w:szCs w:val="20"/>
                <w:lang w:val="en-US"/>
              </w:rPr>
            </w:pPr>
            <w:ins w:id="114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4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8" w:author="Nick.Tolimieri" w:date="2022-09-06T13:51:00Z"/>
                <w:color w:val="000000"/>
                <w:sz w:val="20"/>
                <w:szCs w:val="20"/>
                <w:lang w:val="en-US"/>
              </w:rPr>
            </w:pPr>
            <w:ins w:id="114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1" w:author="Nick.Tolimieri" w:date="2022-09-06T13:51:00Z"/>
                <w:color w:val="000000"/>
                <w:sz w:val="20"/>
                <w:szCs w:val="20"/>
                <w:lang w:val="en-US"/>
              </w:rPr>
            </w:pPr>
            <w:ins w:id="115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15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4" w:author="Nick.Tolimieri" w:date="2022-09-06T13:51:00Z"/>
                <w:color w:val="000000"/>
                <w:sz w:val="20"/>
                <w:szCs w:val="20"/>
                <w:lang w:val="en-US"/>
              </w:rPr>
            </w:pPr>
            <w:ins w:id="115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7" w:author="Nick.Tolimieri" w:date="2022-09-06T13:51:00Z"/>
                <w:color w:val="000000"/>
                <w:sz w:val="20"/>
                <w:szCs w:val="20"/>
                <w:lang w:val="en-US"/>
              </w:rPr>
            </w:pPr>
            <w:ins w:id="115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5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0" w:author="Nick.Tolimieri" w:date="2022-09-06T13:51:00Z"/>
                <w:color w:val="000000"/>
                <w:sz w:val="20"/>
                <w:szCs w:val="20"/>
                <w:lang w:val="en-US"/>
              </w:rPr>
            </w:pPr>
            <w:ins w:id="11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3" w:author="Nick.Tolimieri" w:date="2022-09-06T13:51:00Z"/>
                <w:color w:val="000000"/>
                <w:sz w:val="20"/>
                <w:szCs w:val="20"/>
                <w:lang w:val="en-US"/>
              </w:rPr>
            </w:pPr>
            <w:ins w:id="11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6" w:author="Nick.Tolimieri" w:date="2022-09-06T13:51:00Z"/>
                <w:color w:val="000000"/>
                <w:sz w:val="20"/>
                <w:szCs w:val="20"/>
                <w:lang w:val="en-US"/>
              </w:rPr>
            </w:pPr>
            <w:ins w:id="116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9" w:author="Nick.Tolimieri" w:date="2022-09-06T13:51:00Z"/>
                <w:color w:val="000000"/>
                <w:sz w:val="20"/>
                <w:szCs w:val="20"/>
                <w:lang w:val="en-US"/>
              </w:rPr>
            </w:pPr>
            <w:ins w:id="1170" w:author="Nick.Tolimieri" w:date="2022-09-06T13:51:00Z">
              <w:r w:rsidRPr="00C97A89">
                <w:rPr>
                  <w:color w:val="000000"/>
                  <w:sz w:val="20"/>
                  <w:szCs w:val="20"/>
                  <w:lang w:val="en-US"/>
                </w:rPr>
                <w:t>-</w:t>
              </w:r>
            </w:ins>
          </w:p>
        </w:tc>
      </w:tr>
      <w:tr w:rsidR="00C97A89" w:rsidRPr="00C97A89" w:rsidTr="0048438B">
        <w:tblPrEx>
          <w:tblPrExChange w:id="1171" w:author="Nick.Tolimieri" w:date="2022-09-06T14:24:00Z">
            <w:tblPrEx>
              <w:tblW w:w="10017" w:type="dxa"/>
            </w:tblPrEx>
          </w:tblPrExChange>
        </w:tblPrEx>
        <w:trPr>
          <w:trHeight w:val="255"/>
          <w:ins w:id="1172" w:author="Nick.Tolimieri" w:date="2022-09-06T13:51:00Z"/>
          <w:trPrChange w:id="117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7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5" w:author="Nick.Tolimieri" w:date="2022-09-06T13:51:00Z"/>
                <w:color w:val="000000"/>
                <w:sz w:val="20"/>
                <w:szCs w:val="20"/>
                <w:lang w:val="en-US"/>
              </w:rPr>
            </w:pPr>
            <w:proofErr w:type="spellStart"/>
            <w:ins w:id="117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7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78" w:author="Nick.Tolimieri" w:date="2022-09-06T13:51:00Z"/>
                <w:color w:val="000000"/>
                <w:sz w:val="20"/>
                <w:szCs w:val="20"/>
                <w:lang w:val="en-US"/>
              </w:rPr>
            </w:pPr>
            <w:ins w:id="1179"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1" w:author="Nick.Tolimieri" w:date="2022-09-06T13:51:00Z"/>
                <w:color w:val="000000"/>
                <w:sz w:val="20"/>
                <w:szCs w:val="20"/>
                <w:lang w:val="en-US"/>
              </w:rPr>
            </w:pPr>
            <w:ins w:id="118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4" w:author="Nick.Tolimieri" w:date="2022-09-06T13:51:00Z"/>
                <w:color w:val="000000"/>
                <w:sz w:val="20"/>
                <w:szCs w:val="20"/>
                <w:lang w:val="en-US"/>
              </w:rPr>
            </w:pPr>
            <w:ins w:id="11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7" w:author="Nick.Tolimieri" w:date="2022-09-06T13:51:00Z"/>
                <w:color w:val="000000"/>
                <w:sz w:val="20"/>
                <w:szCs w:val="20"/>
                <w:lang w:val="en-US"/>
              </w:rPr>
            </w:pPr>
            <w:ins w:id="118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18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0" w:author="Nick.Tolimieri" w:date="2022-09-06T13:51:00Z"/>
                <w:color w:val="000000"/>
                <w:sz w:val="20"/>
                <w:szCs w:val="20"/>
                <w:lang w:val="en-US"/>
              </w:rPr>
            </w:pPr>
            <w:ins w:id="11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3" w:author="Nick.Tolimieri" w:date="2022-09-06T13:51:00Z"/>
                <w:color w:val="000000"/>
                <w:sz w:val="20"/>
                <w:szCs w:val="20"/>
                <w:lang w:val="en-US"/>
              </w:rPr>
            </w:pPr>
            <w:ins w:id="11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6" w:author="Nick.Tolimieri" w:date="2022-09-06T13:51:00Z"/>
                <w:color w:val="000000"/>
                <w:sz w:val="20"/>
                <w:szCs w:val="20"/>
                <w:lang w:val="en-US"/>
              </w:rPr>
            </w:pPr>
            <w:ins w:id="11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9" w:author="Nick.Tolimieri" w:date="2022-09-06T13:51:00Z"/>
                <w:color w:val="000000"/>
                <w:sz w:val="20"/>
                <w:szCs w:val="20"/>
                <w:lang w:val="en-US"/>
              </w:rPr>
            </w:pPr>
            <w:ins w:id="12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2" w:author="Nick.Tolimieri" w:date="2022-09-06T13:51:00Z"/>
                <w:color w:val="000000"/>
                <w:sz w:val="20"/>
                <w:szCs w:val="20"/>
                <w:lang w:val="en-US"/>
              </w:rPr>
            </w:pPr>
            <w:ins w:id="12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5" w:author="Nick.Tolimieri" w:date="2022-09-06T13:51:00Z"/>
                <w:color w:val="000000"/>
                <w:sz w:val="20"/>
                <w:szCs w:val="20"/>
                <w:lang w:val="en-US"/>
              </w:rPr>
            </w:pPr>
            <w:ins w:id="1206" w:author="Nick.Tolimieri" w:date="2022-09-06T13:51:00Z">
              <w:r w:rsidRPr="00C97A89">
                <w:rPr>
                  <w:color w:val="000000"/>
                  <w:sz w:val="20"/>
                  <w:szCs w:val="20"/>
                  <w:lang w:val="en-US"/>
                </w:rPr>
                <w:t>-</w:t>
              </w:r>
            </w:ins>
          </w:p>
        </w:tc>
      </w:tr>
      <w:tr w:rsidR="00C97A89" w:rsidRPr="00C97A89" w:rsidTr="0048438B">
        <w:tblPrEx>
          <w:tblPrExChange w:id="1207" w:author="Nick.Tolimieri" w:date="2022-09-06T14:24:00Z">
            <w:tblPrEx>
              <w:tblW w:w="10017" w:type="dxa"/>
            </w:tblPrEx>
          </w:tblPrExChange>
        </w:tblPrEx>
        <w:trPr>
          <w:trHeight w:val="255"/>
          <w:ins w:id="1208" w:author="Nick.Tolimieri" w:date="2022-09-06T13:51:00Z"/>
          <w:trPrChange w:id="120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1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1" w:author="Nick.Tolimieri" w:date="2022-09-06T13:51:00Z"/>
                <w:color w:val="000000"/>
                <w:sz w:val="20"/>
                <w:szCs w:val="20"/>
                <w:lang w:val="en-US"/>
              </w:rPr>
            </w:pPr>
            <w:proofErr w:type="spellStart"/>
            <w:ins w:id="121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4" w:author="Nick.Tolimieri" w:date="2022-09-06T13:51:00Z"/>
                <w:color w:val="000000"/>
                <w:sz w:val="20"/>
                <w:szCs w:val="20"/>
                <w:lang w:val="en-US"/>
              </w:rPr>
            </w:pPr>
            <w:ins w:id="1215"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7" w:author="Nick.Tolimieri" w:date="2022-09-06T13:51:00Z"/>
                <w:color w:val="000000"/>
                <w:sz w:val="20"/>
                <w:szCs w:val="20"/>
                <w:lang w:val="en-US"/>
              </w:rPr>
            </w:pPr>
            <w:ins w:id="1218"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1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0" w:author="Nick.Tolimieri" w:date="2022-09-06T13:51:00Z"/>
                <w:color w:val="000000"/>
                <w:sz w:val="20"/>
                <w:szCs w:val="20"/>
                <w:lang w:val="en-US"/>
              </w:rPr>
            </w:pPr>
            <w:ins w:id="1221"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3" w:author="Nick.Tolimieri" w:date="2022-09-06T13:51:00Z"/>
                <w:color w:val="000000"/>
                <w:sz w:val="20"/>
                <w:szCs w:val="20"/>
                <w:lang w:val="en-US"/>
              </w:rPr>
            </w:pPr>
            <w:ins w:id="1224"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22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6" w:author="Nick.Tolimieri" w:date="2022-09-06T13:51:00Z"/>
                <w:color w:val="000000"/>
                <w:sz w:val="20"/>
                <w:szCs w:val="20"/>
                <w:lang w:val="en-US"/>
              </w:rPr>
            </w:pPr>
            <w:ins w:id="1227"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2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9" w:author="Nick.Tolimieri" w:date="2022-09-06T13:51:00Z"/>
                <w:color w:val="000000"/>
                <w:sz w:val="20"/>
                <w:szCs w:val="20"/>
                <w:lang w:val="en-US"/>
              </w:rPr>
            </w:pPr>
            <w:ins w:id="123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2" w:author="Nick.Tolimieri" w:date="2022-09-06T13:51:00Z"/>
                <w:color w:val="000000"/>
                <w:sz w:val="20"/>
                <w:szCs w:val="20"/>
                <w:lang w:val="en-US"/>
              </w:rPr>
            </w:pPr>
            <w:ins w:id="1233"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5" w:author="Nick.Tolimieri" w:date="2022-09-06T13:51:00Z"/>
                <w:color w:val="000000"/>
                <w:sz w:val="20"/>
                <w:szCs w:val="20"/>
                <w:lang w:val="en-US"/>
              </w:rPr>
            </w:pPr>
            <w:ins w:id="1236"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8" w:author="Nick.Tolimieri" w:date="2022-09-06T13:51:00Z"/>
                <w:color w:val="000000"/>
                <w:sz w:val="20"/>
                <w:szCs w:val="20"/>
                <w:lang w:val="en-US"/>
              </w:rPr>
            </w:pPr>
            <w:ins w:id="1239"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1" w:author="Nick.Tolimieri" w:date="2022-09-06T13:51:00Z"/>
                <w:color w:val="000000"/>
                <w:sz w:val="20"/>
                <w:szCs w:val="20"/>
                <w:lang w:val="en-US"/>
              </w:rPr>
            </w:pPr>
            <w:ins w:id="1242" w:author="Nick.Tolimieri" w:date="2022-09-06T13:51:00Z">
              <w:r w:rsidRPr="00C97A89">
                <w:rPr>
                  <w:color w:val="000000"/>
                  <w:sz w:val="20"/>
                  <w:szCs w:val="20"/>
                  <w:lang w:val="en-US"/>
                </w:rPr>
                <w:t>3.83</w:t>
              </w:r>
            </w:ins>
          </w:p>
        </w:tc>
      </w:tr>
      <w:tr w:rsidR="00C97A89" w:rsidRPr="00C97A89" w:rsidTr="0048438B">
        <w:tblPrEx>
          <w:tblPrExChange w:id="1243" w:author="Nick.Tolimieri" w:date="2022-09-06T14:24:00Z">
            <w:tblPrEx>
              <w:tblW w:w="10017" w:type="dxa"/>
            </w:tblPrEx>
          </w:tblPrExChange>
        </w:tblPrEx>
        <w:trPr>
          <w:trHeight w:val="255"/>
          <w:ins w:id="1244" w:author="Nick.Tolimieri" w:date="2022-09-06T13:51:00Z"/>
          <w:trPrChange w:id="124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4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47" w:author="Nick.Tolimieri" w:date="2022-09-06T13:51:00Z"/>
                <w:color w:val="000000"/>
                <w:sz w:val="20"/>
                <w:szCs w:val="20"/>
                <w:lang w:val="en-US"/>
              </w:rPr>
            </w:pPr>
            <w:proofErr w:type="spellStart"/>
            <w:ins w:id="124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4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0" w:author="Nick.Tolimieri" w:date="2022-09-06T13:51:00Z"/>
                <w:color w:val="000000"/>
                <w:sz w:val="20"/>
                <w:szCs w:val="20"/>
                <w:lang w:val="en-US"/>
              </w:rPr>
            </w:pPr>
            <w:ins w:id="1251"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3" w:author="Nick.Tolimieri" w:date="2022-09-06T13:51:00Z"/>
                <w:color w:val="000000"/>
                <w:sz w:val="20"/>
                <w:szCs w:val="20"/>
                <w:lang w:val="en-US"/>
              </w:rPr>
            </w:pPr>
            <w:ins w:id="12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6" w:author="Nick.Tolimieri" w:date="2022-09-06T13:51:00Z"/>
                <w:color w:val="000000"/>
                <w:sz w:val="20"/>
                <w:szCs w:val="20"/>
                <w:lang w:val="en-US"/>
              </w:rPr>
            </w:pPr>
            <w:ins w:id="1257"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5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9" w:author="Nick.Tolimieri" w:date="2022-09-06T13:51:00Z"/>
                <w:color w:val="000000"/>
                <w:sz w:val="20"/>
                <w:szCs w:val="20"/>
                <w:lang w:val="en-US"/>
              </w:rPr>
            </w:pPr>
            <w:ins w:id="126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26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2" w:author="Nick.Tolimieri" w:date="2022-09-06T13:51:00Z"/>
                <w:color w:val="000000"/>
                <w:sz w:val="20"/>
                <w:szCs w:val="20"/>
                <w:lang w:val="en-US"/>
              </w:rPr>
            </w:pPr>
            <w:ins w:id="1263"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5" w:author="Nick.Tolimieri" w:date="2022-09-06T13:51:00Z"/>
                <w:color w:val="000000"/>
                <w:sz w:val="20"/>
                <w:szCs w:val="20"/>
                <w:lang w:val="en-US"/>
              </w:rPr>
            </w:pPr>
            <w:ins w:id="1266"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6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8" w:author="Nick.Tolimieri" w:date="2022-09-06T13:51:00Z"/>
                <w:color w:val="000000"/>
                <w:sz w:val="20"/>
                <w:szCs w:val="20"/>
                <w:lang w:val="en-US"/>
              </w:rPr>
            </w:pPr>
            <w:ins w:id="1269"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1" w:author="Nick.Tolimieri" w:date="2022-09-06T13:51:00Z"/>
                <w:color w:val="000000"/>
                <w:sz w:val="20"/>
                <w:szCs w:val="20"/>
                <w:lang w:val="en-US"/>
              </w:rPr>
            </w:pPr>
            <w:ins w:id="1272"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4" w:author="Nick.Tolimieri" w:date="2022-09-06T13:51:00Z"/>
                <w:color w:val="000000"/>
                <w:sz w:val="20"/>
                <w:szCs w:val="20"/>
                <w:lang w:val="en-US"/>
              </w:rPr>
            </w:pPr>
            <w:ins w:id="1275"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7" w:author="Nick.Tolimieri" w:date="2022-09-06T13:51:00Z"/>
                <w:color w:val="000000"/>
                <w:sz w:val="20"/>
                <w:szCs w:val="20"/>
                <w:lang w:val="en-US"/>
              </w:rPr>
            </w:pPr>
            <w:ins w:id="1278" w:author="Nick.Tolimieri" w:date="2022-09-06T13:51:00Z">
              <w:r w:rsidRPr="00C97A89">
                <w:rPr>
                  <w:color w:val="000000"/>
                  <w:sz w:val="20"/>
                  <w:szCs w:val="20"/>
                  <w:lang w:val="en-US"/>
                </w:rPr>
                <w:t>2.9</w:t>
              </w:r>
            </w:ins>
          </w:p>
        </w:tc>
      </w:tr>
      <w:tr w:rsidR="00C97A89" w:rsidRPr="00C97A89" w:rsidTr="0048438B">
        <w:tblPrEx>
          <w:tblPrExChange w:id="1279" w:author="Nick.Tolimieri" w:date="2022-09-06T14:24:00Z">
            <w:tblPrEx>
              <w:tblW w:w="10017" w:type="dxa"/>
            </w:tblPrEx>
          </w:tblPrExChange>
        </w:tblPrEx>
        <w:trPr>
          <w:trHeight w:val="255"/>
          <w:ins w:id="1280" w:author="Nick.Tolimieri" w:date="2022-09-06T13:51:00Z"/>
          <w:trPrChange w:id="128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8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3" w:author="Nick.Tolimieri" w:date="2022-09-06T13:51:00Z"/>
                <w:color w:val="000000"/>
                <w:sz w:val="20"/>
                <w:szCs w:val="20"/>
                <w:lang w:val="en-US"/>
              </w:rPr>
            </w:pPr>
            <w:proofErr w:type="spellStart"/>
            <w:ins w:id="128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6" w:author="Nick.Tolimieri" w:date="2022-09-06T13:51:00Z"/>
                <w:color w:val="000000"/>
                <w:sz w:val="20"/>
                <w:szCs w:val="20"/>
                <w:lang w:val="en-US"/>
              </w:rPr>
            </w:pPr>
            <w:ins w:id="1287"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8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9" w:author="Nick.Tolimieri" w:date="2022-09-06T13:51:00Z"/>
                <w:color w:val="000000"/>
                <w:sz w:val="20"/>
                <w:szCs w:val="20"/>
                <w:lang w:val="en-US"/>
              </w:rPr>
            </w:pPr>
            <w:ins w:id="129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2" w:author="Nick.Tolimieri" w:date="2022-09-06T13:51:00Z"/>
                <w:color w:val="000000"/>
                <w:sz w:val="20"/>
                <w:szCs w:val="20"/>
                <w:lang w:val="en-US"/>
              </w:rPr>
            </w:pPr>
            <w:ins w:id="1293"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5" w:author="Nick.Tolimieri" w:date="2022-09-06T13:51:00Z"/>
                <w:color w:val="000000"/>
                <w:sz w:val="20"/>
                <w:szCs w:val="20"/>
                <w:lang w:val="en-US"/>
              </w:rPr>
            </w:pPr>
            <w:ins w:id="129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129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8" w:author="Nick.Tolimieri" w:date="2022-09-06T13:51:00Z"/>
                <w:color w:val="000000"/>
                <w:sz w:val="20"/>
                <w:szCs w:val="20"/>
                <w:lang w:val="en-US"/>
              </w:rPr>
            </w:pPr>
            <w:ins w:id="1299"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1" w:author="Nick.Tolimieri" w:date="2022-09-06T13:51:00Z"/>
                <w:color w:val="000000"/>
                <w:sz w:val="20"/>
                <w:szCs w:val="20"/>
                <w:lang w:val="en-US"/>
              </w:rPr>
            </w:pPr>
            <w:ins w:id="130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4" w:author="Nick.Tolimieri" w:date="2022-09-06T13:51:00Z"/>
                <w:color w:val="000000"/>
                <w:sz w:val="20"/>
                <w:szCs w:val="20"/>
                <w:lang w:val="en-US"/>
              </w:rPr>
            </w:pPr>
            <w:ins w:id="1305"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7" w:author="Nick.Tolimieri" w:date="2022-09-06T13:51:00Z"/>
                <w:color w:val="000000"/>
                <w:sz w:val="20"/>
                <w:szCs w:val="20"/>
                <w:lang w:val="en-US"/>
              </w:rPr>
            </w:pPr>
            <w:ins w:id="1308"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0" w:author="Nick.Tolimieri" w:date="2022-09-06T13:51:00Z"/>
                <w:color w:val="000000"/>
                <w:sz w:val="20"/>
                <w:szCs w:val="20"/>
                <w:lang w:val="en-US"/>
              </w:rPr>
            </w:pPr>
            <w:ins w:id="1311"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3" w:author="Nick.Tolimieri" w:date="2022-09-06T13:51:00Z"/>
                <w:color w:val="000000"/>
                <w:sz w:val="20"/>
                <w:szCs w:val="20"/>
                <w:lang w:val="en-US"/>
              </w:rPr>
            </w:pPr>
            <w:ins w:id="1314" w:author="Nick.Tolimieri" w:date="2022-09-06T13:51:00Z">
              <w:r w:rsidRPr="00C97A89">
                <w:rPr>
                  <w:color w:val="000000"/>
                  <w:sz w:val="20"/>
                  <w:szCs w:val="20"/>
                  <w:lang w:val="en-US"/>
                </w:rPr>
                <w:t>2.23</w:t>
              </w:r>
            </w:ins>
          </w:p>
        </w:tc>
      </w:tr>
      <w:tr w:rsidR="00C97A89" w:rsidRPr="00C97A89" w:rsidTr="0048438B">
        <w:tblPrEx>
          <w:tblPrExChange w:id="1315" w:author="Nick.Tolimieri" w:date="2022-09-06T14:24:00Z">
            <w:tblPrEx>
              <w:tblW w:w="10017" w:type="dxa"/>
            </w:tblPrEx>
          </w:tblPrExChange>
        </w:tblPrEx>
        <w:trPr>
          <w:trHeight w:val="255"/>
          <w:ins w:id="1316" w:author="Nick.Tolimieri" w:date="2022-09-06T13:51:00Z"/>
          <w:trPrChange w:id="131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1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19" w:author="Nick.Tolimieri" w:date="2022-09-06T13:51:00Z"/>
                <w:color w:val="000000"/>
                <w:sz w:val="20"/>
                <w:szCs w:val="20"/>
                <w:lang w:val="en-US"/>
              </w:rPr>
            </w:pPr>
            <w:ins w:id="132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2" w:author="Nick.Tolimieri" w:date="2022-09-06T13:51:00Z"/>
                <w:color w:val="000000"/>
                <w:sz w:val="20"/>
                <w:szCs w:val="20"/>
                <w:lang w:val="en-US"/>
              </w:rPr>
            </w:pPr>
            <w:ins w:id="1323"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5" w:author="Nick.Tolimieri" w:date="2022-09-06T13:51:00Z"/>
                <w:color w:val="000000"/>
                <w:sz w:val="20"/>
                <w:szCs w:val="20"/>
                <w:lang w:val="en-US"/>
              </w:rPr>
            </w:pPr>
            <w:ins w:id="132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2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8" w:author="Nick.Tolimieri" w:date="2022-09-06T13:51:00Z"/>
                <w:color w:val="000000"/>
                <w:sz w:val="20"/>
                <w:szCs w:val="20"/>
                <w:lang w:val="en-US"/>
              </w:rPr>
            </w:pPr>
            <w:ins w:id="1329"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1" w:author="Nick.Tolimieri" w:date="2022-09-06T13:51:00Z"/>
                <w:color w:val="000000"/>
                <w:sz w:val="20"/>
                <w:szCs w:val="20"/>
                <w:lang w:val="en-US"/>
              </w:rPr>
            </w:pPr>
            <w:ins w:id="1332"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133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4" w:author="Nick.Tolimieri" w:date="2022-09-06T13:51:00Z"/>
                <w:color w:val="000000"/>
                <w:sz w:val="20"/>
                <w:szCs w:val="20"/>
                <w:lang w:val="en-US"/>
              </w:rPr>
            </w:pPr>
            <w:ins w:id="1335"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7" w:author="Nick.Tolimieri" w:date="2022-09-06T13:51:00Z"/>
                <w:color w:val="000000"/>
                <w:sz w:val="20"/>
                <w:szCs w:val="20"/>
                <w:lang w:val="en-US"/>
              </w:rPr>
            </w:pPr>
            <w:ins w:id="133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3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0" w:author="Nick.Tolimieri" w:date="2022-09-06T13:51:00Z"/>
                <w:color w:val="000000"/>
                <w:sz w:val="20"/>
                <w:szCs w:val="20"/>
                <w:lang w:val="en-US"/>
              </w:rPr>
            </w:pPr>
            <w:ins w:id="1341"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3" w:author="Nick.Tolimieri" w:date="2022-09-06T13:51:00Z"/>
                <w:color w:val="000000"/>
                <w:sz w:val="20"/>
                <w:szCs w:val="20"/>
                <w:lang w:val="en-US"/>
              </w:rPr>
            </w:pPr>
            <w:ins w:id="1344"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6" w:author="Nick.Tolimieri" w:date="2022-09-06T13:51:00Z"/>
                <w:color w:val="000000"/>
                <w:sz w:val="20"/>
                <w:szCs w:val="20"/>
                <w:lang w:val="en-US"/>
              </w:rPr>
            </w:pPr>
            <w:ins w:id="1347"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9" w:author="Nick.Tolimieri" w:date="2022-09-06T13:51:00Z"/>
                <w:color w:val="000000"/>
                <w:sz w:val="20"/>
                <w:szCs w:val="20"/>
                <w:lang w:val="en-US"/>
              </w:rPr>
            </w:pPr>
            <w:ins w:id="1350" w:author="Nick.Tolimieri" w:date="2022-09-06T13:51:00Z">
              <w:r w:rsidRPr="00C97A89">
                <w:rPr>
                  <w:color w:val="000000"/>
                  <w:sz w:val="20"/>
                  <w:szCs w:val="20"/>
                  <w:lang w:val="en-US"/>
                </w:rPr>
                <w:t>2.72</w:t>
              </w:r>
            </w:ins>
          </w:p>
        </w:tc>
      </w:tr>
      <w:tr w:rsidR="00C97A89" w:rsidRPr="00C97A89" w:rsidTr="0048438B">
        <w:tblPrEx>
          <w:tblPrExChange w:id="1351" w:author="Nick.Tolimieri" w:date="2022-09-06T14:24:00Z">
            <w:tblPrEx>
              <w:tblW w:w="10017" w:type="dxa"/>
            </w:tblPrEx>
          </w:tblPrExChange>
        </w:tblPrEx>
        <w:trPr>
          <w:trHeight w:val="255"/>
          <w:ins w:id="1352" w:author="Nick.Tolimieri" w:date="2022-09-06T13:51:00Z"/>
          <w:trPrChange w:id="135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5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5" w:author="Nick.Tolimieri" w:date="2022-09-06T13:51:00Z"/>
                <w:color w:val="000000"/>
                <w:sz w:val="20"/>
                <w:szCs w:val="20"/>
                <w:lang w:val="en-US"/>
              </w:rPr>
            </w:pPr>
            <w:ins w:id="135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5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8" w:author="Nick.Tolimieri" w:date="2022-09-06T13:51:00Z"/>
                <w:color w:val="000000"/>
                <w:sz w:val="20"/>
                <w:szCs w:val="20"/>
                <w:lang w:val="en-US"/>
              </w:rPr>
            </w:pPr>
            <w:ins w:id="1359"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1" w:author="Nick.Tolimieri" w:date="2022-09-06T13:51:00Z"/>
                <w:color w:val="000000"/>
                <w:sz w:val="20"/>
                <w:szCs w:val="20"/>
                <w:lang w:val="en-US"/>
              </w:rPr>
            </w:pPr>
            <w:ins w:id="1362"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4" w:author="Nick.Tolimieri" w:date="2022-09-06T13:51:00Z"/>
                <w:color w:val="000000"/>
                <w:sz w:val="20"/>
                <w:szCs w:val="20"/>
                <w:lang w:val="en-US"/>
              </w:rPr>
            </w:pPr>
            <w:ins w:id="1365"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7" w:author="Nick.Tolimieri" w:date="2022-09-06T13:51:00Z"/>
                <w:color w:val="000000"/>
                <w:sz w:val="20"/>
                <w:szCs w:val="20"/>
                <w:lang w:val="en-US"/>
              </w:rPr>
            </w:pPr>
            <w:ins w:id="136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36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0" w:author="Nick.Tolimieri" w:date="2022-09-06T13:51:00Z"/>
                <w:color w:val="000000"/>
                <w:sz w:val="20"/>
                <w:szCs w:val="20"/>
                <w:lang w:val="en-US"/>
              </w:rPr>
            </w:pPr>
            <w:ins w:id="1371"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3" w:author="Nick.Tolimieri" w:date="2022-09-06T13:51:00Z"/>
                <w:color w:val="000000"/>
                <w:sz w:val="20"/>
                <w:szCs w:val="20"/>
                <w:lang w:val="en-US"/>
              </w:rPr>
            </w:pPr>
            <w:ins w:id="1374"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6" w:author="Nick.Tolimieri" w:date="2022-09-06T13:51:00Z"/>
                <w:color w:val="000000"/>
                <w:sz w:val="20"/>
                <w:szCs w:val="20"/>
                <w:lang w:val="en-US"/>
              </w:rPr>
            </w:pPr>
            <w:ins w:id="1377"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9" w:author="Nick.Tolimieri" w:date="2022-09-06T13:51:00Z"/>
                <w:color w:val="000000"/>
                <w:sz w:val="20"/>
                <w:szCs w:val="20"/>
                <w:lang w:val="en-US"/>
              </w:rPr>
            </w:pPr>
            <w:ins w:id="1380"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2" w:author="Nick.Tolimieri" w:date="2022-09-06T13:51:00Z"/>
                <w:color w:val="000000"/>
                <w:sz w:val="20"/>
                <w:szCs w:val="20"/>
                <w:lang w:val="en-US"/>
              </w:rPr>
            </w:pPr>
            <w:ins w:id="1383"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5" w:author="Nick.Tolimieri" w:date="2022-09-06T13:51:00Z"/>
                <w:color w:val="000000"/>
                <w:sz w:val="20"/>
                <w:szCs w:val="20"/>
                <w:lang w:val="en-US"/>
              </w:rPr>
            </w:pPr>
            <w:ins w:id="1386" w:author="Nick.Tolimieri" w:date="2022-09-06T13:51:00Z">
              <w:r w:rsidRPr="00C97A89">
                <w:rPr>
                  <w:color w:val="000000"/>
                  <w:sz w:val="20"/>
                  <w:szCs w:val="20"/>
                  <w:lang w:val="en-US"/>
                </w:rPr>
                <w:t>3.65</w:t>
              </w:r>
            </w:ins>
          </w:p>
        </w:tc>
      </w:tr>
      <w:tr w:rsidR="00C97A89" w:rsidRPr="00C97A89" w:rsidTr="0048438B">
        <w:tblPrEx>
          <w:tblPrExChange w:id="1387" w:author="Nick.Tolimieri" w:date="2022-09-06T14:24:00Z">
            <w:tblPrEx>
              <w:tblW w:w="10017" w:type="dxa"/>
            </w:tblPrEx>
          </w:tblPrExChange>
        </w:tblPrEx>
        <w:trPr>
          <w:trHeight w:val="255"/>
          <w:ins w:id="1388" w:author="Nick.Tolimieri" w:date="2022-09-06T13:51:00Z"/>
          <w:trPrChange w:id="138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9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1" w:author="Nick.Tolimieri" w:date="2022-09-06T13:51:00Z"/>
                <w:color w:val="000000"/>
                <w:sz w:val="20"/>
                <w:szCs w:val="20"/>
                <w:lang w:val="en-US"/>
              </w:rPr>
            </w:pPr>
            <w:ins w:id="139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4" w:author="Nick.Tolimieri" w:date="2022-09-06T13:51:00Z"/>
                <w:color w:val="000000"/>
                <w:sz w:val="20"/>
                <w:szCs w:val="20"/>
                <w:lang w:val="en-US"/>
              </w:rPr>
            </w:pPr>
            <w:ins w:id="1395"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7" w:author="Nick.Tolimieri" w:date="2022-09-06T13:51:00Z"/>
                <w:color w:val="000000"/>
                <w:sz w:val="20"/>
                <w:szCs w:val="20"/>
                <w:lang w:val="en-US"/>
              </w:rPr>
            </w:pPr>
            <w:ins w:id="1398"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39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0" w:author="Nick.Tolimieri" w:date="2022-09-06T13:51:00Z"/>
                <w:color w:val="000000"/>
                <w:sz w:val="20"/>
                <w:szCs w:val="20"/>
                <w:lang w:val="en-US"/>
              </w:rPr>
            </w:pPr>
            <w:ins w:id="1401"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3" w:author="Nick.Tolimieri" w:date="2022-09-06T13:51:00Z"/>
                <w:color w:val="000000"/>
                <w:sz w:val="20"/>
                <w:szCs w:val="20"/>
                <w:lang w:val="en-US"/>
              </w:rPr>
            </w:pPr>
            <w:ins w:id="140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40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6" w:author="Nick.Tolimieri" w:date="2022-09-06T13:51:00Z"/>
                <w:color w:val="000000"/>
                <w:sz w:val="20"/>
                <w:szCs w:val="20"/>
                <w:lang w:val="en-US"/>
              </w:rPr>
            </w:pPr>
            <w:ins w:id="1407"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0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9" w:author="Nick.Tolimieri" w:date="2022-09-06T13:51:00Z"/>
                <w:color w:val="000000"/>
                <w:sz w:val="20"/>
                <w:szCs w:val="20"/>
                <w:lang w:val="en-US"/>
              </w:rPr>
            </w:pPr>
            <w:ins w:id="1410"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2" w:author="Nick.Tolimieri" w:date="2022-09-06T13:51:00Z"/>
                <w:color w:val="000000"/>
                <w:sz w:val="20"/>
                <w:szCs w:val="20"/>
                <w:lang w:val="en-US"/>
              </w:rPr>
            </w:pPr>
            <w:ins w:id="1413"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5" w:author="Nick.Tolimieri" w:date="2022-09-06T13:51:00Z"/>
                <w:color w:val="000000"/>
                <w:sz w:val="20"/>
                <w:szCs w:val="20"/>
                <w:lang w:val="en-US"/>
              </w:rPr>
            </w:pPr>
            <w:ins w:id="1416"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8" w:author="Nick.Tolimieri" w:date="2022-09-06T13:51:00Z"/>
                <w:color w:val="000000"/>
                <w:sz w:val="20"/>
                <w:szCs w:val="20"/>
                <w:lang w:val="en-US"/>
              </w:rPr>
            </w:pPr>
            <w:ins w:id="1419"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1" w:author="Nick.Tolimieri" w:date="2022-09-06T13:51:00Z"/>
                <w:color w:val="000000"/>
                <w:sz w:val="20"/>
                <w:szCs w:val="20"/>
                <w:lang w:val="en-US"/>
              </w:rPr>
            </w:pPr>
            <w:ins w:id="1422" w:author="Nick.Tolimieri" w:date="2022-09-06T13:51:00Z">
              <w:r w:rsidRPr="00C97A89">
                <w:rPr>
                  <w:color w:val="000000"/>
                  <w:sz w:val="20"/>
                  <w:szCs w:val="20"/>
                  <w:lang w:val="en-US"/>
                </w:rPr>
                <w:t>3.93</w:t>
              </w:r>
            </w:ins>
          </w:p>
        </w:tc>
      </w:tr>
      <w:tr w:rsidR="00C97A89" w:rsidRPr="00C97A89" w:rsidTr="0048438B">
        <w:tblPrEx>
          <w:tblPrExChange w:id="1423" w:author="Nick.Tolimieri" w:date="2022-09-06T14:24:00Z">
            <w:tblPrEx>
              <w:tblW w:w="10017" w:type="dxa"/>
            </w:tblPrEx>
          </w:tblPrExChange>
        </w:tblPrEx>
        <w:trPr>
          <w:trHeight w:val="255"/>
          <w:ins w:id="1424" w:author="Nick.Tolimieri" w:date="2022-09-06T13:51:00Z"/>
          <w:trPrChange w:id="142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2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27" w:author="Nick.Tolimieri" w:date="2022-09-06T13:51:00Z"/>
                <w:color w:val="000000"/>
                <w:sz w:val="20"/>
                <w:szCs w:val="20"/>
                <w:lang w:val="en-US"/>
              </w:rPr>
            </w:pPr>
            <w:ins w:id="142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2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0" w:author="Nick.Tolimieri" w:date="2022-09-06T13:51:00Z"/>
                <w:color w:val="000000"/>
                <w:sz w:val="20"/>
                <w:szCs w:val="20"/>
                <w:lang w:val="en-US"/>
              </w:rPr>
            </w:pPr>
            <w:ins w:id="1431"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3" w:author="Nick.Tolimieri" w:date="2022-09-06T13:51:00Z"/>
                <w:color w:val="000000"/>
                <w:sz w:val="20"/>
                <w:szCs w:val="20"/>
                <w:lang w:val="en-US"/>
              </w:rPr>
            </w:pPr>
            <w:ins w:id="1434"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6" w:author="Nick.Tolimieri" w:date="2022-09-06T13:51:00Z"/>
                <w:color w:val="000000"/>
                <w:sz w:val="20"/>
                <w:szCs w:val="20"/>
                <w:lang w:val="en-US"/>
              </w:rPr>
            </w:pPr>
            <w:ins w:id="1437"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3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9" w:author="Nick.Tolimieri" w:date="2022-09-06T13:51:00Z"/>
                <w:color w:val="000000"/>
                <w:sz w:val="20"/>
                <w:szCs w:val="20"/>
                <w:lang w:val="en-US"/>
              </w:rPr>
            </w:pPr>
            <w:ins w:id="1440"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44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2" w:author="Nick.Tolimieri" w:date="2022-09-06T13:51:00Z"/>
                <w:color w:val="000000"/>
                <w:sz w:val="20"/>
                <w:szCs w:val="20"/>
                <w:lang w:val="en-US"/>
              </w:rPr>
            </w:pPr>
            <w:ins w:id="1443"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5" w:author="Nick.Tolimieri" w:date="2022-09-06T13:51:00Z"/>
                <w:color w:val="000000"/>
                <w:sz w:val="20"/>
                <w:szCs w:val="20"/>
                <w:lang w:val="en-US"/>
              </w:rPr>
            </w:pPr>
            <w:ins w:id="144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4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8" w:author="Nick.Tolimieri" w:date="2022-09-06T13:51:00Z"/>
                <w:color w:val="000000"/>
                <w:sz w:val="20"/>
                <w:szCs w:val="20"/>
                <w:lang w:val="en-US"/>
              </w:rPr>
            </w:pPr>
            <w:ins w:id="1449"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1" w:author="Nick.Tolimieri" w:date="2022-09-06T13:51:00Z"/>
                <w:color w:val="000000"/>
                <w:sz w:val="20"/>
                <w:szCs w:val="20"/>
                <w:lang w:val="en-US"/>
              </w:rPr>
            </w:pPr>
            <w:ins w:id="1452"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4" w:author="Nick.Tolimieri" w:date="2022-09-06T13:51:00Z"/>
                <w:color w:val="000000"/>
                <w:sz w:val="20"/>
                <w:szCs w:val="20"/>
                <w:lang w:val="en-US"/>
              </w:rPr>
            </w:pPr>
            <w:ins w:id="1455"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7" w:author="Nick.Tolimieri" w:date="2022-09-06T13:51:00Z"/>
                <w:color w:val="000000"/>
                <w:sz w:val="20"/>
                <w:szCs w:val="20"/>
                <w:lang w:val="en-US"/>
              </w:rPr>
            </w:pPr>
            <w:ins w:id="1458" w:author="Nick.Tolimieri" w:date="2022-09-06T13:51:00Z">
              <w:r w:rsidRPr="00C97A89">
                <w:rPr>
                  <w:color w:val="000000"/>
                  <w:sz w:val="20"/>
                  <w:szCs w:val="20"/>
                  <w:lang w:val="en-US"/>
                </w:rPr>
                <w:t>4.84</w:t>
              </w:r>
            </w:ins>
          </w:p>
        </w:tc>
      </w:tr>
      <w:tr w:rsidR="00C97A89" w:rsidRPr="00C97A89" w:rsidTr="0048438B">
        <w:tblPrEx>
          <w:tblPrExChange w:id="1459" w:author="Nick.Tolimieri" w:date="2022-09-06T14:24:00Z">
            <w:tblPrEx>
              <w:tblW w:w="10017" w:type="dxa"/>
            </w:tblPrEx>
          </w:tblPrExChange>
        </w:tblPrEx>
        <w:trPr>
          <w:trHeight w:val="255"/>
          <w:ins w:id="1460" w:author="Nick.Tolimieri" w:date="2022-09-06T13:51:00Z"/>
          <w:trPrChange w:id="146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6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3" w:author="Nick.Tolimieri" w:date="2022-09-06T13:51:00Z"/>
                <w:color w:val="000000"/>
                <w:sz w:val="20"/>
                <w:szCs w:val="20"/>
                <w:lang w:val="en-US"/>
              </w:rPr>
            </w:pPr>
            <w:ins w:id="146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6" w:author="Nick.Tolimieri" w:date="2022-09-06T13:51:00Z"/>
                <w:color w:val="000000"/>
                <w:sz w:val="20"/>
                <w:szCs w:val="20"/>
                <w:lang w:val="en-US"/>
              </w:rPr>
            </w:pPr>
            <w:ins w:id="1467"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6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9" w:author="Nick.Tolimieri" w:date="2022-09-06T13:51:00Z"/>
                <w:color w:val="000000"/>
                <w:sz w:val="20"/>
                <w:szCs w:val="20"/>
                <w:lang w:val="en-US"/>
              </w:rPr>
            </w:pPr>
            <w:ins w:id="14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2" w:author="Nick.Tolimieri" w:date="2022-09-06T13:51:00Z"/>
                <w:color w:val="000000"/>
                <w:sz w:val="20"/>
                <w:szCs w:val="20"/>
                <w:lang w:val="en-US"/>
              </w:rPr>
            </w:pPr>
            <w:ins w:id="1473"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5" w:author="Nick.Tolimieri" w:date="2022-09-06T13:51:00Z"/>
                <w:color w:val="000000"/>
                <w:sz w:val="20"/>
                <w:szCs w:val="20"/>
                <w:lang w:val="en-US"/>
              </w:rPr>
            </w:pPr>
            <w:ins w:id="147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47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8" w:author="Nick.Tolimieri" w:date="2022-09-06T13:51:00Z"/>
                <w:color w:val="000000"/>
                <w:sz w:val="20"/>
                <w:szCs w:val="20"/>
                <w:lang w:val="en-US"/>
              </w:rPr>
            </w:pPr>
            <w:ins w:id="1479"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1" w:author="Nick.Tolimieri" w:date="2022-09-06T13:51:00Z"/>
                <w:color w:val="000000"/>
                <w:sz w:val="20"/>
                <w:szCs w:val="20"/>
                <w:lang w:val="en-US"/>
              </w:rPr>
            </w:pPr>
            <w:ins w:id="1482"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4" w:author="Nick.Tolimieri" w:date="2022-09-06T13:51:00Z"/>
                <w:color w:val="000000"/>
                <w:sz w:val="20"/>
                <w:szCs w:val="20"/>
                <w:lang w:val="en-US"/>
              </w:rPr>
            </w:pPr>
            <w:ins w:id="1485"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7" w:author="Nick.Tolimieri" w:date="2022-09-06T13:51:00Z"/>
                <w:color w:val="000000"/>
                <w:sz w:val="20"/>
                <w:szCs w:val="20"/>
                <w:lang w:val="en-US"/>
              </w:rPr>
            </w:pPr>
            <w:ins w:id="1488"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0" w:author="Nick.Tolimieri" w:date="2022-09-06T13:51:00Z"/>
                <w:color w:val="000000"/>
                <w:sz w:val="20"/>
                <w:szCs w:val="20"/>
                <w:lang w:val="en-US"/>
              </w:rPr>
            </w:pPr>
            <w:ins w:id="1491"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3" w:author="Nick.Tolimieri" w:date="2022-09-06T13:51:00Z"/>
                <w:color w:val="000000"/>
                <w:sz w:val="20"/>
                <w:szCs w:val="20"/>
                <w:lang w:val="en-US"/>
              </w:rPr>
            </w:pPr>
            <w:ins w:id="1494" w:author="Nick.Tolimieri" w:date="2022-09-06T13:51:00Z">
              <w:r w:rsidRPr="00C97A89">
                <w:rPr>
                  <w:color w:val="000000"/>
                  <w:sz w:val="20"/>
                  <w:szCs w:val="20"/>
                  <w:lang w:val="en-US"/>
                </w:rPr>
                <w:t>1.75</w:t>
              </w:r>
            </w:ins>
          </w:p>
        </w:tc>
      </w:tr>
      <w:tr w:rsidR="00C97A89" w:rsidRPr="00C97A89" w:rsidTr="0048438B">
        <w:tblPrEx>
          <w:tblPrExChange w:id="1495" w:author="Nick.Tolimieri" w:date="2022-09-06T14:24:00Z">
            <w:tblPrEx>
              <w:tblW w:w="10017" w:type="dxa"/>
            </w:tblPrEx>
          </w:tblPrExChange>
        </w:tblPrEx>
        <w:trPr>
          <w:trHeight w:val="255"/>
          <w:ins w:id="1496" w:author="Nick.Tolimieri" w:date="2022-09-06T13:51:00Z"/>
          <w:trPrChange w:id="149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9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99" w:author="Nick.Tolimieri" w:date="2022-09-06T13:51:00Z"/>
                <w:color w:val="000000"/>
                <w:sz w:val="20"/>
                <w:szCs w:val="20"/>
                <w:lang w:val="en-US"/>
              </w:rPr>
            </w:pPr>
            <w:ins w:id="150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2" w:author="Nick.Tolimieri" w:date="2022-09-06T13:51:00Z"/>
                <w:color w:val="000000"/>
                <w:sz w:val="20"/>
                <w:szCs w:val="20"/>
                <w:lang w:val="en-US"/>
              </w:rPr>
            </w:pPr>
            <w:ins w:id="1503"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5" w:author="Nick.Tolimieri" w:date="2022-09-06T13:51:00Z"/>
                <w:color w:val="000000"/>
                <w:sz w:val="20"/>
                <w:szCs w:val="20"/>
                <w:lang w:val="en-US"/>
              </w:rPr>
            </w:pPr>
            <w:ins w:id="1506"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0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8" w:author="Nick.Tolimieri" w:date="2022-09-06T13:51:00Z"/>
                <w:color w:val="000000"/>
                <w:sz w:val="20"/>
                <w:szCs w:val="20"/>
                <w:lang w:val="en-US"/>
              </w:rPr>
            </w:pPr>
            <w:ins w:id="1509"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1" w:author="Nick.Tolimieri" w:date="2022-09-06T13:51:00Z"/>
                <w:color w:val="000000"/>
                <w:sz w:val="20"/>
                <w:szCs w:val="20"/>
                <w:lang w:val="en-US"/>
              </w:rPr>
            </w:pPr>
            <w:ins w:id="1512"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51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4" w:author="Nick.Tolimieri" w:date="2022-09-06T13:51:00Z"/>
                <w:color w:val="000000"/>
                <w:sz w:val="20"/>
                <w:szCs w:val="20"/>
                <w:lang w:val="en-US"/>
              </w:rPr>
            </w:pPr>
            <w:ins w:id="1515"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7" w:author="Nick.Tolimieri" w:date="2022-09-06T13:51:00Z"/>
                <w:color w:val="000000"/>
                <w:sz w:val="20"/>
                <w:szCs w:val="20"/>
                <w:lang w:val="en-US"/>
              </w:rPr>
            </w:pPr>
            <w:ins w:id="15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1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0" w:author="Nick.Tolimieri" w:date="2022-09-06T13:51:00Z"/>
                <w:color w:val="000000"/>
                <w:sz w:val="20"/>
                <w:szCs w:val="20"/>
                <w:lang w:val="en-US"/>
              </w:rPr>
            </w:pPr>
            <w:ins w:id="1521"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3" w:author="Nick.Tolimieri" w:date="2022-09-06T13:51:00Z"/>
                <w:color w:val="000000"/>
                <w:sz w:val="20"/>
                <w:szCs w:val="20"/>
                <w:lang w:val="en-US"/>
              </w:rPr>
            </w:pPr>
            <w:ins w:id="1524"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6" w:author="Nick.Tolimieri" w:date="2022-09-06T13:51:00Z"/>
                <w:color w:val="000000"/>
                <w:sz w:val="20"/>
                <w:szCs w:val="20"/>
                <w:lang w:val="en-US"/>
              </w:rPr>
            </w:pPr>
            <w:ins w:id="1527"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9" w:author="Nick.Tolimieri" w:date="2022-09-06T13:51:00Z"/>
                <w:color w:val="000000"/>
                <w:sz w:val="20"/>
                <w:szCs w:val="20"/>
                <w:lang w:val="en-US"/>
              </w:rPr>
            </w:pPr>
            <w:ins w:id="1530" w:author="Nick.Tolimieri" w:date="2022-09-06T13:51:00Z">
              <w:r w:rsidRPr="00C97A89">
                <w:rPr>
                  <w:color w:val="000000"/>
                  <w:sz w:val="20"/>
                  <w:szCs w:val="20"/>
                  <w:lang w:val="en-US"/>
                </w:rPr>
                <w:t>4.15</w:t>
              </w:r>
            </w:ins>
          </w:p>
        </w:tc>
      </w:tr>
      <w:tr w:rsidR="00C97A89" w:rsidRPr="00C97A89" w:rsidTr="0048438B">
        <w:tblPrEx>
          <w:tblPrExChange w:id="1531" w:author="Nick.Tolimieri" w:date="2022-09-06T14:24:00Z">
            <w:tblPrEx>
              <w:tblW w:w="10017" w:type="dxa"/>
            </w:tblPrEx>
          </w:tblPrExChange>
        </w:tblPrEx>
        <w:trPr>
          <w:trHeight w:val="255"/>
          <w:ins w:id="1532" w:author="Nick.Tolimieri" w:date="2022-09-06T13:51:00Z"/>
          <w:trPrChange w:id="153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53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5" w:author="Nick.Tolimieri" w:date="2022-09-06T13:51:00Z"/>
                <w:color w:val="000000"/>
                <w:sz w:val="20"/>
                <w:szCs w:val="20"/>
                <w:lang w:val="en-US"/>
              </w:rPr>
            </w:pPr>
            <w:ins w:id="153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3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8" w:author="Nick.Tolimieri" w:date="2022-09-06T13:51:00Z"/>
                <w:color w:val="000000"/>
                <w:sz w:val="20"/>
                <w:szCs w:val="20"/>
                <w:lang w:val="en-US"/>
              </w:rPr>
            </w:pPr>
            <w:ins w:id="1539"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1" w:author="Nick.Tolimieri" w:date="2022-09-06T13:51:00Z"/>
                <w:color w:val="000000"/>
                <w:sz w:val="20"/>
                <w:szCs w:val="20"/>
                <w:lang w:val="en-US"/>
              </w:rPr>
            </w:pPr>
            <w:ins w:id="1542"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4" w:author="Nick.Tolimieri" w:date="2022-09-06T13:51:00Z"/>
                <w:color w:val="000000"/>
                <w:sz w:val="20"/>
                <w:szCs w:val="20"/>
                <w:lang w:val="en-US"/>
              </w:rPr>
            </w:pPr>
            <w:ins w:id="1545"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7" w:author="Nick.Tolimieri" w:date="2022-09-06T13:51:00Z"/>
                <w:color w:val="000000"/>
                <w:sz w:val="20"/>
                <w:szCs w:val="20"/>
                <w:lang w:val="en-US"/>
              </w:rPr>
            </w:pPr>
            <w:ins w:id="1548"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54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0" w:author="Nick.Tolimieri" w:date="2022-09-06T13:51:00Z"/>
                <w:color w:val="000000"/>
                <w:sz w:val="20"/>
                <w:szCs w:val="20"/>
                <w:lang w:val="en-US"/>
              </w:rPr>
            </w:pPr>
            <w:ins w:id="1551"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3" w:author="Nick.Tolimieri" w:date="2022-09-06T13:51:00Z"/>
                <w:color w:val="000000"/>
                <w:sz w:val="20"/>
                <w:szCs w:val="20"/>
                <w:lang w:val="en-US"/>
              </w:rPr>
            </w:pPr>
            <w:ins w:id="155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6" w:author="Nick.Tolimieri" w:date="2022-09-06T13:51:00Z"/>
                <w:color w:val="000000"/>
                <w:sz w:val="20"/>
                <w:szCs w:val="20"/>
                <w:lang w:val="en-US"/>
              </w:rPr>
            </w:pPr>
            <w:ins w:id="1557"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9" w:author="Nick.Tolimieri" w:date="2022-09-06T13:51:00Z"/>
                <w:color w:val="000000"/>
                <w:sz w:val="20"/>
                <w:szCs w:val="20"/>
                <w:lang w:val="en-US"/>
              </w:rPr>
            </w:pPr>
            <w:ins w:id="1560"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2" w:author="Nick.Tolimieri" w:date="2022-09-06T13:51:00Z"/>
                <w:color w:val="000000"/>
                <w:sz w:val="20"/>
                <w:szCs w:val="20"/>
                <w:lang w:val="en-US"/>
              </w:rPr>
            </w:pPr>
            <w:ins w:id="1563"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5" w:author="Nick.Tolimieri" w:date="2022-09-06T13:51:00Z"/>
                <w:color w:val="000000"/>
                <w:sz w:val="20"/>
                <w:szCs w:val="20"/>
                <w:lang w:val="en-US"/>
              </w:rPr>
            </w:pPr>
            <w:ins w:id="1566" w:author="Nick.Tolimieri" w:date="2022-09-06T13:51:00Z">
              <w:r w:rsidRPr="00C97A89">
                <w:rPr>
                  <w:color w:val="000000"/>
                  <w:sz w:val="20"/>
                  <w:szCs w:val="20"/>
                  <w:lang w:val="en-US"/>
                </w:rPr>
                <w:t>3.42</w:t>
              </w:r>
            </w:ins>
          </w:p>
        </w:tc>
      </w:tr>
      <w:tr w:rsidR="00C97A89" w:rsidRPr="00C97A89" w:rsidTr="0048438B">
        <w:tblPrEx>
          <w:tblPrExChange w:id="1567" w:author="Nick.Tolimieri" w:date="2022-09-06T14:24:00Z">
            <w:tblPrEx>
              <w:tblW w:w="10017" w:type="dxa"/>
            </w:tblPrEx>
          </w:tblPrExChange>
        </w:tblPrEx>
        <w:trPr>
          <w:trHeight w:val="255"/>
          <w:ins w:id="1568" w:author="Nick.Tolimieri" w:date="2022-09-06T13:51:00Z"/>
          <w:trPrChange w:id="156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57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1" w:author="Nick.Tolimieri" w:date="2022-09-06T13:51:00Z"/>
                <w:color w:val="000000"/>
                <w:sz w:val="20"/>
                <w:szCs w:val="20"/>
                <w:lang w:val="en-US"/>
              </w:rPr>
            </w:pPr>
            <w:ins w:id="157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4" w:author="Nick.Tolimieri" w:date="2022-09-06T13:51:00Z"/>
                <w:color w:val="000000"/>
                <w:sz w:val="20"/>
                <w:szCs w:val="20"/>
                <w:lang w:val="en-US"/>
              </w:rPr>
            </w:pPr>
            <w:ins w:id="1575"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7" w:author="Nick.Tolimieri" w:date="2022-09-06T13:51:00Z"/>
                <w:color w:val="000000"/>
                <w:sz w:val="20"/>
                <w:szCs w:val="20"/>
                <w:lang w:val="en-US"/>
              </w:rPr>
            </w:pPr>
            <w:ins w:id="1578"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7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0" w:author="Nick.Tolimieri" w:date="2022-09-06T13:51:00Z"/>
                <w:color w:val="000000"/>
                <w:sz w:val="20"/>
                <w:szCs w:val="20"/>
                <w:lang w:val="en-US"/>
              </w:rPr>
            </w:pPr>
            <w:ins w:id="158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3" w:author="Nick.Tolimieri" w:date="2022-09-06T13:51:00Z"/>
                <w:color w:val="000000"/>
                <w:sz w:val="20"/>
                <w:szCs w:val="20"/>
                <w:lang w:val="en-US"/>
              </w:rPr>
            </w:pPr>
            <w:ins w:id="158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58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6" w:author="Nick.Tolimieri" w:date="2022-09-06T13:51:00Z"/>
                <w:color w:val="000000"/>
                <w:sz w:val="20"/>
                <w:szCs w:val="20"/>
                <w:lang w:val="en-US"/>
              </w:rPr>
            </w:pPr>
            <w:ins w:id="158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8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89" w:author="Nick.Tolimieri" w:date="2022-09-06T13:51:00Z"/>
                <w:color w:val="000000"/>
                <w:sz w:val="20"/>
                <w:szCs w:val="20"/>
                <w:lang w:val="en-US"/>
              </w:rPr>
            </w:pPr>
            <w:ins w:id="159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2" w:author="Nick.Tolimieri" w:date="2022-09-06T13:51:00Z"/>
                <w:color w:val="000000"/>
                <w:sz w:val="20"/>
                <w:szCs w:val="20"/>
                <w:lang w:val="en-US"/>
              </w:rPr>
            </w:pPr>
            <w:ins w:id="15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5" w:author="Nick.Tolimieri" w:date="2022-09-06T13:51:00Z"/>
                <w:color w:val="000000"/>
                <w:sz w:val="20"/>
                <w:szCs w:val="20"/>
                <w:lang w:val="en-US"/>
              </w:rPr>
            </w:pPr>
            <w:ins w:id="15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8" w:author="Nick.Tolimieri" w:date="2022-09-06T13:51:00Z"/>
                <w:color w:val="000000"/>
                <w:sz w:val="20"/>
                <w:szCs w:val="20"/>
                <w:lang w:val="en-US"/>
              </w:rPr>
            </w:pPr>
            <w:ins w:id="159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1" w:author="Nick.Tolimieri" w:date="2022-09-06T13:51:00Z"/>
                <w:color w:val="000000"/>
                <w:sz w:val="20"/>
                <w:szCs w:val="20"/>
                <w:lang w:val="en-US"/>
              </w:rPr>
            </w:pPr>
            <w:ins w:id="1602" w:author="Nick.Tolimieri" w:date="2022-09-06T13:51:00Z">
              <w:r w:rsidRPr="00C97A89">
                <w:rPr>
                  <w:color w:val="000000"/>
                  <w:sz w:val="20"/>
                  <w:szCs w:val="20"/>
                  <w:lang w:val="en-US"/>
                </w:rPr>
                <w:t>-</w:t>
              </w:r>
            </w:ins>
          </w:p>
        </w:tc>
      </w:tr>
      <w:tr w:rsidR="00C97A89" w:rsidRPr="00C97A89" w:rsidTr="0048438B">
        <w:tblPrEx>
          <w:tblPrExChange w:id="1603" w:author="Nick.Tolimieri" w:date="2022-09-06T14:24:00Z">
            <w:tblPrEx>
              <w:tblW w:w="10017" w:type="dxa"/>
            </w:tblPrEx>
          </w:tblPrExChange>
        </w:tblPrEx>
        <w:trPr>
          <w:trHeight w:val="255"/>
          <w:ins w:id="1604" w:author="Nick.Tolimieri" w:date="2022-09-06T13:51:00Z"/>
          <w:trPrChange w:id="160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0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7" w:author="Nick.Tolimieri" w:date="2022-09-06T13:51:00Z"/>
                <w:color w:val="000000"/>
                <w:sz w:val="20"/>
                <w:szCs w:val="20"/>
                <w:lang w:val="en-US"/>
              </w:rPr>
            </w:pPr>
            <w:ins w:id="160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0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0" w:author="Nick.Tolimieri" w:date="2022-09-06T13:51:00Z"/>
                <w:color w:val="000000"/>
                <w:sz w:val="20"/>
                <w:szCs w:val="20"/>
                <w:lang w:val="en-US"/>
              </w:rPr>
            </w:pPr>
            <w:ins w:id="1611"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3" w:author="Nick.Tolimieri" w:date="2022-09-06T13:51:00Z"/>
                <w:color w:val="000000"/>
                <w:sz w:val="20"/>
                <w:szCs w:val="20"/>
                <w:lang w:val="en-US"/>
              </w:rPr>
            </w:pPr>
            <w:ins w:id="16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6" w:author="Nick.Tolimieri" w:date="2022-09-06T13:51:00Z"/>
                <w:color w:val="000000"/>
                <w:sz w:val="20"/>
                <w:szCs w:val="20"/>
                <w:lang w:val="en-US"/>
              </w:rPr>
            </w:pPr>
            <w:ins w:id="161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1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9" w:author="Nick.Tolimieri" w:date="2022-09-06T13:51:00Z"/>
                <w:color w:val="000000"/>
                <w:sz w:val="20"/>
                <w:szCs w:val="20"/>
                <w:lang w:val="en-US"/>
              </w:rPr>
            </w:pPr>
            <w:ins w:id="162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62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2" w:author="Nick.Tolimieri" w:date="2022-09-06T13:51:00Z"/>
                <w:color w:val="000000"/>
                <w:sz w:val="20"/>
                <w:szCs w:val="20"/>
                <w:lang w:val="en-US"/>
              </w:rPr>
            </w:pPr>
            <w:ins w:id="162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5" w:author="Nick.Tolimieri" w:date="2022-09-06T13:51:00Z"/>
                <w:color w:val="000000"/>
                <w:sz w:val="20"/>
                <w:szCs w:val="20"/>
                <w:lang w:val="en-US"/>
              </w:rPr>
            </w:pPr>
            <w:ins w:id="162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2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8" w:author="Nick.Tolimieri" w:date="2022-09-06T13:51:00Z"/>
                <w:color w:val="000000"/>
                <w:sz w:val="20"/>
                <w:szCs w:val="20"/>
                <w:lang w:val="en-US"/>
              </w:rPr>
            </w:pPr>
            <w:ins w:id="16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1" w:author="Nick.Tolimieri" w:date="2022-09-06T13:51:00Z"/>
                <w:color w:val="000000"/>
                <w:sz w:val="20"/>
                <w:szCs w:val="20"/>
                <w:lang w:val="en-US"/>
              </w:rPr>
            </w:pPr>
            <w:ins w:id="16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4" w:author="Nick.Tolimieri" w:date="2022-09-06T13:51:00Z"/>
                <w:color w:val="000000"/>
                <w:sz w:val="20"/>
                <w:szCs w:val="20"/>
                <w:lang w:val="en-US"/>
              </w:rPr>
            </w:pPr>
            <w:ins w:id="16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7" w:author="Nick.Tolimieri" w:date="2022-09-06T13:51:00Z"/>
                <w:color w:val="000000"/>
                <w:sz w:val="20"/>
                <w:szCs w:val="20"/>
                <w:lang w:val="en-US"/>
              </w:rPr>
            </w:pPr>
            <w:ins w:id="1638" w:author="Nick.Tolimieri" w:date="2022-09-06T13:51:00Z">
              <w:r w:rsidRPr="00C97A89">
                <w:rPr>
                  <w:color w:val="000000"/>
                  <w:sz w:val="20"/>
                  <w:szCs w:val="20"/>
                  <w:lang w:val="en-US"/>
                </w:rPr>
                <w:t>-</w:t>
              </w:r>
            </w:ins>
          </w:p>
        </w:tc>
      </w:tr>
      <w:tr w:rsidR="00C97A89" w:rsidRPr="00C97A89" w:rsidTr="0048438B">
        <w:tblPrEx>
          <w:tblPrExChange w:id="1639" w:author="Nick.Tolimieri" w:date="2022-09-06T14:24:00Z">
            <w:tblPrEx>
              <w:tblW w:w="10017" w:type="dxa"/>
            </w:tblPrEx>
          </w:tblPrExChange>
        </w:tblPrEx>
        <w:trPr>
          <w:trHeight w:val="255"/>
          <w:ins w:id="1640" w:author="Nick.Tolimieri" w:date="2022-09-06T13:51:00Z"/>
          <w:trPrChange w:id="164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4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3" w:author="Nick.Tolimieri" w:date="2022-09-06T13:51:00Z"/>
                <w:color w:val="000000"/>
                <w:sz w:val="20"/>
                <w:szCs w:val="20"/>
                <w:lang w:val="en-US"/>
              </w:rPr>
            </w:pPr>
            <w:ins w:id="164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6" w:author="Nick.Tolimieri" w:date="2022-09-06T13:51:00Z"/>
                <w:color w:val="000000"/>
                <w:sz w:val="20"/>
                <w:szCs w:val="20"/>
                <w:lang w:val="en-US"/>
              </w:rPr>
            </w:pPr>
            <w:ins w:id="1647"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4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9" w:author="Nick.Tolimieri" w:date="2022-09-06T13:51:00Z"/>
                <w:color w:val="000000"/>
                <w:sz w:val="20"/>
                <w:szCs w:val="20"/>
                <w:lang w:val="en-US"/>
              </w:rPr>
            </w:pPr>
            <w:ins w:id="165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2" w:author="Nick.Tolimieri" w:date="2022-09-06T13:51:00Z"/>
                <w:color w:val="000000"/>
                <w:sz w:val="20"/>
                <w:szCs w:val="20"/>
                <w:lang w:val="en-US"/>
              </w:rPr>
            </w:pPr>
            <w:ins w:id="16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5" w:author="Nick.Tolimieri" w:date="2022-09-06T13:51:00Z"/>
                <w:color w:val="000000"/>
                <w:sz w:val="20"/>
                <w:szCs w:val="20"/>
                <w:lang w:val="en-US"/>
              </w:rPr>
            </w:pPr>
            <w:ins w:id="165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65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8" w:author="Nick.Tolimieri" w:date="2022-09-06T13:51:00Z"/>
                <w:color w:val="000000"/>
                <w:sz w:val="20"/>
                <w:szCs w:val="20"/>
                <w:lang w:val="en-US"/>
              </w:rPr>
            </w:pPr>
            <w:ins w:id="16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1" w:author="Nick.Tolimieri" w:date="2022-09-06T13:51:00Z"/>
                <w:color w:val="000000"/>
                <w:sz w:val="20"/>
                <w:szCs w:val="20"/>
                <w:lang w:val="en-US"/>
              </w:rPr>
            </w:pPr>
            <w:ins w:id="16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4" w:author="Nick.Tolimieri" w:date="2022-09-06T13:51:00Z"/>
                <w:color w:val="000000"/>
                <w:sz w:val="20"/>
                <w:szCs w:val="20"/>
                <w:lang w:val="en-US"/>
              </w:rPr>
            </w:pPr>
            <w:ins w:id="16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7" w:author="Nick.Tolimieri" w:date="2022-09-06T13:51:00Z"/>
                <w:color w:val="000000"/>
                <w:sz w:val="20"/>
                <w:szCs w:val="20"/>
                <w:lang w:val="en-US"/>
              </w:rPr>
            </w:pPr>
            <w:ins w:id="16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0" w:author="Nick.Tolimieri" w:date="2022-09-06T13:51:00Z"/>
                <w:color w:val="000000"/>
                <w:sz w:val="20"/>
                <w:szCs w:val="20"/>
                <w:lang w:val="en-US"/>
              </w:rPr>
            </w:pPr>
            <w:ins w:id="16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3" w:author="Nick.Tolimieri" w:date="2022-09-06T13:51:00Z"/>
                <w:color w:val="000000"/>
                <w:sz w:val="20"/>
                <w:szCs w:val="20"/>
                <w:lang w:val="en-US"/>
              </w:rPr>
            </w:pPr>
            <w:ins w:id="1674" w:author="Nick.Tolimieri" w:date="2022-09-06T13:51:00Z">
              <w:r w:rsidRPr="00C97A89">
                <w:rPr>
                  <w:color w:val="000000"/>
                  <w:sz w:val="20"/>
                  <w:szCs w:val="20"/>
                  <w:lang w:val="en-US"/>
                </w:rPr>
                <w:t>-</w:t>
              </w:r>
            </w:ins>
          </w:p>
        </w:tc>
      </w:tr>
      <w:tr w:rsidR="00C97A89" w:rsidRPr="00C97A89" w:rsidTr="0048438B">
        <w:tblPrEx>
          <w:tblPrExChange w:id="1675" w:author="Nick.Tolimieri" w:date="2022-09-06T14:24:00Z">
            <w:tblPrEx>
              <w:tblW w:w="10017" w:type="dxa"/>
            </w:tblPrEx>
          </w:tblPrExChange>
        </w:tblPrEx>
        <w:trPr>
          <w:trHeight w:val="255"/>
          <w:ins w:id="1676" w:author="Nick.Tolimieri" w:date="2022-09-06T13:51:00Z"/>
          <w:trPrChange w:id="167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7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9" w:author="Nick.Tolimieri" w:date="2022-09-06T13:51:00Z"/>
                <w:color w:val="000000"/>
                <w:sz w:val="20"/>
                <w:szCs w:val="20"/>
                <w:lang w:val="en-US"/>
              </w:rPr>
            </w:pPr>
            <w:ins w:id="168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2" w:author="Nick.Tolimieri" w:date="2022-09-06T13:51:00Z"/>
                <w:color w:val="000000"/>
                <w:sz w:val="20"/>
                <w:szCs w:val="20"/>
                <w:lang w:val="en-US"/>
              </w:rPr>
            </w:pPr>
            <w:ins w:id="1683"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5" w:author="Nick.Tolimieri" w:date="2022-09-06T13:51:00Z"/>
                <w:color w:val="000000"/>
                <w:sz w:val="20"/>
                <w:szCs w:val="20"/>
                <w:lang w:val="en-US"/>
              </w:rPr>
            </w:pPr>
            <w:ins w:id="168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8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8" w:author="Nick.Tolimieri" w:date="2022-09-06T13:51:00Z"/>
                <w:color w:val="000000"/>
                <w:sz w:val="20"/>
                <w:szCs w:val="20"/>
                <w:lang w:val="en-US"/>
              </w:rPr>
            </w:pPr>
            <w:ins w:id="1689"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1" w:author="Nick.Tolimieri" w:date="2022-09-06T13:51:00Z"/>
                <w:color w:val="000000"/>
                <w:sz w:val="20"/>
                <w:szCs w:val="20"/>
                <w:lang w:val="en-US"/>
              </w:rPr>
            </w:pPr>
            <w:ins w:id="169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69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4" w:author="Nick.Tolimieri" w:date="2022-09-06T13:51:00Z"/>
                <w:color w:val="000000"/>
                <w:sz w:val="20"/>
                <w:szCs w:val="20"/>
                <w:lang w:val="en-US"/>
              </w:rPr>
            </w:pPr>
            <w:ins w:id="1695"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7" w:author="Nick.Tolimieri" w:date="2022-09-06T13:51:00Z"/>
                <w:color w:val="000000"/>
                <w:sz w:val="20"/>
                <w:szCs w:val="20"/>
                <w:lang w:val="en-US"/>
              </w:rPr>
            </w:pPr>
            <w:ins w:id="1698"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69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0" w:author="Nick.Tolimieri" w:date="2022-09-06T13:51:00Z"/>
                <w:color w:val="000000"/>
                <w:sz w:val="20"/>
                <w:szCs w:val="20"/>
                <w:lang w:val="en-US"/>
              </w:rPr>
            </w:pPr>
            <w:ins w:id="1701"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3" w:author="Nick.Tolimieri" w:date="2022-09-06T13:51:00Z"/>
                <w:color w:val="000000"/>
                <w:sz w:val="20"/>
                <w:szCs w:val="20"/>
                <w:lang w:val="en-US"/>
              </w:rPr>
            </w:pPr>
            <w:ins w:id="1704"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6" w:author="Nick.Tolimieri" w:date="2022-09-06T13:51:00Z"/>
                <w:color w:val="000000"/>
                <w:sz w:val="20"/>
                <w:szCs w:val="20"/>
                <w:lang w:val="en-US"/>
              </w:rPr>
            </w:pPr>
            <w:ins w:id="1707"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9" w:author="Nick.Tolimieri" w:date="2022-09-06T13:51:00Z"/>
                <w:color w:val="000000"/>
                <w:sz w:val="20"/>
                <w:szCs w:val="20"/>
                <w:lang w:val="en-US"/>
              </w:rPr>
            </w:pPr>
            <w:ins w:id="1710" w:author="Nick.Tolimieri" w:date="2022-09-06T13:51:00Z">
              <w:r w:rsidRPr="00C97A89">
                <w:rPr>
                  <w:color w:val="000000"/>
                  <w:sz w:val="20"/>
                  <w:szCs w:val="20"/>
                  <w:lang w:val="en-US"/>
                </w:rPr>
                <w:t>1.93</w:t>
              </w:r>
            </w:ins>
          </w:p>
        </w:tc>
      </w:tr>
      <w:tr w:rsidR="00C97A89" w:rsidRPr="00C97A89" w:rsidTr="0048438B">
        <w:tblPrEx>
          <w:tblPrExChange w:id="1711" w:author="Nick.Tolimieri" w:date="2022-09-06T14:24:00Z">
            <w:tblPrEx>
              <w:tblW w:w="10017" w:type="dxa"/>
            </w:tblPrEx>
          </w:tblPrExChange>
        </w:tblPrEx>
        <w:trPr>
          <w:trHeight w:val="255"/>
          <w:ins w:id="1712" w:author="Nick.Tolimieri" w:date="2022-09-06T13:51:00Z"/>
          <w:trPrChange w:id="171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1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5" w:author="Nick.Tolimieri" w:date="2022-09-06T13:51:00Z"/>
                <w:color w:val="000000"/>
                <w:sz w:val="20"/>
                <w:szCs w:val="20"/>
                <w:lang w:val="en-US"/>
              </w:rPr>
            </w:pPr>
            <w:ins w:id="171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1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8" w:author="Nick.Tolimieri" w:date="2022-09-06T13:51:00Z"/>
                <w:color w:val="000000"/>
                <w:sz w:val="20"/>
                <w:szCs w:val="20"/>
                <w:lang w:val="en-US"/>
              </w:rPr>
            </w:pPr>
            <w:ins w:id="1719"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1" w:author="Nick.Tolimieri" w:date="2022-09-06T13:51:00Z"/>
                <w:color w:val="000000"/>
                <w:sz w:val="20"/>
                <w:szCs w:val="20"/>
                <w:lang w:val="en-US"/>
              </w:rPr>
            </w:pPr>
            <w:ins w:id="172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4" w:author="Nick.Tolimieri" w:date="2022-09-06T13:51:00Z"/>
                <w:color w:val="000000"/>
                <w:sz w:val="20"/>
                <w:szCs w:val="20"/>
                <w:lang w:val="en-US"/>
              </w:rPr>
            </w:pPr>
            <w:ins w:id="1725"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7" w:author="Nick.Tolimieri" w:date="2022-09-06T13:51:00Z"/>
                <w:color w:val="000000"/>
                <w:sz w:val="20"/>
                <w:szCs w:val="20"/>
                <w:lang w:val="en-US"/>
              </w:rPr>
            </w:pPr>
            <w:ins w:id="172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72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0" w:author="Nick.Tolimieri" w:date="2022-09-06T13:51:00Z"/>
                <w:color w:val="000000"/>
                <w:sz w:val="20"/>
                <w:szCs w:val="20"/>
                <w:lang w:val="en-US"/>
              </w:rPr>
            </w:pPr>
            <w:ins w:id="1731"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3" w:author="Nick.Tolimieri" w:date="2022-09-06T13:51:00Z"/>
                <w:color w:val="000000"/>
                <w:sz w:val="20"/>
                <w:szCs w:val="20"/>
                <w:lang w:val="en-US"/>
              </w:rPr>
            </w:pPr>
            <w:ins w:id="1734"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6" w:author="Nick.Tolimieri" w:date="2022-09-06T13:51:00Z"/>
                <w:color w:val="000000"/>
                <w:sz w:val="20"/>
                <w:szCs w:val="20"/>
                <w:lang w:val="en-US"/>
              </w:rPr>
            </w:pPr>
            <w:ins w:id="1737"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9" w:author="Nick.Tolimieri" w:date="2022-09-06T13:51:00Z"/>
                <w:color w:val="000000"/>
                <w:sz w:val="20"/>
                <w:szCs w:val="20"/>
                <w:lang w:val="en-US"/>
              </w:rPr>
            </w:pPr>
            <w:ins w:id="1740"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2" w:author="Nick.Tolimieri" w:date="2022-09-06T13:51:00Z"/>
                <w:color w:val="000000"/>
                <w:sz w:val="20"/>
                <w:szCs w:val="20"/>
                <w:lang w:val="en-US"/>
              </w:rPr>
            </w:pPr>
            <w:ins w:id="1743"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5" w:author="Nick.Tolimieri" w:date="2022-09-06T13:51:00Z"/>
                <w:color w:val="000000"/>
                <w:sz w:val="20"/>
                <w:szCs w:val="20"/>
                <w:lang w:val="en-US"/>
              </w:rPr>
            </w:pPr>
            <w:ins w:id="1746" w:author="Nick.Tolimieri" w:date="2022-09-06T13:51:00Z">
              <w:r w:rsidRPr="00C97A89">
                <w:rPr>
                  <w:color w:val="000000"/>
                  <w:sz w:val="20"/>
                  <w:szCs w:val="20"/>
                  <w:lang w:val="en-US"/>
                </w:rPr>
                <w:t>1.69</w:t>
              </w:r>
            </w:ins>
          </w:p>
        </w:tc>
      </w:tr>
      <w:tr w:rsidR="00C97A89" w:rsidRPr="00C97A89" w:rsidTr="0048438B">
        <w:tblPrEx>
          <w:tblPrExChange w:id="1747" w:author="Nick.Tolimieri" w:date="2022-09-06T14:24:00Z">
            <w:tblPrEx>
              <w:tblW w:w="10017" w:type="dxa"/>
            </w:tblPrEx>
          </w:tblPrExChange>
        </w:tblPrEx>
        <w:trPr>
          <w:trHeight w:val="255"/>
          <w:ins w:id="1748" w:author="Nick.Tolimieri" w:date="2022-09-06T13:51:00Z"/>
          <w:trPrChange w:id="174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5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1" w:author="Nick.Tolimieri" w:date="2022-09-06T13:51:00Z"/>
                <w:color w:val="000000"/>
                <w:sz w:val="20"/>
                <w:szCs w:val="20"/>
                <w:lang w:val="en-US"/>
              </w:rPr>
            </w:pPr>
            <w:ins w:id="175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5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4" w:author="Nick.Tolimieri" w:date="2022-09-06T13:51:00Z"/>
                <w:color w:val="000000"/>
                <w:sz w:val="20"/>
                <w:szCs w:val="20"/>
                <w:lang w:val="en-US"/>
              </w:rPr>
            </w:pPr>
            <w:ins w:id="1755"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7" w:author="Nick.Tolimieri" w:date="2022-09-06T13:51:00Z"/>
                <w:color w:val="000000"/>
                <w:sz w:val="20"/>
                <w:szCs w:val="20"/>
                <w:lang w:val="en-US"/>
              </w:rPr>
            </w:pPr>
            <w:ins w:id="17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5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0" w:author="Nick.Tolimieri" w:date="2022-09-06T13:51:00Z"/>
                <w:color w:val="000000"/>
                <w:sz w:val="20"/>
                <w:szCs w:val="20"/>
                <w:lang w:val="en-US"/>
              </w:rPr>
            </w:pPr>
            <w:ins w:id="1761"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3" w:author="Nick.Tolimieri" w:date="2022-09-06T13:51:00Z"/>
                <w:color w:val="000000"/>
                <w:sz w:val="20"/>
                <w:szCs w:val="20"/>
                <w:lang w:val="en-US"/>
              </w:rPr>
            </w:pPr>
            <w:ins w:id="176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76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6" w:author="Nick.Tolimieri" w:date="2022-09-06T13:51:00Z"/>
                <w:color w:val="000000"/>
                <w:sz w:val="20"/>
                <w:szCs w:val="20"/>
                <w:lang w:val="en-US"/>
              </w:rPr>
            </w:pPr>
            <w:ins w:id="1767"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6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9" w:author="Nick.Tolimieri" w:date="2022-09-06T13:51:00Z"/>
                <w:color w:val="000000"/>
                <w:sz w:val="20"/>
                <w:szCs w:val="20"/>
                <w:lang w:val="en-US"/>
              </w:rPr>
            </w:pPr>
            <w:ins w:id="1770"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2" w:author="Nick.Tolimieri" w:date="2022-09-06T13:51:00Z"/>
                <w:color w:val="000000"/>
                <w:sz w:val="20"/>
                <w:szCs w:val="20"/>
                <w:lang w:val="en-US"/>
              </w:rPr>
            </w:pPr>
            <w:ins w:id="1773"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5" w:author="Nick.Tolimieri" w:date="2022-09-06T13:51:00Z"/>
                <w:color w:val="000000"/>
                <w:sz w:val="20"/>
                <w:szCs w:val="20"/>
                <w:lang w:val="en-US"/>
              </w:rPr>
            </w:pPr>
            <w:ins w:id="1776"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8" w:author="Nick.Tolimieri" w:date="2022-09-06T13:51:00Z"/>
                <w:color w:val="000000"/>
                <w:sz w:val="20"/>
                <w:szCs w:val="20"/>
                <w:lang w:val="en-US"/>
              </w:rPr>
            </w:pPr>
            <w:ins w:id="1779"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1" w:author="Nick.Tolimieri" w:date="2022-09-06T13:51:00Z"/>
                <w:color w:val="000000"/>
                <w:sz w:val="20"/>
                <w:szCs w:val="20"/>
                <w:lang w:val="en-US"/>
              </w:rPr>
            </w:pPr>
            <w:ins w:id="1782" w:author="Nick.Tolimieri" w:date="2022-09-06T13:51:00Z">
              <w:r w:rsidRPr="00C97A89">
                <w:rPr>
                  <w:color w:val="000000"/>
                  <w:sz w:val="20"/>
                  <w:szCs w:val="20"/>
                  <w:lang w:val="en-US"/>
                </w:rPr>
                <w:t>1.61</w:t>
              </w:r>
            </w:ins>
          </w:p>
        </w:tc>
      </w:tr>
      <w:tr w:rsidR="00C97A89" w:rsidRPr="00C97A89" w:rsidTr="0048438B">
        <w:tblPrEx>
          <w:tblPrExChange w:id="1783" w:author="Nick.Tolimieri" w:date="2022-09-06T14:24:00Z">
            <w:tblPrEx>
              <w:tblW w:w="10017" w:type="dxa"/>
            </w:tblPrEx>
          </w:tblPrExChange>
        </w:tblPrEx>
        <w:trPr>
          <w:trHeight w:val="255"/>
          <w:ins w:id="1784" w:author="Nick.Tolimieri" w:date="2022-09-06T13:51:00Z"/>
          <w:trPrChange w:id="178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8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87" w:author="Nick.Tolimieri" w:date="2022-09-06T13:51:00Z"/>
                <w:color w:val="000000"/>
                <w:sz w:val="20"/>
                <w:szCs w:val="20"/>
                <w:lang w:val="en-US"/>
              </w:rPr>
            </w:pPr>
            <w:ins w:id="178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8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0" w:author="Nick.Tolimieri" w:date="2022-09-06T13:51:00Z"/>
                <w:color w:val="000000"/>
                <w:sz w:val="20"/>
                <w:szCs w:val="20"/>
                <w:lang w:val="en-US"/>
              </w:rPr>
            </w:pPr>
            <w:ins w:id="1791"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3" w:author="Nick.Tolimieri" w:date="2022-09-06T13:51:00Z"/>
                <w:color w:val="000000"/>
                <w:sz w:val="20"/>
                <w:szCs w:val="20"/>
                <w:lang w:val="en-US"/>
              </w:rPr>
            </w:pPr>
            <w:ins w:id="17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6" w:author="Nick.Tolimieri" w:date="2022-09-06T13:51:00Z"/>
                <w:color w:val="000000"/>
                <w:sz w:val="20"/>
                <w:szCs w:val="20"/>
                <w:lang w:val="en-US"/>
              </w:rPr>
            </w:pPr>
            <w:ins w:id="1797"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79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9" w:author="Nick.Tolimieri" w:date="2022-09-06T13:51:00Z"/>
                <w:color w:val="000000"/>
                <w:sz w:val="20"/>
                <w:szCs w:val="20"/>
                <w:lang w:val="en-US"/>
              </w:rPr>
            </w:pPr>
            <w:ins w:id="180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0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2" w:author="Nick.Tolimieri" w:date="2022-09-06T13:51:00Z"/>
                <w:color w:val="000000"/>
                <w:sz w:val="20"/>
                <w:szCs w:val="20"/>
                <w:lang w:val="en-US"/>
              </w:rPr>
            </w:pPr>
            <w:ins w:id="1803"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5" w:author="Nick.Tolimieri" w:date="2022-09-06T13:51:00Z"/>
                <w:color w:val="000000"/>
                <w:sz w:val="20"/>
                <w:szCs w:val="20"/>
                <w:lang w:val="en-US"/>
              </w:rPr>
            </w:pPr>
            <w:ins w:id="180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0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8" w:author="Nick.Tolimieri" w:date="2022-09-06T13:51:00Z"/>
                <w:color w:val="000000"/>
                <w:sz w:val="20"/>
                <w:szCs w:val="20"/>
                <w:lang w:val="en-US"/>
              </w:rPr>
            </w:pPr>
            <w:ins w:id="180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1" w:author="Nick.Tolimieri" w:date="2022-09-06T13:51:00Z"/>
                <w:color w:val="000000"/>
                <w:sz w:val="20"/>
                <w:szCs w:val="20"/>
                <w:lang w:val="en-US"/>
              </w:rPr>
            </w:pPr>
            <w:ins w:id="1812"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4" w:author="Nick.Tolimieri" w:date="2022-09-06T13:51:00Z"/>
                <w:color w:val="000000"/>
                <w:sz w:val="20"/>
                <w:szCs w:val="20"/>
                <w:lang w:val="en-US"/>
              </w:rPr>
            </w:pPr>
            <w:ins w:id="1815"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7" w:author="Nick.Tolimieri" w:date="2022-09-06T13:51:00Z"/>
                <w:color w:val="000000"/>
                <w:sz w:val="20"/>
                <w:szCs w:val="20"/>
                <w:lang w:val="en-US"/>
              </w:rPr>
            </w:pPr>
            <w:ins w:id="1818" w:author="Nick.Tolimieri" w:date="2022-09-06T13:51:00Z">
              <w:r w:rsidRPr="00C97A89">
                <w:rPr>
                  <w:color w:val="000000"/>
                  <w:sz w:val="20"/>
                  <w:szCs w:val="20"/>
                  <w:lang w:val="en-US"/>
                </w:rPr>
                <w:t>2.01</w:t>
              </w:r>
            </w:ins>
          </w:p>
        </w:tc>
      </w:tr>
      <w:tr w:rsidR="00C97A89" w:rsidRPr="00C97A89" w:rsidTr="0048438B">
        <w:tblPrEx>
          <w:tblPrExChange w:id="1819" w:author="Nick.Tolimieri" w:date="2022-09-06T14:24:00Z">
            <w:tblPrEx>
              <w:tblW w:w="10017" w:type="dxa"/>
            </w:tblPrEx>
          </w:tblPrExChange>
        </w:tblPrEx>
        <w:trPr>
          <w:trHeight w:val="255"/>
          <w:ins w:id="1820" w:author="Nick.Tolimieri" w:date="2022-09-06T13:51:00Z"/>
          <w:trPrChange w:id="182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2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3" w:author="Nick.Tolimieri" w:date="2022-09-06T13:51:00Z"/>
                <w:color w:val="000000"/>
                <w:sz w:val="20"/>
                <w:szCs w:val="20"/>
                <w:lang w:val="en-US"/>
              </w:rPr>
            </w:pPr>
            <w:ins w:id="182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6" w:author="Nick.Tolimieri" w:date="2022-09-06T13:51:00Z"/>
                <w:color w:val="000000"/>
                <w:sz w:val="20"/>
                <w:szCs w:val="20"/>
                <w:lang w:val="en-US"/>
              </w:rPr>
            </w:pPr>
            <w:ins w:id="1827"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2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9" w:author="Nick.Tolimieri" w:date="2022-09-06T13:51:00Z"/>
                <w:color w:val="000000"/>
                <w:sz w:val="20"/>
                <w:szCs w:val="20"/>
                <w:lang w:val="en-US"/>
              </w:rPr>
            </w:pPr>
            <w:ins w:id="183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2" w:author="Nick.Tolimieri" w:date="2022-09-06T13:51:00Z"/>
                <w:color w:val="000000"/>
                <w:sz w:val="20"/>
                <w:szCs w:val="20"/>
                <w:lang w:val="en-US"/>
              </w:rPr>
            </w:pPr>
            <w:ins w:id="1833"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5" w:author="Nick.Tolimieri" w:date="2022-09-06T13:51:00Z"/>
                <w:color w:val="000000"/>
                <w:sz w:val="20"/>
                <w:szCs w:val="20"/>
                <w:lang w:val="en-US"/>
              </w:rPr>
            </w:pPr>
            <w:ins w:id="183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3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8" w:author="Nick.Tolimieri" w:date="2022-09-06T13:51:00Z"/>
                <w:color w:val="000000"/>
                <w:sz w:val="20"/>
                <w:szCs w:val="20"/>
                <w:lang w:val="en-US"/>
              </w:rPr>
            </w:pPr>
            <w:ins w:id="1839"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1" w:author="Nick.Tolimieri" w:date="2022-09-06T13:51:00Z"/>
                <w:color w:val="000000"/>
                <w:sz w:val="20"/>
                <w:szCs w:val="20"/>
                <w:lang w:val="en-US"/>
              </w:rPr>
            </w:pPr>
            <w:ins w:id="184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4" w:author="Nick.Tolimieri" w:date="2022-09-06T13:51:00Z"/>
                <w:color w:val="000000"/>
                <w:sz w:val="20"/>
                <w:szCs w:val="20"/>
                <w:lang w:val="en-US"/>
              </w:rPr>
            </w:pPr>
            <w:ins w:id="1845"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7" w:author="Nick.Tolimieri" w:date="2022-09-06T13:51:00Z"/>
                <w:color w:val="000000"/>
                <w:sz w:val="20"/>
                <w:szCs w:val="20"/>
                <w:lang w:val="en-US"/>
              </w:rPr>
            </w:pPr>
            <w:ins w:id="1848"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0" w:author="Nick.Tolimieri" w:date="2022-09-06T13:51:00Z"/>
                <w:color w:val="000000"/>
                <w:sz w:val="20"/>
                <w:szCs w:val="20"/>
                <w:lang w:val="en-US"/>
              </w:rPr>
            </w:pPr>
            <w:ins w:id="1851"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3" w:author="Nick.Tolimieri" w:date="2022-09-06T13:51:00Z"/>
                <w:color w:val="000000"/>
                <w:sz w:val="20"/>
                <w:szCs w:val="20"/>
                <w:lang w:val="en-US"/>
              </w:rPr>
            </w:pPr>
            <w:ins w:id="1854" w:author="Nick.Tolimieri" w:date="2022-09-06T13:51:00Z">
              <w:r w:rsidRPr="00C97A89">
                <w:rPr>
                  <w:color w:val="000000"/>
                  <w:sz w:val="20"/>
                  <w:szCs w:val="20"/>
                  <w:lang w:val="en-US"/>
                </w:rPr>
                <w:t>1.83</w:t>
              </w:r>
            </w:ins>
          </w:p>
        </w:tc>
      </w:tr>
      <w:tr w:rsidR="00C97A89" w:rsidRPr="00C97A89" w:rsidTr="0048438B">
        <w:tblPrEx>
          <w:tblPrExChange w:id="1855" w:author="Nick.Tolimieri" w:date="2022-09-06T14:24:00Z">
            <w:tblPrEx>
              <w:tblW w:w="10017" w:type="dxa"/>
            </w:tblPrEx>
          </w:tblPrExChange>
        </w:tblPrEx>
        <w:trPr>
          <w:trHeight w:val="255"/>
          <w:ins w:id="1856" w:author="Nick.Tolimieri" w:date="2022-09-06T13:51:00Z"/>
          <w:trPrChange w:id="185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5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59" w:author="Nick.Tolimieri" w:date="2022-09-06T13:51:00Z"/>
                <w:color w:val="000000"/>
                <w:sz w:val="20"/>
                <w:szCs w:val="20"/>
                <w:lang w:val="en-US"/>
              </w:rPr>
            </w:pPr>
            <w:ins w:id="186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2" w:author="Nick.Tolimieri" w:date="2022-09-06T13:51:00Z"/>
                <w:color w:val="000000"/>
                <w:sz w:val="20"/>
                <w:szCs w:val="20"/>
                <w:lang w:val="en-US"/>
              </w:rPr>
            </w:pPr>
            <w:ins w:id="1863"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5" w:author="Nick.Tolimieri" w:date="2022-09-06T13:51:00Z"/>
                <w:color w:val="000000"/>
                <w:sz w:val="20"/>
                <w:szCs w:val="20"/>
                <w:lang w:val="en-US"/>
              </w:rPr>
            </w:pPr>
            <w:ins w:id="1866"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6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8" w:author="Nick.Tolimieri" w:date="2022-09-06T13:51:00Z"/>
                <w:color w:val="000000"/>
                <w:sz w:val="20"/>
                <w:szCs w:val="20"/>
                <w:lang w:val="en-US"/>
              </w:rPr>
            </w:pPr>
            <w:ins w:id="1869"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1" w:author="Nick.Tolimieri" w:date="2022-09-06T13:51:00Z"/>
                <w:color w:val="000000"/>
                <w:sz w:val="20"/>
                <w:szCs w:val="20"/>
                <w:lang w:val="en-US"/>
              </w:rPr>
            </w:pPr>
            <w:ins w:id="187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7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4" w:author="Nick.Tolimieri" w:date="2022-09-06T13:51:00Z"/>
                <w:color w:val="000000"/>
                <w:sz w:val="20"/>
                <w:szCs w:val="20"/>
                <w:lang w:val="en-US"/>
              </w:rPr>
            </w:pPr>
            <w:ins w:id="1875"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7" w:author="Nick.Tolimieri" w:date="2022-09-06T13:51:00Z"/>
                <w:color w:val="000000"/>
                <w:sz w:val="20"/>
                <w:szCs w:val="20"/>
                <w:lang w:val="en-US"/>
              </w:rPr>
            </w:pPr>
            <w:ins w:id="187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7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0" w:author="Nick.Tolimieri" w:date="2022-09-06T13:51:00Z"/>
                <w:color w:val="000000"/>
                <w:sz w:val="20"/>
                <w:szCs w:val="20"/>
                <w:lang w:val="en-US"/>
              </w:rPr>
            </w:pPr>
            <w:ins w:id="1881"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3" w:author="Nick.Tolimieri" w:date="2022-09-06T13:51:00Z"/>
                <w:color w:val="000000"/>
                <w:sz w:val="20"/>
                <w:szCs w:val="20"/>
                <w:lang w:val="en-US"/>
              </w:rPr>
            </w:pPr>
            <w:ins w:id="1884"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6" w:author="Nick.Tolimieri" w:date="2022-09-06T13:51:00Z"/>
                <w:color w:val="000000"/>
                <w:sz w:val="20"/>
                <w:szCs w:val="20"/>
                <w:lang w:val="en-US"/>
              </w:rPr>
            </w:pPr>
            <w:ins w:id="1887"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9" w:author="Nick.Tolimieri" w:date="2022-09-06T13:51:00Z"/>
                <w:color w:val="000000"/>
                <w:sz w:val="20"/>
                <w:szCs w:val="20"/>
                <w:lang w:val="en-US"/>
              </w:rPr>
            </w:pPr>
            <w:ins w:id="1890" w:author="Nick.Tolimieri" w:date="2022-09-06T13:51:00Z">
              <w:r w:rsidRPr="00C97A89">
                <w:rPr>
                  <w:color w:val="000000"/>
                  <w:sz w:val="20"/>
                  <w:szCs w:val="20"/>
                  <w:lang w:val="en-US"/>
                </w:rPr>
                <w:t>2.84</w:t>
              </w:r>
            </w:ins>
          </w:p>
        </w:tc>
      </w:tr>
      <w:tr w:rsidR="00C97A89" w:rsidRPr="00C97A89" w:rsidTr="0048438B">
        <w:tblPrEx>
          <w:tblPrExChange w:id="1891" w:author="Nick.Tolimieri" w:date="2022-09-06T14:24:00Z">
            <w:tblPrEx>
              <w:tblW w:w="10017" w:type="dxa"/>
            </w:tblPrEx>
          </w:tblPrExChange>
        </w:tblPrEx>
        <w:trPr>
          <w:trHeight w:val="255"/>
          <w:ins w:id="1892" w:author="Nick.Tolimieri" w:date="2022-09-06T13:51:00Z"/>
          <w:trPrChange w:id="189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9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5" w:author="Nick.Tolimieri" w:date="2022-09-06T13:51:00Z"/>
                <w:color w:val="000000"/>
                <w:sz w:val="20"/>
                <w:szCs w:val="20"/>
                <w:lang w:val="en-US"/>
              </w:rPr>
            </w:pPr>
            <w:ins w:id="1896"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89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8" w:author="Nick.Tolimieri" w:date="2022-09-06T13:51:00Z"/>
                <w:color w:val="000000"/>
                <w:sz w:val="20"/>
                <w:szCs w:val="20"/>
                <w:lang w:val="en-US"/>
              </w:rPr>
            </w:pPr>
            <w:ins w:id="1899"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1" w:author="Nick.Tolimieri" w:date="2022-09-06T13:51:00Z"/>
                <w:color w:val="000000"/>
                <w:sz w:val="20"/>
                <w:szCs w:val="20"/>
                <w:lang w:val="en-US"/>
              </w:rPr>
            </w:pPr>
            <w:ins w:id="190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4" w:author="Nick.Tolimieri" w:date="2022-09-06T13:51:00Z"/>
                <w:color w:val="000000"/>
                <w:sz w:val="20"/>
                <w:szCs w:val="20"/>
                <w:lang w:val="en-US"/>
              </w:rPr>
            </w:pPr>
            <w:ins w:id="190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7" w:author="Nick.Tolimieri" w:date="2022-09-06T13:51:00Z"/>
                <w:color w:val="000000"/>
                <w:sz w:val="20"/>
                <w:szCs w:val="20"/>
                <w:lang w:val="en-US"/>
              </w:rPr>
            </w:pPr>
            <w:ins w:id="190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90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0" w:author="Nick.Tolimieri" w:date="2022-09-06T13:51:00Z"/>
                <w:color w:val="000000"/>
                <w:sz w:val="20"/>
                <w:szCs w:val="20"/>
                <w:lang w:val="en-US"/>
              </w:rPr>
            </w:pPr>
            <w:ins w:id="191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3" w:author="Nick.Tolimieri" w:date="2022-09-06T13:51:00Z"/>
                <w:color w:val="000000"/>
                <w:sz w:val="20"/>
                <w:szCs w:val="20"/>
                <w:lang w:val="en-US"/>
              </w:rPr>
            </w:pPr>
            <w:ins w:id="191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6" w:author="Nick.Tolimieri" w:date="2022-09-06T13:51:00Z"/>
                <w:color w:val="000000"/>
                <w:sz w:val="20"/>
                <w:szCs w:val="20"/>
                <w:lang w:val="en-US"/>
              </w:rPr>
            </w:pPr>
            <w:ins w:id="19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9" w:author="Nick.Tolimieri" w:date="2022-09-06T13:51:00Z"/>
                <w:color w:val="000000"/>
                <w:sz w:val="20"/>
                <w:szCs w:val="20"/>
                <w:lang w:val="en-US"/>
              </w:rPr>
            </w:pPr>
            <w:ins w:id="19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2" w:author="Nick.Tolimieri" w:date="2022-09-06T13:51:00Z"/>
                <w:color w:val="000000"/>
                <w:sz w:val="20"/>
                <w:szCs w:val="20"/>
                <w:lang w:val="en-US"/>
              </w:rPr>
            </w:pPr>
            <w:ins w:id="19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5" w:author="Nick.Tolimieri" w:date="2022-09-06T13:51:00Z"/>
                <w:color w:val="000000"/>
                <w:sz w:val="20"/>
                <w:szCs w:val="20"/>
                <w:lang w:val="en-US"/>
              </w:rPr>
            </w:pPr>
            <w:ins w:id="1926" w:author="Nick.Tolimieri" w:date="2022-09-06T13:51:00Z">
              <w:r w:rsidRPr="00C97A89">
                <w:rPr>
                  <w:color w:val="000000"/>
                  <w:sz w:val="20"/>
                  <w:szCs w:val="20"/>
                  <w:lang w:val="en-US"/>
                </w:rPr>
                <w:t>-</w:t>
              </w:r>
            </w:ins>
          </w:p>
        </w:tc>
      </w:tr>
      <w:tr w:rsidR="00C97A89" w:rsidRPr="00C97A89" w:rsidTr="0048438B">
        <w:tblPrEx>
          <w:tblPrExChange w:id="1927" w:author="Nick.Tolimieri" w:date="2022-09-06T14:24:00Z">
            <w:tblPrEx>
              <w:tblW w:w="10017" w:type="dxa"/>
            </w:tblPrEx>
          </w:tblPrExChange>
        </w:tblPrEx>
        <w:trPr>
          <w:trHeight w:val="255"/>
          <w:ins w:id="1928" w:author="Nick.Tolimieri" w:date="2022-09-06T13:51:00Z"/>
          <w:trPrChange w:id="192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93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1" w:author="Nick.Tolimieri" w:date="2022-09-06T13:51:00Z"/>
                <w:color w:val="000000"/>
                <w:sz w:val="20"/>
                <w:szCs w:val="20"/>
                <w:lang w:val="en-US"/>
              </w:rPr>
            </w:pPr>
            <w:ins w:id="193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4" w:author="Nick.Tolimieri" w:date="2022-09-06T13:51:00Z"/>
                <w:color w:val="000000"/>
                <w:sz w:val="20"/>
                <w:szCs w:val="20"/>
                <w:lang w:val="en-US"/>
              </w:rPr>
            </w:pPr>
            <w:ins w:id="1935"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7" w:author="Nick.Tolimieri" w:date="2022-09-06T13:51:00Z"/>
                <w:color w:val="000000"/>
                <w:sz w:val="20"/>
                <w:szCs w:val="20"/>
                <w:lang w:val="en-US"/>
              </w:rPr>
            </w:pPr>
            <w:ins w:id="19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3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0" w:author="Nick.Tolimieri" w:date="2022-09-06T13:51:00Z"/>
                <w:color w:val="000000"/>
                <w:sz w:val="20"/>
                <w:szCs w:val="20"/>
                <w:lang w:val="en-US"/>
              </w:rPr>
            </w:pPr>
            <w:ins w:id="19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3" w:author="Nick.Tolimieri" w:date="2022-09-06T13:51:00Z"/>
                <w:color w:val="000000"/>
                <w:sz w:val="20"/>
                <w:szCs w:val="20"/>
                <w:lang w:val="en-US"/>
              </w:rPr>
            </w:pPr>
            <w:ins w:id="194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94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6" w:author="Nick.Tolimieri" w:date="2022-09-06T13:51:00Z"/>
                <w:color w:val="000000"/>
                <w:sz w:val="20"/>
                <w:szCs w:val="20"/>
                <w:lang w:val="en-US"/>
              </w:rPr>
            </w:pPr>
            <w:ins w:id="19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4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49" w:author="Nick.Tolimieri" w:date="2022-09-06T13:51:00Z"/>
                <w:color w:val="000000"/>
                <w:sz w:val="20"/>
                <w:szCs w:val="20"/>
                <w:lang w:val="en-US"/>
              </w:rPr>
            </w:pPr>
            <w:ins w:id="19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2" w:author="Nick.Tolimieri" w:date="2022-09-06T13:51:00Z"/>
                <w:color w:val="000000"/>
                <w:sz w:val="20"/>
                <w:szCs w:val="20"/>
                <w:lang w:val="en-US"/>
              </w:rPr>
            </w:pPr>
            <w:ins w:id="19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5" w:author="Nick.Tolimieri" w:date="2022-09-06T13:51:00Z"/>
                <w:color w:val="000000"/>
                <w:sz w:val="20"/>
                <w:szCs w:val="20"/>
                <w:lang w:val="en-US"/>
              </w:rPr>
            </w:pPr>
            <w:ins w:id="19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8" w:author="Nick.Tolimieri" w:date="2022-09-06T13:51:00Z"/>
                <w:color w:val="000000"/>
                <w:sz w:val="20"/>
                <w:szCs w:val="20"/>
                <w:lang w:val="en-US"/>
              </w:rPr>
            </w:pPr>
            <w:ins w:id="19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1" w:author="Nick.Tolimieri" w:date="2022-09-06T13:51:00Z"/>
                <w:color w:val="000000"/>
                <w:sz w:val="20"/>
                <w:szCs w:val="20"/>
                <w:lang w:val="en-US"/>
              </w:rPr>
            </w:pPr>
            <w:ins w:id="1962" w:author="Nick.Tolimieri" w:date="2022-09-06T13:51:00Z">
              <w:r w:rsidRPr="00C97A89">
                <w:rPr>
                  <w:color w:val="000000"/>
                  <w:sz w:val="20"/>
                  <w:szCs w:val="20"/>
                  <w:lang w:val="en-US"/>
                </w:rPr>
                <w:t>-</w:t>
              </w:r>
            </w:ins>
          </w:p>
        </w:tc>
      </w:tr>
      <w:tr w:rsidR="00C97A89" w:rsidRPr="00C97A89" w:rsidTr="0048438B">
        <w:tblPrEx>
          <w:tblPrExChange w:id="1963" w:author="Nick.Tolimieri" w:date="2022-09-06T14:24:00Z">
            <w:tblPrEx>
              <w:tblW w:w="10017" w:type="dxa"/>
            </w:tblPrEx>
          </w:tblPrExChange>
        </w:tblPrEx>
        <w:trPr>
          <w:trHeight w:val="255"/>
          <w:ins w:id="1964" w:author="Nick.Tolimieri" w:date="2022-09-06T13:51:00Z"/>
          <w:trPrChange w:id="196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96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7" w:author="Nick.Tolimieri" w:date="2022-09-06T13:51:00Z"/>
                <w:color w:val="000000"/>
                <w:sz w:val="20"/>
                <w:szCs w:val="20"/>
                <w:lang w:val="en-US"/>
              </w:rPr>
            </w:pPr>
            <w:ins w:id="196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6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0" w:author="Nick.Tolimieri" w:date="2022-09-06T13:51:00Z"/>
                <w:color w:val="000000"/>
                <w:sz w:val="20"/>
                <w:szCs w:val="20"/>
                <w:lang w:val="en-US"/>
              </w:rPr>
            </w:pPr>
            <w:ins w:id="1971"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3" w:author="Nick.Tolimieri" w:date="2022-09-06T13:51:00Z"/>
                <w:color w:val="000000"/>
                <w:sz w:val="20"/>
                <w:szCs w:val="20"/>
                <w:lang w:val="en-US"/>
              </w:rPr>
            </w:pPr>
            <w:ins w:id="19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6" w:author="Nick.Tolimieri" w:date="2022-09-06T13:51:00Z"/>
                <w:color w:val="000000"/>
                <w:sz w:val="20"/>
                <w:szCs w:val="20"/>
                <w:lang w:val="en-US"/>
              </w:rPr>
            </w:pPr>
            <w:ins w:id="1977"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7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9" w:author="Nick.Tolimieri" w:date="2022-09-06T13:51:00Z"/>
                <w:color w:val="000000"/>
                <w:sz w:val="20"/>
                <w:szCs w:val="20"/>
                <w:lang w:val="en-US"/>
              </w:rPr>
            </w:pPr>
            <w:ins w:id="1980"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198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2" w:author="Nick.Tolimieri" w:date="2022-09-06T13:51:00Z"/>
                <w:color w:val="000000"/>
                <w:sz w:val="20"/>
                <w:szCs w:val="20"/>
                <w:lang w:val="en-US"/>
              </w:rPr>
            </w:pPr>
            <w:ins w:id="1983"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5" w:author="Nick.Tolimieri" w:date="2022-09-06T13:51:00Z"/>
                <w:color w:val="000000"/>
                <w:sz w:val="20"/>
                <w:szCs w:val="20"/>
                <w:lang w:val="en-US"/>
              </w:rPr>
            </w:pPr>
            <w:ins w:id="198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8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8" w:author="Nick.Tolimieri" w:date="2022-09-06T13:51:00Z"/>
                <w:color w:val="000000"/>
                <w:sz w:val="20"/>
                <w:szCs w:val="20"/>
                <w:lang w:val="en-US"/>
              </w:rPr>
            </w:pPr>
            <w:ins w:id="1989"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1" w:author="Nick.Tolimieri" w:date="2022-09-06T13:51:00Z"/>
                <w:color w:val="000000"/>
                <w:sz w:val="20"/>
                <w:szCs w:val="20"/>
                <w:lang w:val="en-US"/>
              </w:rPr>
            </w:pPr>
            <w:ins w:id="1992"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4" w:author="Nick.Tolimieri" w:date="2022-09-06T13:51:00Z"/>
                <w:color w:val="000000"/>
                <w:sz w:val="20"/>
                <w:szCs w:val="20"/>
                <w:lang w:val="en-US"/>
              </w:rPr>
            </w:pPr>
            <w:ins w:id="1995"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7" w:author="Nick.Tolimieri" w:date="2022-09-06T13:51:00Z"/>
                <w:color w:val="000000"/>
                <w:sz w:val="20"/>
                <w:szCs w:val="20"/>
                <w:lang w:val="en-US"/>
              </w:rPr>
            </w:pPr>
            <w:ins w:id="1998" w:author="Nick.Tolimieri" w:date="2022-09-06T13:51:00Z">
              <w:r w:rsidRPr="00C97A89">
                <w:rPr>
                  <w:color w:val="000000"/>
                  <w:sz w:val="20"/>
                  <w:szCs w:val="20"/>
                  <w:lang w:val="en-US"/>
                </w:rPr>
                <w:t>1.77</w:t>
              </w:r>
            </w:ins>
          </w:p>
        </w:tc>
      </w:tr>
      <w:tr w:rsidR="00C97A89" w:rsidRPr="00C97A89" w:rsidTr="0048438B">
        <w:tblPrEx>
          <w:tblPrExChange w:id="1999" w:author="Nick.Tolimieri" w:date="2022-09-06T14:24:00Z">
            <w:tblPrEx>
              <w:tblW w:w="10017" w:type="dxa"/>
            </w:tblPrEx>
          </w:tblPrExChange>
        </w:tblPrEx>
        <w:trPr>
          <w:trHeight w:val="255"/>
          <w:ins w:id="2000" w:author="Nick.Tolimieri" w:date="2022-09-06T13:51:00Z"/>
          <w:trPrChange w:id="200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0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3" w:author="Nick.Tolimieri" w:date="2022-09-06T13:51:00Z"/>
                <w:color w:val="000000"/>
                <w:sz w:val="20"/>
                <w:szCs w:val="20"/>
                <w:lang w:val="en-US"/>
              </w:rPr>
            </w:pPr>
            <w:ins w:id="200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6" w:author="Nick.Tolimieri" w:date="2022-09-06T13:51:00Z"/>
                <w:color w:val="000000"/>
                <w:sz w:val="20"/>
                <w:szCs w:val="20"/>
                <w:lang w:val="en-US"/>
              </w:rPr>
            </w:pPr>
            <w:ins w:id="2007"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0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9" w:author="Nick.Tolimieri" w:date="2022-09-06T13:51:00Z"/>
                <w:color w:val="000000"/>
                <w:sz w:val="20"/>
                <w:szCs w:val="20"/>
                <w:lang w:val="en-US"/>
              </w:rPr>
            </w:pPr>
            <w:ins w:id="20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2" w:author="Nick.Tolimieri" w:date="2022-09-06T13:51:00Z"/>
                <w:color w:val="000000"/>
                <w:sz w:val="20"/>
                <w:szCs w:val="20"/>
                <w:lang w:val="en-US"/>
              </w:rPr>
            </w:pPr>
            <w:ins w:id="201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5" w:author="Nick.Tolimieri" w:date="2022-09-06T13:51:00Z"/>
                <w:color w:val="000000"/>
                <w:sz w:val="20"/>
                <w:szCs w:val="20"/>
                <w:lang w:val="en-US"/>
              </w:rPr>
            </w:pPr>
            <w:ins w:id="201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01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8" w:author="Nick.Tolimieri" w:date="2022-09-06T13:51:00Z"/>
                <w:color w:val="000000"/>
                <w:sz w:val="20"/>
                <w:szCs w:val="20"/>
                <w:lang w:val="en-US"/>
              </w:rPr>
            </w:pPr>
            <w:ins w:id="201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1" w:author="Nick.Tolimieri" w:date="2022-09-06T13:51:00Z"/>
                <w:color w:val="000000"/>
                <w:sz w:val="20"/>
                <w:szCs w:val="20"/>
                <w:lang w:val="en-US"/>
              </w:rPr>
            </w:pPr>
            <w:ins w:id="202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4" w:author="Nick.Tolimieri" w:date="2022-09-06T13:51:00Z"/>
                <w:color w:val="000000"/>
                <w:sz w:val="20"/>
                <w:szCs w:val="20"/>
                <w:lang w:val="en-US"/>
              </w:rPr>
            </w:pPr>
            <w:ins w:id="20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7" w:author="Nick.Tolimieri" w:date="2022-09-06T13:51:00Z"/>
                <w:color w:val="000000"/>
                <w:sz w:val="20"/>
                <w:szCs w:val="20"/>
                <w:lang w:val="en-US"/>
              </w:rPr>
            </w:pPr>
            <w:ins w:id="20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0" w:author="Nick.Tolimieri" w:date="2022-09-06T13:51:00Z"/>
                <w:color w:val="000000"/>
                <w:sz w:val="20"/>
                <w:szCs w:val="20"/>
                <w:lang w:val="en-US"/>
              </w:rPr>
            </w:pPr>
            <w:ins w:id="203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3" w:author="Nick.Tolimieri" w:date="2022-09-06T13:51:00Z"/>
                <w:color w:val="000000"/>
                <w:sz w:val="20"/>
                <w:szCs w:val="20"/>
                <w:lang w:val="en-US"/>
              </w:rPr>
            </w:pPr>
            <w:ins w:id="2034" w:author="Nick.Tolimieri" w:date="2022-09-06T13:51:00Z">
              <w:r w:rsidRPr="00C97A89">
                <w:rPr>
                  <w:color w:val="000000"/>
                  <w:sz w:val="20"/>
                  <w:szCs w:val="20"/>
                  <w:lang w:val="en-US"/>
                </w:rPr>
                <w:t>-</w:t>
              </w:r>
            </w:ins>
          </w:p>
        </w:tc>
      </w:tr>
      <w:tr w:rsidR="00C97A89" w:rsidRPr="00C97A89" w:rsidTr="0048438B">
        <w:tblPrEx>
          <w:tblPrExChange w:id="2035" w:author="Nick.Tolimieri" w:date="2022-09-06T14:24:00Z">
            <w:tblPrEx>
              <w:tblW w:w="10017" w:type="dxa"/>
            </w:tblPrEx>
          </w:tblPrExChange>
        </w:tblPrEx>
        <w:trPr>
          <w:trHeight w:val="255"/>
          <w:ins w:id="2036" w:author="Nick.Tolimieri" w:date="2022-09-06T13:51:00Z"/>
          <w:trPrChange w:id="203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3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9" w:author="Nick.Tolimieri" w:date="2022-09-06T13:51:00Z"/>
                <w:color w:val="000000"/>
                <w:sz w:val="20"/>
                <w:szCs w:val="20"/>
                <w:lang w:val="en-US"/>
              </w:rPr>
            </w:pPr>
            <w:ins w:id="204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2" w:author="Nick.Tolimieri" w:date="2022-09-06T13:51:00Z"/>
                <w:color w:val="000000"/>
                <w:sz w:val="20"/>
                <w:szCs w:val="20"/>
                <w:lang w:val="en-US"/>
              </w:rPr>
            </w:pPr>
            <w:ins w:id="2043"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5" w:author="Nick.Tolimieri" w:date="2022-09-06T13:51:00Z"/>
                <w:color w:val="000000"/>
                <w:sz w:val="20"/>
                <w:szCs w:val="20"/>
                <w:lang w:val="en-US"/>
              </w:rPr>
            </w:pPr>
            <w:ins w:id="2046"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4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8" w:author="Nick.Tolimieri" w:date="2022-09-06T13:51:00Z"/>
                <w:color w:val="000000"/>
                <w:sz w:val="20"/>
                <w:szCs w:val="20"/>
                <w:lang w:val="en-US"/>
              </w:rPr>
            </w:pPr>
            <w:ins w:id="204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1" w:author="Nick.Tolimieri" w:date="2022-09-06T13:51:00Z"/>
                <w:color w:val="000000"/>
                <w:sz w:val="20"/>
                <w:szCs w:val="20"/>
                <w:lang w:val="en-US"/>
              </w:rPr>
            </w:pPr>
            <w:ins w:id="205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05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4" w:author="Nick.Tolimieri" w:date="2022-09-06T13:51:00Z"/>
                <w:color w:val="000000"/>
                <w:sz w:val="20"/>
                <w:szCs w:val="20"/>
                <w:lang w:val="en-US"/>
              </w:rPr>
            </w:pPr>
            <w:ins w:id="205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7" w:author="Nick.Tolimieri" w:date="2022-09-06T13:51:00Z"/>
                <w:color w:val="000000"/>
                <w:sz w:val="20"/>
                <w:szCs w:val="20"/>
                <w:lang w:val="en-US"/>
              </w:rPr>
            </w:pPr>
            <w:ins w:id="205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5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0" w:author="Nick.Tolimieri" w:date="2022-09-06T13:51:00Z"/>
                <w:color w:val="000000"/>
                <w:sz w:val="20"/>
                <w:szCs w:val="20"/>
                <w:lang w:val="en-US"/>
              </w:rPr>
            </w:pPr>
            <w:ins w:id="20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3" w:author="Nick.Tolimieri" w:date="2022-09-06T13:51:00Z"/>
                <w:color w:val="000000"/>
                <w:sz w:val="20"/>
                <w:szCs w:val="20"/>
                <w:lang w:val="en-US"/>
              </w:rPr>
            </w:pPr>
            <w:ins w:id="20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6" w:author="Nick.Tolimieri" w:date="2022-09-06T13:51:00Z"/>
                <w:color w:val="000000"/>
                <w:sz w:val="20"/>
                <w:szCs w:val="20"/>
                <w:lang w:val="en-US"/>
              </w:rPr>
            </w:pPr>
            <w:ins w:id="206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9" w:author="Nick.Tolimieri" w:date="2022-09-06T13:51:00Z"/>
                <w:color w:val="000000"/>
                <w:sz w:val="20"/>
                <w:szCs w:val="20"/>
                <w:lang w:val="en-US"/>
              </w:rPr>
            </w:pPr>
            <w:ins w:id="2070" w:author="Nick.Tolimieri" w:date="2022-09-06T13:51:00Z">
              <w:r w:rsidRPr="00C97A89">
                <w:rPr>
                  <w:color w:val="000000"/>
                  <w:sz w:val="20"/>
                  <w:szCs w:val="20"/>
                  <w:lang w:val="en-US"/>
                </w:rPr>
                <w:t>-</w:t>
              </w:r>
            </w:ins>
          </w:p>
        </w:tc>
      </w:tr>
      <w:tr w:rsidR="00C97A89" w:rsidRPr="00C97A89" w:rsidTr="0048438B">
        <w:tblPrEx>
          <w:tblPrExChange w:id="2071" w:author="Nick.Tolimieri" w:date="2022-09-06T14:24:00Z">
            <w:tblPrEx>
              <w:tblW w:w="10017" w:type="dxa"/>
            </w:tblPrEx>
          </w:tblPrExChange>
        </w:tblPrEx>
        <w:trPr>
          <w:trHeight w:val="255"/>
          <w:ins w:id="2072" w:author="Nick.Tolimieri" w:date="2022-09-06T13:51:00Z"/>
          <w:trPrChange w:id="207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7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5" w:author="Nick.Tolimieri" w:date="2022-09-06T13:51:00Z"/>
                <w:color w:val="000000"/>
                <w:sz w:val="20"/>
                <w:szCs w:val="20"/>
                <w:lang w:val="en-US"/>
              </w:rPr>
            </w:pPr>
            <w:ins w:id="207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7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78" w:author="Nick.Tolimieri" w:date="2022-09-06T13:51:00Z"/>
                <w:color w:val="000000"/>
                <w:sz w:val="20"/>
                <w:szCs w:val="20"/>
                <w:lang w:val="en-US"/>
              </w:rPr>
            </w:pPr>
            <w:ins w:id="2079"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1" w:author="Nick.Tolimieri" w:date="2022-09-06T13:51:00Z"/>
                <w:color w:val="000000"/>
                <w:sz w:val="20"/>
                <w:szCs w:val="20"/>
                <w:lang w:val="en-US"/>
              </w:rPr>
            </w:pPr>
            <w:ins w:id="2082"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4" w:author="Nick.Tolimieri" w:date="2022-09-06T13:51:00Z"/>
                <w:color w:val="000000"/>
                <w:sz w:val="20"/>
                <w:szCs w:val="20"/>
                <w:lang w:val="en-US"/>
              </w:rPr>
            </w:pPr>
            <w:ins w:id="2085"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7" w:author="Nick.Tolimieri" w:date="2022-09-06T13:51:00Z"/>
                <w:color w:val="000000"/>
                <w:sz w:val="20"/>
                <w:szCs w:val="20"/>
                <w:lang w:val="en-US"/>
              </w:rPr>
            </w:pPr>
            <w:ins w:id="208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08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0" w:author="Nick.Tolimieri" w:date="2022-09-06T13:51:00Z"/>
                <w:color w:val="000000"/>
                <w:sz w:val="20"/>
                <w:szCs w:val="20"/>
                <w:lang w:val="en-US"/>
              </w:rPr>
            </w:pPr>
            <w:ins w:id="2091"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3" w:author="Nick.Tolimieri" w:date="2022-09-06T13:51:00Z"/>
                <w:color w:val="000000"/>
                <w:sz w:val="20"/>
                <w:szCs w:val="20"/>
                <w:lang w:val="en-US"/>
              </w:rPr>
            </w:pPr>
            <w:ins w:id="2094"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6" w:author="Nick.Tolimieri" w:date="2022-09-06T13:51:00Z"/>
                <w:color w:val="000000"/>
                <w:sz w:val="20"/>
                <w:szCs w:val="20"/>
                <w:lang w:val="en-US"/>
              </w:rPr>
            </w:pPr>
            <w:ins w:id="2097"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0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9" w:author="Nick.Tolimieri" w:date="2022-09-06T13:51:00Z"/>
                <w:color w:val="000000"/>
                <w:sz w:val="20"/>
                <w:szCs w:val="20"/>
                <w:lang w:val="en-US"/>
              </w:rPr>
            </w:pPr>
            <w:ins w:id="2100"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2" w:author="Nick.Tolimieri" w:date="2022-09-06T13:51:00Z"/>
                <w:color w:val="000000"/>
                <w:sz w:val="20"/>
                <w:szCs w:val="20"/>
                <w:lang w:val="en-US"/>
              </w:rPr>
            </w:pPr>
            <w:ins w:id="2103"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5" w:author="Nick.Tolimieri" w:date="2022-09-06T13:51:00Z"/>
                <w:color w:val="000000"/>
                <w:sz w:val="20"/>
                <w:szCs w:val="20"/>
                <w:lang w:val="en-US"/>
              </w:rPr>
            </w:pPr>
            <w:ins w:id="2106" w:author="Nick.Tolimieri" w:date="2022-09-06T13:51:00Z">
              <w:r w:rsidRPr="00C97A89">
                <w:rPr>
                  <w:color w:val="000000"/>
                  <w:sz w:val="20"/>
                  <w:szCs w:val="20"/>
                  <w:lang w:val="en-US"/>
                </w:rPr>
                <w:t>3.45</w:t>
              </w:r>
            </w:ins>
          </w:p>
        </w:tc>
      </w:tr>
      <w:tr w:rsidR="00C97A89" w:rsidRPr="00C97A89" w:rsidTr="0048438B">
        <w:tblPrEx>
          <w:tblPrExChange w:id="2107" w:author="Nick.Tolimieri" w:date="2022-09-06T14:24:00Z">
            <w:tblPrEx>
              <w:tblW w:w="10017" w:type="dxa"/>
            </w:tblPrEx>
          </w:tblPrExChange>
        </w:tblPrEx>
        <w:trPr>
          <w:trHeight w:val="255"/>
          <w:ins w:id="2108" w:author="Nick.Tolimieri" w:date="2022-09-06T13:51:00Z"/>
          <w:trPrChange w:id="210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1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1" w:author="Nick.Tolimieri" w:date="2022-09-06T13:51:00Z"/>
                <w:color w:val="000000"/>
                <w:sz w:val="20"/>
                <w:szCs w:val="20"/>
                <w:lang w:val="en-US"/>
              </w:rPr>
            </w:pPr>
            <w:ins w:id="211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4" w:author="Nick.Tolimieri" w:date="2022-09-06T13:51:00Z"/>
                <w:color w:val="000000"/>
                <w:sz w:val="20"/>
                <w:szCs w:val="20"/>
                <w:lang w:val="en-US"/>
              </w:rPr>
            </w:pPr>
            <w:ins w:id="2115"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7" w:author="Nick.Tolimieri" w:date="2022-09-06T13:51:00Z"/>
                <w:color w:val="000000"/>
                <w:sz w:val="20"/>
                <w:szCs w:val="20"/>
                <w:lang w:val="en-US"/>
              </w:rPr>
            </w:pPr>
            <w:ins w:id="2118"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1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0" w:author="Nick.Tolimieri" w:date="2022-09-06T13:51:00Z"/>
                <w:color w:val="000000"/>
                <w:sz w:val="20"/>
                <w:szCs w:val="20"/>
                <w:lang w:val="en-US"/>
              </w:rPr>
            </w:pPr>
            <w:ins w:id="2121"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3" w:author="Nick.Tolimieri" w:date="2022-09-06T13:51:00Z"/>
                <w:color w:val="000000"/>
                <w:sz w:val="20"/>
                <w:szCs w:val="20"/>
                <w:lang w:val="en-US"/>
              </w:rPr>
            </w:pPr>
            <w:ins w:id="2124"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212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6" w:author="Nick.Tolimieri" w:date="2022-09-06T13:51:00Z"/>
                <w:color w:val="000000"/>
                <w:sz w:val="20"/>
                <w:szCs w:val="20"/>
                <w:lang w:val="en-US"/>
              </w:rPr>
            </w:pPr>
            <w:ins w:id="2127"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2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9" w:author="Nick.Tolimieri" w:date="2022-09-06T13:51:00Z"/>
                <w:color w:val="000000"/>
                <w:sz w:val="20"/>
                <w:szCs w:val="20"/>
                <w:lang w:val="en-US"/>
              </w:rPr>
            </w:pPr>
            <w:ins w:id="2130"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2" w:author="Nick.Tolimieri" w:date="2022-09-06T13:51:00Z"/>
                <w:color w:val="000000"/>
                <w:sz w:val="20"/>
                <w:szCs w:val="20"/>
                <w:lang w:val="en-US"/>
              </w:rPr>
            </w:pPr>
            <w:ins w:id="2133"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5" w:author="Nick.Tolimieri" w:date="2022-09-06T13:51:00Z"/>
                <w:color w:val="000000"/>
                <w:sz w:val="20"/>
                <w:szCs w:val="20"/>
                <w:lang w:val="en-US"/>
              </w:rPr>
            </w:pPr>
            <w:ins w:id="2136"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8" w:author="Nick.Tolimieri" w:date="2022-09-06T13:51:00Z"/>
                <w:color w:val="000000"/>
                <w:sz w:val="20"/>
                <w:szCs w:val="20"/>
                <w:lang w:val="en-US"/>
              </w:rPr>
            </w:pPr>
            <w:ins w:id="2139"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1" w:author="Nick.Tolimieri" w:date="2022-09-06T13:51:00Z"/>
                <w:color w:val="000000"/>
                <w:sz w:val="20"/>
                <w:szCs w:val="20"/>
                <w:lang w:val="en-US"/>
              </w:rPr>
            </w:pPr>
            <w:ins w:id="2142" w:author="Nick.Tolimieri" w:date="2022-09-06T13:51:00Z">
              <w:r w:rsidRPr="00C97A89">
                <w:rPr>
                  <w:color w:val="000000"/>
                  <w:sz w:val="20"/>
                  <w:szCs w:val="20"/>
                  <w:lang w:val="en-US"/>
                </w:rPr>
                <w:t>3.89</w:t>
              </w:r>
            </w:ins>
          </w:p>
        </w:tc>
      </w:tr>
      <w:tr w:rsidR="00C97A89" w:rsidRPr="00C97A89" w:rsidTr="0048438B">
        <w:tblPrEx>
          <w:tblPrExChange w:id="2143" w:author="Nick.Tolimieri" w:date="2022-09-06T14:24:00Z">
            <w:tblPrEx>
              <w:tblW w:w="10017" w:type="dxa"/>
            </w:tblPrEx>
          </w:tblPrExChange>
        </w:tblPrEx>
        <w:trPr>
          <w:trHeight w:val="255"/>
          <w:ins w:id="2144" w:author="Nick.Tolimieri" w:date="2022-09-06T13:51:00Z"/>
          <w:trPrChange w:id="214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4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47" w:author="Nick.Tolimieri" w:date="2022-09-06T13:51:00Z"/>
                <w:color w:val="000000"/>
                <w:sz w:val="20"/>
                <w:szCs w:val="20"/>
                <w:lang w:val="en-US"/>
              </w:rPr>
            </w:pPr>
            <w:ins w:id="214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4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0" w:author="Nick.Tolimieri" w:date="2022-09-06T13:51:00Z"/>
                <w:color w:val="000000"/>
                <w:sz w:val="20"/>
                <w:szCs w:val="20"/>
                <w:lang w:val="en-US"/>
              </w:rPr>
            </w:pPr>
            <w:ins w:id="2151"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3" w:author="Nick.Tolimieri" w:date="2022-09-06T13:51:00Z"/>
                <w:color w:val="000000"/>
                <w:sz w:val="20"/>
                <w:szCs w:val="20"/>
                <w:lang w:val="en-US"/>
              </w:rPr>
            </w:pPr>
            <w:ins w:id="21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6" w:author="Nick.Tolimieri" w:date="2022-09-06T13:51:00Z"/>
                <w:color w:val="000000"/>
                <w:sz w:val="20"/>
                <w:szCs w:val="20"/>
                <w:lang w:val="en-US"/>
              </w:rPr>
            </w:pPr>
            <w:ins w:id="2157"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5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9" w:author="Nick.Tolimieri" w:date="2022-09-06T13:51:00Z"/>
                <w:color w:val="000000"/>
                <w:sz w:val="20"/>
                <w:szCs w:val="20"/>
                <w:lang w:val="en-US"/>
              </w:rPr>
            </w:pPr>
            <w:ins w:id="2160" w:author="Nick.Tolimieri" w:date="2022-09-06T13:51:00Z">
              <w:r w:rsidRPr="00C97A89">
                <w:rPr>
                  <w:color w:val="000000"/>
                  <w:sz w:val="20"/>
                  <w:szCs w:val="20"/>
                  <w:lang w:val="en-US"/>
                </w:rPr>
                <w:t>10</w:t>
              </w:r>
            </w:ins>
          </w:p>
        </w:tc>
        <w:tc>
          <w:tcPr>
            <w:tcW w:w="622" w:type="dxa"/>
            <w:tcBorders>
              <w:top w:val="nil"/>
              <w:left w:val="nil"/>
              <w:bottom w:val="nil"/>
              <w:right w:val="nil"/>
            </w:tcBorders>
            <w:shd w:val="clear" w:color="auto" w:fill="auto"/>
            <w:noWrap/>
            <w:vAlign w:val="bottom"/>
            <w:hideMark/>
            <w:tcPrChange w:id="216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2" w:author="Nick.Tolimieri" w:date="2022-09-06T13:51:00Z"/>
                <w:color w:val="000000"/>
                <w:sz w:val="20"/>
                <w:szCs w:val="20"/>
                <w:lang w:val="en-US"/>
              </w:rPr>
            </w:pPr>
            <w:ins w:id="2163"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5" w:author="Nick.Tolimieri" w:date="2022-09-06T13:51:00Z"/>
                <w:color w:val="000000"/>
                <w:sz w:val="20"/>
                <w:szCs w:val="20"/>
                <w:lang w:val="en-US"/>
              </w:rPr>
            </w:pPr>
            <w:ins w:id="21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6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8" w:author="Nick.Tolimieri" w:date="2022-09-06T13:51:00Z"/>
                <w:color w:val="000000"/>
                <w:sz w:val="20"/>
                <w:szCs w:val="20"/>
                <w:lang w:val="en-US"/>
              </w:rPr>
            </w:pPr>
            <w:ins w:id="2169"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1" w:author="Nick.Tolimieri" w:date="2022-09-06T13:51:00Z"/>
                <w:color w:val="000000"/>
                <w:sz w:val="20"/>
                <w:szCs w:val="20"/>
                <w:lang w:val="en-US"/>
              </w:rPr>
            </w:pPr>
            <w:ins w:id="2172"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4" w:author="Nick.Tolimieri" w:date="2022-09-06T13:51:00Z"/>
                <w:color w:val="000000"/>
                <w:sz w:val="20"/>
                <w:szCs w:val="20"/>
                <w:lang w:val="en-US"/>
              </w:rPr>
            </w:pPr>
            <w:ins w:id="2175"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7" w:author="Nick.Tolimieri" w:date="2022-09-06T13:51:00Z"/>
                <w:color w:val="000000"/>
                <w:sz w:val="20"/>
                <w:szCs w:val="20"/>
                <w:lang w:val="en-US"/>
              </w:rPr>
            </w:pPr>
            <w:ins w:id="2178" w:author="Nick.Tolimieri" w:date="2022-09-06T13:51:00Z">
              <w:r w:rsidRPr="00C97A89">
                <w:rPr>
                  <w:color w:val="000000"/>
                  <w:sz w:val="20"/>
                  <w:szCs w:val="20"/>
                  <w:lang w:val="en-US"/>
                </w:rPr>
                <w:t>3.09</w:t>
              </w:r>
            </w:ins>
          </w:p>
        </w:tc>
      </w:tr>
      <w:tr w:rsidR="00C97A89" w:rsidRPr="00C97A89" w:rsidTr="0048438B">
        <w:tblPrEx>
          <w:tblPrExChange w:id="2179" w:author="Nick.Tolimieri" w:date="2022-09-06T14:24:00Z">
            <w:tblPrEx>
              <w:tblW w:w="10017" w:type="dxa"/>
            </w:tblPrEx>
          </w:tblPrExChange>
        </w:tblPrEx>
        <w:trPr>
          <w:trHeight w:val="255"/>
          <w:ins w:id="2180" w:author="Nick.Tolimieri" w:date="2022-09-06T13:51:00Z"/>
          <w:trPrChange w:id="218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8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3" w:author="Nick.Tolimieri" w:date="2022-09-06T13:51:00Z"/>
                <w:color w:val="000000"/>
                <w:sz w:val="20"/>
                <w:szCs w:val="20"/>
                <w:lang w:val="en-US"/>
              </w:rPr>
            </w:pPr>
            <w:ins w:id="218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6" w:author="Nick.Tolimieri" w:date="2022-09-06T13:51:00Z"/>
                <w:color w:val="000000"/>
                <w:sz w:val="20"/>
                <w:szCs w:val="20"/>
                <w:lang w:val="en-US"/>
              </w:rPr>
            </w:pPr>
            <w:ins w:id="2187"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8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9" w:author="Nick.Tolimieri" w:date="2022-09-06T13:51:00Z"/>
                <w:color w:val="000000"/>
                <w:sz w:val="20"/>
                <w:szCs w:val="20"/>
                <w:lang w:val="en-US"/>
              </w:rPr>
            </w:pPr>
            <w:ins w:id="219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2" w:author="Nick.Tolimieri" w:date="2022-09-06T13:51:00Z"/>
                <w:color w:val="000000"/>
                <w:sz w:val="20"/>
                <w:szCs w:val="20"/>
                <w:lang w:val="en-US"/>
              </w:rPr>
            </w:pPr>
            <w:ins w:id="2193"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5" w:author="Nick.Tolimieri" w:date="2022-09-06T13:51:00Z"/>
                <w:color w:val="000000"/>
                <w:sz w:val="20"/>
                <w:szCs w:val="20"/>
                <w:lang w:val="en-US"/>
              </w:rPr>
            </w:pPr>
            <w:ins w:id="2196"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219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8" w:author="Nick.Tolimieri" w:date="2022-09-06T13:51:00Z"/>
                <w:color w:val="000000"/>
                <w:sz w:val="20"/>
                <w:szCs w:val="20"/>
                <w:lang w:val="en-US"/>
              </w:rPr>
            </w:pPr>
            <w:ins w:id="2199"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1" w:author="Nick.Tolimieri" w:date="2022-09-06T13:51:00Z"/>
                <w:color w:val="000000"/>
                <w:sz w:val="20"/>
                <w:szCs w:val="20"/>
                <w:lang w:val="en-US"/>
              </w:rPr>
            </w:pPr>
            <w:ins w:id="220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4" w:author="Nick.Tolimieri" w:date="2022-09-06T13:51:00Z"/>
                <w:color w:val="000000"/>
                <w:sz w:val="20"/>
                <w:szCs w:val="20"/>
                <w:lang w:val="en-US"/>
              </w:rPr>
            </w:pPr>
            <w:ins w:id="2205"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7" w:author="Nick.Tolimieri" w:date="2022-09-06T13:51:00Z"/>
                <w:color w:val="000000"/>
                <w:sz w:val="20"/>
                <w:szCs w:val="20"/>
                <w:lang w:val="en-US"/>
              </w:rPr>
            </w:pPr>
            <w:ins w:id="2208"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0" w:author="Nick.Tolimieri" w:date="2022-09-06T13:51:00Z"/>
                <w:color w:val="000000"/>
                <w:sz w:val="20"/>
                <w:szCs w:val="20"/>
                <w:lang w:val="en-US"/>
              </w:rPr>
            </w:pPr>
            <w:ins w:id="2211"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3" w:author="Nick.Tolimieri" w:date="2022-09-06T13:51:00Z"/>
                <w:color w:val="000000"/>
                <w:sz w:val="20"/>
                <w:szCs w:val="20"/>
                <w:lang w:val="en-US"/>
              </w:rPr>
            </w:pPr>
            <w:ins w:id="2214" w:author="Nick.Tolimieri" w:date="2022-09-06T13:51:00Z">
              <w:r w:rsidRPr="00C97A89">
                <w:rPr>
                  <w:color w:val="000000"/>
                  <w:sz w:val="20"/>
                  <w:szCs w:val="20"/>
                  <w:lang w:val="en-US"/>
                </w:rPr>
                <w:t>3.52</w:t>
              </w:r>
            </w:ins>
          </w:p>
        </w:tc>
      </w:tr>
      <w:tr w:rsidR="00C97A89" w:rsidRPr="00C97A89" w:rsidTr="0048438B">
        <w:tblPrEx>
          <w:tblPrExChange w:id="2215" w:author="Nick.Tolimieri" w:date="2022-09-06T14:24:00Z">
            <w:tblPrEx>
              <w:tblW w:w="10017" w:type="dxa"/>
            </w:tblPrEx>
          </w:tblPrExChange>
        </w:tblPrEx>
        <w:trPr>
          <w:trHeight w:val="255"/>
          <w:ins w:id="2216" w:author="Nick.Tolimieri" w:date="2022-09-06T13:51:00Z"/>
          <w:trPrChange w:id="221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1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19" w:author="Nick.Tolimieri" w:date="2022-09-06T13:51:00Z"/>
                <w:color w:val="000000"/>
                <w:sz w:val="20"/>
                <w:szCs w:val="20"/>
                <w:lang w:val="en-US"/>
              </w:rPr>
            </w:pPr>
            <w:ins w:id="222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2" w:author="Nick.Tolimieri" w:date="2022-09-06T13:51:00Z"/>
                <w:color w:val="000000"/>
                <w:sz w:val="20"/>
                <w:szCs w:val="20"/>
                <w:lang w:val="en-US"/>
              </w:rPr>
            </w:pPr>
            <w:ins w:id="2223"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5" w:author="Nick.Tolimieri" w:date="2022-09-06T13:51:00Z"/>
                <w:color w:val="000000"/>
                <w:sz w:val="20"/>
                <w:szCs w:val="20"/>
                <w:lang w:val="en-US"/>
              </w:rPr>
            </w:pPr>
            <w:ins w:id="222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2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8" w:author="Nick.Tolimieri" w:date="2022-09-06T13:51:00Z"/>
                <w:color w:val="000000"/>
                <w:sz w:val="20"/>
                <w:szCs w:val="20"/>
                <w:lang w:val="en-US"/>
              </w:rPr>
            </w:pPr>
            <w:ins w:id="222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1" w:author="Nick.Tolimieri" w:date="2022-09-06T13:51:00Z"/>
                <w:color w:val="000000"/>
                <w:sz w:val="20"/>
                <w:szCs w:val="20"/>
                <w:lang w:val="en-US"/>
              </w:rPr>
            </w:pPr>
            <w:ins w:id="223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23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4" w:author="Nick.Tolimieri" w:date="2022-09-06T13:51:00Z"/>
                <w:color w:val="000000"/>
                <w:sz w:val="20"/>
                <w:szCs w:val="20"/>
                <w:lang w:val="en-US"/>
              </w:rPr>
            </w:pPr>
            <w:ins w:id="223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7" w:author="Nick.Tolimieri" w:date="2022-09-06T13:51:00Z"/>
                <w:color w:val="000000"/>
                <w:sz w:val="20"/>
                <w:szCs w:val="20"/>
                <w:lang w:val="en-US"/>
              </w:rPr>
            </w:pPr>
            <w:ins w:id="223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3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0" w:author="Nick.Tolimieri" w:date="2022-09-06T13:51:00Z"/>
                <w:color w:val="000000"/>
                <w:sz w:val="20"/>
                <w:szCs w:val="20"/>
                <w:lang w:val="en-US"/>
              </w:rPr>
            </w:pPr>
            <w:ins w:id="22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3" w:author="Nick.Tolimieri" w:date="2022-09-06T13:51:00Z"/>
                <w:color w:val="000000"/>
                <w:sz w:val="20"/>
                <w:szCs w:val="20"/>
                <w:lang w:val="en-US"/>
              </w:rPr>
            </w:pPr>
            <w:ins w:id="22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6" w:author="Nick.Tolimieri" w:date="2022-09-06T13:51:00Z"/>
                <w:color w:val="000000"/>
                <w:sz w:val="20"/>
                <w:szCs w:val="20"/>
                <w:lang w:val="en-US"/>
              </w:rPr>
            </w:pPr>
            <w:ins w:id="22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9" w:author="Nick.Tolimieri" w:date="2022-09-06T13:51:00Z"/>
                <w:color w:val="000000"/>
                <w:sz w:val="20"/>
                <w:szCs w:val="20"/>
                <w:lang w:val="en-US"/>
              </w:rPr>
            </w:pPr>
            <w:ins w:id="2250" w:author="Nick.Tolimieri" w:date="2022-09-06T13:51:00Z">
              <w:r w:rsidRPr="00C97A89">
                <w:rPr>
                  <w:color w:val="000000"/>
                  <w:sz w:val="20"/>
                  <w:szCs w:val="20"/>
                  <w:lang w:val="en-US"/>
                </w:rPr>
                <w:t>-</w:t>
              </w:r>
            </w:ins>
          </w:p>
        </w:tc>
      </w:tr>
      <w:tr w:rsidR="00C97A89" w:rsidRPr="00C97A89" w:rsidTr="0048438B">
        <w:tblPrEx>
          <w:tblPrExChange w:id="2251" w:author="Nick.Tolimieri" w:date="2022-09-06T14:24:00Z">
            <w:tblPrEx>
              <w:tblW w:w="10017" w:type="dxa"/>
            </w:tblPrEx>
          </w:tblPrExChange>
        </w:tblPrEx>
        <w:trPr>
          <w:trHeight w:val="255"/>
          <w:ins w:id="2252" w:author="Nick.Tolimieri" w:date="2022-09-06T13:51:00Z"/>
          <w:trPrChange w:id="225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5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5" w:author="Nick.Tolimieri" w:date="2022-09-06T13:51:00Z"/>
                <w:color w:val="000000"/>
                <w:sz w:val="20"/>
                <w:szCs w:val="20"/>
                <w:lang w:val="en-US"/>
              </w:rPr>
            </w:pPr>
            <w:ins w:id="225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5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58" w:author="Nick.Tolimieri" w:date="2022-09-06T13:51:00Z"/>
                <w:color w:val="000000"/>
                <w:sz w:val="20"/>
                <w:szCs w:val="20"/>
                <w:lang w:val="en-US"/>
              </w:rPr>
            </w:pPr>
            <w:ins w:id="2259"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1" w:author="Nick.Tolimieri" w:date="2022-09-06T13:51:00Z"/>
                <w:color w:val="000000"/>
                <w:sz w:val="20"/>
                <w:szCs w:val="20"/>
                <w:lang w:val="en-US"/>
              </w:rPr>
            </w:pPr>
            <w:ins w:id="22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4" w:author="Nick.Tolimieri" w:date="2022-09-06T13:51:00Z"/>
                <w:color w:val="000000"/>
                <w:sz w:val="20"/>
                <w:szCs w:val="20"/>
                <w:lang w:val="en-US"/>
              </w:rPr>
            </w:pPr>
            <w:ins w:id="22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7" w:author="Nick.Tolimieri" w:date="2022-09-06T13:51:00Z"/>
                <w:color w:val="000000"/>
                <w:sz w:val="20"/>
                <w:szCs w:val="20"/>
                <w:lang w:val="en-US"/>
              </w:rPr>
            </w:pPr>
            <w:ins w:id="226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26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0" w:author="Nick.Tolimieri" w:date="2022-09-06T13:51:00Z"/>
                <w:color w:val="000000"/>
                <w:sz w:val="20"/>
                <w:szCs w:val="20"/>
                <w:lang w:val="en-US"/>
              </w:rPr>
            </w:pPr>
            <w:ins w:id="22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3" w:author="Nick.Tolimieri" w:date="2022-09-06T13:51:00Z"/>
                <w:color w:val="000000"/>
                <w:sz w:val="20"/>
                <w:szCs w:val="20"/>
                <w:lang w:val="en-US"/>
              </w:rPr>
            </w:pPr>
            <w:ins w:id="22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6" w:author="Nick.Tolimieri" w:date="2022-09-06T13:51:00Z"/>
                <w:color w:val="000000"/>
                <w:sz w:val="20"/>
                <w:szCs w:val="20"/>
                <w:lang w:val="en-US"/>
              </w:rPr>
            </w:pPr>
            <w:ins w:id="22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9" w:author="Nick.Tolimieri" w:date="2022-09-06T13:51:00Z"/>
                <w:color w:val="000000"/>
                <w:sz w:val="20"/>
                <w:szCs w:val="20"/>
                <w:lang w:val="en-US"/>
              </w:rPr>
            </w:pPr>
            <w:ins w:id="22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2" w:author="Nick.Tolimieri" w:date="2022-09-06T13:51:00Z"/>
                <w:color w:val="000000"/>
                <w:sz w:val="20"/>
                <w:szCs w:val="20"/>
                <w:lang w:val="en-US"/>
              </w:rPr>
            </w:pPr>
            <w:ins w:id="22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5" w:author="Nick.Tolimieri" w:date="2022-09-06T13:51:00Z"/>
                <w:color w:val="000000"/>
                <w:sz w:val="20"/>
                <w:szCs w:val="20"/>
                <w:lang w:val="en-US"/>
              </w:rPr>
            </w:pPr>
            <w:ins w:id="2286" w:author="Nick.Tolimieri" w:date="2022-09-06T13:51:00Z">
              <w:r w:rsidRPr="00C97A89">
                <w:rPr>
                  <w:color w:val="000000"/>
                  <w:sz w:val="20"/>
                  <w:szCs w:val="20"/>
                  <w:lang w:val="en-US"/>
                </w:rPr>
                <w:t>-</w:t>
              </w:r>
            </w:ins>
          </w:p>
        </w:tc>
      </w:tr>
      <w:tr w:rsidR="00C97A89" w:rsidRPr="00C97A89" w:rsidTr="0048438B">
        <w:tblPrEx>
          <w:tblPrExChange w:id="2287" w:author="Nick.Tolimieri" w:date="2022-09-06T14:24:00Z">
            <w:tblPrEx>
              <w:tblW w:w="10017" w:type="dxa"/>
            </w:tblPrEx>
          </w:tblPrExChange>
        </w:tblPrEx>
        <w:trPr>
          <w:trHeight w:val="255"/>
          <w:ins w:id="2288" w:author="Nick.Tolimieri" w:date="2022-09-06T13:51:00Z"/>
          <w:trPrChange w:id="228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9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1" w:author="Nick.Tolimieri" w:date="2022-09-06T13:51:00Z"/>
                <w:color w:val="000000"/>
                <w:sz w:val="20"/>
                <w:szCs w:val="20"/>
                <w:lang w:val="en-US"/>
              </w:rPr>
            </w:pPr>
            <w:ins w:id="229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4" w:author="Nick.Tolimieri" w:date="2022-09-06T13:51:00Z"/>
                <w:color w:val="000000"/>
                <w:sz w:val="20"/>
                <w:szCs w:val="20"/>
                <w:lang w:val="en-US"/>
              </w:rPr>
            </w:pPr>
            <w:ins w:id="2295"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7" w:author="Nick.Tolimieri" w:date="2022-09-06T13:51:00Z"/>
                <w:color w:val="000000"/>
                <w:sz w:val="20"/>
                <w:szCs w:val="20"/>
                <w:lang w:val="en-US"/>
              </w:rPr>
            </w:pPr>
            <w:ins w:id="2298"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29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0" w:author="Nick.Tolimieri" w:date="2022-09-06T13:51:00Z"/>
                <w:color w:val="000000"/>
                <w:sz w:val="20"/>
                <w:szCs w:val="20"/>
                <w:lang w:val="en-US"/>
              </w:rPr>
            </w:pPr>
            <w:ins w:id="2301"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3" w:author="Nick.Tolimieri" w:date="2022-09-06T13:51:00Z"/>
                <w:color w:val="000000"/>
                <w:sz w:val="20"/>
                <w:szCs w:val="20"/>
                <w:lang w:val="en-US"/>
              </w:rPr>
            </w:pPr>
            <w:ins w:id="2304"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230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6" w:author="Nick.Tolimieri" w:date="2022-09-06T13:51:00Z"/>
                <w:color w:val="000000"/>
                <w:sz w:val="20"/>
                <w:szCs w:val="20"/>
                <w:lang w:val="en-US"/>
              </w:rPr>
            </w:pPr>
            <w:ins w:id="2307"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0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9" w:author="Nick.Tolimieri" w:date="2022-09-06T13:51:00Z"/>
                <w:color w:val="000000"/>
                <w:sz w:val="20"/>
                <w:szCs w:val="20"/>
                <w:lang w:val="en-US"/>
              </w:rPr>
            </w:pPr>
            <w:ins w:id="2310"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2" w:author="Nick.Tolimieri" w:date="2022-09-06T13:51:00Z"/>
                <w:color w:val="000000"/>
                <w:sz w:val="20"/>
                <w:szCs w:val="20"/>
                <w:lang w:val="en-US"/>
              </w:rPr>
            </w:pPr>
            <w:ins w:id="2313"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5" w:author="Nick.Tolimieri" w:date="2022-09-06T13:51:00Z"/>
                <w:color w:val="000000"/>
                <w:sz w:val="20"/>
                <w:szCs w:val="20"/>
                <w:lang w:val="en-US"/>
              </w:rPr>
            </w:pPr>
            <w:ins w:id="2316"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8" w:author="Nick.Tolimieri" w:date="2022-09-06T13:51:00Z"/>
                <w:color w:val="000000"/>
                <w:sz w:val="20"/>
                <w:szCs w:val="20"/>
                <w:lang w:val="en-US"/>
              </w:rPr>
            </w:pPr>
            <w:ins w:id="2319"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1" w:author="Nick.Tolimieri" w:date="2022-09-06T13:51:00Z"/>
                <w:color w:val="000000"/>
                <w:sz w:val="20"/>
                <w:szCs w:val="20"/>
                <w:lang w:val="en-US"/>
              </w:rPr>
            </w:pPr>
            <w:ins w:id="2322" w:author="Nick.Tolimieri" w:date="2022-09-06T13:51:00Z">
              <w:r w:rsidRPr="00C97A89">
                <w:rPr>
                  <w:color w:val="000000"/>
                  <w:sz w:val="20"/>
                  <w:szCs w:val="20"/>
                  <w:lang w:val="en-US"/>
                </w:rPr>
                <w:t>3.27</w:t>
              </w:r>
            </w:ins>
          </w:p>
        </w:tc>
      </w:tr>
      <w:tr w:rsidR="00C97A89" w:rsidRPr="00C97A89" w:rsidTr="0048438B">
        <w:tblPrEx>
          <w:tblPrExChange w:id="2323" w:author="Nick.Tolimieri" w:date="2022-09-06T14:24:00Z">
            <w:tblPrEx>
              <w:tblW w:w="10017" w:type="dxa"/>
            </w:tblPrEx>
          </w:tblPrExChange>
        </w:tblPrEx>
        <w:trPr>
          <w:trHeight w:val="255"/>
          <w:ins w:id="2324" w:author="Nick.Tolimieri" w:date="2022-09-06T13:51:00Z"/>
          <w:trPrChange w:id="232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2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27" w:author="Nick.Tolimieri" w:date="2022-09-06T13:51:00Z"/>
                <w:color w:val="000000"/>
                <w:sz w:val="20"/>
                <w:szCs w:val="20"/>
                <w:lang w:val="en-US"/>
              </w:rPr>
            </w:pPr>
            <w:ins w:id="232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2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0" w:author="Nick.Tolimieri" w:date="2022-09-06T13:51:00Z"/>
                <w:color w:val="000000"/>
                <w:sz w:val="20"/>
                <w:szCs w:val="20"/>
                <w:lang w:val="en-US"/>
              </w:rPr>
            </w:pPr>
            <w:ins w:id="2331"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3" w:author="Nick.Tolimieri" w:date="2022-09-06T13:51:00Z"/>
                <w:color w:val="000000"/>
                <w:sz w:val="20"/>
                <w:szCs w:val="20"/>
                <w:lang w:val="en-US"/>
              </w:rPr>
            </w:pPr>
            <w:ins w:id="23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6" w:author="Nick.Tolimieri" w:date="2022-09-06T13:51:00Z"/>
                <w:color w:val="000000"/>
                <w:sz w:val="20"/>
                <w:szCs w:val="20"/>
                <w:lang w:val="en-US"/>
              </w:rPr>
            </w:pPr>
            <w:ins w:id="233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3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9" w:author="Nick.Tolimieri" w:date="2022-09-06T13:51:00Z"/>
                <w:color w:val="000000"/>
                <w:sz w:val="20"/>
                <w:szCs w:val="20"/>
                <w:lang w:val="en-US"/>
              </w:rPr>
            </w:pPr>
            <w:ins w:id="234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34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2" w:author="Nick.Tolimieri" w:date="2022-09-06T13:51:00Z"/>
                <w:color w:val="000000"/>
                <w:sz w:val="20"/>
                <w:szCs w:val="20"/>
                <w:lang w:val="en-US"/>
              </w:rPr>
            </w:pPr>
            <w:ins w:id="2343"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5" w:author="Nick.Tolimieri" w:date="2022-09-06T13:51:00Z"/>
                <w:color w:val="000000"/>
                <w:sz w:val="20"/>
                <w:szCs w:val="20"/>
                <w:lang w:val="en-US"/>
              </w:rPr>
            </w:pPr>
            <w:ins w:id="2346"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4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8" w:author="Nick.Tolimieri" w:date="2022-09-06T13:51:00Z"/>
                <w:color w:val="000000"/>
                <w:sz w:val="20"/>
                <w:szCs w:val="20"/>
                <w:lang w:val="en-US"/>
              </w:rPr>
            </w:pPr>
            <w:ins w:id="2349"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1" w:author="Nick.Tolimieri" w:date="2022-09-06T13:51:00Z"/>
                <w:color w:val="000000"/>
                <w:sz w:val="20"/>
                <w:szCs w:val="20"/>
                <w:lang w:val="en-US"/>
              </w:rPr>
            </w:pPr>
            <w:ins w:id="2352"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4" w:author="Nick.Tolimieri" w:date="2022-09-06T13:51:00Z"/>
                <w:color w:val="000000"/>
                <w:sz w:val="20"/>
                <w:szCs w:val="20"/>
                <w:lang w:val="en-US"/>
              </w:rPr>
            </w:pPr>
            <w:ins w:id="2355"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7" w:author="Nick.Tolimieri" w:date="2022-09-06T13:51:00Z"/>
                <w:color w:val="000000"/>
                <w:sz w:val="20"/>
                <w:szCs w:val="20"/>
                <w:lang w:val="en-US"/>
              </w:rPr>
            </w:pPr>
            <w:ins w:id="2358" w:author="Nick.Tolimieri" w:date="2022-09-06T13:51:00Z">
              <w:r w:rsidRPr="00C97A89">
                <w:rPr>
                  <w:color w:val="000000"/>
                  <w:sz w:val="20"/>
                  <w:szCs w:val="20"/>
                  <w:lang w:val="en-US"/>
                </w:rPr>
                <w:t>2.48</w:t>
              </w:r>
            </w:ins>
          </w:p>
        </w:tc>
      </w:tr>
      <w:tr w:rsidR="00C97A89" w:rsidRPr="00C97A89" w:rsidTr="0048438B">
        <w:tblPrEx>
          <w:tblPrExChange w:id="2359" w:author="Nick.Tolimieri" w:date="2022-09-06T14:24:00Z">
            <w:tblPrEx>
              <w:tblW w:w="10017" w:type="dxa"/>
            </w:tblPrEx>
          </w:tblPrExChange>
        </w:tblPrEx>
        <w:trPr>
          <w:trHeight w:val="255"/>
          <w:ins w:id="2360" w:author="Nick.Tolimieri" w:date="2022-09-06T13:51:00Z"/>
          <w:trPrChange w:id="236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6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3" w:author="Nick.Tolimieri" w:date="2022-09-06T13:51:00Z"/>
                <w:color w:val="000000"/>
                <w:sz w:val="20"/>
                <w:szCs w:val="20"/>
                <w:lang w:val="en-US"/>
              </w:rPr>
            </w:pPr>
            <w:ins w:id="236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6" w:author="Nick.Tolimieri" w:date="2022-09-06T13:51:00Z"/>
                <w:color w:val="000000"/>
                <w:sz w:val="20"/>
                <w:szCs w:val="20"/>
                <w:lang w:val="en-US"/>
              </w:rPr>
            </w:pPr>
            <w:ins w:id="2367"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6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9" w:author="Nick.Tolimieri" w:date="2022-09-06T13:51:00Z"/>
                <w:color w:val="000000"/>
                <w:sz w:val="20"/>
                <w:szCs w:val="20"/>
                <w:lang w:val="en-US"/>
              </w:rPr>
            </w:pPr>
            <w:ins w:id="237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2" w:author="Nick.Tolimieri" w:date="2022-09-06T13:51:00Z"/>
                <w:color w:val="000000"/>
                <w:sz w:val="20"/>
                <w:szCs w:val="20"/>
                <w:lang w:val="en-US"/>
              </w:rPr>
            </w:pPr>
            <w:ins w:id="2373"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5" w:author="Nick.Tolimieri" w:date="2022-09-06T13:51:00Z"/>
                <w:color w:val="000000"/>
                <w:sz w:val="20"/>
                <w:szCs w:val="20"/>
                <w:lang w:val="en-US"/>
              </w:rPr>
            </w:pPr>
            <w:ins w:id="237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37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8" w:author="Nick.Tolimieri" w:date="2022-09-06T13:51:00Z"/>
                <w:color w:val="000000"/>
                <w:sz w:val="20"/>
                <w:szCs w:val="20"/>
                <w:lang w:val="en-US"/>
              </w:rPr>
            </w:pPr>
            <w:ins w:id="2379"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1" w:author="Nick.Tolimieri" w:date="2022-09-06T13:51:00Z"/>
                <w:color w:val="000000"/>
                <w:sz w:val="20"/>
                <w:szCs w:val="20"/>
                <w:lang w:val="en-US"/>
              </w:rPr>
            </w:pPr>
            <w:ins w:id="2382"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4" w:author="Nick.Tolimieri" w:date="2022-09-06T13:51:00Z"/>
                <w:color w:val="000000"/>
                <w:sz w:val="20"/>
                <w:szCs w:val="20"/>
                <w:lang w:val="en-US"/>
              </w:rPr>
            </w:pPr>
            <w:ins w:id="2385"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7" w:author="Nick.Tolimieri" w:date="2022-09-06T13:51:00Z"/>
                <w:color w:val="000000"/>
                <w:sz w:val="20"/>
                <w:szCs w:val="20"/>
                <w:lang w:val="en-US"/>
              </w:rPr>
            </w:pPr>
            <w:ins w:id="2388"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0" w:author="Nick.Tolimieri" w:date="2022-09-06T13:51:00Z"/>
                <w:color w:val="000000"/>
                <w:sz w:val="20"/>
                <w:szCs w:val="20"/>
                <w:lang w:val="en-US"/>
              </w:rPr>
            </w:pPr>
            <w:ins w:id="2391"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3" w:author="Nick.Tolimieri" w:date="2022-09-06T13:51:00Z"/>
                <w:color w:val="000000"/>
                <w:sz w:val="20"/>
                <w:szCs w:val="20"/>
                <w:lang w:val="en-US"/>
              </w:rPr>
            </w:pPr>
            <w:ins w:id="2394" w:author="Nick.Tolimieri" w:date="2022-09-06T13:51:00Z">
              <w:r w:rsidRPr="00C97A89">
                <w:rPr>
                  <w:color w:val="000000"/>
                  <w:sz w:val="20"/>
                  <w:szCs w:val="20"/>
                  <w:lang w:val="en-US"/>
                </w:rPr>
                <w:t>2.43</w:t>
              </w:r>
            </w:ins>
          </w:p>
        </w:tc>
      </w:tr>
      <w:tr w:rsidR="00C97A89" w:rsidRPr="00C97A89" w:rsidTr="0048438B">
        <w:tblPrEx>
          <w:tblPrExChange w:id="2395" w:author="Nick.Tolimieri" w:date="2022-09-06T14:24:00Z">
            <w:tblPrEx>
              <w:tblW w:w="10017" w:type="dxa"/>
            </w:tblPrEx>
          </w:tblPrExChange>
        </w:tblPrEx>
        <w:trPr>
          <w:trHeight w:val="255"/>
          <w:ins w:id="2396" w:author="Nick.Tolimieri" w:date="2022-09-06T13:51:00Z"/>
          <w:trPrChange w:id="239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9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99" w:author="Nick.Tolimieri" w:date="2022-09-06T13:51:00Z"/>
                <w:color w:val="000000"/>
                <w:sz w:val="20"/>
                <w:szCs w:val="20"/>
                <w:lang w:val="en-US"/>
              </w:rPr>
            </w:pPr>
            <w:ins w:id="240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2" w:author="Nick.Tolimieri" w:date="2022-09-06T13:51:00Z"/>
                <w:color w:val="000000"/>
                <w:sz w:val="20"/>
                <w:szCs w:val="20"/>
                <w:lang w:val="en-US"/>
              </w:rPr>
            </w:pPr>
            <w:ins w:id="2403"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5" w:author="Nick.Tolimieri" w:date="2022-09-06T13:51:00Z"/>
                <w:color w:val="000000"/>
                <w:sz w:val="20"/>
                <w:szCs w:val="20"/>
                <w:lang w:val="en-US"/>
              </w:rPr>
            </w:pPr>
            <w:ins w:id="240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0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8" w:author="Nick.Tolimieri" w:date="2022-09-06T13:51:00Z"/>
                <w:color w:val="000000"/>
                <w:sz w:val="20"/>
                <w:szCs w:val="20"/>
                <w:lang w:val="en-US"/>
              </w:rPr>
            </w:pPr>
            <w:ins w:id="2409"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1" w:author="Nick.Tolimieri" w:date="2022-09-06T13:51:00Z"/>
                <w:color w:val="000000"/>
                <w:sz w:val="20"/>
                <w:szCs w:val="20"/>
                <w:lang w:val="en-US"/>
              </w:rPr>
            </w:pPr>
            <w:ins w:id="2412"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241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4" w:author="Nick.Tolimieri" w:date="2022-09-06T13:51:00Z"/>
                <w:color w:val="000000"/>
                <w:sz w:val="20"/>
                <w:szCs w:val="20"/>
                <w:lang w:val="en-US"/>
              </w:rPr>
            </w:pPr>
            <w:ins w:id="2415"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7" w:author="Nick.Tolimieri" w:date="2022-09-06T13:51:00Z"/>
                <w:color w:val="000000"/>
                <w:sz w:val="20"/>
                <w:szCs w:val="20"/>
                <w:lang w:val="en-US"/>
              </w:rPr>
            </w:pPr>
            <w:ins w:id="24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1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0" w:author="Nick.Tolimieri" w:date="2022-09-06T13:51:00Z"/>
                <w:color w:val="000000"/>
                <w:sz w:val="20"/>
                <w:szCs w:val="20"/>
                <w:lang w:val="en-US"/>
              </w:rPr>
            </w:pPr>
            <w:ins w:id="2421"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3" w:author="Nick.Tolimieri" w:date="2022-09-06T13:51:00Z"/>
                <w:color w:val="000000"/>
                <w:sz w:val="20"/>
                <w:szCs w:val="20"/>
                <w:lang w:val="en-US"/>
              </w:rPr>
            </w:pPr>
            <w:ins w:id="2424"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6" w:author="Nick.Tolimieri" w:date="2022-09-06T13:51:00Z"/>
                <w:color w:val="000000"/>
                <w:sz w:val="20"/>
                <w:szCs w:val="20"/>
                <w:lang w:val="en-US"/>
              </w:rPr>
            </w:pPr>
            <w:ins w:id="2427"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9" w:author="Nick.Tolimieri" w:date="2022-09-06T13:51:00Z"/>
                <w:color w:val="000000"/>
                <w:sz w:val="20"/>
                <w:szCs w:val="20"/>
                <w:lang w:val="en-US"/>
              </w:rPr>
            </w:pPr>
            <w:ins w:id="2430" w:author="Nick.Tolimieri" w:date="2022-09-06T13:51:00Z">
              <w:r w:rsidRPr="00C97A89">
                <w:rPr>
                  <w:color w:val="000000"/>
                  <w:sz w:val="20"/>
                  <w:szCs w:val="20"/>
                  <w:lang w:val="en-US"/>
                </w:rPr>
                <w:t>2.72</w:t>
              </w:r>
            </w:ins>
          </w:p>
        </w:tc>
      </w:tr>
      <w:tr w:rsidR="00C97A89" w:rsidRPr="00C97A89" w:rsidTr="0048438B">
        <w:tblPrEx>
          <w:tblPrExChange w:id="2431" w:author="Nick.Tolimieri" w:date="2022-09-06T14:24:00Z">
            <w:tblPrEx>
              <w:tblW w:w="10017" w:type="dxa"/>
            </w:tblPrEx>
          </w:tblPrExChange>
        </w:tblPrEx>
        <w:trPr>
          <w:trHeight w:val="255"/>
          <w:ins w:id="2432" w:author="Nick.Tolimieri" w:date="2022-09-06T13:51:00Z"/>
          <w:trPrChange w:id="243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43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5" w:author="Nick.Tolimieri" w:date="2022-09-06T13:51:00Z"/>
                <w:color w:val="000000"/>
                <w:sz w:val="20"/>
                <w:szCs w:val="20"/>
                <w:lang w:val="en-US"/>
              </w:rPr>
            </w:pPr>
            <w:ins w:id="243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3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8" w:author="Nick.Tolimieri" w:date="2022-09-06T13:51:00Z"/>
                <w:color w:val="000000"/>
                <w:sz w:val="20"/>
                <w:szCs w:val="20"/>
                <w:lang w:val="en-US"/>
              </w:rPr>
            </w:pPr>
            <w:ins w:id="2439"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1" w:author="Nick.Tolimieri" w:date="2022-09-06T13:51:00Z"/>
                <w:color w:val="000000"/>
                <w:sz w:val="20"/>
                <w:szCs w:val="20"/>
                <w:lang w:val="en-US"/>
              </w:rPr>
            </w:pPr>
            <w:ins w:id="2442"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4" w:author="Nick.Tolimieri" w:date="2022-09-06T13:51:00Z"/>
                <w:color w:val="000000"/>
                <w:sz w:val="20"/>
                <w:szCs w:val="20"/>
                <w:lang w:val="en-US"/>
              </w:rPr>
            </w:pPr>
            <w:ins w:id="2445"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7" w:author="Nick.Tolimieri" w:date="2022-09-06T13:51:00Z"/>
                <w:color w:val="000000"/>
                <w:sz w:val="20"/>
                <w:szCs w:val="20"/>
                <w:lang w:val="en-US"/>
              </w:rPr>
            </w:pPr>
            <w:ins w:id="244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44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0" w:author="Nick.Tolimieri" w:date="2022-09-06T13:51:00Z"/>
                <w:color w:val="000000"/>
                <w:sz w:val="20"/>
                <w:szCs w:val="20"/>
                <w:lang w:val="en-US"/>
              </w:rPr>
            </w:pPr>
            <w:ins w:id="2451"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3" w:author="Nick.Tolimieri" w:date="2022-09-06T13:51:00Z"/>
                <w:color w:val="000000"/>
                <w:sz w:val="20"/>
                <w:szCs w:val="20"/>
                <w:lang w:val="en-US"/>
              </w:rPr>
            </w:pPr>
            <w:ins w:id="2454"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6" w:author="Nick.Tolimieri" w:date="2022-09-06T13:51:00Z"/>
                <w:color w:val="000000"/>
                <w:sz w:val="20"/>
                <w:szCs w:val="20"/>
                <w:lang w:val="en-US"/>
              </w:rPr>
            </w:pPr>
            <w:ins w:id="2457"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9" w:author="Nick.Tolimieri" w:date="2022-09-06T13:51:00Z"/>
                <w:color w:val="000000"/>
                <w:sz w:val="20"/>
                <w:szCs w:val="20"/>
                <w:lang w:val="en-US"/>
              </w:rPr>
            </w:pPr>
            <w:ins w:id="2460"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2" w:author="Nick.Tolimieri" w:date="2022-09-06T13:51:00Z"/>
                <w:color w:val="000000"/>
                <w:sz w:val="20"/>
                <w:szCs w:val="20"/>
                <w:lang w:val="en-US"/>
              </w:rPr>
            </w:pPr>
            <w:ins w:id="2463"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5" w:author="Nick.Tolimieri" w:date="2022-09-06T13:51:00Z"/>
                <w:color w:val="000000"/>
                <w:sz w:val="20"/>
                <w:szCs w:val="20"/>
                <w:lang w:val="en-US"/>
              </w:rPr>
            </w:pPr>
            <w:ins w:id="2466" w:author="Nick.Tolimieri" w:date="2022-09-06T13:51:00Z">
              <w:r w:rsidRPr="00C97A89">
                <w:rPr>
                  <w:color w:val="000000"/>
                  <w:sz w:val="20"/>
                  <w:szCs w:val="20"/>
                  <w:lang w:val="en-US"/>
                </w:rPr>
                <w:t>3.8</w:t>
              </w:r>
            </w:ins>
          </w:p>
        </w:tc>
      </w:tr>
      <w:tr w:rsidR="00C97A89" w:rsidRPr="00C97A89" w:rsidTr="0048438B">
        <w:tblPrEx>
          <w:tblPrExChange w:id="2467" w:author="Nick.Tolimieri" w:date="2022-09-06T14:24:00Z">
            <w:tblPrEx>
              <w:tblW w:w="10017" w:type="dxa"/>
            </w:tblPrEx>
          </w:tblPrExChange>
        </w:tblPrEx>
        <w:trPr>
          <w:trHeight w:val="255"/>
          <w:ins w:id="2468" w:author="Nick.Tolimieri" w:date="2022-09-06T13:51:00Z"/>
          <w:trPrChange w:id="246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47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1" w:author="Nick.Tolimieri" w:date="2022-09-06T13:51:00Z"/>
                <w:color w:val="000000"/>
                <w:sz w:val="20"/>
                <w:szCs w:val="20"/>
                <w:lang w:val="en-US"/>
              </w:rPr>
            </w:pPr>
            <w:ins w:id="247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4" w:author="Nick.Tolimieri" w:date="2022-09-06T13:51:00Z"/>
                <w:color w:val="000000"/>
                <w:sz w:val="20"/>
                <w:szCs w:val="20"/>
                <w:lang w:val="en-US"/>
              </w:rPr>
            </w:pPr>
            <w:ins w:id="2475"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7" w:author="Nick.Tolimieri" w:date="2022-09-06T13:51:00Z"/>
                <w:color w:val="000000"/>
                <w:sz w:val="20"/>
                <w:szCs w:val="20"/>
                <w:lang w:val="en-US"/>
              </w:rPr>
            </w:pPr>
            <w:ins w:id="2478"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7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0" w:author="Nick.Tolimieri" w:date="2022-09-06T13:51:00Z"/>
                <w:color w:val="000000"/>
                <w:sz w:val="20"/>
                <w:szCs w:val="20"/>
                <w:lang w:val="en-US"/>
              </w:rPr>
            </w:pPr>
            <w:ins w:id="2481"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3" w:author="Nick.Tolimieri" w:date="2022-09-06T13:51:00Z"/>
                <w:color w:val="000000"/>
                <w:sz w:val="20"/>
                <w:szCs w:val="20"/>
                <w:lang w:val="en-US"/>
              </w:rPr>
            </w:pPr>
            <w:ins w:id="248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48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6" w:author="Nick.Tolimieri" w:date="2022-09-06T13:51:00Z"/>
                <w:color w:val="000000"/>
                <w:sz w:val="20"/>
                <w:szCs w:val="20"/>
                <w:lang w:val="en-US"/>
              </w:rPr>
            </w:pPr>
            <w:ins w:id="2487"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8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9" w:author="Nick.Tolimieri" w:date="2022-09-06T13:51:00Z"/>
                <w:color w:val="000000"/>
                <w:sz w:val="20"/>
                <w:szCs w:val="20"/>
                <w:lang w:val="en-US"/>
              </w:rPr>
            </w:pPr>
            <w:ins w:id="2490"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2" w:author="Nick.Tolimieri" w:date="2022-09-06T13:51:00Z"/>
                <w:color w:val="000000"/>
                <w:sz w:val="20"/>
                <w:szCs w:val="20"/>
                <w:lang w:val="en-US"/>
              </w:rPr>
            </w:pPr>
            <w:ins w:id="2493"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5" w:author="Nick.Tolimieri" w:date="2022-09-06T13:51:00Z"/>
                <w:color w:val="000000"/>
                <w:sz w:val="20"/>
                <w:szCs w:val="20"/>
                <w:lang w:val="en-US"/>
              </w:rPr>
            </w:pPr>
            <w:ins w:id="2496"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4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8" w:author="Nick.Tolimieri" w:date="2022-09-06T13:51:00Z"/>
                <w:color w:val="000000"/>
                <w:sz w:val="20"/>
                <w:szCs w:val="20"/>
                <w:lang w:val="en-US"/>
              </w:rPr>
            </w:pPr>
            <w:ins w:id="2499"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1" w:author="Nick.Tolimieri" w:date="2022-09-06T13:51:00Z"/>
                <w:color w:val="000000"/>
                <w:sz w:val="20"/>
                <w:szCs w:val="20"/>
                <w:lang w:val="en-US"/>
              </w:rPr>
            </w:pPr>
            <w:ins w:id="2502" w:author="Nick.Tolimieri" w:date="2022-09-06T13:51:00Z">
              <w:r w:rsidRPr="00C97A89">
                <w:rPr>
                  <w:color w:val="000000"/>
                  <w:sz w:val="20"/>
                  <w:szCs w:val="20"/>
                  <w:lang w:val="en-US"/>
                </w:rPr>
                <w:t>4.04</w:t>
              </w:r>
            </w:ins>
          </w:p>
        </w:tc>
      </w:tr>
      <w:tr w:rsidR="00C97A89" w:rsidRPr="00C97A89" w:rsidTr="0048438B">
        <w:tblPrEx>
          <w:tblPrExChange w:id="2503" w:author="Nick.Tolimieri" w:date="2022-09-06T14:24:00Z">
            <w:tblPrEx>
              <w:tblW w:w="10017" w:type="dxa"/>
            </w:tblPrEx>
          </w:tblPrExChange>
        </w:tblPrEx>
        <w:trPr>
          <w:trHeight w:val="255"/>
          <w:ins w:id="2504" w:author="Nick.Tolimieri" w:date="2022-09-06T13:51:00Z"/>
          <w:trPrChange w:id="250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0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07" w:author="Nick.Tolimieri" w:date="2022-09-06T13:51:00Z"/>
                <w:color w:val="000000"/>
                <w:sz w:val="20"/>
                <w:szCs w:val="20"/>
                <w:lang w:val="en-US"/>
              </w:rPr>
            </w:pPr>
            <w:ins w:id="250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0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0" w:author="Nick.Tolimieri" w:date="2022-09-06T13:51:00Z"/>
                <w:color w:val="000000"/>
                <w:sz w:val="20"/>
                <w:szCs w:val="20"/>
                <w:lang w:val="en-US"/>
              </w:rPr>
            </w:pPr>
            <w:ins w:id="2511"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3" w:author="Nick.Tolimieri" w:date="2022-09-06T13:51:00Z"/>
                <w:color w:val="000000"/>
                <w:sz w:val="20"/>
                <w:szCs w:val="20"/>
                <w:lang w:val="en-US"/>
              </w:rPr>
            </w:pPr>
            <w:ins w:id="2514"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6" w:author="Nick.Tolimieri" w:date="2022-09-06T13:51:00Z"/>
                <w:color w:val="000000"/>
                <w:sz w:val="20"/>
                <w:szCs w:val="20"/>
                <w:lang w:val="en-US"/>
              </w:rPr>
            </w:pPr>
            <w:ins w:id="2517"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1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9" w:author="Nick.Tolimieri" w:date="2022-09-06T13:51:00Z"/>
                <w:color w:val="000000"/>
                <w:sz w:val="20"/>
                <w:szCs w:val="20"/>
                <w:lang w:val="en-US"/>
              </w:rPr>
            </w:pPr>
            <w:ins w:id="252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52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2" w:author="Nick.Tolimieri" w:date="2022-09-06T13:51:00Z"/>
                <w:color w:val="000000"/>
                <w:sz w:val="20"/>
                <w:szCs w:val="20"/>
                <w:lang w:val="en-US"/>
              </w:rPr>
            </w:pPr>
            <w:ins w:id="2523"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5" w:author="Nick.Tolimieri" w:date="2022-09-06T13:51:00Z"/>
                <w:color w:val="000000"/>
                <w:sz w:val="20"/>
                <w:szCs w:val="20"/>
                <w:lang w:val="en-US"/>
              </w:rPr>
            </w:pPr>
            <w:ins w:id="2526"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2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8" w:author="Nick.Tolimieri" w:date="2022-09-06T13:51:00Z"/>
                <w:color w:val="000000"/>
                <w:sz w:val="20"/>
                <w:szCs w:val="20"/>
                <w:lang w:val="en-US"/>
              </w:rPr>
            </w:pPr>
            <w:ins w:id="252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1" w:author="Nick.Tolimieri" w:date="2022-09-06T13:51:00Z"/>
                <w:color w:val="000000"/>
                <w:sz w:val="20"/>
                <w:szCs w:val="20"/>
                <w:lang w:val="en-US"/>
              </w:rPr>
            </w:pPr>
            <w:ins w:id="2532"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4" w:author="Nick.Tolimieri" w:date="2022-09-06T13:51:00Z"/>
                <w:color w:val="000000"/>
                <w:sz w:val="20"/>
                <w:szCs w:val="20"/>
                <w:lang w:val="en-US"/>
              </w:rPr>
            </w:pPr>
            <w:ins w:id="2535"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7" w:author="Nick.Tolimieri" w:date="2022-09-06T13:51:00Z"/>
                <w:color w:val="000000"/>
                <w:sz w:val="20"/>
                <w:szCs w:val="20"/>
                <w:lang w:val="en-US"/>
              </w:rPr>
            </w:pPr>
            <w:ins w:id="2538" w:author="Nick.Tolimieri" w:date="2022-09-06T13:51:00Z">
              <w:r w:rsidRPr="00C97A89">
                <w:rPr>
                  <w:color w:val="000000"/>
                  <w:sz w:val="20"/>
                  <w:szCs w:val="20"/>
                  <w:lang w:val="en-US"/>
                </w:rPr>
                <w:t>1.61</w:t>
              </w:r>
            </w:ins>
          </w:p>
        </w:tc>
      </w:tr>
      <w:tr w:rsidR="00C97A89" w:rsidRPr="00C97A89" w:rsidTr="0048438B">
        <w:tblPrEx>
          <w:tblPrExChange w:id="2539" w:author="Nick.Tolimieri" w:date="2022-09-06T14:24:00Z">
            <w:tblPrEx>
              <w:tblW w:w="10017" w:type="dxa"/>
            </w:tblPrEx>
          </w:tblPrExChange>
        </w:tblPrEx>
        <w:trPr>
          <w:trHeight w:val="255"/>
          <w:ins w:id="2540" w:author="Nick.Tolimieri" w:date="2022-09-06T13:51:00Z"/>
          <w:trPrChange w:id="254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4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3" w:author="Nick.Tolimieri" w:date="2022-09-06T13:51:00Z"/>
                <w:color w:val="000000"/>
                <w:sz w:val="20"/>
                <w:szCs w:val="20"/>
                <w:lang w:val="en-US"/>
              </w:rPr>
            </w:pPr>
            <w:ins w:id="254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6" w:author="Nick.Tolimieri" w:date="2022-09-06T13:51:00Z"/>
                <w:color w:val="000000"/>
                <w:sz w:val="20"/>
                <w:szCs w:val="20"/>
                <w:lang w:val="en-US"/>
              </w:rPr>
            </w:pPr>
            <w:ins w:id="2547"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4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9" w:author="Nick.Tolimieri" w:date="2022-09-06T13:51:00Z"/>
                <w:color w:val="000000"/>
                <w:sz w:val="20"/>
                <w:szCs w:val="20"/>
                <w:lang w:val="en-US"/>
              </w:rPr>
            </w:pPr>
            <w:ins w:id="255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2" w:author="Nick.Tolimieri" w:date="2022-09-06T13:51:00Z"/>
                <w:color w:val="000000"/>
                <w:sz w:val="20"/>
                <w:szCs w:val="20"/>
                <w:lang w:val="en-US"/>
              </w:rPr>
            </w:pPr>
            <w:ins w:id="25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5" w:author="Nick.Tolimieri" w:date="2022-09-06T13:51:00Z"/>
                <w:color w:val="000000"/>
                <w:sz w:val="20"/>
                <w:szCs w:val="20"/>
                <w:lang w:val="en-US"/>
              </w:rPr>
            </w:pPr>
            <w:ins w:id="255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55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8" w:author="Nick.Tolimieri" w:date="2022-09-06T13:51:00Z"/>
                <w:color w:val="000000"/>
                <w:sz w:val="20"/>
                <w:szCs w:val="20"/>
                <w:lang w:val="en-US"/>
              </w:rPr>
            </w:pPr>
            <w:ins w:id="25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1" w:author="Nick.Tolimieri" w:date="2022-09-06T13:51:00Z"/>
                <w:color w:val="000000"/>
                <w:sz w:val="20"/>
                <w:szCs w:val="20"/>
                <w:lang w:val="en-US"/>
              </w:rPr>
            </w:pPr>
            <w:ins w:id="25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4" w:author="Nick.Tolimieri" w:date="2022-09-06T13:51:00Z"/>
                <w:color w:val="000000"/>
                <w:sz w:val="20"/>
                <w:szCs w:val="20"/>
                <w:lang w:val="en-US"/>
              </w:rPr>
            </w:pPr>
            <w:ins w:id="25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7" w:author="Nick.Tolimieri" w:date="2022-09-06T13:51:00Z"/>
                <w:color w:val="000000"/>
                <w:sz w:val="20"/>
                <w:szCs w:val="20"/>
                <w:lang w:val="en-US"/>
              </w:rPr>
            </w:pPr>
            <w:ins w:id="25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0" w:author="Nick.Tolimieri" w:date="2022-09-06T13:51:00Z"/>
                <w:color w:val="000000"/>
                <w:sz w:val="20"/>
                <w:szCs w:val="20"/>
                <w:lang w:val="en-US"/>
              </w:rPr>
            </w:pPr>
            <w:ins w:id="25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3" w:author="Nick.Tolimieri" w:date="2022-09-06T13:51:00Z"/>
                <w:color w:val="000000"/>
                <w:sz w:val="20"/>
                <w:szCs w:val="20"/>
                <w:lang w:val="en-US"/>
              </w:rPr>
            </w:pPr>
            <w:ins w:id="2574" w:author="Nick.Tolimieri" w:date="2022-09-06T13:51:00Z">
              <w:r w:rsidRPr="00C97A89">
                <w:rPr>
                  <w:color w:val="000000"/>
                  <w:sz w:val="20"/>
                  <w:szCs w:val="20"/>
                  <w:lang w:val="en-US"/>
                </w:rPr>
                <w:t>-</w:t>
              </w:r>
            </w:ins>
          </w:p>
        </w:tc>
      </w:tr>
      <w:tr w:rsidR="00C97A89" w:rsidRPr="00C97A89" w:rsidTr="0048438B">
        <w:tblPrEx>
          <w:tblPrExChange w:id="2575" w:author="Nick.Tolimieri" w:date="2022-09-06T14:24:00Z">
            <w:tblPrEx>
              <w:tblW w:w="10017" w:type="dxa"/>
            </w:tblPrEx>
          </w:tblPrExChange>
        </w:tblPrEx>
        <w:trPr>
          <w:trHeight w:val="255"/>
          <w:ins w:id="2576" w:author="Nick.Tolimieri" w:date="2022-09-06T13:51:00Z"/>
          <w:trPrChange w:id="257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7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9" w:author="Nick.Tolimieri" w:date="2022-09-06T13:51:00Z"/>
                <w:color w:val="000000"/>
                <w:sz w:val="20"/>
                <w:szCs w:val="20"/>
                <w:lang w:val="en-US"/>
              </w:rPr>
            </w:pPr>
            <w:ins w:id="258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2" w:author="Nick.Tolimieri" w:date="2022-09-06T13:51:00Z"/>
                <w:color w:val="000000"/>
                <w:sz w:val="20"/>
                <w:szCs w:val="20"/>
                <w:lang w:val="en-US"/>
              </w:rPr>
            </w:pPr>
            <w:ins w:id="2583"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5" w:author="Nick.Tolimieri" w:date="2022-09-06T13:51:00Z"/>
                <w:color w:val="000000"/>
                <w:sz w:val="20"/>
                <w:szCs w:val="20"/>
                <w:lang w:val="en-US"/>
              </w:rPr>
            </w:pPr>
            <w:ins w:id="2586"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8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8" w:author="Nick.Tolimieri" w:date="2022-09-06T13:51:00Z"/>
                <w:color w:val="000000"/>
                <w:sz w:val="20"/>
                <w:szCs w:val="20"/>
                <w:lang w:val="en-US"/>
              </w:rPr>
            </w:pPr>
            <w:ins w:id="2589"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1" w:author="Nick.Tolimieri" w:date="2022-09-06T13:51:00Z"/>
                <w:color w:val="000000"/>
                <w:sz w:val="20"/>
                <w:szCs w:val="20"/>
                <w:lang w:val="en-US"/>
              </w:rPr>
            </w:pPr>
            <w:ins w:id="2592"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259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4" w:author="Nick.Tolimieri" w:date="2022-09-06T13:51:00Z"/>
                <w:color w:val="000000"/>
                <w:sz w:val="20"/>
                <w:szCs w:val="20"/>
                <w:lang w:val="en-US"/>
              </w:rPr>
            </w:pPr>
            <w:ins w:id="2595"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7" w:author="Nick.Tolimieri" w:date="2022-09-06T13:51:00Z"/>
                <w:color w:val="000000"/>
                <w:sz w:val="20"/>
                <w:szCs w:val="20"/>
                <w:lang w:val="en-US"/>
              </w:rPr>
            </w:pPr>
            <w:ins w:id="2598"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59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0" w:author="Nick.Tolimieri" w:date="2022-09-06T13:51:00Z"/>
                <w:color w:val="000000"/>
                <w:sz w:val="20"/>
                <w:szCs w:val="20"/>
                <w:lang w:val="en-US"/>
              </w:rPr>
            </w:pPr>
            <w:ins w:id="2601"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3" w:author="Nick.Tolimieri" w:date="2022-09-06T13:51:00Z"/>
                <w:color w:val="000000"/>
                <w:sz w:val="20"/>
                <w:szCs w:val="20"/>
                <w:lang w:val="en-US"/>
              </w:rPr>
            </w:pPr>
            <w:ins w:id="2604"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6" w:author="Nick.Tolimieri" w:date="2022-09-06T13:51:00Z"/>
                <w:color w:val="000000"/>
                <w:sz w:val="20"/>
                <w:szCs w:val="20"/>
                <w:lang w:val="en-US"/>
              </w:rPr>
            </w:pPr>
            <w:ins w:id="2607"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9" w:author="Nick.Tolimieri" w:date="2022-09-06T13:51:00Z"/>
                <w:color w:val="000000"/>
                <w:sz w:val="20"/>
                <w:szCs w:val="20"/>
                <w:lang w:val="en-US"/>
              </w:rPr>
            </w:pPr>
            <w:ins w:id="2610" w:author="Nick.Tolimieri" w:date="2022-09-06T13:51:00Z">
              <w:r w:rsidRPr="00C97A89">
                <w:rPr>
                  <w:color w:val="000000"/>
                  <w:sz w:val="20"/>
                  <w:szCs w:val="20"/>
                  <w:lang w:val="en-US"/>
                </w:rPr>
                <w:t>4.12</w:t>
              </w:r>
            </w:ins>
          </w:p>
        </w:tc>
      </w:tr>
      <w:tr w:rsidR="00C97A89" w:rsidRPr="00C97A89" w:rsidTr="0048438B">
        <w:tblPrEx>
          <w:tblPrExChange w:id="2611" w:author="Nick.Tolimieri" w:date="2022-09-06T14:24:00Z">
            <w:tblPrEx>
              <w:tblW w:w="10017" w:type="dxa"/>
            </w:tblPrEx>
          </w:tblPrExChange>
        </w:tblPrEx>
        <w:trPr>
          <w:trHeight w:val="255"/>
          <w:ins w:id="2612" w:author="Nick.Tolimieri" w:date="2022-09-06T13:51:00Z"/>
          <w:trPrChange w:id="261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1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5" w:author="Nick.Tolimieri" w:date="2022-09-06T13:51:00Z"/>
                <w:color w:val="000000"/>
                <w:sz w:val="20"/>
                <w:szCs w:val="20"/>
                <w:lang w:val="en-US"/>
              </w:rPr>
            </w:pPr>
            <w:ins w:id="261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1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8" w:author="Nick.Tolimieri" w:date="2022-09-06T13:51:00Z"/>
                <w:color w:val="000000"/>
                <w:sz w:val="20"/>
                <w:szCs w:val="20"/>
                <w:lang w:val="en-US"/>
              </w:rPr>
            </w:pPr>
            <w:ins w:id="2619"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1" w:author="Nick.Tolimieri" w:date="2022-09-06T13:51:00Z"/>
                <w:color w:val="000000"/>
                <w:sz w:val="20"/>
                <w:szCs w:val="20"/>
                <w:lang w:val="en-US"/>
              </w:rPr>
            </w:pPr>
            <w:ins w:id="2622"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4" w:author="Nick.Tolimieri" w:date="2022-09-06T13:51:00Z"/>
                <w:color w:val="000000"/>
                <w:sz w:val="20"/>
                <w:szCs w:val="20"/>
                <w:lang w:val="en-US"/>
              </w:rPr>
            </w:pPr>
            <w:ins w:id="2625"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7" w:author="Nick.Tolimieri" w:date="2022-09-06T13:51:00Z"/>
                <w:color w:val="000000"/>
                <w:sz w:val="20"/>
                <w:szCs w:val="20"/>
                <w:lang w:val="en-US"/>
              </w:rPr>
            </w:pPr>
            <w:ins w:id="2628"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262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0" w:author="Nick.Tolimieri" w:date="2022-09-06T13:51:00Z"/>
                <w:color w:val="000000"/>
                <w:sz w:val="20"/>
                <w:szCs w:val="20"/>
                <w:lang w:val="en-US"/>
              </w:rPr>
            </w:pPr>
            <w:ins w:id="2631"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3" w:author="Nick.Tolimieri" w:date="2022-09-06T13:51:00Z"/>
                <w:color w:val="000000"/>
                <w:sz w:val="20"/>
                <w:szCs w:val="20"/>
                <w:lang w:val="en-US"/>
              </w:rPr>
            </w:pPr>
            <w:ins w:id="263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6" w:author="Nick.Tolimieri" w:date="2022-09-06T13:51:00Z"/>
                <w:color w:val="000000"/>
                <w:sz w:val="20"/>
                <w:szCs w:val="20"/>
                <w:lang w:val="en-US"/>
              </w:rPr>
            </w:pPr>
            <w:ins w:id="2637"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9" w:author="Nick.Tolimieri" w:date="2022-09-06T13:51:00Z"/>
                <w:color w:val="000000"/>
                <w:sz w:val="20"/>
                <w:szCs w:val="20"/>
                <w:lang w:val="en-US"/>
              </w:rPr>
            </w:pPr>
            <w:ins w:id="2640"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2" w:author="Nick.Tolimieri" w:date="2022-09-06T13:51:00Z"/>
                <w:color w:val="000000"/>
                <w:sz w:val="20"/>
                <w:szCs w:val="20"/>
                <w:lang w:val="en-US"/>
              </w:rPr>
            </w:pPr>
            <w:ins w:id="2643"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5" w:author="Nick.Tolimieri" w:date="2022-09-06T13:51:00Z"/>
                <w:color w:val="000000"/>
                <w:sz w:val="20"/>
                <w:szCs w:val="20"/>
                <w:lang w:val="en-US"/>
              </w:rPr>
            </w:pPr>
            <w:ins w:id="2646" w:author="Nick.Tolimieri" w:date="2022-09-06T13:51:00Z">
              <w:r w:rsidRPr="00C97A89">
                <w:rPr>
                  <w:color w:val="000000"/>
                  <w:sz w:val="20"/>
                  <w:szCs w:val="20"/>
                  <w:lang w:val="en-US"/>
                </w:rPr>
                <w:t>3.07</w:t>
              </w:r>
            </w:ins>
          </w:p>
        </w:tc>
      </w:tr>
      <w:tr w:rsidR="00C97A89" w:rsidRPr="00C97A89" w:rsidTr="0048438B">
        <w:tblPrEx>
          <w:tblPrExChange w:id="2647" w:author="Nick.Tolimieri" w:date="2022-09-06T14:24:00Z">
            <w:tblPrEx>
              <w:tblW w:w="10017" w:type="dxa"/>
            </w:tblPrEx>
          </w:tblPrExChange>
        </w:tblPrEx>
        <w:trPr>
          <w:trHeight w:val="255"/>
          <w:ins w:id="2648" w:author="Nick.Tolimieri" w:date="2022-09-06T13:51:00Z"/>
          <w:trPrChange w:id="264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5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1" w:author="Nick.Tolimieri" w:date="2022-09-06T13:51:00Z"/>
                <w:color w:val="000000"/>
                <w:sz w:val="20"/>
                <w:szCs w:val="20"/>
                <w:lang w:val="en-US"/>
              </w:rPr>
            </w:pPr>
            <w:ins w:id="265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4" w:author="Nick.Tolimieri" w:date="2022-09-06T13:51:00Z"/>
                <w:color w:val="000000"/>
                <w:sz w:val="20"/>
                <w:szCs w:val="20"/>
                <w:lang w:val="en-US"/>
              </w:rPr>
            </w:pPr>
            <w:ins w:id="2655"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7" w:author="Nick.Tolimieri" w:date="2022-09-06T13:51:00Z"/>
                <w:color w:val="000000"/>
                <w:sz w:val="20"/>
                <w:szCs w:val="20"/>
                <w:lang w:val="en-US"/>
              </w:rPr>
            </w:pPr>
            <w:ins w:id="2658"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5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0" w:author="Nick.Tolimieri" w:date="2022-09-06T13:51:00Z"/>
                <w:color w:val="000000"/>
                <w:sz w:val="20"/>
                <w:szCs w:val="20"/>
                <w:lang w:val="en-US"/>
              </w:rPr>
            </w:pPr>
            <w:ins w:id="266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3" w:author="Nick.Tolimieri" w:date="2022-09-06T13:51:00Z"/>
                <w:color w:val="000000"/>
                <w:sz w:val="20"/>
                <w:szCs w:val="20"/>
                <w:lang w:val="en-US"/>
              </w:rPr>
            </w:pPr>
            <w:ins w:id="266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66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6" w:author="Nick.Tolimieri" w:date="2022-09-06T13:51:00Z"/>
                <w:color w:val="000000"/>
                <w:sz w:val="20"/>
                <w:szCs w:val="20"/>
                <w:lang w:val="en-US"/>
              </w:rPr>
            </w:pPr>
            <w:ins w:id="266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6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69" w:author="Nick.Tolimieri" w:date="2022-09-06T13:51:00Z"/>
                <w:color w:val="000000"/>
                <w:sz w:val="20"/>
                <w:szCs w:val="20"/>
                <w:lang w:val="en-US"/>
              </w:rPr>
            </w:pPr>
            <w:ins w:id="267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2" w:author="Nick.Tolimieri" w:date="2022-09-06T13:51:00Z"/>
                <w:color w:val="000000"/>
                <w:sz w:val="20"/>
                <w:szCs w:val="20"/>
                <w:lang w:val="en-US"/>
              </w:rPr>
            </w:pPr>
            <w:ins w:id="26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5" w:author="Nick.Tolimieri" w:date="2022-09-06T13:51:00Z"/>
                <w:color w:val="000000"/>
                <w:sz w:val="20"/>
                <w:szCs w:val="20"/>
                <w:lang w:val="en-US"/>
              </w:rPr>
            </w:pPr>
            <w:ins w:id="26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8" w:author="Nick.Tolimieri" w:date="2022-09-06T13:51:00Z"/>
                <w:color w:val="000000"/>
                <w:sz w:val="20"/>
                <w:szCs w:val="20"/>
                <w:lang w:val="en-US"/>
              </w:rPr>
            </w:pPr>
            <w:ins w:id="267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1" w:author="Nick.Tolimieri" w:date="2022-09-06T13:51:00Z"/>
                <w:color w:val="000000"/>
                <w:sz w:val="20"/>
                <w:szCs w:val="20"/>
                <w:lang w:val="en-US"/>
              </w:rPr>
            </w:pPr>
            <w:ins w:id="2682" w:author="Nick.Tolimieri" w:date="2022-09-06T13:51:00Z">
              <w:r w:rsidRPr="00C97A89">
                <w:rPr>
                  <w:color w:val="000000"/>
                  <w:sz w:val="20"/>
                  <w:szCs w:val="20"/>
                  <w:lang w:val="en-US"/>
                </w:rPr>
                <w:t>-</w:t>
              </w:r>
            </w:ins>
          </w:p>
        </w:tc>
      </w:tr>
      <w:tr w:rsidR="00C97A89" w:rsidRPr="00C97A89" w:rsidTr="0048438B">
        <w:tblPrEx>
          <w:tblPrExChange w:id="2683" w:author="Nick.Tolimieri" w:date="2022-09-06T14:24:00Z">
            <w:tblPrEx>
              <w:tblW w:w="10017" w:type="dxa"/>
            </w:tblPrEx>
          </w:tblPrExChange>
        </w:tblPrEx>
        <w:trPr>
          <w:trHeight w:val="255"/>
          <w:ins w:id="2684" w:author="Nick.Tolimieri" w:date="2022-09-06T13:51:00Z"/>
          <w:trPrChange w:id="268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8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7" w:author="Nick.Tolimieri" w:date="2022-09-06T13:51:00Z"/>
                <w:color w:val="000000"/>
                <w:sz w:val="20"/>
                <w:szCs w:val="20"/>
                <w:lang w:val="en-US"/>
              </w:rPr>
            </w:pPr>
            <w:ins w:id="268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8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0" w:author="Nick.Tolimieri" w:date="2022-09-06T13:51:00Z"/>
                <w:color w:val="000000"/>
                <w:sz w:val="20"/>
                <w:szCs w:val="20"/>
                <w:lang w:val="en-US"/>
              </w:rPr>
            </w:pPr>
            <w:ins w:id="2691"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3" w:author="Nick.Tolimieri" w:date="2022-09-06T13:51:00Z"/>
                <w:color w:val="000000"/>
                <w:sz w:val="20"/>
                <w:szCs w:val="20"/>
                <w:lang w:val="en-US"/>
              </w:rPr>
            </w:pPr>
            <w:ins w:id="26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6" w:author="Nick.Tolimieri" w:date="2022-09-06T13:51:00Z"/>
                <w:color w:val="000000"/>
                <w:sz w:val="20"/>
                <w:szCs w:val="20"/>
                <w:lang w:val="en-US"/>
              </w:rPr>
            </w:pPr>
            <w:ins w:id="269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9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9" w:author="Nick.Tolimieri" w:date="2022-09-06T13:51:00Z"/>
                <w:color w:val="000000"/>
                <w:sz w:val="20"/>
                <w:szCs w:val="20"/>
                <w:lang w:val="en-US"/>
              </w:rPr>
            </w:pPr>
            <w:ins w:id="270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0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2" w:author="Nick.Tolimieri" w:date="2022-09-06T13:51:00Z"/>
                <w:color w:val="000000"/>
                <w:sz w:val="20"/>
                <w:szCs w:val="20"/>
                <w:lang w:val="en-US"/>
              </w:rPr>
            </w:pPr>
            <w:ins w:id="270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5" w:author="Nick.Tolimieri" w:date="2022-09-06T13:51:00Z"/>
                <w:color w:val="000000"/>
                <w:sz w:val="20"/>
                <w:szCs w:val="20"/>
                <w:lang w:val="en-US"/>
              </w:rPr>
            </w:pPr>
            <w:ins w:id="270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0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8" w:author="Nick.Tolimieri" w:date="2022-09-06T13:51:00Z"/>
                <w:color w:val="000000"/>
                <w:sz w:val="20"/>
                <w:szCs w:val="20"/>
                <w:lang w:val="en-US"/>
              </w:rPr>
            </w:pPr>
            <w:ins w:id="27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1" w:author="Nick.Tolimieri" w:date="2022-09-06T13:51:00Z"/>
                <w:color w:val="000000"/>
                <w:sz w:val="20"/>
                <w:szCs w:val="20"/>
                <w:lang w:val="en-US"/>
              </w:rPr>
            </w:pPr>
            <w:ins w:id="27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4" w:author="Nick.Tolimieri" w:date="2022-09-06T13:51:00Z"/>
                <w:color w:val="000000"/>
                <w:sz w:val="20"/>
                <w:szCs w:val="20"/>
                <w:lang w:val="en-US"/>
              </w:rPr>
            </w:pPr>
            <w:ins w:id="271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7" w:author="Nick.Tolimieri" w:date="2022-09-06T13:51:00Z"/>
                <w:color w:val="000000"/>
                <w:sz w:val="20"/>
                <w:szCs w:val="20"/>
                <w:lang w:val="en-US"/>
              </w:rPr>
            </w:pPr>
            <w:ins w:id="2718" w:author="Nick.Tolimieri" w:date="2022-09-06T13:51:00Z">
              <w:r w:rsidRPr="00C97A89">
                <w:rPr>
                  <w:color w:val="000000"/>
                  <w:sz w:val="20"/>
                  <w:szCs w:val="20"/>
                  <w:lang w:val="en-US"/>
                </w:rPr>
                <w:t>-</w:t>
              </w:r>
            </w:ins>
          </w:p>
        </w:tc>
      </w:tr>
      <w:tr w:rsidR="00C97A89" w:rsidRPr="00C97A89" w:rsidTr="0048438B">
        <w:tblPrEx>
          <w:tblPrExChange w:id="2719" w:author="Nick.Tolimieri" w:date="2022-09-06T14:24:00Z">
            <w:tblPrEx>
              <w:tblW w:w="10017" w:type="dxa"/>
            </w:tblPrEx>
          </w:tblPrExChange>
        </w:tblPrEx>
        <w:trPr>
          <w:trHeight w:val="255"/>
          <w:ins w:id="2720" w:author="Nick.Tolimieri" w:date="2022-09-06T13:51:00Z"/>
          <w:trPrChange w:id="272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2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3" w:author="Nick.Tolimieri" w:date="2022-09-06T13:51:00Z"/>
                <w:color w:val="000000"/>
                <w:sz w:val="20"/>
                <w:szCs w:val="20"/>
                <w:lang w:val="en-US"/>
              </w:rPr>
            </w:pPr>
            <w:ins w:id="272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6" w:author="Nick.Tolimieri" w:date="2022-09-06T13:51:00Z"/>
                <w:color w:val="000000"/>
                <w:sz w:val="20"/>
                <w:szCs w:val="20"/>
                <w:lang w:val="en-US"/>
              </w:rPr>
            </w:pPr>
            <w:ins w:id="2727"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2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9" w:author="Nick.Tolimieri" w:date="2022-09-06T13:51:00Z"/>
                <w:color w:val="000000"/>
                <w:sz w:val="20"/>
                <w:szCs w:val="20"/>
                <w:lang w:val="en-US"/>
              </w:rPr>
            </w:pPr>
            <w:ins w:id="273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2" w:author="Nick.Tolimieri" w:date="2022-09-06T13:51:00Z"/>
                <w:color w:val="000000"/>
                <w:sz w:val="20"/>
                <w:szCs w:val="20"/>
                <w:lang w:val="en-US"/>
              </w:rPr>
            </w:pPr>
            <w:ins w:id="27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5" w:author="Nick.Tolimieri" w:date="2022-09-06T13:51:00Z"/>
                <w:color w:val="000000"/>
                <w:sz w:val="20"/>
                <w:szCs w:val="20"/>
                <w:lang w:val="en-US"/>
              </w:rPr>
            </w:pPr>
            <w:ins w:id="273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3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8" w:author="Nick.Tolimieri" w:date="2022-09-06T13:51:00Z"/>
                <w:color w:val="000000"/>
                <w:sz w:val="20"/>
                <w:szCs w:val="20"/>
                <w:lang w:val="en-US"/>
              </w:rPr>
            </w:pPr>
            <w:ins w:id="27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1" w:author="Nick.Tolimieri" w:date="2022-09-06T13:51:00Z"/>
                <w:color w:val="000000"/>
                <w:sz w:val="20"/>
                <w:szCs w:val="20"/>
                <w:lang w:val="en-US"/>
              </w:rPr>
            </w:pPr>
            <w:ins w:id="27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4" w:author="Nick.Tolimieri" w:date="2022-09-06T13:51:00Z"/>
                <w:color w:val="000000"/>
                <w:sz w:val="20"/>
                <w:szCs w:val="20"/>
                <w:lang w:val="en-US"/>
              </w:rPr>
            </w:pPr>
            <w:ins w:id="27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7" w:author="Nick.Tolimieri" w:date="2022-09-06T13:51:00Z"/>
                <w:color w:val="000000"/>
                <w:sz w:val="20"/>
                <w:szCs w:val="20"/>
                <w:lang w:val="en-US"/>
              </w:rPr>
            </w:pPr>
            <w:ins w:id="27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0" w:author="Nick.Tolimieri" w:date="2022-09-06T13:51:00Z"/>
                <w:color w:val="000000"/>
                <w:sz w:val="20"/>
                <w:szCs w:val="20"/>
                <w:lang w:val="en-US"/>
              </w:rPr>
            </w:pPr>
            <w:ins w:id="27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3" w:author="Nick.Tolimieri" w:date="2022-09-06T13:51:00Z"/>
                <w:color w:val="000000"/>
                <w:sz w:val="20"/>
                <w:szCs w:val="20"/>
                <w:lang w:val="en-US"/>
              </w:rPr>
            </w:pPr>
            <w:ins w:id="2754" w:author="Nick.Tolimieri" w:date="2022-09-06T13:51:00Z">
              <w:r w:rsidRPr="00C97A89">
                <w:rPr>
                  <w:color w:val="000000"/>
                  <w:sz w:val="20"/>
                  <w:szCs w:val="20"/>
                  <w:lang w:val="en-US"/>
                </w:rPr>
                <w:t>-</w:t>
              </w:r>
            </w:ins>
          </w:p>
        </w:tc>
      </w:tr>
      <w:tr w:rsidR="00C97A89" w:rsidRPr="00C97A89" w:rsidTr="0048438B">
        <w:tblPrEx>
          <w:tblPrExChange w:id="2755" w:author="Nick.Tolimieri" w:date="2022-09-06T14:24:00Z">
            <w:tblPrEx>
              <w:tblW w:w="10017" w:type="dxa"/>
            </w:tblPrEx>
          </w:tblPrExChange>
        </w:tblPrEx>
        <w:trPr>
          <w:trHeight w:val="255"/>
          <w:ins w:id="2756" w:author="Nick.Tolimieri" w:date="2022-09-06T13:51:00Z"/>
          <w:trPrChange w:id="275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5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9" w:author="Nick.Tolimieri" w:date="2022-09-06T13:51:00Z"/>
                <w:color w:val="000000"/>
                <w:sz w:val="20"/>
                <w:szCs w:val="20"/>
                <w:lang w:val="en-US"/>
              </w:rPr>
            </w:pPr>
            <w:ins w:id="276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2" w:author="Nick.Tolimieri" w:date="2022-09-06T13:51:00Z"/>
                <w:color w:val="000000"/>
                <w:sz w:val="20"/>
                <w:szCs w:val="20"/>
                <w:lang w:val="en-US"/>
              </w:rPr>
            </w:pPr>
            <w:ins w:id="2763"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5" w:author="Nick.Tolimieri" w:date="2022-09-06T13:51:00Z"/>
                <w:color w:val="000000"/>
                <w:sz w:val="20"/>
                <w:szCs w:val="20"/>
                <w:lang w:val="en-US"/>
              </w:rPr>
            </w:pPr>
            <w:ins w:id="276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6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8" w:author="Nick.Tolimieri" w:date="2022-09-06T13:51:00Z"/>
                <w:color w:val="000000"/>
                <w:sz w:val="20"/>
                <w:szCs w:val="20"/>
                <w:lang w:val="en-US"/>
              </w:rPr>
            </w:pPr>
            <w:ins w:id="276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1" w:author="Nick.Tolimieri" w:date="2022-09-06T13:51:00Z"/>
                <w:color w:val="000000"/>
                <w:sz w:val="20"/>
                <w:szCs w:val="20"/>
                <w:lang w:val="en-US"/>
              </w:rPr>
            </w:pPr>
            <w:ins w:id="277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7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4" w:author="Nick.Tolimieri" w:date="2022-09-06T13:51:00Z"/>
                <w:color w:val="000000"/>
                <w:sz w:val="20"/>
                <w:szCs w:val="20"/>
                <w:lang w:val="en-US"/>
              </w:rPr>
            </w:pPr>
            <w:ins w:id="277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7" w:author="Nick.Tolimieri" w:date="2022-09-06T13:51:00Z"/>
                <w:color w:val="000000"/>
                <w:sz w:val="20"/>
                <w:szCs w:val="20"/>
                <w:lang w:val="en-US"/>
              </w:rPr>
            </w:pPr>
            <w:ins w:id="277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7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0" w:author="Nick.Tolimieri" w:date="2022-09-06T13:51:00Z"/>
                <w:color w:val="000000"/>
                <w:sz w:val="20"/>
                <w:szCs w:val="20"/>
                <w:lang w:val="en-US"/>
              </w:rPr>
            </w:pPr>
            <w:ins w:id="27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3" w:author="Nick.Tolimieri" w:date="2022-09-06T13:51:00Z"/>
                <w:color w:val="000000"/>
                <w:sz w:val="20"/>
                <w:szCs w:val="20"/>
                <w:lang w:val="en-US"/>
              </w:rPr>
            </w:pPr>
            <w:ins w:id="27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6" w:author="Nick.Tolimieri" w:date="2022-09-06T13:51:00Z"/>
                <w:color w:val="000000"/>
                <w:sz w:val="20"/>
                <w:szCs w:val="20"/>
                <w:lang w:val="en-US"/>
              </w:rPr>
            </w:pPr>
            <w:ins w:id="27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9" w:author="Nick.Tolimieri" w:date="2022-09-06T13:51:00Z"/>
                <w:color w:val="000000"/>
                <w:sz w:val="20"/>
                <w:szCs w:val="20"/>
                <w:lang w:val="en-US"/>
              </w:rPr>
            </w:pPr>
            <w:ins w:id="2790" w:author="Nick.Tolimieri" w:date="2022-09-06T13:51:00Z">
              <w:r w:rsidRPr="00C97A89">
                <w:rPr>
                  <w:color w:val="000000"/>
                  <w:sz w:val="20"/>
                  <w:szCs w:val="20"/>
                  <w:lang w:val="en-US"/>
                </w:rPr>
                <w:t>-</w:t>
              </w:r>
            </w:ins>
          </w:p>
        </w:tc>
      </w:tr>
      <w:tr w:rsidR="00C97A89" w:rsidRPr="00C97A89" w:rsidTr="0048438B">
        <w:tblPrEx>
          <w:tblPrExChange w:id="2791" w:author="Nick.Tolimieri" w:date="2022-09-06T14:24:00Z">
            <w:tblPrEx>
              <w:tblW w:w="10017" w:type="dxa"/>
            </w:tblPrEx>
          </w:tblPrExChange>
        </w:tblPrEx>
        <w:trPr>
          <w:trHeight w:val="255"/>
          <w:ins w:id="2792" w:author="Nick.Tolimieri" w:date="2022-09-06T13:51:00Z"/>
          <w:trPrChange w:id="279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9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5" w:author="Nick.Tolimieri" w:date="2022-09-06T13:51:00Z"/>
                <w:color w:val="000000"/>
                <w:sz w:val="20"/>
                <w:szCs w:val="20"/>
                <w:lang w:val="en-US"/>
              </w:rPr>
            </w:pPr>
            <w:ins w:id="279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9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98" w:author="Nick.Tolimieri" w:date="2022-09-06T13:51:00Z"/>
                <w:color w:val="000000"/>
                <w:sz w:val="20"/>
                <w:szCs w:val="20"/>
                <w:lang w:val="en-US"/>
              </w:rPr>
            </w:pPr>
            <w:ins w:id="2799"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1" w:author="Nick.Tolimieri" w:date="2022-09-06T13:51:00Z"/>
                <w:color w:val="000000"/>
                <w:sz w:val="20"/>
                <w:szCs w:val="20"/>
                <w:lang w:val="en-US"/>
              </w:rPr>
            </w:pPr>
            <w:ins w:id="2802"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4" w:author="Nick.Tolimieri" w:date="2022-09-06T13:51:00Z"/>
                <w:color w:val="000000"/>
                <w:sz w:val="20"/>
                <w:szCs w:val="20"/>
                <w:lang w:val="en-US"/>
              </w:rPr>
            </w:pPr>
            <w:ins w:id="2805"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7" w:author="Nick.Tolimieri" w:date="2022-09-06T13:51:00Z"/>
                <w:color w:val="000000"/>
                <w:sz w:val="20"/>
                <w:szCs w:val="20"/>
                <w:lang w:val="en-US"/>
              </w:rPr>
            </w:pPr>
            <w:ins w:id="280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0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0" w:author="Nick.Tolimieri" w:date="2022-09-06T13:51:00Z"/>
                <w:color w:val="000000"/>
                <w:sz w:val="20"/>
                <w:szCs w:val="20"/>
                <w:lang w:val="en-US"/>
              </w:rPr>
            </w:pPr>
            <w:ins w:id="281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3" w:author="Nick.Tolimieri" w:date="2022-09-06T13:51:00Z"/>
                <w:color w:val="000000"/>
                <w:sz w:val="20"/>
                <w:szCs w:val="20"/>
                <w:lang w:val="en-US"/>
              </w:rPr>
            </w:pPr>
            <w:ins w:id="2814"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6" w:author="Nick.Tolimieri" w:date="2022-09-06T13:51:00Z"/>
                <w:color w:val="000000"/>
                <w:sz w:val="20"/>
                <w:szCs w:val="20"/>
                <w:lang w:val="en-US"/>
              </w:rPr>
            </w:pPr>
            <w:ins w:id="2817"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9" w:author="Nick.Tolimieri" w:date="2022-09-06T13:51:00Z"/>
                <w:color w:val="000000"/>
                <w:sz w:val="20"/>
                <w:szCs w:val="20"/>
                <w:lang w:val="en-US"/>
              </w:rPr>
            </w:pPr>
            <w:ins w:id="2820"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2" w:author="Nick.Tolimieri" w:date="2022-09-06T13:51:00Z"/>
                <w:color w:val="000000"/>
                <w:sz w:val="20"/>
                <w:szCs w:val="20"/>
                <w:lang w:val="en-US"/>
              </w:rPr>
            </w:pPr>
            <w:ins w:id="2823"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5" w:author="Nick.Tolimieri" w:date="2022-09-06T13:51:00Z"/>
                <w:color w:val="000000"/>
                <w:sz w:val="20"/>
                <w:szCs w:val="20"/>
                <w:lang w:val="en-US"/>
              </w:rPr>
            </w:pPr>
            <w:ins w:id="2826" w:author="Nick.Tolimieri" w:date="2022-09-06T13:51:00Z">
              <w:r w:rsidRPr="00C97A89">
                <w:rPr>
                  <w:color w:val="000000"/>
                  <w:sz w:val="20"/>
                  <w:szCs w:val="20"/>
                  <w:lang w:val="en-US"/>
                </w:rPr>
                <w:t>2.15</w:t>
              </w:r>
            </w:ins>
          </w:p>
        </w:tc>
      </w:tr>
      <w:tr w:rsidR="00C97A89" w:rsidRPr="00C97A89" w:rsidTr="0048438B">
        <w:tblPrEx>
          <w:tblPrExChange w:id="2827" w:author="Nick.Tolimieri" w:date="2022-09-06T14:24:00Z">
            <w:tblPrEx>
              <w:tblW w:w="10017" w:type="dxa"/>
            </w:tblPrEx>
          </w:tblPrExChange>
        </w:tblPrEx>
        <w:trPr>
          <w:trHeight w:val="255"/>
          <w:ins w:id="2828" w:author="Nick.Tolimieri" w:date="2022-09-06T13:51:00Z"/>
          <w:trPrChange w:id="282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83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1" w:author="Nick.Tolimieri" w:date="2022-09-06T13:51:00Z"/>
                <w:color w:val="000000"/>
                <w:sz w:val="20"/>
                <w:szCs w:val="20"/>
                <w:lang w:val="en-US"/>
              </w:rPr>
            </w:pPr>
            <w:ins w:id="283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4" w:author="Nick.Tolimieri" w:date="2022-09-06T13:51:00Z"/>
                <w:color w:val="000000"/>
                <w:sz w:val="20"/>
                <w:szCs w:val="20"/>
                <w:lang w:val="en-US"/>
              </w:rPr>
            </w:pPr>
            <w:ins w:id="2835"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7" w:author="Nick.Tolimieri" w:date="2022-09-06T13:51:00Z"/>
                <w:color w:val="000000"/>
                <w:sz w:val="20"/>
                <w:szCs w:val="20"/>
                <w:lang w:val="en-US"/>
              </w:rPr>
            </w:pPr>
            <w:ins w:id="2838"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3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0" w:author="Nick.Tolimieri" w:date="2022-09-06T13:51:00Z"/>
                <w:color w:val="000000"/>
                <w:sz w:val="20"/>
                <w:szCs w:val="20"/>
                <w:lang w:val="en-US"/>
              </w:rPr>
            </w:pPr>
            <w:ins w:id="28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3" w:author="Nick.Tolimieri" w:date="2022-09-06T13:51:00Z"/>
                <w:color w:val="000000"/>
                <w:sz w:val="20"/>
                <w:szCs w:val="20"/>
                <w:lang w:val="en-US"/>
              </w:rPr>
            </w:pPr>
            <w:ins w:id="284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84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6" w:author="Nick.Tolimieri" w:date="2022-09-06T13:51:00Z"/>
                <w:color w:val="000000"/>
                <w:sz w:val="20"/>
                <w:szCs w:val="20"/>
                <w:lang w:val="en-US"/>
              </w:rPr>
            </w:pPr>
            <w:ins w:id="28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4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49" w:author="Nick.Tolimieri" w:date="2022-09-06T13:51:00Z"/>
                <w:color w:val="000000"/>
                <w:sz w:val="20"/>
                <w:szCs w:val="20"/>
                <w:lang w:val="en-US"/>
              </w:rPr>
            </w:pPr>
            <w:ins w:id="28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2" w:author="Nick.Tolimieri" w:date="2022-09-06T13:51:00Z"/>
                <w:color w:val="000000"/>
                <w:sz w:val="20"/>
                <w:szCs w:val="20"/>
                <w:lang w:val="en-US"/>
              </w:rPr>
            </w:pPr>
            <w:ins w:id="28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5" w:author="Nick.Tolimieri" w:date="2022-09-06T13:51:00Z"/>
                <w:color w:val="000000"/>
                <w:sz w:val="20"/>
                <w:szCs w:val="20"/>
                <w:lang w:val="en-US"/>
              </w:rPr>
            </w:pPr>
            <w:ins w:id="28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8" w:author="Nick.Tolimieri" w:date="2022-09-06T13:51:00Z"/>
                <w:color w:val="000000"/>
                <w:sz w:val="20"/>
                <w:szCs w:val="20"/>
                <w:lang w:val="en-US"/>
              </w:rPr>
            </w:pPr>
            <w:ins w:id="28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1" w:author="Nick.Tolimieri" w:date="2022-09-06T13:51:00Z"/>
                <w:color w:val="000000"/>
                <w:sz w:val="20"/>
                <w:szCs w:val="20"/>
                <w:lang w:val="en-US"/>
              </w:rPr>
            </w:pPr>
            <w:ins w:id="2862" w:author="Nick.Tolimieri" w:date="2022-09-06T13:51:00Z">
              <w:r w:rsidRPr="00C97A89">
                <w:rPr>
                  <w:color w:val="000000"/>
                  <w:sz w:val="20"/>
                  <w:szCs w:val="20"/>
                  <w:lang w:val="en-US"/>
                </w:rPr>
                <w:t>-</w:t>
              </w:r>
            </w:ins>
          </w:p>
        </w:tc>
      </w:tr>
      <w:tr w:rsidR="00C97A89" w:rsidRPr="00C97A89" w:rsidTr="0048438B">
        <w:tblPrEx>
          <w:tblPrExChange w:id="2863" w:author="Nick.Tolimieri" w:date="2022-09-06T14:24:00Z">
            <w:tblPrEx>
              <w:tblW w:w="10017" w:type="dxa"/>
            </w:tblPrEx>
          </w:tblPrExChange>
        </w:tblPrEx>
        <w:trPr>
          <w:trHeight w:val="255"/>
          <w:ins w:id="2864" w:author="Nick.Tolimieri" w:date="2022-09-06T13:51:00Z"/>
          <w:trPrChange w:id="286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86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7" w:author="Nick.Tolimieri" w:date="2022-09-06T13:51:00Z"/>
                <w:color w:val="000000"/>
                <w:sz w:val="20"/>
                <w:szCs w:val="20"/>
                <w:lang w:val="en-US"/>
              </w:rPr>
            </w:pPr>
            <w:ins w:id="286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6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0" w:author="Nick.Tolimieri" w:date="2022-09-06T13:51:00Z"/>
                <w:color w:val="000000"/>
                <w:sz w:val="20"/>
                <w:szCs w:val="20"/>
                <w:lang w:val="en-US"/>
              </w:rPr>
            </w:pPr>
            <w:ins w:id="2871"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3" w:author="Nick.Tolimieri" w:date="2022-09-06T13:51:00Z"/>
                <w:color w:val="000000"/>
                <w:sz w:val="20"/>
                <w:szCs w:val="20"/>
                <w:lang w:val="en-US"/>
              </w:rPr>
            </w:pPr>
            <w:ins w:id="2874"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6" w:author="Nick.Tolimieri" w:date="2022-09-06T13:51:00Z"/>
                <w:color w:val="000000"/>
                <w:sz w:val="20"/>
                <w:szCs w:val="20"/>
                <w:lang w:val="en-US"/>
              </w:rPr>
            </w:pPr>
            <w:ins w:id="2877"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7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9" w:author="Nick.Tolimieri" w:date="2022-09-06T13:51:00Z"/>
                <w:color w:val="000000"/>
                <w:sz w:val="20"/>
                <w:szCs w:val="20"/>
                <w:lang w:val="en-US"/>
              </w:rPr>
            </w:pPr>
            <w:ins w:id="2880"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8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2" w:author="Nick.Tolimieri" w:date="2022-09-06T13:51:00Z"/>
                <w:color w:val="000000"/>
                <w:sz w:val="20"/>
                <w:szCs w:val="20"/>
                <w:lang w:val="en-US"/>
              </w:rPr>
            </w:pPr>
            <w:ins w:id="2883"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5" w:author="Nick.Tolimieri" w:date="2022-09-06T13:51:00Z"/>
                <w:color w:val="000000"/>
                <w:sz w:val="20"/>
                <w:szCs w:val="20"/>
                <w:lang w:val="en-US"/>
              </w:rPr>
            </w:pPr>
            <w:ins w:id="288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8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8" w:author="Nick.Tolimieri" w:date="2022-09-06T13:51:00Z"/>
                <w:color w:val="000000"/>
                <w:sz w:val="20"/>
                <w:szCs w:val="20"/>
                <w:lang w:val="en-US"/>
              </w:rPr>
            </w:pPr>
            <w:ins w:id="288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1" w:author="Nick.Tolimieri" w:date="2022-09-06T13:51:00Z"/>
                <w:color w:val="000000"/>
                <w:sz w:val="20"/>
                <w:szCs w:val="20"/>
                <w:lang w:val="en-US"/>
              </w:rPr>
            </w:pPr>
            <w:ins w:id="2892"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4" w:author="Nick.Tolimieri" w:date="2022-09-06T13:51:00Z"/>
                <w:color w:val="000000"/>
                <w:sz w:val="20"/>
                <w:szCs w:val="20"/>
                <w:lang w:val="en-US"/>
              </w:rPr>
            </w:pPr>
            <w:ins w:id="2895"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7" w:author="Nick.Tolimieri" w:date="2022-09-06T13:51:00Z"/>
                <w:color w:val="000000"/>
                <w:sz w:val="20"/>
                <w:szCs w:val="20"/>
                <w:lang w:val="en-US"/>
              </w:rPr>
            </w:pPr>
            <w:ins w:id="2898" w:author="Nick.Tolimieri" w:date="2022-09-06T13:51:00Z">
              <w:r w:rsidRPr="00C97A89">
                <w:rPr>
                  <w:color w:val="000000"/>
                  <w:sz w:val="20"/>
                  <w:szCs w:val="20"/>
                  <w:lang w:val="en-US"/>
                </w:rPr>
                <w:t>2.1</w:t>
              </w:r>
            </w:ins>
          </w:p>
        </w:tc>
      </w:tr>
      <w:tr w:rsidR="00C97A89" w:rsidRPr="00C97A89" w:rsidTr="0048438B">
        <w:tblPrEx>
          <w:tblPrExChange w:id="2899" w:author="Nick.Tolimieri" w:date="2022-09-06T14:24:00Z">
            <w:tblPrEx>
              <w:tblW w:w="10017" w:type="dxa"/>
            </w:tblPrEx>
          </w:tblPrExChange>
        </w:tblPrEx>
        <w:trPr>
          <w:trHeight w:val="255"/>
          <w:ins w:id="2900" w:author="Nick.Tolimieri" w:date="2022-09-06T13:51:00Z"/>
          <w:trPrChange w:id="290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0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3" w:author="Nick.Tolimieri" w:date="2022-09-06T13:51:00Z"/>
                <w:color w:val="000000"/>
                <w:sz w:val="20"/>
                <w:szCs w:val="20"/>
                <w:lang w:val="en-US"/>
              </w:rPr>
            </w:pPr>
            <w:ins w:id="290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6" w:author="Nick.Tolimieri" w:date="2022-09-06T13:51:00Z"/>
                <w:color w:val="000000"/>
                <w:sz w:val="20"/>
                <w:szCs w:val="20"/>
                <w:lang w:val="en-US"/>
              </w:rPr>
            </w:pPr>
            <w:ins w:id="2907"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0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9" w:author="Nick.Tolimieri" w:date="2022-09-06T13:51:00Z"/>
                <w:color w:val="000000"/>
                <w:sz w:val="20"/>
                <w:szCs w:val="20"/>
                <w:lang w:val="en-US"/>
              </w:rPr>
            </w:pPr>
            <w:ins w:id="29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2" w:author="Nick.Tolimieri" w:date="2022-09-06T13:51:00Z"/>
                <w:color w:val="000000"/>
                <w:sz w:val="20"/>
                <w:szCs w:val="20"/>
                <w:lang w:val="en-US"/>
              </w:rPr>
            </w:pPr>
            <w:ins w:id="2913"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5" w:author="Nick.Tolimieri" w:date="2022-09-06T13:51:00Z"/>
                <w:color w:val="000000"/>
                <w:sz w:val="20"/>
                <w:szCs w:val="20"/>
                <w:lang w:val="en-US"/>
              </w:rPr>
            </w:pPr>
            <w:ins w:id="291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91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8" w:author="Nick.Tolimieri" w:date="2022-09-06T13:51:00Z"/>
                <w:color w:val="000000"/>
                <w:sz w:val="20"/>
                <w:szCs w:val="20"/>
                <w:lang w:val="en-US"/>
              </w:rPr>
            </w:pPr>
            <w:ins w:id="2919"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1" w:author="Nick.Tolimieri" w:date="2022-09-06T13:51:00Z"/>
                <w:color w:val="000000"/>
                <w:sz w:val="20"/>
                <w:szCs w:val="20"/>
                <w:lang w:val="en-US"/>
              </w:rPr>
            </w:pPr>
            <w:ins w:id="292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4" w:author="Nick.Tolimieri" w:date="2022-09-06T13:51:00Z"/>
                <w:color w:val="000000"/>
                <w:sz w:val="20"/>
                <w:szCs w:val="20"/>
                <w:lang w:val="en-US"/>
              </w:rPr>
            </w:pPr>
            <w:ins w:id="292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7" w:author="Nick.Tolimieri" w:date="2022-09-06T13:51:00Z"/>
                <w:color w:val="000000"/>
                <w:sz w:val="20"/>
                <w:szCs w:val="20"/>
                <w:lang w:val="en-US"/>
              </w:rPr>
            </w:pPr>
            <w:ins w:id="2928"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0" w:author="Nick.Tolimieri" w:date="2022-09-06T13:51:00Z"/>
                <w:color w:val="000000"/>
                <w:sz w:val="20"/>
                <w:szCs w:val="20"/>
                <w:lang w:val="en-US"/>
              </w:rPr>
            </w:pPr>
            <w:ins w:id="2931"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3" w:author="Nick.Tolimieri" w:date="2022-09-06T13:51:00Z"/>
                <w:color w:val="000000"/>
                <w:sz w:val="20"/>
                <w:szCs w:val="20"/>
                <w:lang w:val="en-US"/>
              </w:rPr>
            </w:pPr>
            <w:ins w:id="2934" w:author="Nick.Tolimieri" w:date="2022-09-06T13:51:00Z">
              <w:r w:rsidRPr="00C97A89">
                <w:rPr>
                  <w:color w:val="000000"/>
                  <w:sz w:val="20"/>
                  <w:szCs w:val="20"/>
                  <w:lang w:val="en-US"/>
                </w:rPr>
                <w:t>1.8</w:t>
              </w:r>
            </w:ins>
          </w:p>
        </w:tc>
      </w:tr>
      <w:tr w:rsidR="00C97A89" w:rsidRPr="00C97A89" w:rsidTr="0048438B">
        <w:tblPrEx>
          <w:tblPrExChange w:id="2935" w:author="Nick.Tolimieri" w:date="2022-09-06T14:24:00Z">
            <w:tblPrEx>
              <w:tblW w:w="10017" w:type="dxa"/>
            </w:tblPrEx>
          </w:tblPrExChange>
        </w:tblPrEx>
        <w:trPr>
          <w:trHeight w:val="255"/>
          <w:ins w:id="2936" w:author="Nick.Tolimieri" w:date="2022-09-06T13:51:00Z"/>
          <w:trPrChange w:id="293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3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39" w:author="Nick.Tolimieri" w:date="2022-09-06T13:51:00Z"/>
                <w:color w:val="000000"/>
                <w:sz w:val="20"/>
                <w:szCs w:val="20"/>
                <w:lang w:val="en-US"/>
              </w:rPr>
            </w:pPr>
            <w:ins w:id="294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2" w:author="Nick.Tolimieri" w:date="2022-09-06T13:51:00Z"/>
                <w:color w:val="000000"/>
                <w:sz w:val="20"/>
                <w:szCs w:val="20"/>
                <w:lang w:val="en-US"/>
              </w:rPr>
            </w:pPr>
            <w:ins w:id="2943"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5" w:author="Nick.Tolimieri" w:date="2022-09-06T13:51:00Z"/>
                <w:color w:val="000000"/>
                <w:sz w:val="20"/>
                <w:szCs w:val="20"/>
                <w:lang w:val="en-US"/>
              </w:rPr>
            </w:pPr>
            <w:ins w:id="2946"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4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8" w:author="Nick.Tolimieri" w:date="2022-09-06T13:51:00Z"/>
                <w:color w:val="000000"/>
                <w:sz w:val="20"/>
                <w:szCs w:val="20"/>
                <w:lang w:val="en-US"/>
              </w:rPr>
            </w:pPr>
            <w:ins w:id="2949"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1" w:author="Nick.Tolimieri" w:date="2022-09-06T13:51:00Z"/>
                <w:color w:val="000000"/>
                <w:sz w:val="20"/>
                <w:szCs w:val="20"/>
                <w:lang w:val="en-US"/>
              </w:rPr>
            </w:pPr>
            <w:ins w:id="295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95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4" w:author="Nick.Tolimieri" w:date="2022-09-06T13:51:00Z"/>
                <w:color w:val="000000"/>
                <w:sz w:val="20"/>
                <w:szCs w:val="20"/>
                <w:lang w:val="en-US"/>
              </w:rPr>
            </w:pPr>
            <w:ins w:id="2955"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7" w:author="Nick.Tolimieri" w:date="2022-09-06T13:51:00Z"/>
                <w:color w:val="000000"/>
                <w:sz w:val="20"/>
                <w:szCs w:val="20"/>
                <w:lang w:val="en-US"/>
              </w:rPr>
            </w:pPr>
            <w:ins w:id="2958"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5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0" w:author="Nick.Tolimieri" w:date="2022-09-06T13:51:00Z"/>
                <w:color w:val="000000"/>
                <w:sz w:val="20"/>
                <w:szCs w:val="20"/>
                <w:lang w:val="en-US"/>
              </w:rPr>
            </w:pPr>
            <w:ins w:id="2961"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3" w:author="Nick.Tolimieri" w:date="2022-09-06T13:51:00Z"/>
                <w:color w:val="000000"/>
                <w:sz w:val="20"/>
                <w:szCs w:val="20"/>
                <w:lang w:val="en-US"/>
              </w:rPr>
            </w:pPr>
            <w:ins w:id="2964"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6" w:author="Nick.Tolimieri" w:date="2022-09-06T13:51:00Z"/>
                <w:color w:val="000000"/>
                <w:sz w:val="20"/>
                <w:szCs w:val="20"/>
                <w:lang w:val="en-US"/>
              </w:rPr>
            </w:pPr>
            <w:ins w:id="2967"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9" w:author="Nick.Tolimieri" w:date="2022-09-06T13:51:00Z"/>
                <w:color w:val="000000"/>
                <w:sz w:val="20"/>
                <w:szCs w:val="20"/>
                <w:lang w:val="en-US"/>
              </w:rPr>
            </w:pPr>
            <w:ins w:id="2970" w:author="Nick.Tolimieri" w:date="2022-09-06T13:51:00Z">
              <w:r w:rsidRPr="00C97A89">
                <w:rPr>
                  <w:color w:val="000000"/>
                  <w:sz w:val="20"/>
                  <w:szCs w:val="20"/>
                  <w:lang w:val="en-US"/>
                </w:rPr>
                <w:t>3.02</w:t>
              </w:r>
            </w:ins>
          </w:p>
        </w:tc>
      </w:tr>
      <w:tr w:rsidR="00C97A89" w:rsidRPr="00C97A89" w:rsidTr="0048438B">
        <w:tblPrEx>
          <w:tblPrExChange w:id="2971" w:author="Nick.Tolimieri" w:date="2022-09-06T14:24:00Z">
            <w:tblPrEx>
              <w:tblW w:w="10017" w:type="dxa"/>
            </w:tblPrEx>
          </w:tblPrExChange>
        </w:tblPrEx>
        <w:trPr>
          <w:trHeight w:val="255"/>
          <w:ins w:id="2972" w:author="Nick.Tolimieri" w:date="2022-09-06T13:51:00Z"/>
          <w:trPrChange w:id="297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7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5" w:author="Nick.Tolimieri" w:date="2022-09-06T13:51:00Z"/>
                <w:color w:val="000000"/>
                <w:sz w:val="20"/>
                <w:szCs w:val="20"/>
                <w:lang w:val="en-US"/>
              </w:rPr>
            </w:pPr>
            <w:ins w:id="297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7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8" w:author="Nick.Tolimieri" w:date="2022-09-06T13:51:00Z"/>
                <w:color w:val="000000"/>
                <w:sz w:val="20"/>
                <w:szCs w:val="20"/>
                <w:lang w:val="en-US"/>
              </w:rPr>
            </w:pPr>
            <w:ins w:id="2979"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1" w:author="Nick.Tolimieri" w:date="2022-09-06T13:51:00Z"/>
                <w:color w:val="000000"/>
                <w:sz w:val="20"/>
                <w:szCs w:val="20"/>
                <w:lang w:val="en-US"/>
              </w:rPr>
            </w:pPr>
            <w:ins w:id="298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4" w:author="Nick.Tolimieri" w:date="2022-09-06T13:51:00Z"/>
                <w:color w:val="000000"/>
                <w:sz w:val="20"/>
                <w:szCs w:val="20"/>
                <w:lang w:val="en-US"/>
              </w:rPr>
            </w:pPr>
            <w:ins w:id="29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7" w:author="Nick.Tolimieri" w:date="2022-09-06T13:51:00Z"/>
                <w:color w:val="000000"/>
                <w:sz w:val="20"/>
                <w:szCs w:val="20"/>
                <w:lang w:val="en-US"/>
              </w:rPr>
            </w:pPr>
            <w:ins w:id="298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98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0" w:author="Nick.Tolimieri" w:date="2022-09-06T13:51:00Z"/>
                <w:color w:val="000000"/>
                <w:sz w:val="20"/>
                <w:szCs w:val="20"/>
                <w:lang w:val="en-US"/>
              </w:rPr>
            </w:pPr>
            <w:ins w:id="29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3" w:author="Nick.Tolimieri" w:date="2022-09-06T13:51:00Z"/>
                <w:color w:val="000000"/>
                <w:sz w:val="20"/>
                <w:szCs w:val="20"/>
                <w:lang w:val="en-US"/>
              </w:rPr>
            </w:pPr>
            <w:ins w:id="29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6" w:author="Nick.Tolimieri" w:date="2022-09-06T13:51:00Z"/>
                <w:color w:val="000000"/>
                <w:sz w:val="20"/>
                <w:szCs w:val="20"/>
                <w:lang w:val="en-US"/>
              </w:rPr>
            </w:pPr>
            <w:ins w:id="29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9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9" w:author="Nick.Tolimieri" w:date="2022-09-06T13:51:00Z"/>
                <w:color w:val="000000"/>
                <w:sz w:val="20"/>
                <w:szCs w:val="20"/>
                <w:lang w:val="en-US"/>
              </w:rPr>
            </w:pPr>
            <w:ins w:id="30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2" w:author="Nick.Tolimieri" w:date="2022-09-06T13:51:00Z"/>
                <w:color w:val="000000"/>
                <w:sz w:val="20"/>
                <w:szCs w:val="20"/>
                <w:lang w:val="en-US"/>
              </w:rPr>
            </w:pPr>
            <w:ins w:id="30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5" w:author="Nick.Tolimieri" w:date="2022-09-06T13:51:00Z"/>
                <w:color w:val="000000"/>
                <w:sz w:val="20"/>
                <w:szCs w:val="20"/>
                <w:lang w:val="en-US"/>
              </w:rPr>
            </w:pPr>
            <w:ins w:id="3006" w:author="Nick.Tolimieri" w:date="2022-09-06T13:51:00Z">
              <w:r w:rsidRPr="00C97A89">
                <w:rPr>
                  <w:color w:val="000000"/>
                  <w:sz w:val="20"/>
                  <w:szCs w:val="20"/>
                  <w:lang w:val="en-US"/>
                </w:rPr>
                <w:t>-</w:t>
              </w:r>
            </w:ins>
          </w:p>
        </w:tc>
      </w:tr>
      <w:tr w:rsidR="00C97A89" w:rsidRPr="00C97A89" w:rsidTr="0048438B">
        <w:tblPrEx>
          <w:tblPrExChange w:id="3007" w:author="Nick.Tolimieri" w:date="2022-09-06T14:24:00Z">
            <w:tblPrEx>
              <w:tblW w:w="10017" w:type="dxa"/>
            </w:tblPrEx>
          </w:tblPrExChange>
        </w:tblPrEx>
        <w:trPr>
          <w:trHeight w:val="255"/>
          <w:ins w:id="3008" w:author="Nick.Tolimieri" w:date="2022-09-06T13:51:00Z"/>
          <w:trPrChange w:id="300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1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1" w:author="Nick.Tolimieri" w:date="2022-09-06T13:51:00Z"/>
                <w:color w:val="000000"/>
                <w:sz w:val="20"/>
                <w:szCs w:val="20"/>
                <w:lang w:val="en-US"/>
              </w:rPr>
            </w:pPr>
            <w:ins w:id="301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4" w:author="Nick.Tolimieri" w:date="2022-09-06T13:51:00Z"/>
                <w:color w:val="000000"/>
                <w:sz w:val="20"/>
                <w:szCs w:val="20"/>
                <w:lang w:val="en-US"/>
              </w:rPr>
            </w:pPr>
            <w:ins w:id="3015"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7" w:author="Nick.Tolimieri" w:date="2022-09-06T13:51:00Z"/>
                <w:color w:val="000000"/>
                <w:sz w:val="20"/>
                <w:szCs w:val="20"/>
                <w:lang w:val="en-US"/>
              </w:rPr>
            </w:pPr>
            <w:ins w:id="3018"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1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0" w:author="Nick.Tolimieri" w:date="2022-09-06T13:51:00Z"/>
                <w:color w:val="000000"/>
                <w:sz w:val="20"/>
                <w:szCs w:val="20"/>
                <w:lang w:val="en-US"/>
              </w:rPr>
            </w:pPr>
            <w:ins w:id="302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3" w:author="Nick.Tolimieri" w:date="2022-09-06T13:51:00Z"/>
                <w:color w:val="000000"/>
                <w:sz w:val="20"/>
                <w:szCs w:val="20"/>
                <w:lang w:val="en-US"/>
              </w:rPr>
            </w:pPr>
            <w:ins w:id="302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02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6" w:author="Nick.Tolimieri" w:date="2022-09-06T13:51:00Z"/>
                <w:color w:val="000000"/>
                <w:sz w:val="20"/>
                <w:szCs w:val="20"/>
                <w:lang w:val="en-US"/>
              </w:rPr>
            </w:pPr>
            <w:ins w:id="302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2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29" w:author="Nick.Tolimieri" w:date="2022-09-06T13:51:00Z"/>
                <w:color w:val="000000"/>
                <w:sz w:val="20"/>
                <w:szCs w:val="20"/>
                <w:lang w:val="en-US"/>
              </w:rPr>
            </w:pPr>
            <w:ins w:id="303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2" w:author="Nick.Tolimieri" w:date="2022-09-06T13:51:00Z"/>
                <w:color w:val="000000"/>
                <w:sz w:val="20"/>
                <w:szCs w:val="20"/>
                <w:lang w:val="en-US"/>
              </w:rPr>
            </w:pPr>
            <w:ins w:id="30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5" w:author="Nick.Tolimieri" w:date="2022-09-06T13:51:00Z"/>
                <w:color w:val="000000"/>
                <w:sz w:val="20"/>
                <w:szCs w:val="20"/>
                <w:lang w:val="en-US"/>
              </w:rPr>
            </w:pPr>
            <w:ins w:id="30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8" w:author="Nick.Tolimieri" w:date="2022-09-06T13:51:00Z"/>
                <w:color w:val="000000"/>
                <w:sz w:val="20"/>
                <w:szCs w:val="20"/>
                <w:lang w:val="en-US"/>
              </w:rPr>
            </w:pPr>
            <w:ins w:id="30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1" w:author="Nick.Tolimieri" w:date="2022-09-06T13:51:00Z"/>
                <w:color w:val="000000"/>
                <w:sz w:val="20"/>
                <w:szCs w:val="20"/>
                <w:lang w:val="en-US"/>
              </w:rPr>
            </w:pPr>
            <w:ins w:id="3042" w:author="Nick.Tolimieri" w:date="2022-09-06T13:51:00Z">
              <w:r w:rsidRPr="00C97A89">
                <w:rPr>
                  <w:color w:val="000000"/>
                  <w:sz w:val="20"/>
                  <w:szCs w:val="20"/>
                  <w:lang w:val="en-US"/>
                </w:rPr>
                <w:t>-</w:t>
              </w:r>
            </w:ins>
          </w:p>
        </w:tc>
      </w:tr>
      <w:tr w:rsidR="00C97A89" w:rsidRPr="00C97A89" w:rsidTr="0048438B">
        <w:tblPrEx>
          <w:tblPrExChange w:id="3043" w:author="Nick.Tolimieri" w:date="2022-09-06T14:24:00Z">
            <w:tblPrEx>
              <w:tblW w:w="10017" w:type="dxa"/>
            </w:tblPrEx>
          </w:tblPrExChange>
        </w:tblPrEx>
        <w:trPr>
          <w:trHeight w:val="255"/>
          <w:ins w:id="3044" w:author="Nick.Tolimieri" w:date="2022-09-06T13:51:00Z"/>
          <w:trPrChange w:id="304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4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7" w:author="Nick.Tolimieri" w:date="2022-09-06T13:51:00Z"/>
                <w:color w:val="000000"/>
                <w:sz w:val="20"/>
                <w:szCs w:val="20"/>
                <w:lang w:val="en-US"/>
              </w:rPr>
            </w:pPr>
            <w:ins w:id="304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4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0" w:author="Nick.Tolimieri" w:date="2022-09-06T13:51:00Z"/>
                <w:color w:val="000000"/>
                <w:sz w:val="20"/>
                <w:szCs w:val="20"/>
                <w:lang w:val="en-US"/>
              </w:rPr>
            </w:pPr>
            <w:ins w:id="3051"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3" w:author="Nick.Tolimieri" w:date="2022-09-06T13:51:00Z"/>
                <w:color w:val="000000"/>
                <w:sz w:val="20"/>
                <w:szCs w:val="20"/>
                <w:lang w:val="en-US"/>
              </w:rPr>
            </w:pPr>
            <w:ins w:id="30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6" w:author="Nick.Tolimieri" w:date="2022-09-06T13:51:00Z"/>
                <w:color w:val="000000"/>
                <w:sz w:val="20"/>
                <w:szCs w:val="20"/>
                <w:lang w:val="en-US"/>
              </w:rPr>
            </w:pPr>
            <w:ins w:id="3057"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5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9" w:author="Nick.Tolimieri" w:date="2022-09-06T13:51:00Z"/>
                <w:color w:val="000000"/>
                <w:sz w:val="20"/>
                <w:szCs w:val="20"/>
                <w:lang w:val="en-US"/>
              </w:rPr>
            </w:pPr>
            <w:ins w:id="3060"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06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2" w:author="Nick.Tolimieri" w:date="2022-09-06T13:51:00Z"/>
                <w:color w:val="000000"/>
                <w:sz w:val="20"/>
                <w:szCs w:val="20"/>
                <w:lang w:val="en-US"/>
              </w:rPr>
            </w:pPr>
            <w:ins w:id="3063"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5" w:author="Nick.Tolimieri" w:date="2022-09-06T13:51:00Z"/>
                <w:color w:val="000000"/>
                <w:sz w:val="20"/>
                <w:szCs w:val="20"/>
                <w:lang w:val="en-US"/>
              </w:rPr>
            </w:pPr>
            <w:ins w:id="30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6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8" w:author="Nick.Tolimieri" w:date="2022-09-06T13:51:00Z"/>
                <w:color w:val="000000"/>
                <w:sz w:val="20"/>
                <w:szCs w:val="20"/>
                <w:lang w:val="en-US"/>
              </w:rPr>
            </w:pPr>
            <w:ins w:id="3069"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1" w:author="Nick.Tolimieri" w:date="2022-09-06T13:51:00Z"/>
                <w:color w:val="000000"/>
                <w:sz w:val="20"/>
                <w:szCs w:val="20"/>
                <w:lang w:val="en-US"/>
              </w:rPr>
            </w:pPr>
            <w:ins w:id="3072"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4" w:author="Nick.Tolimieri" w:date="2022-09-06T13:51:00Z"/>
                <w:color w:val="000000"/>
                <w:sz w:val="20"/>
                <w:szCs w:val="20"/>
                <w:lang w:val="en-US"/>
              </w:rPr>
            </w:pPr>
            <w:ins w:id="3075"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7" w:author="Nick.Tolimieri" w:date="2022-09-06T13:51:00Z"/>
                <w:color w:val="000000"/>
                <w:sz w:val="20"/>
                <w:szCs w:val="20"/>
                <w:lang w:val="en-US"/>
              </w:rPr>
            </w:pPr>
            <w:ins w:id="3078" w:author="Nick.Tolimieri" w:date="2022-09-06T13:51:00Z">
              <w:r w:rsidRPr="00C97A89">
                <w:rPr>
                  <w:color w:val="000000"/>
                  <w:sz w:val="20"/>
                  <w:szCs w:val="20"/>
                  <w:lang w:val="en-US"/>
                </w:rPr>
                <w:t>1.76</w:t>
              </w:r>
            </w:ins>
          </w:p>
        </w:tc>
      </w:tr>
      <w:tr w:rsidR="00C97A89" w:rsidRPr="00C97A89" w:rsidTr="0048438B">
        <w:tblPrEx>
          <w:tblPrExChange w:id="3079" w:author="Nick.Tolimieri" w:date="2022-09-06T14:24:00Z">
            <w:tblPrEx>
              <w:tblW w:w="10017" w:type="dxa"/>
            </w:tblPrEx>
          </w:tblPrExChange>
        </w:tblPrEx>
        <w:trPr>
          <w:trHeight w:val="255"/>
          <w:ins w:id="3080" w:author="Nick.Tolimieri" w:date="2022-09-06T13:51:00Z"/>
          <w:trPrChange w:id="308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8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3" w:author="Nick.Tolimieri" w:date="2022-09-06T13:51:00Z"/>
                <w:color w:val="000000"/>
                <w:sz w:val="20"/>
                <w:szCs w:val="20"/>
                <w:lang w:val="en-US"/>
              </w:rPr>
            </w:pPr>
            <w:ins w:id="308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6" w:author="Nick.Tolimieri" w:date="2022-09-06T13:51:00Z"/>
                <w:color w:val="000000"/>
                <w:sz w:val="20"/>
                <w:szCs w:val="20"/>
                <w:lang w:val="en-US"/>
              </w:rPr>
            </w:pPr>
            <w:ins w:id="3087"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8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9" w:author="Nick.Tolimieri" w:date="2022-09-06T13:51:00Z"/>
                <w:color w:val="000000"/>
                <w:sz w:val="20"/>
                <w:szCs w:val="20"/>
                <w:lang w:val="en-US"/>
              </w:rPr>
            </w:pPr>
            <w:ins w:id="309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2" w:author="Nick.Tolimieri" w:date="2022-09-06T13:51:00Z"/>
                <w:color w:val="000000"/>
                <w:sz w:val="20"/>
                <w:szCs w:val="20"/>
                <w:lang w:val="en-US"/>
              </w:rPr>
            </w:pPr>
            <w:ins w:id="309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5" w:author="Nick.Tolimieri" w:date="2022-09-06T13:51:00Z"/>
                <w:color w:val="000000"/>
                <w:sz w:val="20"/>
                <w:szCs w:val="20"/>
                <w:lang w:val="en-US"/>
              </w:rPr>
            </w:pPr>
            <w:ins w:id="309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09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8" w:author="Nick.Tolimieri" w:date="2022-09-06T13:51:00Z"/>
                <w:color w:val="000000"/>
                <w:sz w:val="20"/>
                <w:szCs w:val="20"/>
                <w:lang w:val="en-US"/>
              </w:rPr>
            </w:pPr>
            <w:ins w:id="309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1" w:author="Nick.Tolimieri" w:date="2022-09-06T13:51:00Z"/>
                <w:color w:val="000000"/>
                <w:sz w:val="20"/>
                <w:szCs w:val="20"/>
                <w:lang w:val="en-US"/>
              </w:rPr>
            </w:pPr>
            <w:ins w:id="310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4" w:author="Nick.Tolimieri" w:date="2022-09-06T13:51:00Z"/>
                <w:color w:val="000000"/>
                <w:sz w:val="20"/>
                <w:szCs w:val="20"/>
                <w:lang w:val="en-US"/>
              </w:rPr>
            </w:pPr>
            <w:ins w:id="31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7" w:author="Nick.Tolimieri" w:date="2022-09-06T13:51:00Z"/>
                <w:color w:val="000000"/>
                <w:sz w:val="20"/>
                <w:szCs w:val="20"/>
                <w:lang w:val="en-US"/>
              </w:rPr>
            </w:pPr>
            <w:ins w:id="31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0" w:author="Nick.Tolimieri" w:date="2022-09-06T13:51:00Z"/>
                <w:color w:val="000000"/>
                <w:sz w:val="20"/>
                <w:szCs w:val="20"/>
                <w:lang w:val="en-US"/>
              </w:rPr>
            </w:pPr>
            <w:ins w:id="311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3" w:author="Nick.Tolimieri" w:date="2022-09-06T13:51:00Z"/>
                <w:color w:val="000000"/>
                <w:sz w:val="20"/>
                <w:szCs w:val="20"/>
                <w:lang w:val="en-US"/>
              </w:rPr>
            </w:pPr>
            <w:ins w:id="3114" w:author="Nick.Tolimieri" w:date="2022-09-06T13:51:00Z">
              <w:r w:rsidRPr="00C97A89">
                <w:rPr>
                  <w:color w:val="000000"/>
                  <w:sz w:val="20"/>
                  <w:szCs w:val="20"/>
                  <w:lang w:val="en-US"/>
                </w:rPr>
                <w:t>-</w:t>
              </w:r>
            </w:ins>
          </w:p>
        </w:tc>
      </w:tr>
      <w:tr w:rsidR="00C97A89" w:rsidRPr="00C97A89" w:rsidTr="0048438B">
        <w:tblPrEx>
          <w:tblPrExChange w:id="3115" w:author="Nick.Tolimieri" w:date="2022-09-06T14:24:00Z">
            <w:tblPrEx>
              <w:tblW w:w="10017" w:type="dxa"/>
            </w:tblPrEx>
          </w:tblPrExChange>
        </w:tblPrEx>
        <w:trPr>
          <w:trHeight w:val="255"/>
          <w:ins w:id="3116" w:author="Nick.Tolimieri" w:date="2022-09-06T13:51:00Z"/>
          <w:trPrChange w:id="311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1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9" w:author="Nick.Tolimieri" w:date="2022-09-06T13:51:00Z"/>
                <w:color w:val="000000"/>
                <w:sz w:val="20"/>
                <w:szCs w:val="20"/>
                <w:lang w:val="en-US"/>
              </w:rPr>
            </w:pPr>
            <w:ins w:id="312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2" w:author="Nick.Tolimieri" w:date="2022-09-06T13:51:00Z"/>
                <w:color w:val="000000"/>
                <w:sz w:val="20"/>
                <w:szCs w:val="20"/>
                <w:lang w:val="en-US"/>
              </w:rPr>
            </w:pPr>
            <w:ins w:id="3123"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5" w:author="Nick.Tolimieri" w:date="2022-09-06T13:51:00Z"/>
                <w:color w:val="000000"/>
                <w:sz w:val="20"/>
                <w:szCs w:val="20"/>
                <w:lang w:val="en-US"/>
              </w:rPr>
            </w:pPr>
            <w:ins w:id="312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2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8" w:author="Nick.Tolimieri" w:date="2022-09-06T13:51:00Z"/>
                <w:color w:val="000000"/>
                <w:sz w:val="20"/>
                <w:szCs w:val="20"/>
                <w:lang w:val="en-US"/>
              </w:rPr>
            </w:pPr>
            <w:ins w:id="312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1" w:author="Nick.Tolimieri" w:date="2022-09-06T13:51:00Z"/>
                <w:color w:val="000000"/>
                <w:sz w:val="20"/>
                <w:szCs w:val="20"/>
                <w:lang w:val="en-US"/>
              </w:rPr>
            </w:pPr>
            <w:ins w:id="313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13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4" w:author="Nick.Tolimieri" w:date="2022-09-06T13:51:00Z"/>
                <w:color w:val="000000"/>
                <w:sz w:val="20"/>
                <w:szCs w:val="20"/>
                <w:lang w:val="en-US"/>
              </w:rPr>
            </w:pPr>
            <w:ins w:id="313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7" w:author="Nick.Tolimieri" w:date="2022-09-06T13:51:00Z"/>
                <w:color w:val="000000"/>
                <w:sz w:val="20"/>
                <w:szCs w:val="20"/>
                <w:lang w:val="en-US"/>
              </w:rPr>
            </w:pPr>
            <w:ins w:id="313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3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0" w:author="Nick.Tolimieri" w:date="2022-09-06T13:51:00Z"/>
                <w:color w:val="000000"/>
                <w:sz w:val="20"/>
                <w:szCs w:val="20"/>
                <w:lang w:val="en-US"/>
              </w:rPr>
            </w:pPr>
            <w:ins w:id="31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3" w:author="Nick.Tolimieri" w:date="2022-09-06T13:51:00Z"/>
                <w:color w:val="000000"/>
                <w:sz w:val="20"/>
                <w:szCs w:val="20"/>
                <w:lang w:val="en-US"/>
              </w:rPr>
            </w:pPr>
            <w:ins w:id="31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6" w:author="Nick.Tolimieri" w:date="2022-09-06T13:51:00Z"/>
                <w:color w:val="000000"/>
                <w:sz w:val="20"/>
                <w:szCs w:val="20"/>
                <w:lang w:val="en-US"/>
              </w:rPr>
            </w:pPr>
            <w:ins w:id="31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9" w:author="Nick.Tolimieri" w:date="2022-09-06T13:51:00Z"/>
                <w:color w:val="000000"/>
                <w:sz w:val="20"/>
                <w:szCs w:val="20"/>
                <w:lang w:val="en-US"/>
              </w:rPr>
            </w:pPr>
            <w:ins w:id="3150" w:author="Nick.Tolimieri" w:date="2022-09-06T13:51:00Z">
              <w:r w:rsidRPr="00C97A89">
                <w:rPr>
                  <w:color w:val="000000"/>
                  <w:sz w:val="20"/>
                  <w:szCs w:val="20"/>
                  <w:lang w:val="en-US"/>
                </w:rPr>
                <w:t>-</w:t>
              </w:r>
            </w:ins>
          </w:p>
        </w:tc>
      </w:tr>
      <w:tr w:rsidR="00C97A89" w:rsidRPr="00C97A89" w:rsidTr="0048438B">
        <w:tblPrEx>
          <w:tblPrExChange w:id="3151" w:author="Nick.Tolimieri" w:date="2022-09-06T14:24:00Z">
            <w:tblPrEx>
              <w:tblW w:w="10017" w:type="dxa"/>
            </w:tblPrEx>
          </w:tblPrExChange>
        </w:tblPrEx>
        <w:trPr>
          <w:trHeight w:val="255"/>
          <w:ins w:id="3152" w:author="Nick.Tolimieri" w:date="2022-09-06T13:51:00Z"/>
          <w:trPrChange w:id="315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5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5" w:author="Nick.Tolimieri" w:date="2022-09-06T13:51:00Z"/>
                <w:color w:val="000000"/>
                <w:sz w:val="20"/>
                <w:szCs w:val="20"/>
                <w:lang w:val="en-US"/>
              </w:rPr>
            </w:pPr>
            <w:ins w:id="315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5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58" w:author="Nick.Tolimieri" w:date="2022-09-06T13:51:00Z"/>
                <w:color w:val="000000"/>
                <w:sz w:val="20"/>
                <w:szCs w:val="20"/>
                <w:lang w:val="en-US"/>
              </w:rPr>
            </w:pPr>
            <w:ins w:id="3159"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1" w:author="Nick.Tolimieri" w:date="2022-09-06T13:51:00Z"/>
                <w:color w:val="000000"/>
                <w:sz w:val="20"/>
                <w:szCs w:val="20"/>
                <w:lang w:val="en-US"/>
              </w:rPr>
            </w:pPr>
            <w:ins w:id="3162"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4" w:author="Nick.Tolimieri" w:date="2022-09-06T13:51:00Z"/>
                <w:color w:val="000000"/>
                <w:sz w:val="20"/>
                <w:szCs w:val="20"/>
                <w:lang w:val="en-US"/>
              </w:rPr>
            </w:pPr>
            <w:ins w:id="3165"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7" w:author="Nick.Tolimieri" w:date="2022-09-06T13:51:00Z"/>
                <w:color w:val="000000"/>
                <w:sz w:val="20"/>
                <w:szCs w:val="20"/>
                <w:lang w:val="en-US"/>
              </w:rPr>
            </w:pPr>
            <w:ins w:id="316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16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0" w:author="Nick.Tolimieri" w:date="2022-09-06T13:51:00Z"/>
                <w:color w:val="000000"/>
                <w:sz w:val="20"/>
                <w:szCs w:val="20"/>
                <w:lang w:val="en-US"/>
              </w:rPr>
            </w:pPr>
            <w:ins w:id="3171"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3" w:author="Nick.Tolimieri" w:date="2022-09-06T13:51:00Z"/>
                <w:color w:val="000000"/>
                <w:sz w:val="20"/>
                <w:szCs w:val="20"/>
                <w:lang w:val="en-US"/>
              </w:rPr>
            </w:pPr>
            <w:ins w:id="3174"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6" w:author="Nick.Tolimieri" w:date="2022-09-06T13:51:00Z"/>
                <w:color w:val="000000"/>
                <w:sz w:val="20"/>
                <w:szCs w:val="20"/>
                <w:lang w:val="en-US"/>
              </w:rPr>
            </w:pPr>
            <w:ins w:id="3177"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9" w:author="Nick.Tolimieri" w:date="2022-09-06T13:51:00Z"/>
                <w:color w:val="000000"/>
                <w:sz w:val="20"/>
                <w:szCs w:val="20"/>
                <w:lang w:val="en-US"/>
              </w:rPr>
            </w:pPr>
            <w:ins w:id="3180"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2" w:author="Nick.Tolimieri" w:date="2022-09-06T13:51:00Z"/>
                <w:color w:val="000000"/>
                <w:sz w:val="20"/>
                <w:szCs w:val="20"/>
                <w:lang w:val="en-US"/>
              </w:rPr>
            </w:pPr>
            <w:ins w:id="3183"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5" w:author="Nick.Tolimieri" w:date="2022-09-06T13:51:00Z"/>
                <w:color w:val="000000"/>
                <w:sz w:val="20"/>
                <w:szCs w:val="20"/>
                <w:lang w:val="en-US"/>
              </w:rPr>
            </w:pPr>
            <w:ins w:id="3186" w:author="Nick.Tolimieri" w:date="2022-09-06T13:51:00Z">
              <w:r w:rsidRPr="00C97A89">
                <w:rPr>
                  <w:color w:val="000000"/>
                  <w:sz w:val="20"/>
                  <w:szCs w:val="20"/>
                  <w:lang w:val="en-US"/>
                </w:rPr>
                <w:t>3.25</w:t>
              </w:r>
            </w:ins>
          </w:p>
        </w:tc>
      </w:tr>
      <w:tr w:rsidR="00C97A89" w:rsidRPr="00C97A89" w:rsidTr="0048438B">
        <w:tblPrEx>
          <w:tblPrExChange w:id="3187" w:author="Nick.Tolimieri" w:date="2022-09-06T14:24:00Z">
            <w:tblPrEx>
              <w:tblW w:w="10017" w:type="dxa"/>
            </w:tblPrEx>
          </w:tblPrExChange>
        </w:tblPrEx>
        <w:trPr>
          <w:trHeight w:val="255"/>
          <w:ins w:id="3188" w:author="Nick.Tolimieri" w:date="2022-09-06T13:51:00Z"/>
          <w:trPrChange w:id="318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9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1" w:author="Nick.Tolimieri" w:date="2022-09-06T13:51:00Z"/>
                <w:color w:val="000000"/>
                <w:sz w:val="20"/>
                <w:szCs w:val="20"/>
                <w:lang w:val="en-US"/>
              </w:rPr>
            </w:pPr>
            <w:ins w:id="319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4" w:author="Nick.Tolimieri" w:date="2022-09-06T13:51:00Z"/>
                <w:color w:val="000000"/>
                <w:sz w:val="20"/>
                <w:szCs w:val="20"/>
                <w:lang w:val="en-US"/>
              </w:rPr>
            </w:pPr>
            <w:ins w:id="3195"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197" w:author="Nick.Tolimieri" w:date="2022-09-06T13:51:00Z"/>
                <w:color w:val="000000"/>
                <w:sz w:val="20"/>
                <w:szCs w:val="20"/>
                <w:lang w:val="en-US"/>
              </w:rPr>
            </w:pPr>
            <w:ins w:id="3198"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19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0" w:author="Nick.Tolimieri" w:date="2022-09-06T13:51:00Z"/>
                <w:color w:val="000000"/>
                <w:sz w:val="20"/>
                <w:szCs w:val="20"/>
                <w:lang w:val="en-US"/>
              </w:rPr>
            </w:pPr>
            <w:ins w:id="3201"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3" w:author="Nick.Tolimieri" w:date="2022-09-06T13:51:00Z"/>
                <w:color w:val="000000"/>
                <w:sz w:val="20"/>
                <w:szCs w:val="20"/>
                <w:lang w:val="en-US"/>
              </w:rPr>
            </w:pPr>
            <w:ins w:id="3204"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20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6" w:author="Nick.Tolimieri" w:date="2022-09-06T13:51:00Z"/>
                <w:color w:val="000000"/>
                <w:sz w:val="20"/>
                <w:szCs w:val="20"/>
                <w:lang w:val="en-US"/>
              </w:rPr>
            </w:pPr>
            <w:ins w:id="3207"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0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9" w:author="Nick.Tolimieri" w:date="2022-09-06T13:51:00Z"/>
                <w:color w:val="000000"/>
                <w:sz w:val="20"/>
                <w:szCs w:val="20"/>
                <w:lang w:val="en-US"/>
              </w:rPr>
            </w:pPr>
            <w:ins w:id="321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2" w:author="Nick.Tolimieri" w:date="2022-09-06T13:51:00Z"/>
                <w:color w:val="000000"/>
                <w:sz w:val="20"/>
                <w:szCs w:val="20"/>
                <w:lang w:val="en-US"/>
              </w:rPr>
            </w:pPr>
            <w:ins w:id="3213"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5" w:author="Nick.Tolimieri" w:date="2022-09-06T13:51:00Z"/>
                <w:color w:val="000000"/>
                <w:sz w:val="20"/>
                <w:szCs w:val="20"/>
                <w:lang w:val="en-US"/>
              </w:rPr>
            </w:pPr>
            <w:ins w:id="3216"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8" w:author="Nick.Tolimieri" w:date="2022-09-06T13:51:00Z"/>
                <w:color w:val="000000"/>
                <w:sz w:val="20"/>
                <w:szCs w:val="20"/>
                <w:lang w:val="en-US"/>
              </w:rPr>
            </w:pPr>
            <w:ins w:id="3219"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1" w:author="Nick.Tolimieri" w:date="2022-09-06T13:51:00Z"/>
                <w:color w:val="000000"/>
                <w:sz w:val="20"/>
                <w:szCs w:val="20"/>
                <w:lang w:val="en-US"/>
              </w:rPr>
            </w:pPr>
            <w:ins w:id="3222" w:author="Nick.Tolimieri" w:date="2022-09-06T13:51:00Z">
              <w:r w:rsidRPr="00C97A89">
                <w:rPr>
                  <w:color w:val="000000"/>
                  <w:sz w:val="20"/>
                  <w:szCs w:val="20"/>
                  <w:lang w:val="en-US"/>
                </w:rPr>
                <w:t>3.79</w:t>
              </w:r>
            </w:ins>
          </w:p>
        </w:tc>
      </w:tr>
      <w:tr w:rsidR="00C97A89" w:rsidRPr="00C97A89" w:rsidTr="0048438B">
        <w:tblPrEx>
          <w:tblPrExChange w:id="3223" w:author="Nick.Tolimieri" w:date="2022-09-06T14:24:00Z">
            <w:tblPrEx>
              <w:tblW w:w="10017" w:type="dxa"/>
            </w:tblPrEx>
          </w:tblPrExChange>
        </w:tblPrEx>
        <w:trPr>
          <w:trHeight w:val="255"/>
          <w:ins w:id="3224" w:author="Nick.Tolimieri" w:date="2022-09-06T13:51:00Z"/>
          <w:trPrChange w:id="322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2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27" w:author="Nick.Tolimieri" w:date="2022-09-06T13:51:00Z"/>
                <w:color w:val="000000"/>
                <w:sz w:val="20"/>
                <w:szCs w:val="20"/>
                <w:lang w:val="en-US"/>
              </w:rPr>
            </w:pPr>
            <w:ins w:id="322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2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0" w:author="Nick.Tolimieri" w:date="2022-09-06T13:51:00Z"/>
                <w:color w:val="000000"/>
                <w:sz w:val="20"/>
                <w:szCs w:val="20"/>
                <w:lang w:val="en-US"/>
              </w:rPr>
            </w:pPr>
            <w:ins w:id="3231"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3" w:author="Nick.Tolimieri" w:date="2022-09-06T13:51:00Z"/>
                <w:color w:val="000000"/>
                <w:sz w:val="20"/>
                <w:szCs w:val="20"/>
                <w:lang w:val="en-US"/>
              </w:rPr>
            </w:pPr>
            <w:ins w:id="3234"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6" w:author="Nick.Tolimieri" w:date="2022-09-06T13:51:00Z"/>
                <w:color w:val="000000"/>
                <w:sz w:val="20"/>
                <w:szCs w:val="20"/>
                <w:lang w:val="en-US"/>
              </w:rPr>
            </w:pPr>
            <w:ins w:id="3237"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3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9" w:author="Nick.Tolimieri" w:date="2022-09-06T13:51:00Z"/>
                <w:color w:val="000000"/>
                <w:sz w:val="20"/>
                <w:szCs w:val="20"/>
                <w:lang w:val="en-US"/>
              </w:rPr>
            </w:pPr>
            <w:ins w:id="3240" w:author="Nick.Tolimieri" w:date="2022-09-06T13:51:00Z">
              <w:r w:rsidRPr="00C97A89">
                <w:rPr>
                  <w:color w:val="000000"/>
                  <w:sz w:val="20"/>
                  <w:szCs w:val="20"/>
                  <w:lang w:val="en-US"/>
                </w:rPr>
                <w:t>8</w:t>
              </w:r>
            </w:ins>
          </w:p>
        </w:tc>
        <w:tc>
          <w:tcPr>
            <w:tcW w:w="622" w:type="dxa"/>
            <w:tcBorders>
              <w:top w:val="nil"/>
              <w:left w:val="nil"/>
              <w:bottom w:val="nil"/>
              <w:right w:val="nil"/>
            </w:tcBorders>
            <w:shd w:val="clear" w:color="auto" w:fill="auto"/>
            <w:noWrap/>
            <w:vAlign w:val="bottom"/>
            <w:hideMark/>
            <w:tcPrChange w:id="324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2" w:author="Nick.Tolimieri" w:date="2022-09-06T13:51:00Z"/>
                <w:color w:val="000000"/>
                <w:sz w:val="20"/>
                <w:szCs w:val="20"/>
                <w:lang w:val="en-US"/>
              </w:rPr>
            </w:pPr>
            <w:ins w:id="3243"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5" w:author="Nick.Tolimieri" w:date="2022-09-06T13:51:00Z"/>
                <w:color w:val="000000"/>
                <w:sz w:val="20"/>
                <w:szCs w:val="20"/>
                <w:lang w:val="en-US"/>
              </w:rPr>
            </w:pPr>
            <w:ins w:id="324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4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8" w:author="Nick.Tolimieri" w:date="2022-09-06T13:51:00Z"/>
                <w:color w:val="000000"/>
                <w:sz w:val="20"/>
                <w:szCs w:val="20"/>
                <w:lang w:val="en-US"/>
              </w:rPr>
            </w:pPr>
            <w:ins w:id="3249"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1" w:author="Nick.Tolimieri" w:date="2022-09-06T13:51:00Z"/>
                <w:color w:val="000000"/>
                <w:sz w:val="20"/>
                <w:szCs w:val="20"/>
                <w:lang w:val="en-US"/>
              </w:rPr>
            </w:pPr>
            <w:ins w:id="3252"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4" w:author="Nick.Tolimieri" w:date="2022-09-06T13:51:00Z"/>
                <w:color w:val="000000"/>
                <w:sz w:val="20"/>
                <w:szCs w:val="20"/>
                <w:lang w:val="en-US"/>
              </w:rPr>
            </w:pPr>
            <w:ins w:id="3255"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7" w:author="Nick.Tolimieri" w:date="2022-09-06T13:51:00Z"/>
                <w:color w:val="000000"/>
                <w:sz w:val="20"/>
                <w:szCs w:val="20"/>
                <w:lang w:val="en-US"/>
              </w:rPr>
            </w:pPr>
            <w:ins w:id="3258" w:author="Nick.Tolimieri" w:date="2022-09-06T13:51:00Z">
              <w:r w:rsidRPr="00C97A89">
                <w:rPr>
                  <w:color w:val="000000"/>
                  <w:sz w:val="20"/>
                  <w:szCs w:val="20"/>
                  <w:lang w:val="en-US"/>
                </w:rPr>
                <w:t>2.69</w:t>
              </w:r>
            </w:ins>
          </w:p>
        </w:tc>
      </w:tr>
      <w:tr w:rsidR="00C97A89" w:rsidRPr="00C97A89" w:rsidTr="0048438B">
        <w:tblPrEx>
          <w:tblPrExChange w:id="3259" w:author="Nick.Tolimieri" w:date="2022-09-06T14:24:00Z">
            <w:tblPrEx>
              <w:tblW w:w="10017" w:type="dxa"/>
            </w:tblPrEx>
          </w:tblPrExChange>
        </w:tblPrEx>
        <w:trPr>
          <w:trHeight w:val="255"/>
          <w:ins w:id="3260" w:author="Nick.Tolimieri" w:date="2022-09-06T13:51:00Z"/>
          <w:trPrChange w:id="326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6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3" w:author="Nick.Tolimieri" w:date="2022-09-06T13:51:00Z"/>
                <w:color w:val="000000"/>
                <w:sz w:val="20"/>
                <w:szCs w:val="20"/>
                <w:lang w:val="en-US"/>
              </w:rPr>
            </w:pPr>
            <w:ins w:id="326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6" w:author="Nick.Tolimieri" w:date="2022-09-06T13:51:00Z"/>
                <w:color w:val="000000"/>
                <w:sz w:val="20"/>
                <w:szCs w:val="20"/>
                <w:lang w:val="en-US"/>
              </w:rPr>
            </w:pPr>
            <w:ins w:id="3267"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6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9" w:author="Nick.Tolimieri" w:date="2022-09-06T13:51:00Z"/>
                <w:color w:val="000000"/>
                <w:sz w:val="20"/>
                <w:szCs w:val="20"/>
                <w:lang w:val="en-US"/>
              </w:rPr>
            </w:pPr>
            <w:ins w:id="3270"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2" w:author="Nick.Tolimieri" w:date="2022-09-06T13:51:00Z"/>
                <w:color w:val="000000"/>
                <w:sz w:val="20"/>
                <w:szCs w:val="20"/>
                <w:lang w:val="en-US"/>
              </w:rPr>
            </w:pPr>
            <w:ins w:id="3273"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5" w:author="Nick.Tolimieri" w:date="2022-09-06T13:51:00Z"/>
                <w:color w:val="000000"/>
                <w:sz w:val="20"/>
                <w:szCs w:val="20"/>
                <w:lang w:val="en-US"/>
              </w:rPr>
            </w:pPr>
            <w:ins w:id="3276"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27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8" w:author="Nick.Tolimieri" w:date="2022-09-06T13:51:00Z"/>
                <w:color w:val="000000"/>
                <w:sz w:val="20"/>
                <w:szCs w:val="20"/>
                <w:lang w:val="en-US"/>
              </w:rPr>
            </w:pPr>
            <w:ins w:id="3279"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1" w:author="Nick.Tolimieri" w:date="2022-09-06T13:51:00Z"/>
                <w:color w:val="000000"/>
                <w:sz w:val="20"/>
                <w:szCs w:val="20"/>
                <w:lang w:val="en-US"/>
              </w:rPr>
            </w:pPr>
            <w:ins w:id="328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4" w:author="Nick.Tolimieri" w:date="2022-09-06T13:51:00Z"/>
                <w:color w:val="000000"/>
                <w:sz w:val="20"/>
                <w:szCs w:val="20"/>
                <w:lang w:val="en-US"/>
              </w:rPr>
            </w:pPr>
            <w:ins w:id="3285"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7" w:author="Nick.Tolimieri" w:date="2022-09-06T13:51:00Z"/>
                <w:color w:val="000000"/>
                <w:sz w:val="20"/>
                <w:szCs w:val="20"/>
                <w:lang w:val="en-US"/>
              </w:rPr>
            </w:pPr>
            <w:ins w:id="3288"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0" w:author="Nick.Tolimieri" w:date="2022-09-06T13:51:00Z"/>
                <w:color w:val="000000"/>
                <w:sz w:val="20"/>
                <w:szCs w:val="20"/>
                <w:lang w:val="en-US"/>
              </w:rPr>
            </w:pPr>
            <w:ins w:id="3291"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3" w:author="Nick.Tolimieri" w:date="2022-09-06T13:51:00Z"/>
                <w:color w:val="000000"/>
                <w:sz w:val="20"/>
                <w:szCs w:val="20"/>
                <w:lang w:val="en-US"/>
              </w:rPr>
            </w:pPr>
            <w:ins w:id="3294" w:author="Nick.Tolimieri" w:date="2022-09-06T13:51:00Z">
              <w:r w:rsidRPr="00C97A89">
                <w:rPr>
                  <w:color w:val="000000"/>
                  <w:sz w:val="20"/>
                  <w:szCs w:val="20"/>
                  <w:lang w:val="en-US"/>
                </w:rPr>
                <w:t>3.45</w:t>
              </w:r>
            </w:ins>
          </w:p>
        </w:tc>
      </w:tr>
      <w:tr w:rsidR="00C97A89" w:rsidRPr="00C97A89" w:rsidTr="0048438B">
        <w:tblPrEx>
          <w:tblPrExChange w:id="3295" w:author="Nick.Tolimieri" w:date="2022-09-06T14:24:00Z">
            <w:tblPrEx>
              <w:tblW w:w="10017" w:type="dxa"/>
            </w:tblPrEx>
          </w:tblPrExChange>
        </w:tblPrEx>
        <w:trPr>
          <w:trHeight w:val="255"/>
          <w:ins w:id="3296" w:author="Nick.Tolimieri" w:date="2022-09-06T13:51:00Z"/>
          <w:trPrChange w:id="329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9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99" w:author="Nick.Tolimieri" w:date="2022-09-06T13:51:00Z"/>
                <w:color w:val="000000"/>
                <w:sz w:val="20"/>
                <w:szCs w:val="20"/>
                <w:lang w:val="en-US"/>
              </w:rPr>
            </w:pPr>
            <w:ins w:id="330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2" w:author="Nick.Tolimieri" w:date="2022-09-06T13:51:00Z"/>
                <w:color w:val="000000"/>
                <w:sz w:val="20"/>
                <w:szCs w:val="20"/>
                <w:lang w:val="en-US"/>
              </w:rPr>
            </w:pPr>
            <w:ins w:id="3303"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5" w:author="Nick.Tolimieri" w:date="2022-09-06T13:51:00Z"/>
                <w:color w:val="000000"/>
                <w:sz w:val="20"/>
                <w:szCs w:val="20"/>
                <w:lang w:val="en-US"/>
              </w:rPr>
            </w:pPr>
            <w:ins w:id="330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0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8" w:author="Nick.Tolimieri" w:date="2022-09-06T13:51:00Z"/>
                <w:color w:val="000000"/>
                <w:sz w:val="20"/>
                <w:szCs w:val="20"/>
                <w:lang w:val="en-US"/>
              </w:rPr>
            </w:pPr>
            <w:ins w:id="330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1" w:author="Nick.Tolimieri" w:date="2022-09-06T13:51:00Z"/>
                <w:color w:val="000000"/>
                <w:sz w:val="20"/>
                <w:szCs w:val="20"/>
                <w:lang w:val="en-US"/>
              </w:rPr>
            </w:pPr>
            <w:ins w:id="331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31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4" w:author="Nick.Tolimieri" w:date="2022-09-06T13:51:00Z"/>
                <w:color w:val="000000"/>
                <w:sz w:val="20"/>
                <w:szCs w:val="20"/>
                <w:lang w:val="en-US"/>
              </w:rPr>
            </w:pPr>
            <w:ins w:id="331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7" w:author="Nick.Tolimieri" w:date="2022-09-06T13:51:00Z"/>
                <w:color w:val="000000"/>
                <w:sz w:val="20"/>
                <w:szCs w:val="20"/>
                <w:lang w:val="en-US"/>
              </w:rPr>
            </w:pPr>
            <w:ins w:id="331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1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0" w:author="Nick.Tolimieri" w:date="2022-09-06T13:51:00Z"/>
                <w:color w:val="000000"/>
                <w:sz w:val="20"/>
                <w:szCs w:val="20"/>
                <w:lang w:val="en-US"/>
              </w:rPr>
            </w:pPr>
            <w:ins w:id="33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3" w:author="Nick.Tolimieri" w:date="2022-09-06T13:51:00Z"/>
                <w:color w:val="000000"/>
                <w:sz w:val="20"/>
                <w:szCs w:val="20"/>
                <w:lang w:val="en-US"/>
              </w:rPr>
            </w:pPr>
            <w:ins w:id="33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6" w:author="Nick.Tolimieri" w:date="2022-09-06T13:51:00Z"/>
                <w:color w:val="000000"/>
                <w:sz w:val="20"/>
                <w:szCs w:val="20"/>
                <w:lang w:val="en-US"/>
              </w:rPr>
            </w:pPr>
            <w:ins w:id="332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9" w:author="Nick.Tolimieri" w:date="2022-09-06T13:51:00Z"/>
                <w:color w:val="000000"/>
                <w:sz w:val="20"/>
                <w:szCs w:val="20"/>
                <w:lang w:val="en-US"/>
              </w:rPr>
            </w:pPr>
            <w:ins w:id="3330" w:author="Nick.Tolimieri" w:date="2022-09-06T13:51:00Z">
              <w:r w:rsidRPr="00C97A89">
                <w:rPr>
                  <w:color w:val="000000"/>
                  <w:sz w:val="20"/>
                  <w:szCs w:val="20"/>
                  <w:lang w:val="en-US"/>
                </w:rPr>
                <w:t>-</w:t>
              </w:r>
            </w:ins>
          </w:p>
        </w:tc>
      </w:tr>
      <w:tr w:rsidR="00C97A89" w:rsidRPr="00C97A89" w:rsidTr="0048438B">
        <w:tblPrEx>
          <w:tblPrExChange w:id="3331" w:author="Nick.Tolimieri" w:date="2022-09-06T14:24:00Z">
            <w:tblPrEx>
              <w:tblW w:w="10017" w:type="dxa"/>
            </w:tblPrEx>
          </w:tblPrExChange>
        </w:tblPrEx>
        <w:trPr>
          <w:trHeight w:val="255"/>
          <w:ins w:id="3332" w:author="Nick.Tolimieri" w:date="2022-09-06T13:51:00Z"/>
          <w:trPrChange w:id="333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33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5" w:author="Nick.Tolimieri" w:date="2022-09-06T13:51:00Z"/>
                <w:color w:val="000000"/>
                <w:sz w:val="20"/>
                <w:szCs w:val="20"/>
                <w:lang w:val="en-US"/>
              </w:rPr>
            </w:pPr>
            <w:ins w:id="333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3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8" w:author="Nick.Tolimieri" w:date="2022-09-06T13:51:00Z"/>
                <w:color w:val="000000"/>
                <w:sz w:val="20"/>
                <w:szCs w:val="20"/>
                <w:lang w:val="en-US"/>
              </w:rPr>
            </w:pPr>
            <w:ins w:id="3339"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1" w:author="Nick.Tolimieri" w:date="2022-09-06T13:51:00Z"/>
                <w:color w:val="000000"/>
                <w:sz w:val="20"/>
                <w:szCs w:val="20"/>
                <w:lang w:val="en-US"/>
              </w:rPr>
            </w:pPr>
            <w:ins w:id="3342"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4" w:author="Nick.Tolimieri" w:date="2022-09-06T13:51:00Z"/>
                <w:color w:val="000000"/>
                <w:sz w:val="20"/>
                <w:szCs w:val="20"/>
                <w:lang w:val="en-US"/>
              </w:rPr>
            </w:pPr>
            <w:ins w:id="3345"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7" w:author="Nick.Tolimieri" w:date="2022-09-06T13:51:00Z"/>
                <w:color w:val="000000"/>
                <w:sz w:val="20"/>
                <w:szCs w:val="20"/>
                <w:lang w:val="en-US"/>
              </w:rPr>
            </w:pPr>
            <w:ins w:id="334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34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0" w:author="Nick.Tolimieri" w:date="2022-09-06T13:51:00Z"/>
                <w:color w:val="000000"/>
                <w:sz w:val="20"/>
                <w:szCs w:val="20"/>
                <w:lang w:val="en-US"/>
              </w:rPr>
            </w:pPr>
            <w:ins w:id="3351"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3" w:author="Nick.Tolimieri" w:date="2022-09-06T13:51:00Z"/>
                <w:color w:val="000000"/>
                <w:sz w:val="20"/>
                <w:szCs w:val="20"/>
                <w:lang w:val="en-US"/>
              </w:rPr>
            </w:pPr>
            <w:ins w:id="335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6" w:author="Nick.Tolimieri" w:date="2022-09-06T13:51:00Z"/>
                <w:color w:val="000000"/>
                <w:sz w:val="20"/>
                <w:szCs w:val="20"/>
                <w:lang w:val="en-US"/>
              </w:rPr>
            </w:pPr>
            <w:ins w:id="3357"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9" w:author="Nick.Tolimieri" w:date="2022-09-06T13:51:00Z"/>
                <w:color w:val="000000"/>
                <w:sz w:val="20"/>
                <w:szCs w:val="20"/>
                <w:lang w:val="en-US"/>
              </w:rPr>
            </w:pPr>
            <w:ins w:id="3360"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2" w:author="Nick.Tolimieri" w:date="2022-09-06T13:51:00Z"/>
                <w:color w:val="000000"/>
                <w:sz w:val="20"/>
                <w:szCs w:val="20"/>
                <w:lang w:val="en-US"/>
              </w:rPr>
            </w:pPr>
            <w:ins w:id="3363"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5" w:author="Nick.Tolimieri" w:date="2022-09-06T13:51:00Z"/>
                <w:color w:val="000000"/>
                <w:sz w:val="20"/>
                <w:szCs w:val="20"/>
                <w:lang w:val="en-US"/>
              </w:rPr>
            </w:pPr>
            <w:ins w:id="3366" w:author="Nick.Tolimieri" w:date="2022-09-06T13:51:00Z">
              <w:r w:rsidRPr="00C97A89">
                <w:rPr>
                  <w:color w:val="000000"/>
                  <w:sz w:val="20"/>
                  <w:szCs w:val="20"/>
                  <w:lang w:val="en-US"/>
                </w:rPr>
                <w:t>2.37</w:t>
              </w:r>
            </w:ins>
          </w:p>
        </w:tc>
      </w:tr>
      <w:tr w:rsidR="00C97A89" w:rsidRPr="00C97A89" w:rsidTr="0048438B">
        <w:tblPrEx>
          <w:tblPrExChange w:id="3367" w:author="Nick.Tolimieri" w:date="2022-09-06T14:24:00Z">
            <w:tblPrEx>
              <w:tblW w:w="10017" w:type="dxa"/>
            </w:tblPrEx>
          </w:tblPrExChange>
        </w:tblPrEx>
        <w:trPr>
          <w:trHeight w:val="255"/>
          <w:ins w:id="3368" w:author="Nick.Tolimieri" w:date="2022-09-06T13:51:00Z"/>
          <w:trPrChange w:id="336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37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1" w:author="Nick.Tolimieri" w:date="2022-09-06T13:51:00Z"/>
                <w:color w:val="000000"/>
                <w:sz w:val="20"/>
                <w:szCs w:val="20"/>
                <w:lang w:val="en-US"/>
              </w:rPr>
            </w:pPr>
            <w:ins w:id="337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4" w:author="Nick.Tolimieri" w:date="2022-09-06T13:51:00Z"/>
                <w:color w:val="000000"/>
                <w:sz w:val="20"/>
                <w:szCs w:val="20"/>
                <w:lang w:val="en-US"/>
              </w:rPr>
            </w:pPr>
            <w:ins w:id="3375"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7" w:author="Nick.Tolimieri" w:date="2022-09-06T13:51:00Z"/>
                <w:color w:val="000000"/>
                <w:sz w:val="20"/>
                <w:szCs w:val="20"/>
                <w:lang w:val="en-US"/>
              </w:rPr>
            </w:pPr>
            <w:ins w:id="3378"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7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0" w:author="Nick.Tolimieri" w:date="2022-09-06T13:51:00Z"/>
                <w:color w:val="000000"/>
                <w:sz w:val="20"/>
                <w:szCs w:val="20"/>
                <w:lang w:val="en-US"/>
              </w:rPr>
            </w:pPr>
            <w:ins w:id="3381"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3" w:author="Nick.Tolimieri" w:date="2022-09-06T13:51:00Z"/>
                <w:color w:val="000000"/>
                <w:sz w:val="20"/>
                <w:szCs w:val="20"/>
                <w:lang w:val="en-US"/>
              </w:rPr>
            </w:pPr>
            <w:ins w:id="3384"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338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6" w:author="Nick.Tolimieri" w:date="2022-09-06T13:51:00Z"/>
                <w:color w:val="000000"/>
                <w:sz w:val="20"/>
                <w:szCs w:val="20"/>
                <w:lang w:val="en-US"/>
              </w:rPr>
            </w:pPr>
            <w:ins w:id="3387"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8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9" w:author="Nick.Tolimieri" w:date="2022-09-06T13:51:00Z"/>
                <w:color w:val="000000"/>
                <w:sz w:val="20"/>
                <w:szCs w:val="20"/>
                <w:lang w:val="en-US"/>
              </w:rPr>
            </w:pPr>
            <w:ins w:id="339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2" w:author="Nick.Tolimieri" w:date="2022-09-06T13:51:00Z"/>
                <w:color w:val="000000"/>
                <w:sz w:val="20"/>
                <w:szCs w:val="20"/>
                <w:lang w:val="en-US"/>
              </w:rPr>
            </w:pPr>
            <w:ins w:id="3393"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5" w:author="Nick.Tolimieri" w:date="2022-09-06T13:51:00Z"/>
                <w:color w:val="000000"/>
                <w:sz w:val="20"/>
                <w:szCs w:val="20"/>
                <w:lang w:val="en-US"/>
              </w:rPr>
            </w:pPr>
            <w:ins w:id="3396"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3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8" w:author="Nick.Tolimieri" w:date="2022-09-06T13:51:00Z"/>
                <w:color w:val="000000"/>
                <w:sz w:val="20"/>
                <w:szCs w:val="20"/>
                <w:lang w:val="en-US"/>
              </w:rPr>
            </w:pPr>
            <w:ins w:id="3399"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1" w:author="Nick.Tolimieri" w:date="2022-09-06T13:51:00Z"/>
                <w:color w:val="000000"/>
                <w:sz w:val="20"/>
                <w:szCs w:val="20"/>
                <w:lang w:val="en-US"/>
              </w:rPr>
            </w:pPr>
            <w:ins w:id="3402" w:author="Nick.Tolimieri" w:date="2022-09-06T13:51:00Z">
              <w:r w:rsidRPr="00C97A89">
                <w:rPr>
                  <w:color w:val="000000"/>
                  <w:sz w:val="20"/>
                  <w:szCs w:val="20"/>
                  <w:lang w:val="en-US"/>
                </w:rPr>
                <w:t>3.29</w:t>
              </w:r>
            </w:ins>
          </w:p>
        </w:tc>
      </w:tr>
      <w:tr w:rsidR="00C97A89" w:rsidRPr="00C97A89" w:rsidTr="0048438B">
        <w:tblPrEx>
          <w:tblPrExChange w:id="3403" w:author="Nick.Tolimieri" w:date="2022-09-06T14:24:00Z">
            <w:tblPrEx>
              <w:tblW w:w="10017" w:type="dxa"/>
            </w:tblPrEx>
          </w:tblPrExChange>
        </w:tblPrEx>
        <w:trPr>
          <w:trHeight w:val="255"/>
          <w:ins w:id="3404" w:author="Nick.Tolimieri" w:date="2022-09-06T13:51:00Z"/>
          <w:trPrChange w:id="340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0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07" w:author="Nick.Tolimieri" w:date="2022-09-06T13:51:00Z"/>
                <w:color w:val="000000"/>
                <w:sz w:val="20"/>
                <w:szCs w:val="20"/>
                <w:lang w:val="en-US"/>
              </w:rPr>
            </w:pPr>
            <w:ins w:id="340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0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0" w:author="Nick.Tolimieri" w:date="2022-09-06T13:51:00Z"/>
                <w:color w:val="000000"/>
                <w:sz w:val="20"/>
                <w:szCs w:val="20"/>
                <w:lang w:val="en-US"/>
              </w:rPr>
            </w:pPr>
            <w:ins w:id="3411"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3" w:author="Nick.Tolimieri" w:date="2022-09-06T13:51:00Z"/>
                <w:color w:val="000000"/>
                <w:sz w:val="20"/>
                <w:szCs w:val="20"/>
                <w:lang w:val="en-US"/>
              </w:rPr>
            </w:pPr>
            <w:ins w:id="34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6" w:author="Nick.Tolimieri" w:date="2022-09-06T13:51:00Z"/>
                <w:color w:val="000000"/>
                <w:sz w:val="20"/>
                <w:szCs w:val="20"/>
                <w:lang w:val="en-US"/>
              </w:rPr>
            </w:pPr>
            <w:ins w:id="341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1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9" w:author="Nick.Tolimieri" w:date="2022-09-06T13:51:00Z"/>
                <w:color w:val="000000"/>
                <w:sz w:val="20"/>
                <w:szCs w:val="20"/>
                <w:lang w:val="en-US"/>
              </w:rPr>
            </w:pPr>
            <w:ins w:id="342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42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2" w:author="Nick.Tolimieri" w:date="2022-09-06T13:51:00Z"/>
                <w:color w:val="000000"/>
                <w:sz w:val="20"/>
                <w:szCs w:val="20"/>
                <w:lang w:val="en-US"/>
              </w:rPr>
            </w:pPr>
            <w:ins w:id="3423"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5" w:author="Nick.Tolimieri" w:date="2022-09-06T13:51:00Z"/>
                <w:color w:val="000000"/>
                <w:sz w:val="20"/>
                <w:szCs w:val="20"/>
                <w:lang w:val="en-US"/>
              </w:rPr>
            </w:pPr>
            <w:ins w:id="3426"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2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8" w:author="Nick.Tolimieri" w:date="2022-09-06T13:51:00Z"/>
                <w:color w:val="000000"/>
                <w:sz w:val="20"/>
                <w:szCs w:val="20"/>
                <w:lang w:val="en-US"/>
              </w:rPr>
            </w:pPr>
            <w:ins w:id="3429"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1" w:author="Nick.Tolimieri" w:date="2022-09-06T13:51:00Z"/>
                <w:color w:val="000000"/>
                <w:sz w:val="20"/>
                <w:szCs w:val="20"/>
                <w:lang w:val="en-US"/>
              </w:rPr>
            </w:pPr>
            <w:ins w:id="3432"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4" w:author="Nick.Tolimieri" w:date="2022-09-06T13:51:00Z"/>
                <w:color w:val="000000"/>
                <w:sz w:val="20"/>
                <w:szCs w:val="20"/>
                <w:lang w:val="en-US"/>
              </w:rPr>
            </w:pPr>
            <w:ins w:id="3435"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7" w:author="Nick.Tolimieri" w:date="2022-09-06T13:51:00Z"/>
                <w:color w:val="000000"/>
                <w:sz w:val="20"/>
                <w:szCs w:val="20"/>
                <w:lang w:val="en-US"/>
              </w:rPr>
            </w:pPr>
            <w:ins w:id="3438" w:author="Nick.Tolimieri" w:date="2022-09-06T13:51:00Z">
              <w:r w:rsidRPr="00C97A89">
                <w:rPr>
                  <w:color w:val="000000"/>
                  <w:sz w:val="20"/>
                  <w:szCs w:val="20"/>
                  <w:lang w:val="en-US"/>
                </w:rPr>
                <w:t>2.78</w:t>
              </w:r>
            </w:ins>
          </w:p>
        </w:tc>
      </w:tr>
      <w:tr w:rsidR="00C97A89" w:rsidRPr="00C97A89" w:rsidTr="0048438B">
        <w:tblPrEx>
          <w:tblPrExChange w:id="3439" w:author="Nick.Tolimieri" w:date="2022-09-06T14:24:00Z">
            <w:tblPrEx>
              <w:tblW w:w="10017" w:type="dxa"/>
            </w:tblPrEx>
          </w:tblPrExChange>
        </w:tblPrEx>
        <w:trPr>
          <w:trHeight w:val="255"/>
          <w:ins w:id="3440" w:author="Nick.Tolimieri" w:date="2022-09-06T13:51:00Z"/>
          <w:trPrChange w:id="344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4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3" w:author="Nick.Tolimieri" w:date="2022-09-06T13:51:00Z"/>
                <w:color w:val="000000"/>
                <w:sz w:val="20"/>
                <w:szCs w:val="20"/>
                <w:lang w:val="en-US"/>
              </w:rPr>
            </w:pPr>
            <w:ins w:id="344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6" w:author="Nick.Tolimieri" w:date="2022-09-06T13:51:00Z"/>
                <w:color w:val="000000"/>
                <w:sz w:val="20"/>
                <w:szCs w:val="20"/>
                <w:lang w:val="en-US"/>
              </w:rPr>
            </w:pPr>
            <w:ins w:id="3447"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4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9" w:author="Nick.Tolimieri" w:date="2022-09-06T13:51:00Z"/>
                <w:color w:val="000000"/>
                <w:sz w:val="20"/>
                <w:szCs w:val="20"/>
                <w:lang w:val="en-US"/>
              </w:rPr>
            </w:pPr>
            <w:ins w:id="3450"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2" w:author="Nick.Tolimieri" w:date="2022-09-06T13:51:00Z"/>
                <w:color w:val="000000"/>
                <w:sz w:val="20"/>
                <w:szCs w:val="20"/>
                <w:lang w:val="en-US"/>
              </w:rPr>
            </w:pPr>
            <w:ins w:id="3453"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5" w:author="Nick.Tolimieri" w:date="2022-09-06T13:51:00Z"/>
                <w:color w:val="000000"/>
                <w:sz w:val="20"/>
                <w:szCs w:val="20"/>
                <w:lang w:val="en-US"/>
              </w:rPr>
            </w:pPr>
            <w:ins w:id="345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45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8" w:author="Nick.Tolimieri" w:date="2022-09-06T13:51:00Z"/>
                <w:color w:val="000000"/>
                <w:sz w:val="20"/>
                <w:szCs w:val="20"/>
                <w:lang w:val="en-US"/>
              </w:rPr>
            </w:pPr>
            <w:ins w:id="3459"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1" w:author="Nick.Tolimieri" w:date="2022-09-06T13:51:00Z"/>
                <w:color w:val="000000"/>
                <w:sz w:val="20"/>
                <w:szCs w:val="20"/>
                <w:lang w:val="en-US"/>
              </w:rPr>
            </w:pPr>
            <w:ins w:id="346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4" w:author="Nick.Tolimieri" w:date="2022-09-06T13:51:00Z"/>
                <w:color w:val="000000"/>
                <w:sz w:val="20"/>
                <w:szCs w:val="20"/>
                <w:lang w:val="en-US"/>
              </w:rPr>
            </w:pPr>
            <w:ins w:id="3465"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7" w:author="Nick.Tolimieri" w:date="2022-09-06T13:51:00Z"/>
                <w:color w:val="000000"/>
                <w:sz w:val="20"/>
                <w:szCs w:val="20"/>
                <w:lang w:val="en-US"/>
              </w:rPr>
            </w:pPr>
            <w:ins w:id="3468"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0" w:author="Nick.Tolimieri" w:date="2022-09-06T13:51:00Z"/>
                <w:color w:val="000000"/>
                <w:sz w:val="20"/>
                <w:szCs w:val="20"/>
                <w:lang w:val="en-US"/>
              </w:rPr>
            </w:pPr>
            <w:ins w:id="3471"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3" w:author="Nick.Tolimieri" w:date="2022-09-06T13:51:00Z"/>
                <w:color w:val="000000"/>
                <w:sz w:val="20"/>
                <w:szCs w:val="20"/>
                <w:lang w:val="en-US"/>
              </w:rPr>
            </w:pPr>
            <w:ins w:id="3474" w:author="Nick.Tolimieri" w:date="2022-09-06T13:51:00Z">
              <w:r w:rsidRPr="00C97A89">
                <w:rPr>
                  <w:color w:val="000000"/>
                  <w:sz w:val="20"/>
                  <w:szCs w:val="20"/>
                  <w:lang w:val="en-US"/>
                </w:rPr>
                <w:t>2.8</w:t>
              </w:r>
            </w:ins>
          </w:p>
        </w:tc>
      </w:tr>
      <w:tr w:rsidR="00C97A89" w:rsidRPr="00C97A89" w:rsidTr="0048438B">
        <w:tblPrEx>
          <w:tblPrExChange w:id="3475" w:author="Nick.Tolimieri" w:date="2022-09-06T14:24:00Z">
            <w:tblPrEx>
              <w:tblW w:w="10017" w:type="dxa"/>
            </w:tblPrEx>
          </w:tblPrExChange>
        </w:tblPrEx>
        <w:trPr>
          <w:trHeight w:val="255"/>
          <w:ins w:id="3476" w:author="Nick.Tolimieri" w:date="2022-09-06T13:51:00Z"/>
          <w:trPrChange w:id="347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7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79" w:author="Nick.Tolimieri" w:date="2022-09-06T13:51:00Z"/>
                <w:color w:val="000000"/>
                <w:sz w:val="20"/>
                <w:szCs w:val="20"/>
                <w:lang w:val="en-US"/>
              </w:rPr>
            </w:pPr>
            <w:ins w:id="348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2" w:author="Nick.Tolimieri" w:date="2022-09-06T13:51:00Z"/>
                <w:color w:val="000000"/>
                <w:sz w:val="20"/>
                <w:szCs w:val="20"/>
                <w:lang w:val="en-US"/>
              </w:rPr>
            </w:pPr>
            <w:ins w:id="3483"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5" w:author="Nick.Tolimieri" w:date="2022-09-06T13:51:00Z"/>
                <w:color w:val="000000"/>
                <w:sz w:val="20"/>
                <w:szCs w:val="20"/>
                <w:lang w:val="en-US"/>
              </w:rPr>
            </w:pPr>
            <w:ins w:id="3486"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8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8" w:author="Nick.Tolimieri" w:date="2022-09-06T13:51:00Z"/>
                <w:color w:val="000000"/>
                <w:sz w:val="20"/>
                <w:szCs w:val="20"/>
                <w:lang w:val="en-US"/>
              </w:rPr>
            </w:pPr>
            <w:ins w:id="3489"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1" w:author="Nick.Tolimieri" w:date="2022-09-06T13:51:00Z"/>
                <w:color w:val="000000"/>
                <w:sz w:val="20"/>
                <w:szCs w:val="20"/>
                <w:lang w:val="en-US"/>
              </w:rPr>
            </w:pPr>
            <w:ins w:id="349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49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4" w:author="Nick.Tolimieri" w:date="2022-09-06T13:51:00Z"/>
                <w:color w:val="000000"/>
                <w:sz w:val="20"/>
                <w:szCs w:val="20"/>
                <w:lang w:val="en-US"/>
              </w:rPr>
            </w:pPr>
            <w:ins w:id="3495"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7" w:author="Nick.Tolimieri" w:date="2022-09-06T13:51:00Z"/>
                <w:color w:val="000000"/>
                <w:sz w:val="20"/>
                <w:szCs w:val="20"/>
                <w:lang w:val="en-US"/>
              </w:rPr>
            </w:pPr>
            <w:ins w:id="349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9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0" w:author="Nick.Tolimieri" w:date="2022-09-06T13:51:00Z"/>
                <w:color w:val="000000"/>
                <w:sz w:val="20"/>
                <w:szCs w:val="20"/>
                <w:lang w:val="en-US"/>
              </w:rPr>
            </w:pPr>
            <w:ins w:id="3501"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3" w:author="Nick.Tolimieri" w:date="2022-09-06T13:51:00Z"/>
                <w:color w:val="000000"/>
                <w:sz w:val="20"/>
                <w:szCs w:val="20"/>
                <w:lang w:val="en-US"/>
              </w:rPr>
            </w:pPr>
            <w:ins w:id="3504"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6" w:author="Nick.Tolimieri" w:date="2022-09-06T13:51:00Z"/>
                <w:color w:val="000000"/>
                <w:sz w:val="20"/>
                <w:szCs w:val="20"/>
                <w:lang w:val="en-US"/>
              </w:rPr>
            </w:pPr>
            <w:ins w:id="3507"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9" w:author="Nick.Tolimieri" w:date="2022-09-06T13:51:00Z"/>
                <w:color w:val="000000"/>
                <w:sz w:val="20"/>
                <w:szCs w:val="20"/>
                <w:lang w:val="en-US"/>
              </w:rPr>
            </w:pPr>
            <w:ins w:id="3510" w:author="Nick.Tolimieri" w:date="2022-09-06T13:51:00Z">
              <w:r w:rsidRPr="00C97A89">
                <w:rPr>
                  <w:color w:val="000000"/>
                  <w:sz w:val="20"/>
                  <w:szCs w:val="20"/>
                  <w:lang w:val="en-US"/>
                </w:rPr>
                <w:t>2.84</w:t>
              </w:r>
            </w:ins>
          </w:p>
        </w:tc>
      </w:tr>
      <w:tr w:rsidR="00C97A89" w:rsidRPr="00C97A89" w:rsidTr="0048438B">
        <w:tblPrEx>
          <w:tblPrExChange w:id="3511" w:author="Nick.Tolimieri" w:date="2022-09-06T14:24:00Z">
            <w:tblPrEx>
              <w:tblW w:w="10017" w:type="dxa"/>
            </w:tblPrEx>
          </w:tblPrExChange>
        </w:tblPrEx>
        <w:trPr>
          <w:trHeight w:val="255"/>
          <w:ins w:id="3512" w:author="Nick.Tolimieri" w:date="2022-09-06T13:51:00Z"/>
          <w:trPrChange w:id="351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1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5" w:author="Nick.Tolimieri" w:date="2022-09-06T13:51:00Z"/>
                <w:color w:val="000000"/>
                <w:sz w:val="20"/>
                <w:szCs w:val="20"/>
                <w:lang w:val="en-US"/>
              </w:rPr>
            </w:pPr>
            <w:ins w:id="351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1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8" w:author="Nick.Tolimieri" w:date="2022-09-06T13:51:00Z"/>
                <w:color w:val="000000"/>
                <w:sz w:val="20"/>
                <w:szCs w:val="20"/>
                <w:lang w:val="en-US"/>
              </w:rPr>
            </w:pPr>
            <w:ins w:id="3519"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1" w:author="Nick.Tolimieri" w:date="2022-09-06T13:51:00Z"/>
                <w:color w:val="000000"/>
                <w:sz w:val="20"/>
                <w:szCs w:val="20"/>
                <w:lang w:val="en-US"/>
              </w:rPr>
            </w:pPr>
            <w:ins w:id="3522"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4" w:author="Nick.Tolimieri" w:date="2022-09-06T13:51:00Z"/>
                <w:color w:val="000000"/>
                <w:sz w:val="20"/>
                <w:szCs w:val="20"/>
                <w:lang w:val="en-US"/>
              </w:rPr>
            </w:pPr>
            <w:ins w:id="3525"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7" w:author="Nick.Tolimieri" w:date="2022-09-06T13:51:00Z"/>
                <w:color w:val="000000"/>
                <w:sz w:val="20"/>
                <w:szCs w:val="20"/>
                <w:lang w:val="en-US"/>
              </w:rPr>
            </w:pPr>
            <w:ins w:id="352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52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0" w:author="Nick.Tolimieri" w:date="2022-09-06T13:51:00Z"/>
                <w:color w:val="000000"/>
                <w:sz w:val="20"/>
                <w:szCs w:val="20"/>
                <w:lang w:val="en-US"/>
              </w:rPr>
            </w:pPr>
            <w:ins w:id="3531"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3" w:author="Nick.Tolimieri" w:date="2022-09-06T13:51:00Z"/>
                <w:color w:val="000000"/>
                <w:sz w:val="20"/>
                <w:szCs w:val="20"/>
                <w:lang w:val="en-US"/>
              </w:rPr>
            </w:pPr>
            <w:ins w:id="3534"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6" w:author="Nick.Tolimieri" w:date="2022-09-06T13:51:00Z"/>
                <w:color w:val="000000"/>
                <w:sz w:val="20"/>
                <w:szCs w:val="20"/>
                <w:lang w:val="en-US"/>
              </w:rPr>
            </w:pPr>
            <w:ins w:id="3537"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9" w:author="Nick.Tolimieri" w:date="2022-09-06T13:51:00Z"/>
                <w:color w:val="000000"/>
                <w:sz w:val="20"/>
                <w:szCs w:val="20"/>
                <w:lang w:val="en-US"/>
              </w:rPr>
            </w:pPr>
            <w:ins w:id="3540"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2" w:author="Nick.Tolimieri" w:date="2022-09-06T13:51:00Z"/>
                <w:color w:val="000000"/>
                <w:sz w:val="20"/>
                <w:szCs w:val="20"/>
                <w:lang w:val="en-US"/>
              </w:rPr>
            </w:pPr>
            <w:ins w:id="3543"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5" w:author="Nick.Tolimieri" w:date="2022-09-06T13:51:00Z"/>
                <w:color w:val="000000"/>
                <w:sz w:val="20"/>
                <w:szCs w:val="20"/>
                <w:lang w:val="en-US"/>
              </w:rPr>
            </w:pPr>
            <w:ins w:id="3546" w:author="Nick.Tolimieri" w:date="2022-09-06T13:51:00Z">
              <w:r w:rsidRPr="00C97A89">
                <w:rPr>
                  <w:color w:val="000000"/>
                  <w:sz w:val="20"/>
                  <w:szCs w:val="20"/>
                  <w:lang w:val="en-US"/>
                </w:rPr>
                <w:t>3.96</w:t>
              </w:r>
            </w:ins>
          </w:p>
        </w:tc>
      </w:tr>
      <w:tr w:rsidR="00C97A89" w:rsidRPr="00C97A89" w:rsidTr="0048438B">
        <w:tblPrEx>
          <w:tblPrExChange w:id="3547" w:author="Nick.Tolimieri" w:date="2022-09-06T14:24:00Z">
            <w:tblPrEx>
              <w:tblW w:w="10017" w:type="dxa"/>
            </w:tblPrEx>
          </w:tblPrExChange>
        </w:tblPrEx>
        <w:trPr>
          <w:trHeight w:val="255"/>
          <w:ins w:id="3548" w:author="Nick.Tolimieri" w:date="2022-09-06T13:51:00Z"/>
          <w:trPrChange w:id="354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5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1" w:author="Nick.Tolimieri" w:date="2022-09-06T13:51:00Z"/>
                <w:color w:val="000000"/>
                <w:sz w:val="20"/>
                <w:szCs w:val="20"/>
                <w:lang w:val="en-US"/>
              </w:rPr>
            </w:pPr>
            <w:ins w:id="355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5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4" w:author="Nick.Tolimieri" w:date="2022-09-06T13:51:00Z"/>
                <w:color w:val="000000"/>
                <w:sz w:val="20"/>
                <w:szCs w:val="20"/>
                <w:lang w:val="en-US"/>
              </w:rPr>
            </w:pPr>
            <w:ins w:id="3555"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7" w:author="Nick.Tolimieri" w:date="2022-09-06T13:51:00Z"/>
                <w:color w:val="000000"/>
                <w:sz w:val="20"/>
                <w:szCs w:val="20"/>
                <w:lang w:val="en-US"/>
              </w:rPr>
            </w:pPr>
            <w:ins w:id="3558"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5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0" w:author="Nick.Tolimieri" w:date="2022-09-06T13:51:00Z"/>
                <w:color w:val="000000"/>
                <w:sz w:val="20"/>
                <w:szCs w:val="20"/>
                <w:lang w:val="en-US"/>
              </w:rPr>
            </w:pPr>
            <w:ins w:id="3561"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3" w:author="Nick.Tolimieri" w:date="2022-09-06T13:51:00Z"/>
                <w:color w:val="000000"/>
                <w:sz w:val="20"/>
                <w:szCs w:val="20"/>
                <w:lang w:val="en-US"/>
              </w:rPr>
            </w:pPr>
            <w:ins w:id="356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56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6" w:author="Nick.Tolimieri" w:date="2022-09-06T13:51:00Z"/>
                <w:color w:val="000000"/>
                <w:sz w:val="20"/>
                <w:szCs w:val="20"/>
                <w:lang w:val="en-US"/>
              </w:rPr>
            </w:pPr>
            <w:ins w:id="3567"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6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9" w:author="Nick.Tolimieri" w:date="2022-09-06T13:51:00Z"/>
                <w:color w:val="000000"/>
                <w:sz w:val="20"/>
                <w:szCs w:val="20"/>
                <w:lang w:val="en-US"/>
              </w:rPr>
            </w:pPr>
            <w:ins w:id="3570"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2" w:author="Nick.Tolimieri" w:date="2022-09-06T13:51:00Z"/>
                <w:color w:val="000000"/>
                <w:sz w:val="20"/>
                <w:szCs w:val="20"/>
                <w:lang w:val="en-US"/>
              </w:rPr>
            </w:pPr>
            <w:ins w:id="3573"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5" w:author="Nick.Tolimieri" w:date="2022-09-06T13:51:00Z"/>
                <w:color w:val="000000"/>
                <w:sz w:val="20"/>
                <w:szCs w:val="20"/>
                <w:lang w:val="en-US"/>
              </w:rPr>
            </w:pPr>
            <w:ins w:id="3576"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8" w:author="Nick.Tolimieri" w:date="2022-09-06T13:51:00Z"/>
                <w:color w:val="000000"/>
                <w:sz w:val="20"/>
                <w:szCs w:val="20"/>
                <w:lang w:val="en-US"/>
              </w:rPr>
            </w:pPr>
            <w:ins w:id="3579"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1" w:author="Nick.Tolimieri" w:date="2022-09-06T13:51:00Z"/>
                <w:color w:val="000000"/>
                <w:sz w:val="20"/>
                <w:szCs w:val="20"/>
                <w:lang w:val="en-US"/>
              </w:rPr>
            </w:pPr>
            <w:ins w:id="3582" w:author="Nick.Tolimieri" w:date="2022-09-06T13:51:00Z">
              <w:r w:rsidRPr="00C97A89">
                <w:rPr>
                  <w:color w:val="000000"/>
                  <w:sz w:val="20"/>
                  <w:szCs w:val="20"/>
                  <w:lang w:val="en-US"/>
                </w:rPr>
                <w:t>4.14</w:t>
              </w:r>
            </w:ins>
          </w:p>
        </w:tc>
      </w:tr>
      <w:tr w:rsidR="00C97A89" w:rsidRPr="00C97A89" w:rsidTr="0048438B">
        <w:tblPrEx>
          <w:tblPrExChange w:id="3583" w:author="Nick.Tolimieri" w:date="2022-09-06T14:24:00Z">
            <w:tblPrEx>
              <w:tblW w:w="10017" w:type="dxa"/>
            </w:tblPrEx>
          </w:tblPrExChange>
        </w:tblPrEx>
        <w:trPr>
          <w:trHeight w:val="255"/>
          <w:ins w:id="3584" w:author="Nick.Tolimieri" w:date="2022-09-06T13:51:00Z"/>
          <w:trPrChange w:id="358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8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87" w:author="Nick.Tolimieri" w:date="2022-09-06T13:51:00Z"/>
                <w:color w:val="000000"/>
                <w:sz w:val="20"/>
                <w:szCs w:val="20"/>
                <w:lang w:val="en-US"/>
              </w:rPr>
            </w:pPr>
            <w:ins w:id="358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8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0" w:author="Nick.Tolimieri" w:date="2022-09-06T13:51:00Z"/>
                <w:color w:val="000000"/>
                <w:sz w:val="20"/>
                <w:szCs w:val="20"/>
                <w:lang w:val="en-US"/>
              </w:rPr>
            </w:pPr>
            <w:ins w:id="3591"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3" w:author="Nick.Tolimieri" w:date="2022-09-06T13:51:00Z"/>
                <w:color w:val="000000"/>
                <w:sz w:val="20"/>
                <w:szCs w:val="20"/>
                <w:lang w:val="en-US"/>
              </w:rPr>
            </w:pPr>
            <w:ins w:id="3594"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6" w:author="Nick.Tolimieri" w:date="2022-09-06T13:51:00Z"/>
                <w:color w:val="000000"/>
                <w:sz w:val="20"/>
                <w:szCs w:val="20"/>
                <w:lang w:val="en-US"/>
              </w:rPr>
            </w:pPr>
            <w:ins w:id="3597"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59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9" w:author="Nick.Tolimieri" w:date="2022-09-06T13:51:00Z"/>
                <w:color w:val="000000"/>
                <w:sz w:val="20"/>
                <w:szCs w:val="20"/>
                <w:lang w:val="en-US"/>
              </w:rPr>
            </w:pPr>
            <w:ins w:id="3600"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60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2" w:author="Nick.Tolimieri" w:date="2022-09-06T13:51:00Z"/>
                <w:color w:val="000000"/>
                <w:sz w:val="20"/>
                <w:szCs w:val="20"/>
                <w:lang w:val="en-US"/>
              </w:rPr>
            </w:pPr>
            <w:ins w:id="3603"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5" w:author="Nick.Tolimieri" w:date="2022-09-06T13:51:00Z"/>
                <w:color w:val="000000"/>
                <w:sz w:val="20"/>
                <w:szCs w:val="20"/>
                <w:lang w:val="en-US"/>
              </w:rPr>
            </w:pPr>
            <w:ins w:id="360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0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8" w:author="Nick.Tolimieri" w:date="2022-09-06T13:51:00Z"/>
                <w:color w:val="000000"/>
                <w:sz w:val="20"/>
                <w:szCs w:val="20"/>
                <w:lang w:val="en-US"/>
              </w:rPr>
            </w:pPr>
            <w:ins w:id="360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1" w:author="Nick.Tolimieri" w:date="2022-09-06T13:51:00Z"/>
                <w:color w:val="000000"/>
                <w:sz w:val="20"/>
                <w:szCs w:val="20"/>
                <w:lang w:val="en-US"/>
              </w:rPr>
            </w:pPr>
            <w:ins w:id="3612"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4" w:author="Nick.Tolimieri" w:date="2022-09-06T13:51:00Z"/>
                <w:color w:val="000000"/>
                <w:sz w:val="20"/>
                <w:szCs w:val="20"/>
                <w:lang w:val="en-US"/>
              </w:rPr>
            </w:pPr>
            <w:ins w:id="3615"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7" w:author="Nick.Tolimieri" w:date="2022-09-06T13:51:00Z"/>
                <w:color w:val="000000"/>
                <w:sz w:val="20"/>
                <w:szCs w:val="20"/>
                <w:lang w:val="en-US"/>
              </w:rPr>
            </w:pPr>
            <w:ins w:id="3618" w:author="Nick.Tolimieri" w:date="2022-09-06T13:51:00Z">
              <w:r w:rsidRPr="00C97A89">
                <w:rPr>
                  <w:color w:val="000000"/>
                  <w:sz w:val="20"/>
                  <w:szCs w:val="20"/>
                  <w:lang w:val="en-US"/>
                </w:rPr>
                <w:t>2.92</w:t>
              </w:r>
            </w:ins>
          </w:p>
        </w:tc>
      </w:tr>
      <w:tr w:rsidR="00C97A89" w:rsidRPr="00C97A89" w:rsidTr="0048438B">
        <w:tblPrEx>
          <w:tblPrExChange w:id="3619" w:author="Nick.Tolimieri" w:date="2022-09-06T14:24:00Z">
            <w:tblPrEx>
              <w:tblW w:w="10017" w:type="dxa"/>
            </w:tblPrEx>
          </w:tblPrExChange>
        </w:tblPrEx>
        <w:trPr>
          <w:trHeight w:val="255"/>
          <w:ins w:id="3620" w:author="Nick.Tolimieri" w:date="2022-09-06T13:51:00Z"/>
          <w:trPrChange w:id="362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2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3" w:author="Nick.Tolimieri" w:date="2022-09-06T13:51:00Z"/>
                <w:color w:val="000000"/>
                <w:sz w:val="20"/>
                <w:szCs w:val="20"/>
                <w:lang w:val="en-US"/>
              </w:rPr>
            </w:pPr>
            <w:ins w:id="362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6" w:author="Nick.Tolimieri" w:date="2022-09-06T13:51:00Z"/>
                <w:color w:val="000000"/>
                <w:sz w:val="20"/>
                <w:szCs w:val="20"/>
                <w:lang w:val="en-US"/>
              </w:rPr>
            </w:pPr>
            <w:ins w:id="3627"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2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9" w:author="Nick.Tolimieri" w:date="2022-09-06T13:51:00Z"/>
                <w:color w:val="000000"/>
                <w:sz w:val="20"/>
                <w:szCs w:val="20"/>
                <w:lang w:val="en-US"/>
              </w:rPr>
            </w:pPr>
            <w:ins w:id="3630"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2" w:author="Nick.Tolimieri" w:date="2022-09-06T13:51:00Z"/>
                <w:color w:val="000000"/>
                <w:sz w:val="20"/>
                <w:szCs w:val="20"/>
                <w:lang w:val="en-US"/>
              </w:rPr>
            </w:pPr>
            <w:ins w:id="36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5" w:author="Nick.Tolimieri" w:date="2022-09-06T13:51:00Z"/>
                <w:color w:val="000000"/>
                <w:sz w:val="20"/>
                <w:szCs w:val="20"/>
                <w:lang w:val="en-US"/>
              </w:rPr>
            </w:pPr>
            <w:ins w:id="363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63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8" w:author="Nick.Tolimieri" w:date="2022-09-06T13:51:00Z"/>
                <w:color w:val="000000"/>
                <w:sz w:val="20"/>
                <w:szCs w:val="20"/>
                <w:lang w:val="en-US"/>
              </w:rPr>
            </w:pPr>
            <w:ins w:id="36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1" w:author="Nick.Tolimieri" w:date="2022-09-06T13:51:00Z"/>
                <w:color w:val="000000"/>
                <w:sz w:val="20"/>
                <w:szCs w:val="20"/>
                <w:lang w:val="en-US"/>
              </w:rPr>
            </w:pPr>
            <w:ins w:id="36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4" w:author="Nick.Tolimieri" w:date="2022-09-06T13:51:00Z"/>
                <w:color w:val="000000"/>
                <w:sz w:val="20"/>
                <w:szCs w:val="20"/>
                <w:lang w:val="en-US"/>
              </w:rPr>
            </w:pPr>
            <w:ins w:id="36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7" w:author="Nick.Tolimieri" w:date="2022-09-06T13:51:00Z"/>
                <w:color w:val="000000"/>
                <w:sz w:val="20"/>
                <w:szCs w:val="20"/>
                <w:lang w:val="en-US"/>
              </w:rPr>
            </w:pPr>
            <w:ins w:id="36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0" w:author="Nick.Tolimieri" w:date="2022-09-06T13:51:00Z"/>
                <w:color w:val="000000"/>
                <w:sz w:val="20"/>
                <w:szCs w:val="20"/>
                <w:lang w:val="en-US"/>
              </w:rPr>
            </w:pPr>
            <w:ins w:id="36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3" w:author="Nick.Tolimieri" w:date="2022-09-06T13:51:00Z"/>
                <w:color w:val="000000"/>
                <w:sz w:val="20"/>
                <w:szCs w:val="20"/>
                <w:lang w:val="en-US"/>
              </w:rPr>
            </w:pPr>
            <w:ins w:id="3654" w:author="Nick.Tolimieri" w:date="2022-09-06T13:51:00Z">
              <w:r w:rsidRPr="00C97A89">
                <w:rPr>
                  <w:color w:val="000000"/>
                  <w:sz w:val="20"/>
                  <w:szCs w:val="20"/>
                  <w:lang w:val="en-US"/>
                </w:rPr>
                <w:t>-</w:t>
              </w:r>
            </w:ins>
          </w:p>
        </w:tc>
      </w:tr>
      <w:tr w:rsidR="00C97A89" w:rsidRPr="00C97A89" w:rsidTr="0048438B">
        <w:tblPrEx>
          <w:tblPrExChange w:id="3655" w:author="Nick.Tolimieri" w:date="2022-09-06T14:24:00Z">
            <w:tblPrEx>
              <w:tblW w:w="10017" w:type="dxa"/>
            </w:tblPrEx>
          </w:tblPrExChange>
        </w:tblPrEx>
        <w:trPr>
          <w:trHeight w:val="255"/>
          <w:ins w:id="3656" w:author="Nick.Tolimieri" w:date="2022-09-06T13:51:00Z"/>
          <w:trPrChange w:id="365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5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9" w:author="Nick.Tolimieri" w:date="2022-09-06T13:51:00Z"/>
                <w:color w:val="000000"/>
                <w:sz w:val="20"/>
                <w:szCs w:val="20"/>
                <w:lang w:val="en-US"/>
              </w:rPr>
            </w:pPr>
            <w:ins w:id="366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2" w:author="Nick.Tolimieri" w:date="2022-09-06T13:51:00Z"/>
                <w:color w:val="000000"/>
                <w:sz w:val="20"/>
                <w:szCs w:val="20"/>
                <w:lang w:val="en-US"/>
              </w:rPr>
            </w:pPr>
            <w:ins w:id="3663"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5" w:author="Nick.Tolimieri" w:date="2022-09-06T13:51:00Z"/>
                <w:color w:val="000000"/>
                <w:sz w:val="20"/>
                <w:szCs w:val="20"/>
                <w:lang w:val="en-US"/>
              </w:rPr>
            </w:pPr>
            <w:ins w:id="3666"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6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8" w:author="Nick.Tolimieri" w:date="2022-09-06T13:51:00Z"/>
                <w:color w:val="000000"/>
                <w:sz w:val="20"/>
                <w:szCs w:val="20"/>
                <w:lang w:val="en-US"/>
              </w:rPr>
            </w:pPr>
            <w:ins w:id="3669"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1" w:author="Nick.Tolimieri" w:date="2022-09-06T13:51:00Z"/>
                <w:color w:val="000000"/>
                <w:sz w:val="20"/>
                <w:szCs w:val="20"/>
                <w:lang w:val="en-US"/>
              </w:rPr>
            </w:pPr>
            <w:ins w:id="3672"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367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4" w:author="Nick.Tolimieri" w:date="2022-09-06T13:51:00Z"/>
                <w:color w:val="000000"/>
                <w:sz w:val="20"/>
                <w:szCs w:val="20"/>
                <w:lang w:val="en-US"/>
              </w:rPr>
            </w:pPr>
            <w:ins w:id="3675"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7" w:author="Nick.Tolimieri" w:date="2022-09-06T13:51:00Z"/>
                <w:color w:val="000000"/>
                <w:sz w:val="20"/>
                <w:szCs w:val="20"/>
                <w:lang w:val="en-US"/>
              </w:rPr>
            </w:pPr>
            <w:ins w:id="367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7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0" w:author="Nick.Tolimieri" w:date="2022-09-06T13:51:00Z"/>
                <w:color w:val="000000"/>
                <w:sz w:val="20"/>
                <w:szCs w:val="20"/>
                <w:lang w:val="en-US"/>
              </w:rPr>
            </w:pPr>
            <w:ins w:id="3681"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3" w:author="Nick.Tolimieri" w:date="2022-09-06T13:51:00Z"/>
                <w:color w:val="000000"/>
                <w:sz w:val="20"/>
                <w:szCs w:val="20"/>
                <w:lang w:val="en-US"/>
              </w:rPr>
            </w:pPr>
            <w:ins w:id="3684"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6" w:author="Nick.Tolimieri" w:date="2022-09-06T13:51:00Z"/>
                <w:color w:val="000000"/>
                <w:sz w:val="20"/>
                <w:szCs w:val="20"/>
                <w:lang w:val="en-US"/>
              </w:rPr>
            </w:pPr>
            <w:ins w:id="3687"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9" w:author="Nick.Tolimieri" w:date="2022-09-06T13:51:00Z"/>
                <w:color w:val="000000"/>
                <w:sz w:val="20"/>
                <w:szCs w:val="20"/>
                <w:lang w:val="en-US"/>
              </w:rPr>
            </w:pPr>
            <w:ins w:id="3690" w:author="Nick.Tolimieri" w:date="2022-09-06T13:51:00Z">
              <w:r w:rsidRPr="00C97A89">
                <w:rPr>
                  <w:color w:val="000000"/>
                  <w:sz w:val="20"/>
                  <w:szCs w:val="20"/>
                  <w:lang w:val="en-US"/>
                </w:rPr>
                <w:t>4.11</w:t>
              </w:r>
            </w:ins>
          </w:p>
        </w:tc>
      </w:tr>
      <w:tr w:rsidR="00C97A89" w:rsidRPr="00C97A89" w:rsidTr="0048438B">
        <w:tblPrEx>
          <w:tblPrExChange w:id="3691" w:author="Nick.Tolimieri" w:date="2022-09-06T14:24:00Z">
            <w:tblPrEx>
              <w:tblW w:w="10017" w:type="dxa"/>
            </w:tblPrEx>
          </w:tblPrExChange>
        </w:tblPrEx>
        <w:trPr>
          <w:trHeight w:val="255"/>
          <w:ins w:id="3692" w:author="Nick.Tolimieri" w:date="2022-09-06T13:51:00Z"/>
          <w:trPrChange w:id="369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9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5" w:author="Nick.Tolimieri" w:date="2022-09-06T13:51:00Z"/>
                <w:color w:val="000000"/>
                <w:sz w:val="20"/>
                <w:szCs w:val="20"/>
                <w:lang w:val="en-US"/>
              </w:rPr>
            </w:pPr>
            <w:ins w:id="3696"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69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8" w:author="Nick.Tolimieri" w:date="2022-09-06T13:51:00Z"/>
                <w:color w:val="000000"/>
                <w:sz w:val="20"/>
                <w:szCs w:val="20"/>
                <w:lang w:val="en-US"/>
              </w:rPr>
            </w:pPr>
            <w:ins w:id="3699"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1" w:author="Nick.Tolimieri" w:date="2022-09-06T13:51:00Z"/>
                <w:color w:val="000000"/>
                <w:sz w:val="20"/>
                <w:szCs w:val="20"/>
                <w:lang w:val="en-US"/>
              </w:rPr>
            </w:pPr>
            <w:ins w:id="3702"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4" w:author="Nick.Tolimieri" w:date="2022-09-06T13:51:00Z"/>
                <w:color w:val="000000"/>
                <w:sz w:val="20"/>
                <w:szCs w:val="20"/>
                <w:lang w:val="en-US"/>
              </w:rPr>
            </w:pPr>
            <w:ins w:id="3705"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7" w:author="Nick.Tolimieri" w:date="2022-09-06T13:51:00Z"/>
                <w:color w:val="000000"/>
                <w:sz w:val="20"/>
                <w:szCs w:val="20"/>
                <w:lang w:val="en-US"/>
              </w:rPr>
            </w:pPr>
            <w:ins w:id="3708"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370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0" w:author="Nick.Tolimieri" w:date="2022-09-06T13:51:00Z"/>
                <w:color w:val="000000"/>
                <w:sz w:val="20"/>
                <w:szCs w:val="20"/>
                <w:lang w:val="en-US"/>
              </w:rPr>
            </w:pPr>
            <w:ins w:id="3711"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3" w:author="Nick.Tolimieri" w:date="2022-09-06T13:51:00Z"/>
                <w:color w:val="000000"/>
                <w:sz w:val="20"/>
                <w:szCs w:val="20"/>
                <w:lang w:val="en-US"/>
              </w:rPr>
            </w:pPr>
            <w:ins w:id="371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6" w:author="Nick.Tolimieri" w:date="2022-09-06T13:51:00Z"/>
                <w:color w:val="000000"/>
                <w:sz w:val="20"/>
                <w:szCs w:val="20"/>
                <w:lang w:val="en-US"/>
              </w:rPr>
            </w:pPr>
            <w:ins w:id="3717"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9" w:author="Nick.Tolimieri" w:date="2022-09-06T13:51:00Z"/>
                <w:color w:val="000000"/>
                <w:sz w:val="20"/>
                <w:szCs w:val="20"/>
                <w:lang w:val="en-US"/>
              </w:rPr>
            </w:pPr>
            <w:ins w:id="3720"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2" w:author="Nick.Tolimieri" w:date="2022-09-06T13:51:00Z"/>
                <w:color w:val="000000"/>
                <w:sz w:val="20"/>
                <w:szCs w:val="20"/>
                <w:lang w:val="en-US"/>
              </w:rPr>
            </w:pPr>
            <w:ins w:id="3723"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5" w:author="Nick.Tolimieri" w:date="2022-09-06T13:51:00Z"/>
                <w:color w:val="000000"/>
                <w:sz w:val="20"/>
                <w:szCs w:val="20"/>
                <w:lang w:val="en-US"/>
              </w:rPr>
            </w:pPr>
            <w:ins w:id="3726" w:author="Nick.Tolimieri" w:date="2022-09-06T13:51:00Z">
              <w:r w:rsidRPr="00C97A89">
                <w:rPr>
                  <w:color w:val="000000"/>
                  <w:sz w:val="20"/>
                  <w:szCs w:val="20"/>
                  <w:lang w:val="en-US"/>
                </w:rPr>
                <w:t>3.18</w:t>
              </w:r>
            </w:ins>
          </w:p>
        </w:tc>
      </w:tr>
      <w:tr w:rsidR="00C97A89" w:rsidRPr="00C97A89" w:rsidTr="0048438B">
        <w:tblPrEx>
          <w:tblPrExChange w:id="3727" w:author="Nick.Tolimieri" w:date="2022-09-06T14:24:00Z">
            <w:tblPrEx>
              <w:tblW w:w="10017" w:type="dxa"/>
            </w:tblPrEx>
          </w:tblPrExChange>
        </w:tblPrEx>
        <w:trPr>
          <w:trHeight w:val="255"/>
          <w:ins w:id="3728" w:author="Nick.Tolimieri" w:date="2022-09-06T13:51:00Z"/>
          <w:trPrChange w:id="372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73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1" w:author="Nick.Tolimieri" w:date="2022-09-06T13:51:00Z"/>
                <w:color w:val="000000"/>
                <w:sz w:val="20"/>
                <w:szCs w:val="20"/>
                <w:lang w:val="en-US"/>
              </w:rPr>
            </w:pPr>
            <w:ins w:id="373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4" w:author="Nick.Tolimieri" w:date="2022-09-06T13:51:00Z"/>
                <w:color w:val="000000"/>
                <w:sz w:val="20"/>
                <w:szCs w:val="20"/>
                <w:lang w:val="en-US"/>
              </w:rPr>
            </w:pPr>
            <w:ins w:id="3735"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7" w:author="Nick.Tolimieri" w:date="2022-09-06T13:51:00Z"/>
                <w:color w:val="000000"/>
                <w:sz w:val="20"/>
                <w:szCs w:val="20"/>
                <w:lang w:val="en-US"/>
              </w:rPr>
            </w:pPr>
            <w:ins w:id="3738"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3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0" w:author="Nick.Tolimieri" w:date="2022-09-06T13:51:00Z"/>
                <w:color w:val="000000"/>
                <w:sz w:val="20"/>
                <w:szCs w:val="20"/>
                <w:lang w:val="en-US"/>
              </w:rPr>
            </w:pPr>
            <w:ins w:id="37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3" w:author="Nick.Tolimieri" w:date="2022-09-06T13:51:00Z"/>
                <w:color w:val="000000"/>
                <w:sz w:val="20"/>
                <w:szCs w:val="20"/>
                <w:lang w:val="en-US"/>
              </w:rPr>
            </w:pPr>
            <w:ins w:id="374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74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6" w:author="Nick.Tolimieri" w:date="2022-09-06T13:51:00Z"/>
                <w:color w:val="000000"/>
                <w:sz w:val="20"/>
                <w:szCs w:val="20"/>
                <w:lang w:val="en-US"/>
              </w:rPr>
            </w:pPr>
            <w:ins w:id="37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4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49" w:author="Nick.Tolimieri" w:date="2022-09-06T13:51:00Z"/>
                <w:color w:val="000000"/>
                <w:sz w:val="20"/>
                <w:szCs w:val="20"/>
                <w:lang w:val="en-US"/>
              </w:rPr>
            </w:pPr>
            <w:ins w:id="37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2" w:author="Nick.Tolimieri" w:date="2022-09-06T13:51:00Z"/>
                <w:color w:val="000000"/>
                <w:sz w:val="20"/>
                <w:szCs w:val="20"/>
                <w:lang w:val="en-US"/>
              </w:rPr>
            </w:pPr>
            <w:ins w:id="37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5" w:author="Nick.Tolimieri" w:date="2022-09-06T13:51:00Z"/>
                <w:color w:val="000000"/>
                <w:sz w:val="20"/>
                <w:szCs w:val="20"/>
                <w:lang w:val="en-US"/>
              </w:rPr>
            </w:pPr>
            <w:ins w:id="37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8" w:author="Nick.Tolimieri" w:date="2022-09-06T13:51:00Z"/>
                <w:color w:val="000000"/>
                <w:sz w:val="20"/>
                <w:szCs w:val="20"/>
                <w:lang w:val="en-US"/>
              </w:rPr>
            </w:pPr>
            <w:ins w:id="37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1" w:author="Nick.Tolimieri" w:date="2022-09-06T13:51:00Z"/>
                <w:color w:val="000000"/>
                <w:sz w:val="20"/>
                <w:szCs w:val="20"/>
                <w:lang w:val="en-US"/>
              </w:rPr>
            </w:pPr>
            <w:ins w:id="3762" w:author="Nick.Tolimieri" w:date="2022-09-06T13:51:00Z">
              <w:r w:rsidRPr="00C97A89">
                <w:rPr>
                  <w:color w:val="000000"/>
                  <w:sz w:val="20"/>
                  <w:szCs w:val="20"/>
                  <w:lang w:val="en-US"/>
                </w:rPr>
                <w:t>-</w:t>
              </w:r>
            </w:ins>
          </w:p>
        </w:tc>
      </w:tr>
      <w:tr w:rsidR="00C97A89" w:rsidRPr="00C97A89" w:rsidTr="0048438B">
        <w:tblPrEx>
          <w:tblPrExChange w:id="3763" w:author="Nick.Tolimieri" w:date="2022-09-06T14:24:00Z">
            <w:tblPrEx>
              <w:tblW w:w="10017" w:type="dxa"/>
            </w:tblPrEx>
          </w:tblPrExChange>
        </w:tblPrEx>
        <w:trPr>
          <w:trHeight w:val="255"/>
          <w:ins w:id="3764" w:author="Nick.Tolimieri" w:date="2022-09-06T13:51:00Z"/>
          <w:trPrChange w:id="376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76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7" w:author="Nick.Tolimieri" w:date="2022-09-06T13:51:00Z"/>
                <w:color w:val="000000"/>
                <w:sz w:val="20"/>
                <w:szCs w:val="20"/>
                <w:lang w:val="en-US"/>
              </w:rPr>
            </w:pPr>
            <w:ins w:id="376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6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0" w:author="Nick.Tolimieri" w:date="2022-09-06T13:51:00Z"/>
                <w:color w:val="000000"/>
                <w:sz w:val="20"/>
                <w:szCs w:val="20"/>
                <w:lang w:val="en-US"/>
              </w:rPr>
            </w:pPr>
            <w:ins w:id="3771"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3" w:author="Nick.Tolimieri" w:date="2022-09-06T13:51:00Z"/>
                <w:color w:val="000000"/>
                <w:sz w:val="20"/>
                <w:szCs w:val="20"/>
                <w:lang w:val="en-US"/>
              </w:rPr>
            </w:pPr>
            <w:ins w:id="3774"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6" w:author="Nick.Tolimieri" w:date="2022-09-06T13:51:00Z"/>
                <w:color w:val="000000"/>
                <w:sz w:val="20"/>
                <w:szCs w:val="20"/>
                <w:lang w:val="en-US"/>
              </w:rPr>
            </w:pPr>
            <w:ins w:id="377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7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9" w:author="Nick.Tolimieri" w:date="2022-09-06T13:51:00Z"/>
                <w:color w:val="000000"/>
                <w:sz w:val="20"/>
                <w:szCs w:val="20"/>
                <w:lang w:val="en-US"/>
              </w:rPr>
            </w:pPr>
            <w:ins w:id="378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78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2" w:author="Nick.Tolimieri" w:date="2022-09-06T13:51:00Z"/>
                <w:color w:val="000000"/>
                <w:sz w:val="20"/>
                <w:szCs w:val="20"/>
                <w:lang w:val="en-US"/>
              </w:rPr>
            </w:pPr>
            <w:ins w:id="378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5" w:author="Nick.Tolimieri" w:date="2022-09-06T13:51:00Z"/>
                <w:color w:val="000000"/>
                <w:sz w:val="20"/>
                <w:szCs w:val="20"/>
                <w:lang w:val="en-US"/>
              </w:rPr>
            </w:pPr>
            <w:ins w:id="378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8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8" w:author="Nick.Tolimieri" w:date="2022-09-06T13:51:00Z"/>
                <w:color w:val="000000"/>
                <w:sz w:val="20"/>
                <w:szCs w:val="20"/>
                <w:lang w:val="en-US"/>
              </w:rPr>
            </w:pPr>
            <w:ins w:id="37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1" w:author="Nick.Tolimieri" w:date="2022-09-06T13:51:00Z"/>
                <w:color w:val="000000"/>
                <w:sz w:val="20"/>
                <w:szCs w:val="20"/>
                <w:lang w:val="en-US"/>
              </w:rPr>
            </w:pPr>
            <w:ins w:id="37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4" w:author="Nick.Tolimieri" w:date="2022-09-06T13:51:00Z"/>
                <w:color w:val="000000"/>
                <w:sz w:val="20"/>
                <w:szCs w:val="20"/>
                <w:lang w:val="en-US"/>
              </w:rPr>
            </w:pPr>
            <w:ins w:id="37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7" w:author="Nick.Tolimieri" w:date="2022-09-06T13:51:00Z"/>
                <w:color w:val="000000"/>
                <w:sz w:val="20"/>
                <w:szCs w:val="20"/>
                <w:lang w:val="en-US"/>
              </w:rPr>
            </w:pPr>
            <w:ins w:id="3798" w:author="Nick.Tolimieri" w:date="2022-09-06T13:51:00Z">
              <w:r w:rsidRPr="00C97A89">
                <w:rPr>
                  <w:color w:val="000000"/>
                  <w:sz w:val="20"/>
                  <w:szCs w:val="20"/>
                  <w:lang w:val="en-US"/>
                </w:rPr>
                <w:t>-</w:t>
              </w:r>
            </w:ins>
          </w:p>
        </w:tc>
      </w:tr>
      <w:tr w:rsidR="00C97A89" w:rsidRPr="00C97A89" w:rsidTr="0048438B">
        <w:tblPrEx>
          <w:tblPrExChange w:id="3799" w:author="Nick.Tolimieri" w:date="2022-09-06T14:24:00Z">
            <w:tblPrEx>
              <w:tblW w:w="10017" w:type="dxa"/>
            </w:tblPrEx>
          </w:tblPrExChange>
        </w:tblPrEx>
        <w:trPr>
          <w:trHeight w:val="255"/>
          <w:ins w:id="3800" w:author="Nick.Tolimieri" w:date="2022-09-06T13:51:00Z"/>
          <w:trPrChange w:id="380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0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3" w:author="Nick.Tolimieri" w:date="2022-09-06T13:51:00Z"/>
                <w:color w:val="000000"/>
                <w:sz w:val="20"/>
                <w:szCs w:val="20"/>
                <w:lang w:val="en-US"/>
              </w:rPr>
            </w:pPr>
            <w:ins w:id="380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6" w:author="Nick.Tolimieri" w:date="2022-09-06T13:51:00Z"/>
                <w:color w:val="000000"/>
                <w:sz w:val="20"/>
                <w:szCs w:val="20"/>
                <w:lang w:val="en-US"/>
              </w:rPr>
            </w:pPr>
            <w:ins w:id="3807"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0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9" w:author="Nick.Tolimieri" w:date="2022-09-06T13:51:00Z"/>
                <w:color w:val="000000"/>
                <w:sz w:val="20"/>
                <w:szCs w:val="20"/>
                <w:lang w:val="en-US"/>
              </w:rPr>
            </w:pPr>
            <w:ins w:id="3810"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2" w:author="Nick.Tolimieri" w:date="2022-09-06T13:51:00Z"/>
                <w:color w:val="000000"/>
                <w:sz w:val="20"/>
                <w:szCs w:val="20"/>
                <w:lang w:val="en-US"/>
              </w:rPr>
            </w:pPr>
            <w:ins w:id="381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5" w:author="Nick.Tolimieri" w:date="2022-09-06T13:51:00Z"/>
                <w:color w:val="000000"/>
                <w:sz w:val="20"/>
                <w:szCs w:val="20"/>
                <w:lang w:val="en-US"/>
              </w:rPr>
            </w:pPr>
            <w:ins w:id="381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81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8" w:author="Nick.Tolimieri" w:date="2022-09-06T13:51:00Z"/>
                <w:color w:val="000000"/>
                <w:sz w:val="20"/>
                <w:szCs w:val="20"/>
                <w:lang w:val="en-US"/>
              </w:rPr>
            </w:pPr>
            <w:ins w:id="381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1" w:author="Nick.Tolimieri" w:date="2022-09-06T13:51:00Z"/>
                <w:color w:val="000000"/>
                <w:sz w:val="20"/>
                <w:szCs w:val="20"/>
                <w:lang w:val="en-US"/>
              </w:rPr>
            </w:pPr>
            <w:ins w:id="382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4" w:author="Nick.Tolimieri" w:date="2022-09-06T13:51:00Z"/>
                <w:color w:val="000000"/>
                <w:sz w:val="20"/>
                <w:szCs w:val="20"/>
                <w:lang w:val="en-US"/>
              </w:rPr>
            </w:pPr>
            <w:ins w:id="38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7" w:author="Nick.Tolimieri" w:date="2022-09-06T13:51:00Z"/>
                <w:color w:val="000000"/>
                <w:sz w:val="20"/>
                <w:szCs w:val="20"/>
                <w:lang w:val="en-US"/>
              </w:rPr>
            </w:pPr>
            <w:ins w:id="38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0" w:author="Nick.Tolimieri" w:date="2022-09-06T13:51:00Z"/>
                <w:color w:val="000000"/>
                <w:sz w:val="20"/>
                <w:szCs w:val="20"/>
                <w:lang w:val="en-US"/>
              </w:rPr>
            </w:pPr>
            <w:ins w:id="383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3" w:author="Nick.Tolimieri" w:date="2022-09-06T13:51:00Z"/>
                <w:color w:val="000000"/>
                <w:sz w:val="20"/>
                <w:szCs w:val="20"/>
                <w:lang w:val="en-US"/>
              </w:rPr>
            </w:pPr>
            <w:ins w:id="3834" w:author="Nick.Tolimieri" w:date="2022-09-06T13:51:00Z">
              <w:r w:rsidRPr="00C97A89">
                <w:rPr>
                  <w:color w:val="000000"/>
                  <w:sz w:val="20"/>
                  <w:szCs w:val="20"/>
                  <w:lang w:val="en-US"/>
                </w:rPr>
                <w:t>-</w:t>
              </w:r>
            </w:ins>
          </w:p>
        </w:tc>
      </w:tr>
      <w:tr w:rsidR="00C97A89" w:rsidRPr="00C97A89" w:rsidTr="0048438B">
        <w:tblPrEx>
          <w:tblPrExChange w:id="3835" w:author="Nick.Tolimieri" w:date="2022-09-06T14:24:00Z">
            <w:tblPrEx>
              <w:tblW w:w="10017" w:type="dxa"/>
            </w:tblPrEx>
          </w:tblPrExChange>
        </w:tblPrEx>
        <w:trPr>
          <w:trHeight w:val="255"/>
          <w:ins w:id="3836" w:author="Nick.Tolimieri" w:date="2022-09-06T13:51:00Z"/>
          <w:trPrChange w:id="383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3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9" w:author="Nick.Tolimieri" w:date="2022-09-06T13:51:00Z"/>
                <w:color w:val="000000"/>
                <w:sz w:val="20"/>
                <w:szCs w:val="20"/>
                <w:lang w:val="en-US"/>
              </w:rPr>
            </w:pPr>
            <w:ins w:id="384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2" w:author="Nick.Tolimieri" w:date="2022-09-06T13:51:00Z"/>
                <w:color w:val="000000"/>
                <w:sz w:val="20"/>
                <w:szCs w:val="20"/>
                <w:lang w:val="en-US"/>
              </w:rPr>
            </w:pPr>
            <w:ins w:id="3843"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5" w:author="Nick.Tolimieri" w:date="2022-09-06T13:51:00Z"/>
                <w:color w:val="000000"/>
                <w:sz w:val="20"/>
                <w:szCs w:val="20"/>
                <w:lang w:val="en-US"/>
              </w:rPr>
            </w:pPr>
            <w:ins w:id="3846"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4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8" w:author="Nick.Tolimieri" w:date="2022-09-06T13:51:00Z"/>
                <w:color w:val="000000"/>
                <w:sz w:val="20"/>
                <w:szCs w:val="20"/>
                <w:lang w:val="en-US"/>
              </w:rPr>
            </w:pPr>
            <w:ins w:id="384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1" w:author="Nick.Tolimieri" w:date="2022-09-06T13:51:00Z"/>
                <w:color w:val="000000"/>
                <w:sz w:val="20"/>
                <w:szCs w:val="20"/>
                <w:lang w:val="en-US"/>
              </w:rPr>
            </w:pPr>
            <w:ins w:id="385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85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4" w:author="Nick.Tolimieri" w:date="2022-09-06T13:51:00Z"/>
                <w:color w:val="000000"/>
                <w:sz w:val="20"/>
                <w:szCs w:val="20"/>
                <w:lang w:val="en-US"/>
              </w:rPr>
            </w:pPr>
            <w:ins w:id="385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7" w:author="Nick.Tolimieri" w:date="2022-09-06T13:51:00Z"/>
                <w:color w:val="000000"/>
                <w:sz w:val="20"/>
                <w:szCs w:val="20"/>
                <w:lang w:val="en-US"/>
              </w:rPr>
            </w:pPr>
            <w:ins w:id="385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5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0" w:author="Nick.Tolimieri" w:date="2022-09-06T13:51:00Z"/>
                <w:color w:val="000000"/>
                <w:sz w:val="20"/>
                <w:szCs w:val="20"/>
                <w:lang w:val="en-US"/>
              </w:rPr>
            </w:pPr>
            <w:ins w:id="38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3" w:author="Nick.Tolimieri" w:date="2022-09-06T13:51:00Z"/>
                <w:color w:val="000000"/>
                <w:sz w:val="20"/>
                <w:szCs w:val="20"/>
                <w:lang w:val="en-US"/>
              </w:rPr>
            </w:pPr>
            <w:ins w:id="38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6" w:author="Nick.Tolimieri" w:date="2022-09-06T13:51:00Z"/>
                <w:color w:val="000000"/>
                <w:sz w:val="20"/>
                <w:szCs w:val="20"/>
                <w:lang w:val="en-US"/>
              </w:rPr>
            </w:pPr>
            <w:ins w:id="386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9" w:author="Nick.Tolimieri" w:date="2022-09-06T13:51:00Z"/>
                <w:color w:val="000000"/>
                <w:sz w:val="20"/>
                <w:szCs w:val="20"/>
                <w:lang w:val="en-US"/>
              </w:rPr>
            </w:pPr>
            <w:ins w:id="3870" w:author="Nick.Tolimieri" w:date="2022-09-06T13:51:00Z">
              <w:r w:rsidRPr="00C97A89">
                <w:rPr>
                  <w:color w:val="000000"/>
                  <w:sz w:val="20"/>
                  <w:szCs w:val="20"/>
                  <w:lang w:val="en-US"/>
                </w:rPr>
                <w:t>-</w:t>
              </w:r>
            </w:ins>
          </w:p>
        </w:tc>
      </w:tr>
      <w:tr w:rsidR="00C97A89" w:rsidRPr="00C97A89" w:rsidTr="0048438B">
        <w:tblPrEx>
          <w:tblPrExChange w:id="3871" w:author="Nick.Tolimieri" w:date="2022-09-06T14:24:00Z">
            <w:tblPrEx>
              <w:tblW w:w="10017" w:type="dxa"/>
            </w:tblPrEx>
          </w:tblPrExChange>
        </w:tblPrEx>
        <w:trPr>
          <w:trHeight w:val="255"/>
          <w:ins w:id="3872" w:author="Nick.Tolimieri" w:date="2022-09-06T13:51:00Z"/>
          <w:trPrChange w:id="387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7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5" w:author="Nick.Tolimieri" w:date="2022-09-06T13:51:00Z"/>
                <w:color w:val="000000"/>
                <w:sz w:val="20"/>
                <w:szCs w:val="20"/>
                <w:lang w:val="en-US"/>
              </w:rPr>
            </w:pPr>
            <w:ins w:id="387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7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78" w:author="Nick.Tolimieri" w:date="2022-09-06T13:51:00Z"/>
                <w:color w:val="000000"/>
                <w:sz w:val="20"/>
                <w:szCs w:val="20"/>
                <w:lang w:val="en-US"/>
              </w:rPr>
            </w:pPr>
            <w:ins w:id="3879"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1" w:author="Nick.Tolimieri" w:date="2022-09-06T13:51:00Z"/>
                <w:color w:val="000000"/>
                <w:sz w:val="20"/>
                <w:szCs w:val="20"/>
                <w:lang w:val="en-US"/>
              </w:rPr>
            </w:pPr>
            <w:ins w:id="3882"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4" w:author="Nick.Tolimieri" w:date="2022-09-06T13:51:00Z"/>
                <w:color w:val="000000"/>
                <w:sz w:val="20"/>
                <w:szCs w:val="20"/>
                <w:lang w:val="en-US"/>
              </w:rPr>
            </w:pPr>
            <w:ins w:id="3885"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7" w:author="Nick.Tolimieri" w:date="2022-09-06T13:51:00Z"/>
                <w:color w:val="000000"/>
                <w:sz w:val="20"/>
                <w:szCs w:val="20"/>
                <w:lang w:val="en-US"/>
              </w:rPr>
            </w:pPr>
            <w:ins w:id="388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88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0" w:author="Nick.Tolimieri" w:date="2022-09-06T13:51:00Z"/>
                <w:color w:val="000000"/>
                <w:sz w:val="20"/>
                <w:szCs w:val="20"/>
                <w:lang w:val="en-US"/>
              </w:rPr>
            </w:pPr>
            <w:ins w:id="3891"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3" w:author="Nick.Tolimieri" w:date="2022-09-06T13:51:00Z"/>
                <w:color w:val="000000"/>
                <w:sz w:val="20"/>
                <w:szCs w:val="20"/>
                <w:lang w:val="en-US"/>
              </w:rPr>
            </w:pPr>
            <w:ins w:id="3894"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6" w:author="Nick.Tolimieri" w:date="2022-09-06T13:51:00Z"/>
                <w:color w:val="000000"/>
                <w:sz w:val="20"/>
                <w:szCs w:val="20"/>
                <w:lang w:val="en-US"/>
              </w:rPr>
            </w:pPr>
            <w:ins w:id="3897"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8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9" w:author="Nick.Tolimieri" w:date="2022-09-06T13:51:00Z"/>
                <w:color w:val="000000"/>
                <w:sz w:val="20"/>
                <w:szCs w:val="20"/>
                <w:lang w:val="en-US"/>
              </w:rPr>
            </w:pPr>
            <w:ins w:id="3900"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2" w:author="Nick.Tolimieri" w:date="2022-09-06T13:51:00Z"/>
                <w:color w:val="000000"/>
                <w:sz w:val="20"/>
                <w:szCs w:val="20"/>
                <w:lang w:val="en-US"/>
              </w:rPr>
            </w:pPr>
            <w:ins w:id="3903"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5" w:author="Nick.Tolimieri" w:date="2022-09-06T13:51:00Z"/>
                <w:color w:val="000000"/>
                <w:sz w:val="20"/>
                <w:szCs w:val="20"/>
                <w:lang w:val="en-US"/>
              </w:rPr>
            </w:pPr>
            <w:ins w:id="3906" w:author="Nick.Tolimieri" w:date="2022-09-06T13:51:00Z">
              <w:r w:rsidRPr="00C97A89">
                <w:rPr>
                  <w:color w:val="000000"/>
                  <w:sz w:val="20"/>
                  <w:szCs w:val="20"/>
                  <w:lang w:val="en-US"/>
                </w:rPr>
                <w:t>2.48</w:t>
              </w:r>
            </w:ins>
          </w:p>
        </w:tc>
      </w:tr>
      <w:tr w:rsidR="00C97A89" w:rsidRPr="00C97A89" w:rsidTr="0048438B">
        <w:tblPrEx>
          <w:tblPrExChange w:id="3907" w:author="Nick.Tolimieri" w:date="2022-09-06T14:24:00Z">
            <w:tblPrEx>
              <w:tblW w:w="10017" w:type="dxa"/>
            </w:tblPrEx>
          </w:tblPrExChange>
        </w:tblPrEx>
        <w:trPr>
          <w:trHeight w:val="255"/>
          <w:ins w:id="3908" w:author="Nick.Tolimieri" w:date="2022-09-06T13:51:00Z"/>
          <w:trPrChange w:id="390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1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1" w:author="Nick.Tolimieri" w:date="2022-09-06T13:51:00Z"/>
                <w:color w:val="000000"/>
                <w:sz w:val="20"/>
                <w:szCs w:val="20"/>
                <w:lang w:val="en-US"/>
              </w:rPr>
            </w:pPr>
            <w:ins w:id="391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4" w:author="Nick.Tolimieri" w:date="2022-09-06T13:51:00Z"/>
                <w:color w:val="000000"/>
                <w:sz w:val="20"/>
                <w:szCs w:val="20"/>
                <w:lang w:val="en-US"/>
              </w:rPr>
            </w:pPr>
            <w:ins w:id="3915"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7" w:author="Nick.Tolimieri" w:date="2022-09-06T13:51:00Z"/>
                <w:color w:val="000000"/>
                <w:sz w:val="20"/>
                <w:szCs w:val="20"/>
                <w:lang w:val="en-US"/>
              </w:rPr>
            </w:pPr>
            <w:ins w:id="3918"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1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0" w:author="Nick.Tolimieri" w:date="2022-09-06T13:51:00Z"/>
                <w:color w:val="000000"/>
                <w:sz w:val="20"/>
                <w:szCs w:val="20"/>
                <w:lang w:val="en-US"/>
              </w:rPr>
            </w:pPr>
            <w:ins w:id="3921"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3" w:author="Nick.Tolimieri" w:date="2022-09-06T13:51:00Z"/>
                <w:color w:val="000000"/>
                <w:sz w:val="20"/>
                <w:szCs w:val="20"/>
                <w:lang w:val="en-US"/>
              </w:rPr>
            </w:pPr>
            <w:ins w:id="3924"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92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6" w:author="Nick.Tolimieri" w:date="2022-09-06T13:51:00Z"/>
                <w:color w:val="000000"/>
                <w:sz w:val="20"/>
                <w:szCs w:val="20"/>
                <w:lang w:val="en-US"/>
              </w:rPr>
            </w:pPr>
            <w:ins w:id="3927"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2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9" w:author="Nick.Tolimieri" w:date="2022-09-06T13:51:00Z"/>
                <w:color w:val="000000"/>
                <w:sz w:val="20"/>
                <w:szCs w:val="20"/>
                <w:lang w:val="en-US"/>
              </w:rPr>
            </w:pPr>
            <w:ins w:id="393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2" w:author="Nick.Tolimieri" w:date="2022-09-06T13:51:00Z"/>
                <w:color w:val="000000"/>
                <w:sz w:val="20"/>
                <w:szCs w:val="20"/>
                <w:lang w:val="en-US"/>
              </w:rPr>
            </w:pPr>
            <w:ins w:id="3933"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5" w:author="Nick.Tolimieri" w:date="2022-09-06T13:51:00Z"/>
                <w:color w:val="000000"/>
                <w:sz w:val="20"/>
                <w:szCs w:val="20"/>
                <w:lang w:val="en-US"/>
              </w:rPr>
            </w:pPr>
            <w:ins w:id="3936"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8" w:author="Nick.Tolimieri" w:date="2022-09-06T13:51:00Z"/>
                <w:color w:val="000000"/>
                <w:sz w:val="20"/>
                <w:szCs w:val="20"/>
                <w:lang w:val="en-US"/>
              </w:rPr>
            </w:pPr>
            <w:ins w:id="3939"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1" w:author="Nick.Tolimieri" w:date="2022-09-06T13:51:00Z"/>
                <w:color w:val="000000"/>
                <w:sz w:val="20"/>
                <w:szCs w:val="20"/>
                <w:lang w:val="en-US"/>
              </w:rPr>
            </w:pPr>
            <w:ins w:id="3942" w:author="Nick.Tolimieri" w:date="2022-09-06T13:51:00Z">
              <w:r w:rsidRPr="00C97A89">
                <w:rPr>
                  <w:color w:val="000000"/>
                  <w:sz w:val="20"/>
                  <w:szCs w:val="20"/>
                  <w:lang w:val="en-US"/>
                </w:rPr>
                <w:t>3.65</w:t>
              </w:r>
            </w:ins>
          </w:p>
        </w:tc>
      </w:tr>
      <w:tr w:rsidR="00C97A89" w:rsidRPr="00C97A89" w:rsidTr="0048438B">
        <w:tblPrEx>
          <w:tblPrExChange w:id="3943" w:author="Nick.Tolimieri" w:date="2022-09-06T14:24:00Z">
            <w:tblPrEx>
              <w:tblW w:w="10017" w:type="dxa"/>
            </w:tblPrEx>
          </w:tblPrExChange>
        </w:tblPrEx>
        <w:trPr>
          <w:trHeight w:val="255"/>
          <w:ins w:id="3944" w:author="Nick.Tolimieri" w:date="2022-09-06T13:51:00Z"/>
          <w:trPrChange w:id="394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4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47" w:author="Nick.Tolimieri" w:date="2022-09-06T13:51:00Z"/>
                <w:color w:val="000000"/>
                <w:sz w:val="20"/>
                <w:szCs w:val="20"/>
                <w:lang w:val="en-US"/>
              </w:rPr>
            </w:pPr>
            <w:ins w:id="394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4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0" w:author="Nick.Tolimieri" w:date="2022-09-06T13:51:00Z"/>
                <w:color w:val="000000"/>
                <w:sz w:val="20"/>
                <w:szCs w:val="20"/>
                <w:lang w:val="en-US"/>
              </w:rPr>
            </w:pPr>
            <w:ins w:id="3951"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3" w:author="Nick.Tolimieri" w:date="2022-09-06T13:51:00Z"/>
                <w:color w:val="000000"/>
                <w:sz w:val="20"/>
                <w:szCs w:val="20"/>
                <w:lang w:val="en-US"/>
              </w:rPr>
            </w:pPr>
            <w:ins w:id="3954"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6" w:author="Nick.Tolimieri" w:date="2022-09-06T13:51:00Z"/>
                <w:color w:val="000000"/>
                <w:sz w:val="20"/>
                <w:szCs w:val="20"/>
                <w:lang w:val="en-US"/>
              </w:rPr>
            </w:pPr>
            <w:ins w:id="3957"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5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9" w:author="Nick.Tolimieri" w:date="2022-09-06T13:51:00Z"/>
                <w:color w:val="000000"/>
                <w:sz w:val="20"/>
                <w:szCs w:val="20"/>
                <w:lang w:val="en-US"/>
              </w:rPr>
            </w:pPr>
            <w:ins w:id="396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6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2" w:author="Nick.Tolimieri" w:date="2022-09-06T13:51:00Z"/>
                <w:color w:val="000000"/>
                <w:sz w:val="20"/>
                <w:szCs w:val="20"/>
                <w:lang w:val="en-US"/>
              </w:rPr>
            </w:pPr>
            <w:ins w:id="3963"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5" w:author="Nick.Tolimieri" w:date="2022-09-06T13:51:00Z"/>
                <w:color w:val="000000"/>
                <w:sz w:val="20"/>
                <w:szCs w:val="20"/>
                <w:lang w:val="en-US"/>
              </w:rPr>
            </w:pPr>
            <w:ins w:id="39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6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8" w:author="Nick.Tolimieri" w:date="2022-09-06T13:51:00Z"/>
                <w:color w:val="000000"/>
                <w:sz w:val="20"/>
                <w:szCs w:val="20"/>
                <w:lang w:val="en-US"/>
              </w:rPr>
            </w:pPr>
            <w:ins w:id="3969"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1" w:author="Nick.Tolimieri" w:date="2022-09-06T13:51:00Z"/>
                <w:color w:val="000000"/>
                <w:sz w:val="20"/>
                <w:szCs w:val="20"/>
                <w:lang w:val="en-US"/>
              </w:rPr>
            </w:pPr>
            <w:ins w:id="3972"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4" w:author="Nick.Tolimieri" w:date="2022-09-06T13:51:00Z"/>
                <w:color w:val="000000"/>
                <w:sz w:val="20"/>
                <w:szCs w:val="20"/>
                <w:lang w:val="en-US"/>
              </w:rPr>
            </w:pPr>
            <w:ins w:id="3975"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7" w:author="Nick.Tolimieri" w:date="2022-09-06T13:51:00Z"/>
                <w:color w:val="000000"/>
                <w:sz w:val="20"/>
                <w:szCs w:val="20"/>
                <w:lang w:val="en-US"/>
              </w:rPr>
            </w:pPr>
            <w:ins w:id="3978" w:author="Nick.Tolimieri" w:date="2022-09-06T13:51:00Z">
              <w:r w:rsidRPr="00C97A89">
                <w:rPr>
                  <w:color w:val="000000"/>
                  <w:sz w:val="20"/>
                  <w:szCs w:val="20"/>
                  <w:lang w:val="en-US"/>
                </w:rPr>
                <w:t>2.13</w:t>
              </w:r>
            </w:ins>
          </w:p>
        </w:tc>
      </w:tr>
      <w:tr w:rsidR="00C97A89" w:rsidRPr="00C97A89" w:rsidTr="0048438B">
        <w:tblPrEx>
          <w:tblPrExChange w:id="3979" w:author="Nick.Tolimieri" w:date="2022-09-06T14:24:00Z">
            <w:tblPrEx>
              <w:tblW w:w="10017" w:type="dxa"/>
            </w:tblPrEx>
          </w:tblPrExChange>
        </w:tblPrEx>
        <w:trPr>
          <w:trHeight w:val="255"/>
          <w:ins w:id="3980" w:author="Nick.Tolimieri" w:date="2022-09-06T13:51:00Z"/>
          <w:trPrChange w:id="398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8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3" w:author="Nick.Tolimieri" w:date="2022-09-06T13:51:00Z"/>
                <w:color w:val="000000"/>
                <w:sz w:val="20"/>
                <w:szCs w:val="20"/>
                <w:lang w:val="en-US"/>
              </w:rPr>
            </w:pPr>
            <w:ins w:id="398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6" w:author="Nick.Tolimieri" w:date="2022-09-06T13:51:00Z"/>
                <w:color w:val="000000"/>
                <w:sz w:val="20"/>
                <w:szCs w:val="20"/>
                <w:lang w:val="en-US"/>
              </w:rPr>
            </w:pPr>
            <w:ins w:id="3987"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8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9" w:author="Nick.Tolimieri" w:date="2022-09-06T13:51:00Z"/>
                <w:color w:val="000000"/>
                <w:sz w:val="20"/>
                <w:szCs w:val="20"/>
                <w:lang w:val="en-US"/>
              </w:rPr>
            </w:pPr>
            <w:ins w:id="399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2" w:author="Nick.Tolimieri" w:date="2022-09-06T13:51:00Z"/>
                <w:color w:val="000000"/>
                <w:sz w:val="20"/>
                <w:szCs w:val="20"/>
                <w:lang w:val="en-US"/>
              </w:rPr>
            </w:pPr>
            <w:ins w:id="3993"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5" w:author="Nick.Tolimieri" w:date="2022-09-06T13:51:00Z"/>
                <w:color w:val="000000"/>
                <w:sz w:val="20"/>
                <w:szCs w:val="20"/>
                <w:lang w:val="en-US"/>
              </w:rPr>
            </w:pPr>
            <w:ins w:id="399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9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8" w:author="Nick.Tolimieri" w:date="2022-09-06T13:51:00Z"/>
                <w:color w:val="000000"/>
                <w:sz w:val="20"/>
                <w:szCs w:val="20"/>
                <w:lang w:val="en-US"/>
              </w:rPr>
            </w:pPr>
            <w:ins w:id="3999"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1" w:author="Nick.Tolimieri" w:date="2022-09-06T13:51:00Z"/>
                <w:color w:val="000000"/>
                <w:sz w:val="20"/>
                <w:szCs w:val="20"/>
                <w:lang w:val="en-US"/>
              </w:rPr>
            </w:pPr>
            <w:ins w:id="4002"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4" w:author="Nick.Tolimieri" w:date="2022-09-06T13:51:00Z"/>
                <w:color w:val="000000"/>
                <w:sz w:val="20"/>
                <w:szCs w:val="20"/>
                <w:lang w:val="en-US"/>
              </w:rPr>
            </w:pPr>
            <w:ins w:id="4005"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7" w:author="Nick.Tolimieri" w:date="2022-09-06T13:51:00Z"/>
                <w:color w:val="000000"/>
                <w:sz w:val="20"/>
                <w:szCs w:val="20"/>
                <w:lang w:val="en-US"/>
              </w:rPr>
            </w:pPr>
            <w:ins w:id="4008"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0" w:author="Nick.Tolimieri" w:date="2022-09-06T13:51:00Z"/>
                <w:color w:val="000000"/>
                <w:sz w:val="20"/>
                <w:szCs w:val="20"/>
                <w:lang w:val="en-US"/>
              </w:rPr>
            </w:pPr>
            <w:ins w:id="4011"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3" w:author="Nick.Tolimieri" w:date="2022-09-06T13:51:00Z"/>
                <w:color w:val="000000"/>
                <w:sz w:val="20"/>
                <w:szCs w:val="20"/>
                <w:lang w:val="en-US"/>
              </w:rPr>
            </w:pPr>
            <w:ins w:id="4014" w:author="Nick.Tolimieri" w:date="2022-09-06T13:51:00Z">
              <w:r w:rsidRPr="00C97A89">
                <w:rPr>
                  <w:color w:val="000000"/>
                  <w:sz w:val="20"/>
                  <w:szCs w:val="20"/>
                  <w:lang w:val="en-US"/>
                </w:rPr>
                <w:t>2.62</w:t>
              </w:r>
            </w:ins>
          </w:p>
        </w:tc>
      </w:tr>
      <w:tr w:rsidR="00C97A89" w:rsidRPr="00C97A89" w:rsidTr="0048438B">
        <w:tblPrEx>
          <w:tblPrExChange w:id="4015" w:author="Nick.Tolimieri" w:date="2022-09-06T14:24:00Z">
            <w:tblPrEx>
              <w:tblW w:w="10017" w:type="dxa"/>
            </w:tblPrEx>
          </w:tblPrExChange>
        </w:tblPrEx>
        <w:trPr>
          <w:trHeight w:val="255"/>
          <w:ins w:id="4016" w:author="Nick.Tolimieri" w:date="2022-09-06T13:51:00Z"/>
          <w:trPrChange w:id="401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1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19" w:author="Nick.Tolimieri" w:date="2022-09-06T13:51:00Z"/>
                <w:color w:val="000000"/>
                <w:sz w:val="20"/>
                <w:szCs w:val="20"/>
                <w:lang w:val="en-US"/>
              </w:rPr>
            </w:pPr>
            <w:ins w:id="402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2" w:author="Nick.Tolimieri" w:date="2022-09-06T13:51:00Z"/>
                <w:color w:val="000000"/>
                <w:sz w:val="20"/>
                <w:szCs w:val="20"/>
                <w:lang w:val="en-US"/>
              </w:rPr>
            </w:pPr>
            <w:ins w:id="4023"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5" w:author="Nick.Tolimieri" w:date="2022-09-06T13:51:00Z"/>
                <w:color w:val="000000"/>
                <w:sz w:val="20"/>
                <w:szCs w:val="20"/>
                <w:lang w:val="en-US"/>
              </w:rPr>
            </w:pPr>
            <w:ins w:id="4026"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2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8" w:author="Nick.Tolimieri" w:date="2022-09-06T13:51:00Z"/>
                <w:color w:val="000000"/>
                <w:sz w:val="20"/>
                <w:szCs w:val="20"/>
                <w:lang w:val="en-US"/>
              </w:rPr>
            </w:pPr>
            <w:ins w:id="402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1" w:author="Nick.Tolimieri" w:date="2022-09-06T13:51:00Z"/>
                <w:color w:val="000000"/>
                <w:sz w:val="20"/>
                <w:szCs w:val="20"/>
                <w:lang w:val="en-US"/>
              </w:rPr>
            </w:pPr>
            <w:ins w:id="403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03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4" w:author="Nick.Tolimieri" w:date="2022-09-06T13:51:00Z"/>
                <w:color w:val="000000"/>
                <w:sz w:val="20"/>
                <w:szCs w:val="20"/>
                <w:lang w:val="en-US"/>
              </w:rPr>
            </w:pPr>
            <w:ins w:id="403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7" w:author="Nick.Tolimieri" w:date="2022-09-06T13:51:00Z"/>
                <w:color w:val="000000"/>
                <w:sz w:val="20"/>
                <w:szCs w:val="20"/>
                <w:lang w:val="en-US"/>
              </w:rPr>
            </w:pPr>
            <w:ins w:id="403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3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0" w:author="Nick.Tolimieri" w:date="2022-09-06T13:51:00Z"/>
                <w:color w:val="000000"/>
                <w:sz w:val="20"/>
                <w:szCs w:val="20"/>
                <w:lang w:val="en-US"/>
              </w:rPr>
            </w:pPr>
            <w:ins w:id="40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3" w:author="Nick.Tolimieri" w:date="2022-09-06T13:51:00Z"/>
                <w:color w:val="000000"/>
                <w:sz w:val="20"/>
                <w:szCs w:val="20"/>
                <w:lang w:val="en-US"/>
              </w:rPr>
            </w:pPr>
            <w:ins w:id="40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6" w:author="Nick.Tolimieri" w:date="2022-09-06T13:51:00Z"/>
                <w:color w:val="000000"/>
                <w:sz w:val="20"/>
                <w:szCs w:val="20"/>
                <w:lang w:val="en-US"/>
              </w:rPr>
            </w:pPr>
            <w:ins w:id="40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9" w:author="Nick.Tolimieri" w:date="2022-09-06T13:51:00Z"/>
                <w:color w:val="000000"/>
                <w:sz w:val="20"/>
                <w:szCs w:val="20"/>
                <w:lang w:val="en-US"/>
              </w:rPr>
            </w:pPr>
            <w:ins w:id="4050" w:author="Nick.Tolimieri" w:date="2022-09-06T13:51:00Z">
              <w:r w:rsidRPr="00C97A89">
                <w:rPr>
                  <w:color w:val="000000"/>
                  <w:sz w:val="20"/>
                  <w:szCs w:val="20"/>
                  <w:lang w:val="en-US"/>
                </w:rPr>
                <w:t>-</w:t>
              </w:r>
            </w:ins>
          </w:p>
        </w:tc>
      </w:tr>
      <w:tr w:rsidR="00C97A89" w:rsidRPr="00C97A89" w:rsidTr="0048438B">
        <w:tblPrEx>
          <w:tblPrExChange w:id="4051" w:author="Nick.Tolimieri" w:date="2022-09-06T14:24:00Z">
            <w:tblPrEx>
              <w:tblW w:w="10017" w:type="dxa"/>
            </w:tblPrEx>
          </w:tblPrExChange>
        </w:tblPrEx>
        <w:trPr>
          <w:trHeight w:val="255"/>
          <w:ins w:id="4052" w:author="Nick.Tolimieri" w:date="2022-09-06T13:51:00Z"/>
          <w:trPrChange w:id="405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5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5" w:author="Nick.Tolimieri" w:date="2022-09-06T13:51:00Z"/>
                <w:color w:val="000000"/>
                <w:sz w:val="20"/>
                <w:szCs w:val="20"/>
                <w:lang w:val="en-US"/>
              </w:rPr>
            </w:pPr>
            <w:ins w:id="405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5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8" w:author="Nick.Tolimieri" w:date="2022-09-06T13:51:00Z"/>
                <w:color w:val="000000"/>
                <w:sz w:val="20"/>
                <w:szCs w:val="20"/>
                <w:lang w:val="en-US"/>
              </w:rPr>
            </w:pPr>
            <w:ins w:id="4059"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1" w:author="Nick.Tolimieri" w:date="2022-09-06T13:51:00Z"/>
                <w:color w:val="000000"/>
                <w:sz w:val="20"/>
                <w:szCs w:val="20"/>
                <w:lang w:val="en-US"/>
              </w:rPr>
            </w:pPr>
            <w:ins w:id="40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4" w:author="Nick.Tolimieri" w:date="2022-09-06T13:51:00Z"/>
                <w:color w:val="000000"/>
                <w:sz w:val="20"/>
                <w:szCs w:val="20"/>
                <w:lang w:val="en-US"/>
              </w:rPr>
            </w:pPr>
            <w:ins w:id="40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7" w:author="Nick.Tolimieri" w:date="2022-09-06T13:51:00Z"/>
                <w:color w:val="000000"/>
                <w:sz w:val="20"/>
                <w:szCs w:val="20"/>
                <w:lang w:val="en-US"/>
              </w:rPr>
            </w:pPr>
            <w:ins w:id="406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06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0" w:author="Nick.Tolimieri" w:date="2022-09-06T13:51:00Z"/>
                <w:color w:val="000000"/>
                <w:sz w:val="20"/>
                <w:szCs w:val="20"/>
                <w:lang w:val="en-US"/>
              </w:rPr>
            </w:pPr>
            <w:ins w:id="40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3" w:author="Nick.Tolimieri" w:date="2022-09-06T13:51:00Z"/>
                <w:color w:val="000000"/>
                <w:sz w:val="20"/>
                <w:szCs w:val="20"/>
                <w:lang w:val="en-US"/>
              </w:rPr>
            </w:pPr>
            <w:ins w:id="40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6" w:author="Nick.Tolimieri" w:date="2022-09-06T13:51:00Z"/>
                <w:color w:val="000000"/>
                <w:sz w:val="20"/>
                <w:szCs w:val="20"/>
                <w:lang w:val="en-US"/>
              </w:rPr>
            </w:pPr>
            <w:ins w:id="40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9" w:author="Nick.Tolimieri" w:date="2022-09-06T13:51:00Z"/>
                <w:color w:val="000000"/>
                <w:sz w:val="20"/>
                <w:szCs w:val="20"/>
                <w:lang w:val="en-US"/>
              </w:rPr>
            </w:pPr>
            <w:ins w:id="40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2" w:author="Nick.Tolimieri" w:date="2022-09-06T13:51:00Z"/>
                <w:color w:val="000000"/>
                <w:sz w:val="20"/>
                <w:szCs w:val="20"/>
                <w:lang w:val="en-US"/>
              </w:rPr>
            </w:pPr>
            <w:ins w:id="40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5" w:author="Nick.Tolimieri" w:date="2022-09-06T13:51:00Z"/>
                <w:color w:val="000000"/>
                <w:sz w:val="20"/>
                <w:szCs w:val="20"/>
                <w:lang w:val="en-US"/>
              </w:rPr>
            </w:pPr>
            <w:ins w:id="4086" w:author="Nick.Tolimieri" w:date="2022-09-06T13:51:00Z">
              <w:r w:rsidRPr="00C97A89">
                <w:rPr>
                  <w:color w:val="000000"/>
                  <w:sz w:val="20"/>
                  <w:szCs w:val="20"/>
                  <w:lang w:val="en-US"/>
                </w:rPr>
                <w:t>-</w:t>
              </w:r>
            </w:ins>
          </w:p>
        </w:tc>
      </w:tr>
      <w:tr w:rsidR="00C97A89" w:rsidRPr="00C97A89" w:rsidTr="0048438B">
        <w:tblPrEx>
          <w:tblPrExChange w:id="4087" w:author="Nick.Tolimieri" w:date="2022-09-06T14:24:00Z">
            <w:tblPrEx>
              <w:tblW w:w="10017" w:type="dxa"/>
            </w:tblPrEx>
          </w:tblPrExChange>
        </w:tblPrEx>
        <w:trPr>
          <w:trHeight w:val="255"/>
          <w:ins w:id="4088" w:author="Nick.Tolimieri" w:date="2022-09-06T13:51:00Z"/>
          <w:trPrChange w:id="408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9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1" w:author="Nick.Tolimieri" w:date="2022-09-06T13:51:00Z"/>
                <w:color w:val="000000"/>
                <w:sz w:val="20"/>
                <w:szCs w:val="20"/>
                <w:lang w:val="en-US"/>
              </w:rPr>
            </w:pPr>
            <w:ins w:id="409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4" w:author="Nick.Tolimieri" w:date="2022-09-06T13:51:00Z"/>
                <w:color w:val="000000"/>
                <w:sz w:val="20"/>
                <w:szCs w:val="20"/>
                <w:lang w:val="en-US"/>
              </w:rPr>
            </w:pPr>
            <w:ins w:id="4095"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7" w:author="Nick.Tolimieri" w:date="2022-09-06T13:51:00Z"/>
                <w:color w:val="000000"/>
                <w:sz w:val="20"/>
                <w:szCs w:val="20"/>
                <w:lang w:val="en-US"/>
              </w:rPr>
            </w:pPr>
            <w:ins w:id="4098"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09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0" w:author="Nick.Tolimieri" w:date="2022-09-06T13:51:00Z"/>
                <w:color w:val="000000"/>
                <w:sz w:val="20"/>
                <w:szCs w:val="20"/>
                <w:lang w:val="en-US"/>
              </w:rPr>
            </w:pPr>
            <w:ins w:id="410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3" w:author="Nick.Tolimieri" w:date="2022-09-06T13:51:00Z"/>
                <w:color w:val="000000"/>
                <w:sz w:val="20"/>
                <w:szCs w:val="20"/>
                <w:lang w:val="en-US"/>
              </w:rPr>
            </w:pPr>
            <w:ins w:id="410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0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6" w:author="Nick.Tolimieri" w:date="2022-09-06T13:51:00Z"/>
                <w:color w:val="000000"/>
                <w:sz w:val="20"/>
                <w:szCs w:val="20"/>
                <w:lang w:val="en-US"/>
              </w:rPr>
            </w:pPr>
            <w:ins w:id="410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0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09" w:author="Nick.Tolimieri" w:date="2022-09-06T13:51:00Z"/>
                <w:color w:val="000000"/>
                <w:sz w:val="20"/>
                <w:szCs w:val="20"/>
                <w:lang w:val="en-US"/>
              </w:rPr>
            </w:pPr>
            <w:ins w:id="411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2" w:author="Nick.Tolimieri" w:date="2022-09-06T13:51:00Z"/>
                <w:color w:val="000000"/>
                <w:sz w:val="20"/>
                <w:szCs w:val="20"/>
                <w:lang w:val="en-US"/>
              </w:rPr>
            </w:pPr>
            <w:ins w:id="41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5" w:author="Nick.Tolimieri" w:date="2022-09-06T13:51:00Z"/>
                <w:color w:val="000000"/>
                <w:sz w:val="20"/>
                <w:szCs w:val="20"/>
                <w:lang w:val="en-US"/>
              </w:rPr>
            </w:pPr>
            <w:ins w:id="41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8" w:author="Nick.Tolimieri" w:date="2022-09-06T13:51:00Z"/>
                <w:color w:val="000000"/>
                <w:sz w:val="20"/>
                <w:szCs w:val="20"/>
                <w:lang w:val="en-US"/>
              </w:rPr>
            </w:pPr>
            <w:ins w:id="411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1" w:author="Nick.Tolimieri" w:date="2022-09-06T13:51:00Z"/>
                <w:color w:val="000000"/>
                <w:sz w:val="20"/>
                <w:szCs w:val="20"/>
                <w:lang w:val="en-US"/>
              </w:rPr>
            </w:pPr>
            <w:ins w:id="4122" w:author="Nick.Tolimieri" w:date="2022-09-06T13:51:00Z">
              <w:r w:rsidRPr="00C97A89">
                <w:rPr>
                  <w:color w:val="000000"/>
                  <w:sz w:val="20"/>
                  <w:szCs w:val="20"/>
                  <w:lang w:val="en-US"/>
                </w:rPr>
                <w:t>-</w:t>
              </w:r>
            </w:ins>
          </w:p>
        </w:tc>
      </w:tr>
      <w:tr w:rsidR="00C97A89" w:rsidRPr="00C97A89" w:rsidTr="0048438B">
        <w:tblPrEx>
          <w:tblPrExChange w:id="4123" w:author="Nick.Tolimieri" w:date="2022-09-06T14:24:00Z">
            <w:tblPrEx>
              <w:tblW w:w="10017" w:type="dxa"/>
            </w:tblPrEx>
          </w:tblPrExChange>
        </w:tblPrEx>
        <w:trPr>
          <w:trHeight w:val="255"/>
          <w:ins w:id="4124" w:author="Nick.Tolimieri" w:date="2022-09-06T13:51:00Z"/>
          <w:trPrChange w:id="412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2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7" w:author="Nick.Tolimieri" w:date="2022-09-06T13:51:00Z"/>
                <w:color w:val="000000"/>
                <w:sz w:val="20"/>
                <w:szCs w:val="20"/>
                <w:lang w:val="en-US"/>
              </w:rPr>
            </w:pPr>
            <w:ins w:id="412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2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0" w:author="Nick.Tolimieri" w:date="2022-09-06T13:51:00Z"/>
                <w:color w:val="000000"/>
                <w:sz w:val="20"/>
                <w:szCs w:val="20"/>
                <w:lang w:val="en-US"/>
              </w:rPr>
            </w:pPr>
            <w:ins w:id="4131"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3" w:author="Nick.Tolimieri" w:date="2022-09-06T13:51:00Z"/>
                <w:color w:val="000000"/>
                <w:sz w:val="20"/>
                <w:szCs w:val="20"/>
                <w:lang w:val="en-US"/>
              </w:rPr>
            </w:pPr>
            <w:ins w:id="41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6" w:author="Nick.Tolimieri" w:date="2022-09-06T13:51:00Z"/>
                <w:color w:val="000000"/>
                <w:sz w:val="20"/>
                <w:szCs w:val="20"/>
                <w:lang w:val="en-US"/>
              </w:rPr>
            </w:pPr>
            <w:ins w:id="41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3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9" w:author="Nick.Tolimieri" w:date="2022-09-06T13:51:00Z"/>
                <w:color w:val="000000"/>
                <w:sz w:val="20"/>
                <w:szCs w:val="20"/>
                <w:lang w:val="en-US"/>
              </w:rPr>
            </w:pPr>
            <w:ins w:id="414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4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2" w:author="Nick.Tolimieri" w:date="2022-09-06T13:51:00Z"/>
                <w:color w:val="000000"/>
                <w:sz w:val="20"/>
                <w:szCs w:val="20"/>
                <w:lang w:val="en-US"/>
              </w:rPr>
            </w:pPr>
            <w:ins w:id="41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5" w:author="Nick.Tolimieri" w:date="2022-09-06T13:51:00Z"/>
                <w:color w:val="000000"/>
                <w:sz w:val="20"/>
                <w:szCs w:val="20"/>
                <w:lang w:val="en-US"/>
              </w:rPr>
            </w:pPr>
            <w:ins w:id="41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4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8" w:author="Nick.Tolimieri" w:date="2022-09-06T13:51:00Z"/>
                <w:color w:val="000000"/>
                <w:sz w:val="20"/>
                <w:szCs w:val="20"/>
                <w:lang w:val="en-US"/>
              </w:rPr>
            </w:pPr>
            <w:ins w:id="41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1" w:author="Nick.Tolimieri" w:date="2022-09-06T13:51:00Z"/>
                <w:color w:val="000000"/>
                <w:sz w:val="20"/>
                <w:szCs w:val="20"/>
                <w:lang w:val="en-US"/>
              </w:rPr>
            </w:pPr>
            <w:ins w:id="41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4" w:author="Nick.Tolimieri" w:date="2022-09-06T13:51:00Z"/>
                <w:color w:val="000000"/>
                <w:sz w:val="20"/>
                <w:szCs w:val="20"/>
                <w:lang w:val="en-US"/>
              </w:rPr>
            </w:pPr>
            <w:ins w:id="41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7" w:author="Nick.Tolimieri" w:date="2022-09-06T13:51:00Z"/>
                <w:color w:val="000000"/>
                <w:sz w:val="20"/>
                <w:szCs w:val="20"/>
                <w:lang w:val="en-US"/>
              </w:rPr>
            </w:pPr>
            <w:ins w:id="4158" w:author="Nick.Tolimieri" w:date="2022-09-06T13:51:00Z">
              <w:r w:rsidRPr="00C97A89">
                <w:rPr>
                  <w:color w:val="000000"/>
                  <w:sz w:val="20"/>
                  <w:szCs w:val="20"/>
                  <w:lang w:val="en-US"/>
                </w:rPr>
                <w:t>-</w:t>
              </w:r>
            </w:ins>
          </w:p>
        </w:tc>
      </w:tr>
      <w:tr w:rsidR="00C97A89" w:rsidRPr="00C97A89" w:rsidTr="0048438B">
        <w:tblPrEx>
          <w:tblPrExChange w:id="4159" w:author="Nick.Tolimieri" w:date="2022-09-06T14:24:00Z">
            <w:tblPrEx>
              <w:tblW w:w="10017" w:type="dxa"/>
            </w:tblPrEx>
          </w:tblPrExChange>
        </w:tblPrEx>
        <w:trPr>
          <w:trHeight w:val="255"/>
          <w:ins w:id="4160" w:author="Nick.Tolimieri" w:date="2022-09-06T13:51:00Z"/>
          <w:trPrChange w:id="416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6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3" w:author="Nick.Tolimieri" w:date="2022-09-06T13:51:00Z"/>
                <w:color w:val="000000"/>
                <w:sz w:val="20"/>
                <w:szCs w:val="20"/>
                <w:lang w:val="en-US"/>
              </w:rPr>
            </w:pPr>
            <w:ins w:id="416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6" w:author="Nick.Tolimieri" w:date="2022-09-06T13:51:00Z"/>
                <w:color w:val="000000"/>
                <w:sz w:val="20"/>
                <w:szCs w:val="20"/>
                <w:lang w:val="en-US"/>
              </w:rPr>
            </w:pPr>
            <w:ins w:id="4167"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6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9" w:author="Nick.Tolimieri" w:date="2022-09-06T13:51:00Z"/>
                <w:color w:val="000000"/>
                <w:sz w:val="20"/>
                <w:szCs w:val="20"/>
                <w:lang w:val="en-US"/>
              </w:rPr>
            </w:pPr>
            <w:ins w:id="41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2" w:author="Nick.Tolimieri" w:date="2022-09-06T13:51:00Z"/>
                <w:color w:val="000000"/>
                <w:sz w:val="20"/>
                <w:szCs w:val="20"/>
                <w:lang w:val="en-US"/>
              </w:rPr>
            </w:pPr>
            <w:ins w:id="41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5" w:author="Nick.Tolimieri" w:date="2022-09-06T13:51:00Z"/>
                <w:color w:val="000000"/>
                <w:sz w:val="20"/>
                <w:szCs w:val="20"/>
                <w:lang w:val="en-US"/>
              </w:rPr>
            </w:pPr>
            <w:ins w:id="417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7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8" w:author="Nick.Tolimieri" w:date="2022-09-06T13:51:00Z"/>
                <w:color w:val="000000"/>
                <w:sz w:val="20"/>
                <w:szCs w:val="20"/>
                <w:lang w:val="en-US"/>
              </w:rPr>
            </w:pPr>
            <w:ins w:id="41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1" w:author="Nick.Tolimieri" w:date="2022-09-06T13:51:00Z"/>
                <w:color w:val="000000"/>
                <w:sz w:val="20"/>
                <w:szCs w:val="20"/>
                <w:lang w:val="en-US"/>
              </w:rPr>
            </w:pPr>
            <w:ins w:id="41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4" w:author="Nick.Tolimieri" w:date="2022-09-06T13:51:00Z"/>
                <w:color w:val="000000"/>
                <w:sz w:val="20"/>
                <w:szCs w:val="20"/>
                <w:lang w:val="en-US"/>
              </w:rPr>
            </w:pPr>
            <w:ins w:id="41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7" w:author="Nick.Tolimieri" w:date="2022-09-06T13:51:00Z"/>
                <w:color w:val="000000"/>
                <w:sz w:val="20"/>
                <w:szCs w:val="20"/>
                <w:lang w:val="en-US"/>
              </w:rPr>
            </w:pPr>
            <w:ins w:id="41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0" w:author="Nick.Tolimieri" w:date="2022-09-06T13:51:00Z"/>
                <w:color w:val="000000"/>
                <w:sz w:val="20"/>
                <w:szCs w:val="20"/>
                <w:lang w:val="en-US"/>
              </w:rPr>
            </w:pPr>
            <w:ins w:id="41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3" w:author="Nick.Tolimieri" w:date="2022-09-06T13:51:00Z"/>
                <w:color w:val="000000"/>
                <w:sz w:val="20"/>
                <w:szCs w:val="20"/>
                <w:lang w:val="en-US"/>
              </w:rPr>
            </w:pPr>
            <w:ins w:id="4194" w:author="Nick.Tolimieri" w:date="2022-09-06T13:51:00Z">
              <w:r w:rsidRPr="00C97A89">
                <w:rPr>
                  <w:color w:val="000000"/>
                  <w:sz w:val="20"/>
                  <w:szCs w:val="20"/>
                  <w:lang w:val="en-US"/>
                </w:rPr>
                <w:t>-</w:t>
              </w:r>
            </w:ins>
          </w:p>
        </w:tc>
      </w:tr>
      <w:tr w:rsidR="00C97A89" w:rsidRPr="00C97A89" w:rsidTr="0048438B">
        <w:tblPrEx>
          <w:tblPrExChange w:id="4195" w:author="Nick.Tolimieri" w:date="2022-09-06T14:24:00Z">
            <w:tblPrEx>
              <w:tblW w:w="10017" w:type="dxa"/>
            </w:tblPrEx>
          </w:tblPrExChange>
        </w:tblPrEx>
        <w:trPr>
          <w:trHeight w:val="255"/>
          <w:ins w:id="4196" w:author="Nick.Tolimieri" w:date="2022-09-06T13:51:00Z"/>
          <w:trPrChange w:id="419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9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9" w:author="Nick.Tolimieri" w:date="2022-09-06T13:51:00Z"/>
                <w:color w:val="000000"/>
                <w:sz w:val="20"/>
                <w:szCs w:val="20"/>
                <w:lang w:val="en-US"/>
              </w:rPr>
            </w:pPr>
            <w:ins w:id="420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2" w:author="Nick.Tolimieri" w:date="2022-09-06T13:51:00Z"/>
                <w:color w:val="000000"/>
                <w:sz w:val="20"/>
                <w:szCs w:val="20"/>
                <w:lang w:val="en-US"/>
              </w:rPr>
            </w:pPr>
            <w:ins w:id="4203"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5" w:author="Nick.Tolimieri" w:date="2022-09-06T13:51:00Z"/>
                <w:color w:val="000000"/>
                <w:sz w:val="20"/>
                <w:szCs w:val="20"/>
                <w:lang w:val="en-US"/>
              </w:rPr>
            </w:pPr>
            <w:ins w:id="420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0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8" w:author="Nick.Tolimieri" w:date="2022-09-06T13:51:00Z"/>
                <w:color w:val="000000"/>
                <w:sz w:val="20"/>
                <w:szCs w:val="20"/>
                <w:lang w:val="en-US"/>
              </w:rPr>
            </w:pPr>
            <w:ins w:id="4209"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1" w:author="Nick.Tolimieri" w:date="2022-09-06T13:51:00Z"/>
                <w:color w:val="000000"/>
                <w:sz w:val="20"/>
                <w:szCs w:val="20"/>
                <w:lang w:val="en-US"/>
              </w:rPr>
            </w:pPr>
            <w:ins w:id="421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421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4" w:author="Nick.Tolimieri" w:date="2022-09-06T13:51:00Z"/>
                <w:color w:val="000000"/>
                <w:sz w:val="20"/>
                <w:szCs w:val="20"/>
                <w:lang w:val="en-US"/>
              </w:rPr>
            </w:pPr>
            <w:ins w:id="4215"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7" w:author="Nick.Tolimieri" w:date="2022-09-06T13:51:00Z"/>
                <w:color w:val="000000"/>
                <w:sz w:val="20"/>
                <w:szCs w:val="20"/>
                <w:lang w:val="en-US"/>
              </w:rPr>
            </w:pPr>
            <w:ins w:id="421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1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0" w:author="Nick.Tolimieri" w:date="2022-09-06T13:51:00Z"/>
                <w:color w:val="000000"/>
                <w:sz w:val="20"/>
                <w:szCs w:val="20"/>
                <w:lang w:val="en-US"/>
              </w:rPr>
            </w:pPr>
            <w:ins w:id="4221"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3" w:author="Nick.Tolimieri" w:date="2022-09-06T13:51:00Z"/>
                <w:color w:val="000000"/>
                <w:sz w:val="20"/>
                <w:szCs w:val="20"/>
                <w:lang w:val="en-US"/>
              </w:rPr>
            </w:pPr>
            <w:ins w:id="4224"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6" w:author="Nick.Tolimieri" w:date="2022-09-06T13:51:00Z"/>
                <w:color w:val="000000"/>
                <w:sz w:val="20"/>
                <w:szCs w:val="20"/>
                <w:lang w:val="en-US"/>
              </w:rPr>
            </w:pPr>
            <w:ins w:id="4227"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9" w:author="Nick.Tolimieri" w:date="2022-09-06T13:51:00Z"/>
                <w:color w:val="000000"/>
                <w:sz w:val="20"/>
                <w:szCs w:val="20"/>
                <w:lang w:val="en-US"/>
              </w:rPr>
            </w:pPr>
            <w:ins w:id="4230" w:author="Nick.Tolimieri" w:date="2022-09-06T13:51:00Z">
              <w:r w:rsidRPr="00C97A89">
                <w:rPr>
                  <w:color w:val="000000"/>
                  <w:sz w:val="20"/>
                  <w:szCs w:val="20"/>
                  <w:lang w:val="en-US"/>
                </w:rPr>
                <w:t>1.66</w:t>
              </w:r>
            </w:ins>
          </w:p>
        </w:tc>
      </w:tr>
      <w:tr w:rsidR="00C97A89" w:rsidRPr="00C97A89" w:rsidTr="0048438B">
        <w:tblPrEx>
          <w:tblPrExChange w:id="4231" w:author="Nick.Tolimieri" w:date="2022-09-06T14:24:00Z">
            <w:tblPrEx>
              <w:tblW w:w="10017" w:type="dxa"/>
            </w:tblPrEx>
          </w:tblPrExChange>
        </w:tblPrEx>
        <w:trPr>
          <w:trHeight w:val="255"/>
          <w:ins w:id="4232" w:author="Nick.Tolimieri" w:date="2022-09-06T13:51:00Z"/>
          <w:trPrChange w:id="423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23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5" w:author="Nick.Tolimieri" w:date="2022-09-06T13:51:00Z"/>
                <w:color w:val="000000"/>
                <w:sz w:val="20"/>
                <w:szCs w:val="20"/>
                <w:lang w:val="en-US"/>
              </w:rPr>
            </w:pPr>
            <w:ins w:id="423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3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8" w:author="Nick.Tolimieri" w:date="2022-09-06T13:51:00Z"/>
                <w:color w:val="000000"/>
                <w:sz w:val="20"/>
                <w:szCs w:val="20"/>
                <w:lang w:val="en-US"/>
              </w:rPr>
            </w:pPr>
            <w:ins w:id="4239"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1" w:author="Nick.Tolimieri" w:date="2022-09-06T13:51:00Z"/>
                <w:color w:val="000000"/>
                <w:sz w:val="20"/>
                <w:szCs w:val="20"/>
                <w:lang w:val="en-US"/>
              </w:rPr>
            </w:pPr>
            <w:ins w:id="4242"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4" w:author="Nick.Tolimieri" w:date="2022-09-06T13:51:00Z"/>
                <w:color w:val="000000"/>
                <w:sz w:val="20"/>
                <w:szCs w:val="20"/>
                <w:lang w:val="en-US"/>
              </w:rPr>
            </w:pPr>
            <w:ins w:id="4245"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7" w:author="Nick.Tolimieri" w:date="2022-09-06T13:51:00Z"/>
                <w:color w:val="000000"/>
                <w:sz w:val="20"/>
                <w:szCs w:val="20"/>
                <w:lang w:val="en-US"/>
              </w:rPr>
            </w:pPr>
            <w:ins w:id="424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424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0" w:author="Nick.Tolimieri" w:date="2022-09-06T13:51:00Z"/>
                <w:color w:val="000000"/>
                <w:sz w:val="20"/>
                <w:szCs w:val="20"/>
                <w:lang w:val="en-US"/>
              </w:rPr>
            </w:pPr>
            <w:ins w:id="4251"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3" w:author="Nick.Tolimieri" w:date="2022-09-06T13:51:00Z"/>
                <w:color w:val="000000"/>
                <w:sz w:val="20"/>
                <w:szCs w:val="20"/>
                <w:lang w:val="en-US"/>
              </w:rPr>
            </w:pPr>
            <w:ins w:id="4254"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6" w:author="Nick.Tolimieri" w:date="2022-09-06T13:51:00Z"/>
                <w:color w:val="000000"/>
                <w:sz w:val="20"/>
                <w:szCs w:val="20"/>
                <w:lang w:val="en-US"/>
              </w:rPr>
            </w:pPr>
            <w:ins w:id="4257"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9" w:author="Nick.Tolimieri" w:date="2022-09-06T13:51:00Z"/>
                <w:color w:val="000000"/>
                <w:sz w:val="20"/>
                <w:szCs w:val="20"/>
                <w:lang w:val="en-US"/>
              </w:rPr>
            </w:pPr>
            <w:ins w:id="4260"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2" w:author="Nick.Tolimieri" w:date="2022-09-06T13:51:00Z"/>
                <w:color w:val="000000"/>
                <w:sz w:val="20"/>
                <w:szCs w:val="20"/>
                <w:lang w:val="en-US"/>
              </w:rPr>
            </w:pPr>
            <w:ins w:id="4263"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5" w:author="Nick.Tolimieri" w:date="2022-09-06T13:51:00Z"/>
                <w:color w:val="000000"/>
                <w:sz w:val="20"/>
                <w:szCs w:val="20"/>
                <w:lang w:val="en-US"/>
              </w:rPr>
            </w:pPr>
            <w:ins w:id="4266" w:author="Nick.Tolimieri" w:date="2022-09-06T13:51:00Z">
              <w:r w:rsidRPr="00C97A89">
                <w:rPr>
                  <w:color w:val="000000"/>
                  <w:sz w:val="20"/>
                  <w:szCs w:val="20"/>
                  <w:lang w:val="en-US"/>
                </w:rPr>
                <w:t>3.94</w:t>
              </w:r>
            </w:ins>
          </w:p>
        </w:tc>
      </w:tr>
      <w:tr w:rsidR="00C97A89" w:rsidRPr="00C97A89" w:rsidTr="0048438B">
        <w:tblPrEx>
          <w:tblPrExChange w:id="4267" w:author="Nick.Tolimieri" w:date="2022-09-06T14:24:00Z">
            <w:tblPrEx>
              <w:tblW w:w="10017" w:type="dxa"/>
            </w:tblPrEx>
          </w:tblPrExChange>
        </w:tblPrEx>
        <w:trPr>
          <w:trHeight w:val="255"/>
          <w:ins w:id="4268" w:author="Nick.Tolimieri" w:date="2022-09-06T13:51:00Z"/>
          <w:trPrChange w:id="426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27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1" w:author="Nick.Tolimieri" w:date="2022-09-06T13:51:00Z"/>
                <w:color w:val="000000"/>
                <w:sz w:val="20"/>
                <w:szCs w:val="20"/>
                <w:lang w:val="en-US"/>
              </w:rPr>
            </w:pPr>
            <w:ins w:id="427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4" w:author="Nick.Tolimieri" w:date="2022-09-06T13:51:00Z"/>
                <w:color w:val="000000"/>
                <w:sz w:val="20"/>
                <w:szCs w:val="20"/>
                <w:lang w:val="en-US"/>
              </w:rPr>
            </w:pPr>
            <w:ins w:id="4275"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7" w:author="Nick.Tolimieri" w:date="2022-09-06T13:51:00Z"/>
                <w:color w:val="000000"/>
                <w:sz w:val="20"/>
                <w:szCs w:val="20"/>
                <w:lang w:val="en-US"/>
              </w:rPr>
            </w:pPr>
            <w:ins w:id="4278"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7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0" w:author="Nick.Tolimieri" w:date="2022-09-06T13:51:00Z"/>
                <w:color w:val="000000"/>
                <w:sz w:val="20"/>
                <w:szCs w:val="20"/>
                <w:lang w:val="en-US"/>
              </w:rPr>
            </w:pPr>
            <w:ins w:id="4281"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3" w:author="Nick.Tolimieri" w:date="2022-09-06T13:51:00Z"/>
                <w:color w:val="000000"/>
                <w:sz w:val="20"/>
                <w:szCs w:val="20"/>
                <w:lang w:val="en-US"/>
              </w:rPr>
            </w:pPr>
            <w:ins w:id="4284"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28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6" w:author="Nick.Tolimieri" w:date="2022-09-06T13:51:00Z"/>
                <w:color w:val="000000"/>
                <w:sz w:val="20"/>
                <w:szCs w:val="20"/>
                <w:lang w:val="en-US"/>
              </w:rPr>
            </w:pPr>
            <w:ins w:id="4287"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8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9" w:author="Nick.Tolimieri" w:date="2022-09-06T13:51:00Z"/>
                <w:color w:val="000000"/>
                <w:sz w:val="20"/>
                <w:szCs w:val="20"/>
                <w:lang w:val="en-US"/>
              </w:rPr>
            </w:pPr>
            <w:ins w:id="4290"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2" w:author="Nick.Tolimieri" w:date="2022-09-06T13:51:00Z"/>
                <w:color w:val="000000"/>
                <w:sz w:val="20"/>
                <w:szCs w:val="20"/>
                <w:lang w:val="en-US"/>
              </w:rPr>
            </w:pPr>
            <w:ins w:id="4293"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5" w:author="Nick.Tolimieri" w:date="2022-09-06T13:51:00Z"/>
                <w:color w:val="000000"/>
                <w:sz w:val="20"/>
                <w:szCs w:val="20"/>
                <w:lang w:val="en-US"/>
              </w:rPr>
            </w:pPr>
            <w:ins w:id="4296"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2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8" w:author="Nick.Tolimieri" w:date="2022-09-06T13:51:00Z"/>
                <w:color w:val="000000"/>
                <w:sz w:val="20"/>
                <w:szCs w:val="20"/>
                <w:lang w:val="en-US"/>
              </w:rPr>
            </w:pPr>
            <w:ins w:id="4299"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1" w:author="Nick.Tolimieri" w:date="2022-09-06T13:51:00Z"/>
                <w:color w:val="000000"/>
                <w:sz w:val="20"/>
                <w:szCs w:val="20"/>
                <w:lang w:val="en-US"/>
              </w:rPr>
            </w:pPr>
            <w:ins w:id="4302" w:author="Nick.Tolimieri" w:date="2022-09-06T13:51:00Z">
              <w:r w:rsidRPr="00C97A89">
                <w:rPr>
                  <w:color w:val="000000"/>
                  <w:sz w:val="20"/>
                  <w:szCs w:val="20"/>
                  <w:lang w:val="en-US"/>
                </w:rPr>
                <w:t>3.52</w:t>
              </w:r>
            </w:ins>
          </w:p>
        </w:tc>
      </w:tr>
      <w:tr w:rsidR="00C97A89" w:rsidRPr="00C97A89" w:rsidTr="0048438B">
        <w:tblPrEx>
          <w:tblPrExChange w:id="4303" w:author="Nick.Tolimieri" w:date="2022-09-06T14:24:00Z">
            <w:tblPrEx>
              <w:tblW w:w="10017" w:type="dxa"/>
            </w:tblPrEx>
          </w:tblPrExChange>
        </w:tblPrEx>
        <w:trPr>
          <w:trHeight w:val="255"/>
          <w:ins w:id="4304" w:author="Nick.Tolimieri" w:date="2022-09-06T13:51:00Z"/>
          <w:trPrChange w:id="430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0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07" w:author="Nick.Tolimieri" w:date="2022-09-06T13:51:00Z"/>
                <w:color w:val="000000"/>
                <w:sz w:val="20"/>
                <w:szCs w:val="20"/>
                <w:lang w:val="en-US"/>
              </w:rPr>
            </w:pPr>
            <w:ins w:id="430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0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0" w:author="Nick.Tolimieri" w:date="2022-09-06T13:51:00Z"/>
                <w:color w:val="000000"/>
                <w:sz w:val="20"/>
                <w:szCs w:val="20"/>
                <w:lang w:val="en-US"/>
              </w:rPr>
            </w:pPr>
            <w:ins w:id="4311"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3" w:author="Nick.Tolimieri" w:date="2022-09-06T13:51:00Z"/>
                <w:color w:val="000000"/>
                <w:sz w:val="20"/>
                <w:szCs w:val="20"/>
                <w:lang w:val="en-US"/>
              </w:rPr>
            </w:pPr>
            <w:ins w:id="4314"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6" w:author="Nick.Tolimieri" w:date="2022-09-06T13:51:00Z"/>
                <w:color w:val="000000"/>
                <w:sz w:val="20"/>
                <w:szCs w:val="20"/>
                <w:lang w:val="en-US"/>
              </w:rPr>
            </w:pPr>
            <w:ins w:id="4317"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1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9" w:author="Nick.Tolimieri" w:date="2022-09-06T13:51:00Z"/>
                <w:color w:val="000000"/>
                <w:sz w:val="20"/>
                <w:szCs w:val="20"/>
                <w:lang w:val="en-US"/>
              </w:rPr>
            </w:pPr>
            <w:ins w:id="4320"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432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2" w:author="Nick.Tolimieri" w:date="2022-09-06T13:51:00Z"/>
                <w:color w:val="000000"/>
                <w:sz w:val="20"/>
                <w:szCs w:val="20"/>
                <w:lang w:val="en-US"/>
              </w:rPr>
            </w:pPr>
            <w:ins w:id="4323"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5" w:author="Nick.Tolimieri" w:date="2022-09-06T13:51:00Z"/>
                <w:color w:val="000000"/>
                <w:sz w:val="20"/>
                <w:szCs w:val="20"/>
                <w:lang w:val="en-US"/>
              </w:rPr>
            </w:pPr>
            <w:ins w:id="432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2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8" w:author="Nick.Tolimieri" w:date="2022-09-06T13:51:00Z"/>
                <w:color w:val="000000"/>
                <w:sz w:val="20"/>
                <w:szCs w:val="20"/>
                <w:lang w:val="en-US"/>
              </w:rPr>
            </w:pPr>
            <w:ins w:id="4329"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1" w:author="Nick.Tolimieri" w:date="2022-09-06T13:51:00Z"/>
                <w:color w:val="000000"/>
                <w:sz w:val="20"/>
                <w:szCs w:val="20"/>
                <w:lang w:val="en-US"/>
              </w:rPr>
            </w:pPr>
            <w:ins w:id="4332"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4" w:author="Nick.Tolimieri" w:date="2022-09-06T13:51:00Z"/>
                <w:color w:val="000000"/>
                <w:sz w:val="20"/>
                <w:szCs w:val="20"/>
                <w:lang w:val="en-US"/>
              </w:rPr>
            </w:pPr>
            <w:ins w:id="4335"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7" w:author="Nick.Tolimieri" w:date="2022-09-06T13:51:00Z"/>
                <w:color w:val="000000"/>
                <w:sz w:val="20"/>
                <w:szCs w:val="20"/>
                <w:lang w:val="en-US"/>
              </w:rPr>
            </w:pPr>
            <w:ins w:id="4338" w:author="Nick.Tolimieri" w:date="2022-09-06T13:51:00Z">
              <w:r w:rsidRPr="00C97A89">
                <w:rPr>
                  <w:color w:val="000000"/>
                  <w:sz w:val="20"/>
                  <w:szCs w:val="20"/>
                  <w:lang w:val="en-US"/>
                </w:rPr>
                <w:t>3.07</w:t>
              </w:r>
            </w:ins>
          </w:p>
        </w:tc>
      </w:tr>
      <w:tr w:rsidR="00C97A89" w:rsidRPr="00C97A89" w:rsidTr="0048438B">
        <w:tblPrEx>
          <w:tblPrExChange w:id="4339" w:author="Nick.Tolimieri" w:date="2022-09-06T14:24:00Z">
            <w:tblPrEx>
              <w:tblW w:w="10017" w:type="dxa"/>
            </w:tblPrEx>
          </w:tblPrExChange>
        </w:tblPrEx>
        <w:trPr>
          <w:trHeight w:val="255"/>
          <w:ins w:id="4340" w:author="Nick.Tolimieri" w:date="2022-09-06T13:51:00Z"/>
          <w:trPrChange w:id="434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4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3" w:author="Nick.Tolimieri" w:date="2022-09-06T13:51:00Z"/>
                <w:color w:val="000000"/>
                <w:sz w:val="20"/>
                <w:szCs w:val="20"/>
                <w:lang w:val="en-US"/>
              </w:rPr>
            </w:pPr>
            <w:ins w:id="434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6" w:author="Nick.Tolimieri" w:date="2022-09-06T13:51:00Z"/>
                <w:color w:val="000000"/>
                <w:sz w:val="20"/>
                <w:szCs w:val="20"/>
                <w:lang w:val="en-US"/>
              </w:rPr>
            </w:pPr>
            <w:ins w:id="4347"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4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9" w:author="Nick.Tolimieri" w:date="2022-09-06T13:51:00Z"/>
                <w:color w:val="000000"/>
                <w:sz w:val="20"/>
                <w:szCs w:val="20"/>
                <w:lang w:val="en-US"/>
              </w:rPr>
            </w:pPr>
            <w:ins w:id="4350"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2" w:author="Nick.Tolimieri" w:date="2022-09-06T13:51:00Z"/>
                <w:color w:val="000000"/>
                <w:sz w:val="20"/>
                <w:szCs w:val="20"/>
                <w:lang w:val="en-US"/>
              </w:rPr>
            </w:pPr>
            <w:ins w:id="4353"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5" w:author="Nick.Tolimieri" w:date="2022-09-06T13:51:00Z"/>
                <w:color w:val="000000"/>
                <w:sz w:val="20"/>
                <w:szCs w:val="20"/>
                <w:lang w:val="en-US"/>
              </w:rPr>
            </w:pPr>
            <w:ins w:id="4356"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435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8" w:author="Nick.Tolimieri" w:date="2022-09-06T13:51:00Z"/>
                <w:color w:val="000000"/>
                <w:sz w:val="20"/>
                <w:szCs w:val="20"/>
                <w:lang w:val="en-US"/>
              </w:rPr>
            </w:pPr>
            <w:ins w:id="4359"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1" w:author="Nick.Tolimieri" w:date="2022-09-06T13:51:00Z"/>
                <w:color w:val="000000"/>
                <w:sz w:val="20"/>
                <w:szCs w:val="20"/>
                <w:lang w:val="en-US"/>
              </w:rPr>
            </w:pPr>
            <w:ins w:id="436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4" w:author="Nick.Tolimieri" w:date="2022-09-06T13:51:00Z"/>
                <w:color w:val="000000"/>
                <w:sz w:val="20"/>
                <w:szCs w:val="20"/>
                <w:lang w:val="en-US"/>
              </w:rPr>
            </w:pPr>
            <w:ins w:id="4365"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7" w:author="Nick.Tolimieri" w:date="2022-09-06T13:51:00Z"/>
                <w:color w:val="000000"/>
                <w:sz w:val="20"/>
                <w:szCs w:val="20"/>
                <w:lang w:val="en-US"/>
              </w:rPr>
            </w:pPr>
            <w:ins w:id="4368"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0" w:author="Nick.Tolimieri" w:date="2022-09-06T13:51:00Z"/>
                <w:color w:val="000000"/>
                <w:sz w:val="20"/>
                <w:szCs w:val="20"/>
                <w:lang w:val="en-US"/>
              </w:rPr>
            </w:pPr>
            <w:ins w:id="4371"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3" w:author="Nick.Tolimieri" w:date="2022-09-06T13:51:00Z"/>
                <w:color w:val="000000"/>
                <w:sz w:val="20"/>
                <w:szCs w:val="20"/>
                <w:lang w:val="en-US"/>
              </w:rPr>
            </w:pPr>
            <w:ins w:id="4374" w:author="Nick.Tolimieri" w:date="2022-09-06T13:51:00Z">
              <w:r w:rsidRPr="00C97A89">
                <w:rPr>
                  <w:color w:val="000000"/>
                  <w:sz w:val="20"/>
                  <w:szCs w:val="20"/>
                  <w:lang w:val="en-US"/>
                </w:rPr>
                <w:t>3.6</w:t>
              </w:r>
            </w:ins>
          </w:p>
        </w:tc>
      </w:tr>
      <w:tr w:rsidR="00C97A89" w:rsidRPr="00C97A89" w:rsidTr="0048438B">
        <w:tblPrEx>
          <w:tblPrExChange w:id="4375" w:author="Nick.Tolimieri" w:date="2022-09-06T14:24:00Z">
            <w:tblPrEx>
              <w:tblW w:w="10017" w:type="dxa"/>
            </w:tblPrEx>
          </w:tblPrExChange>
        </w:tblPrEx>
        <w:trPr>
          <w:trHeight w:val="255"/>
          <w:ins w:id="4376" w:author="Nick.Tolimieri" w:date="2022-09-06T13:51:00Z"/>
          <w:trPrChange w:id="437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7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79" w:author="Nick.Tolimieri" w:date="2022-09-06T13:51:00Z"/>
                <w:color w:val="000000"/>
                <w:sz w:val="20"/>
                <w:szCs w:val="20"/>
                <w:lang w:val="en-US"/>
              </w:rPr>
            </w:pPr>
            <w:ins w:id="438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2" w:author="Nick.Tolimieri" w:date="2022-09-06T13:51:00Z"/>
                <w:color w:val="000000"/>
                <w:sz w:val="20"/>
                <w:szCs w:val="20"/>
                <w:lang w:val="en-US"/>
              </w:rPr>
            </w:pPr>
            <w:ins w:id="4383"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5" w:author="Nick.Tolimieri" w:date="2022-09-06T13:51:00Z"/>
                <w:color w:val="000000"/>
                <w:sz w:val="20"/>
                <w:szCs w:val="20"/>
                <w:lang w:val="en-US"/>
              </w:rPr>
            </w:pPr>
            <w:ins w:id="438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8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8" w:author="Nick.Tolimieri" w:date="2022-09-06T13:51:00Z"/>
                <w:color w:val="000000"/>
                <w:sz w:val="20"/>
                <w:szCs w:val="20"/>
                <w:lang w:val="en-US"/>
              </w:rPr>
            </w:pPr>
            <w:ins w:id="438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1" w:author="Nick.Tolimieri" w:date="2022-09-06T13:51:00Z"/>
                <w:color w:val="000000"/>
                <w:sz w:val="20"/>
                <w:szCs w:val="20"/>
                <w:lang w:val="en-US"/>
              </w:rPr>
            </w:pPr>
            <w:ins w:id="439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39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4" w:author="Nick.Tolimieri" w:date="2022-09-06T13:51:00Z"/>
                <w:color w:val="000000"/>
                <w:sz w:val="20"/>
                <w:szCs w:val="20"/>
                <w:lang w:val="en-US"/>
              </w:rPr>
            </w:pPr>
            <w:ins w:id="439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7" w:author="Nick.Tolimieri" w:date="2022-09-06T13:51:00Z"/>
                <w:color w:val="000000"/>
                <w:sz w:val="20"/>
                <w:szCs w:val="20"/>
                <w:lang w:val="en-US"/>
              </w:rPr>
            </w:pPr>
            <w:ins w:id="439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39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0" w:author="Nick.Tolimieri" w:date="2022-09-06T13:51:00Z"/>
                <w:color w:val="000000"/>
                <w:sz w:val="20"/>
                <w:szCs w:val="20"/>
                <w:lang w:val="en-US"/>
              </w:rPr>
            </w:pPr>
            <w:ins w:id="44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3" w:author="Nick.Tolimieri" w:date="2022-09-06T13:51:00Z"/>
                <w:color w:val="000000"/>
                <w:sz w:val="20"/>
                <w:szCs w:val="20"/>
                <w:lang w:val="en-US"/>
              </w:rPr>
            </w:pPr>
            <w:ins w:id="44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6" w:author="Nick.Tolimieri" w:date="2022-09-06T13:51:00Z"/>
                <w:color w:val="000000"/>
                <w:sz w:val="20"/>
                <w:szCs w:val="20"/>
                <w:lang w:val="en-US"/>
              </w:rPr>
            </w:pPr>
            <w:ins w:id="44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9" w:author="Nick.Tolimieri" w:date="2022-09-06T13:51:00Z"/>
                <w:color w:val="000000"/>
                <w:sz w:val="20"/>
                <w:szCs w:val="20"/>
                <w:lang w:val="en-US"/>
              </w:rPr>
            </w:pPr>
            <w:ins w:id="4410" w:author="Nick.Tolimieri" w:date="2022-09-06T13:51:00Z">
              <w:r w:rsidRPr="00C97A89">
                <w:rPr>
                  <w:color w:val="000000"/>
                  <w:sz w:val="20"/>
                  <w:szCs w:val="20"/>
                  <w:lang w:val="en-US"/>
                </w:rPr>
                <w:t>-</w:t>
              </w:r>
            </w:ins>
          </w:p>
        </w:tc>
      </w:tr>
      <w:tr w:rsidR="00C97A89" w:rsidRPr="00C97A89" w:rsidTr="0048438B">
        <w:tblPrEx>
          <w:tblPrExChange w:id="4411" w:author="Nick.Tolimieri" w:date="2022-09-06T14:24:00Z">
            <w:tblPrEx>
              <w:tblW w:w="10017" w:type="dxa"/>
            </w:tblPrEx>
          </w:tblPrExChange>
        </w:tblPrEx>
        <w:trPr>
          <w:trHeight w:val="255"/>
          <w:ins w:id="4412" w:author="Nick.Tolimieri" w:date="2022-09-06T13:51:00Z"/>
          <w:trPrChange w:id="441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1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5" w:author="Nick.Tolimieri" w:date="2022-09-06T13:51:00Z"/>
                <w:color w:val="000000"/>
                <w:sz w:val="20"/>
                <w:szCs w:val="20"/>
                <w:lang w:val="en-US"/>
              </w:rPr>
            </w:pPr>
            <w:ins w:id="441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1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8" w:author="Nick.Tolimieri" w:date="2022-09-06T13:51:00Z"/>
                <w:color w:val="000000"/>
                <w:sz w:val="20"/>
                <w:szCs w:val="20"/>
                <w:lang w:val="en-US"/>
              </w:rPr>
            </w:pPr>
            <w:ins w:id="4419"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1" w:author="Nick.Tolimieri" w:date="2022-09-06T13:51:00Z"/>
                <w:color w:val="000000"/>
                <w:sz w:val="20"/>
                <w:szCs w:val="20"/>
                <w:lang w:val="en-US"/>
              </w:rPr>
            </w:pPr>
            <w:ins w:id="4422"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4" w:author="Nick.Tolimieri" w:date="2022-09-06T13:51:00Z"/>
                <w:color w:val="000000"/>
                <w:sz w:val="20"/>
                <w:szCs w:val="20"/>
                <w:lang w:val="en-US"/>
              </w:rPr>
            </w:pPr>
            <w:ins w:id="4425"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7" w:author="Nick.Tolimieri" w:date="2022-09-06T13:51:00Z"/>
                <w:color w:val="000000"/>
                <w:sz w:val="20"/>
                <w:szCs w:val="20"/>
                <w:lang w:val="en-US"/>
              </w:rPr>
            </w:pPr>
            <w:ins w:id="442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442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0" w:author="Nick.Tolimieri" w:date="2022-09-06T13:51:00Z"/>
                <w:color w:val="000000"/>
                <w:sz w:val="20"/>
                <w:szCs w:val="20"/>
                <w:lang w:val="en-US"/>
              </w:rPr>
            </w:pPr>
            <w:ins w:id="4431"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3" w:author="Nick.Tolimieri" w:date="2022-09-06T13:51:00Z"/>
                <w:color w:val="000000"/>
                <w:sz w:val="20"/>
                <w:szCs w:val="20"/>
                <w:lang w:val="en-US"/>
              </w:rPr>
            </w:pPr>
            <w:ins w:id="443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6" w:author="Nick.Tolimieri" w:date="2022-09-06T13:51:00Z"/>
                <w:color w:val="000000"/>
                <w:sz w:val="20"/>
                <w:szCs w:val="20"/>
                <w:lang w:val="en-US"/>
              </w:rPr>
            </w:pPr>
            <w:ins w:id="4437"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9" w:author="Nick.Tolimieri" w:date="2022-09-06T13:51:00Z"/>
                <w:color w:val="000000"/>
                <w:sz w:val="20"/>
                <w:szCs w:val="20"/>
                <w:lang w:val="en-US"/>
              </w:rPr>
            </w:pPr>
            <w:ins w:id="4440"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2" w:author="Nick.Tolimieri" w:date="2022-09-06T13:51:00Z"/>
                <w:color w:val="000000"/>
                <w:sz w:val="20"/>
                <w:szCs w:val="20"/>
                <w:lang w:val="en-US"/>
              </w:rPr>
            </w:pPr>
            <w:ins w:id="4443"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5" w:author="Nick.Tolimieri" w:date="2022-09-06T13:51:00Z"/>
                <w:color w:val="000000"/>
                <w:sz w:val="20"/>
                <w:szCs w:val="20"/>
                <w:lang w:val="en-US"/>
              </w:rPr>
            </w:pPr>
            <w:ins w:id="4446" w:author="Nick.Tolimieri" w:date="2022-09-06T13:51:00Z">
              <w:r w:rsidRPr="00C97A89">
                <w:rPr>
                  <w:color w:val="000000"/>
                  <w:sz w:val="20"/>
                  <w:szCs w:val="20"/>
                  <w:lang w:val="en-US"/>
                </w:rPr>
                <w:t>2.92</w:t>
              </w:r>
            </w:ins>
          </w:p>
        </w:tc>
      </w:tr>
      <w:tr w:rsidR="00C97A89" w:rsidRPr="00C97A89" w:rsidTr="0048438B">
        <w:tblPrEx>
          <w:tblPrExChange w:id="4447" w:author="Nick.Tolimieri" w:date="2022-09-06T14:24:00Z">
            <w:tblPrEx>
              <w:tblW w:w="10017" w:type="dxa"/>
            </w:tblPrEx>
          </w:tblPrExChange>
        </w:tblPrEx>
        <w:trPr>
          <w:trHeight w:val="255"/>
          <w:ins w:id="4448" w:author="Nick.Tolimieri" w:date="2022-09-06T13:51:00Z"/>
          <w:trPrChange w:id="444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5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1" w:author="Nick.Tolimieri" w:date="2022-09-06T13:51:00Z"/>
                <w:color w:val="000000"/>
                <w:sz w:val="20"/>
                <w:szCs w:val="20"/>
                <w:lang w:val="en-US"/>
              </w:rPr>
            </w:pPr>
            <w:ins w:id="445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4" w:author="Nick.Tolimieri" w:date="2022-09-06T13:51:00Z"/>
                <w:color w:val="000000"/>
                <w:sz w:val="20"/>
                <w:szCs w:val="20"/>
                <w:lang w:val="en-US"/>
              </w:rPr>
            </w:pPr>
            <w:ins w:id="4455"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7" w:author="Nick.Tolimieri" w:date="2022-09-06T13:51:00Z"/>
                <w:color w:val="000000"/>
                <w:sz w:val="20"/>
                <w:szCs w:val="20"/>
                <w:lang w:val="en-US"/>
              </w:rPr>
            </w:pPr>
            <w:ins w:id="4458"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5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0" w:author="Nick.Tolimieri" w:date="2022-09-06T13:51:00Z"/>
                <w:color w:val="000000"/>
                <w:sz w:val="20"/>
                <w:szCs w:val="20"/>
                <w:lang w:val="en-US"/>
              </w:rPr>
            </w:pPr>
            <w:ins w:id="4461"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3" w:author="Nick.Tolimieri" w:date="2022-09-06T13:51:00Z"/>
                <w:color w:val="000000"/>
                <w:sz w:val="20"/>
                <w:szCs w:val="20"/>
                <w:lang w:val="en-US"/>
              </w:rPr>
            </w:pPr>
            <w:ins w:id="4464"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46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6" w:author="Nick.Tolimieri" w:date="2022-09-06T13:51:00Z"/>
                <w:color w:val="000000"/>
                <w:sz w:val="20"/>
                <w:szCs w:val="20"/>
                <w:lang w:val="en-US"/>
              </w:rPr>
            </w:pPr>
            <w:ins w:id="4467"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6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9" w:author="Nick.Tolimieri" w:date="2022-09-06T13:51:00Z"/>
                <w:color w:val="000000"/>
                <w:sz w:val="20"/>
                <w:szCs w:val="20"/>
                <w:lang w:val="en-US"/>
              </w:rPr>
            </w:pPr>
            <w:ins w:id="44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2" w:author="Nick.Tolimieri" w:date="2022-09-06T13:51:00Z"/>
                <w:color w:val="000000"/>
                <w:sz w:val="20"/>
                <w:szCs w:val="20"/>
                <w:lang w:val="en-US"/>
              </w:rPr>
            </w:pPr>
            <w:ins w:id="4473"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5" w:author="Nick.Tolimieri" w:date="2022-09-06T13:51:00Z"/>
                <w:color w:val="000000"/>
                <w:sz w:val="20"/>
                <w:szCs w:val="20"/>
                <w:lang w:val="en-US"/>
              </w:rPr>
            </w:pPr>
            <w:ins w:id="4476"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8" w:author="Nick.Tolimieri" w:date="2022-09-06T13:51:00Z"/>
                <w:color w:val="000000"/>
                <w:sz w:val="20"/>
                <w:szCs w:val="20"/>
                <w:lang w:val="en-US"/>
              </w:rPr>
            </w:pPr>
            <w:ins w:id="4479"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1" w:author="Nick.Tolimieri" w:date="2022-09-06T13:51:00Z"/>
                <w:color w:val="000000"/>
                <w:sz w:val="20"/>
                <w:szCs w:val="20"/>
                <w:lang w:val="en-US"/>
              </w:rPr>
            </w:pPr>
            <w:ins w:id="4482" w:author="Nick.Tolimieri" w:date="2022-09-06T13:51:00Z">
              <w:r w:rsidRPr="00C97A89">
                <w:rPr>
                  <w:color w:val="000000"/>
                  <w:sz w:val="20"/>
                  <w:szCs w:val="20"/>
                  <w:lang w:val="en-US"/>
                </w:rPr>
                <w:t>3.81</w:t>
              </w:r>
            </w:ins>
          </w:p>
        </w:tc>
      </w:tr>
      <w:tr w:rsidR="00C97A89" w:rsidRPr="00C97A89" w:rsidTr="0048438B">
        <w:tblPrEx>
          <w:tblPrExChange w:id="4483" w:author="Nick.Tolimieri" w:date="2022-09-06T14:24:00Z">
            <w:tblPrEx>
              <w:tblW w:w="10017" w:type="dxa"/>
            </w:tblPrEx>
          </w:tblPrExChange>
        </w:tblPrEx>
        <w:trPr>
          <w:trHeight w:val="255"/>
          <w:ins w:id="4484" w:author="Nick.Tolimieri" w:date="2022-09-06T13:51:00Z"/>
          <w:trPrChange w:id="448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8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87" w:author="Nick.Tolimieri" w:date="2022-09-06T13:51:00Z"/>
                <w:color w:val="000000"/>
                <w:sz w:val="20"/>
                <w:szCs w:val="20"/>
                <w:lang w:val="en-US"/>
              </w:rPr>
            </w:pPr>
            <w:ins w:id="448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8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0" w:author="Nick.Tolimieri" w:date="2022-09-06T13:51:00Z"/>
                <w:color w:val="000000"/>
                <w:sz w:val="20"/>
                <w:szCs w:val="20"/>
                <w:lang w:val="en-US"/>
              </w:rPr>
            </w:pPr>
            <w:ins w:id="4491"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3" w:author="Nick.Tolimieri" w:date="2022-09-06T13:51:00Z"/>
                <w:color w:val="000000"/>
                <w:sz w:val="20"/>
                <w:szCs w:val="20"/>
                <w:lang w:val="en-US"/>
              </w:rPr>
            </w:pPr>
            <w:ins w:id="44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6" w:author="Nick.Tolimieri" w:date="2022-09-06T13:51:00Z"/>
                <w:color w:val="000000"/>
                <w:sz w:val="20"/>
                <w:szCs w:val="20"/>
                <w:lang w:val="en-US"/>
              </w:rPr>
            </w:pPr>
            <w:ins w:id="4497"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49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9" w:author="Nick.Tolimieri" w:date="2022-09-06T13:51:00Z"/>
                <w:color w:val="000000"/>
                <w:sz w:val="20"/>
                <w:szCs w:val="20"/>
                <w:lang w:val="en-US"/>
              </w:rPr>
            </w:pPr>
            <w:ins w:id="450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450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2" w:author="Nick.Tolimieri" w:date="2022-09-06T13:51:00Z"/>
                <w:color w:val="000000"/>
                <w:sz w:val="20"/>
                <w:szCs w:val="20"/>
                <w:lang w:val="en-US"/>
              </w:rPr>
            </w:pPr>
            <w:ins w:id="4503"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5" w:author="Nick.Tolimieri" w:date="2022-09-06T13:51:00Z"/>
                <w:color w:val="000000"/>
                <w:sz w:val="20"/>
                <w:szCs w:val="20"/>
                <w:lang w:val="en-US"/>
              </w:rPr>
            </w:pPr>
            <w:ins w:id="4506"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0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8" w:author="Nick.Tolimieri" w:date="2022-09-06T13:51:00Z"/>
                <w:color w:val="000000"/>
                <w:sz w:val="20"/>
                <w:szCs w:val="20"/>
                <w:lang w:val="en-US"/>
              </w:rPr>
            </w:pPr>
            <w:ins w:id="4509"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1" w:author="Nick.Tolimieri" w:date="2022-09-06T13:51:00Z"/>
                <w:color w:val="000000"/>
                <w:sz w:val="20"/>
                <w:szCs w:val="20"/>
                <w:lang w:val="en-US"/>
              </w:rPr>
            </w:pPr>
            <w:ins w:id="4512"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4" w:author="Nick.Tolimieri" w:date="2022-09-06T13:51:00Z"/>
                <w:color w:val="000000"/>
                <w:sz w:val="20"/>
                <w:szCs w:val="20"/>
                <w:lang w:val="en-US"/>
              </w:rPr>
            </w:pPr>
            <w:ins w:id="4515"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7" w:author="Nick.Tolimieri" w:date="2022-09-06T13:51:00Z"/>
                <w:color w:val="000000"/>
                <w:sz w:val="20"/>
                <w:szCs w:val="20"/>
                <w:lang w:val="en-US"/>
              </w:rPr>
            </w:pPr>
            <w:ins w:id="4518" w:author="Nick.Tolimieri" w:date="2022-09-06T13:51:00Z">
              <w:r w:rsidRPr="00C97A89">
                <w:rPr>
                  <w:color w:val="000000"/>
                  <w:sz w:val="20"/>
                  <w:szCs w:val="20"/>
                  <w:lang w:val="en-US"/>
                </w:rPr>
                <w:t>2.58</w:t>
              </w:r>
            </w:ins>
          </w:p>
        </w:tc>
      </w:tr>
      <w:tr w:rsidR="00C97A89" w:rsidRPr="00C97A89" w:rsidTr="0048438B">
        <w:tblPrEx>
          <w:tblPrExChange w:id="4519" w:author="Nick.Tolimieri" w:date="2022-09-06T14:24:00Z">
            <w:tblPrEx>
              <w:tblW w:w="10017" w:type="dxa"/>
            </w:tblPrEx>
          </w:tblPrExChange>
        </w:tblPrEx>
        <w:trPr>
          <w:trHeight w:val="255"/>
          <w:ins w:id="4520" w:author="Nick.Tolimieri" w:date="2022-09-06T13:51:00Z"/>
          <w:trPrChange w:id="4521" w:author="Nick.Tolimieri" w:date="2022-09-06T14:24: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2" w:author="Nick.Tolimieri" w:date="2022-09-06T14:24: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3" w:author="Nick.Tolimieri" w:date="2022-09-06T13:51:00Z"/>
                <w:color w:val="000000"/>
                <w:sz w:val="20"/>
                <w:szCs w:val="20"/>
                <w:lang w:val="en-US"/>
              </w:rPr>
            </w:pPr>
            <w:ins w:id="4524"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5" w:author="Nick.Tolimieri" w:date="2022-09-06T14:24: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6" w:author="Nick.Tolimieri" w:date="2022-09-06T13:51:00Z"/>
                <w:color w:val="000000"/>
                <w:sz w:val="20"/>
                <w:szCs w:val="20"/>
                <w:lang w:val="en-US"/>
              </w:rPr>
            </w:pPr>
            <w:ins w:id="4527"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28" w:author="Nick.Tolimieri" w:date="2022-09-06T14:24: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9" w:author="Nick.Tolimieri" w:date="2022-09-06T13:51:00Z"/>
                <w:color w:val="000000"/>
                <w:sz w:val="20"/>
                <w:szCs w:val="20"/>
                <w:lang w:val="en-US"/>
              </w:rPr>
            </w:pPr>
            <w:ins w:id="4530"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1" w:author="Nick.Tolimieri" w:date="2022-09-06T14:24: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2" w:author="Nick.Tolimieri" w:date="2022-09-06T13:51:00Z"/>
                <w:color w:val="000000"/>
                <w:sz w:val="20"/>
                <w:szCs w:val="20"/>
                <w:lang w:val="en-US"/>
              </w:rPr>
            </w:pPr>
            <w:ins w:id="4533"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4" w:author="Nick.Tolimieri" w:date="2022-09-06T14:24: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5" w:author="Nick.Tolimieri" w:date="2022-09-06T13:51:00Z"/>
                <w:color w:val="000000"/>
                <w:sz w:val="20"/>
                <w:szCs w:val="20"/>
                <w:lang w:val="en-US"/>
              </w:rPr>
            </w:pPr>
            <w:ins w:id="4536" w:author="Nick.Tolimieri" w:date="2022-09-06T13:51:00Z">
              <w:r w:rsidRPr="00C97A89">
                <w:rPr>
                  <w:color w:val="000000"/>
                  <w:sz w:val="20"/>
                  <w:szCs w:val="20"/>
                  <w:lang w:val="en-US"/>
                </w:rPr>
                <w:t>1</w:t>
              </w:r>
            </w:ins>
          </w:p>
        </w:tc>
        <w:tc>
          <w:tcPr>
            <w:tcW w:w="622" w:type="dxa"/>
            <w:tcBorders>
              <w:top w:val="nil"/>
              <w:left w:val="nil"/>
              <w:bottom w:val="single" w:sz="4" w:space="0" w:color="auto"/>
              <w:right w:val="nil"/>
            </w:tcBorders>
            <w:shd w:val="clear" w:color="auto" w:fill="auto"/>
            <w:noWrap/>
            <w:vAlign w:val="bottom"/>
            <w:hideMark/>
            <w:tcPrChange w:id="4537" w:author="Nick.Tolimieri" w:date="2022-09-06T14:24: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8" w:author="Nick.Tolimieri" w:date="2022-09-06T13:51:00Z"/>
                <w:color w:val="000000"/>
                <w:sz w:val="20"/>
                <w:szCs w:val="20"/>
                <w:lang w:val="en-US"/>
              </w:rPr>
            </w:pPr>
            <w:ins w:id="4539"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0" w:author="Nick.Tolimieri" w:date="2022-09-06T14:24: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1" w:author="Nick.Tolimieri" w:date="2022-09-06T13:51:00Z"/>
                <w:color w:val="000000"/>
                <w:sz w:val="20"/>
                <w:szCs w:val="20"/>
                <w:lang w:val="en-US"/>
              </w:rPr>
            </w:pPr>
            <w:ins w:id="4542"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3" w:author="Nick.Tolimieri" w:date="2022-09-06T14:24: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4" w:author="Nick.Tolimieri" w:date="2022-09-06T13:51:00Z"/>
                <w:color w:val="000000"/>
                <w:sz w:val="20"/>
                <w:szCs w:val="20"/>
                <w:lang w:val="en-US"/>
              </w:rPr>
            </w:pPr>
            <w:ins w:id="4545"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6"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7" w:author="Nick.Tolimieri" w:date="2022-09-06T13:51:00Z"/>
                <w:color w:val="000000"/>
                <w:sz w:val="20"/>
                <w:szCs w:val="20"/>
                <w:lang w:val="en-US"/>
              </w:rPr>
            </w:pPr>
            <w:ins w:id="4548"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49"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0" w:author="Nick.Tolimieri" w:date="2022-09-06T13:51:00Z"/>
                <w:color w:val="000000"/>
                <w:sz w:val="20"/>
                <w:szCs w:val="20"/>
                <w:lang w:val="en-US"/>
              </w:rPr>
            </w:pPr>
            <w:ins w:id="4551"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2"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3" w:author="Nick.Tolimieri" w:date="2022-09-06T13:51:00Z"/>
                <w:color w:val="000000"/>
                <w:sz w:val="20"/>
                <w:szCs w:val="20"/>
                <w:lang w:val="en-US"/>
              </w:rPr>
            </w:pPr>
            <w:ins w:id="4554" w:author="Nick.Tolimieri" w:date="2022-09-06T13:51:00Z">
              <w:r w:rsidRPr="00C97A89">
                <w:rPr>
                  <w:color w:val="000000"/>
                  <w:sz w:val="20"/>
                  <w:szCs w:val="20"/>
                  <w:lang w:val="en-US"/>
                </w:rPr>
                <w:t>3.13</w:t>
              </w:r>
            </w:ins>
          </w:p>
        </w:tc>
      </w:tr>
    </w:tbl>
    <w:p w:rsidR="00AE199D" w:rsidRDefault="00B7111A" w:rsidP="00AE199D">
      <w:pPr>
        <w:ind w:firstLine="0"/>
        <w:rPr>
          <w:rFonts w:asciiTheme="minorHAnsi" w:eastAsiaTheme="minorHAnsi" w:hAnsiTheme="minorHAnsi" w:cstheme="minorBidi"/>
          <w:sz w:val="22"/>
          <w:szCs w:val="22"/>
          <w:lang w:val="en-US"/>
        </w:rPr>
        <w:pPrChange w:id="4555" w:author="Nick.Tolimieri" w:date="2022-09-07T13:17:00Z">
          <w:pPr/>
        </w:pPrChange>
      </w:pPr>
      <w:ins w:id="4556" w:author="Nick.Tolimieri" w:date="2022-09-02T11:51:00Z">
        <w:r>
          <w:fldChar w:fldCharType="begin"/>
        </w:r>
        <w:r>
          <w:instrText xml:space="preserve"> LINK </w:instrText>
        </w:r>
      </w:ins>
      <w:r w:rsidR="00AE199D">
        <w:instrText xml:space="preserve">Excel.SheetBinaryMacroEnabled.12 "C:\\Users\\nick.tolimieri\\Documents\\GitHub\\OCNMS\\Flagstone paper\\Plots\\Table_MHW_Intensity.csv" Table_MHW_Intensity!R1C1:R55C10 </w:instrText>
      </w:r>
      <w:ins w:id="4557" w:author="Nick.Tolimieri" w:date="2022-09-02T11:51:00Z">
        <w:r>
          <w:instrText xml:space="preserve">\a \f 5 \h </w:instrText>
        </w:r>
      </w:ins>
      <w:r>
        <w:instrText xml:space="preserve"> \* MERGEFORMAT </w:instrText>
      </w:r>
      <w:ins w:id="4558" w:author="Nick.Tolimieri" w:date="2022-09-02T11:51:00Z">
        <w:r w:rsidR="00AE199D">
          <w:fldChar w:fldCharType="separate"/>
        </w:r>
      </w:ins>
    </w:p>
    <w:tbl>
      <w:tblPr>
        <w:tblStyle w:val="TableGrid"/>
        <w:tblW w:w="9600" w:type="dxa"/>
        <w:tblLayout w:type="fixed"/>
        <w:tblLook w:val="04A0" w:firstRow="1" w:lastRow="0" w:firstColumn="1" w:lastColumn="0" w:noHBand="0" w:noVBand="1"/>
        <w:tblPrChange w:id="4559" w:author="Nick.Tolimieri" w:date="2022-09-07T13:1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0">
          <w:tblGrid>
            <w:gridCol w:w="5"/>
            <w:gridCol w:w="955"/>
            <w:gridCol w:w="5"/>
            <w:gridCol w:w="955"/>
            <w:gridCol w:w="5"/>
            <w:gridCol w:w="955"/>
            <w:gridCol w:w="5"/>
            <w:gridCol w:w="955"/>
            <w:gridCol w:w="5"/>
            <w:gridCol w:w="955"/>
            <w:gridCol w:w="5"/>
            <w:gridCol w:w="955"/>
            <w:gridCol w:w="5"/>
            <w:gridCol w:w="955"/>
            <w:gridCol w:w="5"/>
            <w:gridCol w:w="955"/>
            <w:gridCol w:w="5"/>
            <w:gridCol w:w="955"/>
            <w:gridCol w:w="5"/>
            <w:gridCol w:w="955"/>
            <w:gridCol w:w="5"/>
          </w:tblGrid>
        </w:tblGridChange>
      </w:tblGrid>
      <w:tr w:rsidR="00AE199D" w:rsidRPr="00AE199D" w:rsidTr="00AE199D">
        <w:trPr>
          <w:trHeight w:val="300"/>
          <w:ins w:id="4561" w:author="Nick.Tolimieri" w:date="2022-09-07T13:17:00Z"/>
          <w:trPrChange w:id="4562" w:author="Nick.Tolimieri" w:date="2022-09-07T13:17:00Z">
            <w:trPr>
              <w:gridAfter w:val="0"/>
              <w:trHeight w:val="300"/>
            </w:trPr>
          </w:trPrChange>
        </w:trPr>
        <w:tc>
          <w:tcPr>
            <w:tcW w:w="960" w:type="dxa"/>
            <w:noWrap/>
            <w:hideMark/>
            <w:tcPrChange w:id="4563"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564" w:author="Nick.Tolimieri" w:date="2022-09-07T13:17:00Z"/>
                <w:rFonts w:asciiTheme="minorHAnsi" w:eastAsiaTheme="minorHAnsi" w:hAnsiTheme="minorHAnsi" w:cstheme="minorBidi"/>
                <w:sz w:val="22"/>
                <w:szCs w:val="22"/>
                <w:rPrChange w:id="4565" w:author="Nick.Tolimieri" w:date="2022-09-07T13:17:00Z">
                  <w:rPr>
                    <w:ins w:id="4566" w:author="Nick.Tolimieri" w:date="2022-09-07T13:17:00Z"/>
                    <w:rFonts w:ascii="Calibri" w:hAnsi="Calibri" w:cs="Calibri"/>
                    <w:color w:val="000000"/>
                    <w:sz w:val="22"/>
                    <w:szCs w:val="22"/>
                  </w:rPr>
                </w:rPrChange>
              </w:rPr>
              <w:pPrChange w:id="4567" w:author="Nick.Tolimieri" w:date="2022-09-07T13:17:00Z">
                <w:pPr/>
              </w:pPrChange>
            </w:pPr>
            <w:ins w:id="4568" w:author="Nick.Tolimieri" w:date="2022-09-07T13:17:00Z">
              <w:r w:rsidRPr="00AE199D">
                <w:rPr>
                  <w:rFonts w:asciiTheme="minorHAnsi" w:eastAsiaTheme="minorHAnsi" w:hAnsiTheme="minorHAnsi" w:cstheme="minorBidi"/>
                  <w:sz w:val="22"/>
                  <w:szCs w:val="22"/>
                  <w:rPrChange w:id="4569" w:author="Nick.Tolimieri" w:date="2022-09-07T13:17:00Z">
                    <w:rPr>
                      <w:rFonts w:ascii="Calibri" w:hAnsi="Calibri" w:cs="Calibri"/>
                      <w:color w:val="000000"/>
                      <w:sz w:val="22"/>
                      <w:szCs w:val="22"/>
                    </w:rPr>
                  </w:rPrChange>
                </w:rPr>
                <w:t>Site</w:t>
              </w:r>
            </w:ins>
          </w:p>
        </w:tc>
        <w:tc>
          <w:tcPr>
            <w:tcW w:w="960" w:type="dxa"/>
            <w:noWrap/>
            <w:hideMark/>
            <w:tcPrChange w:id="4570"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571" w:author="Nick.Tolimieri" w:date="2022-09-07T13:17:00Z"/>
                <w:rFonts w:asciiTheme="minorHAnsi" w:eastAsiaTheme="minorHAnsi" w:hAnsiTheme="minorHAnsi" w:cstheme="minorBidi"/>
                <w:sz w:val="22"/>
                <w:szCs w:val="22"/>
                <w:rPrChange w:id="4572" w:author="Nick.Tolimieri" w:date="2022-09-07T13:17:00Z">
                  <w:rPr>
                    <w:ins w:id="4573" w:author="Nick.Tolimieri" w:date="2022-09-07T13:17:00Z"/>
                    <w:rFonts w:ascii="Calibri" w:hAnsi="Calibri" w:cs="Calibri"/>
                    <w:color w:val="000000"/>
                    <w:sz w:val="22"/>
                    <w:szCs w:val="22"/>
                  </w:rPr>
                </w:rPrChange>
              </w:rPr>
              <w:pPrChange w:id="4574" w:author="Nick.Tolimieri" w:date="2022-09-07T13:17:00Z">
                <w:pPr/>
              </w:pPrChange>
            </w:pPr>
            <w:ins w:id="4575" w:author="Nick.Tolimieri" w:date="2022-09-07T13:17:00Z">
              <w:r w:rsidRPr="00AE199D">
                <w:rPr>
                  <w:rFonts w:asciiTheme="minorHAnsi" w:eastAsiaTheme="minorHAnsi" w:hAnsiTheme="minorHAnsi" w:cstheme="minorBidi"/>
                  <w:sz w:val="22"/>
                  <w:szCs w:val="22"/>
                  <w:rPrChange w:id="4576" w:author="Nick.Tolimieri" w:date="2022-09-07T13:17:00Z">
                    <w:rPr>
                      <w:rFonts w:ascii="Calibri" w:hAnsi="Calibri" w:cs="Calibri"/>
                      <w:color w:val="000000"/>
                      <w:sz w:val="22"/>
                      <w:szCs w:val="22"/>
                    </w:rPr>
                  </w:rPrChange>
                </w:rPr>
                <w:t>Year</w:t>
              </w:r>
            </w:ins>
          </w:p>
        </w:tc>
        <w:tc>
          <w:tcPr>
            <w:tcW w:w="960" w:type="dxa"/>
            <w:noWrap/>
            <w:hideMark/>
            <w:tcPrChange w:id="4577"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578" w:author="Nick.Tolimieri" w:date="2022-09-07T13:17:00Z"/>
                <w:rFonts w:asciiTheme="minorHAnsi" w:eastAsiaTheme="minorHAnsi" w:hAnsiTheme="minorHAnsi" w:cstheme="minorBidi"/>
                <w:sz w:val="22"/>
                <w:szCs w:val="22"/>
                <w:rPrChange w:id="4579" w:author="Nick.Tolimieri" w:date="2022-09-07T13:17:00Z">
                  <w:rPr>
                    <w:ins w:id="4580" w:author="Nick.Tolimieri" w:date="2022-09-07T13:17:00Z"/>
                    <w:rFonts w:ascii="Calibri" w:hAnsi="Calibri" w:cs="Calibri"/>
                    <w:color w:val="000000"/>
                    <w:sz w:val="22"/>
                    <w:szCs w:val="22"/>
                  </w:rPr>
                </w:rPrChange>
              </w:rPr>
              <w:pPrChange w:id="4581" w:author="Nick.Tolimieri" w:date="2022-09-07T13:17:00Z">
                <w:pPr/>
              </w:pPrChange>
            </w:pPr>
            <w:ins w:id="4582" w:author="Nick.Tolimieri" w:date="2022-09-07T13:17:00Z">
              <w:r w:rsidRPr="00AE199D">
                <w:rPr>
                  <w:rFonts w:asciiTheme="minorHAnsi" w:eastAsiaTheme="minorHAnsi" w:hAnsiTheme="minorHAnsi" w:cstheme="minorBidi"/>
                  <w:sz w:val="22"/>
                  <w:szCs w:val="22"/>
                  <w:rPrChange w:id="4583" w:author="Nick.Tolimieri" w:date="2022-09-07T13:17:00Z">
                    <w:rPr>
                      <w:rFonts w:ascii="Calibri" w:hAnsi="Calibri" w:cs="Calibri"/>
                      <w:color w:val="000000"/>
                      <w:sz w:val="22"/>
                      <w:szCs w:val="22"/>
                    </w:rPr>
                  </w:rPrChange>
                </w:rPr>
                <w:t>Days &gt; 15C</w:t>
              </w:r>
            </w:ins>
          </w:p>
        </w:tc>
        <w:tc>
          <w:tcPr>
            <w:tcW w:w="960" w:type="dxa"/>
            <w:noWrap/>
            <w:hideMark/>
            <w:tcPrChange w:id="4584"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585" w:author="Nick.Tolimieri" w:date="2022-09-07T13:17:00Z"/>
                <w:rFonts w:asciiTheme="minorHAnsi" w:eastAsiaTheme="minorHAnsi" w:hAnsiTheme="minorHAnsi" w:cstheme="minorBidi"/>
                <w:sz w:val="22"/>
                <w:szCs w:val="22"/>
                <w:rPrChange w:id="4586" w:author="Nick.Tolimieri" w:date="2022-09-07T13:17:00Z">
                  <w:rPr>
                    <w:ins w:id="4587" w:author="Nick.Tolimieri" w:date="2022-09-07T13:17:00Z"/>
                    <w:rFonts w:ascii="Calibri" w:hAnsi="Calibri" w:cs="Calibri"/>
                    <w:color w:val="000000"/>
                    <w:sz w:val="22"/>
                    <w:szCs w:val="22"/>
                  </w:rPr>
                </w:rPrChange>
              </w:rPr>
              <w:pPrChange w:id="4588" w:author="Nick.Tolimieri" w:date="2022-09-07T13:17:00Z">
                <w:pPr/>
              </w:pPrChange>
            </w:pPr>
            <w:ins w:id="4589" w:author="Nick.Tolimieri" w:date="2022-09-07T13:17:00Z">
              <w:r w:rsidRPr="00AE199D">
                <w:rPr>
                  <w:rFonts w:asciiTheme="minorHAnsi" w:eastAsiaTheme="minorHAnsi" w:hAnsiTheme="minorHAnsi" w:cstheme="minorBidi"/>
                  <w:sz w:val="22"/>
                  <w:szCs w:val="22"/>
                  <w:rPrChange w:id="4590" w:author="Nick.Tolimieri" w:date="2022-09-07T13:17:00Z">
                    <w:rPr>
                      <w:rFonts w:ascii="Calibri" w:hAnsi="Calibri" w:cs="Calibri"/>
                      <w:color w:val="000000"/>
                      <w:sz w:val="22"/>
                      <w:szCs w:val="22"/>
                    </w:rPr>
                  </w:rPrChange>
                </w:rPr>
                <w:t>Days above threshold</w:t>
              </w:r>
            </w:ins>
          </w:p>
        </w:tc>
        <w:tc>
          <w:tcPr>
            <w:tcW w:w="960" w:type="dxa"/>
            <w:noWrap/>
            <w:hideMark/>
            <w:tcPrChange w:id="4591"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592" w:author="Nick.Tolimieri" w:date="2022-09-07T13:17:00Z"/>
                <w:rFonts w:asciiTheme="minorHAnsi" w:eastAsiaTheme="minorHAnsi" w:hAnsiTheme="minorHAnsi" w:cstheme="minorBidi"/>
                <w:sz w:val="22"/>
                <w:szCs w:val="22"/>
                <w:rPrChange w:id="4593" w:author="Nick.Tolimieri" w:date="2022-09-07T13:17:00Z">
                  <w:rPr>
                    <w:ins w:id="4594" w:author="Nick.Tolimieri" w:date="2022-09-07T13:17:00Z"/>
                    <w:rFonts w:ascii="Calibri" w:hAnsi="Calibri" w:cs="Calibri"/>
                    <w:color w:val="000000"/>
                    <w:sz w:val="22"/>
                    <w:szCs w:val="22"/>
                  </w:rPr>
                </w:rPrChange>
              </w:rPr>
              <w:pPrChange w:id="4595" w:author="Nick.Tolimieri" w:date="2022-09-07T13:17:00Z">
                <w:pPr/>
              </w:pPrChange>
            </w:pPr>
            <w:ins w:id="4596" w:author="Nick.Tolimieri" w:date="2022-09-07T13:17:00Z">
              <w:r w:rsidRPr="00AE199D">
                <w:rPr>
                  <w:rFonts w:asciiTheme="minorHAnsi" w:eastAsiaTheme="minorHAnsi" w:hAnsiTheme="minorHAnsi" w:cstheme="minorBidi"/>
                  <w:sz w:val="22"/>
                  <w:szCs w:val="22"/>
                  <w:rPrChange w:id="4597" w:author="Nick.Tolimieri" w:date="2022-09-07T13:17:00Z">
                    <w:rPr>
                      <w:rFonts w:ascii="Calibri" w:hAnsi="Calibri" w:cs="Calibri"/>
                      <w:color w:val="000000"/>
                      <w:sz w:val="22"/>
                      <w:szCs w:val="22"/>
                    </w:rPr>
                  </w:rPrChange>
                </w:rPr>
                <w:t>MHW events</w:t>
              </w:r>
            </w:ins>
          </w:p>
        </w:tc>
        <w:tc>
          <w:tcPr>
            <w:tcW w:w="960" w:type="dxa"/>
            <w:noWrap/>
            <w:hideMark/>
            <w:tcPrChange w:id="4598"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599" w:author="Nick.Tolimieri" w:date="2022-09-07T13:17:00Z"/>
                <w:rFonts w:asciiTheme="minorHAnsi" w:eastAsiaTheme="minorHAnsi" w:hAnsiTheme="minorHAnsi" w:cstheme="minorBidi"/>
                <w:sz w:val="22"/>
                <w:szCs w:val="22"/>
                <w:rPrChange w:id="4600" w:author="Nick.Tolimieri" w:date="2022-09-07T13:17:00Z">
                  <w:rPr>
                    <w:ins w:id="4601" w:author="Nick.Tolimieri" w:date="2022-09-07T13:17:00Z"/>
                    <w:rFonts w:ascii="Calibri" w:hAnsi="Calibri" w:cs="Calibri"/>
                    <w:color w:val="000000"/>
                    <w:sz w:val="22"/>
                    <w:szCs w:val="22"/>
                  </w:rPr>
                </w:rPrChange>
              </w:rPr>
              <w:pPrChange w:id="4602" w:author="Nick.Tolimieri" w:date="2022-09-07T13:17:00Z">
                <w:pPr/>
              </w:pPrChange>
            </w:pPr>
            <w:ins w:id="4603" w:author="Nick.Tolimieri" w:date="2022-09-07T13:17:00Z">
              <w:r w:rsidRPr="00AE199D">
                <w:rPr>
                  <w:rFonts w:asciiTheme="minorHAnsi" w:eastAsiaTheme="minorHAnsi" w:hAnsiTheme="minorHAnsi" w:cstheme="minorBidi"/>
                  <w:sz w:val="22"/>
                  <w:szCs w:val="22"/>
                  <w:rPrChange w:id="4604" w:author="Nick.Tolimieri" w:date="2022-09-07T13:17:00Z">
                    <w:rPr>
                      <w:rFonts w:ascii="Calibri" w:hAnsi="Calibri" w:cs="Calibri"/>
                      <w:color w:val="000000"/>
                      <w:sz w:val="22"/>
                      <w:szCs w:val="22"/>
                    </w:rPr>
                  </w:rPrChange>
                </w:rPr>
                <w:t>HW days (5+)</w:t>
              </w:r>
            </w:ins>
          </w:p>
        </w:tc>
        <w:tc>
          <w:tcPr>
            <w:tcW w:w="960" w:type="dxa"/>
            <w:noWrap/>
            <w:hideMark/>
            <w:tcPrChange w:id="4605"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606" w:author="Nick.Tolimieri" w:date="2022-09-07T13:17:00Z"/>
                <w:rFonts w:asciiTheme="minorHAnsi" w:eastAsiaTheme="minorHAnsi" w:hAnsiTheme="minorHAnsi" w:cstheme="minorBidi"/>
                <w:sz w:val="22"/>
                <w:szCs w:val="22"/>
                <w:rPrChange w:id="4607" w:author="Nick.Tolimieri" w:date="2022-09-07T13:17:00Z">
                  <w:rPr>
                    <w:ins w:id="4608" w:author="Nick.Tolimieri" w:date="2022-09-07T13:17:00Z"/>
                    <w:rFonts w:ascii="Calibri" w:hAnsi="Calibri" w:cs="Calibri"/>
                    <w:color w:val="000000"/>
                    <w:sz w:val="22"/>
                    <w:szCs w:val="22"/>
                  </w:rPr>
                </w:rPrChange>
              </w:rPr>
              <w:pPrChange w:id="4609" w:author="Nick.Tolimieri" w:date="2022-09-07T13:17:00Z">
                <w:pPr/>
              </w:pPrChange>
            </w:pPr>
            <w:ins w:id="4610" w:author="Nick.Tolimieri" w:date="2022-09-07T13:17:00Z">
              <w:r w:rsidRPr="00AE199D">
                <w:rPr>
                  <w:rFonts w:asciiTheme="minorHAnsi" w:eastAsiaTheme="minorHAnsi" w:hAnsiTheme="minorHAnsi" w:cstheme="minorBidi"/>
                  <w:sz w:val="22"/>
                  <w:szCs w:val="22"/>
                  <w:rPrChange w:id="4611" w:author="Nick.Tolimieri" w:date="2022-09-07T13:17:00Z">
                    <w:rPr>
                      <w:rFonts w:ascii="Calibri" w:hAnsi="Calibri" w:cs="Calibri"/>
                      <w:color w:val="000000"/>
                      <w:sz w:val="22"/>
                      <w:szCs w:val="22"/>
                    </w:rPr>
                  </w:rPrChange>
                </w:rPr>
                <w:t>Min days</w:t>
              </w:r>
            </w:ins>
          </w:p>
        </w:tc>
        <w:tc>
          <w:tcPr>
            <w:tcW w:w="960" w:type="dxa"/>
            <w:noWrap/>
            <w:hideMark/>
            <w:tcPrChange w:id="4612"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613" w:author="Nick.Tolimieri" w:date="2022-09-07T13:17:00Z"/>
                <w:rFonts w:asciiTheme="minorHAnsi" w:eastAsiaTheme="minorHAnsi" w:hAnsiTheme="minorHAnsi" w:cstheme="minorBidi"/>
                <w:sz w:val="22"/>
                <w:szCs w:val="22"/>
                <w:rPrChange w:id="4614" w:author="Nick.Tolimieri" w:date="2022-09-07T13:17:00Z">
                  <w:rPr>
                    <w:ins w:id="4615" w:author="Nick.Tolimieri" w:date="2022-09-07T13:17:00Z"/>
                    <w:rFonts w:ascii="Calibri" w:hAnsi="Calibri" w:cs="Calibri"/>
                    <w:color w:val="000000"/>
                    <w:sz w:val="22"/>
                    <w:szCs w:val="22"/>
                  </w:rPr>
                </w:rPrChange>
              </w:rPr>
              <w:pPrChange w:id="4616" w:author="Nick.Tolimieri" w:date="2022-09-07T13:17:00Z">
                <w:pPr/>
              </w:pPrChange>
            </w:pPr>
            <w:ins w:id="4617" w:author="Nick.Tolimieri" w:date="2022-09-07T13:17:00Z">
              <w:r w:rsidRPr="00AE199D">
                <w:rPr>
                  <w:rFonts w:asciiTheme="minorHAnsi" w:eastAsiaTheme="minorHAnsi" w:hAnsiTheme="minorHAnsi" w:cstheme="minorBidi"/>
                  <w:sz w:val="22"/>
                  <w:szCs w:val="22"/>
                  <w:rPrChange w:id="4618" w:author="Nick.Tolimieri" w:date="2022-09-07T13:17:00Z">
                    <w:rPr>
                      <w:rFonts w:ascii="Calibri" w:hAnsi="Calibri" w:cs="Calibri"/>
                      <w:color w:val="000000"/>
                      <w:sz w:val="22"/>
                      <w:szCs w:val="22"/>
                    </w:rPr>
                  </w:rPrChange>
                </w:rPr>
                <w:t>Max days</w:t>
              </w:r>
            </w:ins>
          </w:p>
        </w:tc>
        <w:tc>
          <w:tcPr>
            <w:tcW w:w="960" w:type="dxa"/>
            <w:noWrap/>
            <w:hideMark/>
            <w:tcPrChange w:id="4619"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620" w:author="Nick.Tolimieri" w:date="2022-09-07T13:17:00Z"/>
                <w:rFonts w:asciiTheme="minorHAnsi" w:eastAsiaTheme="minorHAnsi" w:hAnsiTheme="minorHAnsi" w:cstheme="minorBidi"/>
                <w:sz w:val="22"/>
                <w:szCs w:val="22"/>
                <w:rPrChange w:id="4621" w:author="Nick.Tolimieri" w:date="2022-09-07T13:17:00Z">
                  <w:rPr>
                    <w:ins w:id="4622" w:author="Nick.Tolimieri" w:date="2022-09-07T13:17:00Z"/>
                    <w:rFonts w:ascii="Calibri" w:hAnsi="Calibri" w:cs="Calibri"/>
                    <w:color w:val="000000"/>
                    <w:sz w:val="22"/>
                    <w:szCs w:val="22"/>
                  </w:rPr>
                </w:rPrChange>
              </w:rPr>
              <w:pPrChange w:id="4623" w:author="Nick.Tolimieri" w:date="2022-09-07T13:17:00Z">
                <w:pPr/>
              </w:pPrChange>
            </w:pPr>
            <w:ins w:id="4624" w:author="Nick.Tolimieri" w:date="2022-09-07T13:17:00Z">
              <w:r w:rsidRPr="00AE199D">
                <w:rPr>
                  <w:rFonts w:asciiTheme="minorHAnsi" w:eastAsiaTheme="minorHAnsi" w:hAnsiTheme="minorHAnsi" w:cstheme="minorBidi"/>
                  <w:sz w:val="22"/>
                  <w:szCs w:val="22"/>
                  <w:rPrChange w:id="4625" w:author="Nick.Tolimieri" w:date="2022-09-07T13:17:00Z">
                    <w:rPr>
                      <w:rFonts w:ascii="Calibri" w:hAnsi="Calibri" w:cs="Calibri"/>
                      <w:color w:val="000000"/>
                      <w:sz w:val="22"/>
                      <w:szCs w:val="22"/>
                    </w:rPr>
                  </w:rPrChange>
                </w:rPr>
                <w:t>Mean intensity</w:t>
              </w:r>
            </w:ins>
          </w:p>
        </w:tc>
        <w:tc>
          <w:tcPr>
            <w:tcW w:w="960" w:type="dxa"/>
            <w:noWrap/>
            <w:hideMark/>
            <w:tcPrChange w:id="462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RDefault="00AE199D" w:rsidP="00AE199D">
            <w:pPr>
              <w:ind w:firstLine="0"/>
              <w:rPr>
                <w:ins w:id="4627" w:author="Nick.Tolimieri" w:date="2022-09-07T13:17:00Z"/>
                <w:rFonts w:asciiTheme="minorHAnsi" w:eastAsiaTheme="minorHAnsi" w:hAnsiTheme="minorHAnsi" w:cstheme="minorBidi"/>
                <w:sz w:val="22"/>
                <w:szCs w:val="22"/>
                <w:rPrChange w:id="4628" w:author="Nick.Tolimieri" w:date="2022-09-07T13:17:00Z">
                  <w:rPr>
                    <w:ins w:id="4629" w:author="Nick.Tolimieri" w:date="2022-09-07T13:17:00Z"/>
                    <w:rFonts w:ascii="Calibri" w:hAnsi="Calibri" w:cs="Calibri"/>
                    <w:color w:val="000000"/>
                    <w:sz w:val="22"/>
                    <w:szCs w:val="22"/>
                  </w:rPr>
                </w:rPrChange>
              </w:rPr>
              <w:pPrChange w:id="4630" w:author="Nick.Tolimieri" w:date="2022-09-07T13:17:00Z">
                <w:pPr/>
              </w:pPrChange>
            </w:pPr>
            <w:proofErr w:type="spellStart"/>
            <w:ins w:id="4631" w:author="Nick.Tolimieri" w:date="2022-09-07T13:17:00Z">
              <w:r w:rsidRPr="00AE199D">
                <w:rPr>
                  <w:rFonts w:asciiTheme="minorHAnsi" w:eastAsiaTheme="minorHAnsi" w:hAnsiTheme="minorHAnsi" w:cstheme="minorBidi"/>
                  <w:sz w:val="22"/>
                  <w:szCs w:val="22"/>
                  <w:rPrChange w:id="4632" w:author="Nick.Tolimieri" w:date="2022-09-07T13:17:00Z">
                    <w:rPr>
                      <w:rFonts w:ascii="Calibri" w:hAnsi="Calibri" w:cs="Calibri"/>
                      <w:color w:val="000000"/>
                      <w:sz w:val="22"/>
                      <w:szCs w:val="22"/>
                    </w:rPr>
                  </w:rPrChange>
                </w:rPr>
                <w:t>Var</w:t>
              </w:r>
              <w:proofErr w:type="spellEnd"/>
              <w:r w:rsidRPr="00AE199D">
                <w:rPr>
                  <w:rFonts w:asciiTheme="minorHAnsi" w:eastAsiaTheme="minorHAnsi" w:hAnsiTheme="minorHAnsi" w:cstheme="minorBidi"/>
                  <w:sz w:val="22"/>
                  <w:szCs w:val="22"/>
                  <w:rPrChange w:id="4633" w:author="Nick.Tolimieri" w:date="2022-09-07T13:17:00Z">
                    <w:rPr>
                      <w:rFonts w:ascii="Calibri" w:hAnsi="Calibri" w:cs="Calibri"/>
                      <w:color w:val="000000"/>
                      <w:sz w:val="22"/>
                      <w:szCs w:val="22"/>
                    </w:rPr>
                  </w:rPrChange>
                </w:rPr>
                <w:t xml:space="preserve"> intensity</w:t>
              </w:r>
            </w:ins>
          </w:p>
        </w:tc>
      </w:tr>
      <w:tr w:rsidR="00AE199D" w:rsidRPr="00AE199D" w:rsidTr="00AE199D">
        <w:trPr>
          <w:trHeight w:val="300"/>
          <w:ins w:id="4634" w:author="Nick.Tolimieri" w:date="2022-09-07T13:17:00Z"/>
        </w:trPr>
        <w:tc>
          <w:tcPr>
            <w:tcW w:w="960" w:type="dxa"/>
            <w:noWrap/>
            <w:hideMark/>
          </w:tcPr>
          <w:p w:rsidR="00AE199D" w:rsidRPr="00AE199D" w:rsidRDefault="00AE199D" w:rsidP="00AE199D">
            <w:pPr>
              <w:ind w:firstLine="0"/>
              <w:rPr>
                <w:ins w:id="4635" w:author="Nick.Tolimieri" w:date="2022-09-07T13:17:00Z"/>
                <w:rFonts w:asciiTheme="minorHAnsi" w:eastAsiaTheme="minorHAnsi" w:hAnsiTheme="minorHAnsi" w:cstheme="minorBidi"/>
                <w:sz w:val="22"/>
                <w:szCs w:val="22"/>
                <w:rPrChange w:id="4636" w:author="Nick.Tolimieri" w:date="2022-09-07T13:17:00Z">
                  <w:rPr>
                    <w:ins w:id="4637" w:author="Nick.Tolimieri" w:date="2022-09-07T13:17:00Z"/>
                    <w:rFonts w:ascii="Calibri" w:hAnsi="Calibri" w:cs="Calibri"/>
                    <w:color w:val="000000"/>
                    <w:sz w:val="22"/>
                    <w:szCs w:val="22"/>
                  </w:rPr>
                </w:rPrChange>
              </w:rPr>
              <w:pPrChange w:id="4638" w:author="Nick.Tolimieri" w:date="2022-09-07T13:17:00Z">
                <w:pPr/>
              </w:pPrChange>
            </w:pPr>
            <w:proofErr w:type="spellStart"/>
            <w:ins w:id="4639" w:author="Nick.Tolimieri" w:date="2022-09-07T13:17:00Z">
              <w:r w:rsidRPr="00AE199D">
                <w:rPr>
                  <w:rFonts w:asciiTheme="minorHAnsi" w:eastAsiaTheme="minorHAnsi" w:hAnsiTheme="minorHAnsi" w:cstheme="minorBidi"/>
                  <w:sz w:val="22"/>
                  <w:szCs w:val="22"/>
                  <w:rPrChange w:id="4640"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4641"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4642"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4643"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4644" w:author="Nick.Tolimieri" w:date="2022-09-07T13:17:00Z"/>
                <w:rFonts w:asciiTheme="minorHAnsi" w:eastAsiaTheme="minorHAnsi" w:hAnsiTheme="minorHAnsi" w:cstheme="minorBidi"/>
                <w:sz w:val="22"/>
                <w:szCs w:val="22"/>
                <w:rPrChange w:id="4645" w:author="Nick.Tolimieri" w:date="2022-09-07T13:17:00Z">
                  <w:rPr>
                    <w:ins w:id="4646" w:author="Nick.Tolimieri" w:date="2022-09-07T13:17:00Z"/>
                    <w:rFonts w:ascii="Calibri" w:hAnsi="Calibri" w:cs="Calibri"/>
                    <w:color w:val="000000"/>
                    <w:sz w:val="22"/>
                    <w:szCs w:val="22"/>
                  </w:rPr>
                </w:rPrChange>
              </w:rPr>
              <w:pPrChange w:id="4647" w:author="Nick.Tolimieri" w:date="2022-09-07T13:17:00Z">
                <w:pPr>
                  <w:jc w:val="right"/>
                </w:pPr>
              </w:pPrChange>
            </w:pPr>
            <w:ins w:id="4648" w:author="Nick.Tolimieri" w:date="2022-09-07T13:17:00Z">
              <w:r w:rsidRPr="00AE199D">
                <w:rPr>
                  <w:rFonts w:asciiTheme="minorHAnsi" w:eastAsiaTheme="minorHAnsi" w:hAnsiTheme="minorHAnsi" w:cstheme="minorBidi"/>
                  <w:sz w:val="22"/>
                  <w:szCs w:val="22"/>
                  <w:rPrChange w:id="4649" w:author="Nick.Tolimieri" w:date="2022-09-07T13:17:00Z">
                    <w:rPr>
                      <w:rFonts w:ascii="Calibri" w:hAnsi="Calibri" w:cs="Calibri"/>
                      <w:color w:val="000000"/>
                      <w:sz w:val="22"/>
                      <w:szCs w:val="22"/>
                    </w:rPr>
                  </w:rPrChange>
                </w:rPr>
                <w:t>1992</w:t>
              </w:r>
            </w:ins>
          </w:p>
        </w:tc>
        <w:tc>
          <w:tcPr>
            <w:tcW w:w="960" w:type="dxa"/>
            <w:noWrap/>
            <w:hideMark/>
          </w:tcPr>
          <w:p w:rsidR="00AE199D" w:rsidRPr="00AE199D" w:rsidRDefault="00AE199D" w:rsidP="00AE199D">
            <w:pPr>
              <w:ind w:firstLine="0"/>
              <w:rPr>
                <w:ins w:id="4650" w:author="Nick.Tolimieri" w:date="2022-09-07T13:17:00Z"/>
                <w:rFonts w:asciiTheme="minorHAnsi" w:eastAsiaTheme="minorHAnsi" w:hAnsiTheme="minorHAnsi" w:cstheme="minorBidi"/>
                <w:sz w:val="22"/>
                <w:szCs w:val="22"/>
                <w:rPrChange w:id="4651" w:author="Nick.Tolimieri" w:date="2022-09-07T13:17:00Z">
                  <w:rPr>
                    <w:ins w:id="4652" w:author="Nick.Tolimieri" w:date="2022-09-07T13:17:00Z"/>
                    <w:rFonts w:ascii="Calibri" w:hAnsi="Calibri" w:cs="Calibri"/>
                    <w:color w:val="000000"/>
                    <w:sz w:val="22"/>
                    <w:szCs w:val="22"/>
                  </w:rPr>
                </w:rPrChange>
              </w:rPr>
              <w:pPrChange w:id="4653" w:author="Nick.Tolimieri" w:date="2022-09-07T13:17:00Z">
                <w:pPr>
                  <w:jc w:val="right"/>
                </w:pPr>
              </w:pPrChange>
            </w:pPr>
            <w:ins w:id="4654" w:author="Nick.Tolimieri" w:date="2022-09-07T13:17:00Z">
              <w:r w:rsidRPr="00AE199D">
                <w:rPr>
                  <w:rFonts w:asciiTheme="minorHAnsi" w:eastAsiaTheme="minorHAnsi" w:hAnsiTheme="minorHAnsi" w:cstheme="minorBidi"/>
                  <w:sz w:val="22"/>
                  <w:szCs w:val="22"/>
                  <w:rPrChange w:id="4655" w:author="Nick.Tolimieri" w:date="2022-09-07T13:17:00Z">
                    <w:rPr>
                      <w:rFonts w:ascii="Calibri" w:hAnsi="Calibri" w:cs="Calibri"/>
                      <w:color w:val="000000"/>
                      <w:sz w:val="22"/>
                      <w:szCs w:val="22"/>
                    </w:rPr>
                  </w:rPrChange>
                </w:rPr>
                <w:t>4</w:t>
              </w:r>
            </w:ins>
          </w:p>
        </w:tc>
        <w:tc>
          <w:tcPr>
            <w:tcW w:w="960" w:type="dxa"/>
            <w:noWrap/>
            <w:hideMark/>
          </w:tcPr>
          <w:p w:rsidR="00AE199D" w:rsidRPr="00AE199D" w:rsidRDefault="00AE199D" w:rsidP="00AE199D">
            <w:pPr>
              <w:ind w:firstLine="0"/>
              <w:rPr>
                <w:ins w:id="4656" w:author="Nick.Tolimieri" w:date="2022-09-07T13:17:00Z"/>
                <w:rFonts w:asciiTheme="minorHAnsi" w:eastAsiaTheme="minorHAnsi" w:hAnsiTheme="minorHAnsi" w:cstheme="minorBidi"/>
                <w:sz w:val="22"/>
                <w:szCs w:val="22"/>
                <w:rPrChange w:id="4657" w:author="Nick.Tolimieri" w:date="2022-09-07T13:17:00Z">
                  <w:rPr>
                    <w:ins w:id="4658" w:author="Nick.Tolimieri" w:date="2022-09-07T13:17:00Z"/>
                    <w:rFonts w:ascii="Calibri" w:hAnsi="Calibri" w:cs="Calibri"/>
                    <w:color w:val="000000"/>
                    <w:sz w:val="22"/>
                    <w:szCs w:val="22"/>
                  </w:rPr>
                </w:rPrChange>
              </w:rPr>
              <w:pPrChange w:id="4659" w:author="Nick.Tolimieri" w:date="2022-09-07T13:17:00Z">
                <w:pPr>
                  <w:jc w:val="right"/>
                </w:pPr>
              </w:pPrChange>
            </w:pPr>
            <w:ins w:id="4660" w:author="Nick.Tolimieri" w:date="2022-09-07T13:17:00Z">
              <w:r w:rsidRPr="00AE199D">
                <w:rPr>
                  <w:rFonts w:asciiTheme="minorHAnsi" w:eastAsiaTheme="minorHAnsi" w:hAnsiTheme="minorHAnsi" w:cstheme="minorBidi"/>
                  <w:sz w:val="22"/>
                  <w:szCs w:val="22"/>
                  <w:rPrChange w:id="4661" w:author="Nick.Tolimieri" w:date="2022-09-07T13:17:00Z">
                    <w:rPr>
                      <w:rFonts w:ascii="Calibri" w:hAnsi="Calibri" w:cs="Calibri"/>
                      <w:color w:val="000000"/>
                      <w:sz w:val="22"/>
                      <w:szCs w:val="22"/>
                    </w:rPr>
                  </w:rPrChange>
                </w:rPr>
                <w:t>44</w:t>
              </w:r>
            </w:ins>
          </w:p>
        </w:tc>
        <w:tc>
          <w:tcPr>
            <w:tcW w:w="960" w:type="dxa"/>
            <w:noWrap/>
            <w:hideMark/>
          </w:tcPr>
          <w:p w:rsidR="00AE199D" w:rsidRPr="00AE199D" w:rsidRDefault="00AE199D" w:rsidP="00AE199D">
            <w:pPr>
              <w:ind w:firstLine="0"/>
              <w:rPr>
                <w:ins w:id="4662" w:author="Nick.Tolimieri" w:date="2022-09-07T13:17:00Z"/>
                <w:rFonts w:asciiTheme="minorHAnsi" w:eastAsiaTheme="minorHAnsi" w:hAnsiTheme="minorHAnsi" w:cstheme="minorBidi"/>
                <w:sz w:val="22"/>
                <w:szCs w:val="22"/>
                <w:rPrChange w:id="4663" w:author="Nick.Tolimieri" w:date="2022-09-07T13:17:00Z">
                  <w:rPr>
                    <w:ins w:id="4664" w:author="Nick.Tolimieri" w:date="2022-09-07T13:17:00Z"/>
                    <w:rFonts w:ascii="Calibri" w:hAnsi="Calibri" w:cs="Calibri"/>
                    <w:color w:val="000000"/>
                    <w:sz w:val="22"/>
                    <w:szCs w:val="22"/>
                  </w:rPr>
                </w:rPrChange>
              </w:rPr>
              <w:pPrChange w:id="4665" w:author="Nick.Tolimieri" w:date="2022-09-07T13:17:00Z">
                <w:pPr>
                  <w:jc w:val="right"/>
                </w:pPr>
              </w:pPrChange>
            </w:pPr>
            <w:ins w:id="4666" w:author="Nick.Tolimieri" w:date="2022-09-07T13:17:00Z">
              <w:r w:rsidRPr="00AE199D">
                <w:rPr>
                  <w:rFonts w:asciiTheme="minorHAnsi" w:eastAsiaTheme="minorHAnsi" w:hAnsiTheme="minorHAnsi" w:cstheme="minorBidi"/>
                  <w:sz w:val="22"/>
                  <w:szCs w:val="22"/>
                  <w:rPrChange w:id="4667" w:author="Nick.Tolimieri" w:date="2022-09-07T13:17:00Z">
                    <w:rPr>
                      <w:rFonts w:ascii="Calibri" w:hAnsi="Calibri" w:cs="Calibri"/>
                      <w:color w:val="000000"/>
                      <w:sz w:val="22"/>
                      <w:szCs w:val="22"/>
                    </w:rPr>
                  </w:rPrChange>
                </w:rPr>
                <w:t>4</w:t>
              </w:r>
            </w:ins>
          </w:p>
        </w:tc>
        <w:tc>
          <w:tcPr>
            <w:tcW w:w="960" w:type="dxa"/>
            <w:noWrap/>
            <w:hideMark/>
          </w:tcPr>
          <w:p w:rsidR="00AE199D" w:rsidRPr="00AE199D" w:rsidRDefault="00AE199D" w:rsidP="00AE199D">
            <w:pPr>
              <w:ind w:firstLine="0"/>
              <w:rPr>
                <w:ins w:id="4668" w:author="Nick.Tolimieri" w:date="2022-09-07T13:17:00Z"/>
                <w:rFonts w:asciiTheme="minorHAnsi" w:eastAsiaTheme="minorHAnsi" w:hAnsiTheme="minorHAnsi" w:cstheme="minorBidi"/>
                <w:sz w:val="22"/>
                <w:szCs w:val="22"/>
                <w:rPrChange w:id="4669" w:author="Nick.Tolimieri" w:date="2022-09-07T13:17:00Z">
                  <w:rPr>
                    <w:ins w:id="4670" w:author="Nick.Tolimieri" w:date="2022-09-07T13:17:00Z"/>
                    <w:rFonts w:ascii="Calibri" w:hAnsi="Calibri" w:cs="Calibri"/>
                    <w:color w:val="000000"/>
                    <w:sz w:val="22"/>
                    <w:szCs w:val="22"/>
                  </w:rPr>
                </w:rPrChange>
              </w:rPr>
              <w:pPrChange w:id="4671" w:author="Nick.Tolimieri" w:date="2022-09-07T13:17:00Z">
                <w:pPr>
                  <w:jc w:val="right"/>
                </w:pPr>
              </w:pPrChange>
            </w:pPr>
            <w:ins w:id="4672" w:author="Nick.Tolimieri" w:date="2022-09-07T13:17:00Z">
              <w:r w:rsidRPr="00AE199D">
                <w:rPr>
                  <w:rFonts w:asciiTheme="minorHAnsi" w:eastAsiaTheme="minorHAnsi" w:hAnsiTheme="minorHAnsi" w:cstheme="minorBidi"/>
                  <w:sz w:val="22"/>
                  <w:szCs w:val="22"/>
                  <w:rPrChange w:id="4673" w:author="Nick.Tolimieri" w:date="2022-09-07T13:17:00Z">
                    <w:rPr>
                      <w:rFonts w:ascii="Calibri" w:hAnsi="Calibri" w:cs="Calibri"/>
                      <w:color w:val="000000"/>
                      <w:sz w:val="22"/>
                      <w:szCs w:val="22"/>
                    </w:rPr>
                  </w:rPrChange>
                </w:rPr>
                <w:t>33</w:t>
              </w:r>
            </w:ins>
          </w:p>
        </w:tc>
        <w:tc>
          <w:tcPr>
            <w:tcW w:w="960" w:type="dxa"/>
            <w:noWrap/>
            <w:hideMark/>
          </w:tcPr>
          <w:p w:rsidR="00AE199D" w:rsidRPr="00AE199D" w:rsidRDefault="00AE199D" w:rsidP="00AE199D">
            <w:pPr>
              <w:ind w:firstLine="0"/>
              <w:rPr>
                <w:ins w:id="4674" w:author="Nick.Tolimieri" w:date="2022-09-07T13:17:00Z"/>
                <w:rFonts w:asciiTheme="minorHAnsi" w:eastAsiaTheme="minorHAnsi" w:hAnsiTheme="minorHAnsi" w:cstheme="minorBidi"/>
                <w:sz w:val="22"/>
                <w:szCs w:val="22"/>
                <w:rPrChange w:id="4675" w:author="Nick.Tolimieri" w:date="2022-09-07T13:17:00Z">
                  <w:rPr>
                    <w:ins w:id="4676" w:author="Nick.Tolimieri" w:date="2022-09-07T13:17:00Z"/>
                    <w:rFonts w:ascii="Calibri" w:hAnsi="Calibri" w:cs="Calibri"/>
                    <w:color w:val="000000"/>
                    <w:sz w:val="22"/>
                    <w:szCs w:val="22"/>
                  </w:rPr>
                </w:rPrChange>
              </w:rPr>
              <w:pPrChange w:id="4677" w:author="Nick.Tolimieri" w:date="2022-09-07T13:17:00Z">
                <w:pPr>
                  <w:jc w:val="right"/>
                </w:pPr>
              </w:pPrChange>
            </w:pPr>
            <w:ins w:id="4678" w:author="Nick.Tolimieri" w:date="2022-09-07T13:17:00Z">
              <w:r w:rsidRPr="00AE199D">
                <w:rPr>
                  <w:rFonts w:asciiTheme="minorHAnsi" w:eastAsiaTheme="minorHAnsi" w:hAnsiTheme="minorHAnsi" w:cstheme="minorBidi"/>
                  <w:sz w:val="22"/>
                  <w:szCs w:val="22"/>
                  <w:rPrChange w:id="4679"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4680" w:author="Nick.Tolimieri" w:date="2022-09-07T13:17:00Z"/>
                <w:rFonts w:asciiTheme="minorHAnsi" w:eastAsiaTheme="minorHAnsi" w:hAnsiTheme="minorHAnsi" w:cstheme="minorBidi"/>
                <w:sz w:val="22"/>
                <w:szCs w:val="22"/>
                <w:rPrChange w:id="4681" w:author="Nick.Tolimieri" w:date="2022-09-07T13:17:00Z">
                  <w:rPr>
                    <w:ins w:id="4682" w:author="Nick.Tolimieri" w:date="2022-09-07T13:17:00Z"/>
                    <w:rFonts w:ascii="Calibri" w:hAnsi="Calibri" w:cs="Calibri"/>
                    <w:color w:val="000000"/>
                    <w:sz w:val="22"/>
                    <w:szCs w:val="22"/>
                  </w:rPr>
                </w:rPrChange>
              </w:rPr>
              <w:pPrChange w:id="4683" w:author="Nick.Tolimieri" w:date="2022-09-07T13:17:00Z">
                <w:pPr>
                  <w:jc w:val="right"/>
                </w:pPr>
              </w:pPrChange>
            </w:pPr>
            <w:ins w:id="4684" w:author="Nick.Tolimieri" w:date="2022-09-07T13:17:00Z">
              <w:r w:rsidRPr="00AE199D">
                <w:rPr>
                  <w:rFonts w:asciiTheme="minorHAnsi" w:eastAsiaTheme="minorHAnsi" w:hAnsiTheme="minorHAnsi" w:cstheme="minorBidi"/>
                  <w:sz w:val="22"/>
                  <w:szCs w:val="22"/>
                  <w:rPrChange w:id="4685" w:author="Nick.Tolimieri" w:date="2022-09-07T13:17:00Z">
                    <w:rPr>
                      <w:rFonts w:ascii="Calibri" w:hAnsi="Calibri" w:cs="Calibri"/>
                      <w:color w:val="000000"/>
                      <w:sz w:val="22"/>
                      <w:szCs w:val="22"/>
                    </w:rPr>
                  </w:rPrChange>
                </w:rPr>
                <w:t>11</w:t>
              </w:r>
            </w:ins>
          </w:p>
        </w:tc>
        <w:tc>
          <w:tcPr>
            <w:tcW w:w="960" w:type="dxa"/>
            <w:noWrap/>
            <w:hideMark/>
          </w:tcPr>
          <w:p w:rsidR="00AE199D" w:rsidRPr="00AE199D" w:rsidRDefault="00AE199D" w:rsidP="00AE199D">
            <w:pPr>
              <w:ind w:firstLine="0"/>
              <w:rPr>
                <w:ins w:id="4686" w:author="Nick.Tolimieri" w:date="2022-09-07T13:17:00Z"/>
                <w:rFonts w:asciiTheme="minorHAnsi" w:eastAsiaTheme="minorHAnsi" w:hAnsiTheme="minorHAnsi" w:cstheme="minorBidi"/>
                <w:sz w:val="22"/>
                <w:szCs w:val="22"/>
                <w:rPrChange w:id="4687" w:author="Nick.Tolimieri" w:date="2022-09-07T13:17:00Z">
                  <w:rPr>
                    <w:ins w:id="4688" w:author="Nick.Tolimieri" w:date="2022-09-07T13:17:00Z"/>
                    <w:rFonts w:ascii="Calibri" w:hAnsi="Calibri" w:cs="Calibri"/>
                    <w:color w:val="000000"/>
                    <w:sz w:val="22"/>
                    <w:szCs w:val="22"/>
                  </w:rPr>
                </w:rPrChange>
              </w:rPr>
              <w:pPrChange w:id="4689" w:author="Nick.Tolimieri" w:date="2022-09-07T13:17:00Z">
                <w:pPr>
                  <w:jc w:val="right"/>
                </w:pPr>
              </w:pPrChange>
            </w:pPr>
            <w:ins w:id="4690" w:author="Nick.Tolimieri" w:date="2022-09-07T13:17:00Z">
              <w:r w:rsidRPr="00AE199D">
                <w:rPr>
                  <w:rFonts w:asciiTheme="minorHAnsi" w:eastAsiaTheme="minorHAnsi" w:hAnsiTheme="minorHAnsi" w:cstheme="minorBidi"/>
                  <w:sz w:val="22"/>
                  <w:szCs w:val="22"/>
                  <w:rPrChange w:id="4691" w:author="Nick.Tolimieri" w:date="2022-09-07T13:17:00Z">
                    <w:rPr>
                      <w:rFonts w:ascii="Calibri" w:hAnsi="Calibri" w:cs="Calibri"/>
                      <w:color w:val="000000"/>
                      <w:sz w:val="22"/>
                      <w:szCs w:val="22"/>
                    </w:rPr>
                  </w:rPrChange>
                </w:rPr>
                <w:t>2.03</w:t>
              </w:r>
            </w:ins>
          </w:p>
        </w:tc>
        <w:tc>
          <w:tcPr>
            <w:tcW w:w="960" w:type="dxa"/>
            <w:noWrap/>
            <w:hideMark/>
          </w:tcPr>
          <w:p w:rsidR="00AE199D" w:rsidRPr="00AE199D" w:rsidRDefault="00AE199D" w:rsidP="00AE199D">
            <w:pPr>
              <w:ind w:firstLine="0"/>
              <w:rPr>
                <w:ins w:id="4692" w:author="Nick.Tolimieri" w:date="2022-09-07T13:17:00Z"/>
                <w:rFonts w:asciiTheme="minorHAnsi" w:eastAsiaTheme="minorHAnsi" w:hAnsiTheme="minorHAnsi" w:cstheme="minorBidi"/>
                <w:sz w:val="22"/>
                <w:szCs w:val="22"/>
                <w:rPrChange w:id="4693" w:author="Nick.Tolimieri" w:date="2022-09-07T13:17:00Z">
                  <w:rPr>
                    <w:ins w:id="4694" w:author="Nick.Tolimieri" w:date="2022-09-07T13:17:00Z"/>
                    <w:rFonts w:ascii="Calibri" w:hAnsi="Calibri" w:cs="Calibri"/>
                    <w:color w:val="000000"/>
                    <w:sz w:val="22"/>
                    <w:szCs w:val="22"/>
                  </w:rPr>
                </w:rPrChange>
              </w:rPr>
              <w:pPrChange w:id="4695" w:author="Nick.Tolimieri" w:date="2022-09-07T13:17:00Z">
                <w:pPr>
                  <w:jc w:val="right"/>
                </w:pPr>
              </w:pPrChange>
            </w:pPr>
            <w:ins w:id="4696" w:author="Nick.Tolimieri" w:date="2022-09-07T13:17:00Z">
              <w:r w:rsidRPr="00AE199D">
                <w:rPr>
                  <w:rFonts w:asciiTheme="minorHAnsi" w:eastAsiaTheme="minorHAnsi" w:hAnsiTheme="minorHAnsi" w:cstheme="minorBidi"/>
                  <w:sz w:val="22"/>
                  <w:szCs w:val="22"/>
                  <w:rPrChange w:id="4697" w:author="Nick.Tolimieri" w:date="2022-09-07T13:17:00Z">
                    <w:rPr>
                      <w:rFonts w:ascii="Calibri" w:hAnsi="Calibri" w:cs="Calibri"/>
                      <w:color w:val="000000"/>
                      <w:sz w:val="22"/>
                      <w:szCs w:val="22"/>
                    </w:rPr>
                  </w:rPrChange>
                </w:rPr>
                <w:t>0.5</w:t>
              </w:r>
            </w:ins>
          </w:p>
        </w:tc>
      </w:tr>
      <w:tr w:rsidR="00AE199D" w:rsidRPr="00AE199D" w:rsidTr="00AE199D">
        <w:trPr>
          <w:trHeight w:val="300"/>
          <w:ins w:id="4698" w:author="Nick.Tolimieri" w:date="2022-09-07T13:17:00Z"/>
        </w:trPr>
        <w:tc>
          <w:tcPr>
            <w:tcW w:w="960" w:type="dxa"/>
            <w:noWrap/>
            <w:hideMark/>
          </w:tcPr>
          <w:p w:rsidR="00AE199D" w:rsidRPr="00AE199D" w:rsidRDefault="00AE199D" w:rsidP="00AE199D">
            <w:pPr>
              <w:ind w:firstLine="0"/>
              <w:rPr>
                <w:ins w:id="4699" w:author="Nick.Tolimieri" w:date="2022-09-07T13:17:00Z"/>
                <w:rFonts w:asciiTheme="minorHAnsi" w:eastAsiaTheme="minorHAnsi" w:hAnsiTheme="minorHAnsi" w:cstheme="minorBidi"/>
                <w:sz w:val="22"/>
                <w:szCs w:val="22"/>
                <w:rPrChange w:id="4700" w:author="Nick.Tolimieri" w:date="2022-09-07T13:17:00Z">
                  <w:rPr>
                    <w:ins w:id="4701" w:author="Nick.Tolimieri" w:date="2022-09-07T13:17:00Z"/>
                    <w:rFonts w:ascii="Calibri" w:hAnsi="Calibri" w:cs="Calibri"/>
                    <w:color w:val="000000"/>
                    <w:sz w:val="22"/>
                    <w:szCs w:val="22"/>
                  </w:rPr>
                </w:rPrChange>
              </w:rPr>
              <w:pPrChange w:id="4702" w:author="Nick.Tolimieri" w:date="2022-09-07T13:17:00Z">
                <w:pPr/>
              </w:pPrChange>
            </w:pPr>
            <w:proofErr w:type="spellStart"/>
            <w:ins w:id="4703" w:author="Nick.Tolimieri" w:date="2022-09-07T13:17:00Z">
              <w:r w:rsidRPr="00AE199D">
                <w:rPr>
                  <w:rFonts w:asciiTheme="minorHAnsi" w:eastAsiaTheme="minorHAnsi" w:hAnsiTheme="minorHAnsi" w:cstheme="minorBidi"/>
                  <w:sz w:val="22"/>
                  <w:szCs w:val="22"/>
                  <w:rPrChange w:id="4704"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4705"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4706"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4707"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4708" w:author="Nick.Tolimieri" w:date="2022-09-07T13:17:00Z"/>
                <w:rFonts w:asciiTheme="minorHAnsi" w:eastAsiaTheme="minorHAnsi" w:hAnsiTheme="minorHAnsi" w:cstheme="minorBidi"/>
                <w:sz w:val="22"/>
                <w:szCs w:val="22"/>
                <w:rPrChange w:id="4709" w:author="Nick.Tolimieri" w:date="2022-09-07T13:17:00Z">
                  <w:rPr>
                    <w:ins w:id="4710" w:author="Nick.Tolimieri" w:date="2022-09-07T13:17:00Z"/>
                    <w:rFonts w:ascii="Calibri" w:hAnsi="Calibri" w:cs="Calibri"/>
                    <w:color w:val="000000"/>
                    <w:sz w:val="22"/>
                    <w:szCs w:val="22"/>
                  </w:rPr>
                </w:rPrChange>
              </w:rPr>
              <w:pPrChange w:id="4711" w:author="Nick.Tolimieri" w:date="2022-09-07T13:17:00Z">
                <w:pPr>
                  <w:jc w:val="right"/>
                </w:pPr>
              </w:pPrChange>
            </w:pPr>
            <w:ins w:id="4712" w:author="Nick.Tolimieri" w:date="2022-09-07T13:17:00Z">
              <w:r w:rsidRPr="00AE199D">
                <w:rPr>
                  <w:rFonts w:asciiTheme="minorHAnsi" w:eastAsiaTheme="minorHAnsi" w:hAnsiTheme="minorHAnsi" w:cstheme="minorBidi"/>
                  <w:sz w:val="22"/>
                  <w:szCs w:val="22"/>
                  <w:rPrChange w:id="4713" w:author="Nick.Tolimieri" w:date="2022-09-07T13:17:00Z">
                    <w:rPr>
                      <w:rFonts w:ascii="Calibri" w:hAnsi="Calibri" w:cs="Calibri"/>
                      <w:color w:val="000000"/>
                      <w:sz w:val="22"/>
                      <w:szCs w:val="22"/>
                    </w:rPr>
                  </w:rPrChange>
                </w:rPr>
                <w:t>1993</w:t>
              </w:r>
            </w:ins>
          </w:p>
        </w:tc>
        <w:tc>
          <w:tcPr>
            <w:tcW w:w="960" w:type="dxa"/>
            <w:noWrap/>
            <w:hideMark/>
          </w:tcPr>
          <w:p w:rsidR="00AE199D" w:rsidRPr="00AE199D" w:rsidRDefault="00AE199D" w:rsidP="00AE199D">
            <w:pPr>
              <w:ind w:firstLine="0"/>
              <w:rPr>
                <w:ins w:id="4714" w:author="Nick.Tolimieri" w:date="2022-09-07T13:17:00Z"/>
                <w:rFonts w:asciiTheme="minorHAnsi" w:eastAsiaTheme="minorHAnsi" w:hAnsiTheme="minorHAnsi" w:cstheme="minorBidi"/>
                <w:sz w:val="22"/>
                <w:szCs w:val="22"/>
                <w:rPrChange w:id="4715" w:author="Nick.Tolimieri" w:date="2022-09-07T13:17:00Z">
                  <w:rPr>
                    <w:ins w:id="4716" w:author="Nick.Tolimieri" w:date="2022-09-07T13:17:00Z"/>
                    <w:rFonts w:ascii="Calibri" w:hAnsi="Calibri" w:cs="Calibri"/>
                    <w:color w:val="000000"/>
                    <w:sz w:val="22"/>
                    <w:szCs w:val="22"/>
                  </w:rPr>
                </w:rPrChange>
              </w:rPr>
              <w:pPrChange w:id="4717" w:author="Nick.Tolimieri" w:date="2022-09-07T13:17:00Z">
                <w:pPr>
                  <w:jc w:val="right"/>
                </w:pPr>
              </w:pPrChange>
            </w:pPr>
            <w:ins w:id="4718" w:author="Nick.Tolimieri" w:date="2022-09-07T13:17:00Z">
              <w:r w:rsidRPr="00AE199D">
                <w:rPr>
                  <w:rFonts w:asciiTheme="minorHAnsi" w:eastAsiaTheme="minorHAnsi" w:hAnsiTheme="minorHAnsi" w:cstheme="minorBidi"/>
                  <w:sz w:val="22"/>
                  <w:szCs w:val="22"/>
                  <w:rPrChange w:id="4719"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4720" w:author="Nick.Tolimieri" w:date="2022-09-07T13:17:00Z"/>
                <w:rFonts w:asciiTheme="minorHAnsi" w:eastAsiaTheme="minorHAnsi" w:hAnsiTheme="minorHAnsi" w:cstheme="minorBidi"/>
                <w:sz w:val="22"/>
                <w:szCs w:val="22"/>
                <w:rPrChange w:id="4721" w:author="Nick.Tolimieri" w:date="2022-09-07T13:17:00Z">
                  <w:rPr>
                    <w:ins w:id="4722" w:author="Nick.Tolimieri" w:date="2022-09-07T13:17:00Z"/>
                    <w:rFonts w:ascii="Calibri" w:hAnsi="Calibri" w:cs="Calibri"/>
                    <w:color w:val="000000"/>
                    <w:sz w:val="22"/>
                    <w:szCs w:val="22"/>
                  </w:rPr>
                </w:rPrChange>
              </w:rPr>
              <w:pPrChange w:id="4723" w:author="Nick.Tolimieri" w:date="2022-09-07T13:17:00Z">
                <w:pPr>
                  <w:jc w:val="right"/>
                </w:pPr>
              </w:pPrChange>
            </w:pPr>
            <w:ins w:id="4724" w:author="Nick.Tolimieri" w:date="2022-09-07T13:17:00Z">
              <w:r w:rsidRPr="00AE199D">
                <w:rPr>
                  <w:rFonts w:asciiTheme="minorHAnsi" w:eastAsiaTheme="minorHAnsi" w:hAnsiTheme="minorHAnsi" w:cstheme="minorBidi"/>
                  <w:sz w:val="22"/>
                  <w:szCs w:val="22"/>
                  <w:rPrChange w:id="4725" w:author="Nick.Tolimieri" w:date="2022-09-07T13:17:00Z">
                    <w:rPr>
                      <w:rFonts w:ascii="Calibri" w:hAnsi="Calibri" w:cs="Calibri"/>
                      <w:color w:val="000000"/>
                      <w:sz w:val="22"/>
                      <w:szCs w:val="22"/>
                    </w:rPr>
                  </w:rPrChange>
                </w:rPr>
                <w:t>42</w:t>
              </w:r>
            </w:ins>
          </w:p>
        </w:tc>
        <w:tc>
          <w:tcPr>
            <w:tcW w:w="960" w:type="dxa"/>
            <w:noWrap/>
            <w:hideMark/>
          </w:tcPr>
          <w:p w:rsidR="00AE199D" w:rsidRPr="00AE199D" w:rsidRDefault="00AE199D" w:rsidP="00AE199D">
            <w:pPr>
              <w:ind w:firstLine="0"/>
              <w:rPr>
                <w:ins w:id="4726" w:author="Nick.Tolimieri" w:date="2022-09-07T13:17:00Z"/>
                <w:rFonts w:asciiTheme="minorHAnsi" w:eastAsiaTheme="minorHAnsi" w:hAnsiTheme="minorHAnsi" w:cstheme="minorBidi"/>
                <w:sz w:val="22"/>
                <w:szCs w:val="22"/>
                <w:rPrChange w:id="4727" w:author="Nick.Tolimieri" w:date="2022-09-07T13:17:00Z">
                  <w:rPr>
                    <w:ins w:id="4728" w:author="Nick.Tolimieri" w:date="2022-09-07T13:17:00Z"/>
                    <w:rFonts w:ascii="Calibri" w:hAnsi="Calibri" w:cs="Calibri"/>
                    <w:color w:val="000000"/>
                    <w:sz w:val="22"/>
                    <w:szCs w:val="22"/>
                  </w:rPr>
                </w:rPrChange>
              </w:rPr>
              <w:pPrChange w:id="4729" w:author="Nick.Tolimieri" w:date="2022-09-07T13:17:00Z">
                <w:pPr>
                  <w:jc w:val="right"/>
                </w:pPr>
              </w:pPrChange>
            </w:pPr>
            <w:ins w:id="4730" w:author="Nick.Tolimieri" w:date="2022-09-07T13:17:00Z">
              <w:r w:rsidRPr="00AE199D">
                <w:rPr>
                  <w:rFonts w:asciiTheme="minorHAnsi" w:eastAsiaTheme="minorHAnsi" w:hAnsiTheme="minorHAnsi" w:cstheme="minorBidi"/>
                  <w:sz w:val="22"/>
                  <w:szCs w:val="22"/>
                  <w:rPrChange w:id="4731" w:author="Nick.Tolimieri" w:date="2022-09-07T13:17:00Z">
                    <w:rPr>
                      <w:rFonts w:ascii="Calibri" w:hAnsi="Calibri" w:cs="Calibri"/>
                      <w:color w:val="000000"/>
                      <w:sz w:val="22"/>
                      <w:szCs w:val="22"/>
                    </w:rPr>
                  </w:rPrChange>
                </w:rPr>
                <w:t>2</w:t>
              </w:r>
            </w:ins>
          </w:p>
        </w:tc>
        <w:tc>
          <w:tcPr>
            <w:tcW w:w="960" w:type="dxa"/>
            <w:noWrap/>
            <w:hideMark/>
          </w:tcPr>
          <w:p w:rsidR="00AE199D" w:rsidRPr="00AE199D" w:rsidRDefault="00AE199D" w:rsidP="00AE199D">
            <w:pPr>
              <w:ind w:firstLine="0"/>
              <w:rPr>
                <w:ins w:id="4732" w:author="Nick.Tolimieri" w:date="2022-09-07T13:17:00Z"/>
                <w:rFonts w:asciiTheme="minorHAnsi" w:eastAsiaTheme="minorHAnsi" w:hAnsiTheme="minorHAnsi" w:cstheme="minorBidi"/>
                <w:sz w:val="22"/>
                <w:szCs w:val="22"/>
                <w:rPrChange w:id="4733" w:author="Nick.Tolimieri" w:date="2022-09-07T13:17:00Z">
                  <w:rPr>
                    <w:ins w:id="4734" w:author="Nick.Tolimieri" w:date="2022-09-07T13:17:00Z"/>
                    <w:rFonts w:ascii="Calibri" w:hAnsi="Calibri" w:cs="Calibri"/>
                    <w:color w:val="000000"/>
                    <w:sz w:val="22"/>
                    <w:szCs w:val="22"/>
                  </w:rPr>
                </w:rPrChange>
              </w:rPr>
              <w:pPrChange w:id="4735" w:author="Nick.Tolimieri" w:date="2022-09-07T13:17:00Z">
                <w:pPr>
                  <w:jc w:val="right"/>
                </w:pPr>
              </w:pPrChange>
            </w:pPr>
            <w:ins w:id="4736" w:author="Nick.Tolimieri" w:date="2022-09-07T13:17:00Z">
              <w:r w:rsidRPr="00AE199D">
                <w:rPr>
                  <w:rFonts w:asciiTheme="minorHAnsi" w:eastAsiaTheme="minorHAnsi" w:hAnsiTheme="minorHAnsi" w:cstheme="minorBidi"/>
                  <w:sz w:val="22"/>
                  <w:szCs w:val="22"/>
                  <w:rPrChange w:id="4737" w:author="Nick.Tolimieri" w:date="2022-09-07T13:17:00Z">
                    <w:rPr>
                      <w:rFonts w:ascii="Calibri" w:hAnsi="Calibri" w:cs="Calibri"/>
                      <w:color w:val="000000"/>
                      <w:sz w:val="22"/>
                      <w:szCs w:val="22"/>
                    </w:rPr>
                  </w:rPrChange>
                </w:rPr>
                <w:t>36</w:t>
              </w:r>
            </w:ins>
          </w:p>
        </w:tc>
        <w:tc>
          <w:tcPr>
            <w:tcW w:w="960" w:type="dxa"/>
            <w:noWrap/>
            <w:hideMark/>
          </w:tcPr>
          <w:p w:rsidR="00AE199D" w:rsidRPr="00AE199D" w:rsidRDefault="00AE199D" w:rsidP="00AE199D">
            <w:pPr>
              <w:ind w:firstLine="0"/>
              <w:rPr>
                <w:ins w:id="4738" w:author="Nick.Tolimieri" w:date="2022-09-07T13:17:00Z"/>
                <w:rFonts w:asciiTheme="minorHAnsi" w:eastAsiaTheme="minorHAnsi" w:hAnsiTheme="minorHAnsi" w:cstheme="minorBidi"/>
                <w:sz w:val="22"/>
                <w:szCs w:val="22"/>
                <w:rPrChange w:id="4739" w:author="Nick.Tolimieri" w:date="2022-09-07T13:17:00Z">
                  <w:rPr>
                    <w:ins w:id="4740" w:author="Nick.Tolimieri" w:date="2022-09-07T13:17:00Z"/>
                    <w:rFonts w:ascii="Calibri" w:hAnsi="Calibri" w:cs="Calibri"/>
                    <w:color w:val="000000"/>
                    <w:sz w:val="22"/>
                    <w:szCs w:val="22"/>
                  </w:rPr>
                </w:rPrChange>
              </w:rPr>
              <w:pPrChange w:id="4741" w:author="Nick.Tolimieri" w:date="2022-09-07T13:17:00Z">
                <w:pPr>
                  <w:jc w:val="right"/>
                </w:pPr>
              </w:pPrChange>
            </w:pPr>
            <w:ins w:id="4742" w:author="Nick.Tolimieri" w:date="2022-09-07T13:17:00Z">
              <w:r w:rsidRPr="00AE199D">
                <w:rPr>
                  <w:rFonts w:asciiTheme="minorHAnsi" w:eastAsiaTheme="minorHAnsi" w:hAnsiTheme="minorHAnsi" w:cstheme="minorBidi"/>
                  <w:sz w:val="22"/>
                  <w:szCs w:val="22"/>
                  <w:rPrChange w:id="4743"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4744" w:author="Nick.Tolimieri" w:date="2022-09-07T13:17:00Z"/>
                <w:rFonts w:asciiTheme="minorHAnsi" w:eastAsiaTheme="minorHAnsi" w:hAnsiTheme="minorHAnsi" w:cstheme="minorBidi"/>
                <w:sz w:val="22"/>
                <w:szCs w:val="22"/>
                <w:rPrChange w:id="4745" w:author="Nick.Tolimieri" w:date="2022-09-07T13:17:00Z">
                  <w:rPr>
                    <w:ins w:id="4746" w:author="Nick.Tolimieri" w:date="2022-09-07T13:17:00Z"/>
                    <w:rFonts w:ascii="Calibri" w:hAnsi="Calibri" w:cs="Calibri"/>
                    <w:color w:val="000000"/>
                    <w:sz w:val="22"/>
                    <w:szCs w:val="22"/>
                  </w:rPr>
                </w:rPrChange>
              </w:rPr>
              <w:pPrChange w:id="4747" w:author="Nick.Tolimieri" w:date="2022-09-07T13:17:00Z">
                <w:pPr>
                  <w:jc w:val="right"/>
                </w:pPr>
              </w:pPrChange>
            </w:pPr>
            <w:ins w:id="4748" w:author="Nick.Tolimieri" w:date="2022-09-07T13:17:00Z">
              <w:r w:rsidRPr="00AE199D">
                <w:rPr>
                  <w:rFonts w:asciiTheme="minorHAnsi" w:eastAsiaTheme="minorHAnsi" w:hAnsiTheme="minorHAnsi" w:cstheme="minorBidi"/>
                  <w:sz w:val="22"/>
                  <w:szCs w:val="22"/>
                  <w:rPrChange w:id="4749" w:author="Nick.Tolimieri" w:date="2022-09-07T13:17:00Z">
                    <w:rPr>
                      <w:rFonts w:ascii="Calibri" w:hAnsi="Calibri" w:cs="Calibri"/>
                      <w:color w:val="000000"/>
                      <w:sz w:val="22"/>
                      <w:szCs w:val="22"/>
                    </w:rPr>
                  </w:rPrChange>
                </w:rPr>
                <w:t>30</w:t>
              </w:r>
            </w:ins>
          </w:p>
        </w:tc>
        <w:tc>
          <w:tcPr>
            <w:tcW w:w="960" w:type="dxa"/>
            <w:noWrap/>
            <w:hideMark/>
          </w:tcPr>
          <w:p w:rsidR="00AE199D" w:rsidRPr="00AE199D" w:rsidRDefault="00AE199D" w:rsidP="00AE199D">
            <w:pPr>
              <w:ind w:firstLine="0"/>
              <w:rPr>
                <w:ins w:id="4750" w:author="Nick.Tolimieri" w:date="2022-09-07T13:17:00Z"/>
                <w:rFonts w:asciiTheme="minorHAnsi" w:eastAsiaTheme="minorHAnsi" w:hAnsiTheme="minorHAnsi" w:cstheme="minorBidi"/>
                <w:sz w:val="22"/>
                <w:szCs w:val="22"/>
                <w:rPrChange w:id="4751" w:author="Nick.Tolimieri" w:date="2022-09-07T13:17:00Z">
                  <w:rPr>
                    <w:ins w:id="4752" w:author="Nick.Tolimieri" w:date="2022-09-07T13:17:00Z"/>
                    <w:rFonts w:ascii="Calibri" w:hAnsi="Calibri" w:cs="Calibri"/>
                    <w:color w:val="000000"/>
                    <w:sz w:val="22"/>
                    <w:szCs w:val="22"/>
                  </w:rPr>
                </w:rPrChange>
              </w:rPr>
              <w:pPrChange w:id="4753" w:author="Nick.Tolimieri" w:date="2022-09-07T13:17:00Z">
                <w:pPr>
                  <w:jc w:val="right"/>
                </w:pPr>
              </w:pPrChange>
            </w:pPr>
            <w:ins w:id="4754" w:author="Nick.Tolimieri" w:date="2022-09-07T13:17:00Z">
              <w:r w:rsidRPr="00AE199D">
                <w:rPr>
                  <w:rFonts w:asciiTheme="minorHAnsi" w:eastAsiaTheme="minorHAnsi" w:hAnsiTheme="minorHAnsi" w:cstheme="minorBidi"/>
                  <w:sz w:val="22"/>
                  <w:szCs w:val="22"/>
                  <w:rPrChange w:id="4755" w:author="Nick.Tolimieri" w:date="2022-09-07T13:17:00Z">
                    <w:rPr>
                      <w:rFonts w:ascii="Calibri" w:hAnsi="Calibri" w:cs="Calibri"/>
                      <w:color w:val="000000"/>
                      <w:sz w:val="22"/>
                      <w:szCs w:val="22"/>
                    </w:rPr>
                  </w:rPrChange>
                </w:rPr>
                <w:t>2.27</w:t>
              </w:r>
            </w:ins>
          </w:p>
        </w:tc>
        <w:tc>
          <w:tcPr>
            <w:tcW w:w="960" w:type="dxa"/>
            <w:noWrap/>
            <w:hideMark/>
          </w:tcPr>
          <w:p w:rsidR="00AE199D" w:rsidRPr="00AE199D" w:rsidRDefault="00AE199D" w:rsidP="00AE199D">
            <w:pPr>
              <w:ind w:firstLine="0"/>
              <w:rPr>
                <w:ins w:id="4756" w:author="Nick.Tolimieri" w:date="2022-09-07T13:17:00Z"/>
                <w:rFonts w:asciiTheme="minorHAnsi" w:eastAsiaTheme="minorHAnsi" w:hAnsiTheme="minorHAnsi" w:cstheme="minorBidi"/>
                <w:sz w:val="22"/>
                <w:szCs w:val="22"/>
                <w:rPrChange w:id="4757" w:author="Nick.Tolimieri" w:date="2022-09-07T13:17:00Z">
                  <w:rPr>
                    <w:ins w:id="4758" w:author="Nick.Tolimieri" w:date="2022-09-07T13:17:00Z"/>
                    <w:rFonts w:ascii="Calibri" w:hAnsi="Calibri" w:cs="Calibri"/>
                    <w:color w:val="000000"/>
                    <w:sz w:val="22"/>
                    <w:szCs w:val="22"/>
                  </w:rPr>
                </w:rPrChange>
              </w:rPr>
              <w:pPrChange w:id="4759" w:author="Nick.Tolimieri" w:date="2022-09-07T13:17:00Z">
                <w:pPr>
                  <w:jc w:val="right"/>
                </w:pPr>
              </w:pPrChange>
            </w:pPr>
            <w:ins w:id="4760" w:author="Nick.Tolimieri" w:date="2022-09-07T13:17:00Z">
              <w:r w:rsidRPr="00AE199D">
                <w:rPr>
                  <w:rFonts w:asciiTheme="minorHAnsi" w:eastAsiaTheme="minorHAnsi" w:hAnsiTheme="minorHAnsi" w:cstheme="minorBidi"/>
                  <w:sz w:val="22"/>
                  <w:szCs w:val="22"/>
                  <w:rPrChange w:id="4761" w:author="Nick.Tolimieri" w:date="2022-09-07T13:17:00Z">
                    <w:rPr>
                      <w:rFonts w:ascii="Calibri" w:hAnsi="Calibri" w:cs="Calibri"/>
                      <w:color w:val="000000"/>
                      <w:sz w:val="22"/>
                      <w:szCs w:val="22"/>
                    </w:rPr>
                  </w:rPrChange>
                </w:rPr>
                <w:t>0.42</w:t>
              </w:r>
            </w:ins>
          </w:p>
        </w:tc>
      </w:tr>
      <w:tr w:rsidR="00AE199D" w:rsidRPr="00AE199D" w:rsidTr="00AE199D">
        <w:trPr>
          <w:trHeight w:val="300"/>
          <w:ins w:id="4762" w:author="Nick.Tolimieri" w:date="2022-09-07T13:17:00Z"/>
        </w:trPr>
        <w:tc>
          <w:tcPr>
            <w:tcW w:w="960" w:type="dxa"/>
            <w:noWrap/>
            <w:hideMark/>
          </w:tcPr>
          <w:p w:rsidR="00AE199D" w:rsidRPr="00AE199D" w:rsidRDefault="00AE199D" w:rsidP="00AE199D">
            <w:pPr>
              <w:ind w:firstLine="0"/>
              <w:rPr>
                <w:ins w:id="4763" w:author="Nick.Tolimieri" w:date="2022-09-07T13:17:00Z"/>
                <w:rFonts w:asciiTheme="minorHAnsi" w:eastAsiaTheme="minorHAnsi" w:hAnsiTheme="minorHAnsi" w:cstheme="minorBidi"/>
                <w:sz w:val="22"/>
                <w:szCs w:val="22"/>
                <w:rPrChange w:id="4764" w:author="Nick.Tolimieri" w:date="2022-09-07T13:17:00Z">
                  <w:rPr>
                    <w:ins w:id="4765" w:author="Nick.Tolimieri" w:date="2022-09-07T13:17:00Z"/>
                    <w:rFonts w:ascii="Calibri" w:hAnsi="Calibri" w:cs="Calibri"/>
                    <w:color w:val="000000"/>
                    <w:sz w:val="22"/>
                    <w:szCs w:val="22"/>
                  </w:rPr>
                </w:rPrChange>
              </w:rPr>
              <w:pPrChange w:id="4766" w:author="Nick.Tolimieri" w:date="2022-09-07T13:17:00Z">
                <w:pPr/>
              </w:pPrChange>
            </w:pPr>
            <w:proofErr w:type="spellStart"/>
            <w:ins w:id="4767" w:author="Nick.Tolimieri" w:date="2022-09-07T13:17:00Z">
              <w:r w:rsidRPr="00AE199D">
                <w:rPr>
                  <w:rFonts w:asciiTheme="minorHAnsi" w:eastAsiaTheme="minorHAnsi" w:hAnsiTheme="minorHAnsi" w:cstheme="minorBidi"/>
                  <w:sz w:val="22"/>
                  <w:szCs w:val="22"/>
                  <w:rPrChange w:id="4768" w:author="Nick.Tolimieri" w:date="2022-09-07T13:17:00Z">
                    <w:rPr>
                      <w:rFonts w:ascii="Calibri" w:hAnsi="Calibri" w:cs="Calibri"/>
                      <w:color w:val="000000"/>
                      <w:sz w:val="22"/>
                      <w:szCs w:val="22"/>
                    </w:rPr>
                  </w:rPrChange>
                </w:rPr>
                <w:lastRenderedPageBreak/>
                <w:t>Tatoosh</w:t>
              </w:r>
              <w:proofErr w:type="spellEnd"/>
              <w:r w:rsidRPr="00AE199D">
                <w:rPr>
                  <w:rFonts w:asciiTheme="minorHAnsi" w:eastAsiaTheme="minorHAnsi" w:hAnsiTheme="minorHAnsi" w:cstheme="minorBidi"/>
                  <w:sz w:val="22"/>
                  <w:szCs w:val="22"/>
                  <w:rPrChange w:id="4769"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4770"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4771"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4772" w:author="Nick.Tolimieri" w:date="2022-09-07T13:17:00Z"/>
                <w:rFonts w:asciiTheme="minorHAnsi" w:eastAsiaTheme="minorHAnsi" w:hAnsiTheme="minorHAnsi" w:cstheme="minorBidi"/>
                <w:sz w:val="22"/>
                <w:szCs w:val="22"/>
                <w:rPrChange w:id="4773" w:author="Nick.Tolimieri" w:date="2022-09-07T13:17:00Z">
                  <w:rPr>
                    <w:ins w:id="4774" w:author="Nick.Tolimieri" w:date="2022-09-07T13:17:00Z"/>
                    <w:rFonts w:ascii="Calibri" w:hAnsi="Calibri" w:cs="Calibri"/>
                    <w:color w:val="000000"/>
                    <w:sz w:val="22"/>
                    <w:szCs w:val="22"/>
                  </w:rPr>
                </w:rPrChange>
              </w:rPr>
              <w:pPrChange w:id="4775" w:author="Nick.Tolimieri" w:date="2022-09-07T13:17:00Z">
                <w:pPr>
                  <w:jc w:val="right"/>
                </w:pPr>
              </w:pPrChange>
            </w:pPr>
            <w:ins w:id="4776" w:author="Nick.Tolimieri" w:date="2022-09-07T13:17:00Z">
              <w:r w:rsidRPr="00AE199D">
                <w:rPr>
                  <w:rFonts w:asciiTheme="minorHAnsi" w:eastAsiaTheme="minorHAnsi" w:hAnsiTheme="minorHAnsi" w:cstheme="minorBidi"/>
                  <w:sz w:val="22"/>
                  <w:szCs w:val="22"/>
                  <w:rPrChange w:id="4777" w:author="Nick.Tolimieri" w:date="2022-09-07T13:17:00Z">
                    <w:rPr>
                      <w:rFonts w:ascii="Calibri" w:hAnsi="Calibri" w:cs="Calibri"/>
                      <w:color w:val="000000"/>
                      <w:sz w:val="22"/>
                      <w:szCs w:val="22"/>
                    </w:rPr>
                  </w:rPrChange>
                </w:rPr>
                <w:t>1994</w:t>
              </w:r>
            </w:ins>
          </w:p>
        </w:tc>
        <w:tc>
          <w:tcPr>
            <w:tcW w:w="960" w:type="dxa"/>
            <w:noWrap/>
            <w:hideMark/>
          </w:tcPr>
          <w:p w:rsidR="00AE199D" w:rsidRPr="00AE199D" w:rsidRDefault="00AE199D" w:rsidP="00AE199D">
            <w:pPr>
              <w:ind w:firstLine="0"/>
              <w:rPr>
                <w:ins w:id="4778" w:author="Nick.Tolimieri" w:date="2022-09-07T13:17:00Z"/>
                <w:rFonts w:asciiTheme="minorHAnsi" w:eastAsiaTheme="minorHAnsi" w:hAnsiTheme="minorHAnsi" w:cstheme="minorBidi"/>
                <w:sz w:val="22"/>
                <w:szCs w:val="22"/>
                <w:rPrChange w:id="4779" w:author="Nick.Tolimieri" w:date="2022-09-07T13:17:00Z">
                  <w:rPr>
                    <w:ins w:id="4780" w:author="Nick.Tolimieri" w:date="2022-09-07T13:17:00Z"/>
                    <w:rFonts w:ascii="Calibri" w:hAnsi="Calibri" w:cs="Calibri"/>
                    <w:color w:val="000000"/>
                    <w:sz w:val="22"/>
                    <w:szCs w:val="22"/>
                  </w:rPr>
                </w:rPrChange>
              </w:rPr>
              <w:pPrChange w:id="4781" w:author="Nick.Tolimieri" w:date="2022-09-07T13:17:00Z">
                <w:pPr>
                  <w:jc w:val="right"/>
                </w:pPr>
              </w:pPrChange>
            </w:pPr>
            <w:ins w:id="4782" w:author="Nick.Tolimieri" w:date="2022-09-07T13:17:00Z">
              <w:r w:rsidRPr="00AE199D">
                <w:rPr>
                  <w:rFonts w:asciiTheme="minorHAnsi" w:eastAsiaTheme="minorHAnsi" w:hAnsiTheme="minorHAnsi" w:cstheme="minorBidi"/>
                  <w:sz w:val="22"/>
                  <w:szCs w:val="22"/>
                  <w:rPrChange w:id="4783" w:author="Nick.Tolimieri" w:date="2022-09-07T13:17:00Z">
                    <w:rPr>
                      <w:rFonts w:ascii="Calibri" w:hAnsi="Calibri" w:cs="Calibri"/>
                      <w:color w:val="000000"/>
                      <w:sz w:val="22"/>
                      <w:szCs w:val="22"/>
                    </w:rPr>
                  </w:rPrChange>
                </w:rPr>
                <w:t>14</w:t>
              </w:r>
            </w:ins>
          </w:p>
        </w:tc>
        <w:tc>
          <w:tcPr>
            <w:tcW w:w="960" w:type="dxa"/>
            <w:noWrap/>
            <w:hideMark/>
          </w:tcPr>
          <w:p w:rsidR="00AE199D" w:rsidRPr="00AE199D" w:rsidRDefault="00AE199D" w:rsidP="00AE199D">
            <w:pPr>
              <w:ind w:firstLine="0"/>
              <w:rPr>
                <w:ins w:id="4784" w:author="Nick.Tolimieri" w:date="2022-09-07T13:17:00Z"/>
                <w:rFonts w:asciiTheme="minorHAnsi" w:eastAsiaTheme="minorHAnsi" w:hAnsiTheme="minorHAnsi" w:cstheme="minorBidi"/>
                <w:sz w:val="22"/>
                <w:szCs w:val="22"/>
                <w:rPrChange w:id="4785" w:author="Nick.Tolimieri" w:date="2022-09-07T13:17:00Z">
                  <w:rPr>
                    <w:ins w:id="4786" w:author="Nick.Tolimieri" w:date="2022-09-07T13:17:00Z"/>
                    <w:rFonts w:ascii="Calibri" w:hAnsi="Calibri" w:cs="Calibri"/>
                    <w:color w:val="000000"/>
                    <w:sz w:val="22"/>
                    <w:szCs w:val="22"/>
                  </w:rPr>
                </w:rPrChange>
              </w:rPr>
              <w:pPrChange w:id="4787" w:author="Nick.Tolimieri" w:date="2022-09-07T13:17:00Z">
                <w:pPr>
                  <w:jc w:val="right"/>
                </w:pPr>
              </w:pPrChange>
            </w:pPr>
            <w:ins w:id="4788" w:author="Nick.Tolimieri" w:date="2022-09-07T13:17:00Z">
              <w:r w:rsidRPr="00AE199D">
                <w:rPr>
                  <w:rFonts w:asciiTheme="minorHAnsi" w:eastAsiaTheme="minorHAnsi" w:hAnsiTheme="minorHAnsi" w:cstheme="minorBidi"/>
                  <w:sz w:val="22"/>
                  <w:szCs w:val="22"/>
                  <w:rPrChange w:id="4789" w:author="Nick.Tolimieri" w:date="2022-09-07T13:17:00Z">
                    <w:rPr>
                      <w:rFonts w:ascii="Calibri" w:hAnsi="Calibri" w:cs="Calibri"/>
                      <w:color w:val="000000"/>
                      <w:sz w:val="22"/>
                      <w:szCs w:val="22"/>
                    </w:rPr>
                  </w:rPrChange>
                </w:rPr>
                <w:t>47</w:t>
              </w:r>
            </w:ins>
          </w:p>
        </w:tc>
        <w:tc>
          <w:tcPr>
            <w:tcW w:w="960" w:type="dxa"/>
            <w:noWrap/>
            <w:hideMark/>
          </w:tcPr>
          <w:p w:rsidR="00AE199D" w:rsidRPr="00AE199D" w:rsidRDefault="00AE199D" w:rsidP="00AE199D">
            <w:pPr>
              <w:ind w:firstLine="0"/>
              <w:rPr>
                <w:ins w:id="4790" w:author="Nick.Tolimieri" w:date="2022-09-07T13:17:00Z"/>
                <w:rFonts w:asciiTheme="minorHAnsi" w:eastAsiaTheme="minorHAnsi" w:hAnsiTheme="minorHAnsi" w:cstheme="minorBidi"/>
                <w:sz w:val="22"/>
                <w:szCs w:val="22"/>
                <w:rPrChange w:id="4791" w:author="Nick.Tolimieri" w:date="2022-09-07T13:17:00Z">
                  <w:rPr>
                    <w:ins w:id="4792" w:author="Nick.Tolimieri" w:date="2022-09-07T13:17:00Z"/>
                    <w:rFonts w:ascii="Calibri" w:hAnsi="Calibri" w:cs="Calibri"/>
                    <w:color w:val="000000"/>
                    <w:sz w:val="22"/>
                    <w:szCs w:val="22"/>
                  </w:rPr>
                </w:rPrChange>
              </w:rPr>
              <w:pPrChange w:id="4793" w:author="Nick.Tolimieri" w:date="2022-09-07T13:17:00Z">
                <w:pPr>
                  <w:jc w:val="right"/>
                </w:pPr>
              </w:pPrChange>
            </w:pPr>
            <w:ins w:id="4794" w:author="Nick.Tolimieri" w:date="2022-09-07T13:17:00Z">
              <w:r w:rsidRPr="00AE199D">
                <w:rPr>
                  <w:rFonts w:asciiTheme="minorHAnsi" w:eastAsiaTheme="minorHAnsi" w:hAnsiTheme="minorHAnsi" w:cstheme="minorBidi"/>
                  <w:sz w:val="22"/>
                  <w:szCs w:val="22"/>
                  <w:rPrChange w:id="4795"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4796" w:author="Nick.Tolimieri" w:date="2022-09-07T13:17:00Z"/>
                <w:rFonts w:asciiTheme="minorHAnsi" w:eastAsiaTheme="minorHAnsi" w:hAnsiTheme="minorHAnsi" w:cstheme="minorBidi"/>
                <w:sz w:val="22"/>
                <w:szCs w:val="22"/>
                <w:rPrChange w:id="4797" w:author="Nick.Tolimieri" w:date="2022-09-07T13:17:00Z">
                  <w:rPr>
                    <w:ins w:id="4798" w:author="Nick.Tolimieri" w:date="2022-09-07T13:17:00Z"/>
                    <w:rFonts w:ascii="Calibri" w:hAnsi="Calibri" w:cs="Calibri"/>
                    <w:color w:val="000000"/>
                    <w:sz w:val="22"/>
                    <w:szCs w:val="22"/>
                  </w:rPr>
                </w:rPrChange>
              </w:rPr>
              <w:pPrChange w:id="4799" w:author="Nick.Tolimieri" w:date="2022-09-07T13:17:00Z">
                <w:pPr>
                  <w:jc w:val="right"/>
                </w:pPr>
              </w:pPrChange>
            </w:pPr>
            <w:ins w:id="4800" w:author="Nick.Tolimieri" w:date="2022-09-07T13:17:00Z">
              <w:r w:rsidRPr="00AE199D">
                <w:rPr>
                  <w:rFonts w:asciiTheme="minorHAnsi" w:eastAsiaTheme="minorHAnsi" w:hAnsiTheme="minorHAnsi" w:cstheme="minorBidi"/>
                  <w:sz w:val="22"/>
                  <w:szCs w:val="22"/>
                  <w:rPrChange w:id="4801" w:author="Nick.Tolimieri" w:date="2022-09-07T13:17:00Z">
                    <w:rPr>
                      <w:rFonts w:ascii="Calibri" w:hAnsi="Calibri" w:cs="Calibri"/>
                      <w:color w:val="000000"/>
                      <w:sz w:val="22"/>
                      <w:szCs w:val="22"/>
                    </w:rPr>
                  </w:rPrChange>
                </w:rPr>
                <w:t>30</w:t>
              </w:r>
            </w:ins>
          </w:p>
        </w:tc>
        <w:tc>
          <w:tcPr>
            <w:tcW w:w="960" w:type="dxa"/>
            <w:noWrap/>
            <w:hideMark/>
          </w:tcPr>
          <w:p w:rsidR="00AE199D" w:rsidRPr="00AE199D" w:rsidRDefault="00AE199D" w:rsidP="00AE199D">
            <w:pPr>
              <w:ind w:firstLine="0"/>
              <w:rPr>
                <w:ins w:id="4802" w:author="Nick.Tolimieri" w:date="2022-09-07T13:17:00Z"/>
                <w:rFonts w:asciiTheme="minorHAnsi" w:eastAsiaTheme="minorHAnsi" w:hAnsiTheme="minorHAnsi" w:cstheme="minorBidi"/>
                <w:sz w:val="22"/>
                <w:szCs w:val="22"/>
                <w:rPrChange w:id="4803" w:author="Nick.Tolimieri" w:date="2022-09-07T13:17:00Z">
                  <w:rPr>
                    <w:ins w:id="4804" w:author="Nick.Tolimieri" w:date="2022-09-07T13:17:00Z"/>
                    <w:rFonts w:ascii="Calibri" w:hAnsi="Calibri" w:cs="Calibri"/>
                    <w:color w:val="000000"/>
                    <w:sz w:val="22"/>
                    <w:szCs w:val="22"/>
                  </w:rPr>
                </w:rPrChange>
              </w:rPr>
              <w:pPrChange w:id="4805" w:author="Nick.Tolimieri" w:date="2022-09-07T13:17:00Z">
                <w:pPr>
                  <w:jc w:val="right"/>
                </w:pPr>
              </w:pPrChange>
            </w:pPr>
            <w:ins w:id="4806" w:author="Nick.Tolimieri" w:date="2022-09-07T13:17:00Z">
              <w:r w:rsidRPr="00AE199D">
                <w:rPr>
                  <w:rFonts w:asciiTheme="minorHAnsi" w:eastAsiaTheme="minorHAnsi" w:hAnsiTheme="minorHAnsi" w:cstheme="minorBidi"/>
                  <w:sz w:val="22"/>
                  <w:szCs w:val="22"/>
                  <w:rPrChange w:id="4807" w:author="Nick.Tolimieri" w:date="2022-09-07T13:17:00Z">
                    <w:rPr>
                      <w:rFonts w:ascii="Calibri" w:hAnsi="Calibri" w:cs="Calibri"/>
                      <w:color w:val="000000"/>
                      <w:sz w:val="22"/>
                      <w:szCs w:val="22"/>
                    </w:rPr>
                  </w:rPrChange>
                </w:rPr>
                <w:t>30</w:t>
              </w:r>
            </w:ins>
          </w:p>
        </w:tc>
        <w:tc>
          <w:tcPr>
            <w:tcW w:w="960" w:type="dxa"/>
            <w:noWrap/>
            <w:hideMark/>
          </w:tcPr>
          <w:p w:rsidR="00AE199D" w:rsidRPr="00AE199D" w:rsidRDefault="00AE199D" w:rsidP="00AE199D">
            <w:pPr>
              <w:ind w:firstLine="0"/>
              <w:rPr>
                <w:ins w:id="4808" w:author="Nick.Tolimieri" w:date="2022-09-07T13:17:00Z"/>
                <w:rFonts w:asciiTheme="minorHAnsi" w:eastAsiaTheme="minorHAnsi" w:hAnsiTheme="minorHAnsi" w:cstheme="minorBidi"/>
                <w:sz w:val="22"/>
                <w:szCs w:val="22"/>
                <w:rPrChange w:id="4809" w:author="Nick.Tolimieri" w:date="2022-09-07T13:17:00Z">
                  <w:rPr>
                    <w:ins w:id="4810" w:author="Nick.Tolimieri" w:date="2022-09-07T13:17:00Z"/>
                    <w:rFonts w:ascii="Calibri" w:hAnsi="Calibri" w:cs="Calibri"/>
                    <w:color w:val="000000"/>
                    <w:sz w:val="22"/>
                    <w:szCs w:val="22"/>
                  </w:rPr>
                </w:rPrChange>
              </w:rPr>
              <w:pPrChange w:id="4811" w:author="Nick.Tolimieri" w:date="2022-09-07T13:17:00Z">
                <w:pPr>
                  <w:jc w:val="right"/>
                </w:pPr>
              </w:pPrChange>
            </w:pPr>
            <w:ins w:id="4812" w:author="Nick.Tolimieri" w:date="2022-09-07T13:17:00Z">
              <w:r w:rsidRPr="00AE199D">
                <w:rPr>
                  <w:rFonts w:asciiTheme="minorHAnsi" w:eastAsiaTheme="minorHAnsi" w:hAnsiTheme="minorHAnsi" w:cstheme="minorBidi"/>
                  <w:sz w:val="22"/>
                  <w:szCs w:val="22"/>
                  <w:rPrChange w:id="4813" w:author="Nick.Tolimieri" w:date="2022-09-07T13:17:00Z">
                    <w:rPr>
                      <w:rFonts w:ascii="Calibri" w:hAnsi="Calibri" w:cs="Calibri"/>
                      <w:color w:val="000000"/>
                      <w:sz w:val="22"/>
                      <w:szCs w:val="22"/>
                    </w:rPr>
                  </w:rPrChange>
                </w:rPr>
                <w:t>30</w:t>
              </w:r>
            </w:ins>
          </w:p>
        </w:tc>
        <w:tc>
          <w:tcPr>
            <w:tcW w:w="960" w:type="dxa"/>
            <w:noWrap/>
            <w:hideMark/>
          </w:tcPr>
          <w:p w:rsidR="00AE199D" w:rsidRPr="00AE199D" w:rsidRDefault="00AE199D" w:rsidP="00AE199D">
            <w:pPr>
              <w:ind w:firstLine="0"/>
              <w:rPr>
                <w:ins w:id="4814" w:author="Nick.Tolimieri" w:date="2022-09-07T13:17:00Z"/>
                <w:rFonts w:asciiTheme="minorHAnsi" w:eastAsiaTheme="minorHAnsi" w:hAnsiTheme="minorHAnsi" w:cstheme="minorBidi"/>
                <w:sz w:val="22"/>
                <w:szCs w:val="22"/>
                <w:rPrChange w:id="4815" w:author="Nick.Tolimieri" w:date="2022-09-07T13:17:00Z">
                  <w:rPr>
                    <w:ins w:id="4816" w:author="Nick.Tolimieri" w:date="2022-09-07T13:17:00Z"/>
                    <w:rFonts w:ascii="Calibri" w:hAnsi="Calibri" w:cs="Calibri"/>
                    <w:color w:val="000000"/>
                    <w:sz w:val="22"/>
                    <w:szCs w:val="22"/>
                  </w:rPr>
                </w:rPrChange>
              </w:rPr>
              <w:pPrChange w:id="4817" w:author="Nick.Tolimieri" w:date="2022-09-07T13:17:00Z">
                <w:pPr>
                  <w:jc w:val="right"/>
                </w:pPr>
              </w:pPrChange>
            </w:pPr>
            <w:ins w:id="4818" w:author="Nick.Tolimieri" w:date="2022-09-07T13:17:00Z">
              <w:r w:rsidRPr="00AE199D">
                <w:rPr>
                  <w:rFonts w:asciiTheme="minorHAnsi" w:eastAsiaTheme="minorHAnsi" w:hAnsiTheme="minorHAnsi" w:cstheme="minorBidi"/>
                  <w:sz w:val="22"/>
                  <w:szCs w:val="22"/>
                  <w:rPrChange w:id="4819" w:author="Nick.Tolimieri" w:date="2022-09-07T13:17:00Z">
                    <w:rPr>
                      <w:rFonts w:ascii="Calibri" w:hAnsi="Calibri" w:cs="Calibri"/>
                      <w:color w:val="000000"/>
                      <w:sz w:val="22"/>
                      <w:szCs w:val="22"/>
                    </w:rPr>
                  </w:rPrChange>
                </w:rPr>
                <w:t>2.64</w:t>
              </w:r>
            </w:ins>
          </w:p>
        </w:tc>
        <w:tc>
          <w:tcPr>
            <w:tcW w:w="960" w:type="dxa"/>
            <w:noWrap/>
            <w:hideMark/>
          </w:tcPr>
          <w:p w:rsidR="00AE199D" w:rsidRPr="00AE199D" w:rsidRDefault="00AE199D" w:rsidP="00AE199D">
            <w:pPr>
              <w:ind w:firstLine="0"/>
              <w:rPr>
                <w:ins w:id="4820" w:author="Nick.Tolimieri" w:date="2022-09-07T13:17:00Z"/>
                <w:rFonts w:asciiTheme="minorHAnsi" w:eastAsiaTheme="minorHAnsi" w:hAnsiTheme="minorHAnsi" w:cstheme="minorBidi"/>
                <w:sz w:val="22"/>
                <w:szCs w:val="22"/>
                <w:rPrChange w:id="4821" w:author="Nick.Tolimieri" w:date="2022-09-07T13:17:00Z">
                  <w:rPr>
                    <w:ins w:id="4822" w:author="Nick.Tolimieri" w:date="2022-09-07T13:17:00Z"/>
                    <w:rFonts w:ascii="Calibri" w:hAnsi="Calibri" w:cs="Calibri"/>
                    <w:color w:val="000000"/>
                    <w:sz w:val="22"/>
                    <w:szCs w:val="22"/>
                  </w:rPr>
                </w:rPrChange>
              </w:rPr>
              <w:pPrChange w:id="4823" w:author="Nick.Tolimieri" w:date="2022-09-07T13:17:00Z">
                <w:pPr>
                  <w:jc w:val="right"/>
                </w:pPr>
              </w:pPrChange>
            </w:pPr>
            <w:ins w:id="4824" w:author="Nick.Tolimieri" w:date="2022-09-07T13:17:00Z">
              <w:r w:rsidRPr="00AE199D">
                <w:rPr>
                  <w:rFonts w:asciiTheme="minorHAnsi" w:eastAsiaTheme="minorHAnsi" w:hAnsiTheme="minorHAnsi" w:cstheme="minorBidi"/>
                  <w:sz w:val="22"/>
                  <w:szCs w:val="22"/>
                  <w:rPrChange w:id="4825" w:author="Nick.Tolimieri" w:date="2022-09-07T13:17:00Z">
                    <w:rPr>
                      <w:rFonts w:ascii="Calibri" w:hAnsi="Calibri" w:cs="Calibri"/>
                      <w:color w:val="000000"/>
                      <w:sz w:val="22"/>
                      <w:szCs w:val="22"/>
                    </w:rPr>
                  </w:rPrChange>
                </w:rPr>
                <w:t>0.71</w:t>
              </w:r>
            </w:ins>
          </w:p>
        </w:tc>
      </w:tr>
      <w:tr w:rsidR="00AE199D" w:rsidRPr="00AE199D" w:rsidTr="00AE199D">
        <w:trPr>
          <w:trHeight w:val="300"/>
          <w:ins w:id="4826" w:author="Nick.Tolimieri" w:date="2022-09-07T13:17:00Z"/>
        </w:trPr>
        <w:tc>
          <w:tcPr>
            <w:tcW w:w="960" w:type="dxa"/>
            <w:noWrap/>
            <w:hideMark/>
          </w:tcPr>
          <w:p w:rsidR="00AE199D" w:rsidRPr="00AE199D" w:rsidRDefault="00AE199D" w:rsidP="00AE199D">
            <w:pPr>
              <w:ind w:firstLine="0"/>
              <w:rPr>
                <w:ins w:id="4827" w:author="Nick.Tolimieri" w:date="2022-09-07T13:17:00Z"/>
                <w:rFonts w:asciiTheme="minorHAnsi" w:eastAsiaTheme="minorHAnsi" w:hAnsiTheme="minorHAnsi" w:cstheme="minorBidi"/>
                <w:sz w:val="22"/>
                <w:szCs w:val="22"/>
                <w:rPrChange w:id="4828" w:author="Nick.Tolimieri" w:date="2022-09-07T13:17:00Z">
                  <w:rPr>
                    <w:ins w:id="4829" w:author="Nick.Tolimieri" w:date="2022-09-07T13:17:00Z"/>
                    <w:rFonts w:ascii="Calibri" w:hAnsi="Calibri" w:cs="Calibri"/>
                    <w:color w:val="000000"/>
                    <w:sz w:val="22"/>
                    <w:szCs w:val="22"/>
                  </w:rPr>
                </w:rPrChange>
              </w:rPr>
              <w:pPrChange w:id="4830" w:author="Nick.Tolimieri" w:date="2022-09-07T13:17:00Z">
                <w:pPr/>
              </w:pPrChange>
            </w:pPr>
            <w:proofErr w:type="spellStart"/>
            <w:ins w:id="4831" w:author="Nick.Tolimieri" w:date="2022-09-07T13:17:00Z">
              <w:r w:rsidRPr="00AE199D">
                <w:rPr>
                  <w:rFonts w:asciiTheme="minorHAnsi" w:eastAsiaTheme="minorHAnsi" w:hAnsiTheme="minorHAnsi" w:cstheme="minorBidi"/>
                  <w:sz w:val="22"/>
                  <w:szCs w:val="22"/>
                  <w:rPrChange w:id="4832"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4833"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4834"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4835"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4836" w:author="Nick.Tolimieri" w:date="2022-09-07T13:17:00Z"/>
                <w:rFonts w:asciiTheme="minorHAnsi" w:eastAsiaTheme="minorHAnsi" w:hAnsiTheme="minorHAnsi" w:cstheme="minorBidi"/>
                <w:sz w:val="22"/>
                <w:szCs w:val="22"/>
                <w:rPrChange w:id="4837" w:author="Nick.Tolimieri" w:date="2022-09-07T13:17:00Z">
                  <w:rPr>
                    <w:ins w:id="4838" w:author="Nick.Tolimieri" w:date="2022-09-07T13:17:00Z"/>
                    <w:rFonts w:ascii="Calibri" w:hAnsi="Calibri" w:cs="Calibri"/>
                    <w:color w:val="000000"/>
                    <w:sz w:val="22"/>
                    <w:szCs w:val="22"/>
                  </w:rPr>
                </w:rPrChange>
              </w:rPr>
              <w:pPrChange w:id="4839" w:author="Nick.Tolimieri" w:date="2022-09-07T13:17:00Z">
                <w:pPr>
                  <w:jc w:val="right"/>
                </w:pPr>
              </w:pPrChange>
            </w:pPr>
            <w:ins w:id="4840" w:author="Nick.Tolimieri" w:date="2022-09-07T13:17:00Z">
              <w:r w:rsidRPr="00AE199D">
                <w:rPr>
                  <w:rFonts w:asciiTheme="minorHAnsi" w:eastAsiaTheme="minorHAnsi" w:hAnsiTheme="minorHAnsi" w:cstheme="minorBidi"/>
                  <w:sz w:val="22"/>
                  <w:szCs w:val="22"/>
                  <w:rPrChange w:id="4841" w:author="Nick.Tolimieri" w:date="2022-09-07T13:17:00Z">
                    <w:rPr>
                      <w:rFonts w:ascii="Calibri" w:hAnsi="Calibri" w:cs="Calibri"/>
                      <w:color w:val="000000"/>
                      <w:sz w:val="22"/>
                      <w:szCs w:val="22"/>
                    </w:rPr>
                  </w:rPrChange>
                </w:rPr>
                <w:t>1995</w:t>
              </w:r>
            </w:ins>
          </w:p>
        </w:tc>
        <w:tc>
          <w:tcPr>
            <w:tcW w:w="960" w:type="dxa"/>
            <w:noWrap/>
            <w:hideMark/>
          </w:tcPr>
          <w:p w:rsidR="00AE199D" w:rsidRPr="00AE199D" w:rsidRDefault="00AE199D" w:rsidP="00AE199D">
            <w:pPr>
              <w:ind w:firstLine="0"/>
              <w:rPr>
                <w:ins w:id="4842" w:author="Nick.Tolimieri" w:date="2022-09-07T13:17:00Z"/>
                <w:rFonts w:asciiTheme="minorHAnsi" w:eastAsiaTheme="minorHAnsi" w:hAnsiTheme="minorHAnsi" w:cstheme="minorBidi"/>
                <w:sz w:val="22"/>
                <w:szCs w:val="22"/>
                <w:rPrChange w:id="4843" w:author="Nick.Tolimieri" w:date="2022-09-07T13:17:00Z">
                  <w:rPr>
                    <w:ins w:id="4844" w:author="Nick.Tolimieri" w:date="2022-09-07T13:17:00Z"/>
                    <w:rFonts w:ascii="Calibri" w:hAnsi="Calibri" w:cs="Calibri"/>
                    <w:color w:val="000000"/>
                    <w:sz w:val="22"/>
                    <w:szCs w:val="22"/>
                  </w:rPr>
                </w:rPrChange>
              </w:rPr>
              <w:pPrChange w:id="4845" w:author="Nick.Tolimieri" w:date="2022-09-07T13:17:00Z">
                <w:pPr>
                  <w:jc w:val="right"/>
                </w:pPr>
              </w:pPrChange>
            </w:pPr>
            <w:ins w:id="4846" w:author="Nick.Tolimieri" w:date="2022-09-07T13:17:00Z">
              <w:r w:rsidRPr="00AE199D">
                <w:rPr>
                  <w:rFonts w:asciiTheme="minorHAnsi" w:eastAsiaTheme="minorHAnsi" w:hAnsiTheme="minorHAnsi" w:cstheme="minorBidi"/>
                  <w:sz w:val="22"/>
                  <w:szCs w:val="22"/>
                  <w:rPrChange w:id="4847" w:author="Nick.Tolimieri" w:date="2022-09-07T13:17:00Z">
                    <w:rPr>
                      <w:rFonts w:ascii="Calibri" w:hAnsi="Calibri" w:cs="Calibri"/>
                      <w:color w:val="000000"/>
                      <w:sz w:val="22"/>
                      <w:szCs w:val="22"/>
                    </w:rPr>
                  </w:rPrChange>
                </w:rPr>
                <w:t>4</w:t>
              </w:r>
            </w:ins>
          </w:p>
        </w:tc>
        <w:tc>
          <w:tcPr>
            <w:tcW w:w="960" w:type="dxa"/>
            <w:noWrap/>
            <w:hideMark/>
          </w:tcPr>
          <w:p w:rsidR="00AE199D" w:rsidRPr="00AE199D" w:rsidRDefault="00AE199D" w:rsidP="00AE199D">
            <w:pPr>
              <w:ind w:firstLine="0"/>
              <w:rPr>
                <w:ins w:id="4848" w:author="Nick.Tolimieri" w:date="2022-09-07T13:17:00Z"/>
                <w:rFonts w:asciiTheme="minorHAnsi" w:eastAsiaTheme="minorHAnsi" w:hAnsiTheme="minorHAnsi" w:cstheme="minorBidi"/>
                <w:sz w:val="22"/>
                <w:szCs w:val="22"/>
                <w:rPrChange w:id="4849" w:author="Nick.Tolimieri" w:date="2022-09-07T13:17:00Z">
                  <w:rPr>
                    <w:ins w:id="4850" w:author="Nick.Tolimieri" w:date="2022-09-07T13:17:00Z"/>
                    <w:rFonts w:ascii="Calibri" w:hAnsi="Calibri" w:cs="Calibri"/>
                    <w:color w:val="000000"/>
                    <w:sz w:val="22"/>
                    <w:szCs w:val="22"/>
                  </w:rPr>
                </w:rPrChange>
              </w:rPr>
              <w:pPrChange w:id="4851" w:author="Nick.Tolimieri" w:date="2022-09-07T13:17:00Z">
                <w:pPr>
                  <w:jc w:val="right"/>
                </w:pPr>
              </w:pPrChange>
            </w:pPr>
            <w:ins w:id="4852" w:author="Nick.Tolimieri" w:date="2022-09-07T13:17:00Z">
              <w:r w:rsidRPr="00AE199D">
                <w:rPr>
                  <w:rFonts w:asciiTheme="minorHAnsi" w:eastAsiaTheme="minorHAnsi" w:hAnsiTheme="minorHAnsi" w:cstheme="minorBidi"/>
                  <w:sz w:val="22"/>
                  <w:szCs w:val="22"/>
                  <w:rPrChange w:id="4853" w:author="Nick.Tolimieri" w:date="2022-09-07T13:17:00Z">
                    <w:rPr>
                      <w:rFonts w:ascii="Calibri" w:hAnsi="Calibri" w:cs="Calibri"/>
                      <w:color w:val="000000"/>
                      <w:sz w:val="22"/>
                      <w:szCs w:val="22"/>
                    </w:rPr>
                  </w:rPrChange>
                </w:rPr>
                <w:t>59</w:t>
              </w:r>
            </w:ins>
          </w:p>
        </w:tc>
        <w:tc>
          <w:tcPr>
            <w:tcW w:w="960" w:type="dxa"/>
            <w:noWrap/>
            <w:hideMark/>
          </w:tcPr>
          <w:p w:rsidR="00AE199D" w:rsidRPr="00AE199D" w:rsidRDefault="00AE199D" w:rsidP="00AE199D">
            <w:pPr>
              <w:ind w:firstLine="0"/>
              <w:rPr>
                <w:ins w:id="4854" w:author="Nick.Tolimieri" w:date="2022-09-07T13:17:00Z"/>
                <w:rFonts w:asciiTheme="minorHAnsi" w:eastAsiaTheme="minorHAnsi" w:hAnsiTheme="minorHAnsi" w:cstheme="minorBidi"/>
                <w:sz w:val="22"/>
                <w:szCs w:val="22"/>
                <w:rPrChange w:id="4855" w:author="Nick.Tolimieri" w:date="2022-09-07T13:17:00Z">
                  <w:rPr>
                    <w:ins w:id="4856" w:author="Nick.Tolimieri" w:date="2022-09-07T13:17:00Z"/>
                    <w:rFonts w:ascii="Calibri" w:hAnsi="Calibri" w:cs="Calibri"/>
                    <w:color w:val="000000"/>
                    <w:sz w:val="22"/>
                    <w:szCs w:val="22"/>
                  </w:rPr>
                </w:rPrChange>
              </w:rPr>
              <w:pPrChange w:id="4857" w:author="Nick.Tolimieri" w:date="2022-09-07T13:17:00Z">
                <w:pPr>
                  <w:jc w:val="right"/>
                </w:pPr>
              </w:pPrChange>
            </w:pPr>
            <w:ins w:id="4858" w:author="Nick.Tolimieri" w:date="2022-09-07T13:17:00Z">
              <w:r w:rsidRPr="00AE199D">
                <w:rPr>
                  <w:rFonts w:asciiTheme="minorHAnsi" w:eastAsiaTheme="minorHAnsi" w:hAnsiTheme="minorHAnsi" w:cstheme="minorBidi"/>
                  <w:sz w:val="22"/>
                  <w:szCs w:val="22"/>
                  <w:rPrChange w:id="4859"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4860" w:author="Nick.Tolimieri" w:date="2022-09-07T13:17:00Z"/>
                <w:rFonts w:asciiTheme="minorHAnsi" w:eastAsiaTheme="minorHAnsi" w:hAnsiTheme="minorHAnsi" w:cstheme="minorBidi"/>
                <w:sz w:val="22"/>
                <w:szCs w:val="22"/>
                <w:rPrChange w:id="4861" w:author="Nick.Tolimieri" w:date="2022-09-07T13:17:00Z">
                  <w:rPr>
                    <w:ins w:id="4862" w:author="Nick.Tolimieri" w:date="2022-09-07T13:17:00Z"/>
                    <w:rFonts w:ascii="Calibri" w:hAnsi="Calibri" w:cs="Calibri"/>
                    <w:color w:val="000000"/>
                    <w:sz w:val="22"/>
                    <w:szCs w:val="22"/>
                  </w:rPr>
                </w:rPrChange>
              </w:rPr>
              <w:pPrChange w:id="4863" w:author="Nick.Tolimieri" w:date="2022-09-07T13:17:00Z">
                <w:pPr>
                  <w:jc w:val="right"/>
                </w:pPr>
              </w:pPrChange>
            </w:pPr>
            <w:ins w:id="4864" w:author="Nick.Tolimieri" w:date="2022-09-07T13:17:00Z">
              <w:r w:rsidRPr="00AE199D">
                <w:rPr>
                  <w:rFonts w:asciiTheme="minorHAnsi" w:eastAsiaTheme="minorHAnsi" w:hAnsiTheme="minorHAnsi" w:cstheme="minorBidi"/>
                  <w:sz w:val="22"/>
                  <w:szCs w:val="22"/>
                  <w:rPrChange w:id="4865" w:author="Nick.Tolimieri" w:date="2022-09-07T13:17:00Z">
                    <w:rPr>
                      <w:rFonts w:ascii="Calibri" w:hAnsi="Calibri" w:cs="Calibri"/>
                      <w:color w:val="000000"/>
                      <w:sz w:val="22"/>
                      <w:szCs w:val="22"/>
                    </w:rPr>
                  </w:rPrChange>
                </w:rPr>
                <w:t>46</w:t>
              </w:r>
            </w:ins>
          </w:p>
        </w:tc>
        <w:tc>
          <w:tcPr>
            <w:tcW w:w="960" w:type="dxa"/>
            <w:noWrap/>
            <w:hideMark/>
          </w:tcPr>
          <w:p w:rsidR="00AE199D" w:rsidRPr="00AE199D" w:rsidRDefault="00AE199D" w:rsidP="00AE199D">
            <w:pPr>
              <w:ind w:firstLine="0"/>
              <w:rPr>
                <w:ins w:id="4866" w:author="Nick.Tolimieri" w:date="2022-09-07T13:17:00Z"/>
                <w:rFonts w:asciiTheme="minorHAnsi" w:eastAsiaTheme="minorHAnsi" w:hAnsiTheme="minorHAnsi" w:cstheme="minorBidi"/>
                <w:sz w:val="22"/>
                <w:szCs w:val="22"/>
                <w:rPrChange w:id="4867" w:author="Nick.Tolimieri" w:date="2022-09-07T13:17:00Z">
                  <w:rPr>
                    <w:ins w:id="4868" w:author="Nick.Tolimieri" w:date="2022-09-07T13:17:00Z"/>
                    <w:rFonts w:ascii="Calibri" w:hAnsi="Calibri" w:cs="Calibri"/>
                    <w:color w:val="000000"/>
                    <w:sz w:val="22"/>
                    <w:szCs w:val="22"/>
                  </w:rPr>
                </w:rPrChange>
              </w:rPr>
              <w:pPrChange w:id="4869" w:author="Nick.Tolimieri" w:date="2022-09-07T13:17:00Z">
                <w:pPr>
                  <w:jc w:val="right"/>
                </w:pPr>
              </w:pPrChange>
            </w:pPr>
            <w:ins w:id="4870" w:author="Nick.Tolimieri" w:date="2022-09-07T13:17:00Z">
              <w:r w:rsidRPr="00AE199D">
                <w:rPr>
                  <w:rFonts w:asciiTheme="minorHAnsi" w:eastAsiaTheme="minorHAnsi" w:hAnsiTheme="minorHAnsi" w:cstheme="minorBidi"/>
                  <w:sz w:val="22"/>
                  <w:szCs w:val="22"/>
                  <w:rPrChange w:id="4871"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4872" w:author="Nick.Tolimieri" w:date="2022-09-07T13:17:00Z"/>
                <w:rFonts w:asciiTheme="minorHAnsi" w:eastAsiaTheme="minorHAnsi" w:hAnsiTheme="minorHAnsi" w:cstheme="minorBidi"/>
                <w:sz w:val="22"/>
                <w:szCs w:val="22"/>
                <w:rPrChange w:id="4873" w:author="Nick.Tolimieri" w:date="2022-09-07T13:17:00Z">
                  <w:rPr>
                    <w:ins w:id="4874" w:author="Nick.Tolimieri" w:date="2022-09-07T13:17:00Z"/>
                    <w:rFonts w:ascii="Calibri" w:hAnsi="Calibri" w:cs="Calibri"/>
                    <w:color w:val="000000"/>
                    <w:sz w:val="22"/>
                    <w:szCs w:val="22"/>
                  </w:rPr>
                </w:rPrChange>
              </w:rPr>
              <w:pPrChange w:id="4875" w:author="Nick.Tolimieri" w:date="2022-09-07T13:17:00Z">
                <w:pPr>
                  <w:jc w:val="right"/>
                </w:pPr>
              </w:pPrChange>
            </w:pPr>
            <w:ins w:id="4876" w:author="Nick.Tolimieri" w:date="2022-09-07T13:17:00Z">
              <w:r w:rsidRPr="00AE199D">
                <w:rPr>
                  <w:rFonts w:asciiTheme="minorHAnsi" w:eastAsiaTheme="minorHAnsi" w:hAnsiTheme="minorHAnsi" w:cstheme="minorBidi"/>
                  <w:sz w:val="22"/>
                  <w:szCs w:val="22"/>
                  <w:rPrChange w:id="4877" w:author="Nick.Tolimieri" w:date="2022-09-07T13:17:00Z">
                    <w:rPr>
                      <w:rFonts w:ascii="Calibri" w:hAnsi="Calibri" w:cs="Calibri"/>
                      <w:color w:val="000000"/>
                      <w:sz w:val="22"/>
                      <w:szCs w:val="22"/>
                    </w:rPr>
                  </w:rPrChange>
                </w:rPr>
                <w:t>14</w:t>
              </w:r>
            </w:ins>
          </w:p>
        </w:tc>
        <w:tc>
          <w:tcPr>
            <w:tcW w:w="960" w:type="dxa"/>
            <w:noWrap/>
            <w:hideMark/>
          </w:tcPr>
          <w:p w:rsidR="00AE199D" w:rsidRPr="00AE199D" w:rsidRDefault="00AE199D" w:rsidP="00AE199D">
            <w:pPr>
              <w:ind w:firstLine="0"/>
              <w:rPr>
                <w:ins w:id="4878" w:author="Nick.Tolimieri" w:date="2022-09-07T13:17:00Z"/>
                <w:rFonts w:asciiTheme="minorHAnsi" w:eastAsiaTheme="minorHAnsi" w:hAnsiTheme="minorHAnsi" w:cstheme="minorBidi"/>
                <w:sz w:val="22"/>
                <w:szCs w:val="22"/>
                <w:rPrChange w:id="4879" w:author="Nick.Tolimieri" w:date="2022-09-07T13:17:00Z">
                  <w:rPr>
                    <w:ins w:id="4880" w:author="Nick.Tolimieri" w:date="2022-09-07T13:17:00Z"/>
                    <w:rFonts w:ascii="Calibri" w:hAnsi="Calibri" w:cs="Calibri"/>
                    <w:color w:val="000000"/>
                    <w:sz w:val="22"/>
                    <w:szCs w:val="22"/>
                  </w:rPr>
                </w:rPrChange>
              </w:rPr>
              <w:pPrChange w:id="4881" w:author="Nick.Tolimieri" w:date="2022-09-07T13:17:00Z">
                <w:pPr>
                  <w:jc w:val="right"/>
                </w:pPr>
              </w:pPrChange>
            </w:pPr>
            <w:ins w:id="4882" w:author="Nick.Tolimieri" w:date="2022-09-07T13:17:00Z">
              <w:r w:rsidRPr="00AE199D">
                <w:rPr>
                  <w:rFonts w:asciiTheme="minorHAnsi" w:eastAsiaTheme="minorHAnsi" w:hAnsiTheme="minorHAnsi" w:cstheme="minorBidi"/>
                  <w:sz w:val="22"/>
                  <w:szCs w:val="22"/>
                  <w:rPrChange w:id="4883" w:author="Nick.Tolimieri" w:date="2022-09-07T13:17:00Z">
                    <w:rPr>
                      <w:rFonts w:ascii="Calibri" w:hAnsi="Calibri" w:cs="Calibri"/>
                      <w:color w:val="000000"/>
                      <w:sz w:val="22"/>
                      <w:szCs w:val="22"/>
                    </w:rPr>
                  </w:rPrChange>
                </w:rPr>
                <w:t>2.14</w:t>
              </w:r>
            </w:ins>
          </w:p>
        </w:tc>
        <w:tc>
          <w:tcPr>
            <w:tcW w:w="960" w:type="dxa"/>
            <w:noWrap/>
            <w:hideMark/>
          </w:tcPr>
          <w:p w:rsidR="00AE199D" w:rsidRPr="00AE199D" w:rsidRDefault="00AE199D" w:rsidP="00AE199D">
            <w:pPr>
              <w:ind w:firstLine="0"/>
              <w:rPr>
                <w:ins w:id="4884" w:author="Nick.Tolimieri" w:date="2022-09-07T13:17:00Z"/>
                <w:rFonts w:asciiTheme="minorHAnsi" w:eastAsiaTheme="minorHAnsi" w:hAnsiTheme="minorHAnsi" w:cstheme="minorBidi"/>
                <w:sz w:val="22"/>
                <w:szCs w:val="22"/>
                <w:rPrChange w:id="4885" w:author="Nick.Tolimieri" w:date="2022-09-07T13:17:00Z">
                  <w:rPr>
                    <w:ins w:id="4886" w:author="Nick.Tolimieri" w:date="2022-09-07T13:17:00Z"/>
                    <w:rFonts w:ascii="Calibri" w:hAnsi="Calibri" w:cs="Calibri"/>
                    <w:color w:val="000000"/>
                    <w:sz w:val="22"/>
                    <w:szCs w:val="22"/>
                  </w:rPr>
                </w:rPrChange>
              </w:rPr>
              <w:pPrChange w:id="4887" w:author="Nick.Tolimieri" w:date="2022-09-07T13:17:00Z">
                <w:pPr>
                  <w:jc w:val="right"/>
                </w:pPr>
              </w:pPrChange>
            </w:pPr>
            <w:ins w:id="4888" w:author="Nick.Tolimieri" w:date="2022-09-07T13:17:00Z">
              <w:r w:rsidRPr="00AE199D">
                <w:rPr>
                  <w:rFonts w:asciiTheme="minorHAnsi" w:eastAsiaTheme="minorHAnsi" w:hAnsiTheme="minorHAnsi" w:cstheme="minorBidi"/>
                  <w:sz w:val="22"/>
                  <w:szCs w:val="22"/>
                  <w:rPrChange w:id="4889" w:author="Nick.Tolimieri" w:date="2022-09-07T13:17:00Z">
                    <w:rPr>
                      <w:rFonts w:ascii="Calibri" w:hAnsi="Calibri" w:cs="Calibri"/>
                      <w:color w:val="000000"/>
                      <w:sz w:val="22"/>
                      <w:szCs w:val="22"/>
                    </w:rPr>
                  </w:rPrChange>
                </w:rPr>
                <w:t>0.47</w:t>
              </w:r>
            </w:ins>
          </w:p>
        </w:tc>
      </w:tr>
      <w:tr w:rsidR="00AE199D" w:rsidRPr="00AE199D" w:rsidTr="00AE199D">
        <w:trPr>
          <w:trHeight w:val="300"/>
          <w:ins w:id="4890" w:author="Nick.Tolimieri" w:date="2022-09-07T13:17:00Z"/>
        </w:trPr>
        <w:tc>
          <w:tcPr>
            <w:tcW w:w="960" w:type="dxa"/>
            <w:noWrap/>
            <w:hideMark/>
          </w:tcPr>
          <w:p w:rsidR="00AE199D" w:rsidRPr="00AE199D" w:rsidRDefault="00AE199D" w:rsidP="00AE199D">
            <w:pPr>
              <w:ind w:firstLine="0"/>
              <w:rPr>
                <w:ins w:id="4891" w:author="Nick.Tolimieri" w:date="2022-09-07T13:17:00Z"/>
                <w:rFonts w:asciiTheme="minorHAnsi" w:eastAsiaTheme="minorHAnsi" w:hAnsiTheme="minorHAnsi" w:cstheme="minorBidi"/>
                <w:sz w:val="22"/>
                <w:szCs w:val="22"/>
                <w:rPrChange w:id="4892" w:author="Nick.Tolimieri" w:date="2022-09-07T13:17:00Z">
                  <w:rPr>
                    <w:ins w:id="4893" w:author="Nick.Tolimieri" w:date="2022-09-07T13:17:00Z"/>
                    <w:rFonts w:ascii="Calibri" w:hAnsi="Calibri" w:cs="Calibri"/>
                    <w:color w:val="000000"/>
                    <w:sz w:val="22"/>
                    <w:szCs w:val="22"/>
                  </w:rPr>
                </w:rPrChange>
              </w:rPr>
              <w:pPrChange w:id="4894" w:author="Nick.Tolimieri" w:date="2022-09-07T13:17:00Z">
                <w:pPr/>
              </w:pPrChange>
            </w:pPr>
            <w:proofErr w:type="spellStart"/>
            <w:ins w:id="4895" w:author="Nick.Tolimieri" w:date="2022-09-07T13:17:00Z">
              <w:r w:rsidRPr="00AE199D">
                <w:rPr>
                  <w:rFonts w:asciiTheme="minorHAnsi" w:eastAsiaTheme="minorHAnsi" w:hAnsiTheme="minorHAnsi" w:cstheme="minorBidi"/>
                  <w:sz w:val="22"/>
                  <w:szCs w:val="22"/>
                  <w:rPrChange w:id="4896"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4897"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4898"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4899"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4900" w:author="Nick.Tolimieri" w:date="2022-09-07T13:17:00Z"/>
                <w:rFonts w:asciiTheme="minorHAnsi" w:eastAsiaTheme="minorHAnsi" w:hAnsiTheme="minorHAnsi" w:cstheme="minorBidi"/>
                <w:sz w:val="22"/>
                <w:szCs w:val="22"/>
                <w:rPrChange w:id="4901" w:author="Nick.Tolimieri" w:date="2022-09-07T13:17:00Z">
                  <w:rPr>
                    <w:ins w:id="4902" w:author="Nick.Tolimieri" w:date="2022-09-07T13:17:00Z"/>
                    <w:rFonts w:ascii="Calibri" w:hAnsi="Calibri" w:cs="Calibri"/>
                    <w:color w:val="000000"/>
                    <w:sz w:val="22"/>
                    <w:szCs w:val="22"/>
                  </w:rPr>
                </w:rPrChange>
              </w:rPr>
              <w:pPrChange w:id="4903" w:author="Nick.Tolimieri" w:date="2022-09-07T13:17:00Z">
                <w:pPr>
                  <w:jc w:val="right"/>
                </w:pPr>
              </w:pPrChange>
            </w:pPr>
            <w:ins w:id="4904" w:author="Nick.Tolimieri" w:date="2022-09-07T13:17:00Z">
              <w:r w:rsidRPr="00AE199D">
                <w:rPr>
                  <w:rFonts w:asciiTheme="minorHAnsi" w:eastAsiaTheme="minorHAnsi" w:hAnsiTheme="minorHAnsi" w:cstheme="minorBidi"/>
                  <w:sz w:val="22"/>
                  <w:szCs w:val="22"/>
                  <w:rPrChange w:id="4905" w:author="Nick.Tolimieri" w:date="2022-09-07T13:17:00Z">
                    <w:rPr>
                      <w:rFonts w:ascii="Calibri" w:hAnsi="Calibri" w:cs="Calibri"/>
                      <w:color w:val="000000"/>
                      <w:sz w:val="22"/>
                      <w:szCs w:val="22"/>
                    </w:rPr>
                  </w:rPrChange>
                </w:rPr>
                <w:t>1996</w:t>
              </w:r>
            </w:ins>
          </w:p>
        </w:tc>
        <w:tc>
          <w:tcPr>
            <w:tcW w:w="960" w:type="dxa"/>
            <w:noWrap/>
            <w:hideMark/>
          </w:tcPr>
          <w:p w:rsidR="00AE199D" w:rsidRPr="00AE199D" w:rsidRDefault="00AE199D" w:rsidP="00AE199D">
            <w:pPr>
              <w:ind w:firstLine="0"/>
              <w:rPr>
                <w:ins w:id="4906" w:author="Nick.Tolimieri" w:date="2022-09-07T13:17:00Z"/>
                <w:rFonts w:asciiTheme="minorHAnsi" w:eastAsiaTheme="minorHAnsi" w:hAnsiTheme="minorHAnsi" w:cstheme="minorBidi"/>
                <w:sz w:val="22"/>
                <w:szCs w:val="22"/>
                <w:rPrChange w:id="4907" w:author="Nick.Tolimieri" w:date="2022-09-07T13:17:00Z">
                  <w:rPr>
                    <w:ins w:id="4908" w:author="Nick.Tolimieri" w:date="2022-09-07T13:17:00Z"/>
                    <w:rFonts w:ascii="Calibri" w:hAnsi="Calibri" w:cs="Calibri"/>
                    <w:color w:val="000000"/>
                    <w:sz w:val="22"/>
                    <w:szCs w:val="22"/>
                  </w:rPr>
                </w:rPrChange>
              </w:rPr>
              <w:pPrChange w:id="4909" w:author="Nick.Tolimieri" w:date="2022-09-07T13:17:00Z">
                <w:pPr>
                  <w:jc w:val="right"/>
                </w:pPr>
              </w:pPrChange>
            </w:pPr>
            <w:ins w:id="4910" w:author="Nick.Tolimieri" w:date="2022-09-07T13:17:00Z">
              <w:r w:rsidRPr="00AE199D">
                <w:rPr>
                  <w:rFonts w:asciiTheme="minorHAnsi" w:eastAsiaTheme="minorHAnsi" w:hAnsiTheme="minorHAnsi" w:cstheme="minorBidi"/>
                  <w:sz w:val="22"/>
                  <w:szCs w:val="22"/>
                  <w:rPrChange w:id="491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4912" w:author="Nick.Tolimieri" w:date="2022-09-07T13:17:00Z"/>
                <w:rFonts w:asciiTheme="minorHAnsi" w:eastAsiaTheme="minorHAnsi" w:hAnsiTheme="minorHAnsi" w:cstheme="minorBidi"/>
                <w:sz w:val="22"/>
                <w:szCs w:val="22"/>
                <w:rPrChange w:id="4913" w:author="Nick.Tolimieri" w:date="2022-09-07T13:17:00Z">
                  <w:rPr>
                    <w:ins w:id="4914" w:author="Nick.Tolimieri" w:date="2022-09-07T13:17:00Z"/>
                    <w:rFonts w:ascii="Calibri" w:hAnsi="Calibri" w:cs="Calibri"/>
                    <w:color w:val="000000"/>
                    <w:sz w:val="22"/>
                    <w:szCs w:val="22"/>
                  </w:rPr>
                </w:rPrChange>
              </w:rPr>
              <w:pPrChange w:id="4915" w:author="Nick.Tolimieri" w:date="2022-09-07T13:17:00Z">
                <w:pPr>
                  <w:jc w:val="right"/>
                </w:pPr>
              </w:pPrChange>
            </w:pPr>
            <w:ins w:id="4916" w:author="Nick.Tolimieri" w:date="2022-09-07T13:17:00Z">
              <w:r w:rsidRPr="00AE199D">
                <w:rPr>
                  <w:rFonts w:asciiTheme="minorHAnsi" w:eastAsiaTheme="minorHAnsi" w:hAnsiTheme="minorHAnsi" w:cstheme="minorBidi"/>
                  <w:sz w:val="22"/>
                  <w:szCs w:val="22"/>
                  <w:rPrChange w:id="4917" w:author="Nick.Tolimieri" w:date="2022-09-07T13:17:00Z">
                    <w:rPr>
                      <w:rFonts w:ascii="Calibri" w:hAnsi="Calibri" w:cs="Calibri"/>
                      <w:color w:val="000000"/>
                      <w:sz w:val="22"/>
                      <w:szCs w:val="22"/>
                    </w:rPr>
                  </w:rPrChange>
                </w:rPr>
                <w:t>18</w:t>
              </w:r>
            </w:ins>
          </w:p>
        </w:tc>
        <w:tc>
          <w:tcPr>
            <w:tcW w:w="960" w:type="dxa"/>
            <w:noWrap/>
            <w:hideMark/>
          </w:tcPr>
          <w:p w:rsidR="00AE199D" w:rsidRPr="00AE199D" w:rsidRDefault="00AE199D" w:rsidP="00AE199D">
            <w:pPr>
              <w:ind w:firstLine="0"/>
              <w:rPr>
                <w:ins w:id="4918" w:author="Nick.Tolimieri" w:date="2022-09-07T13:17:00Z"/>
                <w:rFonts w:asciiTheme="minorHAnsi" w:eastAsiaTheme="minorHAnsi" w:hAnsiTheme="minorHAnsi" w:cstheme="minorBidi"/>
                <w:sz w:val="22"/>
                <w:szCs w:val="22"/>
                <w:rPrChange w:id="4919" w:author="Nick.Tolimieri" w:date="2022-09-07T13:17:00Z">
                  <w:rPr>
                    <w:ins w:id="4920" w:author="Nick.Tolimieri" w:date="2022-09-07T13:17:00Z"/>
                    <w:rFonts w:ascii="Calibri" w:hAnsi="Calibri" w:cs="Calibri"/>
                    <w:color w:val="000000"/>
                    <w:sz w:val="22"/>
                    <w:szCs w:val="22"/>
                  </w:rPr>
                </w:rPrChange>
              </w:rPr>
              <w:pPrChange w:id="4921" w:author="Nick.Tolimieri" w:date="2022-09-07T13:17:00Z">
                <w:pPr>
                  <w:jc w:val="right"/>
                </w:pPr>
              </w:pPrChange>
            </w:pPr>
            <w:ins w:id="4922" w:author="Nick.Tolimieri" w:date="2022-09-07T13:17:00Z">
              <w:r w:rsidRPr="00AE199D">
                <w:rPr>
                  <w:rFonts w:asciiTheme="minorHAnsi" w:eastAsiaTheme="minorHAnsi" w:hAnsiTheme="minorHAnsi" w:cstheme="minorBidi"/>
                  <w:sz w:val="22"/>
                  <w:szCs w:val="22"/>
                  <w:rPrChange w:id="4923"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4924" w:author="Nick.Tolimieri" w:date="2022-09-07T13:17:00Z"/>
                <w:rFonts w:asciiTheme="minorHAnsi" w:eastAsiaTheme="minorHAnsi" w:hAnsiTheme="minorHAnsi" w:cstheme="minorBidi"/>
                <w:sz w:val="22"/>
                <w:szCs w:val="22"/>
                <w:rPrChange w:id="4925" w:author="Nick.Tolimieri" w:date="2022-09-07T13:17:00Z">
                  <w:rPr>
                    <w:ins w:id="4926" w:author="Nick.Tolimieri" w:date="2022-09-07T13:17:00Z"/>
                    <w:rFonts w:ascii="Calibri" w:hAnsi="Calibri" w:cs="Calibri"/>
                    <w:color w:val="000000"/>
                    <w:sz w:val="22"/>
                    <w:szCs w:val="22"/>
                  </w:rPr>
                </w:rPrChange>
              </w:rPr>
              <w:pPrChange w:id="4927" w:author="Nick.Tolimieri" w:date="2022-09-07T13:17:00Z">
                <w:pPr>
                  <w:jc w:val="right"/>
                </w:pPr>
              </w:pPrChange>
            </w:pPr>
            <w:ins w:id="4928" w:author="Nick.Tolimieri" w:date="2022-09-07T13:17:00Z">
              <w:r w:rsidRPr="00AE199D">
                <w:rPr>
                  <w:rFonts w:asciiTheme="minorHAnsi" w:eastAsiaTheme="minorHAnsi" w:hAnsiTheme="minorHAnsi" w:cstheme="minorBidi"/>
                  <w:sz w:val="22"/>
                  <w:szCs w:val="22"/>
                  <w:rPrChange w:id="4929"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4930" w:author="Nick.Tolimieri" w:date="2022-09-07T13:17:00Z"/>
                <w:rFonts w:asciiTheme="minorHAnsi" w:eastAsiaTheme="minorHAnsi" w:hAnsiTheme="minorHAnsi" w:cstheme="minorBidi"/>
                <w:sz w:val="22"/>
                <w:szCs w:val="22"/>
                <w:rPrChange w:id="4931" w:author="Nick.Tolimieri" w:date="2022-09-07T13:17:00Z">
                  <w:rPr>
                    <w:ins w:id="4932" w:author="Nick.Tolimieri" w:date="2022-09-07T13:17:00Z"/>
                    <w:rFonts w:ascii="Calibri" w:hAnsi="Calibri" w:cs="Calibri"/>
                    <w:color w:val="000000"/>
                    <w:sz w:val="22"/>
                    <w:szCs w:val="22"/>
                  </w:rPr>
                </w:rPrChange>
              </w:rPr>
              <w:pPrChange w:id="4933" w:author="Nick.Tolimieri" w:date="2022-09-07T13:17:00Z">
                <w:pPr>
                  <w:jc w:val="right"/>
                </w:pPr>
              </w:pPrChange>
            </w:pPr>
            <w:ins w:id="4934" w:author="Nick.Tolimieri" w:date="2022-09-07T13:17:00Z">
              <w:r w:rsidRPr="00AE199D">
                <w:rPr>
                  <w:rFonts w:asciiTheme="minorHAnsi" w:eastAsiaTheme="minorHAnsi" w:hAnsiTheme="minorHAnsi" w:cstheme="minorBidi"/>
                  <w:sz w:val="22"/>
                  <w:szCs w:val="22"/>
                  <w:rPrChange w:id="4935"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4936" w:author="Nick.Tolimieri" w:date="2022-09-07T13:17:00Z"/>
                <w:rFonts w:asciiTheme="minorHAnsi" w:eastAsiaTheme="minorHAnsi" w:hAnsiTheme="minorHAnsi" w:cstheme="minorBidi"/>
                <w:sz w:val="22"/>
                <w:szCs w:val="22"/>
                <w:rPrChange w:id="4937" w:author="Nick.Tolimieri" w:date="2022-09-07T13:17:00Z">
                  <w:rPr>
                    <w:ins w:id="4938" w:author="Nick.Tolimieri" w:date="2022-09-07T13:17:00Z"/>
                    <w:rFonts w:ascii="Calibri" w:hAnsi="Calibri" w:cs="Calibri"/>
                    <w:color w:val="000000"/>
                    <w:sz w:val="22"/>
                    <w:szCs w:val="22"/>
                  </w:rPr>
                </w:rPrChange>
              </w:rPr>
              <w:pPrChange w:id="4939" w:author="Nick.Tolimieri" w:date="2022-09-07T13:17:00Z">
                <w:pPr>
                  <w:jc w:val="right"/>
                </w:pPr>
              </w:pPrChange>
            </w:pPr>
            <w:ins w:id="4940" w:author="Nick.Tolimieri" w:date="2022-09-07T13:17:00Z">
              <w:r w:rsidRPr="00AE199D">
                <w:rPr>
                  <w:rFonts w:asciiTheme="minorHAnsi" w:eastAsiaTheme="minorHAnsi" w:hAnsiTheme="minorHAnsi" w:cstheme="minorBidi"/>
                  <w:sz w:val="22"/>
                  <w:szCs w:val="22"/>
                  <w:rPrChange w:id="4941"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4942" w:author="Nick.Tolimieri" w:date="2022-09-07T13:17:00Z"/>
                <w:rFonts w:asciiTheme="minorHAnsi" w:eastAsiaTheme="minorHAnsi" w:hAnsiTheme="minorHAnsi" w:cstheme="minorBidi"/>
                <w:sz w:val="22"/>
                <w:szCs w:val="22"/>
                <w:rPrChange w:id="4943" w:author="Nick.Tolimieri" w:date="2022-09-07T13:17:00Z">
                  <w:rPr>
                    <w:ins w:id="4944" w:author="Nick.Tolimieri" w:date="2022-09-07T13:17:00Z"/>
                    <w:rFonts w:ascii="Calibri" w:hAnsi="Calibri" w:cs="Calibri"/>
                    <w:color w:val="000000"/>
                    <w:sz w:val="22"/>
                    <w:szCs w:val="22"/>
                  </w:rPr>
                </w:rPrChange>
              </w:rPr>
              <w:pPrChange w:id="4945" w:author="Nick.Tolimieri" w:date="2022-09-07T13:17:00Z">
                <w:pPr>
                  <w:jc w:val="right"/>
                </w:pPr>
              </w:pPrChange>
            </w:pPr>
            <w:ins w:id="4946" w:author="Nick.Tolimieri" w:date="2022-09-07T13:17:00Z">
              <w:r w:rsidRPr="00AE199D">
                <w:rPr>
                  <w:rFonts w:asciiTheme="minorHAnsi" w:eastAsiaTheme="minorHAnsi" w:hAnsiTheme="minorHAnsi" w:cstheme="minorBidi"/>
                  <w:sz w:val="22"/>
                  <w:szCs w:val="22"/>
                  <w:rPrChange w:id="4947" w:author="Nick.Tolimieri" w:date="2022-09-07T13:17:00Z">
                    <w:rPr>
                      <w:rFonts w:ascii="Calibri" w:hAnsi="Calibri" w:cs="Calibri"/>
                      <w:color w:val="000000"/>
                      <w:sz w:val="22"/>
                      <w:szCs w:val="22"/>
                    </w:rPr>
                  </w:rPrChange>
                </w:rPr>
                <w:t>1.78</w:t>
              </w:r>
            </w:ins>
          </w:p>
        </w:tc>
        <w:tc>
          <w:tcPr>
            <w:tcW w:w="960" w:type="dxa"/>
            <w:noWrap/>
            <w:hideMark/>
          </w:tcPr>
          <w:p w:rsidR="00AE199D" w:rsidRPr="00AE199D" w:rsidRDefault="00AE199D" w:rsidP="00AE199D">
            <w:pPr>
              <w:ind w:firstLine="0"/>
              <w:rPr>
                <w:ins w:id="4948" w:author="Nick.Tolimieri" w:date="2022-09-07T13:17:00Z"/>
                <w:rFonts w:asciiTheme="minorHAnsi" w:eastAsiaTheme="minorHAnsi" w:hAnsiTheme="minorHAnsi" w:cstheme="minorBidi"/>
                <w:sz w:val="22"/>
                <w:szCs w:val="22"/>
                <w:rPrChange w:id="4949" w:author="Nick.Tolimieri" w:date="2022-09-07T13:17:00Z">
                  <w:rPr>
                    <w:ins w:id="4950" w:author="Nick.Tolimieri" w:date="2022-09-07T13:17:00Z"/>
                    <w:rFonts w:ascii="Calibri" w:hAnsi="Calibri" w:cs="Calibri"/>
                    <w:color w:val="000000"/>
                    <w:sz w:val="22"/>
                    <w:szCs w:val="22"/>
                  </w:rPr>
                </w:rPrChange>
              </w:rPr>
              <w:pPrChange w:id="4951" w:author="Nick.Tolimieri" w:date="2022-09-07T13:17:00Z">
                <w:pPr>
                  <w:jc w:val="right"/>
                </w:pPr>
              </w:pPrChange>
            </w:pPr>
            <w:ins w:id="4952" w:author="Nick.Tolimieri" w:date="2022-09-07T13:17:00Z">
              <w:r w:rsidRPr="00AE199D">
                <w:rPr>
                  <w:rFonts w:asciiTheme="minorHAnsi" w:eastAsiaTheme="minorHAnsi" w:hAnsiTheme="minorHAnsi" w:cstheme="minorBidi"/>
                  <w:sz w:val="22"/>
                  <w:szCs w:val="22"/>
                  <w:rPrChange w:id="4953" w:author="Nick.Tolimieri" w:date="2022-09-07T13:17:00Z">
                    <w:rPr>
                      <w:rFonts w:ascii="Calibri" w:hAnsi="Calibri" w:cs="Calibri"/>
                      <w:color w:val="000000"/>
                      <w:sz w:val="22"/>
                      <w:szCs w:val="22"/>
                    </w:rPr>
                  </w:rPrChange>
                </w:rPr>
                <w:t>0.16</w:t>
              </w:r>
            </w:ins>
          </w:p>
        </w:tc>
      </w:tr>
      <w:tr w:rsidR="00AE199D" w:rsidRPr="00AE199D" w:rsidTr="00AE199D">
        <w:trPr>
          <w:trHeight w:val="300"/>
          <w:ins w:id="4954" w:author="Nick.Tolimieri" w:date="2022-09-07T13:17:00Z"/>
        </w:trPr>
        <w:tc>
          <w:tcPr>
            <w:tcW w:w="960" w:type="dxa"/>
            <w:noWrap/>
            <w:hideMark/>
          </w:tcPr>
          <w:p w:rsidR="00AE199D" w:rsidRPr="00AE199D" w:rsidRDefault="00AE199D" w:rsidP="00AE199D">
            <w:pPr>
              <w:ind w:firstLine="0"/>
              <w:rPr>
                <w:ins w:id="4955" w:author="Nick.Tolimieri" w:date="2022-09-07T13:17:00Z"/>
                <w:rFonts w:asciiTheme="minorHAnsi" w:eastAsiaTheme="minorHAnsi" w:hAnsiTheme="minorHAnsi" w:cstheme="minorBidi"/>
                <w:sz w:val="22"/>
                <w:szCs w:val="22"/>
                <w:rPrChange w:id="4956" w:author="Nick.Tolimieri" w:date="2022-09-07T13:17:00Z">
                  <w:rPr>
                    <w:ins w:id="4957" w:author="Nick.Tolimieri" w:date="2022-09-07T13:17:00Z"/>
                    <w:rFonts w:ascii="Calibri" w:hAnsi="Calibri" w:cs="Calibri"/>
                    <w:color w:val="000000"/>
                    <w:sz w:val="22"/>
                    <w:szCs w:val="22"/>
                  </w:rPr>
                </w:rPrChange>
              </w:rPr>
              <w:pPrChange w:id="4958" w:author="Nick.Tolimieri" w:date="2022-09-07T13:17:00Z">
                <w:pPr/>
              </w:pPrChange>
            </w:pPr>
            <w:proofErr w:type="spellStart"/>
            <w:ins w:id="4959" w:author="Nick.Tolimieri" w:date="2022-09-07T13:17:00Z">
              <w:r w:rsidRPr="00AE199D">
                <w:rPr>
                  <w:rFonts w:asciiTheme="minorHAnsi" w:eastAsiaTheme="minorHAnsi" w:hAnsiTheme="minorHAnsi" w:cstheme="minorBidi"/>
                  <w:sz w:val="22"/>
                  <w:szCs w:val="22"/>
                  <w:rPrChange w:id="4960"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4961"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4962"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4963"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4964" w:author="Nick.Tolimieri" w:date="2022-09-07T13:17:00Z"/>
                <w:rFonts w:asciiTheme="minorHAnsi" w:eastAsiaTheme="minorHAnsi" w:hAnsiTheme="minorHAnsi" w:cstheme="minorBidi"/>
                <w:sz w:val="22"/>
                <w:szCs w:val="22"/>
                <w:rPrChange w:id="4965" w:author="Nick.Tolimieri" w:date="2022-09-07T13:17:00Z">
                  <w:rPr>
                    <w:ins w:id="4966" w:author="Nick.Tolimieri" w:date="2022-09-07T13:17:00Z"/>
                    <w:rFonts w:ascii="Calibri" w:hAnsi="Calibri" w:cs="Calibri"/>
                    <w:color w:val="000000"/>
                    <w:sz w:val="22"/>
                    <w:szCs w:val="22"/>
                  </w:rPr>
                </w:rPrChange>
              </w:rPr>
              <w:pPrChange w:id="4967" w:author="Nick.Tolimieri" w:date="2022-09-07T13:17:00Z">
                <w:pPr>
                  <w:jc w:val="right"/>
                </w:pPr>
              </w:pPrChange>
            </w:pPr>
            <w:ins w:id="4968" w:author="Nick.Tolimieri" w:date="2022-09-07T13:17:00Z">
              <w:r w:rsidRPr="00AE199D">
                <w:rPr>
                  <w:rFonts w:asciiTheme="minorHAnsi" w:eastAsiaTheme="minorHAnsi" w:hAnsiTheme="minorHAnsi" w:cstheme="minorBidi"/>
                  <w:sz w:val="22"/>
                  <w:szCs w:val="22"/>
                  <w:rPrChange w:id="4969" w:author="Nick.Tolimieri" w:date="2022-09-07T13:17:00Z">
                    <w:rPr>
                      <w:rFonts w:ascii="Calibri" w:hAnsi="Calibri" w:cs="Calibri"/>
                      <w:color w:val="000000"/>
                      <w:sz w:val="22"/>
                      <w:szCs w:val="22"/>
                    </w:rPr>
                  </w:rPrChange>
                </w:rPr>
                <w:t>1997</w:t>
              </w:r>
            </w:ins>
          </w:p>
        </w:tc>
        <w:tc>
          <w:tcPr>
            <w:tcW w:w="960" w:type="dxa"/>
            <w:noWrap/>
            <w:hideMark/>
          </w:tcPr>
          <w:p w:rsidR="00AE199D" w:rsidRPr="00AE199D" w:rsidRDefault="00AE199D" w:rsidP="00AE199D">
            <w:pPr>
              <w:ind w:firstLine="0"/>
              <w:rPr>
                <w:ins w:id="4970" w:author="Nick.Tolimieri" w:date="2022-09-07T13:17:00Z"/>
                <w:rFonts w:asciiTheme="minorHAnsi" w:eastAsiaTheme="minorHAnsi" w:hAnsiTheme="minorHAnsi" w:cstheme="minorBidi"/>
                <w:sz w:val="22"/>
                <w:szCs w:val="22"/>
                <w:rPrChange w:id="4971" w:author="Nick.Tolimieri" w:date="2022-09-07T13:17:00Z">
                  <w:rPr>
                    <w:ins w:id="4972" w:author="Nick.Tolimieri" w:date="2022-09-07T13:17:00Z"/>
                    <w:rFonts w:ascii="Calibri" w:hAnsi="Calibri" w:cs="Calibri"/>
                    <w:color w:val="000000"/>
                    <w:sz w:val="22"/>
                    <w:szCs w:val="22"/>
                  </w:rPr>
                </w:rPrChange>
              </w:rPr>
              <w:pPrChange w:id="4973" w:author="Nick.Tolimieri" w:date="2022-09-07T13:17:00Z">
                <w:pPr>
                  <w:jc w:val="right"/>
                </w:pPr>
              </w:pPrChange>
            </w:pPr>
            <w:ins w:id="4974" w:author="Nick.Tolimieri" w:date="2022-09-07T13:17:00Z">
              <w:r w:rsidRPr="00AE199D">
                <w:rPr>
                  <w:rFonts w:asciiTheme="minorHAnsi" w:eastAsiaTheme="minorHAnsi" w:hAnsiTheme="minorHAnsi" w:cstheme="minorBidi"/>
                  <w:sz w:val="22"/>
                  <w:szCs w:val="22"/>
                  <w:rPrChange w:id="4975" w:author="Nick.Tolimieri" w:date="2022-09-07T13:17:00Z">
                    <w:rPr>
                      <w:rFonts w:ascii="Calibri" w:hAnsi="Calibri" w:cs="Calibri"/>
                      <w:color w:val="000000"/>
                      <w:sz w:val="22"/>
                      <w:szCs w:val="22"/>
                    </w:rPr>
                  </w:rPrChange>
                </w:rPr>
                <w:t>30</w:t>
              </w:r>
            </w:ins>
          </w:p>
        </w:tc>
        <w:tc>
          <w:tcPr>
            <w:tcW w:w="960" w:type="dxa"/>
            <w:noWrap/>
            <w:hideMark/>
          </w:tcPr>
          <w:p w:rsidR="00AE199D" w:rsidRPr="00AE199D" w:rsidRDefault="00AE199D" w:rsidP="00AE199D">
            <w:pPr>
              <w:ind w:firstLine="0"/>
              <w:rPr>
                <w:ins w:id="4976" w:author="Nick.Tolimieri" w:date="2022-09-07T13:17:00Z"/>
                <w:rFonts w:asciiTheme="minorHAnsi" w:eastAsiaTheme="minorHAnsi" w:hAnsiTheme="minorHAnsi" w:cstheme="minorBidi"/>
                <w:sz w:val="22"/>
                <w:szCs w:val="22"/>
                <w:rPrChange w:id="4977" w:author="Nick.Tolimieri" w:date="2022-09-07T13:17:00Z">
                  <w:rPr>
                    <w:ins w:id="4978" w:author="Nick.Tolimieri" w:date="2022-09-07T13:17:00Z"/>
                    <w:rFonts w:ascii="Calibri" w:hAnsi="Calibri" w:cs="Calibri"/>
                    <w:color w:val="000000"/>
                    <w:sz w:val="22"/>
                    <w:szCs w:val="22"/>
                  </w:rPr>
                </w:rPrChange>
              </w:rPr>
              <w:pPrChange w:id="4979" w:author="Nick.Tolimieri" w:date="2022-09-07T13:17:00Z">
                <w:pPr>
                  <w:jc w:val="right"/>
                </w:pPr>
              </w:pPrChange>
            </w:pPr>
            <w:ins w:id="4980" w:author="Nick.Tolimieri" w:date="2022-09-07T13:17:00Z">
              <w:r w:rsidRPr="00AE199D">
                <w:rPr>
                  <w:rFonts w:asciiTheme="minorHAnsi" w:eastAsiaTheme="minorHAnsi" w:hAnsiTheme="minorHAnsi" w:cstheme="minorBidi"/>
                  <w:sz w:val="22"/>
                  <w:szCs w:val="22"/>
                  <w:rPrChange w:id="4981" w:author="Nick.Tolimieri" w:date="2022-09-07T13:17:00Z">
                    <w:rPr>
                      <w:rFonts w:ascii="Calibri" w:hAnsi="Calibri" w:cs="Calibri"/>
                      <w:color w:val="000000"/>
                      <w:sz w:val="22"/>
                      <w:szCs w:val="22"/>
                    </w:rPr>
                  </w:rPrChange>
                </w:rPr>
                <w:t>128</w:t>
              </w:r>
            </w:ins>
          </w:p>
        </w:tc>
        <w:tc>
          <w:tcPr>
            <w:tcW w:w="960" w:type="dxa"/>
            <w:noWrap/>
            <w:hideMark/>
          </w:tcPr>
          <w:p w:rsidR="00AE199D" w:rsidRPr="00AE199D" w:rsidRDefault="00AE199D" w:rsidP="00AE199D">
            <w:pPr>
              <w:ind w:firstLine="0"/>
              <w:rPr>
                <w:ins w:id="4982" w:author="Nick.Tolimieri" w:date="2022-09-07T13:17:00Z"/>
                <w:rFonts w:asciiTheme="minorHAnsi" w:eastAsiaTheme="minorHAnsi" w:hAnsiTheme="minorHAnsi" w:cstheme="minorBidi"/>
                <w:sz w:val="22"/>
                <w:szCs w:val="22"/>
                <w:rPrChange w:id="4983" w:author="Nick.Tolimieri" w:date="2022-09-07T13:17:00Z">
                  <w:rPr>
                    <w:ins w:id="4984" w:author="Nick.Tolimieri" w:date="2022-09-07T13:17:00Z"/>
                    <w:rFonts w:ascii="Calibri" w:hAnsi="Calibri" w:cs="Calibri"/>
                    <w:color w:val="000000"/>
                    <w:sz w:val="22"/>
                    <w:szCs w:val="22"/>
                  </w:rPr>
                </w:rPrChange>
              </w:rPr>
              <w:pPrChange w:id="4985" w:author="Nick.Tolimieri" w:date="2022-09-07T13:17:00Z">
                <w:pPr>
                  <w:jc w:val="right"/>
                </w:pPr>
              </w:pPrChange>
            </w:pPr>
            <w:ins w:id="4986" w:author="Nick.Tolimieri" w:date="2022-09-07T13:17:00Z">
              <w:r w:rsidRPr="00AE199D">
                <w:rPr>
                  <w:rFonts w:asciiTheme="minorHAnsi" w:eastAsiaTheme="minorHAnsi" w:hAnsiTheme="minorHAnsi" w:cstheme="minorBidi"/>
                  <w:sz w:val="22"/>
                  <w:szCs w:val="22"/>
                  <w:rPrChange w:id="4987" w:author="Nick.Tolimieri" w:date="2022-09-07T13:17:00Z">
                    <w:rPr>
                      <w:rFonts w:ascii="Calibri" w:hAnsi="Calibri" w:cs="Calibri"/>
                      <w:color w:val="000000"/>
                      <w:sz w:val="22"/>
                      <w:szCs w:val="22"/>
                    </w:rPr>
                  </w:rPrChange>
                </w:rPr>
                <w:t>4</w:t>
              </w:r>
            </w:ins>
          </w:p>
        </w:tc>
        <w:tc>
          <w:tcPr>
            <w:tcW w:w="960" w:type="dxa"/>
            <w:noWrap/>
            <w:hideMark/>
          </w:tcPr>
          <w:p w:rsidR="00AE199D" w:rsidRPr="00AE199D" w:rsidRDefault="00AE199D" w:rsidP="00AE199D">
            <w:pPr>
              <w:ind w:firstLine="0"/>
              <w:rPr>
                <w:ins w:id="4988" w:author="Nick.Tolimieri" w:date="2022-09-07T13:17:00Z"/>
                <w:rFonts w:asciiTheme="minorHAnsi" w:eastAsiaTheme="minorHAnsi" w:hAnsiTheme="minorHAnsi" w:cstheme="minorBidi"/>
                <w:sz w:val="22"/>
                <w:szCs w:val="22"/>
                <w:rPrChange w:id="4989" w:author="Nick.Tolimieri" w:date="2022-09-07T13:17:00Z">
                  <w:rPr>
                    <w:ins w:id="4990" w:author="Nick.Tolimieri" w:date="2022-09-07T13:17:00Z"/>
                    <w:rFonts w:ascii="Calibri" w:hAnsi="Calibri" w:cs="Calibri"/>
                    <w:color w:val="000000"/>
                    <w:sz w:val="22"/>
                    <w:szCs w:val="22"/>
                  </w:rPr>
                </w:rPrChange>
              </w:rPr>
              <w:pPrChange w:id="4991" w:author="Nick.Tolimieri" w:date="2022-09-07T13:17:00Z">
                <w:pPr>
                  <w:jc w:val="right"/>
                </w:pPr>
              </w:pPrChange>
            </w:pPr>
            <w:ins w:id="4992" w:author="Nick.Tolimieri" w:date="2022-09-07T13:17:00Z">
              <w:r w:rsidRPr="00AE199D">
                <w:rPr>
                  <w:rFonts w:asciiTheme="minorHAnsi" w:eastAsiaTheme="minorHAnsi" w:hAnsiTheme="minorHAnsi" w:cstheme="minorBidi"/>
                  <w:sz w:val="22"/>
                  <w:szCs w:val="22"/>
                  <w:rPrChange w:id="4993" w:author="Nick.Tolimieri" w:date="2022-09-07T13:17:00Z">
                    <w:rPr>
                      <w:rFonts w:ascii="Calibri" w:hAnsi="Calibri" w:cs="Calibri"/>
                      <w:color w:val="000000"/>
                      <w:sz w:val="22"/>
                      <w:szCs w:val="22"/>
                    </w:rPr>
                  </w:rPrChange>
                </w:rPr>
                <w:t>114</w:t>
              </w:r>
            </w:ins>
          </w:p>
        </w:tc>
        <w:tc>
          <w:tcPr>
            <w:tcW w:w="960" w:type="dxa"/>
            <w:noWrap/>
            <w:hideMark/>
          </w:tcPr>
          <w:p w:rsidR="00AE199D" w:rsidRPr="00AE199D" w:rsidRDefault="00AE199D" w:rsidP="00AE199D">
            <w:pPr>
              <w:ind w:firstLine="0"/>
              <w:rPr>
                <w:ins w:id="4994" w:author="Nick.Tolimieri" w:date="2022-09-07T13:17:00Z"/>
                <w:rFonts w:asciiTheme="minorHAnsi" w:eastAsiaTheme="minorHAnsi" w:hAnsiTheme="minorHAnsi" w:cstheme="minorBidi"/>
                <w:sz w:val="22"/>
                <w:szCs w:val="22"/>
                <w:rPrChange w:id="4995" w:author="Nick.Tolimieri" w:date="2022-09-07T13:17:00Z">
                  <w:rPr>
                    <w:ins w:id="4996" w:author="Nick.Tolimieri" w:date="2022-09-07T13:17:00Z"/>
                    <w:rFonts w:ascii="Calibri" w:hAnsi="Calibri" w:cs="Calibri"/>
                    <w:color w:val="000000"/>
                    <w:sz w:val="22"/>
                    <w:szCs w:val="22"/>
                  </w:rPr>
                </w:rPrChange>
              </w:rPr>
              <w:pPrChange w:id="4997" w:author="Nick.Tolimieri" w:date="2022-09-07T13:17:00Z">
                <w:pPr>
                  <w:jc w:val="right"/>
                </w:pPr>
              </w:pPrChange>
            </w:pPr>
            <w:ins w:id="4998" w:author="Nick.Tolimieri" w:date="2022-09-07T13:17:00Z">
              <w:r w:rsidRPr="00AE199D">
                <w:rPr>
                  <w:rFonts w:asciiTheme="minorHAnsi" w:eastAsiaTheme="minorHAnsi" w:hAnsiTheme="minorHAnsi" w:cstheme="minorBidi"/>
                  <w:sz w:val="22"/>
                  <w:szCs w:val="22"/>
                  <w:rPrChange w:id="4999" w:author="Nick.Tolimieri" w:date="2022-09-07T13:17:00Z">
                    <w:rPr>
                      <w:rFonts w:ascii="Calibri" w:hAnsi="Calibri" w:cs="Calibri"/>
                      <w:color w:val="000000"/>
                      <w:sz w:val="22"/>
                      <w:szCs w:val="22"/>
                    </w:rPr>
                  </w:rPrChange>
                </w:rPr>
                <w:t>11</w:t>
              </w:r>
            </w:ins>
          </w:p>
        </w:tc>
        <w:tc>
          <w:tcPr>
            <w:tcW w:w="960" w:type="dxa"/>
            <w:noWrap/>
            <w:hideMark/>
          </w:tcPr>
          <w:p w:rsidR="00AE199D" w:rsidRPr="00AE199D" w:rsidRDefault="00AE199D" w:rsidP="00AE199D">
            <w:pPr>
              <w:ind w:firstLine="0"/>
              <w:rPr>
                <w:ins w:id="5000" w:author="Nick.Tolimieri" w:date="2022-09-07T13:17:00Z"/>
                <w:rFonts w:asciiTheme="minorHAnsi" w:eastAsiaTheme="minorHAnsi" w:hAnsiTheme="minorHAnsi" w:cstheme="minorBidi"/>
                <w:sz w:val="22"/>
                <w:szCs w:val="22"/>
                <w:rPrChange w:id="5001" w:author="Nick.Tolimieri" w:date="2022-09-07T13:17:00Z">
                  <w:rPr>
                    <w:ins w:id="5002" w:author="Nick.Tolimieri" w:date="2022-09-07T13:17:00Z"/>
                    <w:rFonts w:ascii="Calibri" w:hAnsi="Calibri" w:cs="Calibri"/>
                    <w:color w:val="000000"/>
                    <w:sz w:val="22"/>
                    <w:szCs w:val="22"/>
                  </w:rPr>
                </w:rPrChange>
              </w:rPr>
              <w:pPrChange w:id="5003" w:author="Nick.Tolimieri" w:date="2022-09-07T13:17:00Z">
                <w:pPr>
                  <w:jc w:val="right"/>
                </w:pPr>
              </w:pPrChange>
            </w:pPr>
            <w:ins w:id="5004" w:author="Nick.Tolimieri" w:date="2022-09-07T13:17:00Z">
              <w:r w:rsidRPr="00AE199D">
                <w:rPr>
                  <w:rFonts w:asciiTheme="minorHAnsi" w:eastAsiaTheme="minorHAnsi" w:hAnsiTheme="minorHAnsi" w:cstheme="minorBidi"/>
                  <w:sz w:val="22"/>
                  <w:szCs w:val="22"/>
                  <w:rPrChange w:id="5005" w:author="Nick.Tolimieri" w:date="2022-09-07T13:17:00Z">
                    <w:rPr>
                      <w:rFonts w:ascii="Calibri" w:hAnsi="Calibri" w:cs="Calibri"/>
                      <w:color w:val="000000"/>
                      <w:sz w:val="22"/>
                      <w:szCs w:val="22"/>
                    </w:rPr>
                  </w:rPrChange>
                </w:rPr>
                <w:t>50</w:t>
              </w:r>
            </w:ins>
          </w:p>
        </w:tc>
        <w:tc>
          <w:tcPr>
            <w:tcW w:w="960" w:type="dxa"/>
            <w:noWrap/>
            <w:hideMark/>
          </w:tcPr>
          <w:p w:rsidR="00AE199D" w:rsidRPr="00AE199D" w:rsidRDefault="00AE199D" w:rsidP="00AE199D">
            <w:pPr>
              <w:ind w:firstLine="0"/>
              <w:rPr>
                <w:ins w:id="5006" w:author="Nick.Tolimieri" w:date="2022-09-07T13:17:00Z"/>
                <w:rFonts w:asciiTheme="minorHAnsi" w:eastAsiaTheme="minorHAnsi" w:hAnsiTheme="minorHAnsi" w:cstheme="minorBidi"/>
                <w:sz w:val="22"/>
                <w:szCs w:val="22"/>
                <w:rPrChange w:id="5007" w:author="Nick.Tolimieri" w:date="2022-09-07T13:17:00Z">
                  <w:rPr>
                    <w:ins w:id="5008" w:author="Nick.Tolimieri" w:date="2022-09-07T13:17:00Z"/>
                    <w:rFonts w:ascii="Calibri" w:hAnsi="Calibri" w:cs="Calibri"/>
                    <w:color w:val="000000"/>
                    <w:sz w:val="22"/>
                    <w:szCs w:val="22"/>
                  </w:rPr>
                </w:rPrChange>
              </w:rPr>
              <w:pPrChange w:id="5009" w:author="Nick.Tolimieri" w:date="2022-09-07T13:17:00Z">
                <w:pPr>
                  <w:jc w:val="right"/>
                </w:pPr>
              </w:pPrChange>
            </w:pPr>
            <w:ins w:id="5010" w:author="Nick.Tolimieri" w:date="2022-09-07T13:17:00Z">
              <w:r w:rsidRPr="00AE199D">
                <w:rPr>
                  <w:rFonts w:asciiTheme="minorHAnsi" w:eastAsiaTheme="minorHAnsi" w:hAnsiTheme="minorHAnsi" w:cstheme="minorBidi"/>
                  <w:sz w:val="22"/>
                  <w:szCs w:val="22"/>
                  <w:rPrChange w:id="5011" w:author="Nick.Tolimieri" w:date="2022-09-07T13:17:00Z">
                    <w:rPr>
                      <w:rFonts w:ascii="Calibri" w:hAnsi="Calibri" w:cs="Calibri"/>
                      <w:color w:val="000000"/>
                      <w:sz w:val="22"/>
                      <w:szCs w:val="22"/>
                    </w:rPr>
                  </w:rPrChange>
                </w:rPr>
                <w:t>2.21</w:t>
              </w:r>
            </w:ins>
          </w:p>
        </w:tc>
        <w:tc>
          <w:tcPr>
            <w:tcW w:w="960" w:type="dxa"/>
            <w:noWrap/>
            <w:hideMark/>
          </w:tcPr>
          <w:p w:rsidR="00AE199D" w:rsidRPr="00AE199D" w:rsidRDefault="00AE199D" w:rsidP="00AE199D">
            <w:pPr>
              <w:ind w:firstLine="0"/>
              <w:rPr>
                <w:ins w:id="5012" w:author="Nick.Tolimieri" w:date="2022-09-07T13:17:00Z"/>
                <w:rFonts w:asciiTheme="minorHAnsi" w:eastAsiaTheme="minorHAnsi" w:hAnsiTheme="minorHAnsi" w:cstheme="minorBidi"/>
                <w:sz w:val="22"/>
                <w:szCs w:val="22"/>
                <w:rPrChange w:id="5013" w:author="Nick.Tolimieri" w:date="2022-09-07T13:17:00Z">
                  <w:rPr>
                    <w:ins w:id="5014" w:author="Nick.Tolimieri" w:date="2022-09-07T13:17:00Z"/>
                    <w:rFonts w:ascii="Calibri" w:hAnsi="Calibri" w:cs="Calibri"/>
                    <w:color w:val="000000"/>
                    <w:sz w:val="22"/>
                    <w:szCs w:val="22"/>
                  </w:rPr>
                </w:rPrChange>
              </w:rPr>
              <w:pPrChange w:id="5015" w:author="Nick.Tolimieri" w:date="2022-09-07T13:17:00Z">
                <w:pPr>
                  <w:jc w:val="right"/>
                </w:pPr>
              </w:pPrChange>
            </w:pPr>
            <w:ins w:id="5016" w:author="Nick.Tolimieri" w:date="2022-09-07T13:17:00Z">
              <w:r w:rsidRPr="00AE199D">
                <w:rPr>
                  <w:rFonts w:asciiTheme="minorHAnsi" w:eastAsiaTheme="minorHAnsi" w:hAnsiTheme="minorHAnsi" w:cstheme="minorBidi"/>
                  <w:sz w:val="22"/>
                  <w:szCs w:val="22"/>
                  <w:rPrChange w:id="5017" w:author="Nick.Tolimieri" w:date="2022-09-07T13:17:00Z">
                    <w:rPr>
                      <w:rFonts w:ascii="Calibri" w:hAnsi="Calibri" w:cs="Calibri"/>
                      <w:color w:val="000000"/>
                      <w:sz w:val="22"/>
                      <w:szCs w:val="22"/>
                    </w:rPr>
                  </w:rPrChange>
                </w:rPr>
                <w:t>0.48</w:t>
              </w:r>
            </w:ins>
          </w:p>
        </w:tc>
      </w:tr>
      <w:tr w:rsidR="00AE199D" w:rsidRPr="00AE199D" w:rsidTr="00AE199D">
        <w:trPr>
          <w:trHeight w:val="300"/>
          <w:ins w:id="5018" w:author="Nick.Tolimieri" w:date="2022-09-07T13:17:00Z"/>
        </w:trPr>
        <w:tc>
          <w:tcPr>
            <w:tcW w:w="960" w:type="dxa"/>
            <w:noWrap/>
            <w:hideMark/>
          </w:tcPr>
          <w:p w:rsidR="00AE199D" w:rsidRPr="00AE199D" w:rsidRDefault="00AE199D" w:rsidP="00AE199D">
            <w:pPr>
              <w:ind w:firstLine="0"/>
              <w:rPr>
                <w:ins w:id="5019" w:author="Nick.Tolimieri" w:date="2022-09-07T13:17:00Z"/>
                <w:rFonts w:asciiTheme="minorHAnsi" w:eastAsiaTheme="minorHAnsi" w:hAnsiTheme="minorHAnsi" w:cstheme="minorBidi"/>
                <w:sz w:val="22"/>
                <w:szCs w:val="22"/>
                <w:rPrChange w:id="5020" w:author="Nick.Tolimieri" w:date="2022-09-07T13:17:00Z">
                  <w:rPr>
                    <w:ins w:id="5021" w:author="Nick.Tolimieri" w:date="2022-09-07T13:17:00Z"/>
                    <w:rFonts w:ascii="Calibri" w:hAnsi="Calibri" w:cs="Calibri"/>
                    <w:color w:val="000000"/>
                    <w:sz w:val="22"/>
                    <w:szCs w:val="22"/>
                  </w:rPr>
                </w:rPrChange>
              </w:rPr>
              <w:pPrChange w:id="5022" w:author="Nick.Tolimieri" w:date="2022-09-07T13:17:00Z">
                <w:pPr/>
              </w:pPrChange>
            </w:pPr>
            <w:proofErr w:type="spellStart"/>
            <w:ins w:id="5023" w:author="Nick.Tolimieri" w:date="2022-09-07T13:17:00Z">
              <w:r w:rsidRPr="00AE199D">
                <w:rPr>
                  <w:rFonts w:asciiTheme="minorHAnsi" w:eastAsiaTheme="minorHAnsi" w:hAnsiTheme="minorHAnsi" w:cstheme="minorBidi"/>
                  <w:sz w:val="22"/>
                  <w:szCs w:val="22"/>
                  <w:rPrChange w:id="5024"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025"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026"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027"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028" w:author="Nick.Tolimieri" w:date="2022-09-07T13:17:00Z"/>
                <w:rFonts w:asciiTheme="minorHAnsi" w:eastAsiaTheme="minorHAnsi" w:hAnsiTheme="minorHAnsi" w:cstheme="minorBidi"/>
                <w:sz w:val="22"/>
                <w:szCs w:val="22"/>
                <w:rPrChange w:id="5029" w:author="Nick.Tolimieri" w:date="2022-09-07T13:17:00Z">
                  <w:rPr>
                    <w:ins w:id="5030" w:author="Nick.Tolimieri" w:date="2022-09-07T13:17:00Z"/>
                    <w:rFonts w:ascii="Calibri" w:hAnsi="Calibri" w:cs="Calibri"/>
                    <w:color w:val="000000"/>
                    <w:sz w:val="22"/>
                    <w:szCs w:val="22"/>
                  </w:rPr>
                </w:rPrChange>
              </w:rPr>
              <w:pPrChange w:id="5031" w:author="Nick.Tolimieri" w:date="2022-09-07T13:17:00Z">
                <w:pPr>
                  <w:jc w:val="right"/>
                </w:pPr>
              </w:pPrChange>
            </w:pPr>
            <w:ins w:id="5032" w:author="Nick.Tolimieri" w:date="2022-09-07T13:17:00Z">
              <w:r w:rsidRPr="00AE199D">
                <w:rPr>
                  <w:rFonts w:asciiTheme="minorHAnsi" w:eastAsiaTheme="minorHAnsi" w:hAnsiTheme="minorHAnsi" w:cstheme="minorBidi"/>
                  <w:sz w:val="22"/>
                  <w:szCs w:val="22"/>
                  <w:rPrChange w:id="5033" w:author="Nick.Tolimieri" w:date="2022-09-07T13:17:00Z">
                    <w:rPr>
                      <w:rFonts w:ascii="Calibri" w:hAnsi="Calibri" w:cs="Calibri"/>
                      <w:color w:val="000000"/>
                      <w:sz w:val="22"/>
                      <w:szCs w:val="22"/>
                    </w:rPr>
                  </w:rPrChange>
                </w:rPr>
                <w:t>1998</w:t>
              </w:r>
            </w:ins>
          </w:p>
        </w:tc>
        <w:tc>
          <w:tcPr>
            <w:tcW w:w="960" w:type="dxa"/>
            <w:noWrap/>
            <w:hideMark/>
          </w:tcPr>
          <w:p w:rsidR="00AE199D" w:rsidRPr="00AE199D" w:rsidRDefault="00AE199D" w:rsidP="00AE199D">
            <w:pPr>
              <w:ind w:firstLine="0"/>
              <w:rPr>
                <w:ins w:id="5034" w:author="Nick.Tolimieri" w:date="2022-09-07T13:17:00Z"/>
                <w:rFonts w:asciiTheme="minorHAnsi" w:eastAsiaTheme="minorHAnsi" w:hAnsiTheme="minorHAnsi" w:cstheme="minorBidi"/>
                <w:sz w:val="22"/>
                <w:szCs w:val="22"/>
                <w:rPrChange w:id="5035" w:author="Nick.Tolimieri" w:date="2022-09-07T13:17:00Z">
                  <w:rPr>
                    <w:ins w:id="5036" w:author="Nick.Tolimieri" w:date="2022-09-07T13:17:00Z"/>
                    <w:rFonts w:ascii="Calibri" w:hAnsi="Calibri" w:cs="Calibri"/>
                    <w:color w:val="000000"/>
                    <w:sz w:val="22"/>
                    <w:szCs w:val="22"/>
                  </w:rPr>
                </w:rPrChange>
              </w:rPr>
              <w:pPrChange w:id="5037" w:author="Nick.Tolimieri" w:date="2022-09-07T13:17:00Z">
                <w:pPr>
                  <w:jc w:val="right"/>
                </w:pPr>
              </w:pPrChange>
            </w:pPr>
            <w:ins w:id="5038" w:author="Nick.Tolimieri" w:date="2022-09-07T13:17:00Z">
              <w:r w:rsidRPr="00AE199D">
                <w:rPr>
                  <w:rFonts w:asciiTheme="minorHAnsi" w:eastAsiaTheme="minorHAnsi" w:hAnsiTheme="minorHAnsi" w:cstheme="minorBidi"/>
                  <w:sz w:val="22"/>
                  <w:szCs w:val="22"/>
                  <w:rPrChange w:id="5039" w:author="Nick.Tolimieri" w:date="2022-09-07T13:17:00Z">
                    <w:rPr>
                      <w:rFonts w:ascii="Calibri" w:hAnsi="Calibri" w:cs="Calibri"/>
                      <w:color w:val="000000"/>
                      <w:sz w:val="22"/>
                      <w:szCs w:val="22"/>
                    </w:rPr>
                  </w:rPrChange>
                </w:rPr>
                <w:t>14</w:t>
              </w:r>
            </w:ins>
          </w:p>
        </w:tc>
        <w:tc>
          <w:tcPr>
            <w:tcW w:w="960" w:type="dxa"/>
            <w:noWrap/>
            <w:hideMark/>
          </w:tcPr>
          <w:p w:rsidR="00AE199D" w:rsidRPr="00AE199D" w:rsidRDefault="00AE199D" w:rsidP="00AE199D">
            <w:pPr>
              <w:ind w:firstLine="0"/>
              <w:rPr>
                <w:ins w:id="5040" w:author="Nick.Tolimieri" w:date="2022-09-07T13:17:00Z"/>
                <w:rFonts w:asciiTheme="minorHAnsi" w:eastAsiaTheme="minorHAnsi" w:hAnsiTheme="minorHAnsi" w:cstheme="minorBidi"/>
                <w:sz w:val="22"/>
                <w:szCs w:val="22"/>
                <w:rPrChange w:id="5041" w:author="Nick.Tolimieri" w:date="2022-09-07T13:17:00Z">
                  <w:rPr>
                    <w:ins w:id="5042" w:author="Nick.Tolimieri" w:date="2022-09-07T13:17:00Z"/>
                    <w:rFonts w:ascii="Calibri" w:hAnsi="Calibri" w:cs="Calibri"/>
                    <w:color w:val="000000"/>
                    <w:sz w:val="22"/>
                    <w:szCs w:val="22"/>
                  </w:rPr>
                </w:rPrChange>
              </w:rPr>
              <w:pPrChange w:id="5043" w:author="Nick.Tolimieri" w:date="2022-09-07T13:17:00Z">
                <w:pPr>
                  <w:jc w:val="right"/>
                </w:pPr>
              </w:pPrChange>
            </w:pPr>
            <w:ins w:id="5044" w:author="Nick.Tolimieri" w:date="2022-09-07T13:17:00Z">
              <w:r w:rsidRPr="00AE199D">
                <w:rPr>
                  <w:rFonts w:asciiTheme="minorHAnsi" w:eastAsiaTheme="minorHAnsi" w:hAnsiTheme="minorHAnsi" w:cstheme="minorBidi"/>
                  <w:sz w:val="22"/>
                  <w:szCs w:val="22"/>
                  <w:rPrChange w:id="5045" w:author="Nick.Tolimieri" w:date="2022-09-07T13:17:00Z">
                    <w:rPr>
                      <w:rFonts w:ascii="Calibri" w:hAnsi="Calibri" w:cs="Calibri"/>
                      <w:color w:val="000000"/>
                      <w:sz w:val="22"/>
                      <w:szCs w:val="22"/>
                    </w:rPr>
                  </w:rPrChange>
                </w:rPr>
                <w:t>144</w:t>
              </w:r>
            </w:ins>
          </w:p>
        </w:tc>
        <w:tc>
          <w:tcPr>
            <w:tcW w:w="960" w:type="dxa"/>
            <w:noWrap/>
            <w:hideMark/>
          </w:tcPr>
          <w:p w:rsidR="00AE199D" w:rsidRPr="00AE199D" w:rsidRDefault="00AE199D" w:rsidP="00AE199D">
            <w:pPr>
              <w:ind w:firstLine="0"/>
              <w:rPr>
                <w:ins w:id="5046" w:author="Nick.Tolimieri" w:date="2022-09-07T13:17:00Z"/>
                <w:rFonts w:asciiTheme="minorHAnsi" w:eastAsiaTheme="minorHAnsi" w:hAnsiTheme="minorHAnsi" w:cstheme="minorBidi"/>
                <w:sz w:val="22"/>
                <w:szCs w:val="22"/>
                <w:rPrChange w:id="5047" w:author="Nick.Tolimieri" w:date="2022-09-07T13:17:00Z">
                  <w:rPr>
                    <w:ins w:id="5048" w:author="Nick.Tolimieri" w:date="2022-09-07T13:17:00Z"/>
                    <w:rFonts w:ascii="Calibri" w:hAnsi="Calibri" w:cs="Calibri"/>
                    <w:color w:val="000000"/>
                    <w:sz w:val="22"/>
                    <w:szCs w:val="22"/>
                  </w:rPr>
                </w:rPrChange>
              </w:rPr>
              <w:pPrChange w:id="5049" w:author="Nick.Tolimieri" w:date="2022-09-07T13:17:00Z">
                <w:pPr>
                  <w:jc w:val="right"/>
                </w:pPr>
              </w:pPrChange>
            </w:pPr>
            <w:ins w:id="5050" w:author="Nick.Tolimieri" w:date="2022-09-07T13:17:00Z">
              <w:r w:rsidRPr="00AE199D">
                <w:rPr>
                  <w:rFonts w:asciiTheme="minorHAnsi" w:eastAsiaTheme="minorHAnsi" w:hAnsiTheme="minorHAnsi" w:cstheme="minorBidi"/>
                  <w:sz w:val="22"/>
                  <w:szCs w:val="22"/>
                  <w:rPrChange w:id="5051"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5052" w:author="Nick.Tolimieri" w:date="2022-09-07T13:17:00Z"/>
                <w:rFonts w:asciiTheme="minorHAnsi" w:eastAsiaTheme="minorHAnsi" w:hAnsiTheme="minorHAnsi" w:cstheme="minorBidi"/>
                <w:sz w:val="22"/>
                <w:szCs w:val="22"/>
                <w:rPrChange w:id="5053" w:author="Nick.Tolimieri" w:date="2022-09-07T13:17:00Z">
                  <w:rPr>
                    <w:ins w:id="5054" w:author="Nick.Tolimieri" w:date="2022-09-07T13:17:00Z"/>
                    <w:rFonts w:ascii="Calibri" w:hAnsi="Calibri" w:cs="Calibri"/>
                    <w:color w:val="000000"/>
                    <w:sz w:val="22"/>
                    <w:szCs w:val="22"/>
                  </w:rPr>
                </w:rPrChange>
              </w:rPr>
              <w:pPrChange w:id="5055" w:author="Nick.Tolimieri" w:date="2022-09-07T13:17:00Z">
                <w:pPr>
                  <w:jc w:val="right"/>
                </w:pPr>
              </w:pPrChange>
            </w:pPr>
            <w:ins w:id="5056" w:author="Nick.Tolimieri" w:date="2022-09-07T13:17:00Z">
              <w:r w:rsidRPr="00AE199D">
                <w:rPr>
                  <w:rFonts w:asciiTheme="minorHAnsi" w:eastAsiaTheme="minorHAnsi" w:hAnsiTheme="minorHAnsi" w:cstheme="minorBidi"/>
                  <w:sz w:val="22"/>
                  <w:szCs w:val="22"/>
                  <w:rPrChange w:id="5057" w:author="Nick.Tolimieri" w:date="2022-09-07T13:17:00Z">
                    <w:rPr>
                      <w:rFonts w:ascii="Calibri" w:hAnsi="Calibri" w:cs="Calibri"/>
                      <w:color w:val="000000"/>
                      <w:sz w:val="22"/>
                      <w:szCs w:val="22"/>
                    </w:rPr>
                  </w:rPrChange>
                </w:rPr>
                <w:t>135</w:t>
              </w:r>
            </w:ins>
          </w:p>
        </w:tc>
        <w:tc>
          <w:tcPr>
            <w:tcW w:w="960" w:type="dxa"/>
            <w:noWrap/>
            <w:hideMark/>
          </w:tcPr>
          <w:p w:rsidR="00AE199D" w:rsidRPr="00AE199D" w:rsidRDefault="00AE199D" w:rsidP="00AE199D">
            <w:pPr>
              <w:ind w:firstLine="0"/>
              <w:rPr>
                <w:ins w:id="5058" w:author="Nick.Tolimieri" w:date="2022-09-07T13:17:00Z"/>
                <w:rFonts w:asciiTheme="minorHAnsi" w:eastAsiaTheme="minorHAnsi" w:hAnsiTheme="minorHAnsi" w:cstheme="minorBidi"/>
                <w:sz w:val="22"/>
                <w:szCs w:val="22"/>
                <w:rPrChange w:id="5059" w:author="Nick.Tolimieri" w:date="2022-09-07T13:17:00Z">
                  <w:rPr>
                    <w:ins w:id="5060" w:author="Nick.Tolimieri" w:date="2022-09-07T13:17:00Z"/>
                    <w:rFonts w:ascii="Calibri" w:hAnsi="Calibri" w:cs="Calibri"/>
                    <w:color w:val="000000"/>
                    <w:sz w:val="22"/>
                    <w:szCs w:val="22"/>
                  </w:rPr>
                </w:rPrChange>
              </w:rPr>
              <w:pPrChange w:id="5061" w:author="Nick.Tolimieri" w:date="2022-09-07T13:17:00Z">
                <w:pPr>
                  <w:jc w:val="right"/>
                </w:pPr>
              </w:pPrChange>
            </w:pPr>
            <w:ins w:id="5062" w:author="Nick.Tolimieri" w:date="2022-09-07T13:17:00Z">
              <w:r w:rsidRPr="00AE199D">
                <w:rPr>
                  <w:rFonts w:asciiTheme="minorHAnsi" w:eastAsiaTheme="minorHAnsi" w:hAnsiTheme="minorHAnsi" w:cstheme="minorBidi"/>
                  <w:sz w:val="22"/>
                  <w:szCs w:val="22"/>
                  <w:rPrChange w:id="5063"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5064" w:author="Nick.Tolimieri" w:date="2022-09-07T13:17:00Z"/>
                <w:rFonts w:asciiTheme="minorHAnsi" w:eastAsiaTheme="minorHAnsi" w:hAnsiTheme="minorHAnsi" w:cstheme="minorBidi"/>
                <w:sz w:val="22"/>
                <w:szCs w:val="22"/>
                <w:rPrChange w:id="5065" w:author="Nick.Tolimieri" w:date="2022-09-07T13:17:00Z">
                  <w:rPr>
                    <w:ins w:id="5066" w:author="Nick.Tolimieri" w:date="2022-09-07T13:17:00Z"/>
                    <w:rFonts w:ascii="Calibri" w:hAnsi="Calibri" w:cs="Calibri"/>
                    <w:color w:val="000000"/>
                    <w:sz w:val="22"/>
                    <w:szCs w:val="22"/>
                  </w:rPr>
                </w:rPrChange>
              </w:rPr>
              <w:pPrChange w:id="5067" w:author="Nick.Tolimieri" w:date="2022-09-07T13:17:00Z">
                <w:pPr>
                  <w:jc w:val="right"/>
                </w:pPr>
              </w:pPrChange>
            </w:pPr>
            <w:ins w:id="5068" w:author="Nick.Tolimieri" w:date="2022-09-07T13:17:00Z">
              <w:r w:rsidRPr="00AE199D">
                <w:rPr>
                  <w:rFonts w:asciiTheme="minorHAnsi" w:eastAsiaTheme="minorHAnsi" w:hAnsiTheme="minorHAnsi" w:cstheme="minorBidi"/>
                  <w:sz w:val="22"/>
                  <w:szCs w:val="22"/>
                  <w:rPrChange w:id="5069" w:author="Nick.Tolimieri" w:date="2022-09-07T13:17:00Z">
                    <w:rPr>
                      <w:rFonts w:ascii="Calibri" w:hAnsi="Calibri" w:cs="Calibri"/>
                      <w:color w:val="000000"/>
                      <w:sz w:val="22"/>
                      <w:szCs w:val="22"/>
                    </w:rPr>
                  </w:rPrChange>
                </w:rPr>
                <w:t>40</w:t>
              </w:r>
            </w:ins>
          </w:p>
        </w:tc>
        <w:tc>
          <w:tcPr>
            <w:tcW w:w="960" w:type="dxa"/>
            <w:noWrap/>
            <w:hideMark/>
          </w:tcPr>
          <w:p w:rsidR="00AE199D" w:rsidRPr="00AE199D" w:rsidRDefault="00AE199D" w:rsidP="00AE199D">
            <w:pPr>
              <w:ind w:firstLine="0"/>
              <w:rPr>
                <w:ins w:id="5070" w:author="Nick.Tolimieri" w:date="2022-09-07T13:17:00Z"/>
                <w:rFonts w:asciiTheme="minorHAnsi" w:eastAsiaTheme="minorHAnsi" w:hAnsiTheme="minorHAnsi" w:cstheme="minorBidi"/>
                <w:sz w:val="22"/>
                <w:szCs w:val="22"/>
                <w:rPrChange w:id="5071" w:author="Nick.Tolimieri" w:date="2022-09-07T13:17:00Z">
                  <w:rPr>
                    <w:ins w:id="5072" w:author="Nick.Tolimieri" w:date="2022-09-07T13:17:00Z"/>
                    <w:rFonts w:ascii="Calibri" w:hAnsi="Calibri" w:cs="Calibri"/>
                    <w:color w:val="000000"/>
                    <w:sz w:val="22"/>
                    <w:szCs w:val="22"/>
                  </w:rPr>
                </w:rPrChange>
              </w:rPr>
              <w:pPrChange w:id="5073" w:author="Nick.Tolimieri" w:date="2022-09-07T13:17:00Z">
                <w:pPr>
                  <w:jc w:val="right"/>
                </w:pPr>
              </w:pPrChange>
            </w:pPr>
            <w:ins w:id="5074" w:author="Nick.Tolimieri" w:date="2022-09-07T13:17:00Z">
              <w:r w:rsidRPr="00AE199D">
                <w:rPr>
                  <w:rFonts w:asciiTheme="minorHAnsi" w:eastAsiaTheme="minorHAnsi" w:hAnsiTheme="minorHAnsi" w:cstheme="minorBidi"/>
                  <w:sz w:val="22"/>
                  <w:szCs w:val="22"/>
                  <w:rPrChange w:id="5075" w:author="Nick.Tolimieri" w:date="2022-09-07T13:17:00Z">
                    <w:rPr>
                      <w:rFonts w:ascii="Calibri" w:hAnsi="Calibri" w:cs="Calibri"/>
                      <w:color w:val="000000"/>
                      <w:sz w:val="22"/>
                      <w:szCs w:val="22"/>
                    </w:rPr>
                  </w:rPrChange>
                </w:rPr>
                <w:t>1.98</w:t>
              </w:r>
            </w:ins>
          </w:p>
        </w:tc>
        <w:tc>
          <w:tcPr>
            <w:tcW w:w="960" w:type="dxa"/>
            <w:noWrap/>
            <w:hideMark/>
          </w:tcPr>
          <w:p w:rsidR="00AE199D" w:rsidRPr="00AE199D" w:rsidRDefault="00AE199D" w:rsidP="00AE199D">
            <w:pPr>
              <w:ind w:firstLine="0"/>
              <w:rPr>
                <w:ins w:id="5076" w:author="Nick.Tolimieri" w:date="2022-09-07T13:17:00Z"/>
                <w:rFonts w:asciiTheme="minorHAnsi" w:eastAsiaTheme="minorHAnsi" w:hAnsiTheme="minorHAnsi" w:cstheme="minorBidi"/>
                <w:sz w:val="22"/>
                <w:szCs w:val="22"/>
                <w:rPrChange w:id="5077" w:author="Nick.Tolimieri" w:date="2022-09-07T13:17:00Z">
                  <w:rPr>
                    <w:ins w:id="5078" w:author="Nick.Tolimieri" w:date="2022-09-07T13:17:00Z"/>
                    <w:rFonts w:ascii="Calibri" w:hAnsi="Calibri" w:cs="Calibri"/>
                    <w:color w:val="000000"/>
                    <w:sz w:val="22"/>
                    <w:szCs w:val="22"/>
                  </w:rPr>
                </w:rPrChange>
              </w:rPr>
              <w:pPrChange w:id="5079" w:author="Nick.Tolimieri" w:date="2022-09-07T13:17:00Z">
                <w:pPr>
                  <w:jc w:val="right"/>
                </w:pPr>
              </w:pPrChange>
            </w:pPr>
            <w:ins w:id="5080" w:author="Nick.Tolimieri" w:date="2022-09-07T13:17:00Z">
              <w:r w:rsidRPr="00AE199D">
                <w:rPr>
                  <w:rFonts w:asciiTheme="minorHAnsi" w:eastAsiaTheme="minorHAnsi" w:hAnsiTheme="minorHAnsi" w:cstheme="minorBidi"/>
                  <w:sz w:val="22"/>
                  <w:szCs w:val="22"/>
                  <w:rPrChange w:id="5081" w:author="Nick.Tolimieri" w:date="2022-09-07T13:17:00Z">
                    <w:rPr>
                      <w:rFonts w:ascii="Calibri" w:hAnsi="Calibri" w:cs="Calibri"/>
                      <w:color w:val="000000"/>
                      <w:sz w:val="22"/>
                      <w:szCs w:val="22"/>
                    </w:rPr>
                  </w:rPrChange>
                </w:rPr>
                <w:t>0.39</w:t>
              </w:r>
            </w:ins>
          </w:p>
        </w:tc>
      </w:tr>
      <w:tr w:rsidR="00AE199D" w:rsidRPr="00AE199D" w:rsidTr="00AE199D">
        <w:trPr>
          <w:trHeight w:val="300"/>
          <w:ins w:id="5082" w:author="Nick.Tolimieri" w:date="2022-09-07T13:17:00Z"/>
        </w:trPr>
        <w:tc>
          <w:tcPr>
            <w:tcW w:w="960" w:type="dxa"/>
            <w:noWrap/>
            <w:hideMark/>
          </w:tcPr>
          <w:p w:rsidR="00AE199D" w:rsidRPr="00AE199D" w:rsidRDefault="00AE199D" w:rsidP="00AE199D">
            <w:pPr>
              <w:ind w:firstLine="0"/>
              <w:rPr>
                <w:ins w:id="5083" w:author="Nick.Tolimieri" w:date="2022-09-07T13:17:00Z"/>
                <w:rFonts w:asciiTheme="minorHAnsi" w:eastAsiaTheme="minorHAnsi" w:hAnsiTheme="minorHAnsi" w:cstheme="minorBidi"/>
                <w:sz w:val="22"/>
                <w:szCs w:val="22"/>
                <w:rPrChange w:id="5084" w:author="Nick.Tolimieri" w:date="2022-09-07T13:17:00Z">
                  <w:rPr>
                    <w:ins w:id="5085" w:author="Nick.Tolimieri" w:date="2022-09-07T13:17:00Z"/>
                    <w:rFonts w:ascii="Calibri" w:hAnsi="Calibri" w:cs="Calibri"/>
                    <w:color w:val="000000"/>
                    <w:sz w:val="22"/>
                    <w:szCs w:val="22"/>
                  </w:rPr>
                </w:rPrChange>
              </w:rPr>
              <w:pPrChange w:id="5086" w:author="Nick.Tolimieri" w:date="2022-09-07T13:17:00Z">
                <w:pPr/>
              </w:pPrChange>
            </w:pPr>
            <w:proofErr w:type="spellStart"/>
            <w:ins w:id="5087" w:author="Nick.Tolimieri" w:date="2022-09-07T13:17:00Z">
              <w:r w:rsidRPr="00AE199D">
                <w:rPr>
                  <w:rFonts w:asciiTheme="minorHAnsi" w:eastAsiaTheme="minorHAnsi" w:hAnsiTheme="minorHAnsi" w:cstheme="minorBidi"/>
                  <w:sz w:val="22"/>
                  <w:szCs w:val="22"/>
                  <w:rPrChange w:id="5088"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089"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090"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091"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092" w:author="Nick.Tolimieri" w:date="2022-09-07T13:17:00Z"/>
                <w:rFonts w:asciiTheme="minorHAnsi" w:eastAsiaTheme="minorHAnsi" w:hAnsiTheme="minorHAnsi" w:cstheme="minorBidi"/>
                <w:sz w:val="22"/>
                <w:szCs w:val="22"/>
                <w:rPrChange w:id="5093" w:author="Nick.Tolimieri" w:date="2022-09-07T13:17:00Z">
                  <w:rPr>
                    <w:ins w:id="5094" w:author="Nick.Tolimieri" w:date="2022-09-07T13:17:00Z"/>
                    <w:rFonts w:ascii="Calibri" w:hAnsi="Calibri" w:cs="Calibri"/>
                    <w:color w:val="000000"/>
                    <w:sz w:val="22"/>
                    <w:szCs w:val="22"/>
                  </w:rPr>
                </w:rPrChange>
              </w:rPr>
              <w:pPrChange w:id="5095" w:author="Nick.Tolimieri" w:date="2022-09-07T13:17:00Z">
                <w:pPr>
                  <w:jc w:val="right"/>
                </w:pPr>
              </w:pPrChange>
            </w:pPr>
            <w:ins w:id="5096" w:author="Nick.Tolimieri" w:date="2022-09-07T13:17:00Z">
              <w:r w:rsidRPr="00AE199D">
                <w:rPr>
                  <w:rFonts w:asciiTheme="minorHAnsi" w:eastAsiaTheme="minorHAnsi" w:hAnsiTheme="minorHAnsi" w:cstheme="minorBidi"/>
                  <w:sz w:val="22"/>
                  <w:szCs w:val="22"/>
                  <w:rPrChange w:id="5097" w:author="Nick.Tolimieri" w:date="2022-09-07T13:17:00Z">
                    <w:rPr>
                      <w:rFonts w:ascii="Calibri" w:hAnsi="Calibri" w:cs="Calibri"/>
                      <w:color w:val="000000"/>
                      <w:sz w:val="22"/>
                      <w:szCs w:val="22"/>
                    </w:rPr>
                  </w:rPrChange>
                </w:rPr>
                <w:t>1999</w:t>
              </w:r>
            </w:ins>
          </w:p>
        </w:tc>
        <w:tc>
          <w:tcPr>
            <w:tcW w:w="960" w:type="dxa"/>
            <w:noWrap/>
            <w:hideMark/>
          </w:tcPr>
          <w:p w:rsidR="00AE199D" w:rsidRPr="00AE199D" w:rsidRDefault="00AE199D" w:rsidP="00AE199D">
            <w:pPr>
              <w:ind w:firstLine="0"/>
              <w:rPr>
                <w:ins w:id="5098" w:author="Nick.Tolimieri" w:date="2022-09-07T13:17:00Z"/>
                <w:rFonts w:asciiTheme="minorHAnsi" w:eastAsiaTheme="minorHAnsi" w:hAnsiTheme="minorHAnsi" w:cstheme="minorBidi"/>
                <w:sz w:val="22"/>
                <w:szCs w:val="22"/>
                <w:rPrChange w:id="5099" w:author="Nick.Tolimieri" w:date="2022-09-07T13:17:00Z">
                  <w:rPr>
                    <w:ins w:id="5100" w:author="Nick.Tolimieri" w:date="2022-09-07T13:17:00Z"/>
                    <w:rFonts w:ascii="Calibri" w:hAnsi="Calibri" w:cs="Calibri"/>
                    <w:color w:val="000000"/>
                    <w:sz w:val="22"/>
                    <w:szCs w:val="22"/>
                  </w:rPr>
                </w:rPrChange>
              </w:rPr>
              <w:pPrChange w:id="5101" w:author="Nick.Tolimieri" w:date="2022-09-07T13:17:00Z">
                <w:pPr>
                  <w:jc w:val="right"/>
                </w:pPr>
              </w:pPrChange>
            </w:pPr>
            <w:ins w:id="5102" w:author="Nick.Tolimieri" w:date="2022-09-07T13:17:00Z">
              <w:r w:rsidRPr="00AE199D">
                <w:rPr>
                  <w:rFonts w:asciiTheme="minorHAnsi" w:eastAsiaTheme="minorHAnsi" w:hAnsiTheme="minorHAnsi" w:cstheme="minorBidi"/>
                  <w:sz w:val="22"/>
                  <w:szCs w:val="22"/>
                  <w:rPrChange w:id="510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04" w:author="Nick.Tolimieri" w:date="2022-09-07T13:17:00Z"/>
                <w:rFonts w:asciiTheme="minorHAnsi" w:eastAsiaTheme="minorHAnsi" w:hAnsiTheme="minorHAnsi" w:cstheme="minorBidi"/>
                <w:sz w:val="22"/>
                <w:szCs w:val="22"/>
                <w:rPrChange w:id="5105" w:author="Nick.Tolimieri" w:date="2022-09-07T13:17:00Z">
                  <w:rPr>
                    <w:ins w:id="5106" w:author="Nick.Tolimieri" w:date="2022-09-07T13:17:00Z"/>
                    <w:rFonts w:ascii="Calibri" w:hAnsi="Calibri" w:cs="Calibri"/>
                    <w:color w:val="000000"/>
                    <w:sz w:val="22"/>
                    <w:szCs w:val="22"/>
                  </w:rPr>
                </w:rPrChange>
              </w:rPr>
              <w:pPrChange w:id="5107" w:author="Nick.Tolimieri" w:date="2022-09-07T13:17:00Z">
                <w:pPr>
                  <w:jc w:val="right"/>
                </w:pPr>
              </w:pPrChange>
            </w:pPr>
            <w:ins w:id="5108" w:author="Nick.Tolimieri" w:date="2022-09-07T13:17:00Z">
              <w:r w:rsidRPr="00AE199D">
                <w:rPr>
                  <w:rFonts w:asciiTheme="minorHAnsi" w:eastAsiaTheme="minorHAnsi" w:hAnsiTheme="minorHAnsi" w:cstheme="minorBidi"/>
                  <w:sz w:val="22"/>
                  <w:szCs w:val="22"/>
                  <w:rPrChange w:id="510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10" w:author="Nick.Tolimieri" w:date="2022-09-07T13:17:00Z"/>
                <w:rFonts w:asciiTheme="minorHAnsi" w:eastAsiaTheme="minorHAnsi" w:hAnsiTheme="minorHAnsi" w:cstheme="minorBidi"/>
                <w:sz w:val="22"/>
                <w:szCs w:val="22"/>
                <w:rPrChange w:id="5111" w:author="Nick.Tolimieri" w:date="2022-09-07T13:17:00Z">
                  <w:rPr>
                    <w:ins w:id="5112" w:author="Nick.Tolimieri" w:date="2022-09-07T13:17:00Z"/>
                    <w:rFonts w:ascii="Calibri" w:hAnsi="Calibri" w:cs="Calibri"/>
                    <w:color w:val="000000"/>
                    <w:sz w:val="22"/>
                    <w:szCs w:val="22"/>
                  </w:rPr>
                </w:rPrChange>
              </w:rPr>
              <w:pPrChange w:id="5113" w:author="Nick.Tolimieri" w:date="2022-09-07T13:17:00Z">
                <w:pPr>
                  <w:jc w:val="right"/>
                </w:pPr>
              </w:pPrChange>
            </w:pPr>
            <w:ins w:id="5114" w:author="Nick.Tolimieri" w:date="2022-09-07T13:17:00Z">
              <w:r w:rsidRPr="00AE199D">
                <w:rPr>
                  <w:rFonts w:asciiTheme="minorHAnsi" w:eastAsiaTheme="minorHAnsi" w:hAnsiTheme="minorHAnsi" w:cstheme="minorBidi"/>
                  <w:sz w:val="22"/>
                  <w:szCs w:val="22"/>
                  <w:rPrChange w:id="511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16" w:author="Nick.Tolimieri" w:date="2022-09-07T13:17:00Z"/>
                <w:rFonts w:asciiTheme="minorHAnsi" w:eastAsiaTheme="minorHAnsi" w:hAnsiTheme="minorHAnsi" w:cstheme="minorBidi"/>
                <w:sz w:val="22"/>
                <w:szCs w:val="22"/>
                <w:rPrChange w:id="5117" w:author="Nick.Tolimieri" w:date="2022-09-07T13:17:00Z">
                  <w:rPr>
                    <w:ins w:id="5118" w:author="Nick.Tolimieri" w:date="2022-09-07T13:17:00Z"/>
                    <w:rFonts w:ascii="Calibri" w:hAnsi="Calibri" w:cs="Calibri"/>
                    <w:color w:val="000000"/>
                    <w:sz w:val="22"/>
                    <w:szCs w:val="22"/>
                  </w:rPr>
                </w:rPrChange>
              </w:rPr>
              <w:pPrChange w:id="5119" w:author="Nick.Tolimieri" w:date="2022-09-07T13:17:00Z">
                <w:pPr>
                  <w:jc w:val="right"/>
                </w:pPr>
              </w:pPrChange>
            </w:pPr>
            <w:ins w:id="5120" w:author="Nick.Tolimieri" w:date="2022-09-07T13:17:00Z">
              <w:r w:rsidRPr="00AE199D">
                <w:rPr>
                  <w:rFonts w:asciiTheme="minorHAnsi" w:eastAsiaTheme="minorHAnsi" w:hAnsiTheme="minorHAnsi" w:cstheme="minorBidi"/>
                  <w:sz w:val="22"/>
                  <w:szCs w:val="22"/>
                  <w:rPrChange w:id="512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22" w:author="Nick.Tolimieri" w:date="2022-09-07T13:17:00Z"/>
                <w:rFonts w:asciiTheme="minorHAnsi" w:eastAsiaTheme="minorHAnsi" w:hAnsiTheme="minorHAnsi" w:cstheme="minorBidi"/>
                <w:sz w:val="22"/>
                <w:szCs w:val="22"/>
                <w:rPrChange w:id="5123" w:author="Nick.Tolimieri" w:date="2022-09-07T13:17:00Z">
                  <w:rPr>
                    <w:ins w:id="5124" w:author="Nick.Tolimieri" w:date="2022-09-07T13:17:00Z"/>
                    <w:rFonts w:ascii="Calibri" w:hAnsi="Calibri" w:cs="Calibri"/>
                    <w:color w:val="000000"/>
                    <w:sz w:val="22"/>
                    <w:szCs w:val="22"/>
                  </w:rPr>
                </w:rPrChange>
              </w:rPr>
              <w:pPrChange w:id="5125" w:author="Nick.Tolimieri" w:date="2022-09-07T13:17:00Z">
                <w:pPr/>
              </w:pPrChange>
            </w:pPr>
            <w:ins w:id="5126" w:author="Nick.Tolimieri" w:date="2022-09-07T13:17:00Z">
              <w:r w:rsidRPr="00AE199D">
                <w:rPr>
                  <w:rFonts w:asciiTheme="minorHAnsi" w:eastAsiaTheme="minorHAnsi" w:hAnsiTheme="minorHAnsi" w:cstheme="minorBidi"/>
                  <w:sz w:val="22"/>
                  <w:szCs w:val="22"/>
                  <w:rPrChange w:id="5127"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128" w:author="Nick.Tolimieri" w:date="2022-09-07T13:17:00Z"/>
                <w:rFonts w:asciiTheme="minorHAnsi" w:eastAsiaTheme="minorHAnsi" w:hAnsiTheme="minorHAnsi" w:cstheme="minorBidi"/>
                <w:sz w:val="22"/>
                <w:szCs w:val="22"/>
                <w:rPrChange w:id="5129" w:author="Nick.Tolimieri" w:date="2022-09-07T13:17:00Z">
                  <w:rPr>
                    <w:ins w:id="5130" w:author="Nick.Tolimieri" w:date="2022-09-07T13:17:00Z"/>
                    <w:rFonts w:ascii="Calibri" w:hAnsi="Calibri" w:cs="Calibri"/>
                    <w:color w:val="000000"/>
                    <w:sz w:val="22"/>
                    <w:szCs w:val="22"/>
                  </w:rPr>
                </w:rPrChange>
              </w:rPr>
              <w:pPrChange w:id="5131" w:author="Nick.Tolimieri" w:date="2022-09-07T13:17:00Z">
                <w:pPr/>
              </w:pPrChange>
            </w:pPr>
            <w:ins w:id="5132" w:author="Nick.Tolimieri" w:date="2022-09-07T13:17:00Z">
              <w:r w:rsidRPr="00AE199D">
                <w:rPr>
                  <w:rFonts w:asciiTheme="minorHAnsi" w:eastAsiaTheme="minorHAnsi" w:hAnsiTheme="minorHAnsi" w:cstheme="minorBidi"/>
                  <w:sz w:val="22"/>
                  <w:szCs w:val="22"/>
                  <w:rPrChange w:id="513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134" w:author="Nick.Tolimieri" w:date="2022-09-07T13:17:00Z"/>
                <w:rFonts w:asciiTheme="minorHAnsi" w:eastAsiaTheme="minorHAnsi" w:hAnsiTheme="minorHAnsi" w:cstheme="minorBidi"/>
                <w:sz w:val="22"/>
                <w:szCs w:val="22"/>
                <w:rPrChange w:id="5135" w:author="Nick.Tolimieri" w:date="2022-09-07T13:17:00Z">
                  <w:rPr>
                    <w:ins w:id="5136" w:author="Nick.Tolimieri" w:date="2022-09-07T13:17:00Z"/>
                    <w:rFonts w:ascii="Calibri" w:hAnsi="Calibri" w:cs="Calibri"/>
                    <w:color w:val="000000"/>
                    <w:sz w:val="22"/>
                    <w:szCs w:val="22"/>
                  </w:rPr>
                </w:rPrChange>
              </w:rPr>
              <w:pPrChange w:id="5137" w:author="Nick.Tolimieri" w:date="2022-09-07T13:17:00Z">
                <w:pPr/>
              </w:pPrChange>
            </w:pPr>
            <w:ins w:id="5138" w:author="Nick.Tolimieri" w:date="2022-09-07T13:17:00Z">
              <w:r w:rsidRPr="00AE199D">
                <w:rPr>
                  <w:rFonts w:asciiTheme="minorHAnsi" w:eastAsiaTheme="minorHAnsi" w:hAnsiTheme="minorHAnsi" w:cstheme="minorBidi"/>
                  <w:sz w:val="22"/>
                  <w:szCs w:val="22"/>
                  <w:rPrChange w:id="513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140" w:author="Nick.Tolimieri" w:date="2022-09-07T13:17:00Z"/>
                <w:rFonts w:asciiTheme="minorHAnsi" w:eastAsiaTheme="minorHAnsi" w:hAnsiTheme="minorHAnsi" w:cstheme="minorBidi"/>
                <w:sz w:val="22"/>
                <w:szCs w:val="22"/>
                <w:rPrChange w:id="5141" w:author="Nick.Tolimieri" w:date="2022-09-07T13:17:00Z">
                  <w:rPr>
                    <w:ins w:id="5142" w:author="Nick.Tolimieri" w:date="2022-09-07T13:17:00Z"/>
                    <w:rFonts w:ascii="Calibri" w:hAnsi="Calibri" w:cs="Calibri"/>
                    <w:color w:val="000000"/>
                    <w:sz w:val="22"/>
                    <w:szCs w:val="22"/>
                  </w:rPr>
                </w:rPrChange>
              </w:rPr>
              <w:pPrChange w:id="5143" w:author="Nick.Tolimieri" w:date="2022-09-07T13:17:00Z">
                <w:pPr/>
              </w:pPrChange>
            </w:pPr>
            <w:ins w:id="5144" w:author="Nick.Tolimieri" w:date="2022-09-07T13:17:00Z">
              <w:r w:rsidRPr="00AE199D">
                <w:rPr>
                  <w:rFonts w:asciiTheme="minorHAnsi" w:eastAsiaTheme="minorHAnsi" w:hAnsiTheme="minorHAnsi" w:cstheme="minorBidi"/>
                  <w:sz w:val="22"/>
                  <w:szCs w:val="22"/>
                  <w:rPrChange w:id="5145" w:author="Nick.Tolimieri" w:date="2022-09-07T13:17:00Z">
                    <w:rPr>
                      <w:rFonts w:ascii="Calibri" w:hAnsi="Calibri" w:cs="Calibri"/>
                      <w:color w:val="000000"/>
                      <w:sz w:val="22"/>
                      <w:szCs w:val="22"/>
                    </w:rPr>
                  </w:rPrChange>
                </w:rPr>
                <w:t>NA</w:t>
              </w:r>
            </w:ins>
          </w:p>
        </w:tc>
      </w:tr>
      <w:tr w:rsidR="00AE199D" w:rsidRPr="00AE199D" w:rsidTr="00AE199D">
        <w:trPr>
          <w:trHeight w:val="300"/>
          <w:ins w:id="5146" w:author="Nick.Tolimieri" w:date="2022-09-07T13:17:00Z"/>
        </w:trPr>
        <w:tc>
          <w:tcPr>
            <w:tcW w:w="960" w:type="dxa"/>
            <w:noWrap/>
            <w:hideMark/>
          </w:tcPr>
          <w:p w:rsidR="00AE199D" w:rsidRPr="00AE199D" w:rsidRDefault="00AE199D" w:rsidP="00AE199D">
            <w:pPr>
              <w:ind w:firstLine="0"/>
              <w:rPr>
                <w:ins w:id="5147" w:author="Nick.Tolimieri" w:date="2022-09-07T13:17:00Z"/>
                <w:rFonts w:asciiTheme="minorHAnsi" w:eastAsiaTheme="minorHAnsi" w:hAnsiTheme="minorHAnsi" w:cstheme="minorBidi"/>
                <w:sz w:val="22"/>
                <w:szCs w:val="22"/>
                <w:rPrChange w:id="5148" w:author="Nick.Tolimieri" w:date="2022-09-07T13:17:00Z">
                  <w:rPr>
                    <w:ins w:id="5149" w:author="Nick.Tolimieri" w:date="2022-09-07T13:17:00Z"/>
                    <w:rFonts w:ascii="Calibri" w:hAnsi="Calibri" w:cs="Calibri"/>
                    <w:color w:val="000000"/>
                    <w:sz w:val="22"/>
                    <w:szCs w:val="22"/>
                  </w:rPr>
                </w:rPrChange>
              </w:rPr>
              <w:pPrChange w:id="5150" w:author="Nick.Tolimieri" w:date="2022-09-07T13:17:00Z">
                <w:pPr/>
              </w:pPrChange>
            </w:pPr>
            <w:proofErr w:type="spellStart"/>
            <w:ins w:id="5151" w:author="Nick.Tolimieri" w:date="2022-09-07T13:17:00Z">
              <w:r w:rsidRPr="00AE199D">
                <w:rPr>
                  <w:rFonts w:asciiTheme="minorHAnsi" w:eastAsiaTheme="minorHAnsi" w:hAnsiTheme="minorHAnsi" w:cstheme="minorBidi"/>
                  <w:sz w:val="22"/>
                  <w:szCs w:val="22"/>
                  <w:rPrChange w:id="5152"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153"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154"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155"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156" w:author="Nick.Tolimieri" w:date="2022-09-07T13:17:00Z"/>
                <w:rFonts w:asciiTheme="minorHAnsi" w:eastAsiaTheme="minorHAnsi" w:hAnsiTheme="minorHAnsi" w:cstheme="minorBidi"/>
                <w:sz w:val="22"/>
                <w:szCs w:val="22"/>
                <w:rPrChange w:id="5157" w:author="Nick.Tolimieri" w:date="2022-09-07T13:17:00Z">
                  <w:rPr>
                    <w:ins w:id="5158" w:author="Nick.Tolimieri" w:date="2022-09-07T13:17:00Z"/>
                    <w:rFonts w:ascii="Calibri" w:hAnsi="Calibri" w:cs="Calibri"/>
                    <w:color w:val="000000"/>
                    <w:sz w:val="22"/>
                    <w:szCs w:val="22"/>
                  </w:rPr>
                </w:rPrChange>
              </w:rPr>
              <w:pPrChange w:id="5159" w:author="Nick.Tolimieri" w:date="2022-09-07T13:17:00Z">
                <w:pPr>
                  <w:jc w:val="right"/>
                </w:pPr>
              </w:pPrChange>
            </w:pPr>
            <w:ins w:id="5160" w:author="Nick.Tolimieri" w:date="2022-09-07T13:17:00Z">
              <w:r w:rsidRPr="00AE199D">
                <w:rPr>
                  <w:rFonts w:asciiTheme="minorHAnsi" w:eastAsiaTheme="minorHAnsi" w:hAnsiTheme="minorHAnsi" w:cstheme="minorBidi"/>
                  <w:sz w:val="22"/>
                  <w:szCs w:val="22"/>
                  <w:rPrChange w:id="5161" w:author="Nick.Tolimieri" w:date="2022-09-07T13:17:00Z">
                    <w:rPr>
                      <w:rFonts w:ascii="Calibri" w:hAnsi="Calibri" w:cs="Calibri"/>
                      <w:color w:val="000000"/>
                      <w:sz w:val="22"/>
                      <w:szCs w:val="22"/>
                    </w:rPr>
                  </w:rPrChange>
                </w:rPr>
                <w:t>2000</w:t>
              </w:r>
            </w:ins>
          </w:p>
        </w:tc>
        <w:tc>
          <w:tcPr>
            <w:tcW w:w="960" w:type="dxa"/>
            <w:noWrap/>
            <w:hideMark/>
          </w:tcPr>
          <w:p w:rsidR="00AE199D" w:rsidRPr="00AE199D" w:rsidRDefault="00AE199D" w:rsidP="00AE199D">
            <w:pPr>
              <w:ind w:firstLine="0"/>
              <w:rPr>
                <w:ins w:id="5162" w:author="Nick.Tolimieri" w:date="2022-09-07T13:17:00Z"/>
                <w:rFonts w:asciiTheme="minorHAnsi" w:eastAsiaTheme="minorHAnsi" w:hAnsiTheme="minorHAnsi" w:cstheme="minorBidi"/>
                <w:sz w:val="22"/>
                <w:szCs w:val="22"/>
                <w:rPrChange w:id="5163" w:author="Nick.Tolimieri" w:date="2022-09-07T13:17:00Z">
                  <w:rPr>
                    <w:ins w:id="5164" w:author="Nick.Tolimieri" w:date="2022-09-07T13:17:00Z"/>
                    <w:rFonts w:ascii="Calibri" w:hAnsi="Calibri" w:cs="Calibri"/>
                    <w:color w:val="000000"/>
                    <w:sz w:val="22"/>
                    <w:szCs w:val="22"/>
                  </w:rPr>
                </w:rPrChange>
              </w:rPr>
              <w:pPrChange w:id="5165" w:author="Nick.Tolimieri" w:date="2022-09-07T13:17:00Z">
                <w:pPr>
                  <w:jc w:val="right"/>
                </w:pPr>
              </w:pPrChange>
            </w:pPr>
            <w:ins w:id="5166" w:author="Nick.Tolimieri" w:date="2022-09-07T13:17:00Z">
              <w:r w:rsidRPr="00AE199D">
                <w:rPr>
                  <w:rFonts w:asciiTheme="minorHAnsi" w:eastAsiaTheme="minorHAnsi" w:hAnsiTheme="minorHAnsi" w:cstheme="minorBidi"/>
                  <w:sz w:val="22"/>
                  <w:szCs w:val="22"/>
                  <w:rPrChange w:id="516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68" w:author="Nick.Tolimieri" w:date="2022-09-07T13:17:00Z"/>
                <w:rFonts w:asciiTheme="minorHAnsi" w:eastAsiaTheme="minorHAnsi" w:hAnsiTheme="minorHAnsi" w:cstheme="minorBidi"/>
                <w:sz w:val="22"/>
                <w:szCs w:val="22"/>
                <w:rPrChange w:id="5169" w:author="Nick.Tolimieri" w:date="2022-09-07T13:17:00Z">
                  <w:rPr>
                    <w:ins w:id="5170" w:author="Nick.Tolimieri" w:date="2022-09-07T13:17:00Z"/>
                    <w:rFonts w:ascii="Calibri" w:hAnsi="Calibri" w:cs="Calibri"/>
                    <w:color w:val="000000"/>
                    <w:sz w:val="22"/>
                    <w:szCs w:val="22"/>
                  </w:rPr>
                </w:rPrChange>
              </w:rPr>
              <w:pPrChange w:id="5171" w:author="Nick.Tolimieri" w:date="2022-09-07T13:17:00Z">
                <w:pPr>
                  <w:jc w:val="right"/>
                </w:pPr>
              </w:pPrChange>
            </w:pPr>
            <w:ins w:id="5172" w:author="Nick.Tolimieri" w:date="2022-09-07T13:17:00Z">
              <w:r w:rsidRPr="00AE199D">
                <w:rPr>
                  <w:rFonts w:asciiTheme="minorHAnsi" w:eastAsiaTheme="minorHAnsi" w:hAnsiTheme="minorHAnsi" w:cstheme="minorBidi"/>
                  <w:sz w:val="22"/>
                  <w:szCs w:val="22"/>
                  <w:rPrChange w:id="517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74" w:author="Nick.Tolimieri" w:date="2022-09-07T13:17:00Z"/>
                <w:rFonts w:asciiTheme="minorHAnsi" w:eastAsiaTheme="minorHAnsi" w:hAnsiTheme="minorHAnsi" w:cstheme="minorBidi"/>
                <w:sz w:val="22"/>
                <w:szCs w:val="22"/>
                <w:rPrChange w:id="5175" w:author="Nick.Tolimieri" w:date="2022-09-07T13:17:00Z">
                  <w:rPr>
                    <w:ins w:id="5176" w:author="Nick.Tolimieri" w:date="2022-09-07T13:17:00Z"/>
                    <w:rFonts w:ascii="Calibri" w:hAnsi="Calibri" w:cs="Calibri"/>
                    <w:color w:val="000000"/>
                    <w:sz w:val="22"/>
                    <w:szCs w:val="22"/>
                  </w:rPr>
                </w:rPrChange>
              </w:rPr>
              <w:pPrChange w:id="5177" w:author="Nick.Tolimieri" w:date="2022-09-07T13:17:00Z">
                <w:pPr>
                  <w:jc w:val="right"/>
                </w:pPr>
              </w:pPrChange>
            </w:pPr>
            <w:ins w:id="5178" w:author="Nick.Tolimieri" w:date="2022-09-07T13:17:00Z">
              <w:r w:rsidRPr="00AE199D">
                <w:rPr>
                  <w:rFonts w:asciiTheme="minorHAnsi" w:eastAsiaTheme="minorHAnsi" w:hAnsiTheme="minorHAnsi" w:cstheme="minorBidi"/>
                  <w:sz w:val="22"/>
                  <w:szCs w:val="22"/>
                  <w:rPrChange w:id="517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80" w:author="Nick.Tolimieri" w:date="2022-09-07T13:17:00Z"/>
                <w:rFonts w:asciiTheme="minorHAnsi" w:eastAsiaTheme="minorHAnsi" w:hAnsiTheme="minorHAnsi" w:cstheme="minorBidi"/>
                <w:sz w:val="22"/>
                <w:szCs w:val="22"/>
                <w:rPrChange w:id="5181" w:author="Nick.Tolimieri" w:date="2022-09-07T13:17:00Z">
                  <w:rPr>
                    <w:ins w:id="5182" w:author="Nick.Tolimieri" w:date="2022-09-07T13:17:00Z"/>
                    <w:rFonts w:ascii="Calibri" w:hAnsi="Calibri" w:cs="Calibri"/>
                    <w:color w:val="000000"/>
                    <w:sz w:val="22"/>
                    <w:szCs w:val="22"/>
                  </w:rPr>
                </w:rPrChange>
              </w:rPr>
              <w:pPrChange w:id="5183" w:author="Nick.Tolimieri" w:date="2022-09-07T13:17:00Z">
                <w:pPr>
                  <w:jc w:val="right"/>
                </w:pPr>
              </w:pPrChange>
            </w:pPr>
            <w:ins w:id="5184" w:author="Nick.Tolimieri" w:date="2022-09-07T13:17:00Z">
              <w:r w:rsidRPr="00AE199D">
                <w:rPr>
                  <w:rFonts w:asciiTheme="minorHAnsi" w:eastAsiaTheme="minorHAnsi" w:hAnsiTheme="minorHAnsi" w:cstheme="minorBidi"/>
                  <w:sz w:val="22"/>
                  <w:szCs w:val="22"/>
                  <w:rPrChange w:id="518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186" w:author="Nick.Tolimieri" w:date="2022-09-07T13:17:00Z"/>
                <w:rFonts w:asciiTheme="minorHAnsi" w:eastAsiaTheme="minorHAnsi" w:hAnsiTheme="minorHAnsi" w:cstheme="minorBidi"/>
                <w:sz w:val="22"/>
                <w:szCs w:val="22"/>
                <w:rPrChange w:id="5187" w:author="Nick.Tolimieri" w:date="2022-09-07T13:17:00Z">
                  <w:rPr>
                    <w:ins w:id="5188" w:author="Nick.Tolimieri" w:date="2022-09-07T13:17:00Z"/>
                    <w:rFonts w:ascii="Calibri" w:hAnsi="Calibri" w:cs="Calibri"/>
                    <w:color w:val="000000"/>
                    <w:sz w:val="22"/>
                    <w:szCs w:val="22"/>
                  </w:rPr>
                </w:rPrChange>
              </w:rPr>
              <w:pPrChange w:id="5189" w:author="Nick.Tolimieri" w:date="2022-09-07T13:17:00Z">
                <w:pPr/>
              </w:pPrChange>
            </w:pPr>
            <w:ins w:id="5190" w:author="Nick.Tolimieri" w:date="2022-09-07T13:17:00Z">
              <w:r w:rsidRPr="00AE199D">
                <w:rPr>
                  <w:rFonts w:asciiTheme="minorHAnsi" w:eastAsiaTheme="minorHAnsi" w:hAnsiTheme="minorHAnsi" w:cstheme="minorBidi"/>
                  <w:sz w:val="22"/>
                  <w:szCs w:val="22"/>
                  <w:rPrChange w:id="5191"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192" w:author="Nick.Tolimieri" w:date="2022-09-07T13:17:00Z"/>
                <w:rFonts w:asciiTheme="minorHAnsi" w:eastAsiaTheme="minorHAnsi" w:hAnsiTheme="minorHAnsi" w:cstheme="minorBidi"/>
                <w:sz w:val="22"/>
                <w:szCs w:val="22"/>
                <w:rPrChange w:id="5193" w:author="Nick.Tolimieri" w:date="2022-09-07T13:17:00Z">
                  <w:rPr>
                    <w:ins w:id="5194" w:author="Nick.Tolimieri" w:date="2022-09-07T13:17:00Z"/>
                    <w:rFonts w:ascii="Calibri" w:hAnsi="Calibri" w:cs="Calibri"/>
                    <w:color w:val="000000"/>
                    <w:sz w:val="22"/>
                    <w:szCs w:val="22"/>
                  </w:rPr>
                </w:rPrChange>
              </w:rPr>
              <w:pPrChange w:id="5195" w:author="Nick.Tolimieri" w:date="2022-09-07T13:17:00Z">
                <w:pPr/>
              </w:pPrChange>
            </w:pPr>
            <w:ins w:id="5196" w:author="Nick.Tolimieri" w:date="2022-09-07T13:17:00Z">
              <w:r w:rsidRPr="00AE199D">
                <w:rPr>
                  <w:rFonts w:asciiTheme="minorHAnsi" w:eastAsiaTheme="minorHAnsi" w:hAnsiTheme="minorHAnsi" w:cstheme="minorBidi"/>
                  <w:sz w:val="22"/>
                  <w:szCs w:val="22"/>
                  <w:rPrChange w:id="5197"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198" w:author="Nick.Tolimieri" w:date="2022-09-07T13:17:00Z"/>
                <w:rFonts w:asciiTheme="minorHAnsi" w:eastAsiaTheme="minorHAnsi" w:hAnsiTheme="minorHAnsi" w:cstheme="minorBidi"/>
                <w:sz w:val="22"/>
                <w:szCs w:val="22"/>
                <w:rPrChange w:id="5199" w:author="Nick.Tolimieri" w:date="2022-09-07T13:17:00Z">
                  <w:rPr>
                    <w:ins w:id="5200" w:author="Nick.Tolimieri" w:date="2022-09-07T13:17:00Z"/>
                    <w:rFonts w:ascii="Calibri" w:hAnsi="Calibri" w:cs="Calibri"/>
                    <w:color w:val="000000"/>
                    <w:sz w:val="22"/>
                    <w:szCs w:val="22"/>
                  </w:rPr>
                </w:rPrChange>
              </w:rPr>
              <w:pPrChange w:id="5201" w:author="Nick.Tolimieri" w:date="2022-09-07T13:17:00Z">
                <w:pPr/>
              </w:pPrChange>
            </w:pPr>
            <w:ins w:id="5202" w:author="Nick.Tolimieri" w:date="2022-09-07T13:17:00Z">
              <w:r w:rsidRPr="00AE199D">
                <w:rPr>
                  <w:rFonts w:asciiTheme="minorHAnsi" w:eastAsiaTheme="minorHAnsi" w:hAnsiTheme="minorHAnsi" w:cstheme="minorBidi"/>
                  <w:sz w:val="22"/>
                  <w:szCs w:val="22"/>
                  <w:rPrChange w:id="520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204" w:author="Nick.Tolimieri" w:date="2022-09-07T13:17:00Z"/>
                <w:rFonts w:asciiTheme="minorHAnsi" w:eastAsiaTheme="minorHAnsi" w:hAnsiTheme="minorHAnsi" w:cstheme="minorBidi"/>
                <w:sz w:val="22"/>
                <w:szCs w:val="22"/>
                <w:rPrChange w:id="5205" w:author="Nick.Tolimieri" w:date="2022-09-07T13:17:00Z">
                  <w:rPr>
                    <w:ins w:id="5206" w:author="Nick.Tolimieri" w:date="2022-09-07T13:17:00Z"/>
                    <w:rFonts w:ascii="Calibri" w:hAnsi="Calibri" w:cs="Calibri"/>
                    <w:color w:val="000000"/>
                    <w:sz w:val="22"/>
                    <w:szCs w:val="22"/>
                  </w:rPr>
                </w:rPrChange>
              </w:rPr>
              <w:pPrChange w:id="5207" w:author="Nick.Tolimieri" w:date="2022-09-07T13:17:00Z">
                <w:pPr/>
              </w:pPrChange>
            </w:pPr>
            <w:ins w:id="5208" w:author="Nick.Tolimieri" w:date="2022-09-07T13:17:00Z">
              <w:r w:rsidRPr="00AE199D">
                <w:rPr>
                  <w:rFonts w:asciiTheme="minorHAnsi" w:eastAsiaTheme="minorHAnsi" w:hAnsiTheme="minorHAnsi" w:cstheme="minorBidi"/>
                  <w:sz w:val="22"/>
                  <w:szCs w:val="22"/>
                  <w:rPrChange w:id="5209" w:author="Nick.Tolimieri" w:date="2022-09-07T13:17:00Z">
                    <w:rPr>
                      <w:rFonts w:ascii="Calibri" w:hAnsi="Calibri" w:cs="Calibri"/>
                      <w:color w:val="000000"/>
                      <w:sz w:val="22"/>
                      <w:szCs w:val="22"/>
                    </w:rPr>
                  </w:rPrChange>
                </w:rPr>
                <w:t>NA</w:t>
              </w:r>
            </w:ins>
          </w:p>
        </w:tc>
      </w:tr>
      <w:tr w:rsidR="00AE199D" w:rsidRPr="00AE199D" w:rsidTr="00AE199D">
        <w:trPr>
          <w:trHeight w:val="300"/>
          <w:ins w:id="5210" w:author="Nick.Tolimieri" w:date="2022-09-07T13:17:00Z"/>
        </w:trPr>
        <w:tc>
          <w:tcPr>
            <w:tcW w:w="960" w:type="dxa"/>
            <w:noWrap/>
            <w:hideMark/>
          </w:tcPr>
          <w:p w:rsidR="00AE199D" w:rsidRPr="00AE199D" w:rsidRDefault="00AE199D" w:rsidP="00AE199D">
            <w:pPr>
              <w:ind w:firstLine="0"/>
              <w:rPr>
                <w:ins w:id="5211" w:author="Nick.Tolimieri" w:date="2022-09-07T13:17:00Z"/>
                <w:rFonts w:asciiTheme="minorHAnsi" w:eastAsiaTheme="minorHAnsi" w:hAnsiTheme="minorHAnsi" w:cstheme="minorBidi"/>
                <w:sz w:val="22"/>
                <w:szCs w:val="22"/>
                <w:rPrChange w:id="5212" w:author="Nick.Tolimieri" w:date="2022-09-07T13:17:00Z">
                  <w:rPr>
                    <w:ins w:id="5213" w:author="Nick.Tolimieri" w:date="2022-09-07T13:17:00Z"/>
                    <w:rFonts w:ascii="Calibri" w:hAnsi="Calibri" w:cs="Calibri"/>
                    <w:color w:val="000000"/>
                    <w:sz w:val="22"/>
                    <w:szCs w:val="22"/>
                  </w:rPr>
                </w:rPrChange>
              </w:rPr>
              <w:pPrChange w:id="5214" w:author="Nick.Tolimieri" w:date="2022-09-07T13:17:00Z">
                <w:pPr/>
              </w:pPrChange>
            </w:pPr>
            <w:proofErr w:type="spellStart"/>
            <w:ins w:id="5215" w:author="Nick.Tolimieri" w:date="2022-09-07T13:17:00Z">
              <w:r w:rsidRPr="00AE199D">
                <w:rPr>
                  <w:rFonts w:asciiTheme="minorHAnsi" w:eastAsiaTheme="minorHAnsi" w:hAnsiTheme="minorHAnsi" w:cstheme="minorBidi"/>
                  <w:sz w:val="22"/>
                  <w:szCs w:val="22"/>
                  <w:rPrChange w:id="5216" w:author="Nick.Tolimieri" w:date="2022-09-07T13:17:00Z">
                    <w:rPr>
                      <w:rFonts w:ascii="Calibri" w:hAnsi="Calibri" w:cs="Calibri"/>
                      <w:color w:val="000000"/>
                      <w:sz w:val="22"/>
                      <w:szCs w:val="22"/>
                    </w:rPr>
                  </w:rPrChange>
                </w:rPr>
                <w:lastRenderedPageBreak/>
                <w:t>Tatoosh</w:t>
              </w:r>
              <w:proofErr w:type="spellEnd"/>
              <w:r w:rsidRPr="00AE199D">
                <w:rPr>
                  <w:rFonts w:asciiTheme="minorHAnsi" w:eastAsiaTheme="minorHAnsi" w:hAnsiTheme="minorHAnsi" w:cstheme="minorBidi"/>
                  <w:sz w:val="22"/>
                  <w:szCs w:val="22"/>
                  <w:rPrChange w:id="5217"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218"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219"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220" w:author="Nick.Tolimieri" w:date="2022-09-07T13:17:00Z"/>
                <w:rFonts w:asciiTheme="minorHAnsi" w:eastAsiaTheme="minorHAnsi" w:hAnsiTheme="minorHAnsi" w:cstheme="minorBidi"/>
                <w:sz w:val="22"/>
                <w:szCs w:val="22"/>
                <w:rPrChange w:id="5221" w:author="Nick.Tolimieri" w:date="2022-09-07T13:17:00Z">
                  <w:rPr>
                    <w:ins w:id="5222" w:author="Nick.Tolimieri" w:date="2022-09-07T13:17:00Z"/>
                    <w:rFonts w:ascii="Calibri" w:hAnsi="Calibri" w:cs="Calibri"/>
                    <w:color w:val="000000"/>
                    <w:sz w:val="22"/>
                    <w:szCs w:val="22"/>
                  </w:rPr>
                </w:rPrChange>
              </w:rPr>
              <w:pPrChange w:id="5223" w:author="Nick.Tolimieri" w:date="2022-09-07T13:17:00Z">
                <w:pPr>
                  <w:jc w:val="right"/>
                </w:pPr>
              </w:pPrChange>
            </w:pPr>
            <w:ins w:id="5224" w:author="Nick.Tolimieri" w:date="2022-09-07T13:17:00Z">
              <w:r w:rsidRPr="00AE199D">
                <w:rPr>
                  <w:rFonts w:asciiTheme="minorHAnsi" w:eastAsiaTheme="minorHAnsi" w:hAnsiTheme="minorHAnsi" w:cstheme="minorBidi"/>
                  <w:sz w:val="22"/>
                  <w:szCs w:val="22"/>
                  <w:rPrChange w:id="5225" w:author="Nick.Tolimieri" w:date="2022-09-07T13:17:00Z">
                    <w:rPr>
                      <w:rFonts w:ascii="Calibri" w:hAnsi="Calibri" w:cs="Calibri"/>
                      <w:color w:val="000000"/>
                      <w:sz w:val="22"/>
                      <w:szCs w:val="22"/>
                    </w:rPr>
                  </w:rPrChange>
                </w:rPr>
                <w:t>2001</w:t>
              </w:r>
            </w:ins>
          </w:p>
        </w:tc>
        <w:tc>
          <w:tcPr>
            <w:tcW w:w="960" w:type="dxa"/>
            <w:noWrap/>
            <w:hideMark/>
          </w:tcPr>
          <w:p w:rsidR="00AE199D" w:rsidRPr="00AE199D" w:rsidRDefault="00AE199D" w:rsidP="00AE199D">
            <w:pPr>
              <w:ind w:firstLine="0"/>
              <w:rPr>
                <w:ins w:id="5226" w:author="Nick.Tolimieri" w:date="2022-09-07T13:17:00Z"/>
                <w:rFonts w:asciiTheme="minorHAnsi" w:eastAsiaTheme="minorHAnsi" w:hAnsiTheme="minorHAnsi" w:cstheme="minorBidi"/>
                <w:sz w:val="22"/>
                <w:szCs w:val="22"/>
                <w:rPrChange w:id="5227" w:author="Nick.Tolimieri" w:date="2022-09-07T13:17:00Z">
                  <w:rPr>
                    <w:ins w:id="5228" w:author="Nick.Tolimieri" w:date="2022-09-07T13:17:00Z"/>
                    <w:rFonts w:ascii="Calibri" w:hAnsi="Calibri" w:cs="Calibri"/>
                    <w:color w:val="000000"/>
                    <w:sz w:val="22"/>
                    <w:szCs w:val="22"/>
                  </w:rPr>
                </w:rPrChange>
              </w:rPr>
              <w:pPrChange w:id="5229" w:author="Nick.Tolimieri" w:date="2022-09-07T13:17:00Z">
                <w:pPr>
                  <w:jc w:val="right"/>
                </w:pPr>
              </w:pPrChange>
            </w:pPr>
            <w:ins w:id="5230" w:author="Nick.Tolimieri" w:date="2022-09-07T13:17:00Z">
              <w:r w:rsidRPr="00AE199D">
                <w:rPr>
                  <w:rFonts w:asciiTheme="minorHAnsi" w:eastAsiaTheme="minorHAnsi" w:hAnsiTheme="minorHAnsi" w:cstheme="minorBidi"/>
                  <w:sz w:val="22"/>
                  <w:szCs w:val="22"/>
                  <w:rPrChange w:id="523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232" w:author="Nick.Tolimieri" w:date="2022-09-07T13:17:00Z"/>
                <w:rFonts w:asciiTheme="minorHAnsi" w:eastAsiaTheme="minorHAnsi" w:hAnsiTheme="minorHAnsi" w:cstheme="minorBidi"/>
                <w:sz w:val="22"/>
                <w:szCs w:val="22"/>
                <w:rPrChange w:id="5233" w:author="Nick.Tolimieri" w:date="2022-09-07T13:17:00Z">
                  <w:rPr>
                    <w:ins w:id="5234" w:author="Nick.Tolimieri" w:date="2022-09-07T13:17:00Z"/>
                    <w:rFonts w:ascii="Calibri" w:hAnsi="Calibri" w:cs="Calibri"/>
                    <w:color w:val="000000"/>
                    <w:sz w:val="22"/>
                    <w:szCs w:val="22"/>
                  </w:rPr>
                </w:rPrChange>
              </w:rPr>
              <w:pPrChange w:id="5235" w:author="Nick.Tolimieri" w:date="2022-09-07T13:17:00Z">
                <w:pPr>
                  <w:jc w:val="right"/>
                </w:pPr>
              </w:pPrChange>
            </w:pPr>
            <w:ins w:id="5236" w:author="Nick.Tolimieri" w:date="2022-09-07T13:17:00Z">
              <w:r w:rsidRPr="00AE199D">
                <w:rPr>
                  <w:rFonts w:asciiTheme="minorHAnsi" w:eastAsiaTheme="minorHAnsi" w:hAnsiTheme="minorHAnsi" w:cstheme="minorBidi"/>
                  <w:sz w:val="22"/>
                  <w:szCs w:val="22"/>
                  <w:rPrChange w:id="523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238" w:author="Nick.Tolimieri" w:date="2022-09-07T13:17:00Z"/>
                <w:rFonts w:asciiTheme="minorHAnsi" w:eastAsiaTheme="minorHAnsi" w:hAnsiTheme="minorHAnsi" w:cstheme="minorBidi"/>
                <w:sz w:val="22"/>
                <w:szCs w:val="22"/>
                <w:rPrChange w:id="5239" w:author="Nick.Tolimieri" w:date="2022-09-07T13:17:00Z">
                  <w:rPr>
                    <w:ins w:id="5240" w:author="Nick.Tolimieri" w:date="2022-09-07T13:17:00Z"/>
                    <w:rFonts w:ascii="Calibri" w:hAnsi="Calibri" w:cs="Calibri"/>
                    <w:color w:val="000000"/>
                    <w:sz w:val="22"/>
                    <w:szCs w:val="22"/>
                  </w:rPr>
                </w:rPrChange>
              </w:rPr>
              <w:pPrChange w:id="5241" w:author="Nick.Tolimieri" w:date="2022-09-07T13:17:00Z">
                <w:pPr>
                  <w:jc w:val="right"/>
                </w:pPr>
              </w:pPrChange>
            </w:pPr>
            <w:ins w:id="5242" w:author="Nick.Tolimieri" w:date="2022-09-07T13:17:00Z">
              <w:r w:rsidRPr="00AE199D">
                <w:rPr>
                  <w:rFonts w:asciiTheme="minorHAnsi" w:eastAsiaTheme="minorHAnsi" w:hAnsiTheme="minorHAnsi" w:cstheme="minorBidi"/>
                  <w:sz w:val="22"/>
                  <w:szCs w:val="22"/>
                  <w:rPrChange w:id="524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244" w:author="Nick.Tolimieri" w:date="2022-09-07T13:17:00Z"/>
                <w:rFonts w:asciiTheme="minorHAnsi" w:eastAsiaTheme="minorHAnsi" w:hAnsiTheme="minorHAnsi" w:cstheme="minorBidi"/>
                <w:sz w:val="22"/>
                <w:szCs w:val="22"/>
                <w:rPrChange w:id="5245" w:author="Nick.Tolimieri" w:date="2022-09-07T13:17:00Z">
                  <w:rPr>
                    <w:ins w:id="5246" w:author="Nick.Tolimieri" w:date="2022-09-07T13:17:00Z"/>
                    <w:rFonts w:ascii="Calibri" w:hAnsi="Calibri" w:cs="Calibri"/>
                    <w:color w:val="000000"/>
                    <w:sz w:val="22"/>
                    <w:szCs w:val="22"/>
                  </w:rPr>
                </w:rPrChange>
              </w:rPr>
              <w:pPrChange w:id="5247" w:author="Nick.Tolimieri" w:date="2022-09-07T13:17:00Z">
                <w:pPr>
                  <w:jc w:val="right"/>
                </w:pPr>
              </w:pPrChange>
            </w:pPr>
            <w:ins w:id="5248" w:author="Nick.Tolimieri" w:date="2022-09-07T13:17:00Z">
              <w:r w:rsidRPr="00AE199D">
                <w:rPr>
                  <w:rFonts w:asciiTheme="minorHAnsi" w:eastAsiaTheme="minorHAnsi" w:hAnsiTheme="minorHAnsi" w:cstheme="minorBidi"/>
                  <w:sz w:val="22"/>
                  <w:szCs w:val="22"/>
                  <w:rPrChange w:id="524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250" w:author="Nick.Tolimieri" w:date="2022-09-07T13:17:00Z"/>
                <w:rFonts w:asciiTheme="minorHAnsi" w:eastAsiaTheme="minorHAnsi" w:hAnsiTheme="minorHAnsi" w:cstheme="minorBidi"/>
                <w:sz w:val="22"/>
                <w:szCs w:val="22"/>
                <w:rPrChange w:id="5251" w:author="Nick.Tolimieri" w:date="2022-09-07T13:17:00Z">
                  <w:rPr>
                    <w:ins w:id="5252" w:author="Nick.Tolimieri" w:date="2022-09-07T13:17:00Z"/>
                    <w:rFonts w:ascii="Calibri" w:hAnsi="Calibri" w:cs="Calibri"/>
                    <w:color w:val="000000"/>
                    <w:sz w:val="22"/>
                    <w:szCs w:val="22"/>
                  </w:rPr>
                </w:rPrChange>
              </w:rPr>
              <w:pPrChange w:id="5253" w:author="Nick.Tolimieri" w:date="2022-09-07T13:17:00Z">
                <w:pPr/>
              </w:pPrChange>
            </w:pPr>
            <w:ins w:id="5254" w:author="Nick.Tolimieri" w:date="2022-09-07T13:17:00Z">
              <w:r w:rsidRPr="00AE199D">
                <w:rPr>
                  <w:rFonts w:asciiTheme="minorHAnsi" w:eastAsiaTheme="minorHAnsi" w:hAnsiTheme="minorHAnsi" w:cstheme="minorBidi"/>
                  <w:sz w:val="22"/>
                  <w:szCs w:val="22"/>
                  <w:rPrChange w:id="525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256" w:author="Nick.Tolimieri" w:date="2022-09-07T13:17:00Z"/>
                <w:rFonts w:asciiTheme="minorHAnsi" w:eastAsiaTheme="minorHAnsi" w:hAnsiTheme="minorHAnsi" w:cstheme="minorBidi"/>
                <w:sz w:val="22"/>
                <w:szCs w:val="22"/>
                <w:rPrChange w:id="5257" w:author="Nick.Tolimieri" w:date="2022-09-07T13:17:00Z">
                  <w:rPr>
                    <w:ins w:id="5258" w:author="Nick.Tolimieri" w:date="2022-09-07T13:17:00Z"/>
                    <w:rFonts w:ascii="Calibri" w:hAnsi="Calibri" w:cs="Calibri"/>
                    <w:color w:val="000000"/>
                    <w:sz w:val="22"/>
                    <w:szCs w:val="22"/>
                  </w:rPr>
                </w:rPrChange>
              </w:rPr>
              <w:pPrChange w:id="5259" w:author="Nick.Tolimieri" w:date="2022-09-07T13:17:00Z">
                <w:pPr/>
              </w:pPrChange>
            </w:pPr>
            <w:ins w:id="5260" w:author="Nick.Tolimieri" w:date="2022-09-07T13:17:00Z">
              <w:r w:rsidRPr="00AE199D">
                <w:rPr>
                  <w:rFonts w:asciiTheme="minorHAnsi" w:eastAsiaTheme="minorHAnsi" w:hAnsiTheme="minorHAnsi" w:cstheme="minorBidi"/>
                  <w:sz w:val="22"/>
                  <w:szCs w:val="22"/>
                  <w:rPrChange w:id="5261"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262" w:author="Nick.Tolimieri" w:date="2022-09-07T13:17:00Z"/>
                <w:rFonts w:asciiTheme="minorHAnsi" w:eastAsiaTheme="minorHAnsi" w:hAnsiTheme="minorHAnsi" w:cstheme="minorBidi"/>
                <w:sz w:val="22"/>
                <w:szCs w:val="22"/>
                <w:rPrChange w:id="5263" w:author="Nick.Tolimieri" w:date="2022-09-07T13:17:00Z">
                  <w:rPr>
                    <w:ins w:id="5264" w:author="Nick.Tolimieri" w:date="2022-09-07T13:17:00Z"/>
                    <w:rFonts w:ascii="Calibri" w:hAnsi="Calibri" w:cs="Calibri"/>
                    <w:color w:val="000000"/>
                    <w:sz w:val="22"/>
                    <w:szCs w:val="22"/>
                  </w:rPr>
                </w:rPrChange>
              </w:rPr>
              <w:pPrChange w:id="5265" w:author="Nick.Tolimieri" w:date="2022-09-07T13:17:00Z">
                <w:pPr/>
              </w:pPrChange>
            </w:pPr>
            <w:ins w:id="5266" w:author="Nick.Tolimieri" w:date="2022-09-07T13:17:00Z">
              <w:r w:rsidRPr="00AE199D">
                <w:rPr>
                  <w:rFonts w:asciiTheme="minorHAnsi" w:eastAsiaTheme="minorHAnsi" w:hAnsiTheme="minorHAnsi" w:cstheme="minorBidi"/>
                  <w:sz w:val="22"/>
                  <w:szCs w:val="22"/>
                  <w:rPrChange w:id="5267"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268" w:author="Nick.Tolimieri" w:date="2022-09-07T13:17:00Z"/>
                <w:rFonts w:asciiTheme="minorHAnsi" w:eastAsiaTheme="minorHAnsi" w:hAnsiTheme="minorHAnsi" w:cstheme="minorBidi"/>
                <w:sz w:val="22"/>
                <w:szCs w:val="22"/>
                <w:rPrChange w:id="5269" w:author="Nick.Tolimieri" w:date="2022-09-07T13:17:00Z">
                  <w:rPr>
                    <w:ins w:id="5270" w:author="Nick.Tolimieri" w:date="2022-09-07T13:17:00Z"/>
                    <w:rFonts w:ascii="Calibri" w:hAnsi="Calibri" w:cs="Calibri"/>
                    <w:color w:val="000000"/>
                    <w:sz w:val="22"/>
                    <w:szCs w:val="22"/>
                  </w:rPr>
                </w:rPrChange>
              </w:rPr>
              <w:pPrChange w:id="5271" w:author="Nick.Tolimieri" w:date="2022-09-07T13:17:00Z">
                <w:pPr/>
              </w:pPrChange>
            </w:pPr>
            <w:ins w:id="5272" w:author="Nick.Tolimieri" w:date="2022-09-07T13:17:00Z">
              <w:r w:rsidRPr="00AE199D">
                <w:rPr>
                  <w:rFonts w:asciiTheme="minorHAnsi" w:eastAsiaTheme="minorHAnsi" w:hAnsiTheme="minorHAnsi" w:cstheme="minorBidi"/>
                  <w:sz w:val="22"/>
                  <w:szCs w:val="22"/>
                  <w:rPrChange w:id="5273" w:author="Nick.Tolimieri" w:date="2022-09-07T13:17:00Z">
                    <w:rPr>
                      <w:rFonts w:ascii="Calibri" w:hAnsi="Calibri" w:cs="Calibri"/>
                      <w:color w:val="000000"/>
                      <w:sz w:val="22"/>
                      <w:szCs w:val="22"/>
                    </w:rPr>
                  </w:rPrChange>
                </w:rPr>
                <w:t>NA</w:t>
              </w:r>
            </w:ins>
          </w:p>
        </w:tc>
      </w:tr>
      <w:tr w:rsidR="00AE199D" w:rsidRPr="00AE199D" w:rsidTr="00AE199D">
        <w:trPr>
          <w:trHeight w:val="300"/>
          <w:ins w:id="5274" w:author="Nick.Tolimieri" w:date="2022-09-07T13:17:00Z"/>
        </w:trPr>
        <w:tc>
          <w:tcPr>
            <w:tcW w:w="960" w:type="dxa"/>
            <w:noWrap/>
            <w:hideMark/>
          </w:tcPr>
          <w:p w:rsidR="00AE199D" w:rsidRPr="00AE199D" w:rsidRDefault="00AE199D" w:rsidP="00AE199D">
            <w:pPr>
              <w:ind w:firstLine="0"/>
              <w:rPr>
                <w:ins w:id="5275" w:author="Nick.Tolimieri" w:date="2022-09-07T13:17:00Z"/>
                <w:rFonts w:asciiTheme="minorHAnsi" w:eastAsiaTheme="minorHAnsi" w:hAnsiTheme="minorHAnsi" w:cstheme="minorBidi"/>
                <w:sz w:val="22"/>
                <w:szCs w:val="22"/>
                <w:rPrChange w:id="5276" w:author="Nick.Tolimieri" w:date="2022-09-07T13:17:00Z">
                  <w:rPr>
                    <w:ins w:id="5277" w:author="Nick.Tolimieri" w:date="2022-09-07T13:17:00Z"/>
                    <w:rFonts w:ascii="Calibri" w:hAnsi="Calibri" w:cs="Calibri"/>
                    <w:color w:val="000000"/>
                    <w:sz w:val="22"/>
                    <w:szCs w:val="22"/>
                  </w:rPr>
                </w:rPrChange>
              </w:rPr>
              <w:pPrChange w:id="5278" w:author="Nick.Tolimieri" w:date="2022-09-07T13:17:00Z">
                <w:pPr/>
              </w:pPrChange>
            </w:pPr>
            <w:proofErr w:type="spellStart"/>
            <w:ins w:id="5279" w:author="Nick.Tolimieri" w:date="2022-09-07T13:17:00Z">
              <w:r w:rsidRPr="00AE199D">
                <w:rPr>
                  <w:rFonts w:asciiTheme="minorHAnsi" w:eastAsiaTheme="minorHAnsi" w:hAnsiTheme="minorHAnsi" w:cstheme="minorBidi"/>
                  <w:sz w:val="22"/>
                  <w:szCs w:val="22"/>
                  <w:rPrChange w:id="5280"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281"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282"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283"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284" w:author="Nick.Tolimieri" w:date="2022-09-07T13:17:00Z"/>
                <w:rFonts w:asciiTheme="minorHAnsi" w:eastAsiaTheme="minorHAnsi" w:hAnsiTheme="minorHAnsi" w:cstheme="minorBidi"/>
                <w:sz w:val="22"/>
                <w:szCs w:val="22"/>
                <w:rPrChange w:id="5285" w:author="Nick.Tolimieri" w:date="2022-09-07T13:17:00Z">
                  <w:rPr>
                    <w:ins w:id="5286" w:author="Nick.Tolimieri" w:date="2022-09-07T13:17:00Z"/>
                    <w:rFonts w:ascii="Calibri" w:hAnsi="Calibri" w:cs="Calibri"/>
                    <w:color w:val="000000"/>
                    <w:sz w:val="22"/>
                    <w:szCs w:val="22"/>
                  </w:rPr>
                </w:rPrChange>
              </w:rPr>
              <w:pPrChange w:id="5287" w:author="Nick.Tolimieri" w:date="2022-09-07T13:17:00Z">
                <w:pPr>
                  <w:jc w:val="right"/>
                </w:pPr>
              </w:pPrChange>
            </w:pPr>
            <w:ins w:id="5288" w:author="Nick.Tolimieri" w:date="2022-09-07T13:17:00Z">
              <w:r w:rsidRPr="00AE199D">
                <w:rPr>
                  <w:rFonts w:asciiTheme="minorHAnsi" w:eastAsiaTheme="minorHAnsi" w:hAnsiTheme="minorHAnsi" w:cstheme="minorBidi"/>
                  <w:sz w:val="22"/>
                  <w:szCs w:val="22"/>
                  <w:rPrChange w:id="5289" w:author="Nick.Tolimieri" w:date="2022-09-07T13:17:00Z">
                    <w:rPr>
                      <w:rFonts w:ascii="Calibri" w:hAnsi="Calibri" w:cs="Calibri"/>
                      <w:color w:val="000000"/>
                      <w:sz w:val="22"/>
                      <w:szCs w:val="22"/>
                    </w:rPr>
                  </w:rPrChange>
                </w:rPr>
                <w:t>2002</w:t>
              </w:r>
            </w:ins>
          </w:p>
        </w:tc>
        <w:tc>
          <w:tcPr>
            <w:tcW w:w="960" w:type="dxa"/>
            <w:noWrap/>
            <w:hideMark/>
          </w:tcPr>
          <w:p w:rsidR="00AE199D" w:rsidRPr="00AE199D" w:rsidRDefault="00AE199D" w:rsidP="00AE199D">
            <w:pPr>
              <w:ind w:firstLine="0"/>
              <w:rPr>
                <w:ins w:id="5290" w:author="Nick.Tolimieri" w:date="2022-09-07T13:17:00Z"/>
                <w:rFonts w:asciiTheme="minorHAnsi" w:eastAsiaTheme="minorHAnsi" w:hAnsiTheme="minorHAnsi" w:cstheme="minorBidi"/>
                <w:sz w:val="22"/>
                <w:szCs w:val="22"/>
                <w:rPrChange w:id="5291" w:author="Nick.Tolimieri" w:date="2022-09-07T13:17:00Z">
                  <w:rPr>
                    <w:ins w:id="5292" w:author="Nick.Tolimieri" w:date="2022-09-07T13:17:00Z"/>
                    <w:rFonts w:ascii="Calibri" w:hAnsi="Calibri" w:cs="Calibri"/>
                    <w:color w:val="000000"/>
                    <w:sz w:val="22"/>
                    <w:szCs w:val="22"/>
                  </w:rPr>
                </w:rPrChange>
              </w:rPr>
              <w:pPrChange w:id="5293" w:author="Nick.Tolimieri" w:date="2022-09-07T13:17:00Z">
                <w:pPr>
                  <w:jc w:val="right"/>
                </w:pPr>
              </w:pPrChange>
            </w:pPr>
            <w:ins w:id="5294" w:author="Nick.Tolimieri" w:date="2022-09-07T13:17:00Z">
              <w:r w:rsidRPr="00AE199D">
                <w:rPr>
                  <w:rFonts w:asciiTheme="minorHAnsi" w:eastAsiaTheme="minorHAnsi" w:hAnsiTheme="minorHAnsi" w:cstheme="minorBidi"/>
                  <w:sz w:val="22"/>
                  <w:szCs w:val="22"/>
                  <w:rPrChange w:id="529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296" w:author="Nick.Tolimieri" w:date="2022-09-07T13:17:00Z"/>
                <w:rFonts w:asciiTheme="minorHAnsi" w:eastAsiaTheme="minorHAnsi" w:hAnsiTheme="minorHAnsi" w:cstheme="minorBidi"/>
                <w:sz w:val="22"/>
                <w:szCs w:val="22"/>
                <w:rPrChange w:id="5297" w:author="Nick.Tolimieri" w:date="2022-09-07T13:17:00Z">
                  <w:rPr>
                    <w:ins w:id="5298" w:author="Nick.Tolimieri" w:date="2022-09-07T13:17:00Z"/>
                    <w:rFonts w:ascii="Calibri" w:hAnsi="Calibri" w:cs="Calibri"/>
                    <w:color w:val="000000"/>
                    <w:sz w:val="22"/>
                    <w:szCs w:val="22"/>
                  </w:rPr>
                </w:rPrChange>
              </w:rPr>
              <w:pPrChange w:id="5299" w:author="Nick.Tolimieri" w:date="2022-09-07T13:17:00Z">
                <w:pPr>
                  <w:jc w:val="right"/>
                </w:pPr>
              </w:pPrChange>
            </w:pPr>
            <w:ins w:id="5300" w:author="Nick.Tolimieri" w:date="2022-09-07T13:17:00Z">
              <w:r w:rsidRPr="00AE199D">
                <w:rPr>
                  <w:rFonts w:asciiTheme="minorHAnsi" w:eastAsiaTheme="minorHAnsi" w:hAnsiTheme="minorHAnsi" w:cstheme="minorBidi"/>
                  <w:sz w:val="22"/>
                  <w:szCs w:val="22"/>
                  <w:rPrChange w:id="5301" w:author="Nick.Tolimieri" w:date="2022-09-07T13:17:00Z">
                    <w:rPr>
                      <w:rFonts w:ascii="Calibri" w:hAnsi="Calibri" w:cs="Calibri"/>
                      <w:color w:val="000000"/>
                      <w:sz w:val="22"/>
                      <w:szCs w:val="22"/>
                    </w:rPr>
                  </w:rPrChange>
                </w:rPr>
                <w:t>12</w:t>
              </w:r>
            </w:ins>
          </w:p>
        </w:tc>
        <w:tc>
          <w:tcPr>
            <w:tcW w:w="960" w:type="dxa"/>
            <w:noWrap/>
            <w:hideMark/>
          </w:tcPr>
          <w:p w:rsidR="00AE199D" w:rsidRPr="00AE199D" w:rsidRDefault="00AE199D" w:rsidP="00AE199D">
            <w:pPr>
              <w:ind w:firstLine="0"/>
              <w:rPr>
                <w:ins w:id="5302" w:author="Nick.Tolimieri" w:date="2022-09-07T13:17:00Z"/>
                <w:rFonts w:asciiTheme="minorHAnsi" w:eastAsiaTheme="minorHAnsi" w:hAnsiTheme="minorHAnsi" w:cstheme="minorBidi"/>
                <w:sz w:val="22"/>
                <w:szCs w:val="22"/>
                <w:rPrChange w:id="5303" w:author="Nick.Tolimieri" w:date="2022-09-07T13:17:00Z">
                  <w:rPr>
                    <w:ins w:id="5304" w:author="Nick.Tolimieri" w:date="2022-09-07T13:17:00Z"/>
                    <w:rFonts w:ascii="Calibri" w:hAnsi="Calibri" w:cs="Calibri"/>
                    <w:color w:val="000000"/>
                    <w:sz w:val="22"/>
                    <w:szCs w:val="22"/>
                  </w:rPr>
                </w:rPrChange>
              </w:rPr>
              <w:pPrChange w:id="5305" w:author="Nick.Tolimieri" w:date="2022-09-07T13:17:00Z">
                <w:pPr>
                  <w:jc w:val="right"/>
                </w:pPr>
              </w:pPrChange>
            </w:pPr>
            <w:ins w:id="5306" w:author="Nick.Tolimieri" w:date="2022-09-07T13:17:00Z">
              <w:r w:rsidRPr="00AE199D">
                <w:rPr>
                  <w:rFonts w:asciiTheme="minorHAnsi" w:eastAsiaTheme="minorHAnsi" w:hAnsiTheme="minorHAnsi" w:cstheme="minorBidi"/>
                  <w:sz w:val="22"/>
                  <w:szCs w:val="22"/>
                  <w:rPrChange w:id="5307"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5308" w:author="Nick.Tolimieri" w:date="2022-09-07T13:17:00Z"/>
                <w:rFonts w:asciiTheme="minorHAnsi" w:eastAsiaTheme="minorHAnsi" w:hAnsiTheme="minorHAnsi" w:cstheme="minorBidi"/>
                <w:sz w:val="22"/>
                <w:szCs w:val="22"/>
                <w:rPrChange w:id="5309" w:author="Nick.Tolimieri" w:date="2022-09-07T13:17:00Z">
                  <w:rPr>
                    <w:ins w:id="5310" w:author="Nick.Tolimieri" w:date="2022-09-07T13:17:00Z"/>
                    <w:rFonts w:ascii="Calibri" w:hAnsi="Calibri" w:cs="Calibri"/>
                    <w:color w:val="000000"/>
                    <w:sz w:val="22"/>
                    <w:szCs w:val="22"/>
                  </w:rPr>
                </w:rPrChange>
              </w:rPr>
              <w:pPrChange w:id="5311" w:author="Nick.Tolimieri" w:date="2022-09-07T13:17:00Z">
                <w:pPr>
                  <w:jc w:val="right"/>
                </w:pPr>
              </w:pPrChange>
            </w:pPr>
            <w:ins w:id="5312" w:author="Nick.Tolimieri" w:date="2022-09-07T13:17:00Z">
              <w:r w:rsidRPr="00AE199D">
                <w:rPr>
                  <w:rFonts w:asciiTheme="minorHAnsi" w:eastAsiaTheme="minorHAnsi" w:hAnsiTheme="minorHAnsi" w:cstheme="minorBidi"/>
                  <w:sz w:val="22"/>
                  <w:szCs w:val="22"/>
                  <w:rPrChange w:id="5313" w:author="Nick.Tolimieri" w:date="2022-09-07T13:17:00Z">
                    <w:rPr>
                      <w:rFonts w:ascii="Calibri" w:hAnsi="Calibri" w:cs="Calibri"/>
                      <w:color w:val="000000"/>
                      <w:sz w:val="22"/>
                      <w:szCs w:val="22"/>
                    </w:rPr>
                  </w:rPrChange>
                </w:rPr>
                <w:t>13</w:t>
              </w:r>
            </w:ins>
          </w:p>
        </w:tc>
        <w:tc>
          <w:tcPr>
            <w:tcW w:w="960" w:type="dxa"/>
            <w:noWrap/>
            <w:hideMark/>
          </w:tcPr>
          <w:p w:rsidR="00AE199D" w:rsidRPr="00AE199D" w:rsidRDefault="00AE199D" w:rsidP="00AE199D">
            <w:pPr>
              <w:ind w:firstLine="0"/>
              <w:rPr>
                <w:ins w:id="5314" w:author="Nick.Tolimieri" w:date="2022-09-07T13:17:00Z"/>
                <w:rFonts w:asciiTheme="minorHAnsi" w:eastAsiaTheme="minorHAnsi" w:hAnsiTheme="minorHAnsi" w:cstheme="minorBidi"/>
                <w:sz w:val="22"/>
                <w:szCs w:val="22"/>
                <w:rPrChange w:id="5315" w:author="Nick.Tolimieri" w:date="2022-09-07T13:17:00Z">
                  <w:rPr>
                    <w:ins w:id="5316" w:author="Nick.Tolimieri" w:date="2022-09-07T13:17:00Z"/>
                    <w:rFonts w:ascii="Calibri" w:hAnsi="Calibri" w:cs="Calibri"/>
                    <w:color w:val="000000"/>
                    <w:sz w:val="22"/>
                    <w:szCs w:val="22"/>
                  </w:rPr>
                </w:rPrChange>
              </w:rPr>
              <w:pPrChange w:id="5317" w:author="Nick.Tolimieri" w:date="2022-09-07T13:17:00Z">
                <w:pPr>
                  <w:jc w:val="right"/>
                </w:pPr>
              </w:pPrChange>
            </w:pPr>
            <w:ins w:id="5318" w:author="Nick.Tolimieri" w:date="2022-09-07T13:17:00Z">
              <w:r w:rsidRPr="00AE199D">
                <w:rPr>
                  <w:rFonts w:asciiTheme="minorHAnsi" w:eastAsiaTheme="minorHAnsi" w:hAnsiTheme="minorHAnsi" w:cstheme="minorBidi"/>
                  <w:sz w:val="22"/>
                  <w:szCs w:val="22"/>
                  <w:rPrChange w:id="5319" w:author="Nick.Tolimieri" w:date="2022-09-07T13:17:00Z">
                    <w:rPr>
                      <w:rFonts w:ascii="Calibri" w:hAnsi="Calibri" w:cs="Calibri"/>
                      <w:color w:val="000000"/>
                      <w:sz w:val="22"/>
                      <w:szCs w:val="22"/>
                    </w:rPr>
                  </w:rPrChange>
                </w:rPr>
                <w:t>13</w:t>
              </w:r>
            </w:ins>
          </w:p>
        </w:tc>
        <w:tc>
          <w:tcPr>
            <w:tcW w:w="960" w:type="dxa"/>
            <w:noWrap/>
            <w:hideMark/>
          </w:tcPr>
          <w:p w:rsidR="00AE199D" w:rsidRPr="00AE199D" w:rsidRDefault="00AE199D" w:rsidP="00AE199D">
            <w:pPr>
              <w:ind w:firstLine="0"/>
              <w:rPr>
                <w:ins w:id="5320" w:author="Nick.Tolimieri" w:date="2022-09-07T13:17:00Z"/>
                <w:rFonts w:asciiTheme="minorHAnsi" w:eastAsiaTheme="minorHAnsi" w:hAnsiTheme="minorHAnsi" w:cstheme="minorBidi"/>
                <w:sz w:val="22"/>
                <w:szCs w:val="22"/>
                <w:rPrChange w:id="5321" w:author="Nick.Tolimieri" w:date="2022-09-07T13:17:00Z">
                  <w:rPr>
                    <w:ins w:id="5322" w:author="Nick.Tolimieri" w:date="2022-09-07T13:17:00Z"/>
                    <w:rFonts w:ascii="Calibri" w:hAnsi="Calibri" w:cs="Calibri"/>
                    <w:color w:val="000000"/>
                    <w:sz w:val="22"/>
                    <w:szCs w:val="22"/>
                  </w:rPr>
                </w:rPrChange>
              </w:rPr>
              <w:pPrChange w:id="5323" w:author="Nick.Tolimieri" w:date="2022-09-07T13:17:00Z">
                <w:pPr>
                  <w:jc w:val="right"/>
                </w:pPr>
              </w:pPrChange>
            </w:pPr>
            <w:ins w:id="5324" w:author="Nick.Tolimieri" w:date="2022-09-07T13:17:00Z">
              <w:r w:rsidRPr="00AE199D">
                <w:rPr>
                  <w:rFonts w:asciiTheme="minorHAnsi" w:eastAsiaTheme="minorHAnsi" w:hAnsiTheme="minorHAnsi" w:cstheme="minorBidi"/>
                  <w:sz w:val="22"/>
                  <w:szCs w:val="22"/>
                  <w:rPrChange w:id="5325" w:author="Nick.Tolimieri" w:date="2022-09-07T13:17:00Z">
                    <w:rPr>
                      <w:rFonts w:ascii="Calibri" w:hAnsi="Calibri" w:cs="Calibri"/>
                      <w:color w:val="000000"/>
                      <w:sz w:val="22"/>
                      <w:szCs w:val="22"/>
                    </w:rPr>
                  </w:rPrChange>
                </w:rPr>
                <w:t>13</w:t>
              </w:r>
            </w:ins>
          </w:p>
        </w:tc>
        <w:tc>
          <w:tcPr>
            <w:tcW w:w="960" w:type="dxa"/>
            <w:noWrap/>
            <w:hideMark/>
          </w:tcPr>
          <w:p w:rsidR="00AE199D" w:rsidRPr="00AE199D" w:rsidRDefault="00AE199D" w:rsidP="00AE199D">
            <w:pPr>
              <w:ind w:firstLine="0"/>
              <w:rPr>
                <w:ins w:id="5326" w:author="Nick.Tolimieri" w:date="2022-09-07T13:17:00Z"/>
                <w:rFonts w:asciiTheme="minorHAnsi" w:eastAsiaTheme="minorHAnsi" w:hAnsiTheme="minorHAnsi" w:cstheme="minorBidi"/>
                <w:sz w:val="22"/>
                <w:szCs w:val="22"/>
                <w:rPrChange w:id="5327" w:author="Nick.Tolimieri" w:date="2022-09-07T13:17:00Z">
                  <w:rPr>
                    <w:ins w:id="5328" w:author="Nick.Tolimieri" w:date="2022-09-07T13:17:00Z"/>
                    <w:rFonts w:ascii="Calibri" w:hAnsi="Calibri" w:cs="Calibri"/>
                    <w:color w:val="000000"/>
                    <w:sz w:val="22"/>
                    <w:szCs w:val="22"/>
                  </w:rPr>
                </w:rPrChange>
              </w:rPr>
              <w:pPrChange w:id="5329" w:author="Nick.Tolimieri" w:date="2022-09-07T13:17:00Z">
                <w:pPr>
                  <w:jc w:val="right"/>
                </w:pPr>
              </w:pPrChange>
            </w:pPr>
            <w:ins w:id="5330" w:author="Nick.Tolimieri" w:date="2022-09-07T13:17:00Z">
              <w:r w:rsidRPr="00AE199D">
                <w:rPr>
                  <w:rFonts w:asciiTheme="minorHAnsi" w:eastAsiaTheme="minorHAnsi" w:hAnsiTheme="minorHAnsi" w:cstheme="minorBidi"/>
                  <w:sz w:val="22"/>
                  <w:szCs w:val="22"/>
                  <w:rPrChange w:id="5331" w:author="Nick.Tolimieri" w:date="2022-09-07T13:17:00Z">
                    <w:rPr>
                      <w:rFonts w:ascii="Calibri" w:hAnsi="Calibri" w:cs="Calibri"/>
                      <w:color w:val="000000"/>
                      <w:sz w:val="22"/>
                      <w:szCs w:val="22"/>
                    </w:rPr>
                  </w:rPrChange>
                </w:rPr>
                <w:t>1.55</w:t>
              </w:r>
            </w:ins>
          </w:p>
        </w:tc>
        <w:tc>
          <w:tcPr>
            <w:tcW w:w="960" w:type="dxa"/>
            <w:noWrap/>
            <w:hideMark/>
          </w:tcPr>
          <w:p w:rsidR="00AE199D" w:rsidRPr="00AE199D" w:rsidRDefault="00AE199D" w:rsidP="00AE199D">
            <w:pPr>
              <w:ind w:firstLine="0"/>
              <w:rPr>
                <w:ins w:id="5332" w:author="Nick.Tolimieri" w:date="2022-09-07T13:17:00Z"/>
                <w:rFonts w:asciiTheme="minorHAnsi" w:eastAsiaTheme="minorHAnsi" w:hAnsiTheme="minorHAnsi" w:cstheme="minorBidi"/>
                <w:sz w:val="22"/>
                <w:szCs w:val="22"/>
                <w:rPrChange w:id="5333" w:author="Nick.Tolimieri" w:date="2022-09-07T13:17:00Z">
                  <w:rPr>
                    <w:ins w:id="5334" w:author="Nick.Tolimieri" w:date="2022-09-07T13:17:00Z"/>
                    <w:rFonts w:ascii="Calibri" w:hAnsi="Calibri" w:cs="Calibri"/>
                    <w:color w:val="000000"/>
                    <w:sz w:val="22"/>
                    <w:szCs w:val="22"/>
                  </w:rPr>
                </w:rPrChange>
              </w:rPr>
              <w:pPrChange w:id="5335" w:author="Nick.Tolimieri" w:date="2022-09-07T13:17:00Z">
                <w:pPr>
                  <w:jc w:val="right"/>
                </w:pPr>
              </w:pPrChange>
            </w:pPr>
            <w:ins w:id="5336" w:author="Nick.Tolimieri" w:date="2022-09-07T13:17:00Z">
              <w:r w:rsidRPr="00AE199D">
                <w:rPr>
                  <w:rFonts w:asciiTheme="minorHAnsi" w:eastAsiaTheme="minorHAnsi" w:hAnsiTheme="minorHAnsi" w:cstheme="minorBidi"/>
                  <w:sz w:val="22"/>
                  <w:szCs w:val="22"/>
                  <w:rPrChange w:id="5337" w:author="Nick.Tolimieri" w:date="2022-09-07T13:17:00Z">
                    <w:rPr>
                      <w:rFonts w:ascii="Calibri" w:hAnsi="Calibri" w:cs="Calibri"/>
                      <w:color w:val="000000"/>
                      <w:sz w:val="22"/>
                      <w:szCs w:val="22"/>
                    </w:rPr>
                  </w:rPrChange>
                </w:rPr>
                <w:t>0.24</w:t>
              </w:r>
            </w:ins>
          </w:p>
        </w:tc>
      </w:tr>
      <w:tr w:rsidR="00AE199D" w:rsidRPr="00AE199D" w:rsidTr="00AE199D">
        <w:trPr>
          <w:trHeight w:val="300"/>
          <w:ins w:id="5338" w:author="Nick.Tolimieri" w:date="2022-09-07T13:17:00Z"/>
        </w:trPr>
        <w:tc>
          <w:tcPr>
            <w:tcW w:w="960" w:type="dxa"/>
            <w:noWrap/>
            <w:hideMark/>
          </w:tcPr>
          <w:p w:rsidR="00AE199D" w:rsidRPr="00AE199D" w:rsidRDefault="00AE199D" w:rsidP="00AE199D">
            <w:pPr>
              <w:ind w:firstLine="0"/>
              <w:rPr>
                <w:ins w:id="5339" w:author="Nick.Tolimieri" w:date="2022-09-07T13:17:00Z"/>
                <w:rFonts w:asciiTheme="minorHAnsi" w:eastAsiaTheme="minorHAnsi" w:hAnsiTheme="minorHAnsi" w:cstheme="minorBidi"/>
                <w:sz w:val="22"/>
                <w:szCs w:val="22"/>
                <w:rPrChange w:id="5340" w:author="Nick.Tolimieri" w:date="2022-09-07T13:17:00Z">
                  <w:rPr>
                    <w:ins w:id="5341" w:author="Nick.Tolimieri" w:date="2022-09-07T13:17:00Z"/>
                    <w:rFonts w:ascii="Calibri" w:hAnsi="Calibri" w:cs="Calibri"/>
                    <w:color w:val="000000"/>
                    <w:sz w:val="22"/>
                    <w:szCs w:val="22"/>
                  </w:rPr>
                </w:rPrChange>
              </w:rPr>
              <w:pPrChange w:id="5342" w:author="Nick.Tolimieri" w:date="2022-09-07T13:17:00Z">
                <w:pPr/>
              </w:pPrChange>
            </w:pPr>
            <w:proofErr w:type="spellStart"/>
            <w:ins w:id="5343" w:author="Nick.Tolimieri" w:date="2022-09-07T13:17:00Z">
              <w:r w:rsidRPr="00AE199D">
                <w:rPr>
                  <w:rFonts w:asciiTheme="minorHAnsi" w:eastAsiaTheme="minorHAnsi" w:hAnsiTheme="minorHAnsi" w:cstheme="minorBidi"/>
                  <w:sz w:val="22"/>
                  <w:szCs w:val="22"/>
                  <w:rPrChange w:id="5344"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345"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346"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347"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348" w:author="Nick.Tolimieri" w:date="2022-09-07T13:17:00Z"/>
                <w:rFonts w:asciiTheme="minorHAnsi" w:eastAsiaTheme="minorHAnsi" w:hAnsiTheme="minorHAnsi" w:cstheme="minorBidi"/>
                <w:sz w:val="22"/>
                <w:szCs w:val="22"/>
                <w:rPrChange w:id="5349" w:author="Nick.Tolimieri" w:date="2022-09-07T13:17:00Z">
                  <w:rPr>
                    <w:ins w:id="5350" w:author="Nick.Tolimieri" w:date="2022-09-07T13:17:00Z"/>
                    <w:rFonts w:ascii="Calibri" w:hAnsi="Calibri" w:cs="Calibri"/>
                    <w:color w:val="000000"/>
                    <w:sz w:val="22"/>
                    <w:szCs w:val="22"/>
                  </w:rPr>
                </w:rPrChange>
              </w:rPr>
              <w:pPrChange w:id="5351" w:author="Nick.Tolimieri" w:date="2022-09-07T13:17:00Z">
                <w:pPr>
                  <w:jc w:val="right"/>
                </w:pPr>
              </w:pPrChange>
            </w:pPr>
            <w:ins w:id="5352" w:author="Nick.Tolimieri" w:date="2022-09-07T13:17:00Z">
              <w:r w:rsidRPr="00AE199D">
                <w:rPr>
                  <w:rFonts w:asciiTheme="minorHAnsi" w:eastAsiaTheme="minorHAnsi" w:hAnsiTheme="minorHAnsi" w:cstheme="minorBidi"/>
                  <w:sz w:val="22"/>
                  <w:szCs w:val="22"/>
                  <w:rPrChange w:id="5353" w:author="Nick.Tolimieri" w:date="2022-09-07T13:17:00Z">
                    <w:rPr>
                      <w:rFonts w:ascii="Calibri" w:hAnsi="Calibri" w:cs="Calibri"/>
                      <w:color w:val="000000"/>
                      <w:sz w:val="22"/>
                      <w:szCs w:val="22"/>
                    </w:rPr>
                  </w:rPrChange>
                </w:rPr>
                <w:t>2003</w:t>
              </w:r>
            </w:ins>
          </w:p>
        </w:tc>
        <w:tc>
          <w:tcPr>
            <w:tcW w:w="960" w:type="dxa"/>
            <w:noWrap/>
            <w:hideMark/>
          </w:tcPr>
          <w:p w:rsidR="00AE199D" w:rsidRPr="00AE199D" w:rsidRDefault="00AE199D" w:rsidP="00AE199D">
            <w:pPr>
              <w:ind w:firstLine="0"/>
              <w:rPr>
                <w:ins w:id="5354" w:author="Nick.Tolimieri" w:date="2022-09-07T13:17:00Z"/>
                <w:rFonts w:asciiTheme="minorHAnsi" w:eastAsiaTheme="minorHAnsi" w:hAnsiTheme="minorHAnsi" w:cstheme="minorBidi"/>
                <w:sz w:val="22"/>
                <w:szCs w:val="22"/>
                <w:rPrChange w:id="5355" w:author="Nick.Tolimieri" w:date="2022-09-07T13:17:00Z">
                  <w:rPr>
                    <w:ins w:id="5356" w:author="Nick.Tolimieri" w:date="2022-09-07T13:17:00Z"/>
                    <w:rFonts w:ascii="Calibri" w:hAnsi="Calibri" w:cs="Calibri"/>
                    <w:color w:val="000000"/>
                    <w:sz w:val="22"/>
                    <w:szCs w:val="22"/>
                  </w:rPr>
                </w:rPrChange>
              </w:rPr>
              <w:pPrChange w:id="5357" w:author="Nick.Tolimieri" w:date="2022-09-07T13:17:00Z">
                <w:pPr>
                  <w:jc w:val="right"/>
                </w:pPr>
              </w:pPrChange>
            </w:pPr>
            <w:ins w:id="5358" w:author="Nick.Tolimieri" w:date="2022-09-07T13:17:00Z">
              <w:r w:rsidRPr="00AE199D">
                <w:rPr>
                  <w:rFonts w:asciiTheme="minorHAnsi" w:eastAsiaTheme="minorHAnsi" w:hAnsiTheme="minorHAnsi" w:cstheme="minorBidi"/>
                  <w:sz w:val="22"/>
                  <w:szCs w:val="22"/>
                  <w:rPrChange w:id="535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360" w:author="Nick.Tolimieri" w:date="2022-09-07T13:17:00Z"/>
                <w:rFonts w:asciiTheme="minorHAnsi" w:eastAsiaTheme="minorHAnsi" w:hAnsiTheme="minorHAnsi" w:cstheme="minorBidi"/>
                <w:sz w:val="22"/>
                <w:szCs w:val="22"/>
                <w:rPrChange w:id="5361" w:author="Nick.Tolimieri" w:date="2022-09-07T13:17:00Z">
                  <w:rPr>
                    <w:ins w:id="5362" w:author="Nick.Tolimieri" w:date="2022-09-07T13:17:00Z"/>
                    <w:rFonts w:ascii="Calibri" w:hAnsi="Calibri" w:cs="Calibri"/>
                    <w:color w:val="000000"/>
                    <w:sz w:val="22"/>
                    <w:szCs w:val="22"/>
                  </w:rPr>
                </w:rPrChange>
              </w:rPr>
              <w:pPrChange w:id="5363" w:author="Nick.Tolimieri" w:date="2022-09-07T13:17:00Z">
                <w:pPr>
                  <w:jc w:val="right"/>
                </w:pPr>
              </w:pPrChange>
            </w:pPr>
            <w:ins w:id="5364" w:author="Nick.Tolimieri" w:date="2022-09-07T13:17:00Z">
              <w:r w:rsidRPr="00AE199D">
                <w:rPr>
                  <w:rFonts w:asciiTheme="minorHAnsi" w:eastAsiaTheme="minorHAnsi" w:hAnsiTheme="minorHAnsi" w:cstheme="minorBidi"/>
                  <w:sz w:val="22"/>
                  <w:szCs w:val="22"/>
                  <w:rPrChange w:id="5365" w:author="Nick.Tolimieri" w:date="2022-09-07T13:17:00Z">
                    <w:rPr>
                      <w:rFonts w:ascii="Calibri" w:hAnsi="Calibri" w:cs="Calibri"/>
                      <w:color w:val="000000"/>
                      <w:sz w:val="22"/>
                      <w:szCs w:val="22"/>
                    </w:rPr>
                  </w:rPrChange>
                </w:rPr>
                <w:t>31</w:t>
              </w:r>
            </w:ins>
          </w:p>
        </w:tc>
        <w:tc>
          <w:tcPr>
            <w:tcW w:w="960" w:type="dxa"/>
            <w:noWrap/>
            <w:hideMark/>
          </w:tcPr>
          <w:p w:rsidR="00AE199D" w:rsidRPr="00AE199D" w:rsidRDefault="00AE199D" w:rsidP="00AE199D">
            <w:pPr>
              <w:ind w:firstLine="0"/>
              <w:rPr>
                <w:ins w:id="5366" w:author="Nick.Tolimieri" w:date="2022-09-07T13:17:00Z"/>
                <w:rFonts w:asciiTheme="minorHAnsi" w:eastAsiaTheme="minorHAnsi" w:hAnsiTheme="minorHAnsi" w:cstheme="minorBidi"/>
                <w:sz w:val="22"/>
                <w:szCs w:val="22"/>
                <w:rPrChange w:id="5367" w:author="Nick.Tolimieri" w:date="2022-09-07T13:17:00Z">
                  <w:rPr>
                    <w:ins w:id="5368" w:author="Nick.Tolimieri" w:date="2022-09-07T13:17:00Z"/>
                    <w:rFonts w:ascii="Calibri" w:hAnsi="Calibri" w:cs="Calibri"/>
                    <w:color w:val="000000"/>
                    <w:sz w:val="22"/>
                    <w:szCs w:val="22"/>
                  </w:rPr>
                </w:rPrChange>
              </w:rPr>
              <w:pPrChange w:id="5369" w:author="Nick.Tolimieri" w:date="2022-09-07T13:17:00Z">
                <w:pPr>
                  <w:jc w:val="right"/>
                </w:pPr>
              </w:pPrChange>
            </w:pPr>
            <w:ins w:id="5370" w:author="Nick.Tolimieri" w:date="2022-09-07T13:17:00Z">
              <w:r w:rsidRPr="00AE199D">
                <w:rPr>
                  <w:rFonts w:asciiTheme="minorHAnsi" w:eastAsiaTheme="minorHAnsi" w:hAnsiTheme="minorHAnsi" w:cstheme="minorBidi"/>
                  <w:sz w:val="22"/>
                  <w:szCs w:val="22"/>
                  <w:rPrChange w:id="5371" w:author="Nick.Tolimieri" w:date="2022-09-07T13:17:00Z">
                    <w:rPr>
                      <w:rFonts w:ascii="Calibri" w:hAnsi="Calibri" w:cs="Calibri"/>
                      <w:color w:val="000000"/>
                      <w:sz w:val="22"/>
                      <w:szCs w:val="22"/>
                    </w:rPr>
                  </w:rPrChange>
                </w:rPr>
                <w:t>3</w:t>
              </w:r>
            </w:ins>
          </w:p>
        </w:tc>
        <w:tc>
          <w:tcPr>
            <w:tcW w:w="960" w:type="dxa"/>
            <w:noWrap/>
            <w:hideMark/>
          </w:tcPr>
          <w:p w:rsidR="00AE199D" w:rsidRPr="00AE199D" w:rsidRDefault="00AE199D" w:rsidP="00AE199D">
            <w:pPr>
              <w:ind w:firstLine="0"/>
              <w:rPr>
                <w:ins w:id="5372" w:author="Nick.Tolimieri" w:date="2022-09-07T13:17:00Z"/>
                <w:rFonts w:asciiTheme="minorHAnsi" w:eastAsiaTheme="minorHAnsi" w:hAnsiTheme="minorHAnsi" w:cstheme="minorBidi"/>
                <w:sz w:val="22"/>
                <w:szCs w:val="22"/>
                <w:rPrChange w:id="5373" w:author="Nick.Tolimieri" w:date="2022-09-07T13:17:00Z">
                  <w:rPr>
                    <w:ins w:id="5374" w:author="Nick.Tolimieri" w:date="2022-09-07T13:17:00Z"/>
                    <w:rFonts w:ascii="Calibri" w:hAnsi="Calibri" w:cs="Calibri"/>
                    <w:color w:val="000000"/>
                    <w:sz w:val="22"/>
                    <w:szCs w:val="22"/>
                  </w:rPr>
                </w:rPrChange>
              </w:rPr>
              <w:pPrChange w:id="5375" w:author="Nick.Tolimieri" w:date="2022-09-07T13:17:00Z">
                <w:pPr>
                  <w:jc w:val="right"/>
                </w:pPr>
              </w:pPrChange>
            </w:pPr>
            <w:ins w:id="5376" w:author="Nick.Tolimieri" w:date="2022-09-07T13:17:00Z">
              <w:r w:rsidRPr="00AE199D">
                <w:rPr>
                  <w:rFonts w:asciiTheme="minorHAnsi" w:eastAsiaTheme="minorHAnsi" w:hAnsiTheme="minorHAnsi" w:cstheme="minorBidi"/>
                  <w:sz w:val="22"/>
                  <w:szCs w:val="22"/>
                  <w:rPrChange w:id="5377" w:author="Nick.Tolimieri" w:date="2022-09-07T13:17:00Z">
                    <w:rPr>
                      <w:rFonts w:ascii="Calibri" w:hAnsi="Calibri" w:cs="Calibri"/>
                      <w:color w:val="000000"/>
                      <w:sz w:val="22"/>
                      <w:szCs w:val="22"/>
                    </w:rPr>
                  </w:rPrChange>
                </w:rPr>
                <w:t>23</w:t>
              </w:r>
            </w:ins>
          </w:p>
        </w:tc>
        <w:tc>
          <w:tcPr>
            <w:tcW w:w="960" w:type="dxa"/>
            <w:noWrap/>
            <w:hideMark/>
          </w:tcPr>
          <w:p w:rsidR="00AE199D" w:rsidRPr="00AE199D" w:rsidRDefault="00AE199D" w:rsidP="00AE199D">
            <w:pPr>
              <w:ind w:firstLine="0"/>
              <w:rPr>
                <w:ins w:id="5378" w:author="Nick.Tolimieri" w:date="2022-09-07T13:17:00Z"/>
                <w:rFonts w:asciiTheme="minorHAnsi" w:eastAsiaTheme="minorHAnsi" w:hAnsiTheme="minorHAnsi" w:cstheme="minorBidi"/>
                <w:sz w:val="22"/>
                <w:szCs w:val="22"/>
                <w:rPrChange w:id="5379" w:author="Nick.Tolimieri" w:date="2022-09-07T13:17:00Z">
                  <w:rPr>
                    <w:ins w:id="5380" w:author="Nick.Tolimieri" w:date="2022-09-07T13:17:00Z"/>
                    <w:rFonts w:ascii="Calibri" w:hAnsi="Calibri" w:cs="Calibri"/>
                    <w:color w:val="000000"/>
                    <w:sz w:val="22"/>
                    <w:szCs w:val="22"/>
                  </w:rPr>
                </w:rPrChange>
              </w:rPr>
              <w:pPrChange w:id="5381" w:author="Nick.Tolimieri" w:date="2022-09-07T13:17:00Z">
                <w:pPr>
                  <w:jc w:val="right"/>
                </w:pPr>
              </w:pPrChange>
            </w:pPr>
            <w:ins w:id="5382" w:author="Nick.Tolimieri" w:date="2022-09-07T13:17:00Z">
              <w:r w:rsidRPr="00AE199D">
                <w:rPr>
                  <w:rFonts w:asciiTheme="minorHAnsi" w:eastAsiaTheme="minorHAnsi" w:hAnsiTheme="minorHAnsi" w:cstheme="minorBidi"/>
                  <w:sz w:val="22"/>
                  <w:szCs w:val="22"/>
                  <w:rPrChange w:id="5383"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5384" w:author="Nick.Tolimieri" w:date="2022-09-07T13:17:00Z"/>
                <w:rFonts w:asciiTheme="minorHAnsi" w:eastAsiaTheme="minorHAnsi" w:hAnsiTheme="minorHAnsi" w:cstheme="minorBidi"/>
                <w:sz w:val="22"/>
                <w:szCs w:val="22"/>
                <w:rPrChange w:id="5385" w:author="Nick.Tolimieri" w:date="2022-09-07T13:17:00Z">
                  <w:rPr>
                    <w:ins w:id="5386" w:author="Nick.Tolimieri" w:date="2022-09-07T13:17:00Z"/>
                    <w:rFonts w:ascii="Calibri" w:hAnsi="Calibri" w:cs="Calibri"/>
                    <w:color w:val="000000"/>
                    <w:sz w:val="22"/>
                    <w:szCs w:val="22"/>
                  </w:rPr>
                </w:rPrChange>
              </w:rPr>
              <w:pPrChange w:id="5387" w:author="Nick.Tolimieri" w:date="2022-09-07T13:17:00Z">
                <w:pPr>
                  <w:jc w:val="right"/>
                </w:pPr>
              </w:pPrChange>
            </w:pPr>
            <w:ins w:id="5388" w:author="Nick.Tolimieri" w:date="2022-09-07T13:17:00Z">
              <w:r w:rsidRPr="00AE199D">
                <w:rPr>
                  <w:rFonts w:asciiTheme="minorHAnsi" w:eastAsiaTheme="minorHAnsi" w:hAnsiTheme="minorHAnsi" w:cstheme="minorBidi"/>
                  <w:sz w:val="22"/>
                  <w:szCs w:val="22"/>
                  <w:rPrChange w:id="5389" w:author="Nick.Tolimieri" w:date="2022-09-07T13:17:00Z">
                    <w:rPr>
                      <w:rFonts w:ascii="Calibri" w:hAnsi="Calibri" w:cs="Calibri"/>
                      <w:color w:val="000000"/>
                      <w:sz w:val="22"/>
                      <w:szCs w:val="22"/>
                    </w:rPr>
                  </w:rPrChange>
                </w:rPr>
                <w:t>10</w:t>
              </w:r>
            </w:ins>
          </w:p>
        </w:tc>
        <w:tc>
          <w:tcPr>
            <w:tcW w:w="960" w:type="dxa"/>
            <w:noWrap/>
            <w:hideMark/>
          </w:tcPr>
          <w:p w:rsidR="00AE199D" w:rsidRPr="00AE199D" w:rsidRDefault="00AE199D" w:rsidP="00AE199D">
            <w:pPr>
              <w:ind w:firstLine="0"/>
              <w:rPr>
                <w:ins w:id="5390" w:author="Nick.Tolimieri" w:date="2022-09-07T13:17:00Z"/>
                <w:rFonts w:asciiTheme="minorHAnsi" w:eastAsiaTheme="minorHAnsi" w:hAnsiTheme="minorHAnsi" w:cstheme="minorBidi"/>
                <w:sz w:val="22"/>
                <w:szCs w:val="22"/>
                <w:rPrChange w:id="5391" w:author="Nick.Tolimieri" w:date="2022-09-07T13:17:00Z">
                  <w:rPr>
                    <w:ins w:id="5392" w:author="Nick.Tolimieri" w:date="2022-09-07T13:17:00Z"/>
                    <w:rFonts w:ascii="Calibri" w:hAnsi="Calibri" w:cs="Calibri"/>
                    <w:color w:val="000000"/>
                    <w:sz w:val="22"/>
                    <w:szCs w:val="22"/>
                  </w:rPr>
                </w:rPrChange>
              </w:rPr>
              <w:pPrChange w:id="5393" w:author="Nick.Tolimieri" w:date="2022-09-07T13:17:00Z">
                <w:pPr>
                  <w:jc w:val="right"/>
                </w:pPr>
              </w:pPrChange>
            </w:pPr>
            <w:ins w:id="5394" w:author="Nick.Tolimieri" w:date="2022-09-07T13:17:00Z">
              <w:r w:rsidRPr="00AE199D">
                <w:rPr>
                  <w:rFonts w:asciiTheme="minorHAnsi" w:eastAsiaTheme="minorHAnsi" w:hAnsiTheme="minorHAnsi" w:cstheme="minorBidi"/>
                  <w:sz w:val="22"/>
                  <w:szCs w:val="22"/>
                  <w:rPrChange w:id="5395" w:author="Nick.Tolimieri" w:date="2022-09-07T13:17:00Z">
                    <w:rPr>
                      <w:rFonts w:ascii="Calibri" w:hAnsi="Calibri" w:cs="Calibri"/>
                      <w:color w:val="000000"/>
                      <w:sz w:val="22"/>
                      <w:szCs w:val="22"/>
                    </w:rPr>
                  </w:rPrChange>
                </w:rPr>
                <w:t>1.67</w:t>
              </w:r>
            </w:ins>
          </w:p>
        </w:tc>
        <w:tc>
          <w:tcPr>
            <w:tcW w:w="960" w:type="dxa"/>
            <w:noWrap/>
            <w:hideMark/>
          </w:tcPr>
          <w:p w:rsidR="00AE199D" w:rsidRPr="00AE199D" w:rsidRDefault="00AE199D" w:rsidP="00AE199D">
            <w:pPr>
              <w:ind w:firstLine="0"/>
              <w:rPr>
                <w:ins w:id="5396" w:author="Nick.Tolimieri" w:date="2022-09-07T13:17:00Z"/>
                <w:rFonts w:asciiTheme="minorHAnsi" w:eastAsiaTheme="minorHAnsi" w:hAnsiTheme="minorHAnsi" w:cstheme="minorBidi"/>
                <w:sz w:val="22"/>
                <w:szCs w:val="22"/>
                <w:rPrChange w:id="5397" w:author="Nick.Tolimieri" w:date="2022-09-07T13:17:00Z">
                  <w:rPr>
                    <w:ins w:id="5398" w:author="Nick.Tolimieri" w:date="2022-09-07T13:17:00Z"/>
                    <w:rFonts w:ascii="Calibri" w:hAnsi="Calibri" w:cs="Calibri"/>
                    <w:color w:val="000000"/>
                    <w:sz w:val="22"/>
                    <w:szCs w:val="22"/>
                  </w:rPr>
                </w:rPrChange>
              </w:rPr>
              <w:pPrChange w:id="5399" w:author="Nick.Tolimieri" w:date="2022-09-07T13:17:00Z">
                <w:pPr>
                  <w:jc w:val="right"/>
                </w:pPr>
              </w:pPrChange>
            </w:pPr>
            <w:ins w:id="5400" w:author="Nick.Tolimieri" w:date="2022-09-07T13:17:00Z">
              <w:r w:rsidRPr="00AE199D">
                <w:rPr>
                  <w:rFonts w:asciiTheme="minorHAnsi" w:eastAsiaTheme="minorHAnsi" w:hAnsiTheme="minorHAnsi" w:cstheme="minorBidi"/>
                  <w:sz w:val="22"/>
                  <w:szCs w:val="22"/>
                  <w:rPrChange w:id="5401" w:author="Nick.Tolimieri" w:date="2022-09-07T13:17:00Z">
                    <w:rPr>
                      <w:rFonts w:ascii="Calibri" w:hAnsi="Calibri" w:cs="Calibri"/>
                      <w:color w:val="000000"/>
                      <w:sz w:val="22"/>
                      <w:szCs w:val="22"/>
                    </w:rPr>
                  </w:rPrChange>
                </w:rPr>
                <w:t>0.27</w:t>
              </w:r>
            </w:ins>
          </w:p>
        </w:tc>
      </w:tr>
      <w:tr w:rsidR="00AE199D" w:rsidRPr="00AE199D" w:rsidTr="00AE199D">
        <w:trPr>
          <w:trHeight w:val="300"/>
          <w:ins w:id="5402" w:author="Nick.Tolimieri" w:date="2022-09-07T13:17:00Z"/>
        </w:trPr>
        <w:tc>
          <w:tcPr>
            <w:tcW w:w="960" w:type="dxa"/>
            <w:noWrap/>
            <w:hideMark/>
          </w:tcPr>
          <w:p w:rsidR="00AE199D" w:rsidRPr="00AE199D" w:rsidRDefault="00AE199D" w:rsidP="00AE199D">
            <w:pPr>
              <w:ind w:firstLine="0"/>
              <w:rPr>
                <w:ins w:id="5403" w:author="Nick.Tolimieri" w:date="2022-09-07T13:17:00Z"/>
                <w:rFonts w:asciiTheme="minorHAnsi" w:eastAsiaTheme="minorHAnsi" w:hAnsiTheme="minorHAnsi" w:cstheme="minorBidi"/>
                <w:sz w:val="22"/>
                <w:szCs w:val="22"/>
                <w:rPrChange w:id="5404" w:author="Nick.Tolimieri" w:date="2022-09-07T13:17:00Z">
                  <w:rPr>
                    <w:ins w:id="5405" w:author="Nick.Tolimieri" w:date="2022-09-07T13:17:00Z"/>
                    <w:rFonts w:ascii="Calibri" w:hAnsi="Calibri" w:cs="Calibri"/>
                    <w:color w:val="000000"/>
                    <w:sz w:val="22"/>
                    <w:szCs w:val="22"/>
                  </w:rPr>
                </w:rPrChange>
              </w:rPr>
              <w:pPrChange w:id="5406" w:author="Nick.Tolimieri" w:date="2022-09-07T13:17:00Z">
                <w:pPr/>
              </w:pPrChange>
            </w:pPr>
            <w:proofErr w:type="spellStart"/>
            <w:ins w:id="5407" w:author="Nick.Tolimieri" w:date="2022-09-07T13:17:00Z">
              <w:r w:rsidRPr="00AE199D">
                <w:rPr>
                  <w:rFonts w:asciiTheme="minorHAnsi" w:eastAsiaTheme="minorHAnsi" w:hAnsiTheme="minorHAnsi" w:cstheme="minorBidi"/>
                  <w:sz w:val="22"/>
                  <w:szCs w:val="22"/>
                  <w:rPrChange w:id="5408"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409"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410"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411"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412" w:author="Nick.Tolimieri" w:date="2022-09-07T13:17:00Z"/>
                <w:rFonts w:asciiTheme="minorHAnsi" w:eastAsiaTheme="minorHAnsi" w:hAnsiTheme="minorHAnsi" w:cstheme="minorBidi"/>
                <w:sz w:val="22"/>
                <w:szCs w:val="22"/>
                <w:rPrChange w:id="5413" w:author="Nick.Tolimieri" w:date="2022-09-07T13:17:00Z">
                  <w:rPr>
                    <w:ins w:id="5414" w:author="Nick.Tolimieri" w:date="2022-09-07T13:17:00Z"/>
                    <w:rFonts w:ascii="Calibri" w:hAnsi="Calibri" w:cs="Calibri"/>
                    <w:color w:val="000000"/>
                    <w:sz w:val="22"/>
                    <w:szCs w:val="22"/>
                  </w:rPr>
                </w:rPrChange>
              </w:rPr>
              <w:pPrChange w:id="5415" w:author="Nick.Tolimieri" w:date="2022-09-07T13:17:00Z">
                <w:pPr>
                  <w:jc w:val="right"/>
                </w:pPr>
              </w:pPrChange>
            </w:pPr>
            <w:ins w:id="5416" w:author="Nick.Tolimieri" w:date="2022-09-07T13:17:00Z">
              <w:r w:rsidRPr="00AE199D">
                <w:rPr>
                  <w:rFonts w:asciiTheme="minorHAnsi" w:eastAsiaTheme="minorHAnsi" w:hAnsiTheme="minorHAnsi" w:cstheme="minorBidi"/>
                  <w:sz w:val="22"/>
                  <w:szCs w:val="22"/>
                  <w:rPrChange w:id="5417" w:author="Nick.Tolimieri" w:date="2022-09-07T13:17:00Z">
                    <w:rPr>
                      <w:rFonts w:ascii="Calibri" w:hAnsi="Calibri" w:cs="Calibri"/>
                      <w:color w:val="000000"/>
                      <w:sz w:val="22"/>
                      <w:szCs w:val="22"/>
                    </w:rPr>
                  </w:rPrChange>
                </w:rPr>
                <w:t>2004</w:t>
              </w:r>
            </w:ins>
          </w:p>
        </w:tc>
        <w:tc>
          <w:tcPr>
            <w:tcW w:w="960" w:type="dxa"/>
            <w:noWrap/>
            <w:hideMark/>
          </w:tcPr>
          <w:p w:rsidR="00AE199D" w:rsidRPr="00AE199D" w:rsidRDefault="00AE199D" w:rsidP="00AE199D">
            <w:pPr>
              <w:ind w:firstLine="0"/>
              <w:rPr>
                <w:ins w:id="5418" w:author="Nick.Tolimieri" w:date="2022-09-07T13:17:00Z"/>
                <w:rFonts w:asciiTheme="minorHAnsi" w:eastAsiaTheme="minorHAnsi" w:hAnsiTheme="minorHAnsi" w:cstheme="minorBidi"/>
                <w:sz w:val="22"/>
                <w:szCs w:val="22"/>
                <w:rPrChange w:id="5419" w:author="Nick.Tolimieri" w:date="2022-09-07T13:17:00Z">
                  <w:rPr>
                    <w:ins w:id="5420" w:author="Nick.Tolimieri" w:date="2022-09-07T13:17:00Z"/>
                    <w:rFonts w:ascii="Calibri" w:hAnsi="Calibri" w:cs="Calibri"/>
                    <w:color w:val="000000"/>
                    <w:sz w:val="22"/>
                    <w:szCs w:val="22"/>
                  </w:rPr>
                </w:rPrChange>
              </w:rPr>
              <w:pPrChange w:id="5421" w:author="Nick.Tolimieri" w:date="2022-09-07T13:17:00Z">
                <w:pPr>
                  <w:jc w:val="right"/>
                </w:pPr>
              </w:pPrChange>
            </w:pPr>
            <w:ins w:id="5422" w:author="Nick.Tolimieri" w:date="2022-09-07T13:17:00Z">
              <w:r w:rsidRPr="00AE199D">
                <w:rPr>
                  <w:rFonts w:asciiTheme="minorHAnsi" w:eastAsiaTheme="minorHAnsi" w:hAnsiTheme="minorHAnsi" w:cstheme="minorBidi"/>
                  <w:sz w:val="22"/>
                  <w:szCs w:val="22"/>
                  <w:rPrChange w:id="542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424" w:author="Nick.Tolimieri" w:date="2022-09-07T13:17:00Z"/>
                <w:rFonts w:asciiTheme="minorHAnsi" w:eastAsiaTheme="minorHAnsi" w:hAnsiTheme="minorHAnsi" w:cstheme="minorBidi"/>
                <w:sz w:val="22"/>
                <w:szCs w:val="22"/>
                <w:rPrChange w:id="5425" w:author="Nick.Tolimieri" w:date="2022-09-07T13:17:00Z">
                  <w:rPr>
                    <w:ins w:id="5426" w:author="Nick.Tolimieri" w:date="2022-09-07T13:17:00Z"/>
                    <w:rFonts w:ascii="Calibri" w:hAnsi="Calibri" w:cs="Calibri"/>
                    <w:color w:val="000000"/>
                    <w:sz w:val="22"/>
                    <w:szCs w:val="22"/>
                  </w:rPr>
                </w:rPrChange>
              </w:rPr>
              <w:pPrChange w:id="5427" w:author="Nick.Tolimieri" w:date="2022-09-07T13:17:00Z">
                <w:pPr>
                  <w:jc w:val="right"/>
                </w:pPr>
              </w:pPrChange>
            </w:pPr>
            <w:ins w:id="5428" w:author="Nick.Tolimieri" w:date="2022-09-07T13:17:00Z">
              <w:r w:rsidRPr="00AE199D">
                <w:rPr>
                  <w:rFonts w:asciiTheme="minorHAnsi" w:eastAsiaTheme="minorHAnsi" w:hAnsiTheme="minorHAnsi" w:cstheme="minorBidi"/>
                  <w:sz w:val="22"/>
                  <w:szCs w:val="22"/>
                  <w:rPrChange w:id="542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430" w:author="Nick.Tolimieri" w:date="2022-09-07T13:17:00Z"/>
                <w:rFonts w:asciiTheme="minorHAnsi" w:eastAsiaTheme="minorHAnsi" w:hAnsiTheme="minorHAnsi" w:cstheme="minorBidi"/>
                <w:sz w:val="22"/>
                <w:szCs w:val="22"/>
                <w:rPrChange w:id="5431" w:author="Nick.Tolimieri" w:date="2022-09-07T13:17:00Z">
                  <w:rPr>
                    <w:ins w:id="5432" w:author="Nick.Tolimieri" w:date="2022-09-07T13:17:00Z"/>
                    <w:rFonts w:ascii="Calibri" w:hAnsi="Calibri" w:cs="Calibri"/>
                    <w:color w:val="000000"/>
                    <w:sz w:val="22"/>
                    <w:szCs w:val="22"/>
                  </w:rPr>
                </w:rPrChange>
              </w:rPr>
              <w:pPrChange w:id="5433" w:author="Nick.Tolimieri" w:date="2022-09-07T13:17:00Z">
                <w:pPr>
                  <w:jc w:val="right"/>
                </w:pPr>
              </w:pPrChange>
            </w:pPr>
            <w:ins w:id="5434" w:author="Nick.Tolimieri" w:date="2022-09-07T13:17:00Z">
              <w:r w:rsidRPr="00AE199D">
                <w:rPr>
                  <w:rFonts w:asciiTheme="minorHAnsi" w:eastAsiaTheme="minorHAnsi" w:hAnsiTheme="minorHAnsi" w:cstheme="minorBidi"/>
                  <w:sz w:val="22"/>
                  <w:szCs w:val="22"/>
                  <w:rPrChange w:id="543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436" w:author="Nick.Tolimieri" w:date="2022-09-07T13:17:00Z"/>
                <w:rFonts w:asciiTheme="minorHAnsi" w:eastAsiaTheme="minorHAnsi" w:hAnsiTheme="minorHAnsi" w:cstheme="minorBidi"/>
                <w:sz w:val="22"/>
                <w:szCs w:val="22"/>
                <w:rPrChange w:id="5437" w:author="Nick.Tolimieri" w:date="2022-09-07T13:17:00Z">
                  <w:rPr>
                    <w:ins w:id="5438" w:author="Nick.Tolimieri" w:date="2022-09-07T13:17:00Z"/>
                    <w:rFonts w:ascii="Calibri" w:hAnsi="Calibri" w:cs="Calibri"/>
                    <w:color w:val="000000"/>
                    <w:sz w:val="22"/>
                    <w:szCs w:val="22"/>
                  </w:rPr>
                </w:rPrChange>
              </w:rPr>
              <w:pPrChange w:id="5439" w:author="Nick.Tolimieri" w:date="2022-09-07T13:17:00Z">
                <w:pPr>
                  <w:jc w:val="right"/>
                </w:pPr>
              </w:pPrChange>
            </w:pPr>
            <w:ins w:id="5440" w:author="Nick.Tolimieri" w:date="2022-09-07T13:17:00Z">
              <w:r w:rsidRPr="00AE199D">
                <w:rPr>
                  <w:rFonts w:asciiTheme="minorHAnsi" w:eastAsiaTheme="minorHAnsi" w:hAnsiTheme="minorHAnsi" w:cstheme="minorBidi"/>
                  <w:sz w:val="22"/>
                  <w:szCs w:val="22"/>
                  <w:rPrChange w:id="544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442" w:author="Nick.Tolimieri" w:date="2022-09-07T13:17:00Z"/>
                <w:rFonts w:asciiTheme="minorHAnsi" w:eastAsiaTheme="minorHAnsi" w:hAnsiTheme="minorHAnsi" w:cstheme="minorBidi"/>
                <w:sz w:val="22"/>
                <w:szCs w:val="22"/>
                <w:rPrChange w:id="5443" w:author="Nick.Tolimieri" w:date="2022-09-07T13:17:00Z">
                  <w:rPr>
                    <w:ins w:id="5444" w:author="Nick.Tolimieri" w:date="2022-09-07T13:17:00Z"/>
                    <w:rFonts w:ascii="Calibri" w:hAnsi="Calibri" w:cs="Calibri"/>
                    <w:color w:val="000000"/>
                    <w:sz w:val="22"/>
                    <w:szCs w:val="22"/>
                  </w:rPr>
                </w:rPrChange>
              </w:rPr>
              <w:pPrChange w:id="5445" w:author="Nick.Tolimieri" w:date="2022-09-07T13:17:00Z">
                <w:pPr/>
              </w:pPrChange>
            </w:pPr>
            <w:ins w:id="5446" w:author="Nick.Tolimieri" w:date="2022-09-07T13:17:00Z">
              <w:r w:rsidRPr="00AE199D">
                <w:rPr>
                  <w:rFonts w:asciiTheme="minorHAnsi" w:eastAsiaTheme="minorHAnsi" w:hAnsiTheme="minorHAnsi" w:cstheme="minorBidi"/>
                  <w:sz w:val="22"/>
                  <w:szCs w:val="22"/>
                  <w:rPrChange w:id="5447"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448" w:author="Nick.Tolimieri" w:date="2022-09-07T13:17:00Z"/>
                <w:rFonts w:asciiTheme="minorHAnsi" w:eastAsiaTheme="minorHAnsi" w:hAnsiTheme="minorHAnsi" w:cstheme="minorBidi"/>
                <w:sz w:val="22"/>
                <w:szCs w:val="22"/>
                <w:rPrChange w:id="5449" w:author="Nick.Tolimieri" w:date="2022-09-07T13:17:00Z">
                  <w:rPr>
                    <w:ins w:id="5450" w:author="Nick.Tolimieri" w:date="2022-09-07T13:17:00Z"/>
                    <w:rFonts w:ascii="Calibri" w:hAnsi="Calibri" w:cs="Calibri"/>
                    <w:color w:val="000000"/>
                    <w:sz w:val="22"/>
                    <w:szCs w:val="22"/>
                  </w:rPr>
                </w:rPrChange>
              </w:rPr>
              <w:pPrChange w:id="5451" w:author="Nick.Tolimieri" w:date="2022-09-07T13:17:00Z">
                <w:pPr/>
              </w:pPrChange>
            </w:pPr>
            <w:ins w:id="5452" w:author="Nick.Tolimieri" w:date="2022-09-07T13:17:00Z">
              <w:r w:rsidRPr="00AE199D">
                <w:rPr>
                  <w:rFonts w:asciiTheme="minorHAnsi" w:eastAsiaTheme="minorHAnsi" w:hAnsiTheme="minorHAnsi" w:cstheme="minorBidi"/>
                  <w:sz w:val="22"/>
                  <w:szCs w:val="22"/>
                  <w:rPrChange w:id="545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454" w:author="Nick.Tolimieri" w:date="2022-09-07T13:17:00Z"/>
                <w:rFonts w:asciiTheme="minorHAnsi" w:eastAsiaTheme="minorHAnsi" w:hAnsiTheme="minorHAnsi" w:cstheme="minorBidi"/>
                <w:sz w:val="22"/>
                <w:szCs w:val="22"/>
                <w:rPrChange w:id="5455" w:author="Nick.Tolimieri" w:date="2022-09-07T13:17:00Z">
                  <w:rPr>
                    <w:ins w:id="5456" w:author="Nick.Tolimieri" w:date="2022-09-07T13:17:00Z"/>
                    <w:rFonts w:ascii="Calibri" w:hAnsi="Calibri" w:cs="Calibri"/>
                    <w:color w:val="000000"/>
                    <w:sz w:val="22"/>
                    <w:szCs w:val="22"/>
                  </w:rPr>
                </w:rPrChange>
              </w:rPr>
              <w:pPrChange w:id="5457" w:author="Nick.Tolimieri" w:date="2022-09-07T13:17:00Z">
                <w:pPr/>
              </w:pPrChange>
            </w:pPr>
            <w:ins w:id="5458" w:author="Nick.Tolimieri" w:date="2022-09-07T13:17:00Z">
              <w:r w:rsidRPr="00AE199D">
                <w:rPr>
                  <w:rFonts w:asciiTheme="minorHAnsi" w:eastAsiaTheme="minorHAnsi" w:hAnsiTheme="minorHAnsi" w:cstheme="minorBidi"/>
                  <w:sz w:val="22"/>
                  <w:szCs w:val="22"/>
                  <w:rPrChange w:id="545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460" w:author="Nick.Tolimieri" w:date="2022-09-07T13:17:00Z"/>
                <w:rFonts w:asciiTheme="minorHAnsi" w:eastAsiaTheme="minorHAnsi" w:hAnsiTheme="minorHAnsi" w:cstheme="minorBidi"/>
                <w:sz w:val="22"/>
                <w:szCs w:val="22"/>
                <w:rPrChange w:id="5461" w:author="Nick.Tolimieri" w:date="2022-09-07T13:17:00Z">
                  <w:rPr>
                    <w:ins w:id="5462" w:author="Nick.Tolimieri" w:date="2022-09-07T13:17:00Z"/>
                    <w:rFonts w:ascii="Calibri" w:hAnsi="Calibri" w:cs="Calibri"/>
                    <w:color w:val="000000"/>
                    <w:sz w:val="22"/>
                    <w:szCs w:val="22"/>
                  </w:rPr>
                </w:rPrChange>
              </w:rPr>
              <w:pPrChange w:id="5463" w:author="Nick.Tolimieri" w:date="2022-09-07T13:17:00Z">
                <w:pPr/>
              </w:pPrChange>
            </w:pPr>
            <w:ins w:id="5464" w:author="Nick.Tolimieri" w:date="2022-09-07T13:17:00Z">
              <w:r w:rsidRPr="00AE199D">
                <w:rPr>
                  <w:rFonts w:asciiTheme="minorHAnsi" w:eastAsiaTheme="minorHAnsi" w:hAnsiTheme="minorHAnsi" w:cstheme="minorBidi"/>
                  <w:sz w:val="22"/>
                  <w:szCs w:val="22"/>
                  <w:rPrChange w:id="5465" w:author="Nick.Tolimieri" w:date="2022-09-07T13:17:00Z">
                    <w:rPr>
                      <w:rFonts w:ascii="Calibri" w:hAnsi="Calibri" w:cs="Calibri"/>
                      <w:color w:val="000000"/>
                      <w:sz w:val="22"/>
                      <w:szCs w:val="22"/>
                    </w:rPr>
                  </w:rPrChange>
                </w:rPr>
                <w:t>NA</w:t>
              </w:r>
            </w:ins>
          </w:p>
        </w:tc>
      </w:tr>
      <w:tr w:rsidR="00AE199D" w:rsidRPr="00AE199D" w:rsidTr="00AE199D">
        <w:trPr>
          <w:trHeight w:val="300"/>
          <w:ins w:id="5466" w:author="Nick.Tolimieri" w:date="2022-09-07T13:17:00Z"/>
        </w:trPr>
        <w:tc>
          <w:tcPr>
            <w:tcW w:w="960" w:type="dxa"/>
            <w:noWrap/>
            <w:hideMark/>
          </w:tcPr>
          <w:p w:rsidR="00AE199D" w:rsidRPr="00AE199D" w:rsidRDefault="00AE199D" w:rsidP="00AE199D">
            <w:pPr>
              <w:ind w:firstLine="0"/>
              <w:rPr>
                <w:ins w:id="5467" w:author="Nick.Tolimieri" w:date="2022-09-07T13:17:00Z"/>
                <w:rFonts w:asciiTheme="minorHAnsi" w:eastAsiaTheme="minorHAnsi" w:hAnsiTheme="minorHAnsi" w:cstheme="minorBidi"/>
                <w:sz w:val="22"/>
                <w:szCs w:val="22"/>
                <w:rPrChange w:id="5468" w:author="Nick.Tolimieri" w:date="2022-09-07T13:17:00Z">
                  <w:rPr>
                    <w:ins w:id="5469" w:author="Nick.Tolimieri" w:date="2022-09-07T13:17:00Z"/>
                    <w:rFonts w:ascii="Calibri" w:hAnsi="Calibri" w:cs="Calibri"/>
                    <w:color w:val="000000"/>
                    <w:sz w:val="22"/>
                    <w:szCs w:val="22"/>
                  </w:rPr>
                </w:rPrChange>
              </w:rPr>
              <w:pPrChange w:id="5470" w:author="Nick.Tolimieri" w:date="2022-09-07T13:17:00Z">
                <w:pPr/>
              </w:pPrChange>
            </w:pPr>
            <w:proofErr w:type="spellStart"/>
            <w:ins w:id="5471" w:author="Nick.Tolimieri" w:date="2022-09-07T13:17:00Z">
              <w:r w:rsidRPr="00AE199D">
                <w:rPr>
                  <w:rFonts w:asciiTheme="minorHAnsi" w:eastAsiaTheme="minorHAnsi" w:hAnsiTheme="minorHAnsi" w:cstheme="minorBidi"/>
                  <w:sz w:val="22"/>
                  <w:szCs w:val="22"/>
                  <w:rPrChange w:id="5472"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473"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474"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475"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476" w:author="Nick.Tolimieri" w:date="2022-09-07T13:17:00Z"/>
                <w:rFonts w:asciiTheme="minorHAnsi" w:eastAsiaTheme="minorHAnsi" w:hAnsiTheme="minorHAnsi" w:cstheme="minorBidi"/>
                <w:sz w:val="22"/>
                <w:szCs w:val="22"/>
                <w:rPrChange w:id="5477" w:author="Nick.Tolimieri" w:date="2022-09-07T13:17:00Z">
                  <w:rPr>
                    <w:ins w:id="5478" w:author="Nick.Tolimieri" w:date="2022-09-07T13:17:00Z"/>
                    <w:rFonts w:ascii="Calibri" w:hAnsi="Calibri" w:cs="Calibri"/>
                    <w:color w:val="000000"/>
                    <w:sz w:val="22"/>
                    <w:szCs w:val="22"/>
                  </w:rPr>
                </w:rPrChange>
              </w:rPr>
              <w:pPrChange w:id="5479" w:author="Nick.Tolimieri" w:date="2022-09-07T13:17:00Z">
                <w:pPr>
                  <w:jc w:val="right"/>
                </w:pPr>
              </w:pPrChange>
            </w:pPr>
            <w:ins w:id="5480" w:author="Nick.Tolimieri" w:date="2022-09-07T13:17:00Z">
              <w:r w:rsidRPr="00AE199D">
                <w:rPr>
                  <w:rFonts w:asciiTheme="minorHAnsi" w:eastAsiaTheme="minorHAnsi" w:hAnsiTheme="minorHAnsi" w:cstheme="minorBidi"/>
                  <w:sz w:val="22"/>
                  <w:szCs w:val="22"/>
                  <w:rPrChange w:id="5481" w:author="Nick.Tolimieri" w:date="2022-09-07T13:17:00Z">
                    <w:rPr>
                      <w:rFonts w:ascii="Calibri" w:hAnsi="Calibri" w:cs="Calibri"/>
                      <w:color w:val="000000"/>
                      <w:sz w:val="22"/>
                      <w:szCs w:val="22"/>
                    </w:rPr>
                  </w:rPrChange>
                </w:rPr>
                <w:t>2005</w:t>
              </w:r>
            </w:ins>
          </w:p>
        </w:tc>
        <w:tc>
          <w:tcPr>
            <w:tcW w:w="960" w:type="dxa"/>
            <w:noWrap/>
            <w:hideMark/>
          </w:tcPr>
          <w:p w:rsidR="00AE199D" w:rsidRPr="00AE199D" w:rsidRDefault="00AE199D" w:rsidP="00AE199D">
            <w:pPr>
              <w:ind w:firstLine="0"/>
              <w:rPr>
                <w:ins w:id="5482" w:author="Nick.Tolimieri" w:date="2022-09-07T13:17:00Z"/>
                <w:rFonts w:asciiTheme="minorHAnsi" w:eastAsiaTheme="minorHAnsi" w:hAnsiTheme="minorHAnsi" w:cstheme="minorBidi"/>
                <w:sz w:val="22"/>
                <w:szCs w:val="22"/>
                <w:rPrChange w:id="5483" w:author="Nick.Tolimieri" w:date="2022-09-07T13:17:00Z">
                  <w:rPr>
                    <w:ins w:id="5484" w:author="Nick.Tolimieri" w:date="2022-09-07T13:17:00Z"/>
                    <w:rFonts w:ascii="Calibri" w:hAnsi="Calibri" w:cs="Calibri"/>
                    <w:color w:val="000000"/>
                    <w:sz w:val="22"/>
                    <w:szCs w:val="22"/>
                  </w:rPr>
                </w:rPrChange>
              </w:rPr>
              <w:pPrChange w:id="5485" w:author="Nick.Tolimieri" w:date="2022-09-07T13:17:00Z">
                <w:pPr>
                  <w:jc w:val="right"/>
                </w:pPr>
              </w:pPrChange>
            </w:pPr>
            <w:ins w:id="5486" w:author="Nick.Tolimieri" w:date="2022-09-07T13:17:00Z">
              <w:r w:rsidRPr="00AE199D">
                <w:rPr>
                  <w:rFonts w:asciiTheme="minorHAnsi" w:eastAsiaTheme="minorHAnsi" w:hAnsiTheme="minorHAnsi" w:cstheme="minorBidi"/>
                  <w:sz w:val="22"/>
                  <w:szCs w:val="22"/>
                  <w:rPrChange w:id="548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488" w:author="Nick.Tolimieri" w:date="2022-09-07T13:17:00Z"/>
                <w:rFonts w:asciiTheme="minorHAnsi" w:eastAsiaTheme="minorHAnsi" w:hAnsiTheme="minorHAnsi" w:cstheme="minorBidi"/>
                <w:sz w:val="22"/>
                <w:szCs w:val="22"/>
                <w:rPrChange w:id="5489" w:author="Nick.Tolimieri" w:date="2022-09-07T13:17:00Z">
                  <w:rPr>
                    <w:ins w:id="5490" w:author="Nick.Tolimieri" w:date="2022-09-07T13:17:00Z"/>
                    <w:rFonts w:ascii="Calibri" w:hAnsi="Calibri" w:cs="Calibri"/>
                    <w:color w:val="000000"/>
                    <w:sz w:val="22"/>
                    <w:szCs w:val="22"/>
                  </w:rPr>
                </w:rPrChange>
              </w:rPr>
              <w:pPrChange w:id="5491" w:author="Nick.Tolimieri" w:date="2022-09-07T13:17:00Z">
                <w:pPr>
                  <w:jc w:val="right"/>
                </w:pPr>
              </w:pPrChange>
            </w:pPr>
            <w:ins w:id="5492" w:author="Nick.Tolimieri" w:date="2022-09-07T13:17:00Z">
              <w:r w:rsidRPr="00AE199D">
                <w:rPr>
                  <w:rFonts w:asciiTheme="minorHAnsi" w:eastAsiaTheme="minorHAnsi" w:hAnsiTheme="minorHAnsi" w:cstheme="minorBidi"/>
                  <w:sz w:val="22"/>
                  <w:szCs w:val="22"/>
                  <w:rPrChange w:id="5493" w:author="Nick.Tolimieri" w:date="2022-09-07T13:17:00Z">
                    <w:rPr>
                      <w:rFonts w:ascii="Calibri" w:hAnsi="Calibri" w:cs="Calibri"/>
                      <w:color w:val="000000"/>
                      <w:sz w:val="22"/>
                      <w:szCs w:val="22"/>
                    </w:rPr>
                  </w:rPrChange>
                </w:rPr>
                <w:t>39</w:t>
              </w:r>
            </w:ins>
          </w:p>
        </w:tc>
        <w:tc>
          <w:tcPr>
            <w:tcW w:w="960" w:type="dxa"/>
            <w:noWrap/>
            <w:hideMark/>
          </w:tcPr>
          <w:p w:rsidR="00AE199D" w:rsidRPr="00AE199D" w:rsidRDefault="00AE199D" w:rsidP="00AE199D">
            <w:pPr>
              <w:ind w:firstLine="0"/>
              <w:rPr>
                <w:ins w:id="5494" w:author="Nick.Tolimieri" w:date="2022-09-07T13:17:00Z"/>
                <w:rFonts w:asciiTheme="minorHAnsi" w:eastAsiaTheme="minorHAnsi" w:hAnsiTheme="minorHAnsi" w:cstheme="minorBidi"/>
                <w:sz w:val="22"/>
                <w:szCs w:val="22"/>
                <w:rPrChange w:id="5495" w:author="Nick.Tolimieri" w:date="2022-09-07T13:17:00Z">
                  <w:rPr>
                    <w:ins w:id="5496" w:author="Nick.Tolimieri" w:date="2022-09-07T13:17:00Z"/>
                    <w:rFonts w:ascii="Calibri" w:hAnsi="Calibri" w:cs="Calibri"/>
                    <w:color w:val="000000"/>
                    <w:sz w:val="22"/>
                    <w:szCs w:val="22"/>
                  </w:rPr>
                </w:rPrChange>
              </w:rPr>
              <w:pPrChange w:id="5497" w:author="Nick.Tolimieri" w:date="2022-09-07T13:17:00Z">
                <w:pPr>
                  <w:jc w:val="right"/>
                </w:pPr>
              </w:pPrChange>
            </w:pPr>
            <w:ins w:id="5498" w:author="Nick.Tolimieri" w:date="2022-09-07T13:17:00Z">
              <w:r w:rsidRPr="00AE199D">
                <w:rPr>
                  <w:rFonts w:asciiTheme="minorHAnsi" w:eastAsiaTheme="minorHAnsi" w:hAnsiTheme="minorHAnsi" w:cstheme="minorBidi"/>
                  <w:sz w:val="22"/>
                  <w:szCs w:val="22"/>
                  <w:rPrChange w:id="5499"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5500" w:author="Nick.Tolimieri" w:date="2022-09-07T13:17:00Z"/>
                <w:rFonts w:asciiTheme="minorHAnsi" w:eastAsiaTheme="minorHAnsi" w:hAnsiTheme="minorHAnsi" w:cstheme="minorBidi"/>
                <w:sz w:val="22"/>
                <w:szCs w:val="22"/>
                <w:rPrChange w:id="5501" w:author="Nick.Tolimieri" w:date="2022-09-07T13:17:00Z">
                  <w:rPr>
                    <w:ins w:id="5502" w:author="Nick.Tolimieri" w:date="2022-09-07T13:17:00Z"/>
                    <w:rFonts w:ascii="Calibri" w:hAnsi="Calibri" w:cs="Calibri"/>
                    <w:color w:val="000000"/>
                    <w:sz w:val="22"/>
                    <w:szCs w:val="22"/>
                  </w:rPr>
                </w:rPrChange>
              </w:rPr>
              <w:pPrChange w:id="5503" w:author="Nick.Tolimieri" w:date="2022-09-07T13:17:00Z">
                <w:pPr>
                  <w:jc w:val="right"/>
                </w:pPr>
              </w:pPrChange>
            </w:pPr>
            <w:ins w:id="5504" w:author="Nick.Tolimieri" w:date="2022-09-07T13:17:00Z">
              <w:r w:rsidRPr="00AE199D">
                <w:rPr>
                  <w:rFonts w:asciiTheme="minorHAnsi" w:eastAsiaTheme="minorHAnsi" w:hAnsiTheme="minorHAnsi" w:cstheme="minorBidi"/>
                  <w:sz w:val="22"/>
                  <w:szCs w:val="22"/>
                  <w:rPrChange w:id="5505"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5506" w:author="Nick.Tolimieri" w:date="2022-09-07T13:17:00Z"/>
                <w:rFonts w:asciiTheme="minorHAnsi" w:eastAsiaTheme="minorHAnsi" w:hAnsiTheme="minorHAnsi" w:cstheme="minorBidi"/>
                <w:sz w:val="22"/>
                <w:szCs w:val="22"/>
                <w:rPrChange w:id="5507" w:author="Nick.Tolimieri" w:date="2022-09-07T13:17:00Z">
                  <w:rPr>
                    <w:ins w:id="5508" w:author="Nick.Tolimieri" w:date="2022-09-07T13:17:00Z"/>
                    <w:rFonts w:ascii="Calibri" w:hAnsi="Calibri" w:cs="Calibri"/>
                    <w:color w:val="000000"/>
                    <w:sz w:val="22"/>
                    <w:szCs w:val="22"/>
                  </w:rPr>
                </w:rPrChange>
              </w:rPr>
              <w:pPrChange w:id="5509" w:author="Nick.Tolimieri" w:date="2022-09-07T13:17:00Z">
                <w:pPr>
                  <w:jc w:val="right"/>
                </w:pPr>
              </w:pPrChange>
            </w:pPr>
            <w:ins w:id="5510" w:author="Nick.Tolimieri" w:date="2022-09-07T13:17:00Z">
              <w:r w:rsidRPr="00AE199D">
                <w:rPr>
                  <w:rFonts w:asciiTheme="minorHAnsi" w:eastAsiaTheme="minorHAnsi" w:hAnsiTheme="minorHAnsi" w:cstheme="minorBidi"/>
                  <w:sz w:val="22"/>
                  <w:szCs w:val="22"/>
                  <w:rPrChange w:id="5511"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5512" w:author="Nick.Tolimieri" w:date="2022-09-07T13:17:00Z"/>
                <w:rFonts w:asciiTheme="minorHAnsi" w:eastAsiaTheme="minorHAnsi" w:hAnsiTheme="minorHAnsi" w:cstheme="minorBidi"/>
                <w:sz w:val="22"/>
                <w:szCs w:val="22"/>
                <w:rPrChange w:id="5513" w:author="Nick.Tolimieri" w:date="2022-09-07T13:17:00Z">
                  <w:rPr>
                    <w:ins w:id="5514" w:author="Nick.Tolimieri" w:date="2022-09-07T13:17:00Z"/>
                    <w:rFonts w:ascii="Calibri" w:hAnsi="Calibri" w:cs="Calibri"/>
                    <w:color w:val="000000"/>
                    <w:sz w:val="22"/>
                    <w:szCs w:val="22"/>
                  </w:rPr>
                </w:rPrChange>
              </w:rPr>
              <w:pPrChange w:id="5515" w:author="Nick.Tolimieri" w:date="2022-09-07T13:17:00Z">
                <w:pPr>
                  <w:jc w:val="right"/>
                </w:pPr>
              </w:pPrChange>
            </w:pPr>
            <w:ins w:id="5516" w:author="Nick.Tolimieri" w:date="2022-09-07T13:17:00Z">
              <w:r w:rsidRPr="00AE199D">
                <w:rPr>
                  <w:rFonts w:asciiTheme="minorHAnsi" w:eastAsiaTheme="minorHAnsi" w:hAnsiTheme="minorHAnsi" w:cstheme="minorBidi"/>
                  <w:sz w:val="22"/>
                  <w:szCs w:val="22"/>
                  <w:rPrChange w:id="5517"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5518" w:author="Nick.Tolimieri" w:date="2022-09-07T13:17:00Z"/>
                <w:rFonts w:asciiTheme="minorHAnsi" w:eastAsiaTheme="minorHAnsi" w:hAnsiTheme="minorHAnsi" w:cstheme="minorBidi"/>
                <w:sz w:val="22"/>
                <w:szCs w:val="22"/>
                <w:rPrChange w:id="5519" w:author="Nick.Tolimieri" w:date="2022-09-07T13:17:00Z">
                  <w:rPr>
                    <w:ins w:id="5520" w:author="Nick.Tolimieri" w:date="2022-09-07T13:17:00Z"/>
                    <w:rFonts w:ascii="Calibri" w:hAnsi="Calibri" w:cs="Calibri"/>
                    <w:color w:val="000000"/>
                    <w:sz w:val="22"/>
                    <w:szCs w:val="22"/>
                  </w:rPr>
                </w:rPrChange>
              </w:rPr>
              <w:pPrChange w:id="5521" w:author="Nick.Tolimieri" w:date="2022-09-07T13:17:00Z">
                <w:pPr>
                  <w:jc w:val="right"/>
                </w:pPr>
              </w:pPrChange>
            </w:pPr>
            <w:ins w:id="5522" w:author="Nick.Tolimieri" w:date="2022-09-07T13:17:00Z">
              <w:r w:rsidRPr="00AE199D">
                <w:rPr>
                  <w:rFonts w:asciiTheme="minorHAnsi" w:eastAsiaTheme="minorHAnsi" w:hAnsiTheme="minorHAnsi" w:cstheme="minorBidi"/>
                  <w:sz w:val="22"/>
                  <w:szCs w:val="22"/>
                  <w:rPrChange w:id="5523" w:author="Nick.Tolimieri" w:date="2022-09-07T13:17:00Z">
                    <w:rPr>
                      <w:rFonts w:ascii="Calibri" w:hAnsi="Calibri" w:cs="Calibri"/>
                      <w:color w:val="000000"/>
                      <w:sz w:val="22"/>
                      <w:szCs w:val="22"/>
                    </w:rPr>
                  </w:rPrChange>
                </w:rPr>
                <w:t>1.96</w:t>
              </w:r>
            </w:ins>
          </w:p>
        </w:tc>
        <w:tc>
          <w:tcPr>
            <w:tcW w:w="960" w:type="dxa"/>
            <w:noWrap/>
            <w:hideMark/>
          </w:tcPr>
          <w:p w:rsidR="00AE199D" w:rsidRPr="00AE199D" w:rsidRDefault="00AE199D" w:rsidP="00AE199D">
            <w:pPr>
              <w:ind w:firstLine="0"/>
              <w:rPr>
                <w:ins w:id="5524" w:author="Nick.Tolimieri" w:date="2022-09-07T13:17:00Z"/>
                <w:rFonts w:asciiTheme="minorHAnsi" w:eastAsiaTheme="minorHAnsi" w:hAnsiTheme="minorHAnsi" w:cstheme="minorBidi"/>
                <w:sz w:val="22"/>
                <w:szCs w:val="22"/>
                <w:rPrChange w:id="5525" w:author="Nick.Tolimieri" w:date="2022-09-07T13:17:00Z">
                  <w:rPr>
                    <w:ins w:id="5526" w:author="Nick.Tolimieri" w:date="2022-09-07T13:17:00Z"/>
                    <w:rFonts w:ascii="Calibri" w:hAnsi="Calibri" w:cs="Calibri"/>
                    <w:color w:val="000000"/>
                    <w:sz w:val="22"/>
                    <w:szCs w:val="22"/>
                  </w:rPr>
                </w:rPrChange>
              </w:rPr>
              <w:pPrChange w:id="5527" w:author="Nick.Tolimieri" w:date="2022-09-07T13:17:00Z">
                <w:pPr>
                  <w:jc w:val="right"/>
                </w:pPr>
              </w:pPrChange>
            </w:pPr>
            <w:ins w:id="5528" w:author="Nick.Tolimieri" w:date="2022-09-07T13:17:00Z">
              <w:r w:rsidRPr="00AE199D">
                <w:rPr>
                  <w:rFonts w:asciiTheme="minorHAnsi" w:eastAsiaTheme="minorHAnsi" w:hAnsiTheme="minorHAnsi" w:cstheme="minorBidi"/>
                  <w:sz w:val="22"/>
                  <w:szCs w:val="22"/>
                  <w:rPrChange w:id="5529" w:author="Nick.Tolimieri" w:date="2022-09-07T13:17:00Z">
                    <w:rPr>
                      <w:rFonts w:ascii="Calibri" w:hAnsi="Calibri" w:cs="Calibri"/>
                      <w:color w:val="000000"/>
                      <w:sz w:val="22"/>
                      <w:szCs w:val="22"/>
                    </w:rPr>
                  </w:rPrChange>
                </w:rPr>
                <w:t>0.32</w:t>
              </w:r>
            </w:ins>
          </w:p>
        </w:tc>
      </w:tr>
      <w:tr w:rsidR="00AE199D" w:rsidRPr="00AE199D" w:rsidTr="00AE199D">
        <w:trPr>
          <w:trHeight w:val="300"/>
          <w:ins w:id="5530" w:author="Nick.Tolimieri" w:date="2022-09-07T13:17:00Z"/>
        </w:trPr>
        <w:tc>
          <w:tcPr>
            <w:tcW w:w="960" w:type="dxa"/>
            <w:noWrap/>
            <w:hideMark/>
          </w:tcPr>
          <w:p w:rsidR="00AE199D" w:rsidRPr="00AE199D" w:rsidRDefault="00AE199D" w:rsidP="00AE199D">
            <w:pPr>
              <w:ind w:firstLine="0"/>
              <w:rPr>
                <w:ins w:id="5531" w:author="Nick.Tolimieri" w:date="2022-09-07T13:17:00Z"/>
                <w:rFonts w:asciiTheme="minorHAnsi" w:eastAsiaTheme="minorHAnsi" w:hAnsiTheme="minorHAnsi" w:cstheme="minorBidi"/>
                <w:sz w:val="22"/>
                <w:szCs w:val="22"/>
                <w:rPrChange w:id="5532" w:author="Nick.Tolimieri" w:date="2022-09-07T13:17:00Z">
                  <w:rPr>
                    <w:ins w:id="5533" w:author="Nick.Tolimieri" w:date="2022-09-07T13:17:00Z"/>
                    <w:rFonts w:ascii="Calibri" w:hAnsi="Calibri" w:cs="Calibri"/>
                    <w:color w:val="000000"/>
                    <w:sz w:val="22"/>
                    <w:szCs w:val="22"/>
                  </w:rPr>
                </w:rPrChange>
              </w:rPr>
              <w:pPrChange w:id="5534" w:author="Nick.Tolimieri" w:date="2022-09-07T13:17:00Z">
                <w:pPr/>
              </w:pPrChange>
            </w:pPr>
            <w:proofErr w:type="spellStart"/>
            <w:ins w:id="5535" w:author="Nick.Tolimieri" w:date="2022-09-07T13:17:00Z">
              <w:r w:rsidRPr="00AE199D">
                <w:rPr>
                  <w:rFonts w:asciiTheme="minorHAnsi" w:eastAsiaTheme="minorHAnsi" w:hAnsiTheme="minorHAnsi" w:cstheme="minorBidi"/>
                  <w:sz w:val="22"/>
                  <w:szCs w:val="22"/>
                  <w:rPrChange w:id="5536"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537"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538"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539"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540" w:author="Nick.Tolimieri" w:date="2022-09-07T13:17:00Z"/>
                <w:rFonts w:asciiTheme="minorHAnsi" w:eastAsiaTheme="minorHAnsi" w:hAnsiTheme="minorHAnsi" w:cstheme="minorBidi"/>
                <w:sz w:val="22"/>
                <w:szCs w:val="22"/>
                <w:rPrChange w:id="5541" w:author="Nick.Tolimieri" w:date="2022-09-07T13:17:00Z">
                  <w:rPr>
                    <w:ins w:id="5542" w:author="Nick.Tolimieri" w:date="2022-09-07T13:17:00Z"/>
                    <w:rFonts w:ascii="Calibri" w:hAnsi="Calibri" w:cs="Calibri"/>
                    <w:color w:val="000000"/>
                    <w:sz w:val="22"/>
                    <w:szCs w:val="22"/>
                  </w:rPr>
                </w:rPrChange>
              </w:rPr>
              <w:pPrChange w:id="5543" w:author="Nick.Tolimieri" w:date="2022-09-07T13:17:00Z">
                <w:pPr>
                  <w:jc w:val="right"/>
                </w:pPr>
              </w:pPrChange>
            </w:pPr>
            <w:ins w:id="5544" w:author="Nick.Tolimieri" w:date="2022-09-07T13:17:00Z">
              <w:r w:rsidRPr="00AE199D">
                <w:rPr>
                  <w:rFonts w:asciiTheme="minorHAnsi" w:eastAsiaTheme="minorHAnsi" w:hAnsiTheme="minorHAnsi" w:cstheme="minorBidi"/>
                  <w:sz w:val="22"/>
                  <w:szCs w:val="22"/>
                  <w:rPrChange w:id="5545" w:author="Nick.Tolimieri" w:date="2022-09-07T13:17:00Z">
                    <w:rPr>
                      <w:rFonts w:ascii="Calibri" w:hAnsi="Calibri" w:cs="Calibri"/>
                      <w:color w:val="000000"/>
                      <w:sz w:val="22"/>
                      <w:szCs w:val="22"/>
                    </w:rPr>
                  </w:rPrChange>
                </w:rPr>
                <w:t>2006</w:t>
              </w:r>
            </w:ins>
          </w:p>
        </w:tc>
        <w:tc>
          <w:tcPr>
            <w:tcW w:w="960" w:type="dxa"/>
            <w:noWrap/>
            <w:hideMark/>
          </w:tcPr>
          <w:p w:rsidR="00AE199D" w:rsidRPr="00AE199D" w:rsidRDefault="00AE199D" w:rsidP="00AE199D">
            <w:pPr>
              <w:ind w:firstLine="0"/>
              <w:rPr>
                <w:ins w:id="5546" w:author="Nick.Tolimieri" w:date="2022-09-07T13:17:00Z"/>
                <w:rFonts w:asciiTheme="minorHAnsi" w:eastAsiaTheme="minorHAnsi" w:hAnsiTheme="minorHAnsi" w:cstheme="minorBidi"/>
                <w:sz w:val="22"/>
                <w:szCs w:val="22"/>
                <w:rPrChange w:id="5547" w:author="Nick.Tolimieri" w:date="2022-09-07T13:17:00Z">
                  <w:rPr>
                    <w:ins w:id="5548" w:author="Nick.Tolimieri" w:date="2022-09-07T13:17:00Z"/>
                    <w:rFonts w:ascii="Calibri" w:hAnsi="Calibri" w:cs="Calibri"/>
                    <w:color w:val="000000"/>
                    <w:sz w:val="22"/>
                    <w:szCs w:val="22"/>
                  </w:rPr>
                </w:rPrChange>
              </w:rPr>
              <w:pPrChange w:id="5549" w:author="Nick.Tolimieri" w:date="2022-09-07T13:17:00Z">
                <w:pPr>
                  <w:jc w:val="right"/>
                </w:pPr>
              </w:pPrChange>
            </w:pPr>
            <w:ins w:id="5550" w:author="Nick.Tolimieri" w:date="2022-09-07T13:17:00Z">
              <w:r w:rsidRPr="00AE199D">
                <w:rPr>
                  <w:rFonts w:asciiTheme="minorHAnsi" w:eastAsiaTheme="minorHAnsi" w:hAnsiTheme="minorHAnsi" w:cstheme="minorBidi"/>
                  <w:sz w:val="22"/>
                  <w:szCs w:val="22"/>
                  <w:rPrChange w:id="555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552" w:author="Nick.Tolimieri" w:date="2022-09-07T13:17:00Z"/>
                <w:rFonts w:asciiTheme="minorHAnsi" w:eastAsiaTheme="minorHAnsi" w:hAnsiTheme="minorHAnsi" w:cstheme="minorBidi"/>
                <w:sz w:val="22"/>
                <w:szCs w:val="22"/>
                <w:rPrChange w:id="5553" w:author="Nick.Tolimieri" w:date="2022-09-07T13:17:00Z">
                  <w:rPr>
                    <w:ins w:id="5554" w:author="Nick.Tolimieri" w:date="2022-09-07T13:17:00Z"/>
                    <w:rFonts w:ascii="Calibri" w:hAnsi="Calibri" w:cs="Calibri"/>
                    <w:color w:val="000000"/>
                    <w:sz w:val="22"/>
                    <w:szCs w:val="22"/>
                  </w:rPr>
                </w:rPrChange>
              </w:rPr>
              <w:pPrChange w:id="5555" w:author="Nick.Tolimieri" w:date="2022-09-07T13:17:00Z">
                <w:pPr>
                  <w:jc w:val="right"/>
                </w:pPr>
              </w:pPrChange>
            </w:pPr>
            <w:ins w:id="5556" w:author="Nick.Tolimieri" w:date="2022-09-07T13:17:00Z">
              <w:r w:rsidRPr="00AE199D">
                <w:rPr>
                  <w:rFonts w:asciiTheme="minorHAnsi" w:eastAsiaTheme="minorHAnsi" w:hAnsiTheme="minorHAnsi" w:cstheme="minorBidi"/>
                  <w:sz w:val="22"/>
                  <w:szCs w:val="22"/>
                  <w:rPrChange w:id="5557" w:author="Nick.Tolimieri" w:date="2022-09-07T13:17:00Z">
                    <w:rPr>
                      <w:rFonts w:ascii="Calibri" w:hAnsi="Calibri" w:cs="Calibri"/>
                      <w:color w:val="000000"/>
                      <w:sz w:val="22"/>
                      <w:szCs w:val="22"/>
                    </w:rPr>
                  </w:rPrChange>
                </w:rPr>
                <w:t>22</w:t>
              </w:r>
            </w:ins>
          </w:p>
        </w:tc>
        <w:tc>
          <w:tcPr>
            <w:tcW w:w="960" w:type="dxa"/>
            <w:noWrap/>
            <w:hideMark/>
          </w:tcPr>
          <w:p w:rsidR="00AE199D" w:rsidRPr="00AE199D" w:rsidRDefault="00AE199D" w:rsidP="00AE199D">
            <w:pPr>
              <w:ind w:firstLine="0"/>
              <w:rPr>
                <w:ins w:id="5558" w:author="Nick.Tolimieri" w:date="2022-09-07T13:17:00Z"/>
                <w:rFonts w:asciiTheme="minorHAnsi" w:eastAsiaTheme="minorHAnsi" w:hAnsiTheme="minorHAnsi" w:cstheme="minorBidi"/>
                <w:sz w:val="22"/>
                <w:szCs w:val="22"/>
                <w:rPrChange w:id="5559" w:author="Nick.Tolimieri" w:date="2022-09-07T13:17:00Z">
                  <w:rPr>
                    <w:ins w:id="5560" w:author="Nick.Tolimieri" w:date="2022-09-07T13:17:00Z"/>
                    <w:rFonts w:ascii="Calibri" w:hAnsi="Calibri" w:cs="Calibri"/>
                    <w:color w:val="000000"/>
                    <w:sz w:val="22"/>
                    <w:szCs w:val="22"/>
                  </w:rPr>
                </w:rPrChange>
              </w:rPr>
              <w:pPrChange w:id="5561" w:author="Nick.Tolimieri" w:date="2022-09-07T13:17:00Z">
                <w:pPr>
                  <w:jc w:val="right"/>
                </w:pPr>
              </w:pPrChange>
            </w:pPr>
            <w:ins w:id="5562" w:author="Nick.Tolimieri" w:date="2022-09-07T13:17:00Z">
              <w:r w:rsidRPr="00AE199D">
                <w:rPr>
                  <w:rFonts w:asciiTheme="minorHAnsi" w:eastAsiaTheme="minorHAnsi" w:hAnsiTheme="minorHAnsi" w:cstheme="minorBidi"/>
                  <w:sz w:val="22"/>
                  <w:szCs w:val="22"/>
                  <w:rPrChange w:id="5563"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5564" w:author="Nick.Tolimieri" w:date="2022-09-07T13:17:00Z"/>
                <w:rFonts w:asciiTheme="minorHAnsi" w:eastAsiaTheme="minorHAnsi" w:hAnsiTheme="minorHAnsi" w:cstheme="minorBidi"/>
                <w:sz w:val="22"/>
                <w:szCs w:val="22"/>
                <w:rPrChange w:id="5565" w:author="Nick.Tolimieri" w:date="2022-09-07T13:17:00Z">
                  <w:rPr>
                    <w:ins w:id="5566" w:author="Nick.Tolimieri" w:date="2022-09-07T13:17:00Z"/>
                    <w:rFonts w:ascii="Calibri" w:hAnsi="Calibri" w:cs="Calibri"/>
                    <w:color w:val="000000"/>
                    <w:sz w:val="22"/>
                    <w:szCs w:val="22"/>
                  </w:rPr>
                </w:rPrChange>
              </w:rPr>
              <w:pPrChange w:id="5567" w:author="Nick.Tolimieri" w:date="2022-09-07T13:17:00Z">
                <w:pPr>
                  <w:jc w:val="right"/>
                </w:pPr>
              </w:pPrChange>
            </w:pPr>
            <w:ins w:id="5568" w:author="Nick.Tolimieri" w:date="2022-09-07T13:17:00Z">
              <w:r w:rsidRPr="00AE199D">
                <w:rPr>
                  <w:rFonts w:asciiTheme="minorHAnsi" w:eastAsiaTheme="minorHAnsi" w:hAnsiTheme="minorHAnsi" w:cstheme="minorBidi"/>
                  <w:sz w:val="22"/>
                  <w:szCs w:val="22"/>
                  <w:rPrChange w:id="5569"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5570" w:author="Nick.Tolimieri" w:date="2022-09-07T13:17:00Z"/>
                <w:rFonts w:asciiTheme="minorHAnsi" w:eastAsiaTheme="minorHAnsi" w:hAnsiTheme="minorHAnsi" w:cstheme="minorBidi"/>
                <w:sz w:val="22"/>
                <w:szCs w:val="22"/>
                <w:rPrChange w:id="5571" w:author="Nick.Tolimieri" w:date="2022-09-07T13:17:00Z">
                  <w:rPr>
                    <w:ins w:id="5572" w:author="Nick.Tolimieri" w:date="2022-09-07T13:17:00Z"/>
                    <w:rFonts w:ascii="Calibri" w:hAnsi="Calibri" w:cs="Calibri"/>
                    <w:color w:val="000000"/>
                    <w:sz w:val="22"/>
                    <w:szCs w:val="22"/>
                  </w:rPr>
                </w:rPrChange>
              </w:rPr>
              <w:pPrChange w:id="5573" w:author="Nick.Tolimieri" w:date="2022-09-07T13:17:00Z">
                <w:pPr>
                  <w:jc w:val="right"/>
                </w:pPr>
              </w:pPrChange>
            </w:pPr>
            <w:ins w:id="5574" w:author="Nick.Tolimieri" w:date="2022-09-07T13:17:00Z">
              <w:r w:rsidRPr="00AE199D">
                <w:rPr>
                  <w:rFonts w:asciiTheme="minorHAnsi" w:eastAsiaTheme="minorHAnsi" w:hAnsiTheme="minorHAnsi" w:cstheme="minorBidi"/>
                  <w:sz w:val="22"/>
                  <w:szCs w:val="22"/>
                  <w:rPrChange w:id="5575"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5576" w:author="Nick.Tolimieri" w:date="2022-09-07T13:17:00Z"/>
                <w:rFonts w:asciiTheme="minorHAnsi" w:eastAsiaTheme="minorHAnsi" w:hAnsiTheme="minorHAnsi" w:cstheme="minorBidi"/>
                <w:sz w:val="22"/>
                <w:szCs w:val="22"/>
                <w:rPrChange w:id="5577" w:author="Nick.Tolimieri" w:date="2022-09-07T13:17:00Z">
                  <w:rPr>
                    <w:ins w:id="5578" w:author="Nick.Tolimieri" w:date="2022-09-07T13:17:00Z"/>
                    <w:rFonts w:ascii="Calibri" w:hAnsi="Calibri" w:cs="Calibri"/>
                    <w:color w:val="000000"/>
                    <w:sz w:val="22"/>
                    <w:szCs w:val="22"/>
                  </w:rPr>
                </w:rPrChange>
              </w:rPr>
              <w:pPrChange w:id="5579" w:author="Nick.Tolimieri" w:date="2022-09-07T13:17:00Z">
                <w:pPr>
                  <w:jc w:val="right"/>
                </w:pPr>
              </w:pPrChange>
            </w:pPr>
            <w:ins w:id="5580" w:author="Nick.Tolimieri" w:date="2022-09-07T13:17:00Z">
              <w:r w:rsidRPr="00AE199D">
                <w:rPr>
                  <w:rFonts w:asciiTheme="minorHAnsi" w:eastAsiaTheme="minorHAnsi" w:hAnsiTheme="minorHAnsi" w:cstheme="minorBidi"/>
                  <w:sz w:val="22"/>
                  <w:szCs w:val="22"/>
                  <w:rPrChange w:id="5581"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5582" w:author="Nick.Tolimieri" w:date="2022-09-07T13:17:00Z"/>
                <w:rFonts w:asciiTheme="minorHAnsi" w:eastAsiaTheme="minorHAnsi" w:hAnsiTheme="minorHAnsi" w:cstheme="minorBidi"/>
                <w:sz w:val="22"/>
                <w:szCs w:val="22"/>
                <w:rPrChange w:id="5583" w:author="Nick.Tolimieri" w:date="2022-09-07T13:17:00Z">
                  <w:rPr>
                    <w:ins w:id="5584" w:author="Nick.Tolimieri" w:date="2022-09-07T13:17:00Z"/>
                    <w:rFonts w:ascii="Calibri" w:hAnsi="Calibri" w:cs="Calibri"/>
                    <w:color w:val="000000"/>
                    <w:sz w:val="22"/>
                    <w:szCs w:val="22"/>
                  </w:rPr>
                </w:rPrChange>
              </w:rPr>
              <w:pPrChange w:id="5585" w:author="Nick.Tolimieri" w:date="2022-09-07T13:17:00Z">
                <w:pPr>
                  <w:jc w:val="right"/>
                </w:pPr>
              </w:pPrChange>
            </w:pPr>
            <w:ins w:id="5586" w:author="Nick.Tolimieri" w:date="2022-09-07T13:17:00Z">
              <w:r w:rsidRPr="00AE199D">
                <w:rPr>
                  <w:rFonts w:asciiTheme="minorHAnsi" w:eastAsiaTheme="minorHAnsi" w:hAnsiTheme="minorHAnsi" w:cstheme="minorBidi"/>
                  <w:sz w:val="22"/>
                  <w:szCs w:val="22"/>
                  <w:rPrChange w:id="5587" w:author="Nick.Tolimieri" w:date="2022-09-07T13:17:00Z">
                    <w:rPr>
                      <w:rFonts w:ascii="Calibri" w:hAnsi="Calibri" w:cs="Calibri"/>
                      <w:color w:val="000000"/>
                      <w:sz w:val="22"/>
                      <w:szCs w:val="22"/>
                    </w:rPr>
                  </w:rPrChange>
                </w:rPr>
                <w:t>1.9</w:t>
              </w:r>
            </w:ins>
          </w:p>
        </w:tc>
        <w:tc>
          <w:tcPr>
            <w:tcW w:w="960" w:type="dxa"/>
            <w:noWrap/>
            <w:hideMark/>
          </w:tcPr>
          <w:p w:rsidR="00AE199D" w:rsidRPr="00AE199D" w:rsidRDefault="00AE199D" w:rsidP="00AE199D">
            <w:pPr>
              <w:ind w:firstLine="0"/>
              <w:rPr>
                <w:ins w:id="5588" w:author="Nick.Tolimieri" w:date="2022-09-07T13:17:00Z"/>
                <w:rFonts w:asciiTheme="minorHAnsi" w:eastAsiaTheme="minorHAnsi" w:hAnsiTheme="minorHAnsi" w:cstheme="minorBidi"/>
                <w:sz w:val="22"/>
                <w:szCs w:val="22"/>
                <w:rPrChange w:id="5589" w:author="Nick.Tolimieri" w:date="2022-09-07T13:17:00Z">
                  <w:rPr>
                    <w:ins w:id="5590" w:author="Nick.Tolimieri" w:date="2022-09-07T13:17:00Z"/>
                    <w:rFonts w:ascii="Calibri" w:hAnsi="Calibri" w:cs="Calibri"/>
                    <w:color w:val="000000"/>
                    <w:sz w:val="22"/>
                    <w:szCs w:val="22"/>
                  </w:rPr>
                </w:rPrChange>
              </w:rPr>
              <w:pPrChange w:id="5591" w:author="Nick.Tolimieri" w:date="2022-09-07T13:17:00Z">
                <w:pPr>
                  <w:jc w:val="right"/>
                </w:pPr>
              </w:pPrChange>
            </w:pPr>
            <w:ins w:id="5592" w:author="Nick.Tolimieri" w:date="2022-09-07T13:17:00Z">
              <w:r w:rsidRPr="00AE199D">
                <w:rPr>
                  <w:rFonts w:asciiTheme="minorHAnsi" w:eastAsiaTheme="minorHAnsi" w:hAnsiTheme="minorHAnsi" w:cstheme="minorBidi"/>
                  <w:sz w:val="22"/>
                  <w:szCs w:val="22"/>
                  <w:rPrChange w:id="5593" w:author="Nick.Tolimieri" w:date="2022-09-07T13:17:00Z">
                    <w:rPr>
                      <w:rFonts w:ascii="Calibri" w:hAnsi="Calibri" w:cs="Calibri"/>
                      <w:color w:val="000000"/>
                      <w:sz w:val="22"/>
                      <w:szCs w:val="22"/>
                    </w:rPr>
                  </w:rPrChange>
                </w:rPr>
                <w:t>0.29</w:t>
              </w:r>
            </w:ins>
          </w:p>
        </w:tc>
      </w:tr>
      <w:tr w:rsidR="00AE199D" w:rsidRPr="00AE199D" w:rsidTr="00AE199D">
        <w:trPr>
          <w:trHeight w:val="300"/>
          <w:ins w:id="5594" w:author="Nick.Tolimieri" w:date="2022-09-07T13:17:00Z"/>
        </w:trPr>
        <w:tc>
          <w:tcPr>
            <w:tcW w:w="960" w:type="dxa"/>
            <w:noWrap/>
            <w:hideMark/>
          </w:tcPr>
          <w:p w:rsidR="00AE199D" w:rsidRPr="00AE199D" w:rsidRDefault="00AE199D" w:rsidP="00AE199D">
            <w:pPr>
              <w:ind w:firstLine="0"/>
              <w:rPr>
                <w:ins w:id="5595" w:author="Nick.Tolimieri" w:date="2022-09-07T13:17:00Z"/>
                <w:rFonts w:asciiTheme="minorHAnsi" w:eastAsiaTheme="minorHAnsi" w:hAnsiTheme="minorHAnsi" w:cstheme="minorBidi"/>
                <w:sz w:val="22"/>
                <w:szCs w:val="22"/>
                <w:rPrChange w:id="5596" w:author="Nick.Tolimieri" w:date="2022-09-07T13:17:00Z">
                  <w:rPr>
                    <w:ins w:id="5597" w:author="Nick.Tolimieri" w:date="2022-09-07T13:17:00Z"/>
                    <w:rFonts w:ascii="Calibri" w:hAnsi="Calibri" w:cs="Calibri"/>
                    <w:color w:val="000000"/>
                    <w:sz w:val="22"/>
                    <w:szCs w:val="22"/>
                  </w:rPr>
                </w:rPrChange>
              </w:rPr>
              <w:pPrChange w:id="5598" w:author="Nick.Tolimieri" w:date="2022-09-07T13:17:00Z">
                <w:pPr/>
              </w:pPrChange>
            </w:pPr>
            <w:proofErr w:type="spellStart"/>
            <w:ins w:id="5599" w:author="Nick.Tolimieri" w:date="2022-09-07T13:17:00Z">
              <w:r w:rsidRPr="00AE199D">
                <w:rPr>
                  <w:rFonts w:asciiTheme="minorHAnsi" w:eastAsiaTheme="minorHAnsi" w:hAnsiTheme="minorHAnsi" w:cstheme="minorBidi"/>
                  <w:sz w:val="22"/>
                  <w:szCs w:val="22"/>
                  <w:rPrChange w:id="5600"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601"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602"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603"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604" w:author="Nick.Tolimieri" w:date="2022-09-07T13:17:00Z"/>
                <w:rFonts w:asciiTheme="minorHAnsi" w:eastAsiaTheme="minorHAnsi" w:hAnsiTheme="minorHAnsi" w:cstheme="minorBidi"/>
                <w:sz w:val="22"/>
                <w:szCs w:val="22"/>
                <w:rPrChange w:id="5605" w:author="Nick.Tolimieri" w:date="2022-09-07T13:17:00Z">
                  <w:rPr>
                    <w:ins w:id="5606" w:author="Nick.Tolimieri" w:date="2022-09-07T13:17:00Z"/>
                    <w:rFonts w:ascii="Calibri" w:hAnsi="Calibri" w:cs="Calibri"/>
                    <w:color w:val="000000"/>
                    <w:sz w:val="22"/>
                    <w:szCs w:val="22"/>
                  </w:rPr>
                </w:rPrChange>
              </w:rPr>
              <w:pPrChange w:id="5607" w:author="Nick.Tolimieri" w:date="2022-09-07T13:17:00Z">
                <w:pPr>
                  <w:jc w:val="right"/>
                </w:pPr>
              </w:pPrChange>
            </w:pPr>
            <w:ins w:id="5608" w:author="Nick.Tolimieri" w:date="2022-09-07T13:17:00Z">
              <w:r w:rsidRPr="00AE199D">
                <w:rPr>
                  <w:rFonts w:asciiTheme="minorHAnsi" w:eastAsiaTheme="minorHAnsi" w:hAnsiTheme="minorHAnsi" w:cstheme="minorBidi"/>
                  <w:sz w:val="22"/>
                  <w:szCs w:val="22"/>
                  <w:rPrChange w:id="5609" w:author="Nick.Tolimieri" w:date="2022-09-07T13:17:00Z">
                    <w:rPr>
                      <w:rFonts w:ascii="Calibri" w:hAnsi="Calibri" w:cs="Calibri"/>
                      <w:color w:val="000000"/>
                      <w:sz w:val="22"/>
                      <w:szCs w:val="22"/>
                    </w:rPr>
                  </w:rPrChange>
                </w:rPr>
                <w:t>2007</w:t>
              </w:r>
            </w:ins>
          </w:p>
        </w:tc>
        <w:tc>
          <w:tcPr>
            <w:tcW w:w="960" w:type="dxa"/>
            <w:noWrap/>
            <w:hideMark/>
          </w:tcPr>
          <w:p w:rsidR="00AE199D" w:rsidRPr="00AE199D" w:rsidRDefault="00AE199D" w:rsidP="00AE199D">
            <w:pPr>
              <w:ind w:firstLine="0"/>
              <w:rPr>
                <w:ins w:id="5610" w:author="Nick.Tolimieri" w:date="2022-09-07T13:17:00Z"/>
                <w:rFonts w:asciiTheme="minorHAnsi" w:eastAsiaTheme="minorHAnsi" w:hAnsiTheme="minorHAnsi" w:cstheme="minorBidi"/>
                <w:sz w:val="22"/>
                <w:szCs w:val="22"/>
                <w:rPrChange w:id="5611" w:author="Nick.Tolimieri" w:date="2022-09-07T13:17:00Z">
                  <w:rPr>
                    <w:ins w:id="5612" w:author="Nick.Tolimieri" w:date="2022-09-07T13:17:00Z"/>
                    <w:rFonts w:ascii="Calibri" w:hAnsi="Calibri" w:cs="Calibri"/>
                    <w:color w:val="000000"/>
                    <w:sz w:val="22"/>
                    <w:szCs w:val="22"/>
                  </w:rPr>
                </w:rPrChange>
              </w:rPr>
              <w:pPrChange w:id="5613" w:author="Nick.Tolimieri" w:date="2022-09-07T13:17:00Z">
                <w:pPr>
                  <w:jc w:val="right"/>
                </w:pPr>
              </w:pPrChange>
            </w:pPr>
            <w:ins w:id="5614" w:author="Nick.Tolimieri" w:date="2022-09-07T13:17:00Z">
              <w:r w:rsidRPr="00AE199D">
                <w:rPr>
                  <w:rFonts w:asciiTheme="minorHAnsi" w:eastAsiaTheme="minorHAnsi" w:hAnsiTheme="minorHAnsi" w:cstheme="minorBidi"/>
                  <w:sz w:val="22"/>
                  <w:szCs w:val="22"/>
                  <w:rPrChange w:id="5615"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5616" w:author="Nick.Tolimieri" w:date="2022-09-07T13:17:00Z"/>
                <w:rFonts w:asciiTheme="minorHAnsi" w:eastAsiaTheme="minorHAnsi" w:hAnsiTheme="minorHAnsi" w:cstheme="minorBidi"/>
                <w:sz w:val="22"/>
                <w:szCs w:val="22"/>
                <w:rPrChange w:id="5617" w:author="Nick.Tolimieri" w:date="2022-09-07T13:17:00Z">
                  <w:rPr>
                    <w:ins w:id="5618" w:author="Nick.Tolimieri" w:date="2022-09-07T13:17:00Z"/>
                    <w:rFonts w:ascii="Calibri" w:hAnsi="Calibri" w:cs="Calibri"/>
                    <w:color w:val="000000"/>
                    <w:sz w:val="22"/>
                    <w:szCs w:val="22"/>
                  </w:rPr>
                </w:rPrChange>
              </w:rPr>
              <w:pPrChange w:id="5619" w:author="Nick.Tolimieri" w:date="2022-09-07T13:17:00Z">
                <w:pPr>
                  <w:jc w:val="right"/>
                </w:pPr>
              </w:pPrChange>
            </w:pPr>
            <w:ins w:id="5620" w:author="Nick.Tolimieri" w:date="2022-09-07T13:17:00Z">
              <w:r w:rsidRPr="00AE199D">
                <w:rPr>
                  <w:rFonts w:asciiTheme="minorHAnsi" w:eastAsiaTheme="minorHAnsi" w:hAnsiTheme="minorHAnsi" w:cstheme="minorBidi"/>
                  <w:sz w:val="22"/>
                  <w:szCs w:val="22"/>
                  <w:rPrChange w:id="5621"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5622" w:author="Nick.Tolimieri" w:date="2022-09-07T13:17:00Z"/>
                <w:rFonts w:asciiTheme="minorHAnsi" w:eastAsiaTheme="minorHAnsi" w:hAnsiTheme="minorHAnsi" w:cstheme="minorBidi"/>
                <w:sz w:val="22"/>
                <w:szCs w:val="22"/>
                <w:rPrChange w:id="5623" w:author="Nick.Tolimieri" w:date="2022-09-07T13:17:00Z">
                  <w:rPr>
                    <w:ins w:id="5624" w:author="Nick.Tolimieri" w:date="2022-09-07T13:17:00Z"/>
                    <w:rFonts w:ascii="Calibri" w:hAnsi="Calibri" w:cs="Calibri"/>
                    <w:color w:val="000000"/>
                    <w:sz w:val="22"/>
                    <w:szCs w:val="22"/>
                  </w:rPr>
                </w:rPrChange>
              </w:rPr>
              <w:pPrChange w:id="5625" w:author="Nick.Tolimieri" w:date="2022-09-07T13:17:00Z">
                <w:pPr>
                  <w:jc w:val="right"/>
                </w:pPr>
              </w:pPrChange>
            </w:pPr>
            <w:ins w:id="5626" w:author="Nick.Tolimieri" w:date="2022-09-07T13:17:00Z">
              <w:r w:rsidRPr="00AE199D">
                <w:rPr>
                  <w:rFonts w:asciiTheme="minorHAnsi" w:eastAsiaTheme="minorHAnsi" w:hAnsiTheme="minorHAnsi" w:cstheme="minorBidi"/>
                  <w:sz w:val="22"/>
                  <w:szCs w:val="22"/>
                  <w:rPrChange w:id="5627"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5628" w:author="Nick.Tolimieri" w:date="2022-09-07T13:17:00Z"/>
                <w:rFonts w:asciiTheme="minorHAnsi" w:eastAsiaTheme="minorHAnsi" w:hAnsiTheme="minorHAnsi" w:cstheme="minorBidi"/>
                <w:sz w:val="22"/>
                <w:szCs w:val="22"/>
                <w:rPrChange w:id="5629" w:author="Nick.Tolimieri" w:date="2022-09-07T13:17:00Z">
                  <w:rPr>
                    <w:ins w:id="5630" w:author="Nick.Tolimieri" w:date="2022-09-07T13:17:00Z"/>
                    <w:rFonts w:ascii="Calibri" w:hAnsi="Calibri" w:cs="Calibri"/>
                    <w:color w:val="000000"/>
                    <w:sz w:val="22"/>
                    <w:szCs w:val="22"/>
                  </w:rPr>
                </w:rPrChange>
              </w:rPr>
              <w:pPrChange w:id="5631" w:author="Nick.Tolimieri" w:date="2022-09-07T13:17:00Z">
                <w:pPr>
                  <w:jc w:val="right"/>
                </w:pPr>
              </w:pPrChange>
            </w:pPr>
            <w:ins w:id="5632" w:author="Nick.Tolimieri" w:date="2022-09-07T13:17:00Z">
              <w:r w:rsidRPr="00AE199D">
                <w:rPr>
                  <w:rFonts w:asciiTheme="minorHAnsi" w:eastAsiaTheme="minorHAnsi" w:hAnsiTheme="minorHAnsi" w:cstheme="minorBidi"/>
                  <w:sz w:val="22"/>
                  <w:szCs w:val="22"/>
                  <w:rPrChange w:id="5633"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5634" w:author="Nick.Tolimieri" w:date="2022-09-07T13:17:00Z"/>
                <w:rFonts w:asciiTheme="minorHAnsi" w:eastAsiaTheme="minorHAnsi" w:hAnsiTheme="minorHAnsi" w:cstheme="minorBidi"/>
                <w:sz w:val="22"/>
                <w:szCs w:val="22"/>
                <w:rPrChange w:id="5635" w:author="Nick.Tolimieri" w:date="2022-09-07T13:17:00Z">
                  <w:rPr>
                    <w:ins w:id="5636" w:author="Nick.Tolimieri" w:date="2022-09-07T13:17:00Z"/>
                    <w:rFonts w:ascii="Calibri" w:hAnsi="Calibri" w:cs="Calibri"/>
                    <w:color w:val="000000"/>
                    <w:sz w:val="22"/>
                    <w:szCs w:val="22"/>
                  </w:rPr>
                </w:rPrChange>
              </w:rPr>
              <w:pPrChange w:id="5637" w:author="Nick.Tolimieri" w:date="2022-09-07T13:17:00Z">
                <w:pPr>
                  <w:jc w:val="right"/>
                </w:pPr>
              </w:pPrChange>
            </w:pPr>
            <w:ins w:id="5638" w:author="Nick.Tolimieri" w:date="2022-09-07T13:17:00Z">
              <w:r w:rsidRPr="00AE199D">
                <w:rPr>
                  <w:rFonts w:asciiTheme="minorHAnsi" w:eastAsiaTheme="minorHAnsi" w:hAnsiTheme="minorHAnsi" w:cstheme="minorBidi"/>
                  <w:sz w:val="22"/>
                  <w:szCs w:val="22"/>
                  <w:rPrChange w:id="5639"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5640" w:author="Nick.Tolimieri" w:date="2022-09-07T13:17:00Z"/>
                <w:rFonts w:asciiTheme="minorHAnsi" w:eastAsiaTheme="minorHAnsi" w:hAnsiTheme="minorHAnsi" w:cstheme="minorBidi"/>
                <w:sz w:val="22"/>
                <w:szCs w:val="22"/>
                <w:rPrChange w:id="5641" w:author="Nick.Tolimieri" w:date="2022-09-07T13:17:00Z">
                  <w:rPr>
                    <w:ins w:id="5642" w:author="Nick.Tolimieri" w:date="2022-09-07T13:17:00Z"/>
                    <w:rFonts w:ascii="Calibri" w:hAnsi="Calibri" w:cs="Calibri"/>
                    <w:color w:val="000000"/>
                    <w:sz w:val="22"/>
                    <w:szCs w:val="22"/>
                  </w:rPr>
                </w:rPrChange>
              </w:rPr>
              <w:pPrChange w:id="5643" w:author="Nick.Tolimieri" w:date="2022-09-07T13:17:00Z">
                <w:pPr>
                  <w:jc w:val="right"/>
                </w:pPr>
              </w:pPrChange>
            </w:pPr>
            <w:ins w:id="5644" w:author="Nick.Tolimieri" w:date="2022-09-07T13:17:00Z">
              <w:r w:rsidRPr="00AE199D">
                <w:rPr>
                  <w:rFonts w:asciiTheme="minorHAnsi" w:eastAsiaTheme="minorHAnsi" w:hAnsiTheme="minorHAnsi" w:cstheme="minorBidi"/>
                  <w:sz w:val="22"/>
                  <w:szCs w:val="22"/>
                  <w:rPrChange w:id="5645"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5646" w:author="Nick.Tolimieri" w:date="2022-09-07T13:17:00Z"/>
                <w:rFonts w:asciiTheme="minorHAnsi" w:eastAsiaTheme="minorHAnsi" w:hAnsiTheme="minorHAnsi" w:cstheme="minorBidi"/>
                <w:sz w:val="22"/>
                <w:szCs w:val="22"/>
                <w:rPrChange w:id="5647" w:author="Nick.Tolimieri" w:date="2022-09-07T13:17:00Z">
                  <w:rPr>
                    <w:ins w:id="5648" w:author="Nick.Tolimieri" w:date="2022-09-07T13:17:00Z"/>
                    <w:rFonts w:ascii="Calibri" w:hAnsi="Calibri" w:cs="Calibri"/>
                    <w:color w:val="000000"/>
                    <w:sz w:val="22"/>
                    <w:szCs w:val="22"/>
                  </w:rPr>
                </w:rPrChange>
              </w:rPr>
              <w:pPrChange w:id="5649" w:author="Nick.Tolimieri" w:date="2022-09-07T13:17:00Z">
                <w:pPr>
                  <w:jc w:val="right"/>
                </w:pPr>
              </w:pPrChange>
            </w:pPr>
            <w:ins w:id="5650" w:author="Nick.Tolimieri" w:date="2022-09-07T13:17:00Z">
              <w:r w:rsidRPr="00AE199D">
                <w:rPr>
                  <w:rFonts w:asciiTheme="minorHAnsi" w:eastAsiaTheme="minorHAnsi" w:hAnsiTheme="minorHAnsi" w:cstheme="minorBidi"/>
                  <w:sz w:val="22"/>
                  <w:szCs w:val="22"/>
                  <w:rPrChange w:id="5651" w:author="Nick.Tolimieri" w:date="2022-09-07T13:17:00Z">
                    <w:rPr>
                      <w:rFonts w:ascii="Calibri" w:hAnsi="Calibri" w:cs="Calibri"/>
                      <w:color w:val="000000"/>
                      <w:sz w:val="22"/>
                      <w:szCs w:val="22"/>
                    </w:rPr>
                  </w:rPrChange>
                </w:rPr>
                <w:t>2.58</w:t>
              </w:r>
            </w:ins>
          </w:p>
        </w:tc>
        <w:tc>
          <w:tcPr>
            <w:tcW w:w="960" w:type="dxa"/>
            <w:noWrap/>
            <w:hideMark/>
          </w:tcPr>
          <w:p w:rsidR="00AE199D" w:rsidRPr="00AE199D" w:rsidRDefault="00AE199D" w:rsidP="00AE199D">
            <w:pPr>
              <w:ind w:firstLine="0"/>
              <w:rPr>
                <w:ins w:id="5652" w:author="Nick.Tolimieri" w:date="2022-09-07T13:17:00Z"/>
                <w:rFonts w:asciiTheme="minorHAnsi" w:eastAsiaTheme="minorHAnsi" w:hAnsiTheme="minorHAnsi" w:cstheme="minorBidi"/>
                <w:sz w:val="22"/>
                <w:szCs w:val="22"/>
                <w:rPrChange w:id="5653" w:author="Nick.Tolimieri" w:date="2022-09-07T13:17:00Z">
                  <w:rPr>
                    <w:ins w:id="5654" w:author="Nick.Tolimieri" w:date="2022-09-07T13:17:00Z"/>
                    <w:rFonts w:ascii="Calibri" w:hAnsi="Calibri" w:cs="Calibri"/>
                    <w:color w:val="000000"/>
                    <w:sz w:val="22"/>
                    <w:szCs w:val="22"/>
                  </w:rPr>
                </w:rPrChange>
              </w:rPr>
              <w:pPrChange w:id="5655" w:author="Nick.Tolimieri" w:date="2022-09-07T13:17:00Z">
                <w:pPr>
                  <w:jc w:val="right"/>
                </w:pPr>
              </w:pPrChange>
            </w:pPr>
            <w:ins w:id="5656" w:author="Nick.Tolimieri" w:date="2022-09-07T13:17:00Z">
              <w:r w:rsidRPr="00AE199D">
                <w:rPr>
                  <w:rFonts w:asciiTheme="minorHAnsi" w:eastAsiaTheme="minorHAnsi" w:hAnsiTheme="minorHAnsi" w:cstheme="minorBidi"/>
                  <w:sz w:val="22"/>
                  <w:szCs w:val="22"/>
                  <w:rPrChange w:id="5657" w:author="Nick.Tolimieri" w:date="2022-09-07T13:17:00Z">
                    <w:rPr>
                      <w:rFonts w:ascii="Calibri" w:hAnsi="Calibri" w:cs="Calibri"/>
                      <w:color w:val="000000"/>
                      <w:sz w:val="22"/>
                      <w:szCs w:val="22"/>
                    </w:rPr>
                  </w:rPrChange>
                </w:rPr>
                <w:t>0.67</w:t>
              </w:r>
            </w:ins>
          </w:p>
        </w:tc>
      </w:tr>
      <w:tr w:rsidR="00AE199D" w:rsidRPr="00AE199D" w:rsidTr="00AE199D">
        <w:trPr>
          <w:trHeight w:val="300"/>
          <w:ins w:id="5658" w:author="Nick.Tolimieri" w:date="2022-09-07T13:17:00Z"/>
        </w:trPr>
        <w:tc>
          <w:tcPr>
            <w:tcW w:w="960" w:type="dxa"/>
            <w:noWrap/>
            <w:hideMark/>
          </w:tcPr>
          <w:p w:rsidR="00AE199D" w:rsidRPr="00AE199D" w:rsidRDefault="00AE199D" w:rsidP="00AE199D">
            <w:pPr>
              <w:ind w:firstLine="0"/>
              <w:rPr>
                <w:ins w:id="5659" w:author="Nick.Tolimieri" w:date="2022-09-07T13:17:00Z"/>
                <w:rFonts w:asciiTheme="minorHAnsi" w:eastAsiaTheme="minorHAnsi" w:hAnsiTheme="minorHAnsi" w:cstheme="minorBidi"/>
                <w:sz w:val="22"/>
                <w:szCs w:val="22"/>
                <w:rPrChange w:id="5660" w:author="Nick.Tolimieri" w:date="2022-09-07T13:17:00Z">
                  <w:rPr>
                    <w:ins w:id="5661" w:author="Nick.Tolimieri" w:date="2022-09-07T13:17:00Z"/>
                    <w:rFonts w:ascii="Calibri" w:hAnsi="Calibri" w:cs="Calibri"/>
                    <w:color w:val="000000"/>
                    <w:sz w:val="22"/>
                    <w:szCs w:val="22"/>
                  </w:rPr>
                </w:rPrChange>
              </w:rPr>
              <w:pPrChange w:id="5662" w:author="Nick.Tolimieri" w:date="2022-09-07T13:17:00Z">
                <w:pPr/>
              </w:pPrChange>
            </w:pPr>
            <w:proofErr w:type="spellStart"/>
            <w:ins w:id="5663" w:author="Nick.Tolimieri" w:date="2022-09-07T13:17:00Z">
              <w:r w:rsidRPr="00AE199D">
                <w:rPr>
                  <w:rFonts w:asciiTheme="minorHAnsi" w:eastAsiaTheme="minorHAnsi" w:hAnsiTheme="minorHAnsi" w:cstheme="minorBidi"/>
                  <w:sz w:val="22"/>
                  <w:szCs w:val="22"/>
                  <w:rPrChange w:id="5664" w:author="Nick.Tolimieri" w:date="2022-09-07T13:17:00Z">
                    <w:rPr>
                      <w:rFonts w:ascii="Calibri" w:hAnsi="Calibri" w:cs="Calibri"/>
                      <w:color w:val="000000"/>
                      <w:sz w:val="22"/>
                      <w:szCs w:val="22"/>
                    </w:rPr>
                  </w:rPrChange>
                </w:rPr>
                <w:lastRenderedPageBreak/>
                <w:t>Tatoosh</w:t>
              </w:r>
              <w:proofErr w:type="spellEnd"/>
              <w:r w:rsidRPr="00AE199D">
                <w:rPr>
                  <w:rFonts w:asciiTheme="minorHAnsi" w:eastAsiaTheme="minorHAnsi" w:hAnsiTheme="minorHAnsi" w:cstheme="minorBidi"/>
                  <w:sz w:val="22"/>
                  <w:szCs w:val="22"/>
                  <w:rPrChange w:id="5665"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666"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667"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668" w:author="Nick.Tolimieri" w:date="2022-09-07T13:17:00Z"/>
                <w:rFonts w:asciiTheme="minorHAnsi" w:eastAsiaTheme="minorHAnsi" w:hAnsiTheme="minorHAnsi" w:cstheme="minorBidi"/>
                <w:sz w:val="22"/>
                <w:szCs w:val="22"/>
                <w:rPrChange w:id="5669" w:author="Nick.Tolimieri" w:date="2022-09-07T13:17:00Z">
                  <w:rPr>
                    <w:ins w:id="5670" w:author="Nick.Tolimieri" w:date="2022-09-07T13:17:00Z"/>
                    <w:rFonts w:ascii="Calibri" w:hAnsi="Calibri" w:cs="Calibri"/>
                    <w:color w:val="000000"/>
                    <w:sz w:val="22"/>
                    <w:szCs w:val="22"/>
                  </w:rPr>
                </w:rPrChange>
              </w:rPr>
              <w:pPrChange w:id="5671" w:author="Nick.Tolimieri" w:date="2022-09-07T13:17:00Z">
                <w:pPr>
                  <w:jc w:val="right"/>
                </w:pPr>
              </w:pPrChange>
            </w:pPr>
            <w:ins w:id="5672" w:author="Nick.Tolimieri" w:date="2022-09-07T13:17:00Z">
              <w:r w:rsidRPr="00AE199D">
                <w:rPr>
                  <w:rFonts w:asciiTheme="minorHAnsi" w:eastAsiaTheme="minorHAnsi" w:hAnsiTheme="minorHAnsi" w:cstheme="minorBidi"/>
                  <w:sz w:val="22"/>
                  <w:szCs w:val="22"/>
                  <w:rPrChange w:id="5673" w:author="Nick.Tolimieri" w:date="2022-09-07T13:17:00Z">
                    <w:rPr>
                      <w:rFonts w:ascii="Calibri" w:hAnsi="Calibri" w:cs="Calibri"/>
                      <w:color w:val="000000"/>
                      <w:sz w:val="22"/>
                      <w:szCs w:val="22"/>
                    </w:rPr>
                  </w:rPrChange>
                </w:rPr>
                <w:t>2008</w:t>
              </w:r>
            </w:ins>
          </w:p>
        </w:tc>
        <w:tc>
          <w:tcPr>
            <w:tcW w:w="960" w:type="dxa"/>
            <w:noWrap/>
            <w:hideMark/>
          </w:tcPr>
          <w:p w:rsidR="00AE199D" w:rsidRPr="00AE199D" w:rsidRDefault="00AE199D" w:rsidP="00AE199D">
            <w:pPr>
              <w:ind w:firstLine="0"/>
              <w:rPr>
                <w:ins w:id="5674" w:author="Nick.Tolimieri" w:date="2022-09-07T13:17:00Z"/>
                <w:rFonts w:asciiTheme="minorHAnsi" w:eastAsiaTheme="minorHAnsi" w:hAnsiTheme="minorHAnsi" w:cstheme="minorBidi"/>
                <w:sz w:val="22"/>
                <w:szCs w:val="22"/>
                <w:rPrChange w:id="5675" w:author="Nick.Tolimieri" w:date="2022-09-07T13:17:00Z">
                  <w:rPr>
                    <w:ins w:id="5676" w:author="Nick.Tolimieri" w:date="2022-09-07T13:17:00Z"/>
                    <w:rFonts w:ascii="Calibri" w:hAnsi="Calibri" w:cs="Calibri"/>
                    <w:color w:val="000000"/>
                    <w:sz w:val="22"/>
                    <w:szCs w:val="22"/>
                  </w:rPr>
                </w:rPrChange>
              </w:rPr>
              <w:pPrChange w:id="5677" w:author="Nick.Tolimieri" w:date="2022-09-07T13:17:00Z">
                <w:pPr>
                  <w:jc w:val="right"/>
                </w:pPr>
              </w:pPrChange>
            </w:pPr>
            <w:ins w:id="5678" w:author="Nick.Tolimieri" w:date="2022-09-07T13:17:00Z">
              <w:r w:rsidRPr="00AE199D">
                <w:rPr>
                  <w:rFonts w:asciiTheme="minorHAnsi" w:eastAsiaTheme="minorHAnsi" w:hAnsiTheme="minorHAnsi" w:cstheme="minorBidi"/>
                  <w:sz w:val="22"/>
                  <w:szCs w:val="22"/>
                  <w:rPrChange w:id="567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680" w:author="Nick.Tolimieri" w:date="2022-09-07T13:17:00Z"/>
                <w:rFonts w:asciiTheme="minorHAnsi" w:eastAsiaTheme="minorHAnsi" w:hAnsiTheme="minorHAnsi" w:cstheme="minorBidi"/>
                <w:sz w:val="22"/>
                <w:szCs w:val="22"/>
                <w:rPrChange w:id="5681" w:author="Nick.Tolimieri" w:date="2022-09-07T13:17:00Z">
                  <w:rPr>
                    <w:ins w:id="5682" w:author="Nick.Tolimieri" w:date="2022-09-07T13:17:00Z"/>
                    <w:rFonts w:ascii="Calibri" w:hAnsi="Calibri" w:cs="Calibri"/>
                    <w:color w:val="000000"/>
                    <w:sz w:val="22"/>
                    <w:szCs w:val="22"/>
                  </w:rPr>
                </w:rPrChange>
              </w:rPr>
              <w:pPrChange w:id="5683" w:author="Nick.Tolimieri" w:date="2022-09-07T13:17:00Z">
                <w:pPr>
                  <w:jc w:val="right"/>
                </w:pPr>
              </w:pPrChange>
            </w:pPr>
            <w:ins w:id="5684" w:author="Nick.Tolimieri" w:date="2022-09-07T13:17:00Z">
              <w:r w:rsidRPr="00AE199D">
                <w:rPr>
                  <w:rFonts w:asciiTheme="minorHAnsi" w:eastAsiaTheme="minorHAnsi" w:hAnsiTheme="minorHAnsi" w:cstheme="minorBidi"/>
                  <w:sz w:val="22"/>
                  <w:szCs w:val="22"/>
                  <w:rPrChange w:id="568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686" w:author="Nick.Tolimieri" w:date="2022-09-07T13:17:00Z"/>
                <w:rFonts w:asciiTheme="minorHAnsi" w:eastAsiaTheme="minorHAnsi" w:hAnsiTheme="minorHAnsi" w:cstheme="minorBidi"/>
                <w:sz w:val="22"/>
                <w:szCs w:val="22"/>
                <w:rPrChange w:id="5687" w:author="Nick.Tolimieri" w:date="2022-09-07T13:17:00Z">
                  <w:rPr>
                    <w:ins w:id="5688" w:author="Nick.Tolimieri" w:date="2022-09-07T13:17:00Z"/>
                    <w:rFonts w:ascii="Calibri" w:hAnsi="Calibri" w:cs="Calibri"/>
                    <w:color w:val="000000"/>
                    <w:sz w:val="22"/>
                    <w:szCs w:val="22"/>
                  </w:rPr>
                </w:rPrChange>
              </w:rPr>
              <w:pPrChange w:id="5689" w:author="Nick.Tolimieri" w:date="2022-09-07T13:17:00Z">
                <w:pPr>
                  <w:jc w:val="right"/>
                </w:pPr>
              </w:pPrChange>
            </w:pPr>
            <w:ins w:id="5690" w:author="Nick.Tolimieri" w:date="2022-09-07T13:17:00Z">
              <w:r w:rsidRPr="00AE199D">
                <w:rPr>
                  <w:rFonts w:asciiTheme="minorHAnsi" w:eastAsiaTheme="minorHAnsi" w:hAnsiTheme="minorHAnsi" w:cstheme="minorBidi"/>
                  <w:sz w:val="22"/>
                  <w:szCs w:val="22"/>
                  <w:rPrChange w:id="569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692" w:author="Nick.Tolimieri" w:date="2022-09-07T13:17:00Z"/>
                <w:rFonts w:asciiTheme="minorHAnsi" w:eastAsiaTheme="minorHAnsi" w:hAnsiTheme="minorHAnsi" w:cstheme="minorBidi"/>
                <w:sz w:val="22"/>
                <w:szCs w:val="22"/>
                <w:rPrChange w:id="5693" w:author="Nick.Tolimieri" w:date="2022-09-07T13:17:00Z">
                  <w:rPr>
                    <w:ins w:id="5694" w:author="Nick.Tolimieri" w:date="2022-09-07T13:17:00Z"/>
                    <w:rFonts w:ascii="Calibri" w:hAnsi="Calibri" w:cs="Calibri"/>
                    <w:color w:val="000000"/>
                    <w:sz w:val="22"/>
                    <w:szCs w:val="22"/>
                  </w:rPr>
                </w:rPrChange>
              </w:rPr>
              <w:pPrChange w:id="5695" w:author="Nick.Tolimieri" w:date="2022-09-07T13:17:00Z">
                <w:pPr>
                  <w:jc w:val="right"/>
                </w:pPr>
              </w:pPrChange>
            </w:pPr>
            <w:ins w:id="5696" w:author="Nick.Tolimieri" w:date="2022-09-07T13:17:00Z">
              <w:r w:rsidRPr="00AE199D">
                <w:rPr>
                  <w:rFonts w:asciiTheme="minorHAnsi" w:eastAsiaTheme="minorHAnsi" w:hAnsiTheme="minorHAnsi" w:cstheme="minorBidi"/>
                  <w:sz w:val="22"/>
                  <w:szCs w:val="22"/>
                  <w:rPrChange w:id="569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698" w:author="Nick.Tolimieri" w:date="2022-09-07T13:17:00Z"/>
                <w:rFonts w:asciiTheme="minorHAnsi" w:eastAsiaTheme="minorHAnsi" w:hAnsiTheme="minorHAnsi" w:cstheme="minorBidi"/>
                <w:sz w:val="22"/>
                <w:szCs w:val="22"/>
                <w:rPrChange w:id="5699" w:author="Nick.Tolimieri" w:date="2022-09-07T13:17:00Z">
                  <w:rPr>
                    <w:ins w:id="5700" w:author="Nick.Tolimieri" w:date="2022-09-07T13:17:00Z"/>
                    <w:rFonts w:ascii="Calibri" w:hAnsi="Calibri" w:cs="Calibri"/>
                    <w:color w:val="000000"/>
                    <w:sz w:val="22"/>
                    <w:szCs w:val="22"/>
                  </w:rPr>
                </w:rPrChange>
              </w:rPr>
              <w:pPrChange w:id="5701" w:author="Nick.Tolimieri" w:date="2022-09-07T13:17:00Z">
                <w:pPr/>
              </w:pPrChange>
            </w:pPr>
            <w:ins w:id="5702" w:author="Nick.Tolimieri" w:date="2022-09-07T13:17:00Z">
              <w:r w:rsidRPr="00AE199D">
                <w:rPr>
                  <w:rFonts w:asciiTheme="minorHAnsi" w:eastAsiaTheme="minorHAnsi" w:hAnsiTheme="minorHAnsi" w:cstheme="minorBidi"/>
                  <w:sz w:val="22"/>
                  <w:szCs w:val="22"/>
                  <w:rPrChange w:id="570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704" w:author="Nick.Tolimieri" w:date="2022-09-07T13:17:00Z"/>
                <w:rFonts w:asciiTheme="minorHAnsi" w:eastAsiaTheme="minorHAnsi" w:hAnsiTheme="minorHAnsi" w:cstheme="minorBidi"/>
                <w:sz w:val="22"/>
                <w:szCs w:val="22"/>
                <w:rPrChange w:id="5705" w:author="Nick.Tolimieri" w:date="2022-09-07T13:17:00Z">
                  <w:rPr>
                    <w:ins w:id="5706" w:author="Nick.Tolimieri" w:date="2022-09-07T13:17:00Z"/>
                    <w:rFonts w:ascii="Calibri" w:hAnsi="Calibri" w:cs="Calibri"/>
                    <w:color w:val="000000"/>
                    <w:sz w:val="22"/>
                    <w:szCs w:val="22"/>
                  </w:rPr>
                </w:rPrChange>
              </w:rPr>
              <w:pPrChange w:id="5707" w:author="Nick.Tolimieri" w:date="2022-09-07T13:17:00Z">
                <w:pPr/>
              </w:pPrChange>
            </w:pPr>
            <w:ins w:id="5708" w:author="Nick.Tolimieri" w:date="2022-09-07T13:17:00Z">
              <w:r w:rsidRPr="00AE199D">
                <w:rPr>
                  <w:rFonts w:asciiTheme="minorHAnsi" w:eastAsiaTheme="minorHAnsi" w:hAnsiTheme="minorHAnsi" w:cstheme="minorBidi"/>
                  <w:sz w:val="22"/>
                  <w:szCs w:val="22"/>
                  <w:rPrChange w:id="570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710" w:author="Nick.Tolimieri" w:date="2022-09-07T13:17:00Z"/>
                <w:rFonts w:asciiTheme="minorHAnsi" w:eastAsiaTheme="minorHAnsi" w:hAnsiTheme="minorHAnsi" w:cstheme="minorBidi"/>
                <w:sz w:val="22"/>
                <w:szCs w:val="22"/>
                <w:rPrChange w:id="5711" w:author="Nick.Tolimieri" w:date="2022-09-07T13:17:00Z">
                  <w:rPr>
                    <w:ins w:id="5712" w:author="Nick.Tolimieri" w:date="2022-09-07T13:17:00Z"/>
                    <w:rFonts w:ascii="Calibri" w:hAnsi="Calibri" w:cs="Calibri"/>
                    <w:color w:val="000000"/>
                    <w:sz w:val="22"/>
                    <w:szCs w:val="22"/>
                  </w:rPr>
                </w:rPrChange>
              </w:rPr>
              <w:pPrChange w:id="5713" w:author="Nick.Tolimieri" w:date="2022-09-07T13:17:00Z">
                <w:pPr/>
              </w:pPrChange>
            </w:pPr>
            <w:ins w:id="5714" w:author="Nick.Tolimieri" w:date="2022-09-07T13:17:00Z">
              <w:r w:rsidRPr="00AE199D">
                <w:rPr>
                  <w:rFonts w:asciiTheme="minorHAnsi" w:eastAsiaTheme="minorHAnsi" w:hAnsiTheme="minorHAnsi" w:cstheme="minorBidi"/>
                  <w:sz w:val="22"/>
                  <w:szCs w:val="22"/>
                  <w:rPrChange w:id="571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716" w:author="Nick.Tolimieri" w:date="2022-09-07T13:17:00Z"/>
                <w:rFonts w:asciiTheme="minorHAnsi" w:eastAsiaTheme="minorHAnsi" w:hAnsiTheme="minorHAnsi" w:cstheme="minorBidi"/>
                <w:sz w:val="22"/>
                <w:szCs w:val="22"/>
                <w:rPrChange w:id="5717" w:author="Nick.Tolimieri" w:date="2022-09-07T13:17:00Z">
                  <w:rPr>
                    <w:ins w:id="5718" w:author="Nick.Tolimieri" w:date="2022-09-07T13:17:00Z"/>
                    <w:rFonts w:ascii="Calibri" w:hAnsi="Calibri" w:cs="Calibri"/>
                    <w:color w:val="000000"/>
                    <w:sz w:val="22"/>
                    <w:szCs w:val="22"/>
                  </w:rPr>
                </w:rPrChange>
              </w:rPr>
              <w:pPrChange w:id="5719" w:author="Nick.Tolimieri" w:date="2022-09-07T13:17:00Z">
                <w:pPr/>
              </w:pPrChange>
            </w:pPr>
            <w:ins w:id="5720" w:author="Nick.Tolimieri" w:date="2022-09-07T13:17:00Z">
              <w:r w:rsidRPr="00AE199D">
                <w:rPr>
                  <w:rFonts w:asciiTheme="minorHAnsi" w:eastAsiaTheme="minorHAnsi" w:hAnsiTheme="minorHAnsi" w:cstheme="minorBidi"/>
                  <w:sz w:val="22"/>
                  <w:szCs w:val="22"/>
                  <w:rPrChange w:id="5721" w:author="Nick.Tolimieri" w:date="2022-09-07T13:17:00Z">
                    <w:rPr>
                      <w:rFonts w:ascii="Calibri" w:hAnsi="Calibri" w:cs="Calibri"/>
                      <w:color w:val="000000"/>
                      <w:sz w:val="22"/>
                      <w:szCs w:val="22"/>
                    </w:rPr>
                  </w:rPrChange>
                </w:rPr>
                <w:t>NA</w:t>
              </w:r>
            </w:ins>
          </w:p>
        </w:tc>
      </w:tr>
      <w:tr w:rsidR="00AE199D" w:rsidRPr="00AE199D" w:rsidTr="00AE199D">
        <w:trPr>
          <w:trHeight w:val="300"/>
          <w:ins w:id="5722" w:author="Nick.Tolimieri" w:date="2022-09-07T13:17:00Z"/>
        </w:trPr>
        <w:tc>
          <w:tcPr>
            <w:tcW w:w="960" w:type="dxa"/>
            <w:noWrap/>
            <w:hideMark/>
          </w:tcPr>
          <w:p w:rsidR="00AE199D" w:rsidRPr="00AE199D" w:rsidRDefault="00AE199D" w:rsidP="00AE199D">
            <w:pPr>
              <w:ind w:firstLine="0"/>
              <w:rPr>
                <w:ins w:id="5723" w:author="Nick.Tolimieri" w:date="2022-09-07T13:17:00Z"/>
                <w:rFonts w:asciiTheme="minorHAnsi" w:eastAsiaTheme="minorHAnsi" w:hAnsiTheme="minorHAnsi" w:cstheme="minorBidi"/>
                <w:sz w:val="22"/>
                <w:szCs w:val="22"/>
                <w:rPrChange w:id="5724" w:author="Nick.Tolimieri" w:date="2022-09-07T13:17:00Z">
                  <w:rPr>
                    <w:ins w:id="5725" w:author="Nick.Tolimieri" w:date="2022-09-07T13:17:00Z"/>
                    <w:rFonts w:ascii="Calibri" w:hAnsi="Calibri" w:cs="Calibri"/>
                    <w:color w:val="000000"/>
                    <w:sz w:val="22"/>
                    <w:szCs w:val="22"/>
                  </w:rPr>
                </w:rPrChange>
              </w:rPr>
              <w:pPrChange w:id="5726" w:author="Nick.Tolimieri" w:date="2022-09-07T13:17:00Z">
                <w:pPr/>
              </w:pPrChange>
            </w:pPr>
            <w:proofErr w:type="spellStart"/>
            <w:ins w:id="5727" w:author="Nick.Tolimieri" w:date="2022-09-07T13:17:00Z">
              <w:r w:rsidRPr="00AE199D">
                <w:rPr>
                  <w:rFonts w:asciiTheme="minorHAnsi" w:eastAsiaTheme="minorHAnsi" w:hAnsiTheme="minorHAnsi" w:cstheme="minorBidi"/>
                  <w:sz w:val="22"/>
                  <w:szCs w:val="22"/>
                  <w:rPrChange w:id="5728"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729"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730"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731"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732" w:author="Nick.Tolimieri" w:date="2022-09-07T13:17:00Z"/>
                <w:rFonts w:asciiTheme="minorHAnsi" w:eastAsiaTheme="minorHAnsi" w:hAnsiTheme="minorHAnsi" w:cstheme="minorBidi"/>
                <w:sz w:val="22"/>
                <w:szCs w:val="22"/>
                <w:rPrChange w:id="5733" w:author="Nick.Tolimieri" w:date="2022-09-07T13:17:00Z">
                  <w:rPr>
                    <w:ins w:id="5734" w:author="Nick.Tolimieri" w:date="2022-09-07T13:17:00Z"/>
                    <w:rFonts w:ascii="Calibri" w:hAnsi="Calibri" w:cs="Calibri"/>
                    <w:color w:val="000000"/>
                    <w:sz w:val="22"/>
                    <w:szCs w:val="22"/>
                  </w:rPr>
                </w:rPrChange>
              </w:rPr>
              <w:pPrChange w:id="5735" w:author="Nick.Tolimieri" w:date="2022-09-07T13:17:00Z">
                <w:pPr>
                  <w:jc w:val="right"/>
                </w:pPr>
              </w:pPrChange>
            </w:pPr>
            <w:ins w:id="5736" w:author="Nick.Tolimieri" w:date="2022-09-07T13:17:00Z">
              <w:r w:rsidRPr="00AE199D">
                <w:rPr>
                  <w:rFonts w:asciiTheme="minorHAnsi" w:eastAsiaTheme="minorHAnsi" w:hAnsiTheme="minorHAnsi" w:cstheme="minorBidi"/>
                  <w:sz w:val="22"/>
                  <w:szCs w:val="22"/>
                  <w:rPrChange w:id="5737" w:author="Nick.Tolimieri" w:date="2022-09-07T13:17:00Z">
                    <w:rPr>
                      <w:rFonts w:ascii="Calibri" w:hAnsi="Calibri" w:cs="Calibri"/>
                      <w:color w:val="000000"/>
                      <w:sz w:val="22"/>
                      <w:szCs w:val="22"/>
                    </w:rPr>
                  </w:rPrChange>
                </w:rPr>
                <w:t>2009</w:t>
              </w:r>
            </w:ins>
          </w:p>
        </w:tc>
        <w:tc>
          <w:tcPr>
            <w:tcW w:w="960" w:type="dxa"/>
            <w:noWrap/>
            <w:hideMark/>
          </w:tcPr>
          <w:p w:rsidR="00AE199D" w:rsidRPr="00AE199D" w:rsidRDefault="00AE199D" w:rsidP="00AE199D">
            <w:pPr>
              <w:ind w:firstLine="0"/>
              <w:rPr>
                <w:ins w:id="5738" w:author="Nick.Tolimieri" w:date="2022-09-07T13:17:00Z"/>
                <w:rFonts w:asciiTheme="minorHAnsi" w:eastAsiaTheme="minorHAnsi" w:hAnsiTheme="minorHAnsi" w:cstheme="minorBidi"/>
                <w:sz w:val="22"/>
                <w:szCs w:val="22"/>
                <w:rPrChange w:id="5739" w:author="Nick.Tolimieri" w:date="2022-09-07T13:17:00Z">
                  <w:rPr>
                    <w:ins w:id="5740" w:author="Nick.Tolimieri" w:date="2022-09-07T13:17:00Z"/>
                    <w:rFonts w:ascii="Calibri" w:hAnsi="Calibri" w:cs="Calibri"/>
                    <w:color w:val="000000"/>
                    <w:sz w:val="22"/>
                    <w:szCs w:val="22"/>
                  </w:rPr>
                </w:rPrChange>
              </w:rPr>
              <w:pPrChange w:id="5741" w:author="Nick.Tolimieri" w:date="2022-09-07T13:17:00Z">
                <w:pPr>
                  <w:jc w:val="right"/>
                </w:pPr>
              </w:pPrChange>
            </w:pPr>
            <w:ins w:id="5742" w:author="Nick.Tolimieri" w:date="2022-09-07T13:17:00Z">
              <w:r w:rsidRPr="00AE199D">
                <w:rPr>
                  <w:rFonts w:asciiTheme="minorHAnsi" w:eastAsiaTheme="minorHAnsi" w:hAnsiTheme="minorHAnsi" w:cstheme="minorBidi"/>
                  <w:sz w:val="22"/>
                  <w:szCs w:val="22"/>
                  <w:rPrChange w:id="574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744" w:author="Nick.Tolimieri" w:date="2022-09-07T13:17:00Z"/>
                <w:rFonts w:asciiTheme="minorHAnsi" w:eastAsiaTheme="minorHAnsi" w:hAnsiTheme="minorHAnsi" w:cstheme="minorBidi"/>
                <w:sz w:val="22"/>
                <w:szCs w:val="22"/>
                <w:rPrChange w:id="5745" w:author="Nick.Tolimieri" w:date="2022-09-07T13:17:00Z">
                  <w:rPr>
                    <w:ins w:id="5746" w:author="Nick.Tolimieri" w:date="2022-09-07T13:17:00Z"/>
                    <w:rFonts w:ascii="Calibri" w:hAnsi="Calibri" w:cs="Calibri"/>
                    <w:color w:val="000000"/>
                    <w:sz w:val="22"/>
                    <w:szCs w:val="22"/>
                  </w:rPr>
                </w:rPrChange>
              </w:rPr>
              <w:pPrChange w:id="5747" w:author="Nick.Tolimieri" w:date="2022-09-07T13:17:00Z">
                <w:pPr>
                  <w:jc w:val="right"/>
                </w:pPr>
              </w:pPrChange>
            </w:pPr>
            <w:ins w:id="5748" w:author="Nick.Tolimieri" w:date="2022-09-07T13:17:00Z">
              <w:r w:rsidRPr="00AE199D">
                <w:rPr>
                  <w:rFonts w:asciiTheme="minorHAnsi" w:eastAsiaTheme="minorHAnsi" w:hAnsiTheme="minorHAnsi" w:cstheme="minorBidi"/>
                  <w:sz w:val="22"/>
                  <w:szCs w:val="22"/>
                  <w:rPrChange w:id="574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750" w:author="Nick.Tolimieri" w:date="2022-09-07T13:17:00Z"/>
                <w:rFonts w:asciiTheme="minorHAnsi" w:eastAsiaTheme="minorHAnsi" w:hAnsiTheme="minorHAnsi" w:cstheme="minorBidi"/>
                <w:sz w:val="22"/>
                <w:szCs w:val="22"/>
                <w:rPrChange w:id="5751" w:author="Nick.Tolimieri" w:date="2022-09-07T13:17:00Z">
                  <w:rPr>
                    <w:ins w:id="5752" w:author="Nick.Tolimieri" w:date="2022-09-07T13:17:00Z"/>
                    <w:rFonts w:ascii="Calibri" w:hAnsi="Calibri" w:cs="Calibri"/>
                    <w:color w:val="000000"/>
                    <w:sz w:val="22"/>
                    <w:szCs w:val="22"/>
                  </w:rPr>
                </w:rPrChange>
              </w:rPr>
              <w:pPrChange w:id="5753" w:author="Nick.Tolimieri" w:date="2022-09-07T13:17:00Z">
                <w:pPr>
                  <w:jc w:val="right"/>
                </w:pPr>
              </w:pPrChange>
            </w:pPr>
            <w:ins w:id="5754" w:author="Nick.Tolimieri" w:date="2022-09-07T13:17:00Z">
              <w:r w:rsidRPr="00AE199D">
                <w:rPr>
                  <w:rFonts w:asciiTheme="minorHAnsi" w:eastAsiaTheme="minorHAnsi" w:hAnsiTheme="minorHAnsi" w:cstheme="minorBidi"/>
                  <w:sz w:val="22"/>
                  <w:szCs w:val="22"/>
                  <w:rPrChange w:id="575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756" w:author="Nick.Tolimieri" w:date="2022-09-07T13:17:00Z"/>
                <w:rFonts w:asciiTheme="minorHAnsi" w:eastAsiaTheme="minorHAnsi" w:hAnsiTheme="minorHAnsi" w:cstheme="minorBidi"/>
                <w:sz w:val="22"/>
                <w:szCs w:val="22"/>
                <w:rPrChange w:id="5757" w:author="Nick.Tolimieri" w:date="2022-09-07T13:17:00Z">
                  <w:rPr>
                    <w:ins w:id="5758" w:author="Nick.Tolimieri" w:date="2022-09-07T13:17:00Z"/>
                    <w:rFonts w:ascii="Calibri" w:hAnsi="Calibri" w:cs="Calibri"/>
                    <w:color w:val="000000"/>
                    <w:sz w:val="22"/>
                    <w:szCs w:val="22"/>
                  </w:rPr>
                </w:rPrChange>
              </w:rPr>
              <w:pPrChange w:id="5759" w:author="Nick.Tolimieri" w:date="2022-09-07T13:17:00Z">
                <w:pPr>
                  <w:jc w:val="right"/>
                </w:pPr>
              </w:pPrChange>
            </w:pPr>
            <w:ins w:id="5760" w:author="Nick.Tolimieri" w:date="2022-09-07T13:17:00Z">
              <w:r w:rsidRPr="00AE199D">
                <w:rPr>
                  <w:rFonts w:asciiTheme="minorHAnsi" w:eastAsiaTheme="minorHAnsi" w:hAnsiTheme="minorHAnsi" w:cstheme="minorBidi"/>
                  <w:sz w:val="22"/>
                  <w:szCs w:val="22"/>
                  <w:rPrChange w:id="576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762" w:author="Nick.Tolimieri" w:date="2022-09-07T13:17:00Z"/>
                <w:rFonts w:asciiTheme="minorHAnsi" w:eastAsiaTheme="minorHAnsi" w:hAnsiTheme="minorHAnsi" w:cstheme="minorBidi"/>
                <w:sz w:val="22"/>
                <w:szCs w:val="22"/>
                <w:rPrChange w:id="5763" w:author="Nick.Tolimieri" w:date="2022-09-07T13:17:00Z">
                  <w:rPr>
                    <w:ins w:id="5764" w:author="Nick.Tolimieri" w:date="2022-09-07T13:17:00Z"/>
                    <w:rFonts w:ascii="Calibri" w:hAnsi="Calibri" w:cs="Calibri"/>
                    <w:color w:val="000000"/>
                    <w:sz w:val="22"/>
                    <w:szCs w:val="22"/>
                  </w:rPr>
                </w:rPrChange>
              </w:rPr>
              <w:pPrChange w:id="5765" w:author="Nick.Tolimieri" w:date="2022-09-07T13:17:00Z">
                <w:pPr/>
              </w:pPrChange>
            </w:pPr>
            <w:ins w:id="5766" w:author="Nick.Tolimieri" w:date="2022-09-07T13:17:00Z">
              <w:r w:rsidRPr="00AE199D">
                <w:rPr>
                  <w:rFonts w:asciiTheme="minorHAnsi" w:eastAsiaTheme="minorHAnsi" w:hAnsiTheme="minorHAnsi" w:cstheme="minorBidi"/>
                  <w:sz w:val="22"/>
                  <w:szCs w:val="22"/>
                  <w:rPrChange w:id="5767"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768" w:author="Nick.Tolimieri" w:date="2022-09-07T13:17:00Z"/>
                <w:rFonts w:asciiTheme="minorHAnsi" w:eastAsiaTheme="minorHAnsi" w:hAnsiTheme="minorHAnsi" w:cstheme="minorBidi"/>
                <w:sz w:val="22"/>
                <w:szCs w:val="22"/>
                <w:rPrChange w:id="5769" w:author="Nick.Tolimieri" w:date="2022-09-07T13:17:00Z">
                  <w:rPr>
                    <w:ins w:id="5770" w:author="Nick.Tolimieri" w:date="2022-09-07T13:17:00Z"/>
                    <w:rFonts w:ascii="Calibri" w:hAnsi="Calibri" w:cs="Calibri"/>
                    <w:color w:val="000000"/>
                    <w:sz w:val="22"/>
                    <w:szCs w:val="22"/>
                  </w:rPr>
                </w:rPrChange>
              </w:rPr>
              <w:pPrChange w:id="5771" w:author="Nick.Tolimieri" w:date="2022-09-07T13:17:00Z">
                <w:pPr/>
              </w:pPrChange>
            </w:pPr>
            <w:ins w:id="5772" w:author="Nick.Tolimieri" w:date="2022-09-07T13:17:00Z">
              <w:r w:rsidRPr="00AE199D">
                <w:rPr>
                  <w:rFonts w:asciiTheme="minorHAnsi" w:eastAsiaTheme="minorHAnsi" w:hAnsiTheme="minorHAnsi" w:cstheme="minorBidi"/>
                  <w:sz w:val="22"/>
                  <w:szCs w:val="22"/>
                  <w:rPrChange w:id="577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774" w:author="Nick.Tolimieri" w:date="2022-09-07T13:17:00Z"/>
                <w:rFonts w:asciiTheme="minorHAnsi" w:eastAsiaTheme="minorHAnsi" w:hAnsiTheme="minorHAnsi" w:cstheme="minorBidi"/>
                <w:sz w:val="22"/>
                <w:szCs w:val="22"/>
                <w:rPrChange w:id="5775" w:author="Nick.Tolimieri" w:date="2022-09-07T13:17:00Z">
                  <w:rPr>
                    <w:ins w:id="5776" w:author="Nick.Tolimieri" w:date="2022-09-07T13:17:00Z"/>
                    <w:rFonts w:ascii="Calibri" w:hAnsi="Calibri" w:cs="Calibri"/>
                    <w:color w:val="000000"/>
                    <w:sz w:val="22"/>
                    <w:szCs w:val="22"/>
                  </w:rPr>
                </w:rPrChange>
              </w:rPr>
              <w:pPrChange w:id="5777" w:author="Nick.Tolimieri" w:date="2022-09-07T13:17:00Z">
                <w:pPr/>
              </w:pPrChange>
            </w:pPr>
            <w:ins w:id="5778" w:author="Nick.Tolimieri" w:date="2022-09-07T13:17:00Z">
              <w:r w:rsidRPr="00AE199D">
                <w:rPr>
                  <w:rFonts w:asciiTheme="minorHAnsi" w:eastAsiaTheme="minorHAnsi" w:hAnsiTheme="minorHAnsi" w:cstheme="minorBidi"/>
                  <w:sz w:val="22"/>
                  <w:szCs w:val="22"/>
                  <w:rPrChange w:id="577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780" w:author="Nick.Tolimieri" w:date="2022-09-07T13:17:00Z"/>
                <w:rFonts w:asciiTheme="minorHAnsi" w:eastAsiaTheme="minorHAnsi" w:hAnsiTheme="minorHAnsi" w:cstheme="minorBidi"/>
                <w:sz w:val="22"/>
                <w:szCs w:val="22"/>
                <w:rPrChange w:id="5781" w:author="Nick.Tolimieri" w:date="2022-09-07T13:17:00Z">
                  <w:rPr>
                    <w:ins w:id="5782" w:author="Nick.Tolimieri" w:date="2022-09-07T13:17:00Z"/>
                    <w:rFonts w:ascii="Calibri" w:hAnsi="Calibri" w:cs="Calibri"/>
                    <w:color w:val="000000"/>
                    <w:sz w:val="22"/>
                    <w:szCs w:val="22"/>
                  </w:rPr>
                </w:rPrChange>
              </w:rPr>
              <w:pPrChange w:id="5783" w:author="Nick.Tolimieri" w:date="2022-09-07T13:17:00Z">
                <w:pPr/>
              </w:pPrChange>
            </w:pPr>
            <w:ins w:id="5784" w:author="Nick.Tolimieri" w:date="2022-09-07T13:17:00Z">
              <w:r w:rsidRPr="00AE199D">
                <w:rPr>
                  <w:rFonts w:asciiTheme="minorHAnsi" w:eastAsiaTheme="minorHAnsi" w:hAnsiTheme="minorHAnsi" w:cstheme="minorBidi"/>
                  <w:sz w:val="22"/>
                  <w:szCs w:val="22"/>
                  <w:rPrChange w:id="5785" w:author="Nick.Tolimieri" w:date="2022-09-07T13:17:00Z">
                    <w:rPr>
                      <w:rFonts w:ascii="Calibri" w:hAnsi="Calibri" w:cs="Calibri"/>
                      <w:color w:val="000000"/>
                      <w:sz w:val="22"/>
                      <w:szCs w:val="22"/>
                    </w:rPr>
                  </w:rPrChange>
                </w:rPr>
                <w:t>NA</w:t>
              </w:r>
            </w:ins>
          </w:p>
        </w:tc>
      </w:tr>
      <w:tr w:rsidR="00AE199D" w:rsidRPr="00AE199D" w:rsidTr="00AE199D">
        <w:trPr>
          <w:trHeight w:val="300"/>
          <w:ins w:id="5786" w:author="Nick.Tolimieri" w:date="2022-09-07T13:17:00Z"/>
        </w:trPr>
        <w:tc>
          <w:tcPr>
            <w:tcW w:w="960" w:type="dxa"/>
            <w:noWrap/>
            <w:hideMark/>
          </w:tcPr>
          <w:p w:rsidR="00AE199D" w:rsidRPr="00AE199D" w:rsidRDefault="00AE199D" w:rsidP="00AE199D">
            <w:pPr>
              <w:ind w:firstLine="0"/>
              <w:rPr>
                <w:ins w:id="5787" w:author="Nick.Tolimieri" w:date="2022-09-07T13:17:00Z"/>
                <w:rFonts w:asciiTheme="minorHAnsi" w:eastAsiaTheme="minorHAnsi" w:hAnsiTheme="minorHAnsi" w:cstheme="minorBidi"/>
                <w:sz w:val="22"/>
                <w:szCs w:val="22"/>
                <w:rPrChange w:id="5788" w:author="Nick.Tolimieri" w:date="2022-09-07T13:17:00Z">
                  <w:rPr>
                    <w:ins w:id="5789" w:author="Nick.Tolimieri" w:date="2022-09-07T13:17:00Z"/>
                    <w:rFonts w:ascii="Calibri" w:hAnsi="Calibri" w:cs="Calibri"/>
                    <w:color w:val="000000"/>
                    <w:sz w:val="22"/>
                    <w:szCs w:val="22"/>
                  </w:rPr>
                </w:rPrChange>
              </w:rPr>
              <w:pPrChange w:id="5790" w:author="Nick.Tolimieri" w:date="2022-09-07T13:17:00Z">
                <w:pPr/>
              </w:pPrChange>
            </w:pPr>
            <w:proofErr w:type="spellStart"/>
            <w:ins w:id="5791" w:author="Nick.Tolimieri" w:date="2022-09-07T13:17:00Z">
              <w:r w:rsidRPr="00AE199D">
                <w:rPr>
                  <w:rFonts w:asciiTheme="minorHAnsi" w:eastAsiaTheme="minorHAnsi" w:hAnsiTheme="minorHAnsi" w:cstheme="minorBidi"/>
                  <w:sz w:val="22"/>
                  <w:szCs w:val="22"/>
                  <w:rPrChange w:id="5792"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793"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794"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795"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796" w:author="Nick.Tolimieri" w:date="2022-09-07T13:17:00Z"/>
                <w:rFonts w:asciiTheme="minorHAnsi" w:eastAsiaTheme="minorHAnsi" w:hAnsiTheme="minorHAnsi" w:cstheme="minorBidi"/>
                <w:sz w:val="22"/>
                <w:szCs w:val="22"/>
                <w:rPrChange w:id="5797" w:author="Nick.Tolimieri" w:date="2022-09-07T13:17:00Z">
                  <w:rPr>
                    <w:ins w:id="5798" w:author="Nick.Tolimieri" w:date="2022-09-07T13:17:00Z"/>
                    <w:rFonts w:ascii="Calibri" w:hAnsi="Calibri" w:cs="Calibri"/>
                    <w:color w:val="000000"/>
                    <w:sz w:val="22"/>
                    <w:szCs w:val="22"/>
                  </w:rPr>
                </w:rPrChange>
              </w:rPr>
              <w:pPrChange w:id="5799" w:author="Nick.Tolimieri" w:date="2022-09-07T13:17:00Z">
                <w:pPr>
                  <w:jc w:val="right"/>
                </w:pPr>
              </w:pPrChange>
            </w:pPr>
            <w:ins w:id="5800" w:author="Nick.Tolimieri" w:date="2022-09-07T13:17:00Z">
              <w:r w:rsidRPr="00AE199D">
                <w:rPr>
                  <w:rFonts w:asciiTheme="minorHAnsi" w:eastAsiaTheme="minorHAnsi" w:hAnsiTheme="minorHAnsi" w:cstheme="minorBidi"/>
                  <w:sz w:val="22"/>
                  <w:szCs w:val="22"/>
                  <w:rPrChange w:id="5801" w:author="Nick.Tolimieri" w:date="2022-09-07T13:17:00Z">
                    <w:rPr>
                      <w:rFonts w:ascii="Calibri" w:hAnsi="Calibri" w:cs="Calibri"/>
                      <w:color w:val="000000"/>
                      <w:sz w:val="22"/>
                      <w:szCs w:val="22"/>
                    </w:rPr>
                  </w:rPrChange>
                </w:rPr>
                <w:t>2010</w:t>
              </w:r>
            </w:ins>
          </w:p>
        </w:tc>
        <w:tc>
          <w:tcPr>
            <w:tcW w:w="960" w:type="dxa"/>
            <w:noWrap/>
            <w:hideMark/>
          </w:tcPr>
          <w:p w:rsidR="00AE199D" w:rsidRPr="00AE199D" w:rsidRDefault="00AE199D" w:rsidP="00AE199D">
            <w:pPr>
              <w:ind w:firstLine="0"/>
              <w:rPr>
                <w:ins w:id="5802" w:author="Nick.Tolimieri" w:date="2022-09-07T13:17:00Z"/>
                <w:rFonts w:asciiTheme="minorHAnsi" w:eastAsiaTheme="minorHAnsi" w:hAnsiTheme="minorHAnsi" w:cstheme="minorBidi"/>
                <w:sz w:val="22"/>
                <w:szCs w:val="22"/>
                <w:rPrChange w:id="5803" w:author="Nick.Tolimieri" w:date="2022-09-07T13:17:00Z">
                  <w:rPr>
                    <w:ins w:id="5804" w:author="Nick.Tolimieri" w:date="2022-09-07T13:17:00Z"/>
                    <w:rFonts w:ascii="Calibri" w:hAnsi="Calibri" w:cs="Calibri"/>
                    <w:color w:val="000000"/>
                    <w:sz w:val="22"/>
                    <w:szCs w:val="22"/>
                  </w:rPr>
                </w:rPrChange>
              </w:rPr>
              <w:pPrChange w:id="5805" w:author="Nick.Tolimieri" w:date="2022-09-07T13:17:00Z">
                <w:pPr>
                  <w:jc w:val="right"/>
                </w:pPr>
              </w:pPrChange>
            </w:pPr>
            <w:ins w:id="5806" w:author="Nick.Tolimieri" w:date="2022-09-07T13:17:00Z">
              <w:r w:rsidRPr="00AE199D">
                <w:rPr>
                  <w:rFonts w:asciiTheme="minorHAnsi" w:eastAsiaTheme="minorHAnsi" w:hAnsiTheme="minorHAnsi" w:cstheme="minorBidi"/>
                  <w:sz w:val="22"/>
                  <w:szCs w:val="22"/>
                  <w:rPrChange w:id="580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808" w:author="Nick.Tolimieri" w:date="2022-09-07T13:17:00Z"/>
                <w:rFonts w:asciiTheme="minorHAnsi" w:eastAsiaTheme="minorHAnsi" w:hAnsiTheme="minorHAnsi" w:cstheme="minorBidi"/>
                <w:sz w:val="22"/>
                <w:szCs w:val="22"/>
                <w:rPrChange w:id="5809" w:author="Nick.Tolimieri" w:date="2022-09-07T13:17:00Z">
                  <w:rPr>
                    <w:ins w:id="5810" w:author="Nick.Tolimieri" w:date="2022-09-07T13:17:00Z"/>
                    <w:rFonts w:ascii="Calibri" w:hAnsi="Calibri" w:cs="Calibri"/>
                    <w:color w:val="000000"/>
                    <w:sz w:val="22"/>
                    <w:szCs w:val="22"/>
                  </w:rPr>
                </w:rPrChange>
              </w:rPr>
              <w:pPrChange w:id="5811" w:author="Nick.Tolimieri" w:date="2022-09-07T13:17:00Z">
                <w:pPr>
                  <w:jc w:val="right"/>
                </w:pPr>
              </w:pPrChange>
            </w:pPr>
            <w:ins w:id="5812" w:author="Nick.Tolimieri" w:date="2022-09-07T13:17:00Z">
              <w:r w:rsidRPr="00AE199D">
                <w:rPr>
                  <w:rFonts w:asciiTheme="minorHAnsi" w:eastAsiaTheme="minorHAnsi" w:hAnsiTheme="minorHAnsi" w:cstheme="minorBidi"/>
                  <w:sz w:val="22"/>
                  <w:szCs w:val="22"/>
                  <w:rPrChange w:id="5813" w:author="Nick.Tolimieri" w:date="2022-09-07T13:17:00Z">
                    <w:rPr>
                      <w:rFonts w:ascii="Calibri" w:hAnsi="Calibri" w:cs="Calibri"/>
                      <w:color w:val="000000"/>
                      <w:sz w:val="22"/>
                      <w:szCs w:val="22"/>
                    </w:rPr>
                  </w:rPrChange>
                </w:rPr>
                <w:t>29</w:t>
              </w:r>
            </w:ins>
          </w:p>
        </w:tc>
        <w:tc>
          <w:tcPr>
            <w:tcW w:w="960" w:type="dxa"/>
            <w:noWrap/>
            <w:hideMark/>
          </w:tcPr>
          <w:p w:rsidR="00AE199D" w:rsidRPr="00AE199D" w:rsidRDefault="00AE199D" w:rsidP="00AE199D">
            <w:pPr>
              <w:ind w:firstLine="0"/>
              <w:rPr>
                <w:ins w:id="5814" w:author="Nick.Tolimieri" w:date="2022-09-07T13:17:00Z"/>
                <w:rFonts w:asciiTheme="minorHAnsi" w:eastAsiaTheme="minorHAnsi" w:hAnsiTheme="minorHAnsi" w:cstheme="minorBidi"/>
                <w:sz w:val="22"/>
                <w:szCs w:val="22"/>
                <w:rPrChange w:id="5815" w:author="Nick.Tolimieri" w:date="2022-09-07T13:17:00Z">
                  <w:rPr>
                    <w:ins w:id="5816" w:author="Nick.Tolimieri" w:date="2022-09-07T13:17:00Z"/>
                    <w:rFonts w:ascii="Calibri" w:hAnsi="Calibri" w:cs="Calibri"/>
                    <w:color w:val="000000"/>
                    <w:sz w:val="22"/>
                    <w:szCs w:val="22"/>
                  </w:rPr>
                </w:rPrChange>
              </w:rPr>
              <w:pPrChange w:id="5817" w:author="Nick.Tolimieri" w:date="2022-09-07T13:17:00Z">
                <w:pPr>
                  <w:jc w:val="right"/>
                </w:pPr>
              </w:pPrChange>
            </w:pPr>
            <w:ins w:id="5818" w:author="Nick.Tolimieri" w:date="2022-09-07T13:17:00Z">
              <w:r w:rsidRPr="00AE199D">
                <w:rPr>
                  <w:rFonts w:asciiTheme="minorHAnsi" w:eastAsiaTheme="minorHAnsi" w:hAnsiTheme="minorHAnsi" w:cstheme="minorBidi"/>
                  <w:sz w:val="22"/>
                  <w:szCs w:val="22"/>
                  <w:rPrChange w:id="5819" w:author="Nick.Tolimieri" w:date="2022-09-07T13:17:00Z">
                    <w:rPr>
                      <w:rFonts w:ascii="Calibri" w:hAnsi="Calibri" w:cs="Calibri"/>
                      <w:color w:val="000000"/>
                      <w:sz w:val="22"/>
                      <w:szCs w:val="22"/>
                    </w:rPr>
                  </w:rPrChange>
                </w:rPr>
                <w:t>2</w:t>
              </w:r>
            </w:ins>
          </w:p>
        </w:tc>
        <w:tc>
          <w:tcPr>
            <w:tcW w:w="960" w:type="dxa"/>
            <w:noWrap/>
            <w:hideMark/>
          </w:tcPr>
          <w:p w:rsidR="00AE199D" w:rsidRPr="00AE199D" w:rsidRDefault="00AE199D" w:rsidP="00AE199D">
            <w:pPr>
              <w:ind w:firstLine="0"/>
              <w:rPr>
                <w:ins w:id="5820" w:author="Nick.Tolimieri" w:date="2022-09-07T13:17:00Z"/>
                <w:rFonts w:asciiTheme="minorHAnsi" w:eastAsiaTheme="minorHAnsi" w:hAnsiTheme="minorHAnsi" w:cstheme="minorBidi"/>
                <w:sz w:val="22"/>
                <w:szCs w:val="22"/>
                <w:rPrChange w:id="5821" w:author="Nick.Tolimieri" w:date="2022-09-07T13:17:00Z">
                  <w:rPr>
                    <w:ins w:id="5822" w:author="Nick.Tolimieri" w:date="2022-09-07T13:17:00Z"/>
                    <w:rFonts w:ascii="Calibri" w:hAnsi="Calibri" w:cs="Calibri"/>
                    <w:color w:val="000000"/>
                    <w:sz w:val="22"/>
                    <w:szCs w:val="22"/>
                  </w:rPr>
                </w:rPrChange>
              </w:rPr>
              <w:pPrChange w:id="5823" w:author="Nick.Tolimieri" w:date="2022-09-07T13:17:00Z">
                <w:pPr>
                  <w:jc w:val="right"/>
                </w:pPr>
              </w:pPrChange>
            </w:pPr>
            <w:ins w:id="5824" w:author="Nick.Tolimieri" w:date="2022-09-07T13:17:00Z">
              <w:r w:rsidRPr="00AE199D">
                <w:rPr>
                  <w:rFonts w:asciiTheme="minorHAnsi" w:eastAsiaTheme="minorHAnsi" w:hAnsiTheme="minorHAnsi" w:cstheme="minorBidi"/>
                  <w:sz w:val="22"/>
                  <w:szCs w:val="22"/>
                  <w:rPrChange w:id="5825"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5826" w:author="Nick.Tolimieri" w:date="2022-09-07T13:17:00Z"/>
                <w:rFonts w:asciiTheme="minorHAnsi" w:eastAsiaTheme="minorHAnsi" w:hAnsiTheme="minorHAnsi" w:cstheme="minorBidi"/>
                <w:sz w:val="22"/>
                <w:szCs w:val="22"/>
                <w:rPrChange w:id="5827" w:author="Nick.Tolimieri" w:date="2022-09-07T13:17:00Z">
                  <w:rPr>
                    <w:ins w:id="5828" w:author="Nick.Tolimieri" w:date="2022-09-07T13:17:00Z"/>
                    <w:rFonts w:ascii="Calibri" w:hAnsi="Calibri" w:cs="Calibri"/>
                    <w:color w:val="000000"/>
                    <w:sz w:val="22"/>
                    <w:szCs w:val="22"/>
                  </w:rPr>
                </w:rPrChange>
              </w:rPr>
              <w:pPrChange w:id="5829" w:author="Nick.Tolimieri" w:date="2022-09-07T13:17:00Z">
                <w:pPr>
                  <w:jc w:val="right"/>
                </w:pPr>
              </w:pPrChange>
            </w:pPr>
            <w:ins w:id="5830" w:author="Nick.Tolimieri" w:date="2022-09-07T13:17:00Z">
              <w:r w:rsidRPr="00AE199D">
                <w:rPr>
                  <w:rFonts w:asciiTheme="minorHAnsi" w:eastAsiaTheme="minorHAnsi" w:hAnsiTheme="minorHAnsi" w:cstheme="minorBidi"/>
                  <w:sz w:val="22"/>
                  <w:szCs w:val="22"/>
                  <w:rPrChange w:id="5831"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5832" w:author="Nick.Tolimieri" w:date="2022-09-07T13:17:00Z"/>
                <w:rFonts w:asciiTheme="minorHAnsi" w:eastAsiaTheme="minorHAnsi" w:hAnsiTheme="minorHAnsi" w:cstheme="minorBidi"/>
                <w:sz w:val="22"/>
                <w:szCs w:val="22"/>
                <w:rPrChange w:id="5833" w:author="Nick.Tolimieri" w:date="2022-09-07T13:17:00Z">
                  <w:rPr>
                    <w:ins w:id="5834" w:author="Nick.Tolimieri" w:date="2022-09-07T13:17:00Z"/>
                    <w:rFonts w:ascii="Calibri" w:hAnsi="Calibri" w:cs="Calibri"/>
                    <w:color w:val="000000"/>
                    <w:sz w:val="22"/>
                    <w:szCs w:val="22"/>
                  </w:rPr>
                </w:rPrChange>
              </w:rPr>
              <w:pPrChange w:id="5835" w:author="Nick.Tolimieri" w:date="2022-09-07T13:17:00Z">
                <w:pPr>
                  <w:jc w:val="right"/>
                </w:pPr>
              </w:pPrChange>
            </w:pPr>
            <w:ins w:id="5836" w:author="Nick.Tolimieri" w:date="2022-09-07T13:17:00Z">
              <w:r w:rsidRPr="00AE199D">
                <w:rPr>
                  <w:rFonts w:asciiTheme="minorHAnsi" w:eastAsiaTheme="minorHAnsi" w:hAnsiTheme="minorHAnsi" w:cstheme="minorBidi"/>
                  <w:sz w:val="22"/>
                  <w:szCs w:val="22"/>
                  <w:rPrChange w:id="5837"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5838" w:author="Nick.Tolimieri" w:date="2022-09-07T13:17:00Z"/>
                <w:rFonts w:asciiTheme="minorHAnsi" w:eastAsiaTheme="minorHAnsi" w:hAnsiTheme="minorHAnsi" w:cstheme="minorBidi"/>
                <w:sz w:val="22"/>
                <w:szCs w:val="22"/>
                <w:rPrChange w:id="5839" w:author="Nick.Tolimieri" w:date="2022-09-07T13:17:00Z">
                  <w:rPr>
                    <w:ins w:id="5840" w:author="Nick.Tolimieri" w:date="2022-09-07T13:17:00Z"/>
                    <w:rFonts w:ascii="Calibri" w:hAnsi="Calibri" w:cs="Calibri"/>
                    <w:color w:val="000000"/>
                    <w:sz w:val="22"/>
                    <w:szCs w:val="22"/>
                  </w:rPr>
                </w:rPrChange>
              </w:rPr>
              <w:pPrChange w:id="5841" w:author="Nick.Tolimieri" w:date="2022-09-07T13:17:00Z">
                <w:pPr>
                  <w:jc w:val="right"/>
                </w:pPr>
              </w:pPrChange>
            </w:pPr>
            <w:ins w:id="5842" w:author="Nick.Tolimieri" w:date="2022-09-07T13:17:00Z">
              <w:r w:rsidRPr="00AE199D">
                <w:rPr>
                  <w:rFonts w:asciiTheme="minorHAnsi" w:eastAsiaTheme="minorHAnsi" w:hAnsiTheme="minorHAnsi" w:cstheme="minorBidi"/>
                  <w:sz w:val="22"/>
                  <w:szCs w:val="22"/>
                  <w:rPrChange w:id="5843" w:author="Nick.Tolimieri" w:date="2022-09-07T13:17:00Z">
                    <w:rPr>
                      <w:rFonts w:ascii="Calibri" w:hAnsi="Calibri" w:cs="Calibri"/>
                      <w:color w:val="000000"/>
                      <w:sz w:val="22"/>
                      <w:szCs w:val="22"/>
                    </w:rPr>
                  </w:rPrChange>
                </w:rPr>
                <w:t>1.51</w:t>
              </w:r>
            </w:ins>
          </w:p>
        </w:tc>
        <w:tc>
          <w:tcPr>
            <w:tcW w:w="960" w:type="dxa"/>
            <w:noWrap/>
            <w:hideMark/>
          </w:tcPr>
          <w:p w:rsidR="00AE199D" w:rsidRPr="00AE199D" w:rsidRDefault="00AE199D" w:rsidP="00AE199D">
            <w:pPr>
              <w:ind w:firstLine="0"/>
              <w:rPr>
                <w:ins w:id="5844" w:author="Nick.Tolimieri" w:date="2022-09-07T13:17:00Z"/>
                <w:rFonts w:asciiTheme="minorHAnsi" w:eastAsiaTheme="minorHAnsi" w:hAnsiTheme="minorHAnsi" w:cstheme="minorBidi"/>
                <w:sz w:val="22"/>
                <w:szCs w:val="22"/>
                <w:rPrChange w:id="5845" w:author="Nick.Tolimieri" w:date="2022-09-07T13:17:00Z">
                  <w:rPr>
                    <w:ins w:id="5846" w:author="Nick.Tolimieri" w:date="2022-09-07T13:17:00Z"/>
                    <w:rFonts w:ascii="Calibri" w:hAnsi="Calibri" w:cs="Calibri"/>
                    <w:color w:val="000000"/>
                    <w:sz w:val="22"/>
                    <w:szCs w:val="22"/>
                  </w:rPr>
                </w:rPrChange>
              </w:rPr>
              <w:pPrChange w:id="5847" w:author="Nick.Tolimieri" w:date="2022-09-07T13:17:00Z">
                <w:pPr>
                  <w:jc w:val="right"/>
                </w:pPr>
              </w:pPrChange>
            </w:pPr>
            <w:ins w:id="5848" w:author="Nick.Tolimieri" w:date="2022-09-07T13:17:00Z">
              <w:r w:rsidRPr="00AE199D">
                <w:rPr>
                  <w:rFonts w:asciiTheme="minorHAnsi" w:eastAsiaTheme="minorHAnsi" w:hAnsiTheme="minorHAnsi" w:cstheme="minorBidi"/>
                  <w:sz w:val="22"/>
                  <w:szCs w:val="22"/>
                  <w:rPrChange w:id="5849" w:author="Nick.Tolimieri" w:date="2022-09-07T13:17:00Z">
                    <w:rPr>
                      <w:rFonts w:ascii="Calibri" w:hAnsi="Calibri" w:cs="Calibri"/>
                      <w:color w:val="000000"/>
                      <w:sz w:val="22"/>
                      <w:szCs w:val="22"/>
                    </w:rPr>
                  </w:rPrChange>
                </w:rPr>
                <w:t>0.09</w:t>
              </w:r>
            </w:ins>
          </w:p>
        </w:tc>
      </w:tr>
      <w:tr w:rsidR="00AE199D" w:rsidRPr="00AE199D" w:rsidTr="00AE199D">
        <w:trPr>
          <w:trHeight w:val="300"/>
          <w:ins w:id="5850" w:author="Nick.Tolimieri" w:date="2022-09-07T13:17:00Z"/>
        </w:trPr>
        <w:tc>
          <w:tcPr>
            <w:tcW w:w="960" w:type="dxa"/>
            <w:noWrap/>
            <w:hideMark/>
          </w:tcPr>
          <w:p w:rsidR="00AE199D" w:rsidRPr="00AE199D" w:rsidRDefault="00AE199D" w:rsidP="00AE199D">
            <w:pPr>
              <w:ind w:firstLine="0"/>
              <w:rPr>
                <w:ins w:id="5851" w:author="Nick.Tolimieri" w:date="2022-09-07T13:17:00Z"/>
                <w:rFonts w:asciiTheme="minorHAnsi" w:eastAsiaTheme="minorHAnsi" w:hAnsiTheme="minorHAnsi" w:cstheme="minorBidi"/>
                <w:sz w:val="22"/>
                <w:szCs w:val="22"/>
                <w:rPrChange w:id="5852" w:author="Nick.Tolimieri" w:date="2022-09-07T13:17:00Z">
                  <w:rPr>
                    <w:ins w:id="5853" w:author="Nick.Tolimieri" w:date="2022-09-07T13:17:00Z"/>
                    <w:rFonts w:ascii="Calibri" w:hAnsi="Calibri" w:cs="Calibri"/>
                    <w:color w:val="000000"/>
                    <w:sz w:val="22"/>
                    <w:szCs w:val="22"/>
                  </w:rPr>
                </w:rPrChange>
              </w:rPr>
              <w:pPrChange w:id="5854" w:author="Nick.Tolimieri" w:date="2022-09-07T13:17:00Z">
                <w:pPr/>
              </w:pPrChange>
            </w:pPr>
            <w:proofErr w:type="spellStart"/>
            <w:ins w:id="5855" w:author="Nick.Tolimieri" w:date="2022-09-07T13:17:00Z">
              <w:r w:rsidRPr="00AE199D">
                <w:rPr>
                  <w:rFonts w:asciiTheme="minorHAnsi" w:eastAsiaTheme="minorHAnsi" w:hAnsiTheme="minorHAnsi" w:cstheme="minorBidi"/>
                  <w:sz w:val="22"/>
                  <w:szCs w:val="22"/>
                  <w:rPrChange w:id="5856"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857"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858"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859"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860" w:author="Nick.Tolimieri" w:date="2022-09-07T13:17:00Z"/>
                <w:rFonts w:asciiTheme="minorHAnsi" w:eastAsiaTheme="minorHAnsi" w:hAnsiTheme="minorHAnsi" w:cstheme="minorBidi"/>
                <w:sz w:val="22"/>
                <w:szCs w:val="22"/>
                <w:rPrChange w:id="5861" w:author="Nick.Tolimieri" w:date="2022-09-07T13:17:00Z">
                  <w:rPr>
                    <w:ins w:id="5862" w:author="Nick.Tolimieri" w:date="2022-09-07T13:17:00Z"/>
                    <w:rFonts w:ascii="Calibri" w:hAnsi="Calibri" w:cs="Calibri"/>
                    <w:color w:val="000000"/>
                    <w:sz w:val="22"/>
                    <w:szCs w:val="22"/>
                  </w:rPr>
                </w:rPrChange>
              </w:rPr>
              <w:pPrChange w:id="5863" w:author="Nick.Tolimieri" w:date="2022-09-07T13:17:00Z">
                <w:pPr>
                  <w:jc w:val="right"/>
                </w:pPr>
              </w:pPrChange>
            </w:pPr>
            <w:ins w:id="5864" w:author="Nick.Tolimieri" w:date="2022-09-07T13:17:00Z">
              <w:r w:rsidRPr="00AE199D">
                <w:rPr>
                  <w:rFonts w:asciiTheme="minorHAnsi" w:eastAsiaTheme="minorHAnsi" w:hAnsiTheme="minorHAnsi" w:cstheme="minorBidi"/>
                  <w:sz w:val="22"/>
                  <w:szCs w:val="22"/>
                  <w:rPrChange w:id="5865" w:author="Nick.Tolimieri" w:date="2022-09-07T13:17:00Z">
                    <w:rPr>
                      <w:rFonts w:ascii="Calibri" w:hAnsi="Calibri" w:cs="Calibri"/>
                      <w:color w:val="000000"/>
                      <w:sz w:val="22"/>
                      <w:szCs w:val="22"/>
                    </w:rPr>
                  </w:rPrChange>
                </w:rPr>
                <w:t>2011</w:t>
              </w:r>
            </w:ins>
          </w:p>
        </w:tc>
        <w:tc>
          <w:tcPr>
            <w:tcW w:w="960" w:type="dxa"/>
            <w:noWrap/>
            <w:hideMark/>
          </w:tcPr>
          <w:p w:rsidR="00AE199D" w:rsidRPr="00AE199D" w:rsidRDefault="00AE199D" w:rsidP="00AE199D">
            <w:pPr>
              <w:ind w:firstLine="0"/>
              <w:rPr>
                <w:ins w:id="5866" w:author="Nick.Tolimieri" w:date="2022-09-07T13:17:00Z"/>
                <w:rFonts w:asciiTheme="minorHAnsi" w:eastAsiaTheme="minorHAnsi" w:hAnsiTheme="minorHAnsi" w:cstheme="minorBidi"/>
                <w:sz w:val="22"/>
                <w:szCs w:val="22"/>
                <w:rPrChange w:id="5867" w:author="Nick.Tolimieri" w:date="2022-09-07T13:17:00Z">
                  <w:rPr>
                    <w:ins w:id="5868" w:author="Nick.Tolimieri" w:date="2022-09-07T13:17:00Z"/>
                    <w:rFonts w:ascii="Calibri" w:hAnsi="Calibri" w:cs="Calibri"/>
                    <w:color w:val="000000"/>
                    <w:sz w:val="22"/>
                    <w:szCs w:val="22"/>
                  </w:rPr>
                </w:rPrChange>
              </w:rPr>
              <w:pPrChange w:id="5869" w:author="Nick.Tolimieri" w:date="2022-09-07T13:17:00Z">
                <w:pPr>
                  <w:jc w:val="right"/>
                </w:pPr>
              </w:pPrChange>
            </w:pPr>
            <w:ins w:id="5870" w:author="Nick.Tolimieri" w:date="2022-09-07T13:17:00Z">
              <w:r w:rsidRPr="00AE199D">
                <w:rPr>
                  <w:rFonts w:asciiTheme="minorHAnsi" w:eastAsiaTheme="minorHAnsi" w:hAnsiTheme="minorHAnsi" w:cstheme="minorBidi"/>
                  <w:sz w:val="22"/>
                  <w:szCs w:val="22"/>
                  <w:rPrChange w:id="587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872" w:author="Nick.Tolimieri" w:date="2022-09-07T13:17:00Z"/>
                <w:rFonts w:asciiTheme="minorHAnsi" w:eastAsiaTheme="minorHAnsi" w:hAnsiTheme="minorHAnsi" w:cstheme="minorBidi"/>
                <w:sz w:val="22"/>
                <w:szCs w:val="22"/>
                <w:rPrChange w:id="5873" w:author="Nick.Tolimieri" w:date="2022-09-07T13:17:00Z">
                  <w:rPr>
                    <w:ins w:id="5874" w:author="Nick.Tolimieri" w:date="2022-09-07T13:17:00Z"/>
                    <w:rFonts w:ascii="Calibri" w:hAnsi="Calibri" w:cs="Calibri"/>
                    <w:color w:val="000000"/>
                    <w:sz w:val="22"/>
                    <w:szCs w:val="22"/>
                  </w:rPr>
                </w:rPrChange>
              </w:rPr>
              <w:pPrChange w:id="5875" w:author="Nick.Tolimieri" w:date="2022-09-07T13:17:00Z">
                <w:pPr>
                  <w:jc w:val="right"/>
                </w:pPr>
              </w:pPrChange>
            </w:pPr>
            <w:ins w:id="5876" w:author="Nick.Tolimieri" w:date="2022-09-07T13:17:00Z">
              <w:r w:rsidRPr="00AE199D">
                <w:rPr>
                  <w:rFonts w:asciiTheme="minorHAnsi" w:eastAsiaTheme="minorHAnsi" w:hAnsiTheme="minorHAnsi" w:cstheme="minorBidi"/>
                  <w:sz w:val="22"/>
                  <w:szCs w:val="22"/>
                  <w:rPrChange w:id="5877"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5878" w:author="Nick.Tolimieri" w:date="2022-09-07T13:17:00Z"/>
                <w:rFonts w:asciiTheme="minorHAnsi" w:eastAsiaTheme="minorHAnsi" w:hAnsiTheme="minorHAnsi" w:cstheme="minorBidi"/>
                <w:sz w:val="22"/>
                <w:szCs w:val="22"/>
                <w:rPrChange w:id="5879" w:author="Nick.Tolimieri" w:date="2022-09-07T13:17:00Z">
                  <w:rPr>
                    <w:ins w:id="5880" w:author="Nick.Tolimieri" w:date="2022-09-07T13:17:00Z"/>
                    <w:rFonts w:ascii="Calibri" w:hAnsi="Calibri" w:cs="Calibri"/>
                    <w:color w:val="000000"/>
                    <w:sz w:val="22"/>
                    <w:szCs w:val="22"/>
                  </w:rPr>
                </w:rPrChange>
              </w:rPr>
              <w:pPrChange w:id="5881" w:author="Nick.Tolimieri" w:date="2022-09-07T13:17:00Z">
                <w:pPr>
                  <w:jc w:val="right"/>
                </w:pPr>
              </w:pPrChange>
            </w:pPr>
            <w:ins w:id="5882" w:author="Nick.Tolimieri" w:date="2022-09-07T13:17:00Z">
              <w:r w:rsidRPr="00AE199D">
                <w:rPr>
                  <w:rFonts w:asciiTheme="minorHAnsi" w:eastAsiaTheme="minorHAnsi" w:hAnsiTheme="minorHAnsi" w:cstheme="minorBidi"/>
                  <w:sz w:val="22"/>
                  <w:szCs w:val="22"/>
                  <w:rPrChange w:id="5883"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5884" w:author="Nick.Tolimieri" w:date="2022-09-07T13:17:00Z"/>
                <w:rFonts w:asciiTheme="minorHAnsi" w:eastAsiaTheme="minorHAnsi" w:hAnsiTheme="minorHAnsi" w:cstheme="minorBidi"/>
                <w:sz w:val="22"/>
                <w:szCs w:val="22"/>
                <w:rPrChange w:id="5885" w:author="Nick.Tolimieri" w:date="2022-09-07T13:17:00Z">
                  <w:rPr>
                    <w:ins w:id="5886" w:author="Nick.Tolimieri" w:date="2022-09-07T13:17:00Z"/>
                    <w:rFonts w:ascii="Calibri" w:hAnsi="Calibri" w:cs="Calibri"/>
                    <w:color w:val="000000"/>
                    <w:sz w:val="22"/>
                    <w:szCs w:val="22"/>
                  </w:rPr>
                </w:rPrChange>
              </w:rPr>
              <w:pPrChange w:id="5887" w:author="Nick.Tolimieri" w:date="2022-09-07T13:17:00Z">
                <w:pPr>
                  <w:jc w:val="right"/>
                </w:pPr>
              </w:pPrChange>
            </w:pPr>
            <w:ins w:id="5888" w:author="Nick.Tolimieri" w:date="2022-09-07T13:17:00Z">
              <w:r w:rsidRPr="00AE199D">
                <w:rPr>
                  <w:rFonts w:asciiTheme="minorHAnsi" w:eastAsiaTheme="minorHAnsi" w:hAnsiTheme="minorHAnsi" w:cstheme="minorBidi"/>
                  <w:sz w:val="22"/>
                  <w:szCs w:val="22"/>
                  <w:rPrChange w:id="5889"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5890" w:author="Nick.Tolimieri" w:date="2022-09-07T13:17:00Z"/>
                <w:rFonts w:asciiTheme="minorHAnsi" w:eastAsiaTheme="minorHAnsi" w:hAnsiTheme="minorHAnsi" w:cstheme="minorBidi"/>
                <w:sz w:val="22"/>
                <w:szCs w:val="22"/>
                <w:rPrChange w:id="5891" w:author="Nick.Tolimieri" w:date="2022-09-07T13:17:00Z">
                  <w:rPr>
                    <w:ins w:id="5892" w:author="Nick.Tolimieri" w:date="2022-09-07T13:17:00Z"/>
                    <w:rFonts w:ascii="Calibri" w:hAnsi="Calibri" w:cs="Calibri"/>
                    <w:color w:val="000000"/>
                    <w:sz w:val="22"/>
                    <w:szCs w:val="22"/>
                  </w:rPr>
                </w:rPrChange>
              </w:rPr>
              <w:pPrChange w:id="5893" w:author="Nick.Tolimieri" w:date="2022-09-07T13:17:00Z">
                <w:pPr>
                  <w:jc w:val="right"/>
                </w:pPr>
              </w:pPrChange>
            </w:pPr>
            <w:ins w:id="5894" w:author="Nick.Tolimieri" w:date="2022-09-07T13:17:00Z">
              <w:r w:rsidRPr="00AE199D">
                <w:rPr>
                  <w:rFonts w:asciiTheme="minorHAnsi" w:eastAsiaTheme="minorHAnsi" w:hAnsiTheme="minorHAnsi" w:cstheme="minorBidi"/>
                  <w:sz w:val="22"/>
                  <w:szCs w:val="22"/>
                  <w:rPrChange w:id="5895"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5896" w:author="Nick.Tolimieri" w:date="2022-09-07T13:17:00Z"/>
                <w:rFonts w:asciiTheme="minorHAnsi" w:eastAsiaTheme="minorHAnsi" w:hAnsiTheme="minorHAnsi" w:cstheme="minorBidi"/>
                <w:sz w:val="22"/>
                <w:szCs w:val="22"/>
                <w:rPrChange w:id="5897" w:author="Nick.Tolimieri" w:date="2022-09-07T13:17:00Z">
                  <w:rPr>
                    <w:ins w:id="5898" w:author="Nick.Tolimieri" w:date="2022-09-07T13:17:00Z"/>
                    <w:rFonts w:ascii="Calibri" w:hAnsi="Calibri" w:cs="Calibri"/>
                    <w:color w:val="000000"/>
                    <w:sz w:val="22"/>
                    <w:szCs w:val="22"/>
                  </w:rPr>
                </w:rPrChange>
              </w:rPr>
              <w:pPrChange w:id="5899" w:author="Nick.Tolimieri" w:date="2022-09-07T13:17:00Z">
                <w:pPr>
                  <w:jc w:val="right"/>
                </w:pPr>
              </w:pPrChange>
            </w:pPr>
            <w:ins w:id="5900" w:author="Nick.Tolimieri" w:date="2022-09-07T13:17:00Z">
              <w:r w:rsidRPr="00AE199D">
                <w:rPr>
                  <w:rFonts w:asciiTheme="minorHAnsi" w:eastAsiaTheme="minorHAnsi" w:hAnsiTheme="minorHAnsi" w:cstheme="minorBidi"/>
                  <w:sz w:val="22"/>
                  <w:szCs w:val="22"/>
                  <w:rPrChange w:id="5901"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5902" w:author="Nick.Tolimieri" w:date="2022-09-07T13:17:00Z"/>
                <w:rFonts w:asciiTheme="minorHAnsi" w:eastAsiaTheme="minorHAnsi" w:hAnsiTheme="minorHAnsi" w:cstheme="minorBidi"/>
                <w:sz w:val="22"/>
                <w:szCs w:val="22"/>
                <w:rPrChange w:id="5903" w:author="Nick.Tolimieri" w:date="2022-09-07T13:17:00Z">
                  <w:rPr>
                    <w:ins w:id="5904" w:author="Nick.Tolimieri" w:date="2022-09-07T13:17:00Z"/>
                    <w:rFonts w:ascii="Calibri" w:hAnsi="Calibri" w:cs="Calibri"/>
                    <w:color w:val="000000"/>
                    <w:sz w:val="22"/>
                    <w:szCs w:val="22"/>
                  </w:rPr>
                </w:rPrChange>
              </w:rPr>
              <w:pPrChange w:id="5905" w:author="Nick.Tolimieri" w:date="2022-09-07T13:17:00Z">
                <w:pPr>
                  <w:jc w:val="right"/>
                </w:pPr>
              </w:pPrChange>
            </w:pPr>
            <w:ins w:id="5906" w:author="Nick.Tolimieri" w:date="2022-09-07T13:17:00Z">
              <w:r w:rsidRPr="00AE199D">
                <w:rPr>
                  <w:rFonts w:asciiTheme="minorHAnsi" w:eastAsiaTheme="minorHAnsi" w:hAnsiTheme="minorHAnsi" w:cstheme="minorBidi"/>
                  <w:sz w:val="22"/>
                  <w:szCs w:val="22"/>
                  <w:rPrChange w:id="5907" w:author="Nick.Tolimieri" w:date="2022-09-07T13:17:00Z">
                    <w:rPr>
                      <w:rFonts w:ascii="Calibri" w:hAnsi="Calibri" w:cs="Calibri"/>
                      <w:color w:val="000000"/>
                      <w:sz w:val="22"/>
                      <w:szCs w:val="22"/>
                    </w:rPr>
                  </w:rPrChange>
                </w:rPr>
                <w:t>1.9</w:t>
              </w:r>
            </w:ins>
          </w:p>
        </w:tc>
        <w:tc>
          <w:tcPr>
            <w:tcW w:w="960" w:type="dxa"/>
            <w:noWrap/>
            <w:hideMark/>
          </w:tcPr>
          <w:p w:rsidR="00AE199D" w:rsidRPr="00AE199D" w:rsidRDefault="00AE199D" w:rsidP="00AE199D">
            <w:pPr>
              <w:ind w:firstLine="0"/>
              <w:rPr>
                <w:ins w:id="5908" w:author="Nick.Tolimieri" w:date="2022-09-07T13:17:00Z"/>
                <w:rFonts w:asciiTheme="minorHAnsi" w:eastAsiaTheme="minorHAnsi" w:hAnsiTheme="minorHAnsi" w:cstheme="minorBidi"/>
                <w:sz w:val="22"/>
                <w:szCs w:val="22"/>
                <w:rPrChange w:id="5909" w:author="Nick.Tolimieri" w:date="2022-09-07T13:17:00Z">
                  <w:rPr>
                    <w:ins w:id="5910" w:author="Nick.Tolimieri" w:date="2022-09-07T13:17:00Z"/>
                    <w:rFonts w:ascii="Calibri" w:hAnsi="Calibri" w:cs="Calibri"/>
                    <w:color w:val="000000"/>
                    <w:sz w:val="22"/>
                    <w:szCs w:val="22"/>
                  </w:rPr>
                </w:rPrChange>
              </w:rPr>
              <w:pPrChange w:id="5911" w:author="Nick.Tolimieri" w:date="2022-09-07T13:17:00Z">
                <w:pPr>
                  <w:jc w:val="right"/>
                </w:pPr>
              </w:pPrChange>
            </w:pPr>
            <w:ins w:id="5912" w:author="Nick.Tolimieri" w:date="2022-09-07T13:17:00Z">
              <w:r w:rsidRPr="00AE199D">
                <w:rPr>
                  <w:rFonts w:asciiTheme="minorHAnsi" w:eastAsiaTheme="minorHAnsi" w:hAnsiTheme="minorHAnsi" w:cstheme="minorBidi"/>
                  <w:sz w:val="22"/>
                  <w:szCs w:val="22"/>
                  <w:rPrChange w:id="5913" w:author="Nick.Tolimieri" w:date="2022-09-07T13:17:00Z">
                    <w:rPr>
                      <w:rFonts w:ascii="Calibri" w:hAnsi="Calibri" w:cs="Calibri"/>
                      <w:color w:val="000000"/>
                      <w:sz w:val="22"/>
                      <w:szCs w:val="22"/>
                    </w:rPr>
                  </w:rPrChange>
                </w:rPr>
                <w:t>0.13</w:t>
              </w:r>
            </w:ins>
          </w:p>
        </w:tc>
      </w:tr>
      <w:tr w:rsidR="00AE199D" w:rsidRPr="00AE199D" w:rsidTr="00AE199D">
        <w:trPr>
          <w:trHeight w:val="300"/>
          <w:ins w:id="5914" w:author="Nick.Tolimieri" w:date="2022-09-07T13:17:00Z"/>
        </w:trPr>
        <w:tc>
          <w:tcPr>
            <w:tcW w:w="960" w:type="dxa"/>
            <w:noWrap/>
            <w:hideMark/>
          </w:tcPr>
          <w:p w:rsidR="00AE199D" w:rsidRPr="00AE199D" w:rsidRDefault="00AE199D" w:rsidP="00AE199D">
            <w:pPr>
              <w:ind w:firstLine="0"/>
              <w:rPr>
                <w:ins w:id="5915" w:author="Nick.Tolimieri" w:date="2022-09-07T13:17:00Z"/>
                <w:rFonts w:asciiTheme="minorHAnsi" w:eastAsiaTheme="minorHAnsi" w:hAnsiTheme="minorHAnsi" w:cstheme="minorBidi"/>
                <w:sz w:val="22"/>
                <w:szCs w:val="22"/>
                <w:rPrChange w:id="5916" w:author="Nick.Tolimieri" w:date="2022-09-07T13:17:00Z">
                  <w:rPr>
                    <w:ins w:id="5917" w:author="Nick.Tolimieri" w:date="2022-09-07T13:17:00Z"/>
                    <w:rFonts w:ascii="Calibri" w:hAnsi="Calibri" w:cs="Calibri"/>
                    <w:color w:val="000000"/>
                    <w:sz w:val="22"/>
                    <w:szCs w:val="22"/>
                  </w:rPr>
                </w:rPrChange>
              </w:rPr>
              <w:pPrChange w:id="5918" w:author="Nick.Tolimieri" w:date="2022-09-07T13:17:00Z">
                <w:pPr/>
              </w:pPrChange>
            </w:pPr>
            <w:proofErr w:type="spellStart"/>
            <w:ins w:id="5919" w:author="Nick.Tolimieri" w:date="2022-09-07T13:17:00Z">
              <w:r w:rsidRPr="00AE199D">
                <w:rPr>
                  <w:rFonts w:asciiTheme="minorHAnsi" w:eastAsiaTheme="minorHAnsi" w:hAnsiTheme="minorHAnsi" w:cstheme="minorBidi"/>
                  <w:sz w:val="22"/>
                  <w:szCs w:val="22"/>
                  <w:rPrChange w:id="5920"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921"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922"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923"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924" w:author="Nick.Tolimieri" w:date="2022-09-07T13:17:00Z"/>
                <w:rFonts w:asciiTheme="minorHAnsi" w:eastAsiaTheme="minorHAnsi" w:hAnsiTheme="minorHAnsi" w:cstheme="minorBidi"/>
                <w:sz w:val="22"/>
                <w:szCs w:val="22"/>
                <w:rPrChange w:id="5925" w:author="Nick.Tolimieri" w:date="2022-09-07T13:17:00Z">
                  <w:rPr>
                    <w:ins w:id="5926" w:author="Nick.Tolimieri" w:date="2022-09-07T13:17:00Z"/>
                    <w:rFonts w:ascii="Calibri" w:hAnsi="Calibri" w:cs="Calibri"/>
                    <w:color w:val="000000"/>
                    <w:sz w:val="22"/>
                    <w:szCs w:val="22"/>
                  </w:rPr>
                </w:rPrChange>
              </w:rPr>
              <w:pPrChange w:id="5927" w:author="Nick.Tolimieri" w:date="2022-09-07T13:17:00Z">
                <w:pPr>
                  <w:jc w:val="right"/>
                </w:pPr>
              </w:pPrChange>
            </w:pPr>
            <w:ins w:id="5928" w:author="Nick.Tolimieri" w:date="2022-09-07T13:17:00Z">
              <w:r w:rsidRPr="00AE199D">
                <w:rPr>
                  <w:rFonts w:asciiTheme="minorHAnsi" w:eastAsiaTheme="minorHAnsi" w:hAnsiTheme="minorHAnsi" w:cstheme="minorBidi"/>
                  <w:sz w:val="22"/>
                  <w:szCs w:val="22"/>
                  <w:rPrChange w:id="5929" w:author="Nick.Tolimieri" w:date="2022-09-07T13:17:00Z">
                    <w:rPr>
                      <w:rFonts w:ascii="Calibri" w:hAnsi="Calibri" w:cs="Calibri"/>
                      <w:color w:val="000000"/>
                      <w:sz w:val="22"/>
                      <w:szCs w:val="22"/>
                    </w:rPr>
                  </w:rPrChange>
                </w:rPr>
                <w:t>2012</w:t>
              </w:r>
            </w:ins>
          </w:p>
        </w:tc>
        <w:tc>
          <w:tcPr>
            <w:tcW w:w="960" w:type="dxa"/>
            <w:noWrap/>
            <w:hideMark/>
          </w:tcPr>
          <w:p w:rsidR="00AE199D" w:rsidRPr="00AE199D" w:rsidRDefault="00AE199D" w:rsidP="00AE199D">
            <w:pPr>
              <w:ind w:firstLine="0"/>
              <w:rPr>
                <w:ins w:id="5930" w:author="Nick.Tolimieri" w:date="2022-09-07T13:17:00Z"/>
                <w:rFonts w:asciiTheme="minorHAnsi" w:eastAsiaTheme="minorHAnsi" w:hAnsiTheme="minorHAnsi" w:cstheme="minorBidi"/>
                <w:sz w:val="22"/>
                <w:szCs w:val="22"/>
                <w:rPrChange w:id="5931" w:author="Nick.Tolimieri" w:date="2022-09-07T13:17:00Z">
                  <w:rPr>
                    <w:ins w:id="5932" w:author="Nick.Tolimieri" w:date="2022-09-07T13:17:00Z"/>
                    <w:rFonts w:ascii="Calibri" w:hAnsi="Calibri" w:cs="Calibri"/>
                    <w:color w:val="000000"/>
                    <w:sz w:val="22"/>
                    <w:szCs w:val="22"/>
                  </w:rPr>
                </w:rPrChange>
              </w:rPr>
              <w:pPrChange w:id="5933" w:author="Nick.Tolimieri" w:date="2022-09-07T13:17:00Z">
                <w:pPr>
                  <w:jc w:val="right"/>
                </w:pPr>
              </w:pPrChange>
            </w:pPr>
            <w:ins w:id="5934" w:author="Nick.Tolimieri" w:date="2022-09-07T13:17:00Z">
              <w:r w:rsidRPr="00AE199D">
                <w:rPr>
                  <w:rFonts w:asciiTheme="minorHAnsi" w:eastAsiaTheme="minorHAnsi" w:hAnsiTheme="minorHAnsi" w:cstheme="minorBidi"/>
                  <w:sz w:val="22"/>
                  <w:szCs w:val="22"/>
                  <w:rPrChange w:id="593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936" w:author="Nick.Tolimieri" w:date="2022-09-07T13:17:00Z"/>
                <w:rFonts w:asciiTheme="minorHAnsi" w:eastAsiaTheme="minorHAnsi" w:hAnsiTheme="minorHAnsi" w:cstheme="minorBidi"/>
                <w:sz w:val="22"/>
                <w:szCs w:val="22"/>
                <w:rPrChange w:id="5937" w:author="Nick.Tolimieri" w:date="2022-09-07T13:17:00Z">
                  <w:rPr>
                    <w:ins w:id="5938" w:author="Nick.Tolimieri" w:date="2022-09-07T13:17:00Z"/>
                    <w:rFonts w:ascii="Calibri" w:hAnsi="Calibri" w:cs="Calibri"/>
                    <w:color w:val="000000"/>
                    <w:sz w:val="22"/>
                    <w:szCs w:val="22"/>
                  </w:rPr>
                </w:rPrChange>
              </w:rPr>
              <w:pPrChange w:id="5939" w:author="Nick.Tolimieri" w:date="2022-09-07T13:17:00Z">
                <w:pPr>
                  <w:jc w:val="right"/>
                </w:pPr>
              </w:pPrChange>
            </w:pPr>
            <w:ins w:id="5940" w:author="Nick.Tolimieri" w:date="2022-09-07T13:17:00Z">
              <w:r w:rsidRPr="00AE199D">
                <w:rPr>
                  <w:rFonts w:asciiTheme="minorHAnsi" w:eastAsiaTheme="minorHAnsi" w:hAnsiTheme="minorHAnsi" w:cstheme="minorBidi"/>
                  <w:sz w:val="22"/>
                  <w:szCs w:val="22"/>
                  <w:rPrChange w:id="594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942" w:author="Nick.Tolimieri" w:date="2022-09-07T13:17:00Z"/>
                <w:rFonts w:asciiTheme="minorHAnsi" w:eastAsiaTheme="minorHAnsi" w:hAnsiTheme="minorHAnsi" w:cstheme="minorBidi"/>
                <w:sz w:val="22"/>
                <w:szCs w:val="22"/>
                <w:rPrChange w:id="5943" w:author="Nick.Tolimieri" w:date="2022-09-07T13:17:00Z">
                  <w:rPr>
                    <w:ins w:id="5944" w:author="Nick.Tolimieri" w:date="2022-09-07T13:17:00Z"/>
                    <w:rFonts w:ascii="Calibri" w:hAnsi="Calibri" w:cs="Calibri"/>
                    <w:color w:val="000000"/>
                    <w:sz w:val="22"/>
                    <w:szCs w:val="22"/>
                  </w:rPr>
                </w:rPrChange>
              </w:rPr>
              <w:pPrChange w:id="5945" w:author="Nick.Tolimieri" w:date="2022-09-07T13:17:00Z">
                <w:pPr>
                  <w:jc w:val="right"/>
                </w:pPr>
              </w:pPrChange>
            </w:pPr>
            <w:ins w:id="5946" w:author="Nick.Tolimieri" w:date="2022-09-07T13:17:00Z">
              <w:r w:rsidRPr="00AE199D">
                <w:rPr>
                  <w:rFonts w:asciiTheme="minorHAnsi" w:eastAsiaTheme="minorHAnsi" w:hAnsiTheme="minorHAnsi" w:cstheme="minorBidi"/>
                  <w:sz w:val="22"/>
                  <w:szCs w:val="22"/>
                  <w:rPrChange w:id="594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948" w:author="Nick.Tolimieri" w:date="2022-09-07T13:17:00Z"/>
                <w:rFonts w:asciiTheme="minorHAnsi" w:eastAsiaTheme="minorHAnsi" w:hAnsiTheme="minorHAnsi" w:cstheme="minorBidi"/>
                <w:sz w:val="22"/>
                <w:szCs w:val="22"/>
                <w:rPrChange w:id="5949" w:author="Nick.Tolimieri" w:date="2022-09-07T13:17:00Z">
                  <w:rPr>
                    <w:ins w:id="5950" w:author="Nick.Tolimieri" w:date="2022-09-07T13:17:00Z"/>
                    <w:rFonts w:ascii="Calibri" w:hAnsi="Calibri" w:cs="Calibri"/>
                    <w:color w:val="000000"/>
                    <w:sz w:val="22"/>
                    <w:szCs w:val="22"/>
                  </w:rPr>
                </w:rPrChange>
              </w:rPr>
              <w:pPrChange w:id="5951" w:author="Nick.Tolimieri" w:date="2022-09-07T13:17:00Z">
                <w:pPr>
                  <w:jc w:val="right"/>
                </w:pPr>
              </w:pPrChange>
            </w:pPr>
            <w:ins w:id="5952" w:author="Nick.Tolimieri" w:date="2022-09-07T13:17:00Z">
              <w:r w:rsidRPr="00AE199D">
                <w:rPr>
                  <w:rFonts w:asciiTheme="minorHAnsi" w:eastAsiaTheme="minorHAnsi" w:hAnsiTheme="minorHAnsi" w:cstheme="minorBidi"/>
                  <w:sz w:val="22"/>
                  <w:szCs w:val="22"/>
                  <w:rPrChange w:id="595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5954" w:author="Nick.Tolimieri" w:date="2022-09-07T13:17:00Z"/>
                <w:rFonts w:asciiTheme="minorHAnsi" w:eastAsiaTheme="minorHAnsi" w:hAnsiTheme="minorHAnsi" w:cstheme="minorBidi"/>
                <w:sz w:val="22"/>
                <w:szCs w:val="22"/>
                <w:rPrChange w:id="5955" w:author="Nick.Tolimieri" w:date="2022-09-07T13:17:00Z">
                  <w:rPr>
                    <w:ins w:id="5956" w:author="Nick.Tolimieri" w:date="2022-09-07T13:17:00Z"/>
                    <w:rFonts w:ascii="Calibri" w:hAnsi="Calibri" w:cs="Calibri"/>
                    <w:color w:val="000000"/>
                    <w:sz w:val="22"/>
                    <w:szCs w:val="22"/>
                  </w:rPr>
                </w:rPrChange>
              </w:rPr>
              <w:pPrChange w:id="5957" w:author="Nick.Tolimieri" w:date="2022-09-07T13:17:00Z">
                <w:pPr/>
              </w:pPrChange>
            </w:pPr>
            <w:ins w:id="5958" w:author="Nick.Tolimieri" w:date="2022-09-07T13:17:00Z">
              <w:r w:rsidRPr="00AE199D">
                <w:rPr>
                  <w:rFonts w:asciiTheme="minorHAnsi" w:eastAsiaTheme="minorHAnsi" w:hAnsiTheme="minorHAnsi" w:cstheme="minorBidi"/>
                  <w:sz w:val="22"/>
                  <w:szCs w:val="22"/>
                  <w:rPrChange w:id="595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960" w:author="Nick.Tolimieri" w:date="2022-09-07T13:17:00Z"/>
                <w:rFonts w:asciiTheme="minorHAnsi" w:eastAsiaTheme="minorHAnsi" w:hAnsiTheme="minorHAnsi" w:cstheme="minorBidi"/>
                <w:sz w:val="22"/>
                <w:szCs w:val="22"/>
                <w:rPrChange w:id="5961" w:author="Nick.Tolimieri" w:date="2022-09-07T13:17:00Z">
                  <w:rPr>
                    <w:ins w:id="5962" w:author="Nick.Tolimieri" w:date="2022-09-07T13:17:00Z"/>
                    <w:rFonts w:ascii="Calibri" w:hAnsi="Calibri" w:cs="Calibri"/>
                    <w:color w:val="000000"/>
                    <w:sz w:val="22"/>
                    <w:szCs w:val="22"/>
                  </w:rPr>
                </w:rPrChange>
              </w:rPr>
              <w:pPrChange w:id="5963" w:author="Nick.Tolimieri" w:date="2022-09-07T13:17:00Z">
                <w:pPr/>
              </w:pPrChange>
            </w:pPr>
            <w:ins w:id="5964" w:author="Nick.Tolimieri" w:date="2022-09-07T13:17:00Z">
              <w:r w:rsidRPr="00AE199D">
                <w:rPr>
                  <w:rFonts w:asciiTheme="minorHAnsi" w:eastAsiaTheme="minorHAnsi" w:hAnsiTheme="minorHAnsi" w:cstheme="minorBidi"/>
                  <w:sz w:val="22"/>
                  <w:szCs w:val="22"/>
                  <w:rPrChange w:id="596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966" w:author="Nick.Tolimieri" w:date="2022-09-07T13:17:00Z"/>
                <w:rFonts w:asciiTheme="minorHAnsi" w:eastAsiaTheme="minorHAnsi" w:hAnsiTheme="minorHAnsi" w:cstheme="minorBidi"/>
                <w:sz w:val="22"/>
                <w:szCs w:val="22"/>
                <w:rPrChange w:id="5967" w:author="Nick.Tolimieri" w:date="2022-09-07T13:17:00Z">
                  <w:rPr>
                    <w:ins w:id="5968" w:author="Nick.Tolimieri" w:date="2022-09-07T13:17:00Z"/>
                    <w:rFonts w:ascii="Calibri" w:hAnsi="Calibri" w:cs="Calibri"/>
                    <w:color w:val="000000"/>
                    <w:sz w:val="22"/>
                    <w:szCs w:val="22"/>
                  </w:rPr>
                </w:rPrChange>
              </w:rPr>
              <w:pPrChange w:id="5969" w:author="Nick.Tolimieri" w:date="2022-09-07T13:17:00Z">
                <w:pPr/>
              </w:pPrChange>
            </w:pPr>
            <w:ins w:id="5970" w:author="Nick.Tolimieri" w:date="2022-09-07T13:17:00Z">
              <w:r w:rsidRPr="00AE199D">
                <w:rPr>
                  <w:rFonts w:asciiTheme="minorHAnsi" w:eastAsiaTheme="minorHAnsi" w:hAnsiTheme="minorHAnsi" w:cstheme="minorBidi"/>
                  <w:sz w:val="22"/>
                  <w:szCs w:val="22"/>
                  <w:rPrChange w:id="5971"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5972" w:author="Nick.Tolimieri" w:date="2022-09-07T13:17:00Z"/>
                <w:rFonts w:asciiTheme="minorHAnsi" w:eastAsiaTheme="minorHAnsi" w:hAnsiTheme="minorHAnsi" w:cstheme="minorBidi"/>
                <w:sz w:val="22"/>
                <w:szCs w:val="22"/>
                <w:rPrChange w:id="5973" w:author="Nick.Tolimieri" w:date="2022-09-07T13:17:00Z">
                  <w:rPr>
                    <w:ins w:id="5974" w:author="Nick.Tolimieri" w:date="2022-09-07T13:17:00Z"/>
                    <w:rFonts w:ascii="Calibri" w:hAnsi="Calibri" w:cs="Calibri"/>
                    <w:color w:val="000000"/>
                    <w:sz w:val="22"/>
                    <w:szCs w:val="22"/>
                  </w:rPr>
                </w:rPrChange>
              </w:rPr>
              <w:pPrChange w:id="5975" w:author="Nick.Tolimieri" w:date="2022-09-07T13:17:00Z">
                <w:pPr/>
              </w:pPrChange>
            </w:pPr>
            <w:ins w:id="5976" w:author="Nick.Tolimieri" w:date="2022-09-07T13:17:00Z">
              <w:r w:rsidRPr="00AE199D">
                <w:rPr>
                  <w:rFonts w:asciiTheme="minorHAnsi" w:eastAsiaTheme="minorHAnsi" w:hAnsiTheme="minorHAnsi" w:cstheme="minorBidi"/>
                  <w:sz w:val="22"/>
                  <w:szCs w:val="22"/>
                  <w:rPrChange w:id="5977" w:author="Nick.Tolimieri" w:date="2022-09-07T13:17:00Z">
                    <w:rPr>
                      <w:rFonts w:ascii="Calibri" w:hAnsi="Calibri" w:cs="Calibri"/>
                      <w:color w:val="000000"/>
                      <w:sz w:val="22"/>
                      <w:szCs w:val="22"/>
                    </w:rPr>
                  </w:rPrChange>
                </w:rPr>
                <w:t>NA</w:t>
              </w:r>
            </w:ins>
          </w:p>
        </w:tc>
      </w:tr>
      <w:tr w:rsidR="00AE199D" w:rsidRPr="00AE199D" w:rsidTr="00AE199D">
        <w:trPr>
          <w:trHeight w:val="300"/>
          <w:ins w:id="5978" w:author="Nick.Tolimieri" w:date="2022-09-07T13:17:00Z"/>
        </w:trPr>
        <w:tc>
          <w:tcPr>
            <w:tcW w:w="960" w:type="dxa"/>
            <w:noWrap/>
            <w:hideMark/>
          </w:tcPr>
          <w:p w:rsidR="00AE199D" w:rsidRPr="00AE199D" w:rsidRDefault="00AE199D" w:rsidP="00AE199D">
            <w:pPr>
              <w:ind w:firstLine="0"/>
              <w:rPr>
                <w:ins w:id="5979" w:author="Nick.Tolimieri" w:date="2022-09-07T13:17:00Z"/>
                <w:rFonts w:asciiTheme="minorHAnsi" w:eastAsiaTheme="minorHAnsi" w:hAnsiTheme="minorHAnsi" w:cstheme="minorBidi"/>
                <w:sz w:val="22"/>
                <w:szCs w:val="22"/>
                <w:rPrChange w:id="5980" w:author="Nick.Tolimieri" w:date="2022-09-07T13:17:00Z">
                  <w:rPr>
                    <w:ins w:id="5981" w:author="Nick.Tolimieri" w:date="2022-09-07T13:17:00Z"/>
                    <w:rFonts w:ascii="Calibri" w:hAnsi="Calibri" w:cs="Calibri"/>
                    <w:color w:val="000000"/>
                    <w:sz w:val="22"/>
                    <w:szCs w:val="22"/>
                  </w:rPr>
                </w:rPrChange>
              </w:rPr>
              <w:pPrChange w:id="5982" w:author="Nick.Tolimieri" w:date="2022-09-07T13:17:00Z">
                <w:pPr/>
              </w:pPrChange>
            </w:pPr>
            <w:proofErr w:type="spellStart"/>
            <w:ins w:id="5983" w:author="Nick.Tolimieri" w:date="2022-09-07T13:17:00Z">
              <w:r w:rsidRPr="00AE199D">
                <w:rPr>
                  <w:rFonts w:asciiTheme="minorHAnsi" w:eastAsiaTheme="minorHAnsi" w:hAnsiTheme="minorHAnsi" w:cstheme="minorBidi"/>
                  <w:sz w:val="22"/>
                  <w:szCs w:val="22"/>
                  <w:rPrChange w:id="5984"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5985"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5986"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5987"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5988" w:author="Nick.Tolimieri" w:date="2022-09-07T13:17:00Z"/>
                <w:rFonts w:asciiTheme="minorHAnsi" w:eastAsiaTheme="minorHAnsi" w:hAnsiTheme="minorHAnsi" w:cstheme="minorBidi"/>
                <w:sz w:val="22"/>
                <w:szCs w:val="22"/>
                <w:rPrChange w:id="5989" w:author="Nick.Tolimieri" w:date="2022-09-07T13:17:00Z">
                  <w:rPr>
                    <w:ins w:id="5990" w:author="Nick.Tolimieri" w:date="2022-09-07T13:17:00Z"/>
                    <w:rFonts w:ascii="Calibri" w:hAnsi="Calibri" w:cs="Calibri"/>
                    <w:color w:val="000000"/>
                    <w:sz w:val="22"/>
                    <w:szCs w:val="22"/>
                  </w:rPr>
                </w:rPrChange>
              </w:rPr>
              <w:pPrChange w:id="5991" w:author="Nick.Tolimieri" w:date="2022-09-07T13:17:00Z">
                <w:pPr>
                  <w:jc w:val="right"/>
                </w:pPr>
              </w:pPrChange>
            </w:pPr>
            <w:ins w:id="5992" w:author="Nick.Tolimieri" w:date="2022-09-07T13:17:00Z">
              <w:r w:rsidRPr="00AE199D">
                <w:rPr>
                  <w:rFonts w:asciiTheme="minorHAnsi" w:eastAsiaTheme="minorHAnsi" w:hAnsiTheme="minorHAnsi" w:cstheme="minorBidi"/>
                  <w:sz w:val="22"/>
                  <w:szCs w:val="22"/>
                  <w:rPrChange w:id="5993" w:author="Nick.Tolimieri" w:date="2022-09-07T13:17:00Z">
                    <w:rPr>
                      <w:rFonts w:ascii="Calibri" w:hAnsi="Calibri" w:cs="Calibri"/>
                      <w:color w:val="000000"/>
                      <w:sz w:val="22"/>
                      <w:szCs w:val="22"/>
                    </w:rPr>
                  </w:rPrChange>
                </w:rPr>
                <w:t>2013</w:t>
              </w:r>
            </w:ins>
          </w:p>
        </w:tc>
        <w:tc>
          <w:tcPr>
            <w:tcW w:w="960" w:type="dxa"/>
            <w:noWrap/>
            <w:hideMark/>
          </w:tcPr>
          <w:p w:rsidR="00AE199D" w:rsidRPr="00AE199D" w:rsidRDefault="00AE199D" w:rsidP="00AE199D">
            <w:pPr>
              <w:ind w:firstLine="0"/>
              <w:rPr>
                <w:ins w:id="5994" w:author="Nick.Tolimieri" w:date="2022-09-07T13:17:00Z"/>
                <w:rFonts w:asciiTheme="minorHAnsi" w:eastAsiaTheme="minorHAnsi" w:hAnsiTheme="minorHAnsi" w:cstheme="minorBidi"/>
                <w:sz w:val="22"/>
                <w:szCs w:val="22"/>
                <w:rPrChange w:id="5995" w:author="Nick.Tolimieri" w:date="2022-09-07T13:17:00Z">
                  <w:rPr>
                    <w:ins w:id="5996" w:author="Nick.Tolimieri" w:date="2022-09-07T13:17:00Z"/>
                    <w:rFonts w:ascii="Calibri" w:hAnsi="Calibri" w:cs="Calibri"/>
                    <w:color w:val="000000"/>
                    <w:sz w:val="22"/>
                    <w:szCs w:val="22"/>
                  </w:rPr>
                </w:rPrChange>
              </w:rPr>
              <w:pPrChange w:id="5997" w:author="Nick.Tolimieri" w:date="2022-09-07T13:17:00Z">
                <w:pPr>
                  <w:jc w:val="right"/>
                </w:pPr>
              </w:pPrChange>
            </w:pPr>
            <w:ins w:id="5998" w:author="Nick.Tolimieri" w:date="2022-09-07T13:17:00Z">
              <w:r w:rsidRPr="00AE199D">
                <w:rPr>
                  <w:rFonts w:asciiTheme="minorHAnsi" w:eastAsiaTheme="minorHAnsi" w:hAnsiTheme="minorHAnsi" w:cstheme="minorBidi"/>
                  <w:sz w:val="22"/>
                  <w:szCs w:val="22"/>
                  <w:rPrChange w:id="5999"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000" w:author="Nick.Tolimieri" w:date="2022-09-07T13:17:00Z"/>
                <w:rFonts w:asciiTheme="minorHAnsi" w:eastAsiaTheme="minorHAnsi" w:hAnsiTheme="minorHAnsi" w:cstheme="minorBidi"/>
                <w:sz w:val="22"/>
                <w:szCs w:val="22"/>
                <w:rPrChange w:id="6001" w:author="Nick.Tolimieri" w:date="2022-09-07T13:17:00Z">
                  <w:rPr>
                    <w:ins w:id="6002" w:author="Nick.Tolimieri" w:date="2022-09-07T13:17:00Z"/>
                    <w:rFonts w:ascii="Calibri" w:hAnsi="Calibri" w:cs="Calibri"/>
                    <w:color w:val="000000"/>
                    <w:sz w:val="22"/>
                    <w:szCs w:val="22"/>
                  </w:rPr>
                </w:rPrChange>
              </w:rPr>
              <w:pPrChange w:id="6003" w:author="Nick.Tolimieri" w:date="2022-09-07T13:17:00Z">
                <w:pPr>
                  <w:jc w:val="right"/>
                </w:pPr>
              </w:pPrChange>
            </w:pPr>
            <w:ins w:id="6004" w:author="Nick.Tolimieri" w:date="2022-09-07T13:17:00Z">
              <w:r w:rsidRPr="00AE199D">
                <w:rPr>
                  <w:rFonts w:asciiTheme="minorHAnsi" w:eastAsiaTheme="minorHAnsi" w:hAnsiTheme="minorHAnsi" w:cstheme="minorBidi"/>
                  <w:sz w:val="22"/>
                  <w:szCs w:val="22"/>
                  <w:rPrChange w:id="6005" w:author="Nick.Tolimieri" w:date="2022-09-07T13:17:00Z">
                    <w:rPr>
                      <w:rFonts w:ascii="Calibri" w:hAnsi="Calibri" w:cs="Calibri"/>
                      <w:color w:val="000000"/>
                      <w:sz w:val="22"/>
                      <w:szCs w:val="22"/>
                    </w:rPr>
                  </w:rPrChange>
                </w:rPr>
                <w:t>26</w:t>
              </w:r>
            </w:ins>
          </w:p>
        </w:tc>
        <w:tc>
          <w:tcPr>
            <w:tcW w:w="960" w:type="dxa"/>
            <w:noWrap/>
            <w:hideMark/>
          </w:tcPr>
          <w:p w:rsidR="00AE199D" w:rsidRPr="00AE199D" w:rsidRDefault="00AE199D" w:rsidP="00AE199D">
            <w:pPr>
              <w:ind w:firstLine="0"/>
              <w:rPr>
                <w:ins w:id="6006" w:author="Nick.Tolimieri" w:date="2022-09-07T13:17:00Z"/>
                <w:rFonts w:asciiTheme="minorHAnsi" w:eastAsiaTheme="minorHAnsi" w:hAnsiTheme="minorHAnsi" w:cstheme="minorBidi"/>
                <w:sz w:val="22"/>
                <w:szCs w:val="22"/>
                <w:rPrChange w:id="6007" w:author="Nick.Tolimieri" w:date="2022-09-07T13:17:00Z">
                  <w:rPr>
                    <w:ins w:id="6008" w:author="Nick.Tolimieri" w:date="2022-09-07T13:17:00Z"/>
                    <w:rFonts w:ascii="Calibri" w:hAnsi="Calibri" w:cs="Calibri"/>
                    <w:color w:val="000000"/>
                    <w:sz w:val="22"/>
                    <w:szCs w:val="22"/>
                  </w:rPr>
                </w:rPrChange>
              </w:rPr>
              <w:pPrChange w:id="6009" w:author="Nick.Tolimieri" w:date="2022-09-07T13:17:00Z">
                <w:pPr>
                  <w:jc w:val="right"/>
                </w:pPr>
              </w:pPrChange>
            </w:pPr>
            <w:ins w:id="6010" w:author="Nick.Tolimieri" w:date="2022-09-07T13:17:00Z">
              <w:r w:rsidRPr="00AE199D">
                <w:rPr>
                  <w:rFonts w:asciiTheme="minorHAnsi" w:eastAsiaTheme="minorHAnsi" w:hAnsiTheme="minorHAnsi" w:cstheme="minorBidi"/>
                  <w:sz w:val="22"/>
                  <w:szCs w:val="22"/>
                  <w:rPrChange w:id="6011" w:author="Nick.Tolimieri" w:date="2022-09-07T13:17:00Z">
                    <w:rPr>
                      <w:rFonts w:ascii="Calibri" w:hAnsi="Calibri" w:cs="Calibri"/>
                      <w:color w:val="000000"/>
                      <w:sz w:val="22"/>
                      <w:szCs w:val="22"/>
                    </w:rPr>
                  </w:rPrChange>
                </w:rPr>
                <w:t>3</w:t>
              </w:r>
            </w:ins>
          </w:p>
        </w:tc>
        <w:tc>
          <w:tcPr>
            <w:tcW w:w="960" w:type="dxa"/>
            <w:noWrap/>
            <w:hideMark/>
          </w:tcPr>
          <w:p w:rsidR="00AE199D" w:rsidRPr="00AE199D" w:rsidRDefault="00AE199D" w:rsidP="00AE199D">
            <w:pPr>
              <w:ind w:firstLine="0"/>
              <w:rPr>
                <w:ins w:id="6012" w:author="Nick.Tolimieri" w:date="2022-09-07T13:17:00Z"/>
                <w:rFonts w:asciiTheme="minorHAnsi" w:eastAsiaTheme="minorHAnsi" w:hAnsiTheme="minorHAnsi" w:cstheme="minorBidi"/>
                <w:sz w:val="22"/>
                <w:szCs w:val="22"/>
                <w:rPrChange w:id="6013" w:author="Nick.Tolimieri" w:date="2022-09-07T13:17:00Z">
                  <w:rPr>
                    <w:ins w:id="6014" w:author="Nick.Tolimieri" w:date="2022-09-07T13:17:00Z"/>
                    <w:rFonts w:ascii="Calibri" w:hAnsi="Calibri" w:cs="Calibri"/>
                    <w:color w:val="000000"/>
                    <w:sz w:val="22"/>
                    <w:szCs w:val="22"/>
                  </w:rPr>
                </w:rPrChange>
              </w:rPr>
              <w:pPrChange w:id="6015" w:author="Nick.Tolimieri" w:date="2022-09-07T13:17:00Z">
                <w:pPr>
                  <w:jc w:val="right"/>
                </w:pPr>
              </w:pPrChange>
            </w:pPr>
            <w:ins w:id="6016" w:author="Nick.Tolimieri" w:date="2022-09-07T13:17:00Z">
              <w:r w:rsidRPr="00AE199D">
                <w:rPr>
                  <w:rFonts w:asciiTheme="minorHAnsi" w:eastAsiaTheme="minorHAnsi" w:hAnsiTheme="minorHAnsi" w:cstheme="minorBidi"/>
                  <w:sz w:val="22"/>
                  <w:szCs w:val="22"/>
                  <w:rPrChange w:id="6017" w:author="Nick.Tolimieri" w:date="2022-09-07T13:17:00Z">
                    <w:rPr>
                      <w:rFonts w:ascii="Calibri" w:hAnsi="Calibri" w:cs="Calibri"/>
                      <w:color w:val="000000"/>
                      <w:sz w:val="22"/>
                      <w:szCs w:val="22"/>
                    </w:rPr>
                  </w:rPrChange>
                </w:rPr>
                <w:t>19</w:t>
              </w:r>
            </w:ins>
          </w:p>
        </w:tc>
        <w:tc>
          <w:tcPr>
            <w:tcW w:w="960" w:type="dxa"/>
            <w:noWrap/>
            <w:hideMark/>
          </w:tcPr>
          <w:p w:rsidR="00AE199D" w:rsidRPr="00AE199D" w:rsidRDefault="00AE199D" w:rsidP="00AE199D">
            <w:pPr>
              <w:ind w:firstLine="0"/>
              <w:rPr>
                <w:ins w:id="6018" w:author="Nick.Tolimieri" w:date="2022-09-07T13:17:00Z"/>
                <w:rFonts w:asciiTheme="minorHAnsi" w:eastAsiaTheme="minorHAnsi" w:hAnsiTheme="minorHAnsi" w:cstheme="minorBidi"/>
                <w:sz w:val="22"/>
                <w:szCs w:val="22"/>
                <w:rPrChange w:id="6019" w:author="Nick.Tolimieri" w:date="2022-09-07T13:17:00Z">
                  <w:rPr>
                    <w:ins w:id="6020" w:author="Nick.Tolimieri" w:date="2022-09-07T13:17:00Z"/>
                    <w:rFonts w:ascii="Calibri" w:hAnsi="Calibri" w:cs="Calibri"/>
                    <w:color w:val="000000"/>
                    <w:sz w:val="22"/>
                    <w:szCs w:val="22"/>
                  </w:rPr>
                </w:rPrChange>
              </w:rPr>
              <w:pPrChange w:id="6021" w:author="Nick.Tolimieri" w:date="2022-09-07T13:17:00Z">
                <w:pPr>
                  <w:jc w:val="right"/>
                </w:pPr>
              </w:pPrChange>
            </w:pPr>
            <w:ins w:id="6022" w:author="Nick.Tolimieri" w:date="2022-09-07T13:17:00Z">
              <w:r w:rsidRPr="00AE199D">
                <w:rPr>
                  <w:rFonts w:asciiTheme="minorHAnsi" w:eastAsiaTheme="minorHAnsi" w:hAnsiTheme="minorHAnsi" w:cstheme="minorBidi"/>
                  <w:sz w:val="22"/>
                  <w:szCs w:val="22"/>
                  <w:rPrChange w:id="6023"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024" w:author="Nick.Tolimieri" w:date="2022-09-07T13:17:00Z"/>
                <w:rFonts w:asciiTheme="minorHAnsi" w:eastAsiaTheme="minorHAnsi" w:hAnsiTheme="minorHAnsi" w:cstheme="minorBidi"/>
                <w:sz w:val="22"/>
                <w:szCs w:val="22"/>
                <w:rPrChange w:id="6025" w:author="Nick.Tolimieri" w:date="2022-09-07T13:17:00Z">
                  <w:rPr>
                    <w:ins w:id="6026" w:author="Nick.Tolimieri" w:date="2022-09-07T13:17:00Z"/>
                    <w:rFonts w:ascii="Calibri" w:hAnsi="Calibri" w:cs="Calibri"/>
                    <w:color w:val="000000"/>
                    <w:sz w:val="22"/>
                    <w:szCs w:val="22"/>
                  </w:rPr>
                </w:rPrChange>
              </w:rPr>
              <w:pPrChange w:id="6027" w:author="Nick.Tolimieri" w:date="2022-09-07T13:17:00Z">
                <w:pPr>
                  <w:jc w:val="right"/>
                </w:pPr>
              </w:pPrChange>
            </w:pPr>
            <w:ins w:id="6028" w:author="Nick.Tolimieri" w:date="2022-09-07T13:17:00Z">
              <w:r w:rsidRPr="00AE199D">
                <w:rPr>
                  <w:rFonts w:asciiTheme="minorHAnsi" w:eastAsiaTheme="minorHAnsi" w:hAnsiTheme="minorHAnsi" w:cstheme="minorBidi"/>
                  <w:sz w:val="22"/>
                  <w:szCs w:val="22"/>
                  <w:rPrChange w:id="6029"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6030" w:author="Nick.Tolimieri" w:date="2022-09-07T13:17:00Z"/>
                <w:rFonts w:asciiTheme="minorHAnsi" w:eastAsiaTheme="minorHAnsi" w:hAnsiTheme="minorHAnsi" w:cstheme="minorBidi"/>
                <w:sz w:val="22"/>
                <w:szCs w:val="22"/>
                <w:rPrChange w:id="6031" w:author="Nick.Tolimieri" w:date="2022-09-07T13:17:00Z">
                  <w:rPr>
                    <w:ins w:id="6032" w:author="Nick.Tolimieri" w:date="2022-09-07T13:17:00Z"/>
                    <w:rFonts w:ascii="Calibri" w:hAnsi="Calibri" w:cs="Calibri"/>
                    <w:color w:val="000000"/>
                    <w:sz w:val="22"/>
                    <w:szCs w:val="22"/>
                  </w:rPr>
                </w:rPrChange>
              </w:rPr>
              <w:pPrChange w:id="6033" w:author="Nick.Tolimieri" w:date="2022-09-07T13:17:00Z">
                <w:pPr>
                  <w:jc w:val="right"/>
                </w:pPr>
              </w:pPrChange>
            </w:pPr>
            <w:ins w:id="6034" w:author="Nick.Tolimieri" w:date="2022-09-07T13:17:00Z">
              <w:r w:rsidRPr="00AE199D">
                <w:rPr>
                  <w:rFonts w:asciiTheme="minorHAnsi" w:eastAsiaTheme="minorHAnsi" w:hAnsiTheme="minorHAnsi" w:cstheme="minorBidi"/>
                  <w:sz w:val="22"/>
                  <w:szCs w:val="22"/>
                  <w:rPrChange w:id="6035" w:author="Nick.Tolimieri" w:date="2022-09-07T13:17:00Z">
                    <w:rPr>
                      <w:rFonts w:ascii="Calibri" w:hAnsi="Calibri" w:cs="Calibri"/>
                      <w:color w:val="000000"/>
                      <w:sz w:val="22"/>
                      <w:szCs w:val="22"/>
                    </w:rPr>
                  </w:rPrChange>
                </w:rPr>
                <w:t>2.49</w:t>
              </w:r>
            </w:ins>
          </w:p>
        </w:tc>
        <w:tc>
          <w:tcPr>
            <w:tcW w:w="960" w:type="dxa"/>
            <w:noWrap/>
            <w:hideMark/>
          </w:tcPr>
          <w:p w:rsidR="00AE199D" w:rsidRPr="00AE199D" w:rsidRDefault="00AE199D" w:rsidP="00AE199D">
            <w:pPr>
              <w:ind w:firstLine="0"/>
              <w:rPr>
                <w:ins w:id="6036" w:author="Nick.Tolimieri" w:date="2022-09-07T13:17:00Z"/>
                <w:rFonts w:asciiTheme="minorHAnsi" w:eastAsiaTheme="minorHAnsi" w:hAnsiTheme="minorHAnsi" w:cstheme="minorBidi"/>
                <w:sz w:val="22"/>
                <w:szCs w:val="22"/>
                <w:rPrChange w:id="6037" w:author="Nick.Tolimieri" w:date="2022-09-07T13:17:00Z">
                  <w:rPr>
                    <w:ins w:id="6038" w:author="Nick.Tolimieri" w:date="2022-09-07T13:17:00Z"/>
                    <w:rFonts w:ascii="Calibri" w:hAnsi="Calibri" w:cs="Calibri"/>
                    <w:color w:val="000000"/>
                    <w:sz w:val="22"/>
                    <w:szCs w:val="22"/>
                  </w:rPr>
                </w:rPrChange>
              </w:rPr>
              <w:pPrChange w:id="6039" w:author="Nick.Tolimieri" w:date="2022-09-07T13:17:00Z">
                <w:pPr>
                  <w:jc w:val="right"/>
                </w:pPr>
              </w:pPrChange>
            </w:pPr>
            <w:ins w:id="6040" w:author="Nick.Tolimieri" w:date="2022-09-07T13:17:00Z">
              <w:r w:rsidRPr="00AE199D">
                <w:rPr>
                  <w:rFonts w:asciiTheme="minorHAnsi" w:eastAsiaTheme="minorHAnsi" w:hAnsiTheme="minorHAnsi" w:cstheme="minorBidi"/>
                  <w:sz w:val="22"/>
                  <w:szCs w:val="22"/>
                  <w:rPrChange w:id="6041" w:author="Nick.Tolimieri" w:date="2022-09-07T13:17:00Z">
                    <w:rPr>
                      <w:rFonts w:ascii="Calibri" w:hAnsi="Calibri" w:cs="Calibri"/>
                      <w:color w:val="000000"/>
                      <w:sz w:val="22"/>
                      <w:szCs w:val="22"/>
                    </w:rPr>
                  </w:rPrChange>
                </w:rPr>
                <w:t>0.64</w:t>
              </w:r>
            </w:ins>
          </w:p>
        </w:tc>
      </w:tr>
      <w:tr w:rsidR="00AE199D" w:rsidRPr="00AE199D" w:rsidTr="00AE199D">
        <w:trPr>
          <w:trHeight w:val="300"/>
          <w:ins w:id="6042" w:author="Nick.Tolimieri" w:date="2022-09-07T13:17:00Z"/>
        </w:trPr>
        <w:tc>
          <w:tcPr>
            <w:tcW w:w="960" w:type="dxa"/>
            <w:noWrap/>
            <w:hideMark/>
          </w:tcPr>
          <w:p w:rsidR="00AE199D" w:rsidRPr="00AE199D" w:rsidRDefault="00AE199D" w:rsidP="00AE199D">
            <w:pPr>
              <w:ind w:firstLine="0"/>
              <w:rPr>
                <w:ins w:id="6043" w:author="Nick.Tolimieri" w:date="2022-09-07T13:17:00Z"/>
                <w:rFonts w:asciiTheme="minorHAnsi" w:eastAsiaTheme="minorHAnsi" w:hAnsiTheme="minorHAnsi" w:cstheme="minorBidi"/>
                <w:sz w:val="22"/>
                <w:szCs w:val="22"/>
                <w:rPrChange w:id="6044" w:author="Nick.Tolimieri" w:date="2022-09-07T13:17:00Z">
                  <w:rPr>
                    <w:ins w:id="6045" w:author="Nick.Tolimieri" w:date="2022-09-07T13:17:00Z"/>
                    <w:rFonts w:ascii="Calibri" w:hAnsi="Calibri" w:cs="Calibri"/>
                    <w:color w:val="000000"/>
                    <w:sz w:val="22"/>
                    <w:szCs w:val="22"/>
                  </w:rPr>
                </w:rPrChange>
              </w:rPr>
              <w:pPrChange w:id="6046" w:author="Nick.Tolimieri" w:date="2022-09-07T13:17:00Z">
                <w:pPr/>
              </w:pPrChange>
            </w:pPr>
            <w:proofErr w:type="spellStart"/>
            <w:ins w:id="6047" w:author="Nick.Tolimieri" w:date="2022-09-07T13:17:00Z">
              <w:r w:rsidRPr="00AE199D">
                <w:rPr>
                  <w:rFonts w:asciiTheme="minorHAnsi" w:eastAsiaTheme="minorHAnsi" w:hAnsiTheme="minorHAnsi" w:cstheme="minorBidi"/>
                  <w:sz w:val="22"/>
                  <w:szCs w:val="22"/>
                  <w:rPrChange w:id="6048"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6049"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050"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051"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052" w:author="Nick.Tolimieri" w:date="2022-09-07T13:17:00Z"/>
                <w:rFonts w:asciiTheme="minorHAnsi" w:eastAsiaTheme="minorHAnsi" w:hAnsiTheme="minorHAnsi" w:cstheme="minorBidi"/>
                <w:sz w:val="22"/>
                <w:szCs w:val="22"/>
                <w:rPrChange w:id="6053" w:author="Nick.Tolimieri" w:date="2022-09-07T13:17:00Z">
                  <w:rPr>
                    <w:ins w:id="6054" w:author="Nick.Tolimieri" w:date="2022-09-07T13:17:00Z"/>
                    <w:rFonts w:ascii="Calibri" w:hAnsi="Calibri" w:cs="Calibri"/>
                    <w:color w:val="000000"/>
                    <w:sz w:val="22"/>
                    <w:szCs w:val="22"/>
                  </w:rPr>
                </w:rPrChange>
              </w:rPr>
              <w:pPrChange w:id="6055" w:author="Nick.Tolimieri" w:date="2022-09-07T13:17:00Z">
                <w:pPr>
                  <w:jc w:val="right"/>
                </w:pPr>
              </w:pPrChange>
            </w:pPr>
            <w:ins w:id="6056" w:author="Nick.Tolimieri" w:date="2022-09-07T13:17:00Z">
              <w:r w:rsidRPr="00AE199D">
                <w:rPr>
                  <w:rFonts w:asciiTheme="minorHAnsi" w:eastAsiaTheme="minorHAnsi" w:hAnsiTheme="minorHAnsi" w:cstheme="minorBidi"/>
                  <w:sz w:val="22"/>
                  <w:szCs w:val="22"/>
                  <w:rPrChange w:id="6057" w:author="Nick.Tolimieri" w:date="2022-09-07T13:17:00Z">
                    <w:rPr>
                      <w:rFonts w:ascii="Calibri" w:hAnsi="Calibri" w:cs="Calibri"/>
                      <w:color w:val="000000"/>
                      <w:sz w:val="22"/>
                      <w:szCs w:val="22"/>
                    </w:rPr>
                  </w:rPrChange>
                </w:rPr>
                <w:t>2014</w:t>
              </w:r>
            </w:ins>
          </w:p>
        </w:tc>
        <w:tc>
          <w:tcPr>
            <w:tcW w:w="960" w:type="dxa"/>
            <w:noWrap/>
            <w:hideMark/>
          </w:tcPr>
          <w:p w:rsidR="00AE199D" w:rsidRPr="00AE199D" w:rsidRDefault="00AE199D" w:rsidP="00AE199D">
            <w:pPr>
              <w:ind w:firstLine="0"/>
              <w:rPr>
                <w:ins w:id="6058" w:author="Nick.Tolimieri" w:date="2022-09-07T13:17:00Z"/>
                <w:rFonts w:asciiTheme="minorHAnsi" w:eastAsiaTheme="minorHAnsi" w:hAnsiTheme="minorHAnsi" w:cstheme="minorBidi"/>
                <w:sz w:val="22"/>
                <w:szCs w:val="22"/>
                <w:rPrChange w:id="6059" w:author="Nick.Tolimieri" w:date="2022-09-07T13:17:00Z">
                  <w:rPr>
                    <w:ins w:id="6060" w:author="Nick.Tolimieri" w:date="2022-09-07T13:17:00Z"/>
                    <w:rFonts w:ascii="Calibri" w:hAnsi="Calibri" w:cs="Calibri"/>
                    <w:color w:val="000000"/>
                    <w:sz w:val="22"/>
                    <w:szCs w:val="22"/>
                  </w:rPr>
                </w:rPrChange>
              </w:rPr>
              <w:pPrChange w:id="6061" w:author="Nick.Tolimieri" w:date="2022-09-07T13:17:00Z">
                <w:pPr>
                  <w:jc w:val="right"/>
                </w:pPr>
              </w:pPrChange>
            </w:pPr>
            <w:ins w:id="6062" w:author="Nick.Tolimieri" w:date="2022-09-07T13:17:00Z">
              <w:r w:rsidRPr="00AE199D">
                <w:rPr>
                  <w:rFonts w:asciiTheme="minorHAnsi" w:eastAsiaTheme="minorHAnsi" w:hAnsiTheme="minorHAnsi" w:cstheme="minorBidi"/>
                  <w:sz w:val="22"/>
                  <w:szCs w:val="22"/>
                  <w:rPrChange w:id="6063" w:author="Nick.Tolimieri" w:date="2022-09-07T13:17:00Z">
                    <w:rPr>
                      <w:rFonts w:ascii="Calibri" w:hAnsi="Calibri" w:cs="Calibri"/>
                      <w:color w:val="000000"/>
                      <w:sz w:val="22"/>
                      <w:szCs w:val="22"/>
                    </w:rPr>
                  </w:rPrChange>
                </w:rPr>
                <w:t>2</w:t>
              </w:r>
            </w:ins>
          </w:p>
        </w:tc>
        <w:tc>
          <w:tcPr>
            <w:tcW w:w="960" w:type="dxa"/>
            <w:noWrap/>
            <w:hideMark/>
          </w:tcPr>
          <w:p w:rsidR="00AE199D" w:rsidRPr="00AE199D" w:rsidRDefault="00AE199D" w:rsidP="00AE199D">
            <w:pPr>
              <w:ind w:firstLine="0"/>
              <w:rPr>
                <w:ins w:id="6064" w:author="Nick.Tolimieri" w:date="2022-09-07T13:17:00Z"/>
                <w:rFonts w:asciiTheme="minorHAnsi" w:eastAsiaTheme="minorHAnsi" w:hAnsiTheme="minorHAnsi" w:cstheme="minorBidi"/>
                <w:sz w:val="22"/>
                <w:szCs w:val="22"/>
                <w:rPrChange w:id="6065" w:author="Nick.Tolimieri" w:date="2022-09-07T13:17:00Z">
                  <w:rPr>
                    <w:ins w:id="6066" w:author="Nick.Tolimieri" w:date="2022-09-07T13:17:00Z"/>
                    <w:rFonts w:ascii="Calibri" w:hAnsi="Calibri" w:cs="Calibri"/>
                    <w:color w:val="000000"/>
                    <w:sz w:val="22"/>
                    <w:szCs w:val="22"/>
                  </w:rPr>
                </w:rPrChange>
              </w:rPr>
              <w:pPrChange w:id="6067" w:author="Nick.Tolimieri" w:date="2022-09-07T13:17:00Z">
                <w:pPr>
                  <w:jc w:val="right"/>
                </w:pPr>
              </w:pPrChange>
            </w:pPr>
            <w:ins w:id="6068" w:author="Nick.Tolimieri" w:date="2022-09-07T13:17:00Z">
              <w:r w:rsidRPr="00AE199D">
                <w:rPr>
                  <w:rFonts w:asciiTheme="minorHAnsi" w:eastAsiaTheme="minorHAnsi" w:hAnsiTheme="minorHAnsi" w:cstheme="minorBidi"/>
                  <w:sz w:val="22"/>
                  <w:szCs w:val="22"/>
                  <w:rPrChange w:id="6069" w:author="Nick.Tolimieri" w:date="2022-09-07T13:17:00Z">
                    <w:rPr>
                      <w:rFonts w:ascii="Calibri" w:hAnsi="Calibri" w:cs="Calibri"/>
                      <w:color w:val="000000"/>
                      <w:sz w:val="22"/>
                      <w:szCs w:val="22"/>
                    </w:rPr>
                  </w:rPrChange>
                </w:rPr>
                <w:t>83</w:t>
              </w:r>
            </w:ins>
          </w:p>
        </w:tc>
        <w:tc>
          <w:tcPr>
            <w:tcW w:w="960" w:type="dxa"/>
            <w:noWrap/>
            <w:hideMark/>
          </w:tcPr>
          <w:p w:rsidR="00AE199D" w:rsidRPr="00AE199D" w:rsidRDefault="00AE199D" w:rsidP="00AE199D">
            <w:pPr>
              <w:ind w:firstLine="0"/>
              <w:rPr>
                <w:ins w:id="6070" w:author="Nick.Tolimieri" w:date="2022-09-07T13:17:00Z"/>
                <w:rFonts w:asciiTheme="minorHAnsi" w:eastAsiaTheme="minorHAnsi" w:hAnsiTheme="minorHAnsi" w:cstheme="minorBidi"/>
                <w:sz w:val="22"/>
                <w:szCs w:val="22"/>
                <w:rPrChange w:id="6071" w:author="Nick.Tolimieri" w:date="2022-09-07T13:17:00Z">
                  <w:rPr>
                    <w:ins w:id="6072" w:author="Nick.Tolimieri" w:date="2022-09-07T13:17:00Z"/>
                    <w:rFonts w:ascii="Calibri" w:hAnsi="Calibri" w:cs="Calibri"/>
                    <w:color w:val="000000"/>
                    <w:sz w:val="22"/>
                    <w:szCs w:val="22"/>
                  </w:rPr>
                </w:rPrChange>
              </w:rPr>
              <w:pPrChange w:id="6073" w:author="Nick.Tolimieri" w:date="2022-09-07T13:17:00Z">
                <w:pPr>
                  <w:jc w:val="right"/>
                </w:pPr>
              </w:pPrChange>
            </w:pPr>
            <w:ins w:id="6074" w:author="Nick.Tolimieri" w:date="2022-09-07T13:17:00Z">
              <w:r w:rsidRPr="00AE199D">
                <w:rPr>
                  <w:rFonts w:asciiTheme="minorHAnsi" w:eastAsiaTheme="minorHAnsi" w:hAnsiTheme="minorHAnsi" w:cstheme="minorBidi"/>
                  <w:sz w:val="22"/>
                  <w:szCs w:val="22"/>
                  <w:rPrChange w:id="6075" w:author="Nick.Tolimieri" w:date="2022-09-07T13:17:00Z">
                    <w:rPr>
                      <w:rFonts w:ascii="Calibri" w:hAnsi="Calibri" w:cs="Calibri"/>
                      <w:color w:val="000000"/>
                      <w:sz w:val="22"/>
                      <w:szCs w:val="22"/>
                    </w:rPr>
                  </w:rPrChange>
                </w:rPr>
                <w:t>4</w:t>
              </w:r>
            </w:ins>
          </w:p>
        </w:tc>
        <w:tc>
          <w:tcPr>
            <w:tcW w:w="960" w:type="dxa"/>
            <w:noWrap/>
            <w:hideMark/>
          </w:tcPr>
          <w:p w:rsidR="00AE199D" w:rsidRPr="00AE199D" w:rsidRDefault="00AE199D" w:rsidP="00AE199D">
            <w:pPr>
              <w:ind w:firstLine="0"/>
              <w:rPr>
                <w:ins w:id="6076" w:author="Nick.Tolimieri" w:date="2022-09-07T13:17:00Z"/>
                <w:rFonts w:asciiTheme="minorHAnsi" w:eastAsiaTheme="minorHAnsi" w:hAnsiTheme="minorHAnsi" w:cstheme="minorBidi"/>
                <w:sz w:val="22"/>
                <w:szCs w:val="22"/>
                <w:rPrChange w:id="6077" w:author="Nick.Tolimieri" w:date="2022-09-07T13:17:00Z">
                  <w:rPr>
                    <w:ins w:id="6078" w:author="Nick.Tolimieri" w:date="2022-09-07T13:17:00Z"/>
                    <w:rFonts w:ascii="Calibri" w:hAnsi="Calibri" w:cs="Calibri"/>
                    <w:color w:val="000000"/>
                    <w:sz w:val="22"/>
                    <w:szCs w:val="22"/>
                  </w:rPr>
                </w:rPrChange>
              </w:rPr>
              <w:pPrChange w:id="6079" w:author="Nick.Tolimieri" w:date="2022-09-07T13:17:00Z">
                <w:pPr>
                  <w:jc w:val="right"/>
                </w:pPr>
              </w:pPrChange>
            </w:pPr>
            <w:ins w:id="6080" w:author="Nick.Tolimieri" w:date="2022-09-07T13:17:00Z">
              <w:r w:rsidRPr="00AE199D">
                <w:rPr>
                  <w:rFonts w:asciiTheme="minorHAnsi" w:eastAsiaTheme="minorHAnsi" w:hAnsiTheme="minorHAnsi" w:cstheme="minorBidi"/>
                  <w:sz w:val="22"/>
                  <w:szCs w:val="22"/>
                  <w:rPrChange w:id="6081" w:author="Nick.Tolimieri" w:date="2022-09-07T13:17:00Z">
                    <w:rPr>
                      <w:rFonts w:ascii="Calibri" w:hAnsi="Calibri" w:cs="Calibri"/>
                      <w:color w:val="000000"/>
                      <w:sz w:val="22"/>
                      <w:szCs w:val="22"/>
                    </w:rPr>
                  </w:rPrChange>
                </w:rPr>
                <w:t>77</w:t>
              </w:r>
            </w:ins>
          </w:p>
        </w:tc>
        <w:tc>
          <w:tcPr>
            <w:tcW w:w="960" w:type="dxa"/>
            <w:noWrap/>
            <w:hideMark/>
          </w:tcPr>
          <w:p w:rsidR="00AE199D" w:rsidRPr="00AE199D" w:rsidRDefault="00AE199D" w:rsidP="00AE199D">
            <w:pPr>
              <w:ind w:firstLine="0"/>
              <w:rPr>
                <w:ins w:id="6082" w:author="Nick.Tolimieri" w:date="2022-09-07T13:17:00Z"/>
                <w:rFonts w:asciiTheme="minorHAnsi" w:eastAsiaTheme="minorHAnsi" w:hAnsiTheme="minorHAnsi" w:cstheme="minorBidi"/>
                <w:sz w:val="22"/>
                <w:szCs w:val="22"/>
                <w:rPrChange w:id="6083" w:author="Nick.Tolimieri" w:date="2022-09-07T13:17:00Z">
                  <w:rPr>
                    <w:ins w:id="6084" w:author="Nick.Tolimieri" w:date="2022-09-07T13:17:00Z"/>
                    <w:rFonts w:ascii="Calibri" w:hAnsi="Calibri" w:cs="Calibri"/>
                    <w:color w:val="000000"/>
                    <w:sz w:val="22"/>
                    <w:szCs w:val="22"/>
                  </w:rPr>
                </w:rPrChange>
              </w:rPr>
              <w:pPrChange w:id="6085" w:author="Nick.Tolimieri" w:date="2022-09-07T13:17:00Z">
                <w:pPr>
                  <w:jc w:val="right"/>
                </w:pPr>
              </w:pPrChange>
            </w:pPr>
            <w:ins w:id="6086" w:author="Nick.Tolimieri" w:date="2022-09-07T13:17:00Z">
              <w:r w:rsidRPr="00AE199D">
                <w:rPr>
                  <w:rFonts w:asciiTheme="minorHAnsi" w:eastAsiaTheme="minorHAnsi" w:hAnsiTheme="minorHAnsi" w:cstheme="minorBidi"/>
                  <w:sz w:val="22"/>
                  <w:szCs w:val="22"/>
                  <w:rPrChange w:id="6087"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6088" w:author="Nick.Tolimieri" w:date="2022-09-07T13:17:00Z"/>
                <w:rFonts w:asciiTheme="minorHAnsi" w:eastAsiaTheme="minorHAnsi" w:hAnsiTheme="minorHAnsi" w:cstheme="minorBidi"/>
                <w:sz w:val="22"/>
                <w:szCs w:val="22"/>
                <w:rPrChange w:id="6089" w:author="Nick.Tolimieri" w:date="2022-09-07T13:17:00Z">
                  <w:rPr>
                    <w:ins w:id="6090" w:author="Nick.Tolimieri" w:date="2022-09-07T13:17:00Z"/>
                    <w:rFonts w:ascii="Calibri" w:hAnsi="Calibri" w:cs="Calibri"/>
                    <w:color w:val="000000"/>
                    <w:sz w:val="22"/>
                    <w:szCs w:val="22"/>
                  </w:rPr>
                </w:rPrChange>
              </w:rPr>
              <w:pPrChange w:id="6091" w:author="Nick.Tolimieri" w:date="2022-09-07T13:17:00Z">
                <w:pPr>
                  <w:jc w:val="right"/>
                </w:pPr>
              </w:pPrChange>
            </w:pPr>
            <w:ins w:id="6092" w:author="Nick.Tolimieri" w:date="2022-09-07T13:17:00Z">
              <w:r w:rsidRPr="00AE199D">
                <w:rPr>
                  <w:rFonts w:asciiTheme="minorHAnsi" w:eastAsiaTheme="minorHAnsi" w:hAnsiTheme="minorHAnsi" w:cstheme="minorBidi"/>
                  <w:sz w:val="22"/>
                  <w:szCs w:val="22"/>
                  <w:rPrChange w:id="6093" w:author="Nick.Tolimieri" w:date="2022-09-07T13:17:00Z">
                    <w:rPr>
                      <w:rFonts w:ascii="Calibri" w:hAnsi="Calibri" w:cs="Calibri"/>
                      <w:color w:val="000000"/>
                      <w:sz w:val="22"/>
                      <w:szCs w:val="22"/>
                    </w:rPr>
                  </w:rPrChange>
                </w:rPr>
                <w:t>29</w:t>
              </w:r>
            </w:ins>
          </w:p>
        </w:tc>
        <w:tc>
          <w:tcPr>
            <w:tcW w:w="960" w:type="dxa"/>
            <w:noWrap/>
            <w:hideMark/>
          </w:tcPr>
          <w:p w:rsidR="00AE199D" w:rsidRPr="00AE199D" w:rsidRDefault="00AE199D" w:rsidP="00AE199D">
            <w:pPr>
              <w:ind w:firstLine="0"/>
              <w:rPr>
                <w:ins w:id="6094" w:author="Nick.Tolimieri" w:date="2022-09-07T13:17:00Z"/>
                <w:rFonts w:asciiTheme="minorHAnsi" w:eastAsiaTheme="minorHAnsi" w:hAnsiTheme="minorHAnsi" w:cstheme="minorBidi"/>
                <w:sz w:val="22"/>
                <w:szCs w:val="22"/>
                <w:rPrChange w:id="6095" w:author="Nick.Tolimieri" w:date="2022-09-07T13:17:00Z">
                  <w:rPr>
                    <w:ins w:id="6096" w:author="Nick.Tolimieri" w:date="2022-09-07T13:17:00Z"/>
                    <w:rFonts w:ascii="Calibri" w:hAnsi="Calibri" w:cs="Calibri"/>
                    <w:color w:val="000000"/>
                    <w:sz w:val="22"/>
                    <w:szCs w:val="22"/>
                  </w:rPr>
                </w:rPrChange>
              </w:rPr>
              <w:pPrChange w:id="6097" w:author="Nick.Tolimieri" w:date="2022-09-07T13:17:00Z">
                <w:pPr>
                  <w:jc w:val="right"/>
                </w:pPr>
              </w:pPrChange>
            </w:pPr>
            <w:ins w:id="6098" w:author="Nick.Tolimieri" w:date="2022-09-07T13:17:00Z">
              <w:r w:rsidRPr="00AE199D">
                <w:rPr>
                  <w:rFonts w:asciiTheme="minorHAnsi" w:eastAsiaTheme="minorHAnsi" w:hAnsiTheme="minorHAnsi" w:cstheme="minorBidi"/>
                  <w:sz w:val="22"/>
                  <w:szCs w:val="22"/>
                  <w:rPrChange w:id="6099" w:author="Nick.Tolimieri" w:date="2022-09-07T13:17:00Z">
                    <w:rPr>
                      <w:rFonts w:ascii="Calibri" w:hAnsi="Calibri" w:cs="Calibri"/>
                      <w:color w:val="000000"/>
                      <w:sz w:val="22"/>
                      <w:szCs w:val="22"/>
                    </w:rPr>
                  </w:rPrChange>
                </w:rPr>
                <w:t>2.59</w:t>
              </w:r>
            </w:ins>
          </w:p>
        </w:tc>
        <w:tc>
          <w:tcPr>
            <w:tcW w:w="960" w:type="dxa"/>
            <w:noWrap/>
            <w:hideMark/>
          </w:tcPr>
          <w:p w:rsidR="00AE199D" w:rsidRPr="00AE199D" w:rsidRDefault="00AE199D" w:rsidP="00AE199D">
            <w:pPr>
              <w:ind w:firstLine="0"/>
              <w:rPr>
                <w:ins w:id="6100" w:author="Nick.Tolimieri" w:date="2022-09-07T13:17:00Z"/>
                <w:rFonts w:asciiTheme="minorHAnsi" w:eastAsiaTheme="minorHAnsi" w:hAnsiTheme="minorHAnsi" w:cstheme="minorBidi"/>
                <w:sz w:val="22"/>
                <w:szCs w:val="22"/>
                <w:rPrChange w:id="6101" w:author="Nick.Tolimieri" w:date="2022-09-07T13:17:00Z">
                  <w:rPr>
                    <w:ins w:id="6102" w:author="Nick.Tolimieri" w:date="2022-09-07T13:17:00Z"/>
                    <w:rFonts w:ascii="Calibri" w:hAnsi="Calibri" w:cs="Calibri"/>
                    <w:color w:val="000000"/>
                    <w:sz w:val="22"/>
                    <w:szCs w:val="22"/>
                  </w:rPr>
                </w:rPrChange>
              </w:rPr>
              <w:pPrChange w:id="6103" w:author="Nick.Tolimieri" w:date="2022-09-07T13:17:00Z">
                <w:pPr>
                  <w:jc w:val="right"/>
                </w:pPr>
              </w:pPrChange>
            </w:pPr>
            <w:ins w:id="6104" w:author="Nick.Tolimieri" w:date="2022-09-07T13:17:00Z">
              <w:r w:rsidRPr="00AE199D">
                <w:rPr>
                  <w:rFonts w:asciiTheme="minorHAnsi" w:eastAsiaTheme="minorHAnsi" w:hAnsiTheme="minorHAnsi" w:cstheme="minorBidi"/>
                  <w:sz w:val="22"/>
                  <w:szCs w:val="22"/>
                  <w:rPrChange w:id="6105" w:author="Nick.Tolimieri" w:date="2022-09-07T13:17:00Z">
                    <w:rPr>
                      <w:rFonts w:ascii="Calibri" w:hAnsi="Calibri" w:cs="Calibri"/>
                      <w:color w:val="000000"/>
                      <w:sz w:val="22"/>
                      <w:szCs w:val="22"/>
                    </w:rPr>
                  </w:rPrChange>
                </w:rPr>
                <w:t>0.5</w:t>
              </w:r>
            </w:ins>
          </w:p>
        </w:tc>
      </w:tr>
      <w:tr w:rsidR="00AE199D" w:rsidRPr="00AE199D" w:rsidTr="00AE199D">
        <w:trPr>
          <w:trHeight w:val="300"/>
          <w:ins w:id="6106" w:author="Nick.Tolimieri" w:date="2022-09-07T13:17:00Z"/>
        </w:trPr>
        <w:tc>
          <w:tcPr>
            <w:tcW w:w="960" w:type="dxa"/>
            <w:noWrap/>
            <w:hideMark/>
          </w:tcPr>
          <w:p w:rsidR="00AE199D" w:rsidRPr="00AE199D" w:rsidRDefault="00AE199D" w:rsidP="00AE199D">
            <w:pPr>
              <w:ind w:firstLine="0"/>
              <w:rPr>
                <w:ins w:id="6107" w:author="Nick.Tolimieri" w:date="2022-09-07T13:17:00Z"/>
                <w:rFonts w:asciiTheme="minorHAnsi" w:eastAsiaTheme="minorHAnsi" w:hAnsiTheme="minorHAnsi" w:cstheme="minorBidi"/>
                <w:sz w:val="22"/>
                <w:szCs w:val="22"/>
                <w:rPrChange w:id="6108" w:author="Nick.Tolimieri" w:date="2022-09-07T13:17:00Z">
                  <w:rPr>
                    <w:ins w:id="6109" w:author="Nick.Tolimieri" w:date="2022-09-07T13:17:00Z"/>
                    <w:rFonts w:ascii="Calibri" w:hAnsi="Calibri" w:cs="Calibri"/>
                    <w:color w:val="000000"/>
                    <w:sz w:val="22"/>
                    <w:szCs w:val="22"/>
                  </w:rPr>
                </w:rPrChange>
              </w:rPr>
              <w:pPrChange w:id="6110" w:author="Nick.Tolimieri" w:date="2022-09-07T13:17:00Z">
                <w:pPr/>
              </w:pPrChange>
            </w:pPr>
            <w:proofErr w:type="spellStart"/>
            <w:ins w:id="6111" w:author="Nick.Tolimieri" w:date="2022-09-07T13:17:00Z">
              <w:r w:rsidRPr="00AE199D">
                <w:rPr>
                  <w:rFonts w:asciiTheme="minorHAnsi" w:eastAsiaTheme="minorHAnsi" w:hAnsiTheme="minorHAnsi" w:cstheme="minorBidi"/>
                  <w:sz w:val="22"/>
                  <w:szCs w:val="22"/>
                  <w:rPrChange w:id="6112" w:author="Nick.Tolimieri" w:date="2022-09-07T13:17:00Z">
                    <w:rPr>
                      <w:rFonts w:ascii="Calibri" w:hAnsi="Calibri" w:cs="Calibri"/>
                      <w:color w:val="000000"/>
                      <w:sz w:val="22"/>
                      <w:szCs w:val="22"/>
                    </w:rPr>
                  </w:rPrChange>
                </w:rPr>
                <w:lastRenderedPageBreak/>
                <w:t>Tatoosh</w:t>
              </w:r>
              <w:proofErr w:type="spellEnd"/>
              <w:r w:rsidRPr="00AE199D">
                <w:rPr>
                  <w:rFonts w:asciiTheme="minorHAnsi" w:eastAsiaTheme="minorHAnsi" w:hAnsiTheme="minorHAnsi" w:cstheme="minorBidi"/>
                  <w:sz w:val="22"/>
                  <w:szCs w:val="22"/>
                  <w:rPrChange w:id="6113"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114"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115"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116" w:author="Nick.Tolimieri" w:date="2022-09-07T13:17:00Z"/>
                <w:rFonts w:asciiTheme="minorHAnsi" w:eastAsiaTheme="minorHAnsi" w:hAnsiTheme="minorHAnsi" w:cstheme="minorBidi"/>
                <w:sz w:val="22"/>
                <w:szCs w:val="22"/>
                <w:rPrChange w:id="6117" w:author="Nick.Tolimieri" w:date="2022-09-07T13:17:00Z">
                  <w:rPr>
                    <w:ins w:id="6118" w:author="Nick.Tolimieri" w:date="2022-09-07T13:17:00Z"/>
                    <w:rFonts w:ascii="Calibri" w:hAnsi="Calibri" w:cs="Calibri"/>
                    <w:color w:val="000000"/>
                    <w:sz w:val="22"/>
                    <w:szCs w:val="22"/>
                  </w:rPr>
                </w:rPrChange>
              </w:rPr>
              <w:pPrChange w:id="6119" w:author="Nick.Tolimieri" w:date="2022-09-07T13:17:00Z">
                <w:pPr>
                  <w:jc w:val="right"/>
                </w:pPr>
              </w:pPrChange>
            </w:pPr>
            <w:ins w:id="6120" w:author="Nick.Tolimieri" w:date="2022-09-07T13:17:00Z">
              <w:r w:rsidRPr="00AE199D">
                <w:rPr>
                  <w:rFonts w:asciiTheme="minorHAnsi" w:eastAsiaTheme="minorHAnsi" w:hAnsiTheme="minorHAnsi" w:cstheme="minorBidi"/>
                  <w:sz w:val="22"/>
                  <w:szCs w:val="22"/>
                  <w:rPrChange w:id="6121" w:author="Nick.Tolimieri" w:date="2022-09-07T13:17:00Z">
                    <w:rPr>
                      <w:rFonts w:ascii="Calibri" w:hAnsi="Calibri" w:cs="Calibri"/>
                      <w:color w:val="000000"/>
                      <w:sz w:val="22"/>
                      <w:szCs w:val="22"/>
                    </w:rPr>
                  </w:rPrChange>
                </w:rPr>
                <w:t>2015</w:t>
              </w:r>
            </w:ins>
          </w:p>
        </w:tc>
        <w:tc>
          <w:tcPr>
            <w:tcW w:w="960" w:type="dxa"/>
            <w:noWrap/>
            <w:hideMark/>
          </w:tcPr>
          <w:p w:rsidR="00AE199D" w:rsidRPr="00AE199D" w:rsidRDefault="00AE199D" w:rsidP="00AE199D">
            <w:pPr>
              <w:ind w:firstLine="0"/>
              <w:rPr>
                <w:ins w:id="6122" w:author="Nick.Tolimieri" w:date="2022-09-07T13:17:00Z"/>
                <w:rFonts w:asciiTheme="minorHAnsi" w:eastAsiaTheme="minorHAnsi" w:hAnsiTheme="minorHAnsi" w:cstheme="minorBidi"/>
                <w:sz w:val="22"/>
                <w:szCs w:val="22"/>
                <w:rPrChange w:id="6123" w:author="Nick.Tolimieri" w:date="2022-09-07T13:17:00Z">
                  <w:rPr>
                    <w:ins w:id="6124" w:author="Nick.Tolimieri" w:date="2022-09-07T13:17:00Z"/>
                    <w:rFonts w:ascii="Calibri" w:hAnsi="Calibri" w:cs="Calibri"/>
                    <w:color w:val="000000"/>
                    <w:sz w:val="22"/>
                    <w:szCs w:val="22"/>
                  </w:rPr>
                </w:rPrChange>
              </w:rPr>
              <w:pPrChange w:id="6125" w:author="Nick.Tolimieri" w:date="2022-09-07T13:17:00Z">
                <w:pPr>
                  <w:jc w:val="right"/>
                </w:pPr>
              </w:pPrChange>
            </w:pPr>
            <w:ins w:id="6126" w:author="Nick.Tolimieri" w:date="2022-09-07T13:17:00Z">
              <w:r w:rsidRPr="00AE199D">
                <w:rPr>
                  <w:rFonts w:asciiTheme="minorHAnsi" w:eastAsiaTheme="minorHAnsi" w:hAnsiTheme="minorHAnsi" w:cstheme="minorBidi"/>
                  <w:sz w:val="22"/>
                  <w:szCs w:val="22"/>
                  <w:rPrChange w:id="612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128" w:author="Nick.Tolimieri" w:date="2022-09-07T13:17:00Z"/>
                <w:rFonts w:asciiTheme="minorHAnsi" w:eastAsiaTheme="minorHAnsi" w:hAnsiTheme="minorHAnsi" w:cstheme="minorBidi"/>
                <w:sz w:val="22"/>
                <w:szCs w:val="22"/>
                <w:rPrChange w:id="6129" w:author="Nick.Tolimieri" w:date="2022-09-07T13:17:00Z">
                  <w:rPr>
                    <w:ins w:id="6130" w:author="Nick.Tolimieri" w:date="2022-09-07T13:17:00Z"/>
                    <w:rFonts w:ascii="Calibri" w:hAnsi="Calibri" w:cs="Calibri"/>
                    <w:color w:val="000000"/>
                    <w:sz w:val="22"/>
                    <w:szCs w:val="22"/>
                  </w:rPr>
                </w:rPrChange>
              </w:rPr>
              <w:pPrChange w:id="6131" w:author="Nick.Tolimieri" w:date="2022-09-07T13:17:00Z">
                <w:pPr>
                  <w:jc w:val="right"/>
                </w:pPr>
              </w:pPrChange>
            </w:pPr>
            <w:ins w:id="6132" w:author="Nick.Tolimieri" w:date="2022-09-07T13:17:00Z">
              <w:r w:rsidRPr="00AE199D">
                <w:rPr>
                  <w:rFonts w:asciiTheme="minorHAnsi" w:eastAsiaTheme="minorHAnsi" w:hAnsiTheme="minorHAnsi" w:cstheme="minorBidi"/>
                  <w:sz w:val="22"/>
                  <w:szCs w:val="22"/>
                  <w:rPrChange w:id="6133" w:author="Nick.Tolimieri" w:date="2022-09-07T13:17:00Z">
                    <w:rPr>
                      <w:rFonts w:ascii="Calibri" w:hAnsi="Calibri" w:cs="Calibri"/>
                      <w:color w:val="000000"/>
                      <w:sz w:val="22"/>
                      <w:szCs w:val="22"/>
                    </w:rPr>
                  </w:rPrChange>
                </w:rPr>
                <w:t>98</w:t>
              </w:r>
            </w:ins>
          </w:p>
        </w:tc>
        <w:tc>
          <w:tcPr>
            <w:tcW w:w="960" w:type="dxa"/>
            <w:noWrap/>
            <w:hideMark/>
          </w:tcPr>
          <w:p w:rsidR="00AE199D" w:rsidRPr="00AE199D" w:rsidRDefault="00AE199D" w:rsidP="00AE199D">
            <w:pPr>
              <w:ind w:firstLine="0"/>
              <w:rPr>
                <w:ins w:id="6134" w:author="Nick.Tolimieri" w:date="2022-09-07T13:17:00Z"/>
                <w:rFonts w:asciiTheme="minorHAnsi" w:eastAsiaTheme="minorHAnsi" w:hAnsiTheme="minorHAnsi" w:cstheme="minorBidi"/>
                <w:sz w:val="22"/>
                <w:szCs w:val="22"/>
                <w:rPrChange w:id="6135" w:author="Nick.Tolimieri" w:date="2022-09-07T13:17:00Z">
                  <w:rPr>
                    <w:ins w:id="6136" w:author="Nick.Tolimieri" w:date="2022-09-07T13:17:00Z"/>
                    <w:rFonts w:ascii="Calibri" w:hAnsi="Calibri" w:cs="Calibri"/>
                    <w:color w:val="000000"/>
                    <w:sz w:val="22"/>
                    <w:szCs w:val="22"/>
                  </w:rPr>
                </w:rPrChange>
              </w:rPr>
              <w:pPrChange w:id="6137" w:author="Nick.Tolimieri" w:date="2022-09-07T13:17:00Z">
                <w:pPr>
                  <w:jc w:val="right"/>
                </w:pPr>
              </w:pPrChange>
            </w:pPr>
            <w:ins w:id="6138" w:author="Nick.Tolimieri" w:date="2022-09-07T13:17:00Z">
              <w:r w:rsidRPr="00AE199D">
                <w:rPr>
                  <w:rFonts w:asciiTheme="minorHAnsi" w:eastAsiaTheme="minorHAnsi" w:hAnsiTheme="minorHAnsi" w:cstheme="minorBidi"/>
                  <w:sz w:val="22"/>
                  <w:szCs w:val="22"/>
                  <w:rPrChange w:id="6139"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6140" w:author="Nick.Tolimieri" w:date="2022-09-07T13:17:00Z"/>
                <w:rFonts w:asciiTheme="minorHAnsi" w:eastAsiaTheme="minorHAnsi" w:hAnsiTheme="minorHAnsi" w:cstheme="minorBidi"/>
                <w:sz w:val="22"/>
                <w:szCs w:val="22"/>
                <w:rPrChange w:id="6141" w:author="Nick.Tolimieri" w:date="2022-09-07T13:17:00Z">
                  <w:rPr>
                    <w:ins w:id="6142" w:author="Nick.Tolimieri" w:date="2022-09-07T13:17:00Z"/>
                    <w:rFonts w:ascii="Calibri" w:hAnsi="Calibri" w:cs="Calibri"/>
                    <w:color w:val="000000"/>
                    <w:sz w:val="22"/>
                    <w:szCs w:val="22"/>
                  </w:rPr>
                </w:rPrChange>
              </w:rPr>
              <w:pPrChange w:id="6143" w:author="Nick.Tolimieri" w:date="2022-09-07T13:17:00Z">
                <w:pPr>
                  <w:jc w:val="right"/>
                </w:pPr>
              </w:pPrChange>
            </w:pPr>
            <w:ins w:id="6144" w:author="Nick.Tolimieri" w:date="2022-09-07T13:17:00Z">
              <w:r w:rsidRPr="00AE199D">
                <w:rPr>
                  <w:rFonts w:asciiTheme="minorHAnsi" w:eastAsiaTheme="minorHAnsi" w:hAnsiTheme="minorHAnsi" w:cstheme="minorBidi"/>
                  <w:sz w:val="22"/>
                  <w:szCs w:val="22"/>
                  <w:rPrChange w:id="6145" w:author="Nick.Tolimieri" w:date="2022-09-07T13:17:00Z">
                    <w:rPr>
                      <w:rFonts w:ascii="Calibri" w:hAnsi="Calibri" w:cs="Calibri"/>
                      <w:color w:val="000000"/>
                      <w:sz w:val="22"/>
                      <w:szCs w:val="22"/>
                    </w:rPr>
                  </w:rPrChange>
                </w:rPr>
                <w:t>77</w:t>
              </w:r>
            </w:ins>
          </w:p>
        </w:tc>
        <w:tc>
          <w:tcPr>
            <w:tcW w:w="960" w:type="dxa"/>
            <w:noWrap/>
            <w:hideMark/>
          </w:tcPr>
          <w:p w:rsidR="00AE199D" w:rsidRPr="00AE199D" w:rsidRDefault="00AE199D" w:rsidP="00AE199D">
            <w:pPr>
              <w:ind w:firstLine="0"/>
              <w:rPr>
                <w:ins w:id="6146" w:author="Nick.Tolimieri" w:date="2022-09-07T13:17:00Z"/>
                <w:rFonts w:asciiTheme="minorHAnsi" w:eastAsiaTheme="minorHAnsi" w:hAnsiTheme="minorHAnsi" w:cstheme="minorBidi"/>
                <w:sz w:val="22"/>
                <w:szCs w:val="22"/>
                <w:rPrChange w:id="6147" w:author="Nick.Tolimieri" w:date="2022-09-07T13:17:00Z">
                  <w:rPr>
                    <w:ins w:id="6148" w:author="Nick.Tolimieri" w:date="2022-09-07T13:17:00Z"/>
                    <w:rFonts w:ascii="Calibri" w:hAnsi="Calibri" w:cs="Calibri"/>
                    <w:color w:val="000000"/>
                    <w:sz w:val="22"/>
                    <w:szCs w:val="22"/>
                  </w:rPr>
                </w:rPrChange>
              </w:rPr>
              <w:pPrChange w:id="6149" w:author="Nick.Tolimieri" w:date="2022-09-07T13:17:00Z">
                <w:pPr>
                  <w:jc w:val="right"/>
                </w:pPr>
              </w:pPrChange>
            </w:pPr>
            <w:ins w:id="6150" w:author="Nick.Tolimieri" w:date="2022-09-07T13:17:00Z">
              <w:r w:rsidRPr="00AE199D">
                <w:rPr>
                  <w:rFonts w:asciiTheme="minorHAnsi" w:eastAsiaTheme="minorHAnsi" w:hAnsiTheme="minorHAnsi" w:cstheme="minorBidi"/>
                  <w:sz w:val="22"/>
                  <w:szCs w:val="22"/>
                  <w:rPrChange w:id="6151"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152" w:author="Nick.Tolimieri" w:date="2022-09-07T13:17:00Z"/>
                <w:rFonts w:asciiTheme="minorHAnsi" w:eastAsiaTheme="minorHAnsi" w:hAnsiTheme="minorHAnsi" w:cstheme="minorBidi"/>
                <w:sz w:val="22"/>
                <w:szCs w:val="22"/>
                <w:rPrChange w:id="6153" w:author="Nick.Tolimieri" w:date="2022-09-07T13:17:00Z">
                  <w:rPr>
                    <w:ins w:id="6154" w:author="Nick.Tolimieri" w:date="2022-09-07T13:17:00Z"/>
                    <w:rFonts w:ascii="Calibri" w:hAnsi="Calibri" w:cs="Calibri"/>
                    <w:color w:val="000000"/>
                    <w:sz w:val="22"/>
                    <w:szCs w:val="22"/>
                  </w:rPr>
                </w:rPrChange>
              </w:rPr>
              <w:pPrChange w:id="6155" w:author="Nick.Tolimieri" w:date="2022-09-07T13:17:00Z">
                <w:pPr>
                  <w:jc w:val="right"/>
                </w:pPr>
              </w:pPrChange>
            </w:pPr>
            <w:ins w:id="6156" w:author="Nick.Tolimieri" w:date="2022-09-07T13:17:00Z">
              <w:r w:rsidRPr="00AE199D">
                <w:rPr>
                  <w:rFonts w:asciiTheme="minorHAnsi" w:eastAsiaTheme="minorHAnsi" w:hAnsiTheme="minorHAnsi" w:cstheme="minorBidi"/>
                  <w:sz w:val="22"/>
                  <w:szCs w:val="22"/>
                  <w:rPrChange w:id="6157" w:author="Nick.Tolimieri" w:date="2022-09-07T13:17:00Z">
                    <w:rPr>
                      <w:rFonts w:ascii="Calibri" w:hAnsi="Calibri" w:cs="Calibri"/>
                      <w:color w:val="000000"/>
                      <w:sz w:val="22"/>
                      <w:szCs w:val="22"/>
                    </w:rPr>
                  </w:rPrChange>
                </w:rPr>
                <w:t>22</w:t>
              </w:r>
            </w:ins>
          </w:p>
        </w:tc>
        <w:tc>
          <w:tcPr>
            <w:tcW w:w="960" w:type="dxa"/>
            <w:noWrap/>
            <w:hideMark/>
          </w:tcPr>
          <w:p w:rsidR="00AE199D" w:rsidRPr="00AE199D" w:rsidRDefault="00AE199D" w:rsidP="00AE199D">
            <w:pPr>
              <w:ind w:firstLine="0"/>
              <w:rPr>
                <w:ins w:id="6158" w:author="Nick.Tolimieri" w:date="2022-09-07T13:17:00Z"/>
                <w:rFonts w:asciiTheme="minorHAnsi" w:eastAsiaTheme="minorHAnsi" w:hAnsiTheme="minorHAnsi" w:cstheme="minorBidi"/>
                <w:sz w:val="22"/>
                <w:szCs w:val="22"/>
                <w:rPrChange w:id="6159" w:author="Nick.Tolimieri" w:date="2022-09-07T13:17:00Z">
                  <w:rPr>
                    <w:ins w:id="6160" w:author="Nick.Tolimieri" w:date="2022-09-07T13:17:00Z"/>
                    <w:rFonts w:ascii="Calibri" w:hAnsi="Calibri" w:cs="Calibri"/>
                    <w:color w:val="000000"/>
                    <w:sz w:val="22"/>
                    <w:szCs w:val="22"/>
                  </w:rPr>
                </w:rPrChange>
              </w:rPr>
              <w:pPrChange w:id="6161" w:author="Nick.Tolimieri" w:date="2022-09-07T13:17:00Z">
                <w:pPr>
                  <w:jc w:val="right"/>
                </w:pPr>
              </w:pPrChange>
            </w:pPr>
            <w:ins w:id="6162" w:author="Nick.Tolimieri" w:date="2022-09-07T13:17:00Z">
              <w:r w:rsidRPr="00AE199D">
                <w:rPr>
                  <w:rFonts w:asciiTheme="minorHAnsi" w:eastAsiaTheme="minorHAnsi" w:hAnsiTheme="minorHAnsi" w:cstheme="minorBidi"/>
                  <w:sz w:val="22"/>
                  <w:szCs w:val="22"/>
                  <w:rPrChange w:id="6163" w:author="Nick.Tolimieri" w:date="2022-09-07T13:17:00Z">
                    <w:rPr>
                      <w:rFonts w:ascii="Calibri" w:hAnsi="Calibri" w:cs="Calibri"/>
                      <w:color w:val="000000"/>
                      <w:sz w:val="22"/>
                      <w:szCs w:val="22"/>
                    </w:rPr>
                  </w:rPrChange>
                </w:rPr>
                <w:t>1.73</w:t>
              </w:r>
            </w:ins>
          </w:p>
        </w:tc>
        <w:tc>
          <w:tcPr>
            <w:tcW w:w="960" w:type="dxa"/>
            <w:noWrap/>
            <w:hideMark/>
          </w:tcPr>
          <w:p w:rsidR="00AE199D" w:rsidRPr="00AE199D" w:rsidRDefault="00AE199D" w:rsidP="00AE199D">
            <w:pPr>
              <w:ind w:firstLine="0"/>
              <w:rPr>
                <w:ins w:id="6164" w:author="Nick.Tolimieri" w:date="2022-09-07T13:17:00Z"/>
                <w:rFonts w:asciiTheme="minorHAnsi" w:eastAsiaTheme="minorHAnsi" w:hAnsiTheme="minorHAnsi" w:cstheme="minorBidi"/>
                <w:sz w:val="22"/>
                <w:szCs w:val="22"/>
                <w:rPrChange w:id="6165" w:author="Nick.Tolimieri" w:date="2022-09-07T13:17:00Z">
                  <w:rPr>
                    <w:ins w:id="6166" w:author="Nick.Tolimieri" w:date="2022-09-07T13:17:00Z"/>
                    <w:rFonts w:ascii="Calibri" w:hAnsi="Calibri" w:cs="Calibri"/>
                    <w:color w:val="000000"/>
                    <w:sz w:val="22"/>
                    <w:szCs w:val="22"/>
                  </w:rPr>
                </w:rPrChange>
              </w:rPr>
              <w:pPrChange w:id="6167" w:author="Nick.Tolimieri" w:date="2022-09-07T13:17:00Z">
                <w:pPr>
                  <w:jc w:val="right"/>
                </w:pPr>
              </w:pPrChange>
            </w:pPr>
            <w:ins w:id="6168" w:author="Nick.Tolimieri" w:date="2022-09-07T13:17:00Z">
              <w:r w:rsidRPr="00AE199D">
                <w:rPr>
                  <w:rFonts w:asciiTheme="minorHAnsi" w:eastAsiaTheme="minorHAnsi" w:hAnsiTheme="minorHAnsi" w:cstheme="minorBidi"/>
                  <w:sz w:val="22"/>
                  <w:szCs w:val="22"/>
                  <w:rPrChange w:id="6169" w:author="Nick.Tolimieri" w:date="2022-09-07T13:17:00Z">
                    <w:rPr>
                      <w:rFonts w:ascii="Calibri" w:hAnsi="Calibri" w:cs="Calibri"/>
                      <w:color w:val="000000"/>
                      <w:sz w:val="22"/>
                      <w:szCs w:val="22"/>
                    </w:rPr>
                  </w:rPrChange>
                </w:rPr>
                <w:t>0.26</w:t>
              </w:r>
            </w:ins>
          </w:p>
        </w:tc>
      </w:tr>
      <w:tr w:rsidR="00AE199D" w:rsidRPr="00AE199D" w:rsidTr="00AE199D">
        <w:trPr>
          <w:trHeight w:val="300"/>
          <w:ins w:id="6170" w:author="Nick.Tolimieri" w:date="2022-09-07T13:17:00Z"/>
        </w:trPr>
        <w:tc>
          <w:tcPr>
            <w:tcW w:w="960" w:type="dxa"/>
            <w:noWrap/>
            <w:hideMark/>
          </w:tcPr>
          <w:p w:rsidR="00AE199D" w:rsidRPr="00AE199D" w:rsidRDefault="00AE199D" w:rsidP="00AE199D">
            <w:pPr>
              <w:ind w:firstLine="0"/>
              <w:rPr>
                <w:ins w:id="6171" w:author="Nick.Tolimieri" w:date="2022-09-07T13:17:00Z"/>
                <w:rFonts w:asciiTheme="minorHAnsi" w:eastAsiaTheme="minorHAnsi" w:hAnsiTheme="minorHAnsi" w:cstheme="minorBidi"/>
                <w:sz w:val="22"/>
                <w:szCs w:val="22"/>
                <w:rPrChange w:id="6172" w:author="Nick.Tolimieri" w:date="2022-09-07T13:17:00Z">
                  <w:rPr>
                    <w:ins w:id="6173" w:author="Nick.Tolimieri" w:date="2022-09-07T13:17:00Z"/>
                    <w:rFonts w:ascii="Calibri" w:hAnsi="Calibri" w:cs="Calibri"/>
                    <w:color w:val="000000"/>
                    <w:sz w:val="22"/>
                    <w:szCs w:val="22"/>
                  </w:rPr>
                </w:rPrChange>
              </w:rPr>
              <w:pPrChange w:id="6174" w:author="Nick.Tolimieri" w:date="2022-09-07T13:17:00Z">
                <w:pPr/>
              </w:pPrChange>
            </w:pPr>
            <w:proofErr w:type="spellStart"/>
            <w:ins w:id="6175" w:author="Nick.Tolimieri" w:date="2022-09-07T13:17:00Z">
              <w:r w:rsidRPr="00AE199D">
                <w:rPr>
                  <w:rFonts w:asciiTheme="minorHAnsi" w:eastAsiaTheme="minorHAnsi" w:hAnsiTheme="minorHAnsi" w:cstheme="minorBidi"/>
                  <w:sz w:val="22"/>
                  <w:szCs w:val="22"/>
                  <w:rPrChange w:id="6176"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6177"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178"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179"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180" w:author="Nick.Tolimieri" w:date="2022-09-07T13:17:00Z"/>
                <w:rFonts w:asciiTheme="minorHAnsi" w:eastAsiaTheme="minorHAnsi" w:hAnsiTheme="minorHAnsi" w:cstheme="minorBidi"/>
                <w:sz w:val="22"/>
                <w:szCs w:val="22"/>
                <w:rPrChange w:id="6181" w:author="Nick.Tolimieri" w:date="2022-09-07T13:17:00Z">
                  <w:rPr>
                    <w:ins w:id="6182" w:author="Nick.Tolimieri" w:date="2022-09-07T13:17:00Z"/>
                    <w:rFonts w:ascii="Calibri" w:hAnsi="Calibri" w:cs="Calibri"/>
                    <w:color w:val="000000"/>
                    <w:sz w:val="22"/>
                    <w:szCs w:val="22"/>
                  </w:rPr>
                </w:rPrChange>
              </w:rPr>
              <w:pPrChange w:id="6183" w:author="Nick.Tolimieri" w:date="2022-09-07T13:17:00Z">
                <w:pPr>
                  <w:jc w:val="right"/>
                </w:pPr>
              </w:pPrChange>
            </w:pPr>
            <w:ins w:id="6184" w:author="Nick.Tolimieri" w:date="2022-09-07T13:17:00Z">
              <w:r w:rsidRPr="00AE199D">
                <w:rPr>
                  <w:rFonts w:asciiTheme="minorHAnsi" w:eastAsiaTheme="minorHAnsi" w:hAnsiTheme="minorHAnsi" w:cstheme="minorBidi"/>
                  <w:sz w:val="22"/>
                  <w:szCs w:val="22"/>
                  <w:rPrChange w:id="6185" w:author="Nick.Tolimieri" w:date="2022-09-07T13:17:00Z">
                    <w:rPr>
                      <w:rFonts w:ascii="Calibri" w:hAnsi="Calibri" w:cs="Calibri"/>
                      <w:color w:val="000000"/>
                      <w:sz w:val="22"/>
                      <w:szCs w:val="22"/>
                    </w:rPr>
                  </w:rPrChange>
                </w:rPr>
                <w:t>2016</w:t>
              </w:r>
            </w:ins>
          </w:p>
        </w:tc>
        <w:tc>
          <w:tcPr>
            <w:tcW w:w="960" w:type="dxa"/>
            <w:noWrap/>
            <w:hideMark/>
          </w:tcPr>
          <w:p w:rsidR="00AE199D" w:rsidRPr="00AE199D" w:rsidRDefault="00AE199D" w:rsidP="00AE199D">
            <w:pPr>
              <w:ind w:firstLine="0"/>
              <w:rPr>
                <w:ins w:id="6186" w:author="Nick.Tolimieri" w:date="2022-09-07T13:17:00Z"/>
                <w:rFonts w:asciiTheme="minorHAnsi" w:eastAsiaTheme="minorHAnsi" w:hAnsiTheme="minorHAnsi" w:cstheme="minorBidi"/>
                <w:sz w:val="22"/>
                <w:szCs w:val="22"/>
                <w:rPrChange w:id="6187" w:author="Nick.Tolimieri" w:date="2022-09-07T13:17:00Z">
                  <w:rPr>
                    <w:ins w:id="6188" w:author="Nick.Tolimieri" w:date="2022-09-07T13:17:00Z"/>
                    <w:rFonts w:ascii="Calibri" w:hAnsi="Calibri" w:cs="Calibri"/>
                    <w:color w:val="000000"/>
                    <w:sz w:val="22"/>
                    <w:szCs w:val="22"/>
                  </w:rPr>
                </w:rPrChange>
              </w:rPr>
              <w:pPrChange w:id="6189" w:author="Nick.Tolimieri" w:date="2022-09-07T13:17:00Z">
                <w:pPr>
                  <w:jc w:val="right"/>
                </w:pPr>
              </w:pPrChange>
            </w:pPr>
            <w:ins w:id="6190" w:author="Nick.Tolimieri" w:date="2022-09-07T13:17:00Z">
              <w:r w:rsidRPr="00AE199D">
                <w:rPr>
                  <w:rFonts w:asciiTheme="minorHAnsi" w:eastAsiaTheme="minorHAnsi" w:hAnsiTheme="minorHAnsi" w:cstheme="minorBidi"/>
                  <w:sz w:val="22"/>
                  <w:szCs w:val="22"/>
                  <w:rPrChange w:id="619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192" w:author="Nick.Tolimieri" w:date="2022-09-07T13:17:00Z"/>
                <w:rFonts w:asciiTheme="minorHAnsi" w:eastAsiaTheme="minorHAnsi" w:hAnsiTheme="minorHAnsi" w:cstheme="minorBidi"/>
                <w:sz w:val="22"/>
                <w:szCs w:val="22"/>
                <w:rPrChange w:id="6193" w:author="Nick.Tolimieri" w:date="2022-09-07T13:17:00Z">
                  <w:rPr>
                    <w:ins w:id="6194" w:author="Nick.Tolimieri" w:date="2022-09-07T13:17:00Z"/>
                    <w:rFonts w:ascii="Calibri" w:hAnsi="Calibri" w:cs="Calibri"/>
                    <w:color w:val="000000"/>
                    <w:sz w:val="22"/>
                    <w:szCs w:val="22"/>
                  </w:rPr>
                </w:rPrChange>
              </w:rPr>
              <w:pPrChange w:id="6195" w:author="Nick.Tolimieri" w:date="2022-09-07T13:17:00Z">
                <w:pPr>
                  <w:jc w:val="right"/>
                </w:pPr>
              </w:pPrChange>
            </w:pPr>
            <w:ins w:id="6196" w:author="Nick.Tolimieri" w:date="2022-09-07T13:17:00Z">
              <w:r w:rsidRPr="00AE199D">
                <w:rPr>
                  <w:rFonts w:asciiTheme="minorHAnsi" w:eastAsiaTheme="minorHAnsi" w:hAnsiTheme="minorHAnsi" w:cstheme="minorBidi"/>
                  <w:sz w:val="22"/>
                  <w:szCs w:val="22"/>
                  <w:rPrChange w:id="6197" w:author="Nick.Tolimieri" w:date="2022-09-07T13:17:00Z">
                    <w:rPr>
                      <w:rFonts w:ascii="Calibri" w:hAnsi="Calibri" w:cs="Calibri"/>
                      <w:color w:val="000000"/>
                      <w:sz w:val="22"/>
                      <w:szCs w:val="22"/>
                    </w:rPr>
                  </w:rPrChange>
                </w:rPr>
                <w:t>116</w:t>
              </w:r>
            </w:ins>
          </w:p>
        </w:tc>
        <w:tc>
          <w:tcPr>
            <w:tcW w:w="960" w:type="dxa"/>
            <w:noWrap/>
            <w:hideMark/>
          </w:tcPr>
          <w:p w:rsidR="00AE199D" w:rsidRPr="00AE199D" w:rsidRDefault="00AE199D" w:rsidP="00AE199D">
            <w:pPr>
              <w:ind w:firstLine="0"/>
              <w:rPr>
                <w:ins w:id="6198" w:author="Nick.Tolimieri" w:date="2022-09-07T13:17:00Z"/>
                <w:rFonts w:asciiTheme="minorHAnsi" w:eastAsiaTheme="minorHAnsi" w:hAnsiTheme="minorHAnsi" w:cstheme="minorBidi"/>
                <w:sz w:val="22"/>
                <w:szCs w:val="22"/>
                <w:rPrChange w:id="6199" w:author="Nick.Tolimieri" w:date="2022-09-07T13:17:00Z">
                  <w:rPr>
                    <w:ins w:id="6200" w:author="Nick.Tolimieri" w:date="2022-09-07T13:17:00Z"/>
                    <w:rFonts w:ascii="Calibri" w:hAnsi="Calibri" w:cs="Calibri"/>
                    <w:color w:val="000000"/>
                    <w:sz w:val="22"/>
                    <w:szCs w:val="22"/>
                  </w:rPr>
                </w:rPrChange>
              </w:rPr>
              <w:pPrChange w:id="6201" w:author="Nick.Tolimieri" w:date="2022-09-07T13:17:00Z">
                <w:pPr>
                  <w:jc w:val="right"/>
                </w:pPr>
              </w:pPrChange>
            </w:pPr>
            <w:ins w:id="6202" w:author="Nick.Tolimieri" w:date="2022-09-07T13:17:00Z">
              <w:r w:rsidRPr="00AE199D">
                <w:rPr>
                  <w:rFonts w:asciiTheme="minorHAnsi" w:eastAsiaTheme="minorHAnsi" w:hAnsiTheme="minorHAnsi" w:cstheme="minorBidi"/>
                  <w:sz w:val="22"/>
                  <w:szCs w:val="22"/>
                  <w:rPrChange w:id="6203"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204" w:author="Nick.Tolimieri" w:date="2022-09-07T13:17:00Z"/>
                <w:rFonts w:asciiTheme="minorHAnsi" w:eastAsiaTheme="minorHAnsi" w:hAnsiTheme="minorHAnsi" w:cstheme="minorBidi"/>
                <w:sz w:val="22"/>
                <w:szCs w:val="22"/>
                <w:rPrChange w:id="6205" w:author="Nick.Tolimieri" w:date="2022-09-07T13:17:00Z">
                  <w:rPr>
                    <w:ins w:id="6206" w:author="Nick.Tolimieri" w:date="2022-09-07T13:17:00Z"/>
                    <w:rFonts w:ascii="Calibri" w:hAnsi="Calibri" w:cs="Calibri"/>
                    <w:color w:val="000000"/>
                    <w:sz w:val="22"/>
                    <w:szCs w:val="22"/>
                  </w:rPr>
                </w:rPrChange>
              </w:rPr>
              <w:pPrChange w:id="6207" w:author="Nick.Tolimieri" w:date="2022-09-07T13:17:00Z">
                <w:pPr>
                  <w:jc w:val="right"/>
                </w:pPr>
              </w:pPrChange>
            </w:pPr>
            <w:ins w:id="6208" w:author="Nick.Tolimieri" w:date="2022-09-07T13:17:00Z">
              <w:r w:rsidRPr="00AE199D">
                <w:rPr>
                  <w:rFonts w:asciiTheme="minorHAnsi" w:eastAsiaTheme="minorHAnsi" w:hAnsiTheme="minorHAnsi" w:cstheme="minorBidi"/>
                  <w:sz w:val="22"/>
                  <w:szCs w:val="22"/>
                  <w:rPrChange w:id="6209" w:author="Nick.Tolimieri" w:date="2022-09-07T13:17:00Z">
                    <w:rPr>
                      <w:rFonts w:ascii="Calibri" w:hAnsi="Calibri" w:cs="Calibri"/>
                      <w:color w:val="000000"/>
                      <w:sz w:val="22"/>
                      <w:szCs w:val="22"/>
                    </w:rPr>
                  </w:rPrChange>
                </w:rPr>
                <w:t>108</w:t>
              </w:r>
            </w:ins>
          </w:p>
        </w:tc>
        <w:tc>
          <w:tcPr>
            <w:tcW w:w="960" w:type="dxa"/>
            <w:noWrap/>
            <w:hideMark/>
          </w:tcPr>
          <w:p w:rsidR="00AE199D" w:rsidRPr="00AE199D" w:rsidRDefault="00AE199D" w:rsidP="00AE199D">
            <w:pPr>
              <w:ind w:firstLine="0"/>
              <w:rPr>
                <w:ins w:id="6210" w:author="Nick.Tolimieri" w:date="2022-09-07T13:17:00Z"/>
                <w:rFonts w:asciiTheme="minorHAnsi" w:eastAsiaTheme="minorHAnsi" w:hAnsiTheme="minorHAnsi" w:cstheme="minorBidi"/>
                <w:sz w:val="22"/>
                <w:szCs w:val="22"/>
                <w:rPrChange w:id="6211" w:author="Nick.Tolimieri" w:date="2022-09-07T13:17:00Z">
                  <w:rPr>
                    <w:ins w:id="6212" w:author="Nick.Tolimieri" w:date="2022-09-07T13:17:00Z"/>
                    <w:rFonts w:ascii="Calibri" w:hAnsi="Calibri" w:cs="Calibri"/>
                    <w:color w:val="000000"/>
                    <w:sz w:val="22"/>
                    <w:szCs w:val="22"/>
                  </w:rPr>
                </w:rPrChange>
              </w:rPr>
              <w:pPrChange w:id="6213" w:author="Nick.Tolimieri" w:date="2022-09-07T13:17:00Z">
                <w:pPr>
                  <w:jc w:val="right"/>
                </w:pPr>
              </w:pPrChange>
            </w:pPr>
            <w:ins w:id="6214" w:author="Nick.Tolimieri" w:date="2022-09-07T13:17:00Z">
              <w:r w:rsidRPr="00AE199D">
                <w:rPr>
                  <w:rFonts w:asciiTheme="minorHAnsi" w:eastAsiaTheme="minorHAnsi" w:hAnsiTheme="minorHAnsi" w:cstheme="minorBidi"/>
                  <w:sz w:val="22"/>
                  <w:szCs w:val="22"/>
                  <w:rPrChange w:id="6215"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216" w:author="Nick.Tolimieri" w:date="2022-09-07T13:17:00Z"/>
                <w:rFonts w:asciiTheme="minorHAnsi" w:eastAsiaTheme="minorHAnsi" w:hAnsiTheme="minorHAnsi" w:cstheme="minorBidi"/>
                <w:sz w:val="22"/>
                <w:szCs w:val="22"/>
                <w:rPrChange w:id="6217" w:author="Nick.Tolimieri" w:date="2022-09-07T13:17:00Z">
                  <w:rPr>
                    <w:ins w:id="6218" w:author="Nick.Tolimieri" w:date="2022-09-07T13:17:00Z"/>
                    <w:rFonts w:ascii="Calibri" w:hAnsi="Calibri" w:cs="Calibri"/>
                    <w:color w:val="000000"/>
                    <w:sz w:val="22"/>
                    <w:szCs w:val="22"/>
                  </w:rPr>
                </w:rPrChange>
              </w:rPr>
              <w:pPrChange w:id="6219" w:author="Nick.Tolimieri" w:date="2022-09-07T13:17:00Z">
                <w:pPr>
                  <w:jc w:val="right"/>
                </w:pPr>
              </w:pPrChange>
            </w:pPr>
            <w:ins w:id="6220" w:author="Nick.Tolimieri" w:date="2022-09-07T13:17:00Z">
              <w:r w:rsidRPr="00AE199D">
                <w:rPr>
                  <w:rFonts w:asciiTheme="minorHAnsi" w:eastAsiaTheme="minorHAnsi" w:hAnsiTheme="minorHAnsi" w:cstheme="minorBidi"/>
                  <w:sz w:val="22"/>
                  <w:szCs w:val="22"/>
                  <w:rPrChange w:id="6221" w:author="Nick.Tolimieri" w:date="2022-09-07T13:17:00Z">
                    <w:rPr>
                      <w:rFonts w:ascii="Calibri" w:hAnsi="Calibri" w:cs="Calibri"/>
                      <w:color w:val="000000"/>
                      <w:sz w:val="22"/>
                      <w:szCs w:val="22"/>
                    </w:rPr>
                  </w:rPrChange>
                </w:rPr>
                <w:t>38</w:t>
              </w:r>
            </w:ins>
          </w:p>
        </w:tc>
        <w:tc>
          <w:tcPr>
            <w:tcW w:w="960" w:type="dxa"/>
            <w:noWrap/>
            <w:hideMark/>
          </w:tcPr>
          <w:p w:rsidR="00AE199D" w:rsidRPr="00AE199D" w:rsidRDefault="00AE199D" w:rsidP="00AE199D">
            <w:pPr>
              <w:ind w:firstLine="0"/>
              <w:rPr>
                <w:ins w:id="6222" w:author="Nick.Tolimieri" w:date="2022-09-07T13:17:00Z"/>
                <w:rFonts w:asciiTheme="minorHAnsi" w:eastAsiaTheme="minorHAnsi" w:hAnsiTheme="minorHAnsi" w:cstheme="minorBidi"/>
                <w:sz w:val="22"/>
                <w:szCs w:val="22"/>
                <w:rPrChange w:id="6223" w:author="Nick.Tolimieri" w:date="2022-09-07T13:17:00Z">
                  <w:rPr>
                    <w:ins w:id="6224" w:author="Nick.Tolimieri" w:date="2022-09-07T13:17:00Z"/>
                    <w:rFonts w:ascii="Calibri" w:hAnsi="Calibri" w:cs="Calibri"/>
                    <w:color w:val="000000"/>
                    <w:sz w:val="22"/>
                    <w:szCs w:val="22"/>
                  </w:rPr>
                </w:rPrChange>
              </w:rPr>
              <w:pPrChange w:id="6225" w:author="Nick.Tolimieri" w:date="2022-09-07T13:17:00Z">
                <w:pPr>
                  <w:jc w:val="right"/>
                </w:pPr>
              </w:pPrChange>
            </w:pPr>
            <w:ins w:id="6226" w:author="Nick.Tolimieri" w:date="2022-09-07T13:17:00Z">
              <w:r w:rsidRPr="00AE199D">
                <w:rPr>
                  <w:rFonts w:asciiTheme="minorHAnsi" w:eastAsiaTheme="minorHAnsi" w:hAnsiTheme="minorHAnsi" w:cstheme="minorBidi"/>
                  <w:sz w:val="22"/>
                  <w:szCs w:val="22"/>
                  <w:rPrChange w:id="6227" w:author="Nick.Tolimieri" w:date="2022-09-07T13:17:00Z">
                    <w:rPr>
                      <w:rFonts w:ascii="Calibri" w:hAnsi="Calibri" w:cs="Calibri"/>
                      <w:color w:val="000000"/>
                      <w:sz w:val="22"/>
                      <w:szCs w:val="22"/>
                    </w:rPr>
                  </w:rPrChange>
                </w:rPr>
                <w:t>1.72</w:t>
              </w:r>
            </w:ins>
          </w:p>
        </w:tc>
        <w:tc>
          <w:tcPr>
            <w:tcW w:w="960" w:type="dxa"/>
            <w:noWrap/>
            <w:hideMark/>
          </w:tcPr>
          <w:p w:rsidR="00AE199D" w:rsidRPr="00AE199D" w:rsidRDefault="00AE199D" w:rsidP="00AE199D">
            <w:pPr>
              <w:ind w:firstLine="0"/>
              <w:rPr>
                <w:ins w:id="6228" w:author="Nick.Tolimieri" w:date="2022-09-07T13:17:00Z"/>
                <w:rFonts w:asciiTheme="minorHAnsi" w:eastAsiaTheme="minorHAnsi" w:hAnsiTheme="minorHAnsi" w:cstheme="minorBidi"/>
                <w:sz w:val="22"/>
                <w:szCs w:val="22"/>
                <w:rPrChange w:id="6229" w:author="Nick.Tolimieri" w:date="2022-09-07T13:17:00Z">
                  <w:rPr>
                    <w:ins w:id="6230" w:author="Nick.Tolimieri" w:date="2022-09-07T13:17:00Z"/>
                    <w:rFonts w:ascii="Calibri" w:hAnsi="Calibri" w:cs="Calibri"/>
                    <w:color w:val="000000"/>
                    <w:sz w:val="22"/>
                    <w:szCs w:val="22"/>
                  </w:rPr>
                </w:rPrChange>
              </w:rPr>
              <w:pPrChange w:id="6231" w:author="Nick.Tolimieri" w:date="2022-09-07T13:17:00Z">
                <w:pPr>
                  <w:jc w:val="right"/>
                </w:pPr>
              </w:pPrChange>
            </w:pPr>
            <w:ins w:id="6232" w:author="Nick.Tolimieri" w:date="2022-09-07T13:17:00Z">
              <w:r w:rsidRPr="00AE199D">
                <w:rPr>
                  <w:rFonts w:asciiTheme="minorHAnsi" w:eastAsiaTheme="minorHAnsi" w:hAnsiTheme="minorHAnsi" w:cstheme="minorBidi"/>
                  <w:sz w:val="22"/>
                  <w:szCs w:val="22"/>
                  <w:rPrChange w:id="6233" w:author="Nick.Tolimieri" w:date="2022-09-07T13:17:00Z">
                    <w:rPr>
                      <w:rFonts w:ascii="Calibri" w:hAnsi="Calibri" w:cs="Calibri"/>
                      <w:color w:val="000000"/>
                      <w:sz w:val="22"/>
                      <w:szCs w:val="22"/>
                    </w:rPr>
                  </w:rPrChange>
                </w:rPr>
                <w:t>0.27</w:t>
              </w:r>
            </w:ins>
          </w:p>
        </w:tc>
      </w:tr>
      <w:tr w:rsidR="00AE199D" w:rsidRPr="00AE199D" w:rsidTr="00AE199D">
        <w:trPr>
          <w:trHeight w:val="300"/>
          <w:ins w:id="6234" w:author="Nick.Tolimieri" w:date="2022-09-07T13:17:00Z"/>
        </w:trPr>
        <w:tc>
          <w:tcPr>
            <w:tcW w:w="960" w:type="dxa"/>
            <w:noWrap/>
            <w:hideMark/>
          </w:tcPr>
          <w:p w:rsidR="00AE199D" w:rsidRPr="00AE199D" w:rsidRDefault="00AE199D" w:rsidP="00AE199D">
            <w:pPr>
              <w:ind w:firstLine="0"/>
              <w:rPr>
                <w:ins w:id="6235" w:author="Nick.Tolimieri" w:date="2022-09-07T13:17:00Z"/>
                <w:rFonts w:asciiTheme="minorHAnsi" w:eastAsiaTheme="minorHAnsi" w:hAnsiTheme="minorHAnsi" w:cstheme="minorBidi"/>
                <w:sz w:val="22"/>
                <w:szCs w:val="22"/>
                <w:rPrChange w:id="6236" w:author="Nick.Tolimieri" w:date="2022-09-07T13:17:00Z">
                  <w:rPr>
                    <w:ins w:id="6237" w:author="Nick.Tolimieri" w:date="2022-09-07T13:17:00Z"/>
                    <w:rFonts w:ascii="Calibri" w:hAnsi="Calibri" w:cs="Calibri"/>
                    <w:color w:val="000000"/>
                    <w:sz w:val="22"/>
                    <w:szCs w:val="22"/>
                  </w:rPr>
                </w:rPrChange>
              </w:rPr>
              <w:pPrChange w:id="6238" w:author="Nick.Tolimieri" w:date="2022-09-07T13:17:00Z">
                <w:pPr/>
              </w:pPrChange>
            </w:pPr>
            <w:proofErr w:type="spellStart"/>
            <w:ins w:id="6239" w:author="Nick.Tolimieri" w:date="2022-09-07T13:17:00Z">
              <w:r w:rsidRPr="00AE199D">
                <w:rPr>
                  <w:rFonts w:asciiTheme="minorHAnsi" w:eastAsiaTheme="minorHAnsi" w:hAnsiTheme="minorHAnsi" w:cstheme="minorBidi"/>
                  <w:sz w:val="22"/>
                  <w:szCs w:val="22"/>
                  <w:rPrChange w:id="6240"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6241"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242"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243"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244" w:author="Nick.Tolimieri" w:date="2022-09-07T13:17:00Z"/>
                <w:rFonts w:asciiTheme="minorHAnsi" w:eastAsiaTheme="minorHAnsi" w:hAnsiTheme="minorHAnsi" w:cstheme="minorBidi"/>
                <w:sz w:val="22"/>
                <w:szCs w:val="22"/>
                <w:rPrChange w:id="6245" w:author="Nick.Tolimieri" w:date="2022-09-07T13:17:00Z">
                  <w:rPr>
                    <w:ins w:id="6246" w:author="Nick.Tolimieri" w:date="2022-09-07T13:17:00Z"/>
                    <w:rFonts w:ascii="Calibri" w:hAnsi="Calibri" w:cs="Calibri"/>
                    <w:color w:val="000000"/>
                    <w:sz w:val="22"/>
                    <w:szCs w:val="22"/>
                  </w:rPr>
                </w:rPrChange>
              </w:rPr>
              <w:pPrChange w:id="6247" w:author="Nick.Tolimieri" w:date="2022-09-07T13:17:00Z">
                <w:pPr>
                  <w:jc w:val="right"/>
                </w:pPr>
              </w:pPrChange>
            </w:pPr>
            <w:ins w:id="6248" w:author="Nick.Tolimieri" w:date="2022-09-07T13:17:00Z">
              <w:r w:rsidRPr="00AE199D">
                <w:rPr>
                  <w:rFonts w:asciiTheme="minorHAnsi" w:eastAsiaTheme="minorHAnsi" w:hAnsiTheme="minorHAnsi" w:cstheme="minorBidi"/>
                  <w:sz w:val="22"/>
                  <w:szCs w:val="22"/>
                  <w:rPrChange w:id="6249" w:author="Nick.Tolimieri" w:date="2022-09-07T13:17:00Z">
                    <w:rPr>
                      <w:rFonts w:ascii="Calibri" w:hAnsi="Calibri" w:cs="Calibri"/>
                      <w:color w:val="000000"/>
                      <w:sz w:val="22"/>
                      <w:szCs w:val="22"/>
                    </w:rPr>
                  </w:rPrChange>
                </w:rPr>
                <w:t>2017</w:t>
              </w:r>
            </w:ins>
          </w:p>
        </w:tc>
        <w:tc>
          <w:tcPr>
            <w:tcW w:w="960" w:type="dxa"/>
            <w:noWrap/>
            <w:hideMark/>
          </w:tcPr>
          <w:p w:rsidR="00AE199D" w:rsidRPr="00AE199D" w:rsidRDefault="00AE199D" w:rsidP="00AE199D">
            <w:pPr>
              <w:ind w:firstLine="0"/>
              <w:rPr>
                <w:ins w:id="6250" w:author="Nick.Tolimieri" w:date="2022-09-07T13:17:00Z"/>
                <w:rFonts w:asciiTheme="minorHAnsi" w:eastAsiaTheme="minorHAnsi" w:hAnsiTheme="minorHAnsi" w:cstheme="minorBidi"/>
                <w:sz w:val="22"/>
                <w:szCs w:val="22"/>
                <w:rPrChange w:id="6251" w:author="Nick.Tolimieri" w:date="2022-09-07T13:17:00Z">
                  <w:rPr>
                    <w:ins w:id="6252" w:author="Nick.Tolimieri" w:date="2022-09-07T13:17:00Z"/>
                    <w:rFonts w:ascii="Calibri" w:hAnsi="Calibri" w:cs="Calibri"/>
                    <w:color w:val="000000"/>
                    <w:sz w:val="22"/>
                    <w:szCs w:val="22"/>
                  </w:rPr>
                </w:rPrChange>
              </w:rPr>
              <w:pPrChange w:id="6253" w:author="Nick.Tolimieri" w:date="2022-09-07T13:17:00Z">
                <w:pPr>
                  <w:jc w:val="right"/>
                </w:pPr>
              </w:pPrChange>
            </w:pPr>
            <w:ins w:id="6254" w:author="Nick.Tolimieri" w:date="2022-09-07T13:17:00Z">
              <w:r w:rsidRPr="00AE199D">
                <w:rPr>
                  <w:rFonts w:asciiTheme="minorHAnsi" w:eastAsiaTheme="minorHAnsi" w:hAnsiTheme="minorHAnsi" w:cstheme="minorBidi"/>
                  <w:sz w:val="22"/>
                  <w:szCs w:val="22"/>
                  <w:rPrChange w:id="625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256" w:author="Nick.Tolimieri" w:date="2022-09-07T13:17:00Z"/>
                <w:rFonts w:asciiTheme="minorHAnsi" w:eastAsiaTheme="minorHAnsi" w:hAnsiTheme="minorHAnsi" w:cstheme="minorBidi"/>
                <w:sz w:val="22"/>
                <w:szCs w:val="22"/>
                <w:rPrChange w:id="6257" w:author="Nick.Tolimieri" w:date="2022-09-07T13:17:00Z">
                  <w:rPr>
                    <w:ins w:id="6258" w:author="Nick.Tolimieri" w:date="2022-09-07T13:17:00Z"/>
                    <w:rFonts w:ascii="Calibri" w:hAnsi="Calibri" w:cs="Calibri"/>
                    <w:color w:val="000000"/>
                    <w:sz w:val="22"/>
                    <w:szCs w:val="22"/>
                  </w:rPr>
                </w:rPrChange>
              </w:rPr>
              <w:pPrChange w:id="6259" w:author="Nick.Tolimieri" w:date="2022-09-07T13:17:00Z">
                <w:pPr>
                  <w:jc w:val="right"/>
                </w:pPr>
              </w:pPrChange>
            </w:pPr>
            <w:ins w:id="6260" w:author="Nick.Tolimieri" w:date="2022-09-07T13:17:00Z">
              <w:r w:rsidRPr="00AE199D">
                <w:rPr>
                  <w:rFonts w:asciiTheme="minorHAnsi" w:eastAsiaTheme="minorHAnsi" w:hAnsiTheme="minorHAnsi" w:cstheme="minorBidi"/>
                  <w:sz w:val="22"/>
                  <w:szCs w:val="22"/>
                  <w:rPrChange w:id="626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262" w:author="Nick.Tolimieri" w:date="2022-09-07T13:17:00Z"/>
                <w:rFonts w:asciiTheme="minorHAnsi" w:eastAsiaTheme="minorHAnsi" w:hAnsiTheme="minorHAnsi" w:cstheme="minorBidi"/>
                <w:sz w:val="22"/>
                <w:szCs w:val="22"/>
                <w:rPrChange w:id="6263" w:author="Nick.Tolimieri" w:date="2022-09-07T13:17:00Z">
                  <w:rPr>
                    <w:ins w:id="6264" w:author="Nick.Tolimieri" w:date="2022-09-07T13:17:00Z"/>
                    <w:rFonts w:ascii="Calibri" w:hAnsi="Calibri" w:cs="Calibri"/>
                    <w:color w:val="000000"/>
                    <w:sz w:val="22"/>
                    <w:szCs w:val="22"/>
                  </w:rPr>
                </w:rPrChange>
              </w:rPr>
              <w:pPrChange w:id="6265" w:author="Nick.Tolimieri" w:date="2022-09-07T13:17:00Z">
                <w:pPr>
                  <w:jc w:val="right"/>
                </w:pPr>
              </w:pPrChange>
            </w:pPr>
            <w:ins w:id="6266" w:author="Nick.Tolimieri" w:date="2022-09-07T13:17:00Z">
              <w:r w:rsidRPr="00AE199D">
                <w:rPr>
                  <w:rFonts w:asciiTheme="minorHAnsi" w:eastAsiaTheme="minorHAnsi" w:hAnsiTheme="minorHAnsi" w:cstheme="minorBidi"/>
                  <w:sz w:val="22"/>
                  <w:szCs w:val="22"/>
                  <w:rPrChange w:id="626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268" w:author="Nick.Tolimieri" w:date="2022-09-07T13:17:00Z"/>
                <w:rFonts w:asciiTheme="minorHAnsi" w:eastAsiaTheme="minorHAnsi" w:hAnsiTheme="minorHAnsi" w:cstheme="minorBidi"/>
                <w:sz w:val="22"/>
                <w:szCs w:val="22"/>
                <w:rPrChange w:id="6269" w:author="Nick.Tolimieri" w:date="2022-09-07T13:17:00Z">
                  <w:rPr>
                    <w:ins w:id="6270" w:author="Nick.Tolimieri" w:date="2022-09-07T13:17:00Z"/>
                    <w:rFonts w:ascii="Calibri" w:hAnsi="Calibri" w:cs="Calibri"/>
                    <w:color w:val="000000"/>
                    <w:sz w:val="22"/>
                    <w:szCs w:val="22"/>
                  </w:rPr>
                </w:rPrChange>
              </w:rPr>
              <w:pPrChange w:id="6271" w:author="Nick.Tolimieri" w:date="2022-09-07T13:17:00Z">
                <w:pPr>
                  <w:jc w:val="right"/>
                </w:pPr>
              </w:pPrChange>
            </w:pPr>
            <w:ins w:id="6272" w:author="Nick.Tolimieri" w:date="2022-09-07T13:17:00Z">
              <w:r w:rsidRPr="00AE199D">
                <w:rPr>
                  <w:rFonts w:asciiTheme="minorHAnsi" w:eastAsiaTheme="minorHAnsi" w:hAnsiTheme="minorHAnsi" w:cstheme="minorBidi"/>
                  <w:sz w:val="22"/>
                  <w:szCs w:val="22"/>
                  <w:rPrChange w:id="627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274" w:author="Nick.Tolimieri" w:date="2022-09-07T13:17:00Z"/>
                <w:rFonts w:asciiTheme="minorHAnsi" w:eastAsiaTheme="minorHAnsi" w:hAnsiTheme="minorHAnsi" w:cstheme="minorBidi"/>
                <w:sz w:val="22"/>
                <w:szCs w:val="22"/>
                <w:rPrChange w:id="6275" w:author="Nick.Tolimieri" w:date="2022-09-07T13:17:00Z">
                  <w:rPr>
                    <w:ins w:id="6276" w:author="Nick.Tolimieri" w:date="2022-09-07T13:17:00Z"/>
                    <w:rFonts w:ascii="Calibri" w:hAnsi="Calibri" w:cs="Calibri"/>
                    <w:color w:val="000000"/>
                    <w:sz w:val="22"/>
                    <w:szCs w:val="22"/>
                  </w:rPr>
                </w:rPrChange>
              </w:rPr>
              <w:pPrChange w:id="6277" w:author="Nick.Tolimieri" w:date="2022-09-07T13:17:00Z">
                <w:pPr/>
              </w:pPrChange>
            </w:pPr>
            <w:ins w:id="6278" w:author="Nick.Tolimieri" w:date="2022-09-07T13:17:00Z">
              <w:r w:rsidRPr="00AE199D">
                <w:rPr>
                  <w:rFonts w:asciiTheme="minorHAnsi" w:eastAsiaTheme="minorHAnsi" w:hAnsiTheme="minorHAnsi" w:cstheme="minorBidi"/>
                  <w:sz w:val="22"/>
                  <w:szCs w:val="22"/>
                  <w:rPrChange w:id="627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6280" w:author="Nick.Tolimieri" w:date="2022-09-07T13:17:00Z"/>
                <w:rFonts w:asciiTheme="minorHAnsi" w:eastAsiaTheme="minorHAnsi" w:hAnsiTheme="minorHAnsi" w:cstheme="minorBidi"/>
                <w:sz w:val="22"/>
                <w:szCs w:val="22"/>
                <w:rPrChange w:id="6281" w:author="Nick.Tolimieri" w:date="2022-09-07T13:17:00Z">
                  <w:rPr>
                    <w:ins w:id="6282" w:author="Nick.Tolimieri" w:date="2022-09-07T13:17:00Z"/>
                    <w:rFonts w:ascii="Calibri" w:hAnsi="Calibri" w:cs="Calibri"/>
                    <w:color w:val="000000"/>
                    <w:sz w:val="22"/>
                    <w:szCs w:val="22"/>
                  </w:rPr>
                </w:rPrChange>
              </w:rPr>
              <w:pPrChange w:id="6283" w:author="Nick.Tolimieri" w:date="2022-09-07T13:17:00Z">
                <w:pPr/>
              </w:pPrChange>
            </w:pPr>
            <w:ins w:id="6284" w:author="Nick.Tolimieri" w:date="2022-09-07T13:17:00Z">
              <w:r w:rsidRPr="00AE199D">
                <w:rPr>
                  <w:rFonts w:asciiTheme="minorHAnsi" w:eastAsiaTheme="minorHAnsi" w:hAnsiTheme="minorHAnsi" w:cstheme="minorBidi"/>
                  <w:sz w:val="22"/>
                  <w:szCs w:val="22"/>
                  <w:rPrChange w:id="628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6286" w:author="Nick.Tolimieri" w:date="2022-09-07T13:17:00Z"/>
                <w:rFonts w:asciiTheme="minorHAnsi" w:eastAsiaTheme="minorHAnsi" w:hAnsiTheme="minorHAnsi" w:cstheme="minorBidi"/>
                <w:sz w:val="22"/>
                <w:szCs w:val="22"/>
                <w:rPrChange w:id="6287" w:author="Nick.Tolimieri" w:date="2022-09-07T13:17:00Z">
                  <w:rPr>
                    <w:ins w:id="6288" w:author="Nick.Tolimieri" w:date="2022-09-07T13:17:00Z"/>
                    <w:rFonts w:ascii="Calibri" w:hAnsi="Calibri" w:cs="Calibri"/>
                    <w:color w:val="000000"/>
                    <w:sz w:val="22"/>
                    <w:szCs w:val="22"/>
                  </w:rPr>
                </w:rPrChange>
              </w:rPr>
              <w:pPrChange w:id="6289" w:author="Nick.Tolimieri" w:date="2022-09-07T13:17:00Z">
                <w:pPr/>
              </w:pPrChange>
            </w:pPr>
            <w:ins w:id="6290" w:author="Nick.Tolimieri" w:date="2022-09-07T13:17:00Z">
              <w:r w:rsidRPr="00AE199D">
                <w:rPr>
                  <w:rFonts w:asciiTheme="minorHAnsi" w:eastAsiaTheme="minorHAnsi" w:hAnsiTheme="minorHAnsi" w:cstheme="minorBidi"/>
                  <w:sz w:val="22"/>
                  <w:szCs w:val="22"/>
                  <w:rPrChange w:id="6291"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6292" w:author="Nick.Tolimieri" w:date="2022-09-07T13:17:00Z"/>
                <w:rFonts w:asciiTheme="minorHAnsi" w:eastAsiaTheme="minorHAnsi" w:hAnsiTheme="minorHAnsi" w:cstheme="minorBidi"/>
                <w:sz w:val="22"/>
                <w:szCs w:val="22"/>
                <w:rPrChange w:id="6293" w:author="Nick.Tolimieri" w:date="2022-09-07T13:17:00Z">
                  <w:rPr>
                    <w:ins w:id="6294" w:author="Nick.Tolimieri" w:date="2022-09-07T13:17:00Z"/>
                    <w:rFonts w:ascii="Calibri" w:hAnsi="Calibri" w:cs="Calibri"/>
                    <w:color w:val="000000"/>
                    <w:sz w:val="22"/>
                    <w:szCs w:val="22"/>
                  </w:rPr>
                </w:rPrChange>
              </w:rPr>
              <w:pPrChange w:id="6295" w:author="Nick.Tolimieri" w:date="2022-09-07T13:17:00Z">
                <w:pPr/>
              </w:pPrChange>
            </w:pPr>
            <w:ins w:id="6296" w:author="Nick.Tolimieri" w:date="2022-09-07T13:17:00Z">
              <w:r w:rsidRPr="00AE199D">
                <w:rPr>
                  <w:rFonts w:asciiTheme="minorHAnsi" w:eastAsiaTheme="minorHAnsi" w:hAnsiTheme="minorHAnsi" w:cstheme="minorBidi"/>
                  <w:sz w:val="22"/>
                  <w:szCs w:val="22"/>
                  <w:rPrChange w:id="6297" w:author="Nick.Tolimieri" w:date="2022-09-07T13:17:00Z">
                    <w:rPr>
                      <w:rFonts w:ascii="Calibri" w:hAnsi="Calibri" w:cs="Calibri"/>
                      <w:color w:val="000000"/>
                      <w:sz w:val="22"/>
                      <w:szCs w:val="22"/>
                    </w:rPr>
                  </w:rPrChange>
                </w:rPr>
                <w:t>NA</w:t>
              </w:r>
            </w:ins>
          </w:p>
        </w:tc>
      </w:tr>
      <w:tr w:rsidR="00AE199D" w:rsidRPr="00AE199D" w:rsidTr="00AE199D">
        <w:trPr>
          <w:trHeight w:val="300"/>
          <w:ins w:id="6298" w:author="Nick.Tolimieri" w:date="2022-09-07T13:17:00Z"/>
        </w:trPr>
        <w:tc>
          <w:tcPr>
            <w:tcW w:w="960" w:type="dxa"/>
            <w:noWrap/>
            <w:hideMark/>
          </w:tcPr>
          <w:p w:rsidR="00AE199D" w:rsidRPr="00AE199D" w:rsidRDefault="00AE199D" w:rsidP="00AE199D">
            <w:pPr>
              <w:ind w:firstLine="0"/>
              <w:rPr>
                <w:ins w:id="6299" w:author="Nick.Tolimieri" w:date="2022-09-07T13:17:00Z"/>
                <w:rFonts w:asciiTheme="minorHAnsi" w:eastAsiaTheme="minorHAnsi" w:hAnsiTheme="minorHAnsi" w:cstheme="minorBidi"/>
                <w:sz w:val="22"/>
                <w:szCs w:val="22"/>
                <w:rPrChange w:id="6300" w:author="Nick.Tolimieri" w:date="2022-09-07T13:17:00Z">
                  <w:rPr>
                    <w:ins w:id="6301" w:author="Nick.Tolimieri" w:date="2022-09-07T13:17:00Z"/>
                    <w:rFonts w:ascii="Calibri" w:hAnsi="Calibri" w:cs="Calibri"/>
                    <w:color w:val="000000"/>
                    <w:sz w:val="22"/>
                    <w:szCs w:val="22"/>
                  </w:rPr>
                </w:rPrChange>
              </w:rPr>
              <w:pPrChange w:id="6302" w:author="Nick.Tolimieri" w:date="2022-09-07T13:17:00Z">
                <w:pPr/>
              </w:pPrChange>
            </w:pPr>
            <w:proofErr w:type="spellStart"/>
            <w:ins w:id="6303" w:author="Nick.Tolimieri" w:date="2022-09-07T13:17:00Z">
              <w:r w:rsidRPr="00AE199D">
                <w:rPr>
                  <w:rFonts w:asciiTheme="minorHAnsi" w:eastAsiaTheme="minorHAnsi" w:hAnsiTheme="minorHAnsi" w:cstheme="minorBidi"/>
                  <w:sz w:val="22"/>
                  <w:szCs w:val="22"/>
                  <w:rPrChange w:id="6304"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6305"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306"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307"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308" w:author="Nick.Tolimieri" w:date="2022-09-07T13:17:00Z"/>
                <w:rFonts w:asciiTheme="minorHAnsi" w:eastAsiaTheme="minorHAnsi" w:hAnsiTheme="minorHAnsi" w:cstheme="minorBidi"/>
                <w:sz w:val="22"/>
                <w:szCs w:val="22"/>
                <w:rPrChange w:id="6309" w:author="Nick.Tolimieri" w:date="2022-09-07T13:17:00Z">
                  <w:rPr>
                    <w:ins w:id="6310" w:author="Nick.Tolimieri" w:date="2022-09-07T13:17:00Z"/>
                    <w:rFonts w:ascii="Calibri" w:hAnsi="Calibri" w:cs="Calibri"/>
                    <w:color w:val="000000"/>
                    <w:sz w:val="22"/>
                    <w:szCs w:val="22"/>
                  </w:rPr>
                </w:rPrChange>
              </w:rPr>
              <w:pPrChange w:id="6311" w:author="Nick.Tolimieri" w:date="2022-09-07T13:17:00Z">
                <w:pPr>
                  <w:jc w:val="right"/>
                </w:pPr>
              </w:pPrChange>
            </w:pPr>
            <w:ins w:id="6312" w:author="Nick.Tolimieri" w:date="2022-09-07T13:17:00Z">
              <w:r w:rsidRPr="00AE199D">
                <w:rPr>
                  <w:rFonts w:asciiTheme="minorHAnsi" w:eastAsiaTheme="minorHAnsi" w:hAnsiTheme="minorHAnsi" w:cstheme="minorBidi"/>
                  <w:sz w:val="22"/>
                  <w:szCs w:val="22"/>
                  <w:rPrChange w:id="6313" w:author="Nick.Tolimieri" w:date="2022-09-07T13:17:00Z">
                    <w:rPr>
                      <w:rFonts w:ascii="Calibri" w:hAnsi="Calibri" w:cs="Calibri"/>
                      <w:color w:val="000000"/>
                      <w:sz w:val="22"/>
                      <w:szCs w:val="22"/>
                    </w:rPr>
                  </w:rPrChange>
                </w:rPr>
                <w:t>2018</w:t>
              </w:r>
            </w:ins>
          </w:p>
        </w:tc>
        <w:tc>
          <w:tcPr>
            <w:tcW w:w="960" w:type="dxa"/>
            <w:noWrap/>
            <w:hideMark/>
          </w:tcPr>
          <w:p w:rsidR="00AE199D" w:rsidRPr="00AE199D" w:rsidRDefault="00AE199D" w:rsidP="00AE199D">
            <w:pPr>
              <w:ind w:firstLine="0"/>
              <w:rPr>
                <w:ins w:id="6314" w:author="Nick.Tolimieri" w:date="2022-09-07T13:17:00Z"/>
                <w:rFonts w:asciiTheme="minorHAnsi" w:eastAsiaTheme="minorHAnsi" w:hAnsiTheme="minorHAnsi" w:cstheme="minorBidi"/>
                <w:sz w:val="22"/>
                <w:szCs w:val="22"/>
                <w:rPrChange w:id="6315" w:author="Nick.Tolimieri" w:date="2022-09-07T13:17:00Z">
                  <w:rPr>
                    <w:ins w:id="6316" w:author="Nick.Tolimieri" w:date="2022-09-07T13:17:00Z"/>
                    <w:rFonts w:ascii="Calibri" w:hAnsi="Calibri" w:cs="Calibri"/>
                    <w:color w:val="000000"/>
                    <w:sz w:val="22"/>
                    <w:szCs w:val="22"/>
                  </w:rPr>
                </w:rPrChange>
              </w:rPr>
              <w:pPrChange w:id="6317" w:author="Nick.Tolimieri" w:date="2022-09-07T13:17:00Z">
                <w:pPr>
                  <w:jc w:val="right"/>
                </w:pPr>
              </w:pPrChange>
            </w:pPr>
            <w:ins w:id="6318" w:author="Nick.Tolimieri" w:date="2022-09-07T13:17:00Z">
              <w:r w:rsidRPr="00AE199D">
                <w:rPr>
                  <w:rFonts w:asciiTheme="minorHAnsi" w:eastAsiaTheme="minorHAnsi" w:hAnsiTheme="minorHAnsi" w:cstheme="minorBidi"/>
                  <w:sz w:val="22"/>
                  <w:szCs w:val="22"/>
                  <w:rPrChange w:id="631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320" w:author="Nick.Tolimieri" w:date="2022-09-07T13:17:00Z"/>
                <w:rFonts w:asciiTheme="minorHAnsi" w:eastAsiaTheme="minorHAnsi" w:hAnsiTheme="minorHAnsi" w:cstheme="minorBidi"/>
                <w:sz w:val="22"/>
                <w:szCs w:val="22"/>
                <w:rPrChange w:id="6321" w:author="Nick.Tolimieri" w:date="2022-09-07T13:17:00Z">
                  <w:rPr>
                    <w:ins w:id="6322" w:author="Nick.Tolimieri" w:date="2022-09-07T13:17:00Z"/>
                    <w:rFonts w:ascii="Calibri" w:hAnsi="Calibri" w:cs="Calibri"/>
                    <w:color w:val="000000"/>
                    <w:sz w:val="22"/>
                    <w:szCs w:val="22"/>
                  </w:rPr>
                </w:rPrChange>
              </w:rPr>
              <w:pPrChange w:id="6323" w:author="Nick.Tolimieri" w:date="2022-09-07T13:17:00Z">
                <w:pPr>
                  <w:jc w:val="right"/>
                </w:pPr>
              </w:pPrChange>
            </w:pPr>
            <w:ins w:id="6324" w:author="Nick.Tolimieri" w:date="2022-09-07T13:17:00Z">
              <w:r w:rsidRPr="00AE199D">
                <w:rPr>
                  <w:rFonts w:asciiTheme="minorHAnsi" w:eastAsiaTheme="minorHAnsi" w:hAnsiTheme="minorHAnsi" w:cstheme="minorBidi"/>
                  <w:sz w:val="22"/>
                  <w:szCs w:val="22"/>
                  <w:rPrChange w:id="632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326" w:author="Nick.Tolimieri" w:date="2022-09-07T13:17:00Z"/>
                <w:rFonts w:asciiTheme="minorHAnsi" w:eastAsiaTheme="minorHAnsi" w:hAnsiTheme="minorHAnsi" w:cstheme="minorBidi"/>
                <w:sz w:val="22"/>
                <w:szCs w:val="22"/>
                <w:rPrChange w:id="6327" w:author="Nick.Tolimieri" w:date="2022-09-07T13:17:00Z">
                  <w:rPr>
                    <w:ins w:id="6328" w:author="Nick.Tolimieri" w:date="2022-09-07T13:17:00Z"/>
                    <w:rFonts w:ascii="Calibri" w:hAnsi="Calibri" w:cs="Calibri"/>
                    <w:color w:val="000000"/>
                    <w:sz w:val="22"/>
                    <w:szCs w:val="22"/>
                  </w:rPr>
                </w:rPrChange>
              </w:rPr>
              <w:pPrChange w:id="6329" w:author="Nick.Tolimieri" w:date="2022-09-07T13:17:00Z">
                <w:pPr>
                  <w:jc w:val="right"/>
                </w:pPr>
              </w:pPrChange>
            </w:pPr>
            <w:ins w:id="6330" w:author="Nick.Tolimieri" w:date="2022-09-07T13:17:00Z">
              <w:r w:rsidRPr="00AE199D">
                <w:rPr>
                  <w:rFonts w:asciiTheme="minorHAnsi" w:eastAsiaTheme="minorHAnsi" w:hAnsiTheme="minorHAnsi" w:cstheme="minorBidi"/>
                  <w:sz w:val="22"/>
                  <w:szCs w:val="22"/>
                  <w:rPrChange w:id="633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332" w:author="Nick.Tolimieri" w:date="2022-09-07T13:17:00Z"/>
                <w:rFonts w:asciiTheme="minorHAnsi" w:eastAsiaTheme="minorHAnsi" w:hAnsiTheme="minorHAnsi" w:cstheme="minorBidi"/>
                <w:sz w:val="22"/>
                <w:szCs w:val="22"/>
                <w:rPrChange w:id="6333" w:author="Nick.Tolimieri" w:date="2022-09-07T13:17:00Z">
                  <w:rPr>
                    <w:ins w:id="6334" w:author="Nick.Tolimieri" w:date="2022-09-07T13:17:00Z"/>
                    <w:rFonts w:ascii="Calibri" w:hAnsi="Calibri" w:cs="Calibri"/>
                    <w:color w:val="000000"/>
                    <w:sz w:val="22"/>
                    <w:szCs w:val="22"/>
                  </w:rPr>
                </w:rPrChange>
              </w:rPr>
              <w:pPrChange w:id="6335" w:author="Nick.Tolimieri" w:date="2022-09-07T13:17:00Z">
                <w:pPr>
                  <w:jc w:val="right"/>
                </w:pPr>
              </w:pPrChange>
            </w:pPr>
            <w:ins w:id="6336" w:author="Nick.Tolimieri" w:date="2022-09-07T13:17:00Z">
              <w:r w:rsidRPr="00AE199D">
                <w:rPr>
                  <w:rFonts w:asciiTheme="minorHAnsi" w:eastAsiaTheme="minorHAnsi" w:hAnsiTheme="minorHAnsi" w:cstheme="minorBidi"/>
                  <w:sz w:val="22"/>
                  <w:szCs w:val="22"/>
                  <w:rPrChange w:id="633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338" w:author="Nick.Tolimieri" w:date="2022-09-07T13:17:00Z"/>
                <w:rFonts w:asciiTheme="minorHAnsi" w:eastAsiaTheme="minorHAnsi" w:hAnsiTheme="minorHAnsi" w:cstheme="minorBidi"/>
                <w:sz w:val="22"/>
                <w:szCs w:val="22"/>
                <w:rPrChange w:id="6339" w:author="Nick.Tolimieri" w:date="2022-09-07T13:17:00Z">
                  <w:rPr>
                    <w:ins w:id="6340" w:author="Nick.Tolimieri" w:date="2022-09-07T13:17:00Z"/>
                    <w:rFonts w:ascii="Calibri" w:hAnsi="Calibri" w:cs="Calibri"/>
                    <w:color w:val="000000"/>
                    <w:sz w:val="22"/>
                    <w:szCs w:val="22"/>
                  </w:rPr>
                </w:rPrChange>
              </w:rPr>
              <w:pPrChange w:id="6341" w:author="Nick.Tolimieri" w:date="2022-09-07T13:17:00Z">
                <w:pPr/>
              </w:pPrChange>
            </w:pPr>
            <w:ins w:id="6342" w:author="Nick.Tolimieri" w:date="2022-09-07T13:17:00Z">
              <w:r w:rsidRPr="00AE199D">
                <w:rPr>
                  <w:rFonts w:asciiTheme="minorHAnsi" w:eastAsiaTheme="minorHAnsi" w:hAnsiTheme="minorHAnsi" w:cstheme="minorBidi"/>
                  <w:sz w:val="22"/>
                  <w:szCs w:val="22"/>
                  <w:rPrChange w:id="634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6344" w:author="Nick.Tolimieri" w:date="2022-09-07T13:17:00Z"/>
                <w:rFonts w:asciiTheme="minorHAnsi" w:eastAsiaTheme="minorHAnsi" w:hAnsiTheme="minorHAnsi" w:cstheme="minorBidi"/>
                <w:sz w:val="22"/>
                <w:szCs w:val="22"/>
                <w:rPrChange w:id="6345" w:author="Nick.Tolimieri" w:date="2022-09-07T13:17:00Z">
                  <w:rPr>
                    <w:ins w:id="6346" w:author="Nick.Tolimieri" w:date="2022-09-07T13:17:00Z"/>
                    <w:rFonts w:ascii="Calibri" w:hAnsi="Calibri" w:cs="Calibri"/>
                    <w:color w:val="000000"/>
                    <w:sz w:val="22"/>
                    <w:szCs w:val="22"/>
                  </w:rPr>
                </w:rPrChange>
              </w:rPr>
              <w:pPrChange w:id="6347" w:author="Nick.Tolimieri" w:date="2022-09-07T13:17:00Z">
                <w:pPr/>
              </w:pPrChange>
            </w:pPr>
            <w:ins w:id="6348" w:author="Nick.Tolimieri" w:date="2022-09-07T13:17:00Z">
              <w:r w:rsidRPr="00AE199D">
                <w:rPr>
                  <w:rFonts w:asciiTheme="minorHAnsi" w:eastAsiaTheme="minorHAnsi" w:hAnsiTheme="minorHAnsi" w:cstheme="minorBidi"/>
                  <w:sz w:val="22"/>
                  <w:szCs w:val="22"/>
                  <w:rPrChange w:id="634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6350" w:author="Nick.Tolimieri" w:date="2022-09-07T13:17:00Z"/>
                <w:rFonts w:asciiTheme="minorHAnsi" w:eastAsiaTheme="minorHAnsi" w:hAnsiTheme="minorHAnsi" w:cstheme="minorBidi"/>
                <w:sz w:val="22"/>
                <w:szCs w:val="22"/>
                <w:rPrChange w:id="6351" w:author="Nick.Tolimieri" w:date="2022-09-07T13:17:00Z">
                  <w:rPr>
                    <w:ins w:id="6352" w:author="Nick.Tolimieri" w:date="2022-09-07T13:17:00Z"/>
                    <w:rFonts w:ascii="Calibri" w:hAnsi="Calibri" w:cs="Calibri"/>
                    <w:color w:val="000000"/>
                    <w:sz w:val="22"/>
                    <w:szCs w:val="22"/>
                  </w:rPr>
                </w:rPrChange>
              </w:rPr>
              <w:pPrChange w:id="6353" w:author="Nick.Tolimieri" w:date="2022-09-07T13:17:00Z">
                <w:pPr/>
              </w:pPrChange>
            </w:pPr>
            <w:ins w:id="6354" w:author="Nick.Tolimieri" w:date="2022-09-07T13:17:00Z">
              <w:r w:rsidRPr="00AE199D">
                <w:rPr>
                  <w:rFonts w:asciiTheme="minorHAnsi" w:eastAsiaTheme="minorHAnsi" w:hAnsiTheme="minorHAnsi" w:cstheme="minorBidi"/>
                  <w:sz w:val="22"/>
                  <w:szCs w:val="22"/>
                  <w:rPrChange w:id="635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6356" w:author="Nick.Tolimieri" w:date="2022-09-07T13:17:00Z"/>
                <w:rFonts w:asciiTheme="minorHAnsi" w:eastAsiaTheme="minorHAnsi" w:hAnsiTheme="minorHAnsi" w:cstheme="minorBidi"/>
                <w:sz w:val="22"/>
                <w:szCs w:val="22"/>
                <w:rPrChange w:id="6357" w:author="Nick.Tolimieri" w:date="2022-09-07T13:17:00Z">
                  <w:rPr>
                    <w:ins w:id="6358" w:author="Nick.Tolimieri" w:date="2022-09-07T13:17:00Z"/>
                    <w:rFonts w:ascii="Calibri" w:hAnsi="Calibri" w:cs="Calibri"/>
                    <w:color w:val="000000"/>
                    <w:sz w:val="22"/>
                    <w:szCs w:val="22"/>
                  </w:rPr>
                </w:rPrChange>
              </w:rPr>
              <w:pPrChange w:id="6359" w:author="Nick.Tolimieri" w:date="2022-09-07T13:17:00Z">
                <w:pPr/>
              </w:pPrChange>
            </w:pPr>
            <w:ins w:id="6360" w:author="Nick.Tolimieri" w:date="2022-09-07T13:17:00Z">
              <w:r w:rsidRPr="00AE199D">
                <w:rPr>
                  <w:rFonts w:asciiTheme="minorHAnsi" w:eastAsiaTheme="minorHAnsi" w:hAnsiTheme="minorHAnsi" w:cstheme="minorBidi"/>
                  <w:sz w:val="22"/>
                  <w:szCs w:val="22"/>
                  <w:rPrChange w:id="6361" w:author="Nick.Tolimieri" w:date="2022-09-07T13:17:00Z">
                    <w:rPr>
                      <w:rFonts w:ascii="Calibri" w:hAnsi="Calibri" w:cs="Calibri"/>
                      <w:color w:val="000000"/>
                      <w:sz w:val="22"/>
                      <w:szCs w:val="22"/>
                    </w:rPr>
                  </w:rPrChange>
                </w:rPr>
                <w:t>NA</w:t>
              </w:r>
            </w:ins>
          </w:p>
        </w:tc>
      </w:tr>
      <w:tr w:rsidR="00AE199D" w:rsidRPr="00AE199D" w:rsidTr="00AE199D">
        <w:trPr>
          <w:trHeight w:val="300"/>
          <w:ins w:id="6362" w:author="Nick.Tolimieri" w:date="2022-09-07T13:17:00Z"/>
        </w:trPr>
        <w:tc>
          <w:tcPr>
            <w:tcW w:w="960" w:type="dxa"/>
            <w:noWrap/>
            <w:hideMark/>
          </w:tcPr>
          <w:p w:rsidR="00AE199D" w:rsidRPr="00AE199D" w:rsidRDefault="00AE199D" w:rsidP="00AE199D">
            <w:pPr>
              <w:ind w:firstLine="0"/>
              <w:rPr>
                <w:ins w:id="6363" w:author="Nick.Tolimieri" w:date="2022-09-07T13:17:00Z"/>
                <w:rFonts w:asciiTheme="minorHAnsi" w:eastAsiaTheme="minorHAnsi" w:hAnsiTheme="minorHAnsi" w:cstheme="minorBidi"/>
                <w:sz w:val="22"/>
                <w:szCs w:val="22"/>
                <w:rPrChange w:id="6364" w:author="Nick.Tolimieri" w:date="2022-09-07T13:17:00Z">
                  <w:rPr>
                    <w:ins w:id="6365" w:author="Nick.Tolimieri" w:date="2022-09-07T13:17:00Z"/>
                    <w:rFonts w:ascii="Calibri" w:hAnsi="Calibri" w:cs="Calibri"/>
                    <w:color w:val="000000"/>
                    <w:sz w:val="22"/>
                    <w:szCs w:val="22"/>
                  </w:rPr>
                </w:rPrChange>
              </w:rPr>
              <w:pPrChange w:id="6366" w:author="Nick.Tolimieri" w:date="2022-09-07T13:17:00Z">
                <w:pPr/>
              </w:pPrChange>
            </w:pPr>
            <w:proofErr w:type="spellStart"/>
            <w:ins w:id="6367" w:author="Nick.Tolimieri" w:date="2022-09-07T13:17:00Z">
              <w:r w:rsidRPr="00AE199D">
                <w:rPr>
                  <w:rFonts w:asciiTheme="minorHAnsi" w:eastAsiaTheme="minorHAnsi" w:hAnsiTheme="minorHAnsi" w:cstheme="minorBidi"/>
                  <w:sz w:val="22"/>
                  <w:szCs w:val="22"/>
                  <w:rPrChange w:id="6368"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6369"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370"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371"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372" w:author="Nick.Tolimieri" w:date="2022-09-07T13:17:00Z"/>
                <w:rFonts w:asciiTheme="minorHAnsi" w:eastAsiaTheme="minorHAnsi" w:hAnsiTheme="minorHAnsi" w:cstheme="minorBidi"/>
                <w:sz w:val="22"/>
                <w:szCs w:val="22"/>
                <w:rPrChange w:id="6373" w:author="Nick.Tolimieri" w:date="2022-09-07T13:17:00Z">
                  <w:rPr>
                    <w:ins w:id="6374" w:author="Nick.Tolimieri" w:date="2022-09-07T13:17:00Z"/>
                    <w:rFonts w:ascii="Calibri" w:hAnsi="Calibri" w:cs="Calibri"/>
                    <w:color w:val="000000"/>
                    <w:sz w:val="22"/>
                    <w:szCs w:val="22"/>
                  </w:rPr>
                </w:rPrChange>
              </w:rPr>
              <w:pPrChange w:id="6375" w:author="Nick.Tolimieri" w:date="2022-09-07T13:17:00Z">
                <w:pPr>
                  <w:jc w:val="right"/>
                </w:pPr>
              </w:pPrChange>
            </w:pPr>
            <w:ins w:id="6376" w:author="Nick.Tolimieri" w:date="2022-09-07T13:17:00Z">
              <w:r w:rsidRPr="00AE199D">
                <w:rPr>
                  <w:rFonts w:asciiTheme="minorHAnsi" w:eastAsiaTheme="minorHAnsi" w:hAnsiTheme="minorHAnsi" w:cstheme="minorBidi"/>
                  <w:sz w:val="22"/>
                  <w:szCs w:val="22"/>
                  <w:rPrChange w:id="6377" w:author="Nick.Tolimieri" w:date="2022-09-07T13:17:00Z">
                    <w:rPr>
                      <w:rFonts w:ascii="Calibri" w:hAnsi="Calibri" w:cs="Calibri"/>
                      <w:color w:val="000000"/>
                      <w:sz w:val="22"/>
                      <w:szCs w:val="22"/>
                    </w:rPr>
                  </w:rPrChange>
                </w:rPr>
                <w:t>2019</w:t>
              </w:r>
            </w:ins>
          </w:p>
        </w:tc>
        <w:tc>
          <w:tcPr>
            <w:tcW w:w="960" w:type="dxa"/>
            <w:noWrap/>
            <w:hideMark/>
          </w:tcPr>
          <w:p w:rsidR="00AE199D" w:rsidRPr="00AE199D" w:rsidRDefault="00AE199D" w:rsidP="00AE199D">
            <w:pPr>
              <w:ind w:firstLine="0"/>
              <w:rPr>
                <w:ins w:id="6378" w:author="Nick.Tolimieri" w:date="2022-09-07T13:17:00Z"/>
                <w:rFonts w:asciiTheme="minorHAnsi" w:eastAsiaTheme="minorHAnsi" w:hAnsiTheme="minorHAnsi" w:cstheme="minorBidi"/>
                <w:sz w:val="22"/>
                <w:szCs w:val="22"/>
                <w:rPrChange w:id="6379" w:author="Nick.Tolimieri" w:date="2022-09-07T13:17:00Z">
                  <w:rPr>
                    <w:ins w:id="6380" w:author="Nick.Tolimieri" w:date="2022-09-07T13:17:00Z"/>
                    <w:rFonts w:ascii="Calibri" w:hAnsi="Calibri" w:cs="Calibri"/>
                    <w:color w:val="000000"/>
                    <w:sz w:val="22"/>
                    <w:szCs w:val="22"/>
                  </w:rPr>
                </w:rPrChange>
              </w:rPr>
              <w:pPrChange w:id="6381" w:author="Nick.Tolimieri" w:date="2022-09-07T13:17:00Z">
                <w:pPr>
                  <w:jc w:val="right"/>
                </w:pPr>
              </w:pPrChange>
            </w:pPr>
            <w:ins w:id="6382" w:author="Nick.Tolimieri" w:date="2022-09-07T13:17:00Z">
              <w:r w:rsidRPr="00AE199D">
                <w:rPr>
                  <w:rFonts w:asciiTheme="minorHAnsi" w:eastAsiaTheme="minorHAnsi" w:hAnsiTheme="minorHAnsi" w:cstheme="minorBidi"/>
                  <w:sz w:val="22"/>
                  <w:szCs w:val="22"/>
                  <w:rPrChange w:id="6383"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6384" w:author="Nick.Tolimieri" w:date="2022-09-07T13:17:00Z"/>
                <w:rFonts w:asciiTheme="minorHAnsi" w:eastAsiaTheme="minorHAnsi" w:hAnsiTheme="minorHAnsi" w:cstheme="minorBidi"/>
                <w:sz w:val="22"/>
                <w:szCs w:val="22"/>
                <w:rPrChange w:id="6385" w:author="Nick.Tolimieri" w:date="2022-09-07T13:17:00Z">
                  <w:rPr>
                    <w:ins w:id="6386" w:author="Nick.Tolimieri" w:date="2022-09-07T13:17:00Z"/>
                    <w:rFonts w:ascii="Calibri" w:hAnsi="Calibri" w:cs="Calibri"/>
                    <w:color w:val="000000"/>
                    <w:sz w:val="22"/>
                    <w:szCs w:val="22"/>
                  </w:rPr>
                </w:rPrChange>
              </w:rPr>
              <w:pPrChange w:id="6387" w:author="Nick.Tolimieri" w:date="2022-09-07T13:17:00Z">
                <w:pPr>
                  <w:jc w:val="right"/>
                </w:pPr>
              </w:pPrChange>
            </w:pPr>
            <w:ins w:id="6388" w:author="Nick.Tolimieri" w:date="2022-09-07T13:17:00Z">
              <w:r w:rsidRPr="00AE199D">
                <w:rPr>
                  <w:rFonts w:asciiTheme="minorHAnsi" w:eastAsiaTheme="minorHAnsi" w:hAnsiTheme="minorHAnsi" w:cstheme="minorBidi"/>
                  <w:sz w:val="22"/>
                  <w:szCs w:val="22"/>
                  <w:rPrChange w:id="6389" w:author="Nick.Tolimieri" w:date="2022-09-07T13:17:00Z">
                    <w:rPr>
                      <w:rFonts w:ascii="Calibri" w:hAnsi="Calibri" w:cs="Calibri"/>
                      <w:color w:val="000000"/>
                      <w:sz w:val="22"/>
                      <w:szCs w:val="22"/>
                    </w:rPr>
                  </w:rPrChange>
                </w:rPr>
                <w:t>43</w:t>
              </w:r>
            </w:ins>
          </w:p>
        </w:tc>
        <w:tc>
          <w:tcPr>
            <w:tcW w:w="960" w:type="dxa"/>
            <w:noWrap/>
            <w:hideMark/>
          </w:tcPr>
          <w:p w:rsidR="00AE199D" w:rsidRPr="00AE199D" w:rsidRDefault="00AE199D" w:rsidP="00AE199D">
            <w:pPr>
              <w:ind w:firstLine="0"/>
              <w:rPr>
                <w:ins w:id="6390" w:author="Nick.Tolimieri" w:date="2022-09-07T13:17:00Z"/>
                <w:rFonts w:asciiTheme="minorHAnsi" w:eastAsiaTheme="minorHAnsi" w:hAnsiTheme="minorHAnsi" w:cstheme="minorBidi"/>
                <w:sz w:val="22"/>
                <w:szCs w:val="22"/>
                <w:rPrChange w:id="6391" w:author="Nick.Tolimieri" w:date="2022-09-07T13:17:00Z">
                  <w:rPr>
                    <w:ins w:id="6392" w:author="Nick.Tolimieri" w:date="2022-09-07T13:17:00Z"/>
                    <w:rFonts w:ascii="Calibri" w:hAnsi="Calibri" w:cs="Calibri"/>
                    <w:color w:val="000000"/>
                    <w:sz w:val="22"/>
                    <w:szCs w:val="22"/>
                  </w:rPr>
                </w:rPrChange>
              </w:rPr>
              <w:pPrChange w:id="6393" w:author="Nick.Tolimieri" w:date="2022-09-07T13:17:00Z">
                <w:pPr>
                  <w:jc w:val="right"/>
                </w:pPr>
              </w:pPrChange>
            </w:pPr>
            <w:ins w:id="6394" w:author="Nick.Tolimieri" w:date="2022-09-07T13:17:00Z">
              <w:r w:rsidRPr="00AE199D">
                <w:rPr>
                  <w:rFonts w:asciiTheme="minorHAnsi" w:eastAsiaTheme="minorHAnsi" w:hAnsiTheme="minorHAnsi" w:cstheme="minorBidi"/>
                  <w:sz w:val="22"/>
                  <w:szCs w:val="22"/>
                  <w:rPrChange w:id="6395" w:author="Nick.Tolimieri" w:date="2022-09-07T13:17:00Z">
                    <w:rPr>
                      <w:rFonts w:ascii="Calibri" w:hAnsi="Calibri" w:cs="Calibri"/>
                      <w:color w:val="000000"/>
                      <w:sz w:val="22"/>
                      <w:szCs w:val="22"/>
                    </w:rPr>
                  </w:rPrChange>
                </w:rPr>
                <w:t>3</w:t>
              </w:r>
            </w:ins>
          </w:p>
        </w:tc>
        <w:tc>
          <w:tcPr>
            <w:tcW w:w="960" w:type="dxa"/>
            <w:noWrap/>
            <w:hideMark/>
          </w:tcPr>
          <w:p w:rsidR="00AE199D" w:rsidRPr="00AE199D" w:rsidRDefault="00AE199D" w:rsidP="00AE199D">
            <w:pPr>
              <w:ind w:firstLine="0"/>
              <w:rPr>
                <w:ins w:id="6396" w:author="Nick.Tolimieri" w:date="2022-09-07T13:17:00Z"/>
                <w:rFonts w:asciiTheme="minorHAnsi" w:eastAsiaTheme="minorHAnsi" w:hAnsiTheme="minorHAnsi" w:cstheme="minorBidi"/>
                <w:sz w:val="22"/>
                <w:szCs w:val="22"/>
                <w:rPrChange w:id="6397" w:author="Nick.Tolimieri" w:date="2022-09-07T13:17:00Z">
                  <w:rPr>
                    <w:ins w:id="6398" w:author="Nick.Tolimieri" w:date="2022-09-07T13:17:00Z"/>
                    <w:rFonts w:ascii="Calibri" w:hAnsi="Calibri" w:cs="Calibri"/>
                    <w:color w:val="000000"/>
                    <w:sz w:val="22"/>
                    <w:szCs w:val="22"/>
                  </w:rPr>
                </w:rPrChange>
              </w:rPr>
              <w:pPrChange w:id="6399" w:author="Nick.Tolimieri" w:date="2022-09-07T13:17:00Z">
                <w:pPr>
                  <w:jc w:val="right"/>
                </w:pPr>
              </w:pPrChange>
            </w:pPr>
            <w:ins w:id="6400" w:author="Nick.Tolimieri" w:date="2022-09-07T13:17:00Z">
              <w:r w:rsidRPr="00AE199D">
                <w:rPr>
                  <w:rFonts w:asciiTheme="minorHAnsi" w:eastAsiaTheme="minorHAnsi" w:hAnsiTheme="minorHAnsi" w:cstheme="minorBidi"/>
                  <w:sz w:val="22"/>
                  <w:szCs w:val="22"/>
                  <w:rPrChange w:id="6401" w:author="Nick.Tolimieri" w:date="2022-09-07T13:17:00Z">
                    <w:rPr>
                      <w:rFonts w:ascii="Calibri" w:hAnsi="Calibri" w:cs="Calibri"/>
                      <w:color w:val="000000"/>
                      <w:sz w:val="22"/>
                      <w:szCs w:val="22"/>
                    </w:rPr>
                  </w:rPrChange>
                </w:rPr>
                <w:t>26</w:t>
              </w:r>
            </w:ins>
          </w:p>
        </w:tc>
        <w:tc>
          <w:tcPr>
            <w:tcW w:w="960" w:type="dxa"/>
            <w:noWrap/>
            <w:hideMark/>
          </w:tcPr>
          <w:p w:rsidR="00AE199D" w:rsidRPr="00AE199D" w:rsidRDefault="00AE199D" w:rsidP="00AE199D">
            <w:pPr>
              <w:ind w:firstLine="0"/>
              <w:rPr>
                <w:ins w:id="6402" w:author="Nick.Tolimieri" w:date="2022-09-07T13:17:00Z"/>
                <w:rFonts w:asciiTheme="minorHAnsi" w:eastAsiaTheme="minorHAnsi" w:hAnsiTheme="minorHAnsi" w:cstheme="minorBidi"/>
                <w:sz w:val="22"/>
                <w:szCs w:val="22"/>
                <w:rPrChange w:id="6403" w:author="Nick.Tolimieri" w:date="2022-09-07T13:17:00Z">
                  <w:rPr>
                    <w:ins w:id="6404" w:author="Nick.Tolimieri" w:date="2022-09-07T13:17:00Z"/>
                    <w:rFonts w:ascii="Calibri" w:hAnsi="Calibri" w:cs="Calibri"/>
                    <w:color w:val="000000"/>
                    <w:sz w:val="22"/>
                    <w:szCs w:val="22"/>
                  </w:rPr>
                </w:rPrChange>
              </w:rPr>
              <w:pPrChange w:id="6405" w:author="Nick.Tolimieri" w:date="2022-09-07T13:17:00Z">
                <w:pPr>
                  <w:jc w:val="right"/>
                </w:pPr>
              </w:pPrChange>
            </w:pPr>
            <w:ins w:id="6406" w:author="Nick.Tolimieri" w:date="2022-09-07T13:17:00Z">
              <w:r w:rsidRPr="00AE199D">
                <w:rPr>
                  <w:rFonts w:asciiTheme="minorHAnsi" w:eastAsiaTheme="minorHAnsi" w:hAnsiTheme="minorHAnsi" w:cstheme="minorBidi"/>
                  <w:sz w:val="22"/>
                  <w:szCs w:val="22"/>
                  <w:rPrChange w:id="6407"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408" w:author="Nick.Tolimieri" w:date="2022-09-07T13:17:00Z"/>
                <w:rFonts w:asciiTheme="minorHAnsi" w:eastAsiaTheme="minorHAnsi" w:hAnsiTheme="minorHAnsi" w:cstheme="minorBidi"/>
                <w:sz w:val="22"/>
                <w:szCs w:val="22"/>
                <w:rPrChange w:id="6409" w:author="Nick.Tolimieri" w:date="2022-09-07T13:17:00Z">
                  <w:rPr>
                    <w:ins w:id="6410" w:author="Nick.Tolimieri" w:date="2022-09-07T13:17:00Z"/>
                    <w:rFonts w:ascii="Calibri" w:hAnsi="Calibri" w:cs="Calibri"/>
                    <w:color w:val="000000"/>
                    <w:sz w:val="22"/>
                    <w:szCs w:val="22"/>
                  </w:rPr>
                </w:rPrChange>
              </w:rPr>
              <w:pPrChange w:id="6411" w:author="Nick.Tolimieri" w:date="2022-09-07T13:17:00Z">
                <w:pPr>
                  <w:jc w:val="right"/>
                </w:pPr>
              </w:pPrChange>
            </w:pPr>
            <w:ins w:id="6412" w:author="Nick.Tolimieri" w:date="2022-09-07T13:17:00Z">
              <w:r w:rsidRPr="00AE199D">
                <w:rPr>
                  <w:rFonts w:asciiTheme="minorHAnsi" w:eastAsiaTheme="minorHAnsi" w:hAnsiTheme="minorHAnsi" w:cstheme="minorBidi"/>
                  <w:sz w:val="22"/>
                  <w:szCs w:val="22"/>
                  <w:rPrChange w:id="6413" w:author="Nick.Tolimieri" w:date="2022-09-07T13:17:00Z">
                    <w:rPr>
                      <w:rFonts w:ascii="Calibri" w:hAnsi="Calibri" w:cs="Calibri"/>
                      <w:color w:val="000000"/>
                      <w:sz w:val="22"/>
                      <w:szCs w:val="22"/>
                    </w:rPr>
                  </w:rPrChange>
                </w:rPr>
                <w:t>13</w:t>
              </w:r>
            </w:ins>
          </w:p>
        </w:tc>
        <w:tc>
          <w:tcPr>
            <w:tcW w:w="960" w:type="dxa"/>
            <w:noWrap/>
            <w:hideMark/>
          </w:tcPr>
          <w:p w:rsidR="00AE199D" w:rsidRPr="00AE199D" w:rsidRDefault="00AE199D" w:rsidP="00AE199D">
            <w:pPr>
              <w:ind w:firstLine="0"/>
              <w:rPr>
                <w:ins w:id="6414" w:author="Nick.Tolimieri" w:date="2022-09-07T13:17:00Z"/>
                <w:rFonts w:asciiTheme="minorHAnsi" w:eastAsiaTheme="minorHAnsi" w:hAnsiTheme="minorHAnsi" w:cstheme="minorBidi"/>
                <w:sz w:val="22"/>
                <w:szCs w:val="22"/>
                <w:rPrChange w:id="6415" w:author="Nick.Tolimieri" w:date="2022-09-07T13:17:00Z">
                  <w:rPr>
                    <w:ins w:id="6416" w:author="Nick.Tolimieri" w:date="2022-09-07T13:17:00Z"/>
                    <w:rFonts w:ascii="Calibri" w:hAnsi="Calibri" w:cs="Calibri"/>
                    <w:color w:val="000000"/>
                    <w:sz w:val="22"/>
                    <w:szCs w:val="22"/>
                  </w:rPr>
                </w:rPrChange>
              </w:rPr>
              <w:pPrChange w:id="6417" w:author="Nick.Tolimieri" w:date="2022-09-07T13:17:00Z">
                <w:pPr>
                  <w:jc w:val="right"/>
                </w:pPr>
              </w:pPrChange>
            </w:pPr>
            <w:ins w:id="6418" w:author="Nick.Tolimieri" w:date="2022-09-07T13:17:00Z">
              <w:r w:rsidRPr="00AE199D">
                <w:rPr>
                  <w:rFonts w:asciiTheme="minorHAnsi" w:eastAsiaTheme="minorHAnsi" w:hAnsiTheme="minorHAnsi" w:cstheme="minorBidi"/>
                  <w:sz w:val="22"/>
                  <w:szCs w:val="22"/>
                  <w:rPrChange w:id="6419" w:author="Nick.Tolimieri" w:date="2022-09-07T13:17:00Z">
                    <w:rPr>
                      <w:rFonts w:ascii="Calibri" w:hAnsi="Calibri" w:cs="Calibri"/>
                      <w:color w:val="000000"/>
                      <w:sz w:val="22"/>
                      <w:szCs w:val="22"/>
                    </w:rPr>
                  </w:rPrChange>
                </w:rPr>
                <w:t>1.93</w:t>
              </w:r>
            </w:ins>
          </w:p>
        </w:tc>
        <w:tc>
          <w:tcPr>
            <w:tcW w:w="960" w:type="dxa"/>
            <w:noWrap/>
            <w:hideMark/>
          </w:tcPr>
          <w:p w:rsidR="00AE199D" w:rsidRPr="00AE199D" w:rsidRDefault="00AE199D" w:rsidP="00AE199D">
            <w:pPr>
              <w:ind w:firstLine="0"/>
              <w:rPr>
                <w:ins w:id="6420" w:author="Nick.Tolimieri" w:date="2022-09-07T13:17:00Z"/>
                <w:rFonts w:asciiTheme="minorHAnsi" w:eastAsiaTheme="minorHAnsi" w:hAnsiTheme="minorHAnsi" w:cstheme="minorBidi"/>
                <w:sz w:val="22"/>
                <w:szCs w:val="22"/>
                <w:rPrChange w:id="6421" w:author="Nick.Tolimieri" w:date="2022-09-07T13:17:00Z">
                  <w:rPr>
                    <w:ins w:id="6422" w:author="Nick.Tolimieri" w:date="2022-09-07T13:17:00Z"/>
                    <w:rFonts w:ascii="Calibri" w:hAnsi="Calibri" w:cs="Calibri"/>
                    <w:color w:val="000000"/>
                    <w:sz w:val="22"/>
                    <w:szCs w:val="22"/>
                  </w:rPr>
                </w:rPrChange>
              </w:rPr>
              <w:pPrChange w:id="6423" w:author="Nick.Tolimieri" w:date="2022-09-07T13:17:00Z">
                <w:pPr>
                  <w:jc w:val="right"/>
                </w:pPr>
              </w:pPrChange>
            </w:pPr>
            <w:ins w:id="6424" w:author="Nick.Tolimieri" w:date="2022-09-07T13:17:00Z">
              <w:r w:rsidRPr="00AE199D">
                <w:rPr>
                  <w:rFonts w:asciiTheme="minorHAnsi" w:eastAsiaTheme="minorHAnsi" w:hAnsiTheme="minorHAnsi" w:cstheme="minorBidi"/>
                  <w:sz w:val="22"/>
                  <w:szCs w:val="22"/>
                  <w:rPrChange w:id="6425" w:author="Nick.Tolimieri" w:date="2022-09-07T13:17:00Z">
                    <w:rPr>
                      <w:rFonts w:ascii="Calibri" w:hAnsi="Calibri" w:cs="Calibri"/>
                      <w:color w:val="000000"/>
                      <w:sz w:val="22"/>
                      <w:szCs w:val="22"/>
                    </w:rPr>
                  </w:rPrChange>
                </w:rPr>
                <w:t>0.32</w:t>
              </w:r>
            </w:ins>
          </w:p>
        </w:tc>
      </w:tr>
      <w:tr w:rsidR="00AE199D" w:rsidRPr="00AE199D" w:rsidTr="00AE199D">
        <w:trPr>
          <w:trHeight w:val="300"/>
          <w:ins w:id="6426" w:author="Nick.Tolimieri" w:date="2022-09-07T13:17:00Z"/>
        </w:trPr>
        <w:tc>
          <w:tcPr>
            <w:tcW w:w="960" w:type="dxa"/>
            <w:noWrap/>
            <w:hideMark/>
          </w:tcPr>
          <w:p w:rsidR="00AE199D" w:rsidRPr="00AE199D" w:rsidRDefault="00AE199D" w:rsidP="00AE199D">
            <w:pPr>
              <w:ind w:firstLine="0"/>
              <w:rPr>
                <w:ins w:id="6427" w:author="Nick.Tolimieri" w:date="2022-09-07T13:17:00Z"/>
                <w:rFonts w:asciiTheme="minorHAnsi" w:eastAsiaTheme="minorHAnsi" w:hAnsiTheme="minorHAnsi" w:cstheme="minorBidi"/>
                <w:sz w:val="22"/>
                <w:szCs w:val="22"/>
                <w:rPrChange w:id="6428" w:author="Nick.Tolimieri" w:date="2022-09-07T13:17:00Z">
                  <w:rPr>
                    <w:ins w:id="6429" w:author="Nick.Tolimieri" w:date="2022-09-07T13:17:00Z"/>
                    <w:rFonts w:ascii="Calibri" w:hAnsi="Calibri" w:cs="Calibri"/>
                    <w:color w:val="000000"/>
                    <w:sz w:val="22"/>
                    <w:szCs w:val="22"/>
                  </w:rPr>
                </w:rPrChange>
              </w:rPr>
              <w:pPrChange w:id="6430" w:author="Nick.Tolimieri" w:date="2022-09-07T13:17:00Z">
                <w:pPr/>
              </w:pPrChange>
            </w:pPr>
            <w:proofErr w:type="spellStart"/>
            <w:ins w:id="6431" w:author="Nick.Tolimieri" w:date="2022-09-07T13:17:00Z">
              <w:r w:rsidRPr="00AE199D">
                <w:rPr>
                  <w:rFonts w:asciiTheme="minorHAnsi" w:eastAsiaTheme="minorHAnsi" w:hAnsiTheme="minorHAnsi" w:cstheme="minorBidi"/>
                  <w:sz w:val="22"/>
                  <w:szCs w:val="22"/>
                  <w:rPrChange w:id="6432"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6433"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434"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435"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436" w:author="Nick.Tolimieri" w:date="2022-09-07T13:17:00Z"/>
                <w:rFonts w:asciiTheme="minorHAnsi" w:eastAsiaTheme="minorHAnsi" w:hAnsiTheme="minorHAnsi" w:cstheme="minorBidi"/>
                <w:sz w:val="22"/>
                <w:szCs w:val="22"/>
                <w:rPrChange w:id="6437" w:author="Nick.Tolimieri" w:date="2022-09-07T13:17:00Z">
                  <w:rPr>
                    <w:ins w:id="6438" w:author="Nick.Tolimieri" w:date="2022-09-07T13:17:00Z"/>
                    <w:rFonts w:ascii="Calibri" w:hAnsi="Calibri" w:cs="Calibri"/>
                    <w:color w:val="000000"/>
                    <w:sz w:val="22"/>
                    <w:szCs w:val="22"/>
                  </w:rPr>
                </w:rPrChange>
              </w:rPr>
              <w:pPrChange w:id="6439" w:author="Nick.Tolimieri" w:date="2022-09-07T13:17:00Z">
                <w:pPr>
                  <w:jc w:val="right"/>
                </w:pPr>
              </w:pPrChange>
            </w:pPr>
            <w:ins w:id="6440" w:author="Nick.Tolimieri" w:date="2022-09-07T13:17:00Z">
              <w:r w:rsidRPr="00AE199D">
                <w:rPr>
                  <w:rFonts w:asciiTheme="minorHAnsi" w:eastAsiaTheme="minorHAnsi" w:hAnsiTheme="minorHAnsi" w:cstheme="minorBidi"/>
                  <w:sz w:val="22"/>
                  <w:szCs w:val="22"/>
                  <w:rPrChange w:id="6441" w:author="Nick.Tolimieri" w:date="2022-09-07T13:17:00Z">
                    <w:rPr>
                      <w:rFonts w:ascii="Calibri" w:hAnsi="Calibri" w:cs="Calibri"/>
                      <w:color w:val="000000"/>
                      <w:sz w:val="22"/>
                      <w:szCs w:val="22"/>
                    </w:rPr>
                  </w:rPrChange>
                </w:rPr>
                <w:t>2020</w:t>
              </w:r>
            </w:ins>
          </w:p>
        </w:tc>
        <w:tc>
          <w:tcPr>
            <w:tcW w:w="960" w:type="dxa"/>
            <w:noWrap/>
            <w:hideMark/>
          </w:tcPr>
          <w:p w:rsidR="00AE199D" w:rsidRPr="00AE199D" w:rsidRDefault="00AE199D" w:rsidP="00AE199D">
            <w:pPr>
              <w:ind w:firstLine="0"/>
              <w:rPr>
                <w:ins w:id="6442" w:author="Nick.Tolimieri" w:date="2022-09-07T13:17:00Z"/>
                <w:rFonts w:asciiTheme="minorHAnsi" w:eastAsiaTheme="minorHAnsi" w:hAnsiTheme="minorHAnsi" w:cstheme="minorBidi"/>
                <w:sz w:val="22"/>
                <w:szCs w:val="22"/>
                <w:rPrChange w:id="6443" w:author="Nick.Tolimieri" w:date="2022-09-07T13:17:00Z">
                  <w:rPr>
                    <w:ins w:id="6444" w:author="Nick.Tolimieri" w:date="2022-09-07T13:17:00Z"/>
                    <w:rFonts w:ascii="Calibri" w:hAnsi="Calibri" w:cs="Calibri"/>
                    <w:color w:val="000000"/>
                    <w:sz w:val="22"/>
                    <w:szCs w:val="22"/>
                  </w:rPr>
                </w:rPrChange>
              </w:rPr>
              <w:pPrChange w:id="6445" w:author="Nick.Tolimieri" w:date="2022-09-07T13:17:00Z">
                <w:pPr>
                  <w:jc w:val="right"/>
                </w:pPr>
              </w:pPrChange>
            </w:pPr>
            <w:ins w:id="6446" w:author="Nick.Tolimieri" w:date="2022-09-07T13:17:00Z">
              <w:r w:rsidRPr="00AE199D">
                <w:rPr>
                  <w:rFonts w:asciiTheme="minorHAnsi" w:eastAsiaTheme="minorHAnsi" w:hAnsiTheme="minorHAnsi" w:cstheme="minorBidi"/>
                  <w:sz w:val="22"/>
                  <w:szCs w:val="22"/>
                  <w:rPrChange w:id="644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448" w:author="Nick.Tolimieri" w:date="2022-09-07T13:17:00Z"/>
                <w:rFonts w:asciiTheme="minorHAnsi" w:eastAsiaTheme="minorHAnsi" w:hAnsiTheme="minorHAnsi" w:cstheme="minorBidi"/>
                <w:sz w:val="22"/>
                <w:szCs w:val="22"/>
                <w:rPrChange w:id="6449" w:author="Nick.Tolimieri" w:date="2022-09-07T13:17:00Z">
                  <w:rPr>
                    <w:ins w:id="6450" w:author="Nick.Tolimieri" w:date="2022-09-07T13:17:00Z"/>
                    <w:rFonts w:ascii="Calibri" w:hAnsi="Calibri" w:cs="Calibri"/>
                    <w:color w:val="000000"/>
                    <w:sz w:val="22"/>
                    <w:szCs w:val="22"/>
                  </w:rPr>
                </w:rPrChange>
              </w:rPr>
              <w:pPrChange w:id="6451" w:author="Nick.Tolimieri" w:date="2022-09-07T13:17:00Z">
                <w:pPr>
                  <w:jc w:val="right"/>
                </w:pPr>
              </w:pPrChange>
            </w:pPr>
            <w:ins w:id="6452" w:author="Nick.Tolimieri" w:date="2022-09-07T13:17:00Z">
              <w:r w:rsidRPr="00AE199D">
                <w:rPr>
                  <w:rFonts w:asciiTheme="minorHAnsi" w:eastAsiaTheme="minorHAnsi" w:hAnsiTheme="minorHAnsi" w:cstheme="minorBidi"/>
                  <w:sz w:val="22"/>
                  <w:szCs w:val="22"/>
                  <w:rPrChange w:id="6453" w:author="Nick.Tolimieri" w:date="2022-09-07T13:17:00Z">
                    <w:rPr>
                      <w:rFonts w:ascii="Calibri" w:hAnsi="Calibri" w:cs="Calibri"/>
                      <w:color w:val="000000"/>
                      <w:sz w:val="22"/>
                      <w:szCs w:val="22"/>
                    </w:rPr>
                  </w:rPrChange>
                </w:rPr>
                <w:t>27</w:t>
              </w:r>
            </w:ins>
          </w:p>
        </w:tc>
        <w:tc>
          <w:tcPr>
            <w:tcW w:w="960" w:type="dxa"/>
            <w:noWrap/>
            <w:hideMark/>
          </w:tcPr>
          <w:p w:rsidR="00AE199D" w:rsidRPr="00AE199D" w:rsidRDefault="00AE199D" w:rsidP="00AE199D">
            <w:pPr>
              <w:ind w:firstLine="0"/>
              <w:rPr>
                <w:ins w:id="6454" w:author="Nick.Tolimieri" w:date="2022-09-07T13:17:00Z"/>
                <w:rFonts w:asciiTheme="minorHAnsi" w:eastAsiaTheme="minorHAnsi" w:hAnsiTheme="minorHAnsi" w:cstheme="minorBidi"/>
                <w:sz w:val="22"/>
                <w:szCs w:val="22"/>
                <w:rPrChange w:id="6455" w:author="Nick.Tolimieri" w:date="2022-09-07T13:17:00Z">
                  <w:rPr>
                    <w:ins w:id="6456" w:author="Nick.Tolimieri" w:date="2022-09-07T13:17:00Z"/>
                    <w:rFonts w:ascii="Calibri" w:hAnsi="Calibri" w:cs="Calibri"/>
                    <w:color w:val="000000"/>
                    <w:sz w:val="22"/>
                    <w:szCs w:val="22"/>
                  </w:rPr>
                </w:rPrChange>
              </w:rPr>
              <w:pPrChange w:id="6457" w:author="Nick.Tolimieri" w:date="2022-09-07T13:17:00Z">
                <w:pPr>
                  <w:jc w:val="right"/>
                </w:pPr>
              </w:pPrChange>
            </w:pPr>
            <w:ins w:id="6458" w:author="Nick.Tolimieri" w:date="2022-09-07T13:17:00Z">
              <w:r w:rsidRPr="00AE199D">
                <w:rPr>
                  <w:rFonts w:asciiTheme="minorHAnsi" w:eastAsiaTheme="minorHAnsi" w:hAnsiTheme="minorHAnsi" w:cstheme="minorBidi"/>
                  <w:sz w:val="22"/>
                  <w:szCs w:val="22"/>
                  <w:rPrChange w:id="6459"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6460" w:author="Nick.Tolimieri" w:date="2022-09-07T13:17:00Z"/>
                <w:rFonts w:asciiTheme="minorHAnsi" w:eastAsiaTheme="minorHAnsi" w:hAnsiTheme="minorHAnsi" w:cstheme="minorBidi"/>
                <w:sz w:val="22"/>
                <w:szCs w:val="22"/>
                <w:rPrChange w:id="6461" w:author="Nick.Tolimieri" w:date="2022-09-07T13:17:00Z">
                  <w:rPr>
                    <w:ins w:id="6462" w:author="Nick.Tolimieri" w:date="2022-09-07T13:17:00Z"/>
                    <w:rFonts w:ascii="Calibri" w:hAnsi="Calibri" w:cs="Calibri"/>
                    <w:color w:val="000000"/>
                    <w:sz w:val="22"/>
                    <w:szCs w:val="22"/>
                  </w:rPr>
                </w:rPrChange>
              </w:rPr>
              <w:pPrChange w:id="6463" w:author="Nick.Tolimieri" w:date="2022-09-07T13:17:00Z">
                <w:pPr>
                  <w:jc w:val="right"/>
                </w:pPr>
              </w:pPrChange>
            </w:pPr>
            <w:ins w:id="6464" w:author="Nick.Tolimieri" w:date="2022-09-07T13:17:00Z">
              <w:r w:rsidRPr="00AE199D">
                <w:rPr>
                  <w:rFonts w:asciiTheme="minorHAnsi" w:eastAsiaTheme="minorHAnsi" w:hAnsiTheme="minorHAnsi" w:cstheme="minorBidi"/>
                  <w:sz w:val="22"/>
                  <w:szCs w:val="22"/>
                  <w:rPrChange w:id="6465" w:author="Nick.Tolimieri" w:date="2022-09-07T13:17:00Z">
                    <w:rPr>
                      <w:rFonts w:ascii="Calibri" w:hAnsi="Calibri" w:cs="Calibri"/>
                      <w:color w:val="000000"/>
                      <w:sz w:val="22"/>
                      <w:szCs w:val="22"/>
                    </w:rPr>
                  </w:rPrChange>
                </w:rPr>
                <w:t>21</w:t>
              </w:r>
            </w:ins>
          </w:p>
        </w:tc>
        <w:tc>
          <w:tcPr>
            <w:tcW w:w="960" w:type="dxa"/>
            <w:noWrap/>
            <w:hideMark/>
          </w:tcPr>
          <w:p w:rsidR="00AE199D" w:rsidRPr="00AE199D" w:rsidRDefault="00AE199D" w:rsidP="00AE199D">
            <w:pPr>
              <w:ind w:firstLine="0"/>
              <w:rPr>
                <w:ins w:id="6466" w:author="Nick.Tolimieri" w:date="2022-09-07T13:17:00Z"/>
                <w:rFonts w:asciiTheme="minorHAnsi" w:eastAsiaTheme="minorHAnsi" w:hAnsiTheme="minorHAnsi" w:cstheme="minorBidi"/>
                <w:sz w:val="22"/>
                <w:szCs w:val="22"/>
                <w:rPrChange w:id="6467" w:author="Nick.Tolimieri" w:date="2022-09-07T13:17:00Z">
                  <w:rPr>
                    <w:ins w:id="6468" w:author="Nick.Tolimieri" w:date="2022-09-07T13:17:00Z"/>
                    <w:rFonts w:ascii="Calibri" w:hAnsi="Calibri" w:cs="Calibri"/>
                    <w:color w:val="000000"/>
                    <w:sz w:val="22"/>
                    <w:szCs w:val="22"/>
                  </w:rPr>
                </w:rPrChange>
              </w:rPr>
              <w:pPrChange w:id="6469" w:author="Nick.Tolimieri" w:date="2022-09-07T13:17:00Z">
                <w:pPr>
                  <w:jc w:val="right"/>
                </w:pPr>
              </w:pPrChange>
            </w:pPr>
            <w:ins w:id="6470" w:author="Nick.Tolimieri" w:date="2022-09-07T13:17:00Z">
              <w:r w:rsidRPr="00AE199D">
                <w:rPr>
                  <w:rFonts w:asciiTheme="minorHAnsi" w:eastAsiaTheme="minorHAnsi" w:hAnsiTheme="minorHAnsi" w:cstheme="minorBidi"/>
                  <w:sz w:val="22"/>
                  <w:szCs w:val="22"/>
                  <w:rPrChange w:id="6471" w:author="Nick.Tolimieri" w:date="2022-09-07T13:17:00Z">
                    <w:rPr>
                      <w:rFonts w:ascii="Calibri" w:hAnsi="Calibri" w:cs="Calibri"/>
                      <w:color w:val="000000"/>
                      <w:sz w:val="22"/>
                      <w:szCs w:val="22"/>
                    </w:rPr>
                  </w:rPrChange>
                </w:rPr>
                <w:t>21</w:t>
              </w:r>
            </w:ins>
          </w:p>
        </w:tc>
        <w:tc>
          <w:tcPr>
            <w:tcW w:w="960" w:type="dxa"/>
            <w:noWrap/>
            <w:hideMark/>
          </w:tcPr>
          <w:p w:rsidR="00AE199D" w:rsidRPr="00AE199D" w:rsidRDefault="00AE199D" w:rsidP="00AE199D">
            <w:pPr>
              <w:ind w:firstLine="0"/>
              <w:rPr>
                <w:ins w:id="6472" w:author="Nick.Tolimieri" w:date="2022-09-07T13:17:00Z"/>
                <w:rFonts w:asciiTheme="minorHAnsi" w:eastAsiaTheme="minorHAnsi" w:hAnsiTheme="minorHAnsi" w:cstheme="minorBidi"/>
                <w:sz w:val="22"/>
                <w:szCs w:val="22"/>
                <w:rPrChange w:id="6473" w:author="Nick.Tolimieri" w:date="2022-09-07T13:17:00Z">
                  <w:rPr>
                    <w:ins w:id="6474" w:author="Nick.Tolimieri" w:date="2022-09-07T13:17:00Z"/>
                    <w:rFonts w:ascii="Calibri" w:hAnsi="Calibri" w:cs="Calibri"/>
                    <w:color w:val="000000"/>
                    <w:sz w:val="22"/>
                    <w:szCs w:val="22"/>
                  </w:rPr>
                </w:rPrChange>
              </w:rPr>
              <w:pPrChange w:id="6475" w:author="Nick.Tolimieri" w:date="2022-09-07T13:17:00Z">
                <w:pPr>
                  <w:jc w:val="right"/>
                </w:pPr>
              </w:pPrChange>
            </w:pPr>
            <w:ins w:id="6476" w:author="Nick.Tolimieri" w:date="2022-09-07T13:17:00Z">
              <w:r w:rsidRPr="00AE199D">
                <w:rPr>
                  <w:rFonts w:asciiTheme="minorHAnsi" w:eastAsiaTheme="minorHAnsi" w:hAnsiTheme="minorHAnsi" w:cstheme="minorBidi"/>
                  <w:sz w:val="22"/>
                  <w:szCs w:val="22"/>
                  <w:rPrChange w:id="6477" w:author="Nick.Tolimieri" w:date="2022-09-07T13:17:00Z">
                    <w:rPr>
                      <w:rFonts w:ascii="Calibri" w:hAnsi="Calibri" w:cs="Calibri"/>
                      <w:color w:val="000000"/>
                      <w:sz w:val="22"/>
                      <w:szCs w:val="22"/>
                    </w:rPr>
                  </w:rPrChange>
                </w:rPr>
                <w:t>21</w:t>
              </w:r>
            </w:ins>
          </w:p>
        </w:tc>
        <w:tc>
          <w:tcPr>
            <w:tcW w:w="960" w:type="dxa"/>
            <w:noWrap/>
            <w:hideMark/>
          </w:tcPr>
          <w:p w:rsidR="00AE199D" w:rsidRPr="00AE199D" w:rsidRDefault="00AE199D" w:rsidP="00AE199D">
            <w:pPr>
              <w:ind w:firstLine="0"/>
              <w:rPr>
                <w:ins w:id="6478" w:author="Nick.Tolimieri" w:date="2022-09-07T13:17:00Z"/>
                <w:rFonts w:asciiTheme="minorHAnsi" w:eastAsiaTheme="minorHAnsi" w:hAnsiTheme="minorHAnsi" w:cstheme="minorBidi"/>
                <w:sz w:val="22"/>
                <w:szCs w:val="22"/>
                <w:rPrChange w:id="6479" w:author="Nick.Tolimieri" w:date="2022-09-07T13:17:00Z">
                  <w:rPr>
                    <w:ins w:id="6480" w:author="Nick.Tolimieri" w:date="2022-09-07T13:17:00Z"/>
                    <w:rFonts w:ascii="Calibri" w:hAnsi="Calibri" w:cs="Calibri"/>
                    <w:color w:val="000000"/>
                    <w:sz w:val="22"/>
                    <w:szCs w:val="22"/>
                  </w:rPr>
                </w:rPrChange>
              </w:rPr>
              <w:pPrChange w:id="6481" w:author="Nick.Tolimieri" w:date="2022-09-07T13:17:00Z">
                <w:pPr>
                  <w:jc w:val="right"/>
                </w:pPr>
              </w:pPrChange>
            </w:pPr>
            <w:ins w:id="6482" w:author="Nick.Tolimieri" w:date="2022-09-07T13:17:00Z">
              <w:r w:rsidRPr="00AE199D">
                <w:rPr>
                  <w:rFonts w:asciiTheme="minorHAnsi" w:eastAsiaTheme="minorHAnsi" w:hAnsiTheme="minorHAnsi" w:cstheme="minorBidi"/>
                  <w:sz w:val="22"/>
                  <w:szCs w:val="22"/>
                  <w:rPrChange w:id="6483" w:author="Nick.Tolimieri" w:date="2022-09-07T13:17:00Z">
                    <w:rPr>
                      <w:rFonts w:ascii="Calibri" w:hAnsi="Calibri" w:cs="Calibri"/>
                      <w:color w:val="000000"/>
                      <w:sz w:val="22"/>
                      <w:szCs w:val="22"/>
                    </w:rPr>
                  </w:rPrChange>
                </w:rPr>
                <w:t>1.89</w:t>
              </w:r>
            </w:ins>
          </w:p>
        </w:tc>
        <w:tc>
          <w:tcPr>
            <w:tcW w:w="960" w:type="dxa"/>
            <w:noWrap/>
            <w:hideMark/>
          </w:tcPr>
          <w:p w:rsidR="00AE199D" w:rsidRPr="00AE199D" w:rsidRDefault="00AE199D" w:rsidP="00AE199D">
            <w:pPr>
              <w:ind w:firstLine="0"/>
              <w:rPr>
                <w:ins w:id="6484" w:author="Nick.Tolimieri" w:date="2022-09-07T13:17:00Z"/>
                <w:rFonts w:asciiTheme="minorHAnsi" w:eastAsiaTheme="minorHAnsi" w:hAnsiTheme="minorHAnsi" w:cstheme="minorBidi"/>
                <w:sz w:val="22"/>
                <w:szCs w:val="22"/>
                <w:rPrChange w:id="6485" w:author="Nick.Tolimieri" w:date="2022-09-07T13:17:00Z">
                  <w:rPr>
                    <w:ins w:id="6486" w:author="Nick.Tolimieri" w:date="2022-09-07T13:17:00Z"/>
                    <w:rFonts w:ascii="Calibri" w:hAnsi="Calibri" w:cs="Calibri"/>
                    <w:color w:val="000000"/>
                    <w:sz w:val="22"/>
                    <w:szCs w:val="22"/>
                  </w:rPr>
                </w:rPrChange>
              </w:rPr>
              <w:pPrChange w:id="6487" w:author="Nick.Tolimieri" w:date="2022-09-07T13:17:00Z">
                <w:pPr>
                  <w:jc w:val="right"/>
                </w:pPr>
              </w:pPrChange>
            </w:pPr>
            <w:ins w:id="6488" w:author="Nick.Tolimieri" w:date="2022-09-07T13:17:00Z">
              <w:r w:rsidRPr="00AE199D">
                <w:rPr>
                  <w:rFonts w:asciiTheme="minorHAnsi" w:eastAsiaTheme="minorHAnsi" w:hAnsiTheme="minorHAnsi" w:cstheme="minorBidi"/>
                  <w:sz w:val="22"/>
                  <w:szCs w:val="22"/>
                  <w:rPrChange w:id="6489" w:author="Nick.Tolimieri" w:date="2022-09-07T13:17:00Z">
                    <w:rPr>
                      <w:rFonts w:ascii="Calibri" w:hAnsi="Calibri" w:cs="Calibri"/>
                      <w:color w:val="000000"/>
                      <w:sz w:val="22"/>
                      <w:szCs w:val="22"/>
                    </w:rPr>
                  </w:rPrChange>
                </w:rPr>
                <w:t>0.64</w:t>
              </w:r>
            </w:ins>
          </w:p>
        </w:tc>
      </w:tr>
      <w:tr w:rsidR="00AE199D" w:rsidRPr="00AE199D" w:rsidTr="00AE199D">
        <w:trPr>
          <w:trHeight w:val="300"/>
          <w:ins w:id="6490" w:author="Nick.Tolimieri" w:date="2022-09-07T13:17:00Z"/>
        </w:trPr>
        <w:tc>
          <w:tcPr>
            <w:tcW w:w="960" w:type="dxa"/>
            <w:noWrap/>
            <w:hideMark/>
          </w:tcPr>
          <w:p w:rsidR="00AE199D" w:rsidRPr="00AE199D" w:rsidRDefault="00AE199D" w:rsidP="00AE199D">
            <w:pPr>
              <w:ind w:firstLine="0"/>
              <w:rPr>
                <w:ins w:id="6491" w:author="Nick.Tolimieri" w:date="2022-09-07T13:17:00Z"/>
                <w:rFonts w:asciiTheme="minorHAnsi" w:eastAsiaTheme="minorHAnsi" w:hAnsiTheme="minorHAnsi" w:cstheme="minorBidi"/>
                <w:sz w:val="22"/>
                <w:szCs w:val="22"/>
                <w:rPrChange w:id="6492" w:author="Nick.Tolimieri" w:date="2022-09-07T13:17:00Z">
                  <w:rPr>
                    <w:ins w:id="6493" w:author="Nick.Tolimieri" w:date="2022-09-07T13:17:00Z"/>
                    <w:rFonts w:ascii="Calibri" w:hAnsi="Calibri" w:cs="Calibri"/>
                    <w:color w:val="000000"/>
                    <w:sz w:val="22"/>
                    <w:szCs w:val="22"/>
                  </w:rPr>
                </w:rPrChange>
              </w:rPr>
              <w:pPrChange w:id="6494" w:author="Nick.Tolimieri" w:date="2022-09-07T13:17:00Z">
                <w:pPr/>
              </w:pPrChange>
            </w:pPr>
            <w:proofErr w:type="spellStart"/>
            <w:ins w:id="6495" w:author="Nick.Tolimieri" w:date="2022-09-07T13:17:00Z">
              <w:r w:rsidRPr="00AE199D">
                <w:rPr>
                  <w:rFonts w:asciiTheme="minorHAnsi" w:eastAsiaTheme="minorHAnsi" w:hAnsiTheme="minorHAnsi" w:cstheme="minorBidi"/>
                  <w:sz w:val="22"/>
                  <w:szCs w:val="22"/>
                  <w:rPrChange w:id="6496" w:author="Nick.Tolimieri" w:date="2022-09-07T13:17:00Z">
                    <w:rPr>
                      <w:rFonts w:ascii="Calibri" w:hAnsi="Calibri" w:cs="Calibri"/>
                      <w:color w:val="000000"/>
                      <w:sz w:val="22"/>
                      <w:szCs w:val="22"/>
                    </w:rPr>
                  </w:rPrChange>
                </w:rPr>
                <w:t>Tatoosh</w:t>
              </w:r>
              <w:proofErr w:type="spellEnd"/>
              <w:r w:rsidRPr="00AE199D">
                <w:rPr>
                  <w:rFonts w:asciiTheme="minorHAnsi" w:eastAsiaTheme="minorHAnsi" w:hAnsiTheme="minorHAnsi" w:cstheme="minorBidi"/>
                  <w:sz w:val="22"/>
                  <w:szCs w:val="22"/>
                  <w:rPrChange w:id="6497" w:author="Nick.Tolimieri" w:date="2022-09-07T13:17:00Z">
                    <w:rPr>
                      <w:rFonts w:ascii="Calibri" w:hAnsi="Calibri" w:cs="Calibri"/>
                      <w:color w:val="000000"/>
                      <w:sz w:val="22"/>
                      <w:szCs w:val="22"/>
                    </w:rPr>
                  </w:rPrChange>
                </w:rPr>
                <w:t xml:space="preserve"> Is. &amp; </w:t>
              </w:r>
              <w:proofErr w:type="spellStart"/>
              <w:r w:rsidRPr="00AE199D">
                <w:rPr>
                  <w:rFonts w:asciiTheme="minorHAnsi" w:eastAsiaTheme="minorHAnsi" w:hAnsiTheme="minorHAnsi" w:cstheme="minorBidi"/>
                  <w:sz w:val="22"/>
                  <w:szCs w:val="22"/>
                  <w:rPrChange w:id="6498" w:author="Nick.Tolimieri" w:date="2022-09-07T13:17:00Z">
                    <w:rPr>
                      <w:rFonts w:ascii="Calibri" w:hAnsi="Calibri" w:cs="Calibri"/>
                      <w:color w:val="000000"/>
                      <w:sz w:val="22"/>
                      <w:szCs w:val="22"/>
                    </w:rPr>
                  </w:rPrChange>
                </w:rPr>
                <w:t>Neah</w:t>
              </w:r>
              <w:proofErr w:type="spellEnd"/>
              <w:r w:rsidRPr="00AE199D">
                <w:rPr>
                  <w:rFonts w:asciiTheme="minorHAnsi" w:eastAsiaTheme="minorHAnsi" w:hAnsiTheme="minorHAnsi" w:cstheme="minorBidi"/>
                  <w:sz w:val="22"/>
                  <w:szCs w:val="22"/>
                  <w:rPrChange w:id="6499" w:author="Nick.Tolimieri" w:date="2022-09-07T13:17:00Z">
                    <w:rPr>
                      <w:rFonts w:ascii="Calibri" w:hAnsi="Calibri" w:cs="Calibri"/>
                      <w:color w:val="000000"/>
                      <w:sz w:val="22"/>
                      <w:szCs w:val="22"/>
                    </w:rPr>
                  </w:rPrChange>
                </w:rPr>
                <w:t xml:space="preserve"> B.</w:t>
              </w:r>
            </w:ins>
          </w:p>
        </w:tc>
        <w:tc>
          <w:tcPr>
            <w:tcW w:w="960" w:type="dxa"/>
            <w:noWrap/>
            <w:hideMark/>
          </w:tcPr>
          <w:p w:rsidR="00AE199D" w:rsidRPr="00AE199D" w:rsidRDefault="00AE199D" w:rsidP="00AE199D">
            <w:pPr>
              <w:ind w:firstLine="0"/>
              <w:rPr>
                <w:ins w:id="6500" w:author="Nick.Tolimieri" w:date="2022-09-07T13:17:00Z"/>
                <w:rFonts w:asciiTheme="minorHAnsi" w:eastAsiaTheme="minorHAnsi" w:hAnsiTheme="minorHAnsi" w:cstheme="minorBidi"/>
                <w:sz w:val="22"/>
                <w:szCs w:val="22"/>
                <w:rPrChange w:id="6501" w:author="Nick.Tolimieri" w:date="2022-09-07T13:17:00Z">
                  <w:rPr>
                    <w:ins w:id="6502" w:author="Nick.Tolimieri" w:date="2022-09-07T13:17:00Z"/>
                    <w:rFonts w:ascii="Calibri" w:hAnsi="Calibri" w:cs="Calibri"/>
                    <w:color w:val="000000"/>
                    <w:sz w:val="22"/>
                    <w:szCs w:val="22"/>
                  </w:rPr>
                </w:rPrChange>
              </w:rPr>
              <w:pPrChange w:id="6503" w:author="Nick.Tolimieri" w:date="2022-09-07T13:17:00Z">
                <w:pPr>
                  <w:jc w:val="right"/>
                </w:pPr>
              </w:pPrChange>
            </w:pPr>
            <w:ins w:id="6504" w:author="Nick.Tolimieri" w:date="2022-09-07T13:17:00Z">
              <w:r w:rsidRPr="00AE199D">
                <w:rPr>
                  <w:rFonts w:asciiTheme="minorHAnsi" w:eastAsiaTheme="minorHAnsi" w:hAnsiTheme="minorHAnsi" w:cstheme="minorBidi"/>
                  <w:sz w:val="22"/>
                  <w:szCs w:val="22"/>
                  <w:rPrChange w:id="6505" w:author="Nick.Tolimieri" w:date="2022-09-07T13:17:00Z">
                    <w:rPr>
                      <w:rFonts w:ascii="Calibri" w:hAnsi="Calibri" w:cs="Calibri"/>
                      <w:color w:val="000000"/>
                      <w:sz w:val="22"/>
                      <w:szCs w:val="22"/>
                    </w:rPr>
                  </w:rPrChange>
                </w:rPr>
                <w:t>2021</w:t>
              </w:r>
            </w:ins>
          </w:p>
        </w:tc>
        <w:tc>
          <w:tcPr>
            <w:tcW w:w="960" w:type="dxa"/>
            <w:noWrap/>
            <w:hideMark/>
          </w:tcPr>
          <w:p w:rsidR="00AE199D" w:rsidRPr="00AE199D" w:rsidRDefault="00AE199D" w:rsidP="00AE199D">
            <w:pPr>
              <w:ind w:firstLine="0"/>
              <w:rPr>
                <w:ins w:id="6506" w:author="Nick.Tolimieri" w:date="2022-09-07T13:17:00Z"/>
                <w:rFonts w:asciiTheme="minorHAnsi" w:eastAsiaTheme="minorHAnsi" w:hAnsiTheme="minorHAnsi" w:cstheme="minorBidi"/>
                <w:sz w:val="22"/>
                <w:szCs w:val="22"/>
                <w:rPrChange w:id="6507" w:author="Nick.Tolimieri" w:date="2022-09-07T13:17:00Z">
                  <w:rPr>
                    <w:ins w:id="6508" w:author="Nick.Tolimieri" w:date="2022-09-07T13:17:00Z"/>
                    <w:rFonts w:ascii="Calibri" w:hAnsi="Calibri" w:cs="Calibri"/>
                    <w:color w:val="000000"/>
                    <w:sz w:val="22"/>
                    <w:szCs w:val="22"/>
                  </w:rPr>
                </w:rPrChange>
              </w:rPr>
              <w:pPrChange w:id="6509" w:author="Nick.Tolimieri" w:date="2022-09-07T13:17:00Z">
                <w:pPr>
                  <w:jc w:val="right"/>
                </w:pPr>
              </w:pPrChange>
            </w:pPr>
            <w:ins w:id="6510" w:author="Nick.Tolimieri" w:date="2022-09-07T13:17:00Z">
              <w:r w:rsidRPr="00AE199D">
                <w:rPr>
                  <w:rFonts w:asciiTheme="minorHAnsi" w:eastAsiaTheme="minorHAnsi" w:hAnsiTheme="minorHAnsi" w:cstheme="minorBidi"/>
                  <w:sz w:val="22"/>
                  <w:szCs w:val="22"/>
                  <w:rPrChange w:id="651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512" w:author="Nick.Tolimieri" w:date="2022-09-07T13:17:00Z"/>
                <w:rFonts w:asciiTheme="minorHAnsi" w:eastAsiaTheme="minorHAnsi" w:hAnsiTheme="minorHAnsi" w:cstheme="minorBidi"/>
                <w:sz w:val="22"/>
                <w:szCs w:val="22"/>
                <w:rPrChange w:id="6513" w:author="Nick.Tolimieri" w:date="2022-09-07T13:17:00Z">
                  <w:rPr>
                    <w:ins w:id="6514" w:author="Nick.Tolimieri" w:date="2022-09-07T13:17:00Z"/>
                    <w:rFonts w:ascii="Calibri" w:hAnsi="Calibri" w:cs="Calibri"/>
                    <w:color w:val="000000"/>
                    <w:sz w:val="22"/>
                    <w:szCs w:val="22"/>
                  </w:rPr>
                </w:rPrChange>
              </w:rPr>
              <w:pPrChange w:id="6515" w:author="Nick.Tolimieri" w:date="2022-09-07T13:17:00Z">
                <w:pPr>
                  <w:jc w:val="right"/>
                </w:pPr>
              </w:pPrChange>
            </w:pPr>
            <w:ins w:id="6516" w:author="Nick.Tolimieri" w:date="2022-09-07T13:17:00Z">
              <w:r w:rsidRPr="00AE199D">
                <w:rPr>
                  <w:rFonts w:asciiTheme="minorHAnsi" w:eastAsiaTheme="minorHAnsi" w:hAnsiTheme="minorHAnsi" w:cstheme="minorBidi"/>
                  <w:sz w:val="22"/>
                  <w:szCs w:val="22"/>
                  <w:rPrChange w:id="6517" w:author="Nick.Tolimieri" w:date="2022-09-07T13:17:00Z">
                    <w:rPr>
                      <w:rFonts w:ascii="Calibri" w:hAnsi="Calibri" w:cs="Calibri"/>
                      <w:color w:val="000000"/>
                      <w:sz w:val="22"/>
                      <w:szCs w:val="22"/>
                    </w:rPr>
                  </w:rPrChange>
                </w:rPr>
                <w:t>28</w:t>
              </w:r>
            </w:ins>
          </w:p>
        </w:tc>
        <w:tc>
          <w:tcPr>
            <w:tcW w:w="960" w:type="dxa"/>
            <w:noWrap/>
            <w:hideMark/>
          </w:tcPr>
          <w:p w:rsidR="00AE199D" w:rsidRPr="00AE199D" w:rsidRDefault="00AE199D" w:rsidP="00AE199D">
            <w:pPr>
              <w:ind w:firstLine="0"/>
              <w:rPr>
                <w:ins w:id="6518" w:author="Nick.Tolimieri" w:date="2022-09-07T13:17:00Z"/>
                <w:rFonts w:asciiTheme="minorHAnsi" w:eastAsiaTheme="minorHAnsi" w:hAnsiTheme="minorHAnsi" w:cstheme="minorBidi"/>
                <w:sz w:val="22"/>
                <w:szCs w:val="22"/>
                <w:rPrChange w:id="6519" w:author="Nick.Tolimieri" w:date="2022-09-07T13:17:00Z">
                  <w:rPr>
                    <w:ins w:id="6520" w:author="Nick.Tolimieri" w:date="2022-09-07T13:17:00Z"/>
                    <w:rFonts w:ascii="Calibri" w:hAnsi="Calibri" w:cs="Calibri"/>
                    <w:color w:val="000000"/>
                    <w:sz w:val="22"/>
                    <w:szCs w:val="22"/>
                  </w:rPr>
                </w:rPrChange>
              </w:rPr>
              <w:pPrChange w:id="6521" w:author="Nick.Tolimieri" w:date="2022-09-07T13:17:00Z">
                <w:pPr>
                  <w:jc w:val="right"/>
                </w:pPr>
              </w:pPrChange>
            </w:pPr>
            <w:ins w:id="6522" w:author="Nick.Tolimieri" w:date="2022-09-07T13:17:00Z">
              <w:r w:rsidRPr="00AE199D">
                <w:rPr>
                  <w:rFonts w:asciiTheme="minorHAnsi" w:eastAsiaTheme="minorHAnsi" w:hAnsiTheme="minorHAnsi" w:cstheme="minorBidi"/>
                  <w:sz w:val="22"/>
                  <w:szCs w:val="22"/>
                  <w:rPrChange w:id="6523" w:author="Nick.Tolimieri" w:date="2022-09-07T13:17:00Z">
                    <w:rPr>
                      <w:rFonts w:ascii="Calibri" w:hAnsi="Calibri" w:cs="Calibri"/>
                      <w:color w:val="000000"/>
                      <w:sz w:val="22"/>
                      <w:szCs w:val="22"/>
                    </w:rPr>
                  </w:rPrChange>
                </w:rPr>
                <w:t>2</w:t>
              </w:r>
            </w:ins>
          </w:p>
        </w:tc>
        <w:tc>
          <w:tcPr>
            <w:tcW w:w="960" w:type="dxa"/>
            <w:noWrap/>
            <w:hideMark/>
          </w:tcPr>
          <w:p w:rsidR="00AE199D" w:rsidRPr="00AE199D" w:rsidRDefault="00AE199D" w:rsidP="00AE199D">
            <w:pPr>
              <w:ind w:firstLine="0"/>
              <w:rPr>
                <w:ins w:id="6524" w:author="Nick.Tolimieri" w:date="2022-09-07T13:17:00Z"/>
                <w:rFonts w:asciiTheme="minorHAnsi" w:eastAsiaTheme="minorHAnsi" w:hAnsiTheme="minorHAnsi" w:cstheme="minorBidi"/>
                <w:sz w:val="22"/>
                <w:szCs w:val="22"/>
                <w:rPrChange w:id="6525" w:author="Nick.Tolimieri" w:date="2022-09-07T13:17:00Z">
                  <w:rPr>
                    <w:ins w:id="6526" w:author="Nick.Tolimieri" w:date="2022-09-07T13:17:00Z"/>
                    <w:rFonts w:ascii="Calibri" w:hAnsi="Calibri" w:cs="Calibri"/>
                    <w:color w:val="000000"/>
                    <w:sz w:val="22"/>
                    <w:szCs w:val="22"/>
                  </w:rPr>
                </w:rPrChange>
              </w:rPr>
              <w:pPrChange w:id="6527" w:author="Nick.Tolimieri" w:date="2022-09-07T13:17:00Z">
                <w:pPr>
                  <w:jc w:val="right"/>
                </w:pPr>
              </w:pPrChange>
            </w:pPr>
            <w:ins w:id="6528" w:author="Nick.Tolimieri" w:date="2022-09-07T13:17:00Z">
              <w:r w:rsidRPr="00AE199D">
                <w:rPr>
                  <w:rFonts w:asciiTheme="minorHAnsi" w:eastAsiaTheme="minorHAnsi" w:hAnsiTheme="minorHAnsi" w:cstheme="minorBidi"/>
                  <w:sz w:val="22"/>
                  <w:szCs w:val="22"/>
                  <w:rPrChange w:id="6529" w:author="Nick.Tolimieri" w:date="2022-09-07T13:17:00Z">
                    <w:rPr>
                      <w:rFonts w:ascii="Calibri" w:hAnsi="Calibri" w:cs="Calibri"/>
                      <w:color w:val="000000"/>
                      <w:sz w:val="22"/>
                      <w:szCs w:val="22"/>
                    </w:rPr>
                  </w:rPrChange>
                </w:rPr>
                <w:t>20</w:t>
              </w:r>
            </w:ins>
          </w:p>
        </w:tc>
        <w:tc>
          <w:tcPr>
            <w:tcW w:w="960" w:type="dxa"/>
            <w:noWrap/>
            <w:hideMark/>
          </w:tcPr>
          <w:p w:rsidR="00AE199D" w:rsidRPr="00AE199D" w:rsidRDefault="00AE199D" w:rsidP="00AE199D">
            <w:pPr>
              <w:ind w:firstLine="0"/>
              <w:rPr>
                <w:ins w:id="6530" w:author="Nick.Tolimieri" w:date="2022-09-07T13:17:00Z"/>
                <w:rFonts w:asciiTheme="minorHAnsi" w:eastAsiaTheme="minorHAnsi" w:hAnsiTheme="minorHAnsi" w:cstheme="minorBidi"/>
                <w:sz w:val="22"/>
                <w:szCs w:val="22"/>
                <w:rPrChange w:id="6531" w:author="Nick.Tolimieri" w:date="2022-09-07T13:17:00Z">
                  <w:rPr>
                    <w:ins w:id="6532" w:author="Nick.Tolimieri" w:date="2022-09-07T13:17:00Z"/>
                    <w:rFonts w:ascii="Calibri" w:hAnsi="Calibri" w:cs="Calibri"/>
                    <w:color w:val="000000"/>
                    <w:sz w:val="22"/>
                    <w:szCs w:val="22"/>
                  </w:rPr>
                </w:rPrChange>
              </w:rPr>
              <w:pPrChange w:id="6533" w:author="Nick.Tolimieri" w:date="2022-09-07T13:17:00Z">
                <w:pPr>
                  <w:jc w:val="right"/>
                </w:pPr>
              </w:pPrChange>
            </w:pPr>
            <w:ins w:id="6534" w:author="Nick.Tolimieri" w:date="2022-09-07T13:17:00Z">
              <w:r w:rsidRPr="00AE199D">
                <w:rPr>
                  <w:rFonts w:asciiTheme="minorHAnsi" w:eastAsiaTheme="minorHAnsi" w:hAnsiTheme="minorHAnsi" w:cstheme="minorBidi"/>
                  <w:sz w:val="22"/>
                  <w:szCs w:val="22"/>
                  <w:rPrChange w:id="6535"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536" w:author="Nick.Tolimieri" w:date="2022-09-07T13:17:00Z"/>
                <w:rFonts w:asciiTheme="minorHAnsi" w:eastAsiaTheme="minorHAnsi" w:hAnsiTheme="minorHAnsi" w:cstheme="minorBidi"/>
                <w:sz w:val="22"/>
                <w:szCs w:val="22"/>
                <w:rPrChange w:id="6537" w:author="Nick.Tolimieri" w:date="2022-09-07T13:17:00Z">
                  <w:rPr>
                    <w:ins w:id="6538" w:author="Nick.Tolimieri" w:date="2022-09-07T13:17:00Z"/>
                    <w:rFonts w:ascii="Calibri" w:hAnsi="Calibri" w:cs="Calibri"/>
                    <w:color w:val="000000"/>
                    <w:sz w:val="22"/>
                    <w:szCs w:val="22"/>
                  </w:rPr>
                </w:rPrChange>
              </w:rPr>
              <w:pPrChange w:id="6539" w:author="Nick.Tolimieri" w:date="2022-09-07T13:17:00Z">
                <w:pPr>
                  <w:jc w:val="right"/>
                </w:pPr>
              </w:pPrChange>
            </w:pPr>
            <w:ins w:id="6540" w:author="Nick.Tolimieri" w:date="2022-09-07T13:17:00Z">
              <w:r w:rsidRPr="00AE199D">
                <w:rPr>
                  <w:rFonts w:asciiTheme="minorHAnsi" w:eastAsiaTheme="minorHAnsi" w:hAnsiTheme="minorHAnsi" w:cstheme="minorBidi"/>
                  <w:sz w:val="22"/>
                  <w:szCs w:val="22"/>
                  <w:rPrChange w:id="6541"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6542" w:author="Nick.Tolimieri" w:date="2022-09-07T13:17:00Z"/>
                <w:rFonts w:asciiTheme="minorHAnsi" w:eastAsiaTheme="minorHAnsi" w:hAnsiTheme="minorHAnsi" w:cstheme="minorBidi"/>
                <w:sz w:val="22"/>
                <w:szCs w:val="22"/>
                <w:rPrChange w:id="6543" w:author="Nick.Tolimieri" w:date="2022-09-07T13:17:00Z">
                  <w:rPr>
                    <w:ins w:id="6544" w:author="Nick.Tolimieri" w:date="2022-09-07T13:17:00Z"/>
                    <w:rFonts w:ascii="Calibri" w:hAnsi="Calibri" w:cs="Calibri"/>
                    <w:color w:val="000000"/>
                    <w:sz w:val="22"/>
                    <w:szCs w:val="22"/>
                  </w:rPr>
                </w:rPrChange>
              </w:rPr>
              <w:pPrChange w:id="6545" w:author="Nick.Tolimieri" w:date="2022-09-07T13:17:00Z">
                <w:pPr>
                  <w:jc w:val="right"/>
                </w:pPr>
              </w:pPrChange>
            </w:pPr>
            <w:ins w:id="6546" w:author="Nick.Tolimieri" w:date="2022-09-07T13:17:00Z">
              <w:r w:rsidRPr="00AE199D">
                <w:rPr>
                  <w:rFonts w:asciiTheme="minorHAnsi" w:eastAsiaTheme="minorHAnsi" w:hAnsiTheme="minorHAnsi" w:cstheme="minorBidi"/>
                  <w:sz w:val="22"/>
                  <w:szCs w:val="22"/>
                  <w:rPrChange w:id="6547" w:author="Nick.Tolimieri" w:date="2022-09-07T13:17:00Z">
                    <w:rPr>
                      <w:rFonts w:ascii="Calibri" w:hAnsi="Calibri" w:cs="Calibri"/>
                      <w:color w:val="000000"/>
                      <w:sz w:val="22"/>
                      <w:szCs w:val="22"/>
                    </w:rPr>
                  </w:rPrChange>
                </w:rPr>
                <w:t>1.67</w:t>
              </w:r>
            </w:ins>
          </w:p>
        </w:tc>
        <w:tc>
          <w:tcPr>
            <w:tcW w:w="960" w:type="dxa"/>
            <w:noWrap/>
            <w:hideMark/>
          </w:tcPr>
          <w:p w:rsidR="00AE199D" w:rsidRPr="00AE199D" w:rsidRDefault="00AE199D" w:rsidP="00AE199D">
            <w:pPr>
              <w:ind w:firstLine="0"/>
              <w:rPr>
                <w:ins w:id="6548" w:author="Nick.Tolimieri" w:date="2022-09-07T13:17:00Z"/>
                <w:rFonts w:asciiTheme="minorHAnsi" w:eastAsiaTheme="minorHAnsi" w:hAnsiTheme="minorHAnsi" w:cstheme="minorBidi"/>
                <w:sz w:val="22"/>
                <w:szCs w:val="22"/>
                <w:rPrChange w:id="6549" w:author="Nick.Tolimieri" w:date="2022-09-07T13:17:00Z">
                  <w:rPr>
                    <w:ins w:id="6550" w:author="Nick.Tolimieri" w:date="2022-09-07T13:17:00Z"/>
                    <w:rFonts w:ascii="Calibri" w:hAnsi="Calibri" w:cs="Calibri"/>
                    <w:color w:val="000000"/>
                    <w:sz w:val="22"/>
                    <w:szCs w:val="22"/>
                  </w:rPr>
                </w:rPrChange>
              </w:rPr>
              <w:pPrChange w:id="6551" w:author="Nick.Tolimieri" w:date="2022-09-07T13:17:00Z">
                <w:pPr>
                  <w:jc w:val="right"/>
                </w:pPr>
              </w:pPrChange>
            </w:pPr>
            <w:ins w:id="6552" w:author="Nick.Tolimieri" w:date="2022-09-07T13:17:00Z">
              <w:r w:rsidRPr="00AE199D">
                <w:rPr>
                  <w:rFonts w:asciiTheme="minorHAnsi" w:eastAsiaTheme="minorHAnsi" w:hAnsiTheme="minorHAnsi" w:cstheme="minorBidi"/>
                  <w:sz w:val="22"/>
                  <w:szCs w:val="22"/>
                  <w:rPrChange w:id="6553" w:author="Nick.Tolimieri" w:date="2022-09-07T13:17:00Z">
                    <w:rPr>
                      <w:rFonts w:ascii="Calibri" w:hAnsi="Calibri" w:cs="Calibri"/>
                      <w:color w:val="000000"/>
                      <w:sz w:val="22"/>
                      <w:szCs w:val="22"/>
                    </w:rPr>
                  </w:rPrChange>
                </w:rPr>
                <w:t>0.18</w:t>
              </w:r>
            </w:ins>
          </w:p>
        </w:tc>
      </w:tr>
      <w:tr w:rsidR="00AE199D" w:rsidRPr="00AE199D" w:rsidTr="00AE199D">
        <w:trPr>
          <w:trHeight w:val="300"/>
          <w:ins w:id="6554" w:author="Nick.Tolimieri" w:date="2022-09-07T13:17:00Z"/>
        </w:trPr>
        <w:tc>
          <w:tcPr>
            <w:tcW w:w="960" w:type="dxa"/>
            <w:noWrap/>
            <w:hideMark/>
          </w:tcPr>
          <w:p w:rsidR="00AE199D" w:rsidRPr="00AE199D" w:rsidRDefault="00AE199D" w:rsidP="00AE199D">
            <w:pPr>
              <w:ind w:firstLine="0"/>
              <w:rPr>
                <w:ins w:id="6555" w:author="Nick.Tolimieri" w:date="2022-09-07T13:17:00Z"/>
                <w:rFonts w:asciiTheme="minorHAnsi" w:eastAsiaTheme="minorHAnsi" w:hAnsiTheme="minorHAnsi" w:cstheme="minorBidi"/>
                <w:sz w:val="22"/>
                <w:szCs w:val="22"/>
                <w:rPrChange w:id="6556" w:author="Nick.Tolimieri" w:date="2022-09-07T13:17:00Z">
                  <w:rPr>
                    <w:ins w:id="6557" w:author="Nick.Tolimieri" w:date="2022-09-07T13:17:00Z"/>
                    <w:rFonts w:ascii="Calibri" w:hAnsi="Calibri" w:cs="Calibri"/>
                    <w:color w:val="000000"/>
                    <w:sz w:val="22"/>
                    <w:szCs w:val="22"/>
                  </w:rPr>
                </w:rPrChange>
              </w:rPr>
              <w:pPrChange w:id="6558" w:author="Nick.Tolimieri" w:date="2022-09-07T13:17:00Z">
                <w:pPr/>
              </w:pPrChange>
            </w:pPr>
            <w:ins w:id="6559" w:author="Nick.Tolimieri" w:date="2022-09-07T13:17:00Z">
              <w:r w:rsidRPr="00AE199D">
                <w:rPr>
                  <w:rFonts w:asciiTheme="minorHAnsi" w:eastAsiaTheme="minorHAnsi" w:hAnsiTheme="minorHAnsi" w:cstheme="minorBidi"/>
                  <w:sz w:val="22"/>
                  <w:szCs w:val="22"/>
                  <w:rPrChange w:id="6560"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6561" w:author="Nick.Tolimieri" w:date="2022-09-07T13:17:00Z"/>
                <w:rFonts w:asciiTheme="minorHAnsi" w:eastAsiaTheme="minorHAnsi" w:hAnsiTheme="minorHAnsi" w:cstheme="minorBidi"/>
                <w:sz w:val="22"/>
                <w:szCs w:val="22"/>
                <w:rPrChange w:id="6562" w:author="Nick.Tolimieri" w:date="2022-09-07T13:17:00Z">
                  <w:rPr>
                    <w:ins w:id="6563" w:author="Nick.Tolimieri" w:date="2022-09-07T13:17:00Z"/>
                    <w:rFonts w:ascii="Calibri" w:hAnsi="Calibri" w:cs="Calibri"/>
                    <w:color w:val="000000"/>
                    <w:sz w:val="22"/>
                    <w:szCs w:val="22"/>
                  </w:rPr>
                </w:rPrChange>
              </w:rPr>
              <w:pPrChange w:id="6564" w:author="Nick.Tolimieri" w:date="2022-09-07T13:17:00Z">
                <w:pPr>
                  <w:jc w:val="right"/>
                </w:pPr>
              </w:pPrChange>
            </w:pPr>
            <w:ins w:id="6565" w:author="Nick.Tolimieri" w:date="2022-09-07T13:17:00Z">
              <w:r w:rsidRPr="00AE199D">
                <w:rPr>
                  <w:rFonts w:asciiTheme="minorHAnsi" w:eastAsiaTheme="minorHAnsi" w:hAnsiTheme="minorHAnsi" w:cstheme="minorBidi"/>
                  <w:sz w:val="22"/>
                  <w:szCs w:val="22"/>
                  <w:rPrChange w:id="6566" w:author="Nick.Tolimieri" w:date="2022-09-07T13:17:00Z">
                    <w:rPr>
                      <w:rFonts w:ascii="Calibri" w:hAnsi="Calibri" w:cs="Calibri"/>
                      <w:color w:val="000000"/>
                      <w:sz w:val="22"/>
                      <w:szCs w:val="22"/>
                    </w:rPr>
                  </w:rPrChange>
                </w:rPr>
                <w:t>1992</w:t>
              </w:r>
            </w:ins>
          </w:p>
        </w:tc>
        <w:tc>
          <w:tcPr>
            <w:tcW w:w="960" w:type="dxa"/>
            <w:noWrap/>
            <w:hideMark/>
          </w:tcPr>
          <w:p w:rsidR="00AE199D" w:rsidRPr="00AE199D" w:rsidRDefault="00AE199D" w:rsidP="00AE199D">
            <w:pPr>
              <w:ind w:firstLine="0"/>
              <w:rPr>
                <w:ins w:id="6567" w:author="Nick.Tolimieri" w:date="2022-09-07T13:17:00Z"/>
                <w:rFonts w:asciiTheme="minorHAnsi" w:eastAsiaTheme="minorHAnsi" w:hAnsiTheme="minorHAnsi" w:cstheme="minorBidi"/>
                <w:sz w:val="22"/>
                <w:szCs w:val="22"/>
                <w:rPrChange w:id="6568" w:author="Nick.Tolimieri" w:date="2022-09-07T13:17:00Z">
                  <w:rPr>
                    <w:ins w:id="6569" w:author="Nick.Tolimieri" w:date="2022-09-07T13:17:00Z"/>
                    <w:rFonts w:ascii="Calibri" w:hAnsi="Calibri" w:cs="Calibri"/>
                    <w:color w:val="000000"/>
                    <w:sz w:val="22"/>
                    <w:szCs w:val="22"/>
                  </w:rPr>
                </w:rPrChange>
              </w:rPr>
              <w:pPrChange w:id="6570" w:author="Nick.Tolimieri" w:date="2022-09-07T13:17:00Z">
                <w:pPr>
                  <w:jc w:val="right"/>
                </w:pPr>
              </w:pPrChange>
            </w:pPr>
            <w:ins w:id="6571" w:author="Nick.Tolimieri" w:date="2022-09-07T13:17:00Z">
              <w:r w:rsidRPr="00AE199D">
                <w:rPr>
                  <w:rFonts w:asciiTheme="minorHAnsi" w:eastAsiaTheme="minorHAnsi" w:hAnsiTheme="minorHAnsi" w:cstheme="minorBidi"/>
                  <w:sz w:val="22"/>
                  <w:szCs w:val="22"/>
                  <w:rPrChange w:id="6572" w:author="Nick.Tolimieri" w:date="2022-09-07T13:17:00Z">
                    <w:rPr>
                      <w:rFonts w:ascii="Calibri" w:hAnsi="Calibri" w:cs="Calibri"/>
                      <w:color w:val="000000"/>
                      <w:sz w:val="22"/>
                      <w:szCs w:val="22"/>
                    </w:rPr>
                  </w:rPrChange>
                </w:rPr>
                <w:t>4</w:t>
              </w:r>
            </w:ins>
          </w:p>
        </w:tc>
        <w:tc>
          <w:tcPr>
            <w:tcW w:w="960" w:type="dxa"/>
            <w:noWrap/>
            <w:hideMark/>
          </w:tcPr>
          <w:p w:rsidR="00AE199D" w:rsidRPr="00AE199D" w:rsidRDefault="00AE199D" w:rsidP="00AE199D">
            <w:pPr>
              <w:ind w:firstLine="0"/>
              <w:rPr>
                <w:ins w:id="6573" w:author="Nick.Tolimieri" w:date="2022-09-07T13:17:00Z"/>
                <w:rFonts w:asciiTheme="minorHAnsi" w:eastAsiaTheme="minorHAnsi" w:hAnsiTheme="minorHAnsi" w:cstheme="minorBidi"/>
                <w:sz w:val="22"/>
                <w:szCs w:val="22"/>
                <w:rPrChange w:id="6574" w:author="Nick.Tolimieri" w:date="2022-09-07T13:17:00Z">
                  <w:rPr>
                    <w:ins w:id="6575" w:author="Nick.Tolimieri" w:date="2022-09-07T13:17:00Z"/>
                    <w:rFonts w:ascii="Calibri" w:hAnsi="Calibri" w:cs="Calibri"/>
                    <w:color w:val="000000"/>
                    <w:sz w:val="22"/>
                    <w:szCs w:val="22"/>
                  </w:rPr>
                </w:rPrChange>
              </w:rPr>
              <w:pPrChange w:id="6576" w:author="Nick.Tolimieri" w:date="2022-09-07T13:17:00Z">
                <w:pPr>
                  <w:jc w:val="right"/>
                </w:pPr>
              </w:pPrChange>
            </w:pPr>
            <w:ins w:id="6577" w:author="Nick.Tolimieri" w:date="2022-09-07T13:17:00Z">
              <w:r w:rsidRPr="00AE199D">
                <w:rPr>
                  <w:rFonts w:asciiTheme="minorHAnsi" w:eastAsiaTheme="minorHAnsi" w:hAnsiTheme="minorHAnsi" w:cstheme="minorBidi"/>
                  <w:sz w:val="22"/>
                  <w:szCs w:val="22"/>
                  <w:rPrChange w:id="6578" w:author="Nick.Tolimieri" w:date="2022-09-07T13:17:00Z">
                    <w:rPr>
                      <w:rFonts w:ascii="Calibri" w:hAnsi="Calibri" w:cs="Calibri"/>
                      <w:color w:val="000000"/>
                      <w:sz w:val="22"/>
                      <w:szCs w:val="22"/>
                    </w:rPr>
                  </w:rPrChange>
                </w:rPr>
                <w:t>49</w:t>
              </w:r>
            </w:ins>
          </w:p>
        </w:tc>
        <w:tc>
          <w:tcPr>
            <w:tcW w:w="960" w:type="dxa"/>
            <w:noWrap/>
            <w:hideMark/>
          </w:tcPr>
          <w:p w:rsidR="00AE199D" w:rsidRPr="00AE199D" w:rsidRDefault="00AE199D" w:rsidP="00AE199D">
            <w:pPr>
              <w:ind w:firstLine="0"/>
              <w:rPr>
                <w:ins w:id="6579" w:author="Nick.Tolimieri" w:date="2022-09-07T13:17:00Z"/>
                <w:rFonts w:asciiTheme="minorHAnsi" w:eastAsiaTheme="minorHAnsi" w:hAnsiTheme="minorHAnsi" w:cstheme="minorBidi"/>
                <w:sz w:val="22"/>
                <w:szCs w:val="22"/>
                <w:rPrChange w:id="6580" w:author="Nick.Tolimieri" w:date="2022-09-07T13:17:00Z">
                  <w:rPr>
                    <w:ins w:id="6581" w:author="Nick.Tolimieri" w:date="2022-09-07T13:17:00Z"/>
                    <w:rFonts w:ascii="Calibri" w:hAnsi="Calibri" w:cs="Calibri"/>
                    <w:color w:val="000000"/>
                    <w:sz w:val="22"/>
                    <w:szCs w:val="22"/>
                  </w:rPr>
                </w:rPrChange>
              </w:rPr>
              <w:pPrChange w:id="6582" w:author="Nick.Tolimieri" w:date="2022-09-07T13:17:00Z">
                <w:pPr>
                  <w:jc w:val="right"/>
                </w:pPr>
              </w:pPrChange>
            </w:pPr>
            <w:ins w:id="6583" w:author="Nick.Tolimieri" w:date="2022-09-07T13:17:00Z">
              <w:r w:rsidRPr="00AE199D">
                <w:rPr>
                  <w:rFonts w:asciiTheme="minorHAnsi" w:eastAsiaTheme="minorHAnsi" w:hAnsiTheme="minorHAnsi" w:cstheme="minorBidi"/>
                  <w:sz w:val="22"/>
                  <w:szCs w:val="22"/>
                  <w:rPrChange w:id="6584"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585" w:author="Nick.Tolimieri" w:date="2022-09-07T13:17:00Z"/>
                <w:rFonts w:asciiTheme="minorHAnsi" w:eastAsiaTheme="minorHAnsi" w:hAnsiTheme="minorHAnsi" w:cstheme="minorBidi"/>
                <w:sz w:val="22"/>
                <w:szCs w:val="22"/>
                <w:rPrChange w:id="6586" w:author="Nick.Tolimieri" w:date="2022-09-07T13:17:00Z">
                  <w:rPr>
                    <w:ins w:id="6587" w:author="Nick.Tolimieri" w:date="2022-09-07T13:17:00Z"/>
                    <w:rFonts w:ascii="Calibri" w:hAnsi="Calibri" w:cs="Calibri"/>
                    <w:color w:val="000000"/>
                    <w:sz w:val="22"/>
                    <w:szCs w:val="22"/>
                  </w:rPr>
                </w:rPrChange>
              </w:rPr>
              <w:pPrChange w:id="6588" w:author="Nick.Tolimieri" w:date="2022-09-07T13:17:00Z">
                <w:pPr>
                  <w:jc w:val="right"/>
                </w:pPr>
              </w:pPrChange>
            </w:pPr>
            <w:ins w:id="6589" w:author="Nick.Tolimieri" w:date="2022-09-07T13:17:00Z">
              <w:r w:rsidRPr="00AE199D">
                <w:rPr>
                  <w:rFonts w:asciiTheme="minorHAnsi" w:eastAsiaTheme="minorHAnsi" w:hAnsiTheme="minorHAnsi" w:cstheme="minorBidi"/>
                  <w:sz w:val="22"/>
                  <w:szCs w:val="22"/>
                  <w:rPrChange w:id="6590" w:author="Nick.Tolimieri" w:date="2022-09-07T13:17:00Z">
                    <w:rPr>
                      <w:rFonts w:ascii="Calibri" w:hAnsi="Calibri" w:cs="Calibri"/>
                      <w:color w:val="000000"/>
                      <w:sz w:val="22"/>
                      <w:szCs w:val="22"/>
                    </w:rPr>
                  </w:rPrChange>
                </w:rPr>
                <w:t>48</w:t>
              </w:r>
            </w:ins>
          </w:p>
        </w:tc>
        <w:tc>
          <w:tcPr>
            <w:tcW w:w="960" w:type="dxa"/>
            <w:noWrap/>
            <w:hideMark/>
          </w:tcPr>
          <w:p w:rsidR="00AE199D" w:rsidRPr="00AE199D" w:rsidRDefault="00AE199D" w:rsidP="00AE199D">
            <w:pPr>
              <w:ind w:firstLine="0"/>
              <w:rPr>
                <w:ins w:id="6591" w:author="Nick.Tolimieri" w:date="2022-09-07T13:17:00Z"/>
                <w:rFonts w:asciiTheme="minorHAnsi" w:eastAsiaTheme="minorHAnsi" w:hAnsiTheme="minorHAnsi" w:cstheme="minorBidi"/>
                <w:sz w:val="22"/>
                <w:szCs w:val="22"/>
                <w:rPrChange w:id="6592" w:author="Nick.Tolimieri" w:date="2022-09-07T13:17:00Z">
                  <w:rPr>
                    <w:ins w:id="6593" w:author="Nick.Tolimieri" w:date="2022-09-07T13:17:00Z"/>
                    <w:rFonts w:ascii="Calibri" w:hAnsi="Calibri" w:cs="Calibri"/>
                    <w:color w:val="000000"/>
                    <w:sz w:val="22"/>
                    <w:szCs w:val="22"/>
                  </w:rPr>
                </w:rPrChange>
              </w:rPr>
              <w:pPrChange w:id="6594" w:author="Nick.Tolimieri" w:date="2022-09-07T13:17:00Z">
                <w:pPr>
                  <w:jc w:val="right"/>
                </w:pPr>
              </w:pPrChange>
            </w:pPr>
            <w:ins w:id="6595" w:author="Nick.Tolimieri" w:date="2022-09-07T13:17:00Z">
              <w:r w:rsidRPr="00AE199D">
                <w:rPr>
                  <w:rFonts w:asciiTheme="minorHAnsi" w:eastAsiaTheme="minorHAnsi" w:hAnsiTheme="minorHAnsi" w:cstheme="minorBidi"/>
                  <w:sz w:val="22"/>
                  <w:szCs w:val="22"/>
                  <w:rPrChange w:id="6596"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597" w:author="Nick.Tolimieri" w:date="2022-09-07T13:17:00Z"/>
                <w:rFonts w:asciiTheme="minorHAnsi" w:eastAsiaTheme="minorHAnsi" w:hAnsiTheme="minorHAnsi" w:cstheme="minorBidi"/>
                <w:sz w:val="22"/>
                <w:szCs w:val="22"/>
                <w:rPrChange w:id="6598" w:author="Nick.Tolimieri" w:date="2022-09-07T13:17:00Z">
                  <w:rPr>
                    <w:ins w:id="6599" w:author="Nick.Tolimieri" w:date="2022-09-07T13:17:00Z"/>
                    <w:rFonts w:ascii="Calibri" w:hAnsi="Calibri" w:cs="Calibri"/>
                    <w:color w:val="000000"/>
                    <w:sz w:val="22"/>
                    <w:szCs w:val="22"/>
                  </w:rPr>
                </w:rPrChange>
              </w:rPr>
              <w:pPrChange w:id="6600" w:author="Nick.Tolimieri" w:date="2022-09-07T13:17:00Z">
                <w:pPr>
                  <w:jc w:val="right"/>
                </w:pPr>
              </w:pPrChange>
            </w:pPr>
            <w:ins w:id="6601" w:author="Nick.Tolimieri" w:date="2022-09-07T13:17:00Z">
              <w:r w:rsidRPr="00AE199D">
                <w:rPr>
                  <w:rFonts w:asciiTheme="minorHAnsi" w:eastAsiaTheme="minorHAnsi" w:hAnsiTheme="minorHAnsi" w:cstheme="minorBidi"/>
                  <w:sz w:val="22"/>
                  <w:szCs w:val="22"/>
                  <w:rPrChange w:id="6602" w:author="Nick.Tolimieri" w:date="2022-09-07T13:17:00Z">
                    <w:rPr>
                      <w:rFonts w:ascii="Calibri" w:hAnsi="Calibri" w:cs="Calibri"/>
                      <w:color w:val="000000"/>
                      <w:sz w:val="22"/>
                      <w:szCs w:val="22"/>
                    </w:rPr>
                  </w:rPrChange>
                </w:rPr>
                <w:t>17</w:t>
              </w:r>
            </w:ins>
          </w:p>
        </w:tc>
        <w:tc>
          <w:tcPr>
            <w:tcW w:w="960" w:type="dxa"/>
            <w:noWrap/>
            <w:hideMark/>
          </w:tcPr>
          <w:p w:rsidR="00AE199D" w:rsidRPr="00AE199D" w:rsidRDefault="00AE199D" w:rsidP="00AE199D">
            <w:pPr>
              <w:ind w:firstLine="0"/>
              <w:rPr>
                <w:ins w:id="6603" w:author="Nick.Tolimieri" w:date="2022-09-07T13:17:00Z"/>
                <w:rFonts w:asciiTheme="minorHAnsi" w:eastAsiaTheme="minorHAnsi" w:hAnsiTheme="minorHAnsi" w:cstheme="minorBidi"/>
                <w:sz w:val="22"/>
                <w:szCs w:val="22"/>
                <w:rPrChange w:id="6604" w:author="Nick.Tolimieri" w:date="2022-09-07T13:17:00Z">
                  <w:rPr>
                    <w:ins w:id="6605" w:author="Nick.Tolimieri" w:date="2022-09-07T13:17:00Z"/>
                    <w:rFonts w:ascii="Calibri" w:hAnsi="Calibri" w:cs="Calibri"/>
                    <w:color w:val="000000"/>
                    <w:sz w:val="22"/>
                    <w:szCs w:val="22"/>
                  </w:rPr>
                </w:rPrChange>
              </w:rPr>
              <w:pPrChange w:id="6606" w:author="Nick.Tolimieri" w:date="2022-09-07T13:17:00Z">
                <w:pPr>
                  <w:jc w:val="right"/>
                </w:pPr>
              </w:pPrChange>
            </w:pPr>
            <w:ins w:id="6607" w:author="Nick.Tolimieri" w:date="2022-09-07T13:17:00Z">
              <w:r w:rsidRPr="00AE199D">
                <w:rPr>
                  <w:rFonts w:asciiTheme="minorHAnsi" w:eastAsiaTheme="minorHAnsi" w:hAnsiTheme="minorHAnsi" w:cstheme="minorBidi"/>
                  <w:sz w:val="22"/>
                  <w:szCs w:val="22"/>
                  <w:rPrChange w:id="6608" w:author="Nick.Tolimieri" w:date="2022-09-07T13:17:00Z">
                    <w:rPr>
                      <w:rFonts w:ascii="Calibri" w:hAnsi="Calibri" w:cs="Calibri"/>
                      <w:color w:val="000000"/>
                      <w:sz w:val="22"/>
                      <w:szCs w:val="22"/>
                    </w:rPr>
                  </w:rPrChange>
                </w:rPr>
                <w:t>1.68</w:t>
              </w:r>
            </w:ins>
          </w:p>
        </w:tc>
        <w:tc>
          <w:tcPr>
            <w:tcW w:w="960" w:type="dxa"/>
            <w:noWrap/>
            <w:hideMark/>
          </w:tcPr>
          <w:p w:rsidR="00AE199D" w:rsidRPr="00AE199D" w:rsidRDefault="00AE199D" w:rsidP="00AE199D">
            <w:pPr>
              <w:ind w:firstLine="0"/>
              <w:rPr>
                <w:ins w:id="6609" w:author="Nick.Tolimieri" w:date="2022-09-07T13:17:00Z"/>
                <w:rFonts w:asciiTheme="minorHAnsi" w:eastAsiaTheme="minorHAnsi" w:hAnsiTheme="minorHAnsi" w:cstheme="minorBidi"/>
                <w:sz w:val="22"/>
                <w:szCs w:val="22"/>
                <w:rPrChange w:id="6610" w:author="Nick.Tolimieri" w:date="2022-09-07T13:17:00Z">
                  <w:rPr>
                    <w:ins w:id="6611" w:author="Nick.Tolimieri" w:date="2022-09-07T13:17:00Z"/>
                    <w:rFonts w:ascii="Calibri" w:hAnsi="Calibri" w:cs="Calibri"/>
                    <w:color w:val="000000"/>
                    <w:sz w:val="22"/>
                    <w:szCs w:val="22"/>
                  </w:rPr>
                </w:rPrChange>
              </w:rPr>
              <w:pPrChange w:id="6612" w:author="Nick.Tolimieri" w:date="2022-09-07T13:17:00Z">
                <w:pPr>
                  <w:jc w:val="right"/>
                </w:pPr>
              </w:pPrChange>
            </w:pPr>
            <w:ins w:id="6613" w:author="Nick.Tolimieri" w:date="2022-09-07T13:17:00Z">
              <w:r w:rsidRPr="00AE199D">
                <w:rPr>
                  <w:rFonts w:asciiTheme="minorHAnsi" w:eastAsiaTheme="minorHAnsi" w:hAnsiTheme="minorHAnsi" w:cstheme="minorBidi"/>
                  <w:sz w:val="22"/>
                  <w:szCs w:val="22"/>
                  <w:rPrChange w:id="6614" w:author="Nick.Tolimieri" w:date="2022-09-07T13:17:00Z">
                    <w:rPr>
                      <w:rFonts w:ascii="Calibri" w:hAnsi="Calibri" w:cs="Calibri"/>
                      <w:color w:val="000000"/>
                      <w:sz w:val="22"/>
                      <w:szCs w:val="22"/>
                    </w:rPr>
                  </w:rPrChange>
                </w:rPr>
                <w:t>0.31</w:t>
              </w:r>
            </w:ins>
          </w:p>
        </w:tc>
      </w:tr>
      <w:tr w:rsidR="00AE199D" w:rsidRPr="00AE199D" w:rsidTr="00AE199D">
        <w:trPr>
          <w:trHeight w:val="300"/>
          <w:ins w:id="6615" w:author="Nick.Tolimieri" w:date="2022-09-07T13:17:00Z"/>
        </w:trPr>
        <w:tc>
          <w:tcPr>
            <w:tcW w:w="960" w:type="dxa"/>
            <w:noWrap/>
            <w:hideMark/>
          </w:tcPr>
          <w:p w:rsidR="00AE199D" w:rsidRPr="00AE199D" w:rsidRDefault="00AE199D" w:rsidP="00AE199D">
            <w:pPr>
              <w:ind w:firstLine="0"/>
              <w:rPr>
                <w:ins w:id="6616" w:author="Nick.Tolimieri" w:date="2022-09-07T13:17:00Z"/>
                <w:rFonts w:asciiTheme="minorHAnsi" w:eastAsiaTheme="minorHAnsi" w:hAnsiTheme="minorHAnsi" w:cstheme="minorBidi"/>
                <w:sz w:val="22"/>
                <w:szCs w:val="22"/>
                <w:rPrChange w:id="6617" w:author="Nick.Tolimieri" w:date="2022-09-07T13:17:00Z">
                  <w:rPr>
                    <w:ins w:id="6618" w:author="Nick.Tolimieri" w:date="2022-09-07T13:17:00Z"/>
                    <w:rFonts w:ascii="Calibri" w:hAnsi="Calibri" w:cs="Calibri"/>
                    <w:color w:val="000000"/>
                    <w:sz w:val="22"/>
                    <w:szCs w:val="22"/>
                  </w:rPr>
                </w:rPrChange>
              </w:rPr>
              <w:pPrChange w:id="6619" w:author="Nick.Tolimieri" w:date="2022-09-07T13:17:00Z">
                <w:pPr/>
              </w:pPrChange>
            </w:pPr>
            <w:ins w:id="6620" w:author="Nick.Tolimieri" w:date="2022-09-07T13:17:00Z">
              <w:r w:rsidRPr="00AE199D">
                <w:rPr>
                  <w:rFonts w:asciiTheme="minorHAnsi" w:eastAsiaTheme="minorHAnsi" w:hAnsiTheme="minorHAnsi" w:cstheme="minorBidi"/>
                  <w:sz w:val="22"/>
                  <w:szCs w:val="22"/>
                  <w:rPrChange w:id="6621" w:author="Nick.Tolimieri" w:date="2022-09-07T13:17:00Z">
                    <w:rPr>
                      <w:rFonts w:ascii="Calibri" w:hAnsi="Calibri" w:cs="Calibri"/>
                      <w:color w:val="000000"/>
                      <w:sz w:val="22"/>
                      <w:szCs w:val="22"/>
                    </w:rPr>
                  </w:rPrChange>
                </w:rPr>
                <w:lastRenderedPageBreak/>
                <w:t>Cape Alava</w:t>
              </w:r>
            </w:ins>
          </w:p>
        </w:tc>
        <w:tc>
          <w:tcPr>
            <w:tcW w:w="960" w:type="dxa"/>
            <w:noWrap/>
            <w:hideMark/>
          </w:tcPr>
          <w:p w:rsidR="00AE199D" w:rsidRPr="00AE199D" w:rsidRDefault="00AE199D" w:rsidP="00AE199D">
            <w:pPr>
              <w:ind w:firstLine="0"/>
              <w:rPr>
                <w:ins w:id="6622" w:author="Nick.Tolimieri" w:date="2022-09-07T13:17:00Z"/>
                <w:rFonts w:asciiTheme="minorHAnsi" w:eastAsiaTheme="minorHAnsi" w:hAnsiTheme="minorHAnsi" w:cstheme="minorBidi"/>
                <w:sz w:val="22"/>
                <w:szCs w:val="22"/>
                <w:rPrChange w:id="6623" w:author="Nick.Tolimieri" w:date="2022-09-07T13:17:00Z">
                  <w:rPr>
                    <w:ins w:id="6624" w:author="Nick.Tolimieri" w:date="2022-09-07T13:17:00Z"/>
                    <w:rFonts w:ascii="Calibri" w:hAnsi="Calibri" w:cs="Calibri"/>
                    <w:color w:val="000000"/>
                    <w:sz w:val="22"/>
                    <w:szCs w:val="22"/>
                  </w:rPr>
                </w:rPrChange>
              </w:rPr>
              <w:pPrChange w:id="6625" w:author="Nick.Tolimieri" w:date="2022-09-07T13:17:00Z">
                <w:pPr>
                  <w:jc w:val="right"/>
                </w:pPr>
              </w:pPrChange>
            </w:pPr>
            <w:ins w:id="6626" w:author="Nick.Tolimieri" w:date="2022-09-07T13:17:00Z">
              <w:r w:rsidRPr="00AE199D">
                <w:rPr>
                  <w:rFonts w:asciiTheme="minorHAnsi" w:eastAsiaTheme="minorHAnsi" w:hAnsiTheme="minorHAnsi" w:cstheme="minorBidi"/>
                  <w:sz w:val="22"/>
                  <w:szCs w:val="22"/>
                  <w:rPrChange w:id="6627" w:author="Nick.Tolimieri" w:date="2022-09-07T13:17:00Z">
                    <w:rPr>
                      <w:rFonts w:ascii="Calibri" w:hAnsi="Calibri" w:cs="Calibri"/>
                      <w:color w:val="000000"/>
                      <w:sz w:val="22"/>
                      <w:szCs w:val="22"/>
                    </w:rPr>
                  </w:rPrChange>
                </w:rPr>
                <w:t>1993</w:t>
              </w:r>
            </w:ins>
          </w:p>
        </w:tc>
        <w:tc>
          <w:tcPr>
            <w:tcW w:w="960" w:type="dxa"/>
            <w:noWrap/>
            <w:hideMark/>
          </w:tcPr>
          <w:p w:rsidR="00AE199D" w:rsidRPr="00AE199D" w:rsidRDefault="00AE199D" w:rsidP="00AE199D">
            <w:pPr>
              <w:ind w:firstLine="0"/>
              <w:rPr>
                <w:ins w:id="6628" w:author="Nick.Tolimieri" w:date="2022-09-07T13:17:00Z"/>
                <w:rFonts w:asciiTheme="minorHAnsi" w:eastAsiaTheme="minorHAnsi" w:hAnsiTheme="minorHAnsi" w:cstheme="minorBidi"/>
                <w:sz w:val="22"/>
                <w:szCs w:val="22"/>
                <w:rPrChange w:id="6629" w:author="Nick.Tolimieri" w:date="2022-09-07T13:17:00Z">
                  <w:rPr>
                    <w:ins w:id="6630" w:author="Nick.Tolimieri" w:date="2022-09-07T13:17:00Z"/>
                    <w:rFonts w:ascii="Calibri" w:hAnsi="Calibri" w:cs="Calibri"/>
                    <w:color w:val="000000"/>
                    <w:sz w:val="22"/>
                    <w:szCs w:val="22"/>
                  </w:rPr>
                </w:rPrChange>
              </w:rPr>
              <w:pPrChange w:id="6631" w:author="Nick.Tolimieri" w:date="2022-09-07T13:17:00Z">
                <w:pPr>
                  <w:jc w:val="right"/>
                </w:pPr>
              </w:pPrChange>
            </w:pPr>
            <w:ins w:id="6632" w:author="Nick.Tolimieri" w:date="2022-09-07T13:17:00Z">
              <w:r w:rsidRPr="00AE199D">
                <w:rPr>
                  <w:rFonts w:asciiTheme="minorHAnsi" w:eastAsiaTheme="minorHAnsi" w:hAnsiTheme="minorHAnsi" w:cstheme="minorBidi"/>
                  <w:sz w:val="22"/>
                  <w:szCs w:val="22"/>
                  <w:rPrChange w:id="6633"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6634" w:author="Nick.Tolimieri" w:date="2022-09-07T13:17:00Z"/>
                <w:rFonts w:asciiTheme="minorHAnsi" w:eastAsiaTheme="minorHAnsi" w:hAnsiTheme="minorHAnsi" w:cstheme="minorBidi"/>
                <w:sz w:val="22"/>
                <w:szCs w:val="22"/>
                <w:rPrChange w:id="6635" w:author="Nick.Tolimieri" w:date="2022-09-07T13:17:00Z">
                  <w:rPr>
                    <w:ins w:id="6636" w:author="Nick.Tolimieri" w:date="2022-09-07T13:17:00Z"/>
                    <w:rFonts w:ascii="Calibri" w:hAnsi="Calibri" w:cs="Calibri"/>
                    <w:color w:val="000000"/>
                    <w:sz w:val="22"/>
                    <w:szCs w:val="22"/>
                  </w:rPr>
                </w:rPrChange>
              </w:rPr>
              <w:pPrChange w:id="6637" w:author="Nick.Tolimieri" w:date="2022-09-07T13:17:00Z">
                <w:pPr>
                  <w:jc w:val="right"/>
                </w:pPr>
              </w:pPrChange>
            </w:pPr>
            <w:ins w:id="6638" w:author="Nick.Tolimieri" w:date="2022-09-07T13:17:00Z">
              <w:r w:rsidRPr="00AE199D">
                <w:rPr>
                  <w:rFonts w:asciiTheme="minorHAnsi" w:eastAsiaTheme="minorHAnsi" w:hAnsiTheme="minorHAnsi" w:cstheme="minorBidi"/>
                  <w:sz w:val="22"/>
                  <w:szCs w:val="22"/>
                  <w:rPrChange w:id="6639" w:author="Nick.Tolimieri" w:date="2022-09-07T13:17:00Z">
                    <w:rPr>
                      <w:rFonts w:ascii="Calibri" w:hAnsi="Calibri" w:cs="Calibri"/>
                      <w:color w:val="000000"/>
                      <w:sz w:val="22"/>
                      <w:szCs w:val="22"/>
                    </w:rPr>
                  </w:rPrChange>
                </w:rPr>
                <w:t>32</w:t>
              </w:r>
            </w:ins>
          </w:p>
        </w:tc>
        <w:tc>
          <w:tcPr>
            <w:tcW w:w="960" w:type="dxa"/>
            <w:noWrap/>
            <w:hideMark/>
          </w:tcPr>
          <w:p w:rsidR="00AE199D" w:rsidRPr="00AE199D" w:rsidRDefault="00AE199D" w:rsidP="00AE199D">
            <w:pPr>
              <w:ind w:firstLine="0"/>
              <w:rPr>
                <w:ins w:id="6640" w:author="Nick.Tolimieri" w:date="2022-09-07T13:17:00Z"/>
                <w:rFonts w:asciiTheme="minorHAnsi" w:eastAsiaTheme="minorHAnsi" w:hAnsiTheme="minorHAnsi" w:cstheme="minorBidi"/>
                <w:sz w:val="22"/>
                <w:szCs w:val="22"/>
                <w:rPrChange w:id="6641" w:author="Nick.Tolimieri" w:date="2022-09-07T13:17:00Z">
                  <w:rPr>
                    <w:ins w:id="6642" w:author="Nick.Tolimieri" w:date="2022-09-07T13:17:00Z"/>
                    <w:rFonts w:ascii="Calibri" w:hAnsi="Calibri" w:cs="Calibri"/>
                    <w:color w:val="000000"/>
                    <w:sz w:val="22"/>
                    <w:szCs w:val="22"/>
                  </w:rPr>
                </w:rPrChange>
              </w:rPr>
              <w:pPrChange w:id="6643" w:author="Nick.Tolimieri" w:date="2022-09-07T13:17:00Z">
                <w:pPr>
                  <w:jc w:val="right"/>
                </w:pPr>
              </w:pPrChange>
            </w:pPr>
            <w:ins w:id="6644" w:author="Nick.Tolimieri" w:date="2022-09-07T13:17:00Z">
              <w:r w:rsidRPr="00AE199D">
                <w:rPr>
                  <w:rFonts w:asciiTheme="minorHAnsi" w:eastAsiaTheme="minorHAnsi" w:hAnsiTheme="minorHAnsi" w:cstheme="minorBidi"/>
                  <w:sz w:val="22"/>
                  <w:szCs w:val="22"/>
                  <w:rPrChange w:id="6645"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6646" w:author="Nick.Tolimieri" w:date="2022-09-07T13:17:00Z"/>
                <w:rFonts w:asciiTheme="minorHAnsi" w:eastAsiaTheme="minorHAnsi" w:hAnsiTheme="minorHAnsi" w:cstheme="minorBidi"/>
                <w:sz w:val="22"/>
                <w:szCs w:val="22"/>
                <w:rPrChange w:id="6647" w:author="Nick.Tolimieri" w:date="2022-09-07T13:17:00Z">
                  <w:rPr>
                    <w:ins w:id="6648" w:author="Nick.Tolimieri" w:date="2022-09-07T13:17:00Z"/>
                    <w:rFonts w:ascii="Calibri" w:hAnsi="Calibri" w:cs="Calibri"/>
                    <w:color w:val="000000"/>
                    <w:sz w:val="22"/>
                    <w:szCs w:val="22"/>
                  </w:rPr>
                </w:rPrChange>
              </w:rPr>
              <w:pPrChange w:id="6649" w:author="Nick.Tolimieri" w:date="2022-09-07T13:17:00Z">
                <w:pPr>
                  <w:jc w:val="right"/>
                </w:pPr>
              </w:pPrChange>
            </w:pPr>
            <w:ins w:id="6650" w:author="Nick.Tolimieri" w:date="2022-09-07T13:17:00Z">
              <w:r w:rsidRPr="00AE199D">
                <w:rPr>
                  <w:rFonts w:asciiTheme="minorHAnsi" w:eastAsiaTheme="minorHAnsi" w:hAnsiTheme="minorHAnsi" w:cstheme="minorBidi"/>
                  <w:sz w:val="22"/>
                  <w:szCs w:val="22"/>
                  <w:rPrChange w:id="6651" w:author="Nick.Tolimieri" w:date="2022-09-07T13:17:00Z">
                    <w:rPr>
                      <w:rFonts w:ascii="Calibri" w:hAnsi="Calibri" w:cs="Calibri"/>
                      <w:color w:val="000000"/>
                      <w:sz w:val="22"/>
                      <w:szCs w:val="22"/>
                    </w:rPr>
                  </w:rPrChange>
                </w:rPr>
                <w:t>29</w:t>
              </w:r>
            </w:ins>
          </w:p>
        </w:tc>
        <w:tc>
          <w:tcPr>
            <w:tcW w:w="960" w:type="dxa"/>
            <w:noWrap/>
            <w:hideMark/>
          </w:tcPr>
          <w:p w:rsidR="00AE199D" w:rsidRPr="00AE199D" w:rsidRDefault="00AE199D" w:rsidP="00AE199D">
            <w:pPr>
              <w:ind w:firstLine="0"/>
              <w:rPr>
                <w:ins w:id="6652" w:author="Nick.Tolimieri" w:date="2022-09-07T13:17:00Z"/>
                <w:rFonts w:asciiTheme="minorHAnsi" w:eastAsiaTheme="minorHAnsi" w:hAnsiTheme="minorHAnsi" w:cstheme="minorBidi"/>
                <w:sz w:val="22"/>
                <w:szCs w:val="22"/>
                <w:rPrChange w:id="6653" w:author="Nick.Tolimieri" w:date="2022-09-07T13:17:00Z">
                  <w:rPr>
                    <w:ins w:id="6654" w:author="Nick.Tolimieri" w:date="2022-09-07T13:17:00Z"/>
                    <w:rFonts w:ascii="Calibri" w:hAnsi="Calibri" w:cs="Calibri"/>
                    <w:color w:val="000000"/>
                    <w:sz w:val="22"/>
                    <w:szCs w:val="22"/>
                  </w:rPr>
                </w:rPrChange>
              </w:rPr>
              <w:pPrChange w:id="6655" w:author="Nick.Tolimieri" w:date="2022-09-07T13:17:00Z">
                <w:pPr>
                  <w:jc w:val="right"/>
                </w:pPr>
              </w:pPrChange>
            </w:pPr>
            <w:ins w:id="6656" w:author="Nick.Tolimieri" w:date="2022-09-07T13:17:00Z">
              <w:r w:rsidRPr="00AE199D">
                <w:rPr>
                  <w:rFonts w:asciiTheme="minorHAnsi" w:eastAsiaTheme="minorHAnsi" w:hAnsiTheme="minorHAnsi" w:cstheme="minorBidi"/>
                  <w:sz w:val="22"/>
                  <w:szCs w:val="22"/>
                  <w:rPrChange w:id="6657" w:author="Nick.Tolimieri" w:date="2022-09-07T13:17:00Z">
                    <w:rPr>
                      <w:rFonts w:ascii="Calibri" w:hAnsi="Calibri" w:cs="Calibri"/>
                      <w:color w:val="000000"/>
                      <w:sz w:val="22"/>
                      <w:szCs w:val="22"/>
                    </w:rPr>
                  </w:rPrChange>
                </w:rPr>
                <w:t>29</w:t>
              </w:r>
            </w:ins>
          </w:p>
        </w:tc>
        <w:tc>
          <w:tcPr>
            <w:tcW w:w="960" w:type="dxa"/>
            <w:noWrap/>
            <w:hideMark/>
          </w:tcPr>
          <w:p w:rsidR="00AE199D" w:rsidRPr="00AE199D" w:rsidRDefault="00AE199D" w:rsidP="00AE199D">
            <w:pPr>
              <w:ind w:firstLine="0"/>
              <w:rPr>
                <w:ins w:id="6658" w:author="Nick.Tolimieri" w:date="2022-09-07T13:17:00Z"/>
                <w:rFonts w:asciiTheme="minorHAnsi" w:eastAsiaTheme="minorHAnsi" w:hAnsiTheme="minorHAnsi" w:cstheme="minorBidi"/>
                <w:sz w:val="22"/>
                <w:szCs w:val="22"/>
                <w:rPrChange w:id="6659" w:author="Nick.Tolimieri" w:date="2022-09-07T13:17:00Z">
                  <w:rPr>
                    <w:ins w:id="6660" w:author="Nick.Tolimieri" w:date="2022-09-07T13:17:00Z"/>
                    <w:rFonts w:ascii="Calibri" w:hAnsi="Calibri" w:cs="Calibri"/>
                    <w:color w:val="000000"/>
                    <w:sz w:val="22"/>
                    <w:szCs w:val="22"/>
                  </w:rPr>
                </w:rPrChange>
              </w:rPr>
              <w:pPrChange w:id="6661" w:author="Nick.Tolimieri" w:date="2022-09-07T13:17:00Z">
                <w:pPr>
                  <w:jc w:val="right"/>
                </w:pPr>
              </w:pPrChange>
            </w:pPr>
            <w:ins w:id="6662" w:author="Nick.Tolimieri" w:date="2022-09-07T13:17:00Z">
              <w:r w:rsidRPr="00AE199D">
                <w:rPr>
                  <w:rFonts w:asciiTheme="minorHAnsi" w:eastAsiaTheme="minorHAnsi" w:hAnsiTheme="minorHAnsi" w:cstheme="minorBidi"/>
                  <w:sz w:val="22"/>
                  <w:szCs w:val="22"/>
                  <w:rPrChange w:id="6663" w:author="Nick.Tolimieri" w:date="2022-09-07T13:17:00Z">
                    <w:rPr>
                      <w:rFonts w:ascii="Calibri" w:hAnsi="Calibri" w:cs="Calibri"/>
                      <w:color w:val="000000"/>
                      <w:sz w:val="22"/>
                      <w:szCs w:val="22"/>
                    </w:rPr>
                  </w:rPrChange>
                </w:rPr>
                <w:t>29</w:t>
              </w:r>
            </w:ins>
          </w:p>
        </w:tc>
        <w:tc>
          <w:tcPr>
            <w:tcW w:w="960" w:type="dxa"/>
            <w:noWrap/>
            <w:hideMark/>
          </w:tcPr>
          <w:p w:rsidR="00AE199D" w:rsidRPr="00AE199D" w:rsidRDefault="00AE199D" w:rsidP="00AE199D">
            <w:pPr>
              <w:ind w:firstLine="0"/>
              <w:rPr>
                <w:ins w:id="6664" w:author="Nick.Tolimieri" w:date="2022-09-07T13:17:00Z"/>
                <w:rFonts w:asciiTheme="minorHAnsi" w:eastAsiaTheme="minorHAnsi" w:hAnsiTheme="minorHAnsi" w:cstheme="minorBidi"/>
                <w:sz w:val="22"/>
                <w:szCs w:val="22"/>
                <w:rPrChange w:id="6665" w:author="Nick.Tolimieri" w:date="2022-09-07T13:17:00Z">
                  <w:rPr>
                    <w:ins w:id="6666" w:author="Nick.Tolimieri" w:date="2022-09-07T13:17:00Z"/>
                    <w:rFonts w:ascii="Calibri" w:hAnsi="Calibri" w:cs="Calibri"/>
                    <w:color w:val="000000"/>
                    <w:sz w:val="22"/>
                    <w:szCs w:val="22"/>
                  </w:rPr>
                </w:rPrChange>
              </w:rPr>
              <w:pPrChange w:id="6667" w:author="Nick.Tolimieri" w:date="2022-09-07T13:17:00Z">
                <w:pPr>
                  <w:jc w:val="right"/>
                </w:pPr>
              </w:pPrChange>
            </w:pPr>
            <w:ins w:id="6668" w:author="Nick.Tolimieri" w:date="2022-09-07T13:17:00Z">
              <w:r w:rsidRPr="00AE199D">
                <w:rPr>
                  <w:rFonts w:asciiTheme="minorHAnsi" w:eastAsiaTheme="minorHAnsi" w:hAnsiTheme="minorHAnsi" w:cstheme="minorBidi"/>
                  <w:sz w:val="22"/>
                  <w:szCs w:val="22"/>
                  <w:rPrChange w:id="6669" w:author="Nick.Tolimieri" w:date="2022-09-07T13:17:00Z">
                    <w:rPr>
                      <w:rFonts w:ascii="Calibri" w:hAnsi="Calibri" w:cs="Calibri"/>
                      <w:color w:val="000000"/>
                      <w:sz w:val="22"/>
                      <w:szCs w:val="22"/>
                    </w:rPr>
                  </w:rPrChange>
                </w:rPr>
                <w:t>2.57</w:t>
              </w:r>
            </w:ins>
          </w:p>
        </w:tc>
        <w:tc>
          <w:tcPr>
            <w:tcW w:w="960" w:type="dxa"/>
            <w:noWrap/>
            <w:hideMark/>
          </w:tcPr>
          <w:p w:rsidR="00AE199D" w:rsidRPr="00AE199D" w:rsidRDefault="00AE199D" w:rsidP="00AE199D">
            <w:pPr>
              <w:ind w:firstLine="0"/>
              <w:rPr>
                <w:ins w:id="6670" w:author="Nick.Tolimieri" w:date="2022-09-07T13:17:00Z"/>
                <w:rFonts w:asciiTheme="minorHAnsi" w:eastAsiaTheme="minorHAnsi" w:hAnsiTheme="minorHAnsi" w:cstheme="minorBidi"/>
                <w:sz w:val="22"/>
                <w:szCs w:val="22"/>
                <w:rPrChange w:id="6671" w:author="Nick.Tolimieri" w:date="2022-09-07T13:17:00Z">
                  <w:rPr>
                    <w:ins w:id="6672" w:author="Nick.Tolimieri" w:date="2022-09-07T13:17:00Z"/>
                    <w:rFonts w:ascii="Calibri" w:hAnsi="Calibri" w:cs="Calibri"/>
                    <w:color w:val="000000"/>
                    <w:sz w:val="22"/>
                    <w:szCs w:val="22"/>
                  </w:rPr>
                </w:rPrChange>
              </w:rPr>
              <w:pPrChange w:id="6673" w:author="Nick.Tolimieri" w:date="2022-09-07T13:17:00Z">
                <w:pPr>
                  <w:jc w:val="right"/>
                </w:pPr>
              </w:pPrChange>
            </w:pPr>
            <w:ins w:id="6674" w:author="Nick.Tolimieri" w:date="2022-09-07T13:17:00Z">
              <w:r w:rsidRPr="00AE199D">
                <w:rPr>
                  <w:rFonts w:asciiTheme="minorHAnsi" w:eastAsiaTheme="minorHAnsi" w:hAnsiTheme="minorHAnsi" w:cstheme="minorBidi"/>
                  <w:sz w:val="22"/>
                  <w:szCs w:val="22"/>
                  <w:rPrChange w:id="6675" w:author="Nick.Tolimieri" w:date="2022-09-07T13:17:00Z">
                    <w:rPr>
                      <w:rFonts w:ascii="Calibri" w:hAnsi="Calibri" w:cs="Calibri"/>
                      <w:color w:val="000000"/>
                      <w:sz w:val="22"/>
                      <w:szCs w:val="22"/>
                    </w:rPr>
                  </w:rPrChange>
                </w:rPr>
                <w:t>0.6</w:t>
              </w:r>
            </w:ins>
          </w:p>
        </w:tc>
      </w:tr>
      <w:tr w:rsidR="00AE199D" w:rsidRPr="00AE199D" w:rsidTr="00AE199D">
        <w:trPr>
          <w:trHeight w:val="300"/>
          <w:ins w:id="6676" w:author="Nick.Tolimieri" w:date="2022-09-07T13:17:00Z"/>
        </w:trPr>
        <w:tc>
          <w:tcPr>
            <w:tcW w:w="960" w:type="dxa"/>
            <w:noWrap/>
            <w:hideMark/>
          </w:tcPr>
          <w:p w:rsidR="00AE199D" w:rsidRPr="00AE199D" w:rsidRDefault="00AE199D" w:rsidP="00AE199D">
            <w:pPr>
              <w:ind w:firstLine="0"/>
              <w:rPr>
                <w:ins w:id="6677" w:author="Nick.Tolimieri" w:date="2022-09-07T13:17:00Z"/>
                <w:rFonts w:asciiTheme="minorHAnsi" w:eastAsiaTheme="minorHAnsi" w:hAnsiTheme="minorHAnsi" w:cstheme="minorBidi"/>
                <w:sz w:val="22"/>
                <w:szCs w:val="22"/>
                <w:rPrChange w:id="6678" w:author="Nick.Tolimieri" w:date="2022-09-07T13:17:00Z">
                  <w:rPr>
                    <w:ins w:id="6679" w:author="Nick.Tolimieri" w:date="2022-09-07T13:17:00Z"/>
                    <w:rFonts w:ascii="Calibri" w:hAnsi="Calibri" w:cs="Calibri"/>
                    <w:color w:val="000000"/>
                    <w:sz w:val="22"/>
                    <w:szCs w:val="22"/>
                  </w:rPr>
                </w:rPrChange>
              </w:rPr>
              <w:pPrChange w:id="6680" w:author="Nick.Tolimieri" w:date="2022-09-07T13:17:00Z">
                <w:pPr/>
              </w:pPrChange>
            </w:pPr>
            <w:ins w:id="6681" w:author="Nick.Tolimieri" w:date="2022-09-07T13:17:00Z">
              <w:r w:rsidRPr="00AE199D">
                <w:rPr>
                  <w:rFonts w:asciiTheme="minorHAnsi" w:eastAsiaTheme="minorHAnsi" w:hAnsiTheme="minorHAnsi" w:cstheme="minorBidi"/>
                  <w:sz w:val="22"/>
                  <w:szCs w:val="22"/>
                  <w:rPrChange w:id="6682"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6683" w:author="Nick.Tolimieri" w:date="2022-09-07T13:17:00Z"/>
                <w:rFonts w:asciiTheme="minorHAnsi" w:eastAsiaTheme="minorHAnsi" w:hAnsiTheme="minorHAnsi" w:cstheme="minorBidi"/>
                <w:sz w:val="22"/>
                <w:szCs w:val="22"/>
                <w:rPrChange w:id="6684" w:author="Nick.Tolimieri" w:date="2022-09-07T13:17:00Z">
                  <w:rPr>
                    <w:ins w:id="6685" w:author="Nick.Tolimieri" w:date="2022-09-07T13:17:00Z"/>
                    <w:rFonts w:ascii="Calibri" w:hAnsi="Calibri" w:cs="Calibri"/>
                    <w:color w:val="000000"/>
                    <w:sz w:val="22"/>
                    <w:szCs w:val="22"/>
                  </w:rPr>
                </w:rPrChange>
              </w:rPr>
              <w:pPrChange w:id="6686" w:author="Nick.Tolimieri" w:date="2022-09-07T13:17:00Z">
                <w:pPr>
                  <w:jc w:val="right"/>
                </w:pPr>
              </w:pPrChange>
            </w:pPr>
            <w:ins w:id="6687" w:author="Nick.Tolimieri" w:date="2022-09-07T13:17:00Z">
              <w:r w:rsidRPr="00AE199D">
                <w:rPr>
                  <w:rFonts w:asciiTheme="minorHAnsi" w:eastAsiaTheme="minorHAnsi" w:hAnsiTheme="minorHAnsi" w:cstheme="minorBidi"/>
                  <w:sz w:val="22"/>
                  <w:szCs w:val="22"/>
                  <w:rPrChange w:id="6688" w:author="Nick.Tolimieri" w:date="2022-09-07T13:17:00Z">
                    <w:rPr>
                      <w:rFonts w:ascii="Calibri" w:hAnsi="Calibri" w:cs="Calibri"/>
                      <w:color w:val="000000"/>
                      <w:sz w:val="22"/>
                      <w:szCs w:val="22"/>
                    </w:rPr>
                  </w:rPrChange>
                </w:rPr>
                <w:t>1994</w:t>
              </w:r>
            </w:ins>
          </w:p>
        </w:tc>
        <w:tc>
          <w:tcPr>
            <w:tcW w:w="960" w:type="dxa"/>
            <w:noWrap/>
            <w:hideMark/>
          </w:tcPr>
          <w:p w:rsidR="00AE199D" w:rsidRPr="00AE199D" w:rsidRDefault="00AE199D" w:rsidP="00AE199D">
            <w:pPr>
              <w:ind w:firstLine="0"/>
              <w:rPr>
                <w:ins w:id="6689" w:author="Nick.Tolimieri" w:date="2022-09-07T13:17:00Z"/>
                <w:rFonts w:asciiTheme="minorHAnsi" w:eastAsiaTheme="minorHAnsi" w:hAnsiTheme="minorHAnsi" w:cstheme="minorBidi"/>
                <w:sz w:val="22"/>
                <w:szCs w:val="22"/>
                <w:rPrChange w:id="6690" w:author="Nick.Tolimieri" w:date="2022-09-07T13:17:00Z">
                  <w:rPr>
                    <w:ins w:id="6691" w:author="Nick.Tolimieri" w:date="2022-09-07T13:17:00Z"/>
                    <w:rFonts w:ascii="Calibri" w:hAnsi="Calibri" w:cs="Calibri"/>
                    <w:color w:val="000000"/>
                    <w:sz w:val="22"/>
                    <w:szCs w:val="22"/>
                  </w:rPr>
                </w:rPrChange>
              </w:rPr>
              <w:pPrChange w:id="6692" w:author="Nick.Tolimieri" w:date="2022-09-07T13:17:00Z">
                <w:pPr>
                  <w:jc w:val="right"/>
                </w:pPr>
              </w:pPrChange>
            </w:pPr>
            <w:ins w:id="6693" w:author="Nick.Tolimieri" w:date="2022-09-07T13:17:00Z">
              <w:r w:rsidRPr="00AE199D">
                <w:rPr>
                  <w:rFonts w:asciiTheme="minorHAnsi" w:eastAsiaTheme="minorHAnsi" w:hAnsiTheme="minorHAnsi" w:cstheme="minorBidi"/>
                  <w:sz w:val="22"/>
                  <w:szCs w:val="22"/>
                  <w:rPrChange w:id="6694" w:author="Nick.Tolimieri" w:date="2022-09-07T13:17:00Z">
                    <w:rPr>
                      <w:rFonts w:ascii="Calibri" w:hAnsi="Calibri" w:cs="Calibri"/>
                      <w:color w:val="000000"/>
                      <w:sz w:val="22"/>
                      <w:szCs w:val="22"/>
                    </w:rPr>
                  </w:rPrChange>
                </w:rPr>
                <w:t>27</w:t>
              </w:r>
            </w:ins>
          </w:p>
        </w:tc>
        <w:tc>
          <w:tcPr>
            <w:tcW w:w="960" w:type="dxa"/>
            <w:noWrap/>
            <w:hideMark/>
          </w:tcPr>
          <w:p w:rsidR="00AE199D" w:rsidRPr="00AE199D" w:rsidRDefault="00AE199D" w:rsidP="00AE199D">
            <w:pPr>
              <w:ind w:firstLine="0"/>
              <w:rPr>
                <w:ins w:id="6695" w:author="Nick.Tolimieri" w:date="2022-09-07T13:17:00Z"/>
                <w:rFonts w:asciiTheme="minorHAnsi" w:eastAsiaTheme="minorHAnsi" w:hAnsiTheme="minorHAnsi" w:cstheme="minorBidi"/>
                <w:sz w:val="22"/>
                <w:szCs w:val="22"/>
                <w:rPrChange w:id="6696" w:author="Nick.Tolimieri" w:date="2022-09-07T13:17:00Z">
                  <w:rPr>
                    <w:ins w:id="6697" w:author="Nick.Tolimieri" w:date="2022-09-07T13:17:00Z"/>
                    <w:rFonts w:ascii="Calibri" w:hAnsi="Calibri" w:cs="Calibri"/>
                    <w:color w:val="000000"/>
                    <w:sz w:val="22"/>
                    <w:szCs w:val="22"/>
                  </w:rPr>
                </w:rPrChange>
              </w:rPr>
              <w:pPrChange w:id="6698" w:author="Nick.Tolimieri" w:date="2022-09-07T13:17:00Z">
                <w:pPr>
                  <w:jc w:val="right"/>
                </w:pPr>
              </w:pPrChange>
            </w:pPr>
            <w:ins w:id="6699" w:author="Nick.Tolimieri" w:date="2022-09-07T13:17:00Z">
              <w:r w:rsidRPr="00AE199D">
                <w:rPr>
                  <w:rFonts w:asciiTheme="minorHAnsi" w:eastAsiaTheme="minorHAnsi" w:hAnsiTheme="minorHAnsi" w:cstheme="minorBidi"/>
                  <w:sz w:val="22"/>
                  <w:szCs w:val="22"/>
                  <w:rPrChange w:id="6700" w:author="Nick.Tolimieri" w:date="2022-09-07T13:17:00Z">
                    <w:rPr>
                      <w:rFonts w:ascii="Calibri" w:hAnsi="Calibri" w:cs="Calibri"/>
                      <w:color w:val="000000"/>
                      <w:sz w:val="22"/>
                      <w:szCs w:val="22"/>
                    </w:rPr>
                  </w:rPrChange>
                </w:rPr>
                <w:t>38</w:t>
              </w:r>
            </w:ins>
          </w:p>
        </w:tc>
        <w:tc>
          <w:tcPr>
            <w:tcW w:w="960" w:type="dxa"/>
            <w:noWrap/>
            <w:hideMark/>
          </w:tcPr>
          <w:p w:rsidR="00AE199D" w:rsidRPr="00AE199D" w:rsidRDefault="00AE199D" w:rsidP="00AE199D">
            <w:pPr>
              <w:ind w:firstLine="0"/>
              <w:rPr>
                <w:ins w:id="6701" w:author="Nick.Tolimieri" w:date="2022-09-07T13:17:00Z"/>
                <w:rFonts w:asciiTheme="minorHAnsi" w:eastAsiaTheme="minorHAnsi" w:hAnsiTheme="minorHAnsi" w:cstheme="minorBidi"/>
                <w:sz w:val="22"/>
                <w:szCs w:val="22"/>
                <w:rPrChange w:id="6702" w:author="Nick.Tolimieri" w:date="2022-09-07T13:17:00Z">
                  <w:rPr>
                    <w:ins w:id="6703" w:author="Nick.Tolimieri" w:date="2022-09-07T13:17:00Z"/>
                    <w:rFonts w:ascii="Calibri" w:hAnsi="Calibri" w:cs="Calibri"/>
                    <w:color w:val="000000"/>
                    <w:sz w:val="22"/>
                    <w:szCs w:val="22"/>
                  </w:rPr>
                </w:rPrChange>
              </w:rPr>
              <w:pPrChange w:id="6704" w:author="Nick.Tolimieri" w:date="2022-09-07T13:17:00Z">
                <w:pPr>
                  <w:jc w:val="right"/>
                </w:pPr>
              </w:pPrChange>
            </w:pPr>
            <w:ins w:id="6705" w:author="Nick.Tolimieri" w:date="2022-09-07T13:17:00Z">
              <w:r w:rsidRPr="00AE199D">
                <w:rPr>
                  <w:rFonts w:asciiTheme="minorHAnsi" w:eastAsiaTheme="minorHAnsi" w:hAnsiTheme="minorHAnsi" w:cstheme="minorBidi"/>
                  <w:sz w:val="22"/>
                  <w:szCs w:val="22"/>
                  <w:rPrChange w:id="6706"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6707" w:author="Nick.Tolimieri" w:date="2022-09-07T13:17:00Z"/>
                <w:rFonts w:asciiTheme="minorHAnsi" w:eastAsiaTheme="minorHAnsi" w:hAnsiTheme="minorHAnsi" w:cstheme="minorBidi"/>
                <w:sz w:val="22"/>
                <w:szCs w:val="22"/>
                <w:rPrChange w:id="6708" w:author="Nick.Tolimieri" w:date="2022-09-07T13:17:00Z">
                  <w:rPr>
                    <w:ins w:id="6709" w:author="Nick.Tolimieri" w:date="2022-09-07T13:17:00Z"/>
                    <w:rFonts w:ascii="Calibri" w:hAnsi="Calibri" w:cs="Calibri"/>
                    <w:color w:val="000000"/>
                    <w:sz w:val="22"/>
                    <w:szCs w:val="22"/>
                  </w:rPr>
                </w:rPrChange>
              </w:rPr>
              <w:pPrChange w:id="6710" w:author="Nick.Tolimieri" w:date="2022-09-07T13:17:00Z">
                <w:pPr>
                  <w:jc w:val="right"/>
                </w:pPr>
              </w:pPrChange>
            </w:pPr>
            <w:ins w:id="6711" w:author="Nick.Tolimieri" w:date="2022-09-07T13:17:00Z">
              <w:r w:rsidRPr="00AE199D">
                <w:rPr>
                  <w:rFonts w:asciiTheme="minorHAnsi" w:eastAsiaTheme="minorHAnsi" w:hAnsiTheme="minorHAnsi" w:cstheme="minorBidi"/>
                  <w:sz w:val="22"/>
                  <w:szCs w:val="22"/>
                  <w:rPrChange w:id="6712" w:author="Nick.Tolimieri" w:date="2022-09-07T13:17:00Z">
                    <w:rPr>
                      <w:rFonts w:ascii="Calibri" w:hAnsi="Calibri" w:cs="Calibri"/>
                      <w:color w:val="000000"/>
                      <w:sz w:val="22"/>
                      <w:szCs w:val="22"/>
                    </w:rPr>
                  </w:rPrChange>
                </w:rPr>
                <w:t>27</w:t>
              </w:r>
            </w:ins>
          </w:p>
        </w:tc>
        <w:tc>
          <w:tcPr>
            <w:tcW w:w="960" w:type="dxa"/>
            <w:noWrap/>
            <w:hideMark/>
          </w:tcPr>
          <w:p w:rsidR="00AE199D" w:rsidRPr="00AE199D" w:rsidRDefault="00AE199D" w:rsidP="00AE199D">
            <w:pPr>
              <w:ind w:firstLine="0"/>
              <w:rPr>
                <w:ins w:id="6713" w:author="Nick.Tolimieri" w:date="2022-09-07T13:17:00Z"/>
                <w:rFonts w:asciiTheme="minorHAnsi" w:eastAsiaTheme="minorHAnsi" w:hAnsiTheme="minorHAnsi" w:cstheme="minorBidi"/>
                <w:sz w:val="22"/>
                <w:szCs w:val="22"/>
                <w:rPrChange w:id="6714" w:author="Nick.Tolimieri" w:date="2022-09-07T13:17:00Z">
                  <w:rPr>
                    <w:ins w:id="6715" w:author="Nick.Tolimieri" w:date="2022-09-07T13:17:00Z"/>
                    <w:rFonts w:ascii="Calibri" w:hAnsi="Calibri" w:cs="Calibri"/>
                    <w:color w:val="000000"/>
                    <w:sz w:val="22"/>
                    <w:szCs w:val="22"/>
                  </w:rPr>
                </w:rPrChange>
              </w:rPr>
              <w:pPrChange w:id="6716" w:author="Nick.Tolimieri" w:date="2022-09-07T13:17:00Z">
                <w:pPr>
                  <w:jc w:val="right"/>
                </w:pPr>
              </w:pPrChange>
            </w:pPr>
            <w:ins w:id="6717" w:author="Nick.Tolimieri" w:date="2022-09-07T13:17:00Z">
              <w:r w:rsidRPr="00AE199D">
                <w:rPr>
                  <w:rFonts w:asciiTheme="minorHAnsi" w:eastAsiaTheme="minorHAnsi" w:hAnsiTheme="minorHAnsi" w:cstheme="minorBidi"/>
                  <w:sz w:val="22"/>
                  <w:szCs w:val="22"/>
                  <w:rPrChange w:id="6718" w:author="Nick.Tolimieri" w:date="2022-09-07T13:17:00Z">
                    <w:rPr>
                      <w:rFonts w:ascii="Calibri" w:hAnsi="Calibri" w:cs="Calibri"/>
                      <w:color w:val="000000"/>
                      <w:sz w:val="22"/>
                      <w:szCs w:val="22"/>
                    </w:rPr>
                  </w:rPrChange>
                </w:rPr>
                <w:t>27</w:t>
              </w:r>
            </w:ins>
          </w:p>
        </w:tc>
        <w:tc>
          <w:tcPr>
            <w:tcW w:w="960" w:type="dxa"/>
            <w:noWrap/>
            <w:hideMark/>
          </w:tcPr>
          <w:p w:rsidR="00AE199D" w:rsidRPr="00AE199D" w:rsidRDefault="00AE199D" w:rsidP="00AE199D">
            <w:pPr>
              <w:ind w:firstLine="0"/>
              <w:rPr>
                <w:ins w:id="6719" w:author="Nick.Tolimieri" w:date="2022-09-07T13:17:00Z"/>
                <w:rFonts w:asciiTheme="minorHAnsi" w:eastAsiaTheme="minorHAnsi" w:hAnsiTheme="minorHAnsi" w:cstheme="minorBidi"/>
                <w:sz w:val="22"/>
                <w:szCs w:val="22"/>
                <w:rPrChange w:id="6720" w:author="Nick.Tolimieri" w:date="2022-09-07T13:17:00Z">
                  <w:rPr>
                    <w:ins w:id="6721" w:author="Nick.Tolimieri" w:date="2022-09-07T13:17:00Z"/>
                    <w:rFonts w:ascii="Calibri" w:hAnsi="Calibri" w:cs="Calibri"/>
                    <w:color w:val="000000"/>
                    <w:sz w:val="22"/>
                    <w:szCs w:val="22"/>
                  </w:rPr>
                </w:rPrChange>
              </w:rPr>
              <w:pPrChange w:id="6722" w:author="Nick.Tolimieri" w:date="2022-09-07T13:17:00Z">
                <w:pPr>
                  <w:jc w:val="right"/>
                </w:pPr>
              </w:pPrChange>
            </w:pPr>
            <w:ins w:id="6723" w:author="Nick.Tolimieri" w:date="2022-09-07T13:17:00Z">
              <w:r w:rsidRPr="00AE199D">
                <w:rPr>
                  <w:rFonts w:asciiTheme="minorHAnsi" w:eastAsiaTheme="minorHAnsi" w:hAnsiTheme="minorHAnsi" w:cstheme="minorBidi"/>
                  <w:sz w:val="22"/>
                  <w:szCs w:val="22"/>
                  <w:rPrChange w:id="6724" w:author="Nick.Tolimieri" w:date="2022-09-07T13:17:00Z">
                    <w:rPr>
                      <w:rFonts w:ascii="Calibri" w:hAnsi="Calibri" w:cs="Calibri"/>
                      <w:color w:val="000000"/>
                      <w:sz w:val="22"/>
                      <w:szCs w:val="22"/>
                    </w:rPr>
                  </w:rPrChange>
                </w:rPr>
                <w:t>27</w:t>
              </w:r>
            </w:ins>
          </w:p>
        </w:tc>
        <w:tc>
          <w:tcPr>
            <w:tcW w:w="960" w:type="dxa"/>
            <w:noWrap/>
            <w:hideMark/>
          </w:tcPr>
          <w:p w:rsidR="00AE199D" w:rsidRPr="00AE199D" w:rsidRDefault="00AE199D" w:rsidP="00AE199D">
            <w:pPr>
              <w:ind w:firstLine="0"/>
              <w:rPr>
                <w:ins w:id="6725" w:author="Nick.Tolimieri" w:date="2022-09-07T13:17:00Z"/>
                <w:rFonts w:asciiTheme="minorHAnsi" w:eastAsiaTheme="minorHAnsi" w:hAnsiTheme="minorHAnsi" w:cstheme="minorBidi"/>
                <w:sz w:val="22"/>
                <w:szCs w:val="22"/>
                <w:rPrChange w:id="6726" w:author="Nick.Tolimieri" w:date="2022-09-07T13:17:00Z">
                  <w:rPr>
                    <w:ins w:id="6727" w:author="Nick.Tolimieri" w:date="2022-09-07T13:17:00Z"/>
                    <w:rFonts w:ascii="Calibri" w:hAnsi="Calibri" w:cs="Calibri"/>
                    <w:color w:val="000000"/>
                    <w:sz w:val="22"/>
                    <w:szCs w:val="22"/>
                  </w:rPr>
                </w:rPrChange>
              </w:rPr>
              <w:pPrChange w:id="6728" w:author="Nick.Tolimieri" w:date="2022-09-07T13:17:00Z">
                <w:pPr>
                  <w:jc w:val="right"/>
                </w:pPr>
              </w:pPrChange>
            </w:pPr>
            <w:ins w:id="6729" w:author="Nick.Tolimieri" w:date="2022-09-07T13:17:00Z">
              <w:r w:rsidRPr="00AE199D">
                <w:rPr>
                  <w:rFonts w:asciiTheme="minorHAnsi" w:eastAsiaTheme="minorHAnsi" w:hAnsiTheme="minorHAnsi" w:cstheme="minorBidi"/>
                  <w:sz w:val="22"/>
                  <w:szCs w:val="22"/>
                  <w:rPrChange w:id="6730" w:author="Nick.Tolimieri" w:date="2022-09-07T13:17:00Z">
                    <w:rPr>
                      <w:rFonts w:ascii="Calibri" w:hAnsi="Calibri" w:cs="Calibri"/>
                      <w:color w:val="000000"/>
                      <w:sz w:val="22"/>
                      <w:szCs w:val="22"/>
                    </w:rPr>
                  </w:rPrChange>
                </w:rPr>
                <w:t>2.66</w:t>
              </w:r>
            </w:ins>
          </w:p>
        </w:tc>
        <w:tc>
          <w:tcPr>
            <w:tcW w:w="960" w:type="dxa"/>
            <w:noWrap/>
            <w:hideMark/>
          </w:tcPr>
          <w:p w:rsidR="00AE199D" w:rsidRPr="00AE199D" w:rsidRDefault="00AE199D" w:rsidP="00AE199D">
            <w:pPr>
              <w:ind w:firstLine="0"/>
              <w:rPr>
                <w:ins w:id="6731" w:author="Nick.Tolimieri" w:date="2022-09-07T13:17:00Z"/>
                <w:rFonts w:asciiTheme="minorHAnsi" w:eastAsiaTheme="minorHAnsi" w:hAnsiTheme="minorHAnsi" w:cstheme="minorBidi"/>
                <w:sz w:val="22"/>
                <w:szCs w:val="22"/>
                <w:rPrChange w:id="6732" w:author="Nick.Tolimieri" w:date="2022-09-07T13:17:00Z">
                  <w:rPr>
                    <w:ins w:id="6733" w:author="Nick.Tolimieri" w:date="2022-09-07T13:17:00Z"/>
                    <w:rFonts w:ascii="Calibri" w:hAnsi="Calibri" w:cs="Calibri"/>
                    <w:color w:val="000000"/>
                    <w:sz w:val="22"/>
                    <w:szCs w:val="22"/>
                  </w:rPr>
                </w:rPrChange>
              </w:rPr>
              <w:pPrChange w:id="6734" w:author="Nick.Tolimieri" w:date="2022-09-07T13:17:00Z">
                <w:pPr>
                  <w:jc w:val="right"/>
                </w:pPr>
              </w:pPrChange>
            </w:pPr>
            <w:ins w:id="6735" w:author="Nick.Tolimieri" w:date="2022-09-07T13:17:00Z">
              <w:r w:rsidRPr="00AE199D">
                <w:rPr>
                  <w:rFonts w:asciiTheme="minorHAnsi" w:eastAsiaTheme="minorHAnsi" w:hAnsiTheme="minorHAnsi" w:cstheme="minorBidi"/>
                  <w:sz w:val="22"/>
                  <w:szCs w:val="22"/>
                  <w:rPrChange w:id="6736" w:author="Nick.Tolimieri" w:date="2022-09-07T13:17:00Z">
                    <w:rPr>
                      <w:rFonts w:ascii="Calibri" w:hAnsi="Calibri" w:cs="Calibri"/>
                      <w:color w:val="000000"/>
                      <w:sz w:val="22"/>
                      <w:szCs w:val="22"/>
                    </w:rPr>
                  </w:rPrChange>
                </w:rPr>
                <w:t>0.58</w:t>
              </w:r>
            </w:ins>
          </w:p>
        </w:tc>
      </w:tr>
      <w:tr w:rsidR="00AE199D" w:rsidRPr="00AE199D" w:rsidTr="00AE199D">
        <w:trPr>
          <w:trHeight w:val="300"/>
          <w:ins w:id="6737" w:author="Nick.Tolimieri" w:date="2022-09-07T13:17:00Z"/>
        </w:trPr>
        <w:tc>
          <w:tcPr>
            <w:tcW w:w="960" w:type="dxa"/>
            <w:noWrap/>
            <w:hideMark/>
          </w:tcPr>
          <w:p w:rsidR="00AE199D" w:rsidRPr="00AE199D" w:rsidRDefault="00AE199D" w:rsidP="00AE199D">
            <w:pPr>
              <w:ind w:firstLine="0"/>
              <w:rPr>
                <w:ins w:id="6738" w:author="Nick.Tolimieri" w:date="2022-09-07T13:17:00Z"/>
                <w:rFonts w:asciiTheme="minorHAnsi" w:eastAsiaTheme="minorHAnsi" w:hAnsiTheme="minorHAnsi" w:cstheme="minorBidi"/>
                <w:sz w:val="22"/>
                <w:szCs w:val="22"/>
                <w:rPrChange w:id="6739" w:author="Nick.Tolimieri" w:date="2022-09-07T13:17:00Z">
                  <w:rPr>
                    <w:ins w:id="6740" w:author="Nick.Tolimieri" w:date="2022-09-07T13:17:00Z"/>
                    <w:rFonts w:ascii="Calibri" w:hAnsi="Calibri" w:cs="Calibri"/>
                    <w:color w:val="000000"/>
                    <w:sz w:val="22"/>
                    <w:szCs w:val="22"/>
                  </w:rPr>
                </w:rPrChange>
              </w:rPr>
              <w:pPrChange w:id="6741" w:author="Nick.Tolimieri" w:date="2022-09-07T13:17:00Z">
                <w:pPr/>
              </w:pPrChange>
            </w:pPr>
            <w:ins w:id="6742" w:author="Nick.Tolimieri" w:date="2022-09-07T13:17:00Z">
              <w:r w:rsidRPr="00AE199D">
                <w:rPr>
                  <w:rFonts w:asciiTheme="minorHAnsi" w:eastAsiaTheme="minorHAnsi" w:hAnsiTheme="minorHAnsi" w:cstheme="minorBidi"/>
                  <w:sz w:val="22"/>
                  <w:szCs w:val="22"/>
                  <w:rPrChange w:id="6743"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6744" w:author="Nick.Tolimieri" w:date="2022-09-07T13:17:00Z"/>
                <w:rFonts w:asciiTheme="minorHAnsi" w:eastAsiaTheme="minorHAnsi" w:hAnsiTheme="minorHAnsi" w:cstheme="minorBidi"/>
                <w:sz w:val="22"/>
                <w:szCs w:val="22"/>
                <w:rPrChange w:id="6745" w:author="Nick.Tolimieri" w:date="2022-09-07T13:17:00Z">
                  <w:rPr>
                    <w:ins w:id="6746" w:author="Nick.Tolimieri" w:date="2022-09-07T13:17:00Z"/>
                    <w:rFonts w:ascii="Calibri" w:hAnsi="Calibri" w:cs="Calibri"/>
                    <w:color w:val="000000"/>
                    <w:sz w:val="22"/>
                    <w:szCs w:val="22"/>
                  </w:rPr>
                </w:rPrChange>
              </w:rPr>
              <w:pPrChange w:id="6747" w:author="Nick.Tolimieri" w:date="2022-09-07T13:17:00Z">
                <w:pPr>
                  <w:jc w:val="right"/>
                </w:pPr>
              </w:pPrChange>
            </w:pPr>
            <w:ins w:id="6748" w:author="Nick.Tolimieri" w:date="2022-09-07T13:17:00Z">
              <w:r w:rsidRPr="00AE199D">
                <w:rPr>
                  <w:rFonts w:asciiTheme="minorHAnsi" w:eastAsiaTheme="minorHAnsi" w:hAnsiTheme="minorHAnsi" w:cstheme="minorBidi"/>
                  <w:sz w:val="22"/>
                  <w:szCs w:val="22"/>
                  <w:rPrChange w:id="6749" w:author="Nick.Tolimieri" w:date="2022-09-07T13:17:00Z">
                    <w:rPr>
                      <w:rFonts w:ascii="Calibri" w:hAnsi="Calibri" w:cs="Calibri"/>
                      <w:color w:val="000000"/>
                      <w:sz w:val="22"/>
                      <w:szCs w:val="22"/>
                    </w:rPr>
                  </w:rPrChange>
                </w:rPr>
                <w:t>1995</w:t>
              </w:r>
            </w:ins>
          </w:p>
        </w:tc>
        <w:tc>
          <w:tcPr>
            <w:tcW w:w="960" w:type="dxa"/>
            <w:noWrap/>
            <w:hideMark/>
          </w:tcPr>
          <w:p w:rsidR="00AE199D" w:rsidRPr="00AE199D" w:rsidRDefault="00AE199D" w:rsidP="00AE199D">
            <w:pPr>
              <w:ind w:firstLine="0"/>
              <w:rPr>
                <w:ins w:id="6750" w:author="Nick.Tolimieri" w:date="2022-09-07T13:17:00Z"/>
                <w:rFonts w:asciiTheme="minorHAnsi" w:eastAsiaTheme="minorHAnsi" w:hAnsiTheme="minorHAnsi" w:cstheme="minorBidi"/>
                <w:sz w:val="22"/>
                <w:szCs w:val="22"/>
                <w:rPrChange w:id="6751" w:author="Nick.Tolimieri" w:date="2022-09-07T13:17:00Z">
                  <w:rPr>
                    <w:ins w:id="6752" w:author="Nick.Tolimieri" w:date="2022-09-07T13:17:00Z"/>
                    <w:rFonts w:ascii="Calibri" w:hAnsi="Calibri" w:cs="Calibri"/>
                    <w:color w:val="000000"/>
                    <w:sz w:val="22"/>
                    <w:szCs w:val="22"/>
                  </w:rPr>
                </w:rPrChange>
              </w:rPr>
              <w:pPrChange w:id="6753" w:author="Nick.Tolimieri" w:date="2022-09-07T13:17:00Z">
                <w:pPr>
                  <w:jc w:val="right"/>
                </w:pPr>
              </w:pPrChange>
            </w:pPr>
            <w:ins w:id="6754" w:author="Nick.Tolimieri" w:date="2022-09-07T13:17:00Z">
              <w:r w:rsidRPr="00AE199D">
                <w:rPr>
                  <w:rFonts w:asciiTheme="minorHAnsi" w:eastAsiaTheme="minorHAnsi" w:hAnsiTheme="minorHAnsi" w:cstheme="minorBidi"/>
                  <w:sz w:val="22"/>
                  <w:szCs w:val="22"/>
                  <w:rPrChange w:id="6755"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6756" w:author="Nick.Tolimieri" w:date="2022-09-07T13:17:00Z"/>
                <w:rFonts w:asciiTheme="minorHAnsi" w:eastAsiaTheme="minorHAnsi" w:hAnsiTheme="minorHAnsi" w:cstheme="minorBidi"/>
                <w:sz w:val="22"/>
                <w:szCs w:val="22"/>
                <w:rPrChange w:id="6757" w:author="Nick.Tolimieri" w:date="2022-09-07T13:17:00Z">
                  <w:rPr>
                    <w:ins w:id="6758" w:author="Nick.Tolimieri" w:date="2022-09-07T13:17:00Z"/>
                    <w:rFonts w:ascii="Calibri" w:hAnsi="Calibri" w:cs="Calibri"/>
                    <w:color w:val="000000"/>
                    <w:sz w:val="22"/>
                    <w:szCs w:val="22"/>
                  </w:rPr>
                </w:rPrChange>
              </w:rPr>
              <w:pPrChange w:id="6759" w:author="Nick.Tolimieri" w:date="2022-09-07T13:17:00Z">
                <w:pPr>
                  <w:jc w:val="right"/>
                </w:pPr>
              </w:pPrChange>
            </w:pPr>
            <w:ins w:id="6760" w:author="Nick.Tolimieri" w:date="2022-09-07T13:17:00Z">
              <w:r w:rsidRPr="00AE199D">
                <w:rPr>
                  <w:rFonts w:asciiTheme="minorHAnsi" w:eastAsiaTheme="minorHAnsi" w:hAnsiTheme="minorHAnsi" w:cstheme="minorBidi"/>
                  <w:sz w:val="22"/>
                  <w:szCs w:val="22"/>
                  <w:rPrChange w:id="6761" w:author="Nick.Tolimieri" w:date="2022-09-07T13:17:00Z">
                    <w:rPr>
                      <w:rFonts w:ascii="Calibri" w:hAnsi="Calibri" w:cs="Calibri"/>
                      <w:color w:val="000000"/>
                      <w:sz w:val="22"/>
                      <w:szCs w:val="22"/>
                    </w:rPr>
                  </w:rPrChange>
                </w:rPr>
                <w:t>43</w:t>
              </w:r>
            </w:ins>
          </w:p>
        </w:tc>
        <w:tc>
          <w:tcPr>
            <w:tcW w:w="960" w:type="dxa"/>
            <w:noWrap/>
            <w:hideMark/>
          </w:tcPr>
          <w:p w:rsidR="00AE199D" w:rsidRPr="00AE199D" w:rsidRDefault="00AE199D" w:rsidP="00AE199D">
            <w:pPr>
              <w:ind w:firstLine="0"/>
              <w:rPr>
                <w:ins w:id="6762" w:author="Nick.Tolimieri" w:date="2022-09-07T13:17:00Z"/>
                <w:rFonts w:asciiTheme="minorHAnsi" w:eastAsiaTheme="minorHAnsi" w:hAnsiTheme="minorHAnsi" w:cstheme="minorBidi"/>
                <w:sz w:val="22"/>
                <w:szCs w:val="22"/>
                <w:rPrChange w:id="6763" w:author="Nick.Tolimieri" w:date="2022-09-07T13:17:00Z">
                  <w:rPr>
                    <w:ins w:id="6764" w:author="Nick.Tolimieri" w:date="2022-09-07T13:17:00Z"/>
                    <w:rFonts w:ascii="Calibri" w:hAnsi="Calibri" w:cs="Calibri"/>
                    <w:color w:val="000000"/>
                    <w:sz w:val="22"/>
                    <w:szCs w:val="22"/>
                  </w:rPr>
                </w:rPrChange>
              </w:rPr>
              <w:pPrChange w:id="6765" w:author="Nick.Tolimieri" w:date="2022-09-07T13:17:00Z">
                <w:pPr>
                  <w:jc w:val="right"/>
                </w:pPr>
              </w:pPrChange>
            </w:pPr>
            <w:ins w:id="6766" w:author="Nick.Tolimieri" w:date="2022-09-07T13:17:00Z">
              <w:r w:rsidRPr="00AE199D">
                <w:rPr>
                  <w:rFonts w:asciiTheme="minorHAnsi" w:eastAsiaTheme="minorHAnsi" w:hAnsiTheme="minorHAnsi" w:cstheme="minorBidi"/>
                  <w:sz w:val="22"/>
                  <w:szCs w:val="22"/>
                  <w:rPrChange w:id="6767" w:author="Nick.Tolimieri" w:date="2022-09-07T13:17:00Z">
                    <w:rPr>
                      <w:rFonts w:ascii="Calibri" w:hAnsi="Calibri" w:cs="Calibri"/>
                      <w:color w:val="000000"/>
                      <w:sz w:val="22"/>
                      <w:szCs w:val="22"/>
                    </w:rPr>
                  </w:rPrChange>
                </w:rPr>
                <w:t>3</w:t>
              </w:r>
            </w:ins>
          </w:p>
        </w:tc>
        <w:tc>
          <w:tcPr>
            <w:tcW w:w="960" w:type="dxa"/>
            <w:noWrap/>
            <w:hideMark/>
          </w:tcPr>
          <w:p w:rsidR="00AE199D" w:rsidRPr="00AE199D" w:rsidRDefault="00AE199D" w:rsidP="00AE199D">
            <w:pPr>
              <w:ind w:firstLine="0"/>
              <w:rPr>
                <w:ins w:id="6768" w:author="Nick.Tolimieri" w:date="2022-09-07T13:17:00Z"/>
                <w:rFonts w:asciiTheme="minorHAnsi" w:eastAsiaTheme="minorHAnsi" w:hAnsiTheme="minorHAnsi" w:cstheme="minorBidi"/>
                <w:sz w:val="22"/>
                <w:szCs w:val="22"/>
                <w:rPrChange w:id="6769" w:author="Nick.Tolimieri" w:date="2022-09-07T13:17:00Z">
                  <w:rPr>
                    <w:ins w:id="6770" w:author="Nick.Tolimieri" w:date="2022-09-07T13:17:00Z"/>
                    <w:rFonts w:ascii="Calibri" w:hAnsi="Calibri" w:cs="Calibri"/>
                    <w:color w:val="000000"/>
                    <w:sz w:val="22"/>
                    <w:szCs w:val="22"/>
                  </w:rPr>
                </w:rPrChange>
              </w:rPr>
              <w:pPrChange w:id="6771" w:author="Nick.Tolimieri" w:date="2022-09-07T13:17:00Z">
                <w:pPr>
                  <w:jc w:val="right"/>
                </w:pPr>
              </w:pPrChange>
            </w:pPr>
            <w:ins w:id="6772" w:author="Nick.Tolimieri" w:date="2022-09-07T13:17:00Z">
              <w:r w:rsidRPr="00AE199D">
                <w:rPr>
                  <w:rFonts w:asciiTheme="minorHAnsi" w:eastAsiaTheme="minorHAnsi" w:hAnsiTheme="minorHAnsi" w:cstheme="minorBidi"/>
                  <w:sz w:val="22"/>
                  <w:szCs w:val="22"/>
                  <w:rPrChange w:id="6773" w:author="Nick.Tolimieri" w:date="2022-09-07T13:17:00Z">
                    <w:rPr>
                      <w:rFonts w:ascii="Calibri" w:hAnsi="Calibri" w:cs="Calibri"/>
                      <w:color w:val="000000"/>
                      <w:sz w:val="22"/>
                      <w:szCs w:val="22"/>
                    </w:rPr>
                  </w:rPrChange>
                </w:rPr>
                <w:t>26</w:t>
              </w:r>
            </w:ins>
          </w:p>
        </w:tc>
        <w:tc>
          <w:tcPr>
            <w:tcW w:w="960" w:type="dxa"/>
            <w:noWrap/>
            <w:hideMark/>
          </w:tcPr>
          <w:p w:rsidR="00AE199D" w:rsidRPr="00AE199D" w:rsidRDefault="00AE199D" w:rsidP="00AE199D">
            <w:pPr>
              <w:ind w:firstLine="0"/>
              <w:rPr>
                <w:ins w:id="6774" w:author="Nick.Tolimieri" w:date="2022-09-07T13:17:00Z"/>
                <w:rFonts w:asciiTheme="minorHAnsi" w:eastAsiaTheme="minorHAnsi" w:hAnsiTheme="minorHAnsi" w:cstheme="minorBidi"/>
                <w:sz w:val="22"/>
                <w:szCs w:val="22"/>
                <w:rPrChange w:id="6775" w:author="Nick.Tolimieri" w:date="2022-09-07T13:17:00Z">
                  <w:rPr>
                    <w:ins w:id="6776" w:author="Nick.Tolimieri" w:date="2022-09-07T13:17:00Z"/>
                    <w:rFonts w:ascii="Calibri" w:hAnsi="Calibri" w:cs="Calibri"/>
                    <w:color w:val="000000"/>
                    <w:sz w:val="22"/>
                    <w:szCs w:val="22"/>
                  </w:rPr>
                </w:rPrChange>
              </w:rPr>
              <w:pPrChange w:id="6777" w:author="Nick.Tolimieri" w:date="2022-09-07T13:17:00Z">
                <w:pPr>
                  <w:jc w:val="right"/>
                </w:pPr>
              </w:pPrChange>
            </w:pPr>
            <w:ins w:id="6778" w:author="Nick.Tolimieri" w:date="2022-09-07T13:17:00Z">
              <w:r w:rsidRPr="00AE199D">
                <w:rPr>
                  <w:rFonts w:asciiTheme="minorHAnsi" w:eastAsiaTheme="minorHAnsi" w:hAnsiTheme="minorHAnsi" w:cstheme="minorBidi"/>
                  <w:sz w:val="22"/>
                  <w:szCs w:val="22"/>
                  <w:rPrChange w:id="6779"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780" w:author="Nick.Tolimieri" w:date="2022-09-07T13:17:00Z"/>
                <w:rFonts w:asciiTheme="minorHAnsi" w:eastAsiaTheme="minorHAnsi" w:hAnsiTheme="minorHAnsi" w:cstheme="minorBidi"/>
                <w:sz w:val="22"/>
                <w:szCs w:val="22"/>
                <w:rPrChange w:id="6781" w:author="Nick.Tolimieri" w:date="2022-09-07T13:17:00Z">
                  <w:rPr>
                    <w:ins w:id="6782" w:author="Nick.Tolimieri" w:date="2022-09-07T13:17:00Z"/>
                    <w:rFonts w:ascii="Calibri" w:hAnsi="Calibri" w:cs="Calibri"/>
                    <w:color w:val="000000"/>
                    <w:sz w:val="22"/>
                    <w:szCs w:val="22"/>
                  </w:rPr>
                </w:rPrChange>
              </w:rPr>
              <w:pPrChange w:id="6783" w:author="Nick.Tolimieri" w:date="2022-09-07T13:17:00Z">
                <w:pPr>
                  <w:jc w:val="right"/>
                </w:pPr>
              </w:pPrChange>
            </w:pPr>
            <w:ins w:id="6784" w:author="Nick.Tolimieri" w:date="2022-09-07T13:17:00Z">
              <w:r w:rsidRPr="00AE199D">
                <w:rPr>
                  <w:rFonts w:asciiTheme="minorHAnsi" w:eastAsiaTheme="minorHAnsi" w:hAnsiTheme="minorHAnsi" w:cstheme="minorBidi"/>
                  <w:sz w:val="22"/>
                  <w:szCs w:val="22"/>
                  <w:rPrChange w:id="6785" w:author="Nick.Tolimieri" w:date="2022-09-07T13:17:00Z">
                    <w:rPr>
                      <w:rFonts w:ascii="Calibri" w:hAnsi="Calibri" w:cs="Calibri"/>
                      <w:color w:val="000000"/>
                      <w:sz w:val="22"/>
                      <w:szCs w:val="22"/>
                    </w:rPr>
                  </w:rPrChange>
                </w:rPr>
                <w:t>14</w:t>
              </w:r>
            </w:ins>
          </w:p>
        </w:tc>
        <w:tc>
          <w:tcPr>
            <w:tcW w:w="960" w:type="dxa"/>
            <w:noWrap/>
            <w:hideMark/>
          </w:tcPr>
          <w:p w:rsidR="00AE199D" w:rsidRPr="00AE199D" w:rsidRDefault="00AE199D" w:rsidP="00AE199D">
            <w:pPr>
              <w:ind w:firstLine="0"/>
              <w:rPr>
                <w:ins w:id="6786" w:author="Nick.Tolimieri" w:date="2022-09-07T13:17:00Z"/>
                <w:rFonts w:asciiTheme="minorHAnsi" w:eastAsiaTheme="minorHAnsi" w:hAnsiTheme="minorHAnsi" w:cstheme="minorBidi"/>
                <w:sz w:val="22"/>
                <w:szCs w:val="22"/>
                <w:rPrChange w:id="6787" w:author="Nick.Tolimieri" w:date="2022-09-07T13:17:00Z">
                  <w:rPr>
                    <w:ins w:id="6788" w:author="Nick.Tolimieri" w:date="2022-09-07T13:17:00Z"/>
                    <w:rFonts w:ascii="Calibri" w:hAnsi="Calibri" w:cs="Calibri"/>
                    <w:color w:val="000000"/>
                    <w:sz w:val="22"/>
                    <w:szCs w:val="22"/>
                  </w:rPr>
                </w:rPrChange>
              </w:rPr>
              <w:pPrChange w:id="6789" w:author="Nick.Tolimieri" w:date="2022-09-07T13:17:00Z">
                <w:pPr>
                  <w:jc w:val="right"/>
                </w:pPr>
              </w:pPrChange>
            </w:pPr>
            <w:ins w:id="6790" w:author="Nick.Tolimieri" w:date="2022-09-07T13:17:00Z">
              <w:r w:rsidRPr="00AE199D">
                <w:rPr>
                  <w:rFonts w:asciiTheme="minorHAnsi" w:eastAsiaTheme="minorHAnsi" w:hAnsiTheme="minorHAnsi" w:cstheme="minorBidi"/>
                  <w:sz w:val="22"/>
                  <w:szCs w:val="22"/>
                  <w:rPrChange w:id="6791" w:author="Nick.Tolimieri" w:date="2022-09-07T13:17:00Z">
                    <w:rPr>
                      <w:rFonts w:ascii="Calibri" w:hAnsi="Calibri" w:cs="Calibri"/>
                      <w:color w:val="000000"/>
                      <w:sz w:val="22"/>
                      <w:szCs w:val="22"/>
                    </w:rPr>
                  </w:rPrChange>
                </w:rPr>
                <w:t>1.98</w:t>
              </w:r>
            </w:ins>
          </w:p>
        </w:tc>
        <w:tc>
          <w:tcPr>
            <w:tcW w:w="960" w:type="dxa"/>
            <w:noWrap/>
            <w:hideMark/>
          </w:tcPr>
          <w:p w:rsidR="00AE199D" w:rsidRPr="00AE199D" w:rsidRDefault="00AE199D" w:rsidP="00AE199D">
            <w:pPr>
              <w:ind w:firstLine="0"/>
              <w:rPr>
                <w:ins w:id="6792" w:author="Nick.Tolimieri" w:date="2022-09-07T13:17:00Z"/>
                <w:rFonts w:asciiTheme="minorHAnsi" w:eastAsiaTheme="minorHAnsi" w:hAnsiTheme="minorHAnsi" w:cstheme="minorBidi"/>
                <w:sz w:val="22"/>
                <w:szCs w:val="22"/>
                <w:rPrChange w:id="6793" w:author="Nick.Tolimieri" w:date="2022-09-07T13:17:00Z">
                  <w:rPr>
                    <w:ins w:id="6794" w:author="Nick.Tolimieri" w:date="2022-09-07T13:17:00Z"/>
                    <w:rFonts w:ascii="Calibri" w:hAnsi="Calibri" w:cs="Calibri"/>
                    <w:color w:val="000000"/>
                    <w:sz w:val="22"/>
                    <w:szCs w:val="22"/>
                  </w:rPr>
                </w:rPrChange>
              </w:rPr>
              <w:pPrChange w:id="6795" w:author="Nick.Tolimieri" w:date="2022-09-07T13:17:00Z">
                <w:pPr>
                  <w:jc w:val="right"/>
                </w:pPr>
              </w:pPrChange>
            </w:pPr>
            <w:ins w:id="6796" w:author="Nick.Tolimieri" w:date="2022-09-07T13:17:00Z">
              <w:r w:rsidRPr="00AE199D">
                <w:rPr>
                  <w:rFonts w:asciiTheme="minorHAnsi" w:eastAsiaTheme="minorHAnsi" w:hAnsiTheme="minorHAnsi" w:cstheme="minorBidi"/>
                  <w:sz w:val="22"/>
                  <w:szCs w:val="22"/>
                  <w:rPrChange w:id="6797" w:author="Nick.Tolimieri" w:date="2022-09-07T13:17:00Z">
                    <w:rPr>
                      <w:rFonts w:ascii="Calibri" w:hAnsi="Calibri" w:cs="Calibri"/>
                      <w:color w:val="000000"/>
                      <w:sz w:val="22"/>
                      <w:szCs w:val="22"/>
                    </w:rPr>
                  </w:rPrChange>
                </w:rPr>
                <w:t>0.53</w:t>
              </w:r>
            </w:ins>
          </w:p>
        </w:tc>
      </w:tr>
      <w:tr w:rsidR="00AE199D" w:rsidRPr="00AE199D" w:rsidTr="00AE199D">
        <w:trPr>
          <w:trHeight w:val="300"/>
          <w:ins w:id="6798" w:author="Nick.Tolimieri" w:date="2022-09-07T13:17:00Z"/>
        </w:trPr>
        <w:tc>
          <w:tcPr>
            <w:tcW w:w="960" w:type="dxa"/>
            <w:noWrap/>
            <w:hideMark/>
          </w:tcPr>
          <w:p w:rsidR="00AE199D" w:rsidRPr="00AE199D" w:rsidRDefault="00AE199D" w:rsidP="00AE199D">
            <w:pPr>
              <w:ind w:firstLine="0"/>
              <w:rPr>
                <w:ins w:id="6799" w:author="Nick.Tolimieri" w:date="2022-09-07T13:17:00Z"/>
                <w:rFonts w:asciiTheme="minorHAnsi" w:eastAsiaTheme="minorHAnsi" w:hAnsiTheme="minorHAnsi" w:cstheme="minorBidi"/>
                <w:sz w:val="22"/>
                <w:szCs w:val="22"/>
                <w:rPrChange w:id="6800" w:author="Nick.Tolimieri" w:date="2022-09-07T13:17:00Z">
                  <w:rPr>
                    <w:ins w:id="6801" w:author="Nick.Tolimieri" w:date="2022-09-07T13:17:00Z"/>
                    <w:rFonts w:ascii="Calibri" w:hAnsi="Calibri" w:cs="Calibri"/>
                    <w:color w:val="000000"/>
                    <w:sz w:val="22"/>
                    <w:szCs w:val="22"/>
                  </w:rPr>
                </w:rPrChange>
              </w:rPr>
              <w:pPrChange w:id="6802" w:author="Nick.Tolimieri" w:date="2022-09-07T13:17:00Z">
                <w:pPr/>
              </w:pPrChange>
            </w:pPr>
            <w:ins w:id="6803" w:author="Nick.Tolimieri" w:date="2022-09-07T13:17:00Z">
              <w:r w:rsidRPr="00AE199D">
                <w:rPr>
                  <w:rFonts w:asciiTheme="minorHAnsi" w:eastAsiaTheme="minorHAnsi" w:hAnsiTheme="minorHAnsi" w:cstheme="minorBidi"/>
                  <w:sz w:val="22"/>
                  <w:szCs w:val="22"/>
                  <w:rPrChange w:id="6804"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6805" w:author="Nick.Tolimieri" w:date="2022-09-07T13:17:00Z"/>
                <w:rFonts w:asciiTheme="minorHAnsi" w:eastAsiaTheme="minorHAnsi" w:hAnsiTheme="minorHAnsi" w:cstheme="minorBidi"/>
                <w:sz w:val="22"/>
                <w:szCs w:val="22"/>
                <w:rPrChange w:id="6806" w:author="Nick.Tolimieri" w:date="2022-09-07T13:17:00Z">
                  <w:rPr>
                    <w:ins w:id="6807" w:author="Nick.Tolimieri" w:date="2022-09-07T13:17:00Z"/>
                    <w:rFonts w:ascii="Calibri" w:hAnsi="Calibri" w:cs="Calibri"/>
                    <w:color w:val="000000"/>
                    <w:sz w:val="22"/>
                    <w:szCs w:val="22"/>
                  </w:rPr>
                </w:rPrChange>
              </w:rPr>
              <w:pPrChange w:id="6808" w:author="Nick.Tolimieri" w:date="2022-09-07T13:17:00Z">
                <w:pPr>
                  <w:jc w:val="right"/>
                </w:pPr>
              </w:pPrChange>
            </w:pPr>
            <w:ins w:id="6809" w:author="Nick.Tolimieri" w:date="2022-09-07T13:17:00Z">
              <w:r w:rsidRPr="00AE199D">
                <w:rPr>
                  <w:rFonts w:asciiTheme="minorHAnsi" w:eastAsiaTheme="minorHAnsi" w:hAnsiTheme="minorHAnsi" w:cstheme="minorBidi"/>
                  <w:sz w:val="22"/>
                  <w:szCs w:val="22"/>
                  <w:rPrChange w:id="6810" w:author="Nick.Tolimieri" w:date="2022-09-07T13:17:00Z">
                    <w:rPr>
                      <w:rFonts w:ascii="Calibri" w:hAnsi="Calibri" w:cs="Calibri"/>
                      <w:color w:val="000000"/>
                      <w:sz w:val="22"/>
                      <w:szCs w:val="22"/>
                    </w:rPr>
                  </w:rPrChange>
                </w:rPr>
                <w:t>1996</w:t>
              </w:r>
            </w:ins>
          </w:p>
        </w:tc>
        <w:tc>
          <w:tcPr>
            <w:tcW w:w="960" w:type="dxa"/>
            <w:noWrap/>
            <w:hideMark/>
          </w:tcPr>
          <w:p w:rsidR="00AE199D" w:rsidRPr="00AE199D" w:rsidRDefault="00AE199D" w:rsidP="00AE199D">
            <w:pPr>
              <w:ind w:firstLine="0"/>
              <w:rPr>
                <w:ins w:id="6811" w:author="Nick.Tolimieri" w:date="2022-09-07T13:17:00Z"/>
                <w:rFonts w:asciiTheme="minorHAnsi" w:eastAsiaTheme="minorHAnsi" w:hAnsiTheme="minorHAnsi" w:cstheme="minorBidi"/>
                <w:sz w:val="22"/>
                <w:szCs w:val="22"/>
                <w:rPrChange w:id="6812" w:author="Nick.Tolimieri" w:date="2022-09-07T13:17:00Z">
                  <w:rPr>
                    <w:ins w:id="6813" w:author="Nick.Tolimieri" w:date="2022-09-07T13:17:00Z"/>
                    <w:rFonts w:ascii="Calibri" w:hAnsi="Calibri" w:cs="Calibri"/>
                    <w:color w:val="000000"/>
                    <w:sz w:val="22"/>
                    <w:szCs w:val="22"/>
                  </w:rPr>
                </w:rPrChange>
              </w:rPr>
              <w:pPrChange w:id="6814" w:author="Nick.Tolimieri" w:date="2022-09-07T13:17:00Z">
                <w:pPr>
                  <w:jc w:val="right"/>
                </w:pPr>
              </w:pPrChange>
            </w:pPr>
            <w:ins w:id="6815" w:author="Nick.Tolimieri" w:date="2022-09-07T13:17:00Z">
              <w:r w:rsidRPr="00AE199D">
                <w:rPr>
                  <w:rFonts w:asciiTheme="minorHAnsi" w:eastAsiaTheme="minorHAnsi" w:hAnsiTheme="minorHAnsi" w:cstheme="minorBidi"/>
                  <w:sz w:val="22"/>
                  <w:szCs w:val="22"/>
                  <w:rPrChange w:id="6816"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6817" w:author="Nick.Tolimieri" w:date="2022-09-07T13:17:00Z"/>
                <w:rFonts w:asciiTheme="minorHAnsi" w:eastAsiaTheme="minorHAnsi" w:hAnsiTheme="minorHAnsi" w:cstheme="minorBidi"/>
                <w:sz w:val="22"/>
                <w:szCs w:val="22"/>
                <w:rPrChange w:id="6818" w:author="Nick.Tolimieri" w:date="2022-09-07T13:17:00Z">
                  <w:rPr>
                    <w:ins w:id="6819" w:author="Nick.Tolimieri" w:date="2022-09-07T13:17:00Z"/>
                    <w:rFonts w:ascii="Calibri" w:hAnsi="Calibri" w:cs="Calibri"/>
                    <w:color w:val="000000"/>
                    <w:sz w:val="22"/>
                    <w:szCs w:val="22"/>
                  </w:rPr>
                </w:rPrChange>
              </w:rPr>
              <w:pPrChange w:id="6820" w:author="Nick.Tolimieri" w:date="2022-09-07T13:17:00Z">
                <w:pPr>
                  <w:jc w:val="right"/>
                </w:pPr>
              </w:pPrChange>
            </w:pPr>
            <w:ins w:id="6821" w:author="Nick.Tolimieri" w:date="2022-09-07T13:17:00Z">
              <w:r w:rsidRPr="00AE199D">
                <w:rPr>
                  <w:rFonts w:asciiTheme="minorHAnsi" w:eastAsiaTheme="minorHAnsi" w:hAnsiTheme="minorHAnsi" w:cstheme="minorBidi"/>
                  <w:sz w:val="22"/>
                  <w:szCs w:val="22"/>
                  <w:rPrChange w:id="6822"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6823" w:author="Nick.Tolimieri" w:date="2022-09-07T13:17:00Z"/>
                <w:rFonts w:asciiTheme="minorHAnsi" w:eastAsiaTheme="minorHAnsi" w:hAnsiTheme="minorHAnsi" w:cstheme="minorBidi"/>
                <w:sz w:val="22"/>
                <w:szCs w:val="22"/>
                <w:rPrChange w:id="6824" w:author="Nick.Tolimieri" w:date="2022-09-07T13:17:00Z">
                  <w:rPr>
                    <w:ins w:id="6825" w:author="Nick.Tolimieri" w:date="2022-09-07T13:17:00Z"/>
                    <w:rFonts w:ascii="Calibri" w:hAnsi="Calibri" w:cs="Calibri"/>
                    <w:color w:val="000000"/>
                    <w:sz w:val="22"/>
                    <w:szCs w:val="22"/>
                  </w:rPr>
                </w:rPrChange>
              </w:rPr>
              <w:pPrChange w:id="6826" w:author="Nick.Tolimieri" w:date="2022-09-07T13:17:00Z">
                <w:pPr>
                  <w:jc w:val="right"/>
                </w:pPr>
              </w:pPrChange>
            </w:pPr>
            <w:ins w:id="6827" w:author="Nick.Tolimieri" w:date="2022-09-07T13:17:00Z">
              <w:r w:rsidRPr="00AE199D">
                <w:rPr>
                  <w:rFonts w:asciiTheme="minorHAnsi" w:eastAsiaTheme="minorHAnsi" w:hAnsiTheme="minorHAnsi" w:cstheme="minorBidi"/>
                  <w:sz w:val="22"/>
                  <w:szCs w:val="22"/>
                  <w:rPrChange w:id="6828"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6829" w:author="Nick.Tolimieri" w:date="2022-09-07T13:17:00Z"/>
                <w:rFonts w:asciiTheme="minorHAnsi" w:eastAsiaTheme="minorHAnsi" w:hAnsiTheme="minorHAnsi" w:cstheme="minorBidi"/>
                <w:sz w:val="22"/>
                <w:szCs w:val="22"/>
                <w:rPrChange w:id="6830" w:author="Nick.Tolimieri" w:date="2022-09-07T13:17:00Z">
                  <w:rPr>
                    <w:ins w:id="6831" w:author="Nick.Tolimieri" w:date="2022-09-07T13:17:00Z"/>
                    <w:rFonts w:ascii="Calibri" w:hAnsi="Calibri" w:cs="Calibri"/>
                    <w:color w:val="000000"/>
                    <w:sz w:val="22"/>
                    <w:szCs w:val="22"/>
                  </w:rPr>
                </w:rPrChange>
              </w:rPr>
              <w:pPrChange w:id="6832" w:author="Nick.Tolimieri" w:date="2022-09-07T13:17:00Z">
                <w:pPr>
                  <w:jc w:val="right"/>
                </w:pPr>
              </w:pPrChange>
            </w:pPr>
            <w:ins w:id="6833" w:author="Nick.Tolimieri" w:date="2022-09-07T13:17:00Z">
              <w:r w:rsidRPr="00AE199D">
                <w:rPr>
                  <w:rFonts w:asciiTheme="minorHAnsi" w:eastAsiaTheme="minorHAnsi" w:hAnsiTheme="minorHAnsi" w:cstheme="minorBidi"/>
                  <w:sz w:val="22"/>
                  <w:szCs w:val="22"/>
                  <w:rPrChange w:id="6834"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6835" w:author="Nick.Tolimieri" w:date="2022-09-07T13:17:00Z"/>
                <w:rFonts w:asciiTheme="minorHAnsi" w:eastAsiaTheme="minorHAnsi" w:hAnsiTheme="minorHAnsi" w:cstheme="minorBidi"/>
                <w:sz w:val="22"/>
                <w:szCs w:val="22"/>
                <w:rPrChange w:id="6836" w:author="Nick.Tolimieri" w:date="2022-09-07T13:17:00Z">
                  <w:rPr>
                    <w:ins w:id="6837" w:author="Nick.Tolimieri" w:date="2022-09-07T13:17:00Z"/>
                    <w:rFonts w:ascii="Calibri" w:hAnsi="Calibri" w:cs="Calibri"/>
                    <w:color w:val="000000"/>
                    <w:sz w:val="22"/>
                    <w:szCs w:val="22"/>
                  </w:rPr>
                </w:rPrChange>
              </w:rPr>
              <w:pPrChange w:id="6838" w:author="Nick.Tolimieri" w:date="2022-09-07T13:17:00Z">
                <w:pPr>
                  <w:jc w:val="right"/>
                </w:pPr>
              </w:pPrChange>
            </w:pPr>
            <w:ins w:id="6839" w:author="Nick.Tolimieri" w:date="2022-09-07T13:17:00Z">
              <w:r w:rsidRPr="00AE199D">
                <w:rPr>
                  <w:rFonts w:asciiTheme="minorHAnsi" w:eastAsiaTheme="minorHAnsi" w:hAnsiTheme="minorHAnsi" w:cstheme="minorBidi"/>
                  <w:sz w:val="22"/>
                  <w:szCs w:val="22"/>
                  <w:rPrChange w:id="6840"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6841" w:author="Nick.Tolimieri" w:date="2022-09-07T13:17:00Z"/>
                <w:rFonts w:asciiTheme="minorHAnsi" w:eastAsiaTheme="minorHAnsi" w:hAnsiTheme="minorHAnsi" w:cstheme="minorBidi"/>
                <w:sz w:val="22"/>
                <w:szCs w:val="22"/>
                <w:rPrChange w:id="6842" w:author="Nick.Tolimieri" w:date="2022-09-07T13:17:00Z">
                  <w:rPr>
                    <w:ins w:id="6843" w:author="Nick.Tolimieri" w:date="2022-09-07T13:17:00Z"/>
                    <w:rFonts w:ascii="Calibri" w:hAnsi="Calibri" w:cs="Calibri"/>
                    <w:color w:val="000000"/>
                    <w:sz w:val="22"/>
                    <w:szCs w:val="22"/>
                  </w:rPr>
                </w:rPrChange>
              </w:rPr>
              <w:pPrChange w:id="6844" w:author="Nick.Tolimieri" w:date="2022-09-07T13:17:00Z">
                <w:pPr>
                  <w:jc w:val="right"/>
                </w:pPr>
              </w:pPrChange>
            </w:pPr>
            <w:ins w:id="6845" w:author="Nick.Tolimieri" w:date="2022-09-07T13:17:00Z">
              <w:r w:rsidRPr="00AE199D">
                <w:rPr>
                  <w:rFonts w:asciiTheme="minorHAnsi" w:eastAsiaTheme="minorHAnsi" w:hAnsiTheme="minorHAnsi" w:cstheme="minorBidi"/>
                  <w:sz w:val="22"/>
                  <w:szCs w:val="22"/>
                  <w:rPrChange w:id="6846"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6847" w:author="Nick.Tolimieri" w:date="2022-09-07T13:17:00Z"/>
                <w:rFonts w:asciiTheme="minorHAnsi" w:eastAsiaTheme="minorHAnsi" w:hAnsiTheme="minorHAnsi" w:cstheme="minorBidi"/>
                <w:sz w:val="22"/>
                <w:szCs w:val="22"/>
                <w:rPrChange w:id="6848" w:author="Nick.Tolimieri" w:date="2022-09-07T13:17:00Z">
                  <w:rPr>
                    <w:ins w:id="6849" w:author="Nick.Tolimieri" w:date="2022-09-07T13:17:00Z"/>
                    <w:rFonts w:ascii="Calibri" w:hAnsi="Calibri" w:cs="Calibri"/>
                    <w:color w:val="000000"/>
                    <w:sz w:val="22"/>
                    <w:szCs w:val="22"/>
                  </w:rPr>
                </w:rPrChange>
              </w:rPr>
              <w:pPrChange w:id="6850" w:author="Nick.Tolimieri" w:date="2022-09-07T13:17:00Z">
                <w:pPr>
                  <w:jc w:val="right"/>
                </w:pPr>
              </w:pPrChange>
            </w:pPr>
            <w:ins w:id="6851" w:author="Nick.Tolimieri" w:date="2022-09-07T13:17:00Z">
              <w:r w:rsidRPr="00AE199D">
                <w:rPr>
                  <w:rFonts w:asciiTheme="minorHAnsi" w:eastAsiaTheme="minorHAnsi" w:hAnsiTheme="minorHAnsi" w:cstheme="minorBidi"/>
                  <w:sz w:val="22"/>
                  <w:szCs w:val="22"/>
                  <w:rPrChange w:id="6852" w:author="Nick.Tolimieri" w:date="2022-09-07T13:17:00Z">
                    <w:rPr>
                      <w:rFonts w:ascii="Calibri" w:hAnsi="Calibri" w:cs="Calibri"/>
                      <w:color w:val="000000"/>
                      <w:sz w:val="22"/>
                      <w:szCs w:val="22"/>
                    </w:rPr>
                  </w:rPrChange>
                </w:rPr>
                <w:t>1.58</w:t>
              </w:r>
            </w:ins>
          </w:p>
        </w:tc>
        <w:tc>
          <w:tcPr>
            <w:tcW w:w="960" w:type="dxa"/>
            <w:noWrap/>
            <w:hideMark/>
          </w:tcPr>
          <w:p w:rsidR="00AE199D" w:rsidRPr="00AE199D" w:rsidRDefault="00AE199D" w:rsidP="00AE199D">
            <w:pPr>
              <w:ind w:firstLine="0"/>
              <w:rPr>
                <w:ins w:id="6853" w:author="Nick.Tolimieri" w:date="2022-09-07T13:17:00Z"/>
                <w:rFonts w:asciiTheme="minorHAnsi" w:eastAsiaTheme="minorHAnsi" w:hAnsiTheme="minorHAnsi" w:cstheme="minorBidi"/>
                <w:sz w:val="22"/>
                <w:szCs w:val="22"/>
                <w:rPrChange w:id="6854" w:author="Nick.Tolimieri" w:date="2022-09-07T13:17:00Z">
                  <w:rPr>
                    <w:ins w:id="6855" w:author="Nick.Tolimieri" w:date="2022-09-07T13:17:00Z"/>
                    <w:rFonts w:ascii="Calibri" w:hAnsi="Calibri" w:cs="Calibri"/>
                    <w:color w:val="000000"/>
                    <w:sz w:val="22"/>
                    <w:szCs w:val="22"/>
                  </w:rPr>
                </w:rPrChange>
              </w:rPr>
              <w:pPrChange w:id="6856" w:author="Nick.Tolimieri" w:date="2022-09-07T13:17:00Z">
                <w:pPr>
                  <w:jc w:val="right"/>
                </w:pPr>
              </w:pPrChange>
            </w:pPr>
            <w:ins w:id="6857" w:author="Nick.Tolimieri" w:date="2022-09-07T13:17:00Z">
              <w:r w:rsidRPr="00AE199D">
                <w:rPr>
                  <w:rFonts w:asciiTheme="minorHAnsi" w:eastAsiaTheme="minorHAnsi" w:hAnsiTheme="minorHAnsi" w:cstheme="minorBidi"/>
                  <w:sz w:val="22"/>
                  <w:szCs w:val="22"/>
                  <w:rPrChange w:id="6858" w:author="Nick.Tolimieri" w:date="2022-09-07T13:17:00Z">
                    <w:rPr>
                      <w:rFonts w:ascii="Calibri" w:hAnsi="Calibri" w:cs="Calibri"/>
                      <w:color w:val="000000"/>
                      <w:sz w:val="22"/>
                      <w:szCs w:val="22"/>
                    </w:rPr>
                  </w:rPrChange>
                </w:rPr>
                <w:t>0.11</w:t>
              </w:r>
            </w:ins>
          </w:p>
        </w:tc>
      </w:tr>
      <w:tr w:rsidR="00AE199D" w:rsidRPr="00AE199D" w:rsidTr="00AE199D">
        <w:trPr>
          <w:trHeight w:val="300"/>
          <w:ins w:id="6859" w:author="Nick.Tolimieri" w:date="2022-09-07T13:17:00Z"/>
        </w:trPr>
        <w:tc>
          <w:tcPr>
            <w:tcW w:w="960" w:type="dxa"/>
            <w:noWrap/>
            <w:hideMark/>
          </w:tcPr>
          <w:p w:rsidR="00AE199D" w:rsidRPr="00AE199D" w:rsidRDefault="00AE199D" w:rsidP="00AE199D">
            <w:pPr>
              <w:ind w:firstLine="0"/>
              <w:rPr>
                <w:ins w:id="6860" w:author="Nick.Tolimieri" w:date="2022-09-07T13:17:00Z"/>
                <w:rFonts w:asciiTheme="minorHAnsi" w:eastAsiaTheme="minorHAnsi" w:hAnsiTheme="minorHAnsi" w:cstheme="minorBidi"/>
                <w:sz w:val="22"/>
                <w:szCs w:val="22"/>
                <w:rPrChange w:id="6861" w:author="Nick.Tolimieri" w:date="2022-09-07T13:17:00Z">
                  <w:rPr>
                    <w:ins w:id="6862" w:author="Nick.Tolimieri" w:date="2022-09-07T13:17:00Z"/>
                    <w:rFonts w:ascii="Calibri" w:hAnsi="Calibri" w:cs="Calibri"/>
                    <w:color w:val="000000"/>
                    <w:sz w:val="22"/>
                    <w:szCs w:val="22"/>
                  </w:rPr>
                </w:rPrChange>
              </w:rPr>
              <w:pPrChange w:id="6863" w:author="Nick.Tolimieri" w:date="2022-09-07T13:17:00Z">
                <w:pPr/>
              </w:pPrChange>
            </w:pPr>
            <w:ins w:id="6864" w:author="Nick.Tolimieri" w:date="2022-09-07T13:17:00Z">
              <w:r w:rsidRPr="00AE199D">
                <w:rPr>
                  <w:rFonts w:asciiTheme="minorHAnsi" w:eastAsiaTheme="minorHAnsi" w:hAnsiTheme="minorHAnsi" w:cstheme="minorBidi"/>
                  <w:sz w:val="22"/>
                  <w:szCs w:val="22"/>
                  <w:rPrChange w:id="6865"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6866" w:author="Nick.Tolimieri" w:date="2022-09-07T13:17:00Z"/>
                <w:rFonts w:asciiTheme="minorHAnsi" w:eastAsiaTheme="minorHAnsi" w:hAnsiTheme="minorHAnsi" w:cstheme="minorBidi"/>
                <w:sz w:val="22"/>
                <w:szCs w:val="22"/>
                <w:rPrChange w:id="6867" w:author="Nick.Tolimieri" w:date="2022-09-07T13:17:00Z">
                  <w:rPr>
                    <w:ins w:id="6868" w:author="Nick.Tolimieri" w:date="2022-09-07T13:17:00Z"/>
                    <w:rFonts w:ascii="Calibri" w:hAnsi="Calibri" w:cs="Calibri"/>
                    <w:color w:val="000000"/>
                    <w:sz w:val="22"/>
                    <w:szCs w:val="22"/>
                  </w:rPr>
                </w:rPrChange>
              </w:rPr>
              <w:pPrChange w:id="6869" w:author="Nick.Tolimieri" w:date="2022-09-07T13:17:00Z">
                <w:pPr>
                  <w:jc w:val="right"/>
                </w:pPr>
              </w:pPrChange>
            </w:pPr>
            <w:ins w:id="6870" w:author="Nick.Tolimieri" w:date="2022-09-07T13:17:00Z">
              <w:r w:rsidRPr="00AE199D">
                <w:rPr>
                  <w:rFonts w:asciiTheme="minorHAnsi" w:eastAsiaTheme="minorHAnsi" w:hAnsiTheme="minorHAnsi" w:cstheme="minorBidi"/>
                  <w:sz w:val="22"/>
                  <w:szCs w:val="22"/>
                  <w:rPrChange w:id="6871" w:author="Nick.Tolimieri" w:date="2022-09-07T13:17:00Z">
                    <w:rPr>
                      <w:rFonts w:ascii="Calibri" w:hAnsi="Calibri" w:cs="Calibri"/>
                      <w:color w:val="000000"/>
                      <w:sz w:val="22"/>
                      <w:szCs w:val="22"/>
                    </w:rPr>
                  </w:rPrChange>
                </w:rPr>
                <w:t>1997</w:t>
              </w:r>
            </w:ins>
          </w:p>
        </w:tc>
        <w:tc>
          <w:tcPr>
            <w:tcW w:w="960" w:type="dxa"/>
            <w:noWrap/>
            <w:hideMark/>
          </w:tcPr>
          <w:p w:rsidR="00AE199D" w:rsidRPr="00AE199D" w:rsidRDefault="00AE199D" w:rsidP="00AE199D">
            <w:pPr>
              <w:ind w:firstLine="0"/>
              <w:rPr>
                <w:ins w:id="6872" w:author="Nick.Tolimieri" w:date="2022-09-07T13:17:00Z"/>
                <w:rFonts w:asciiTheme="minorHAnsi" w:eastAsiaTheme="minorHAnsi" w:hAnsiTheme="minorHAnsi" w:cstheme="minorBidi"/>
                <w:sz w:val="22"/>
                <w:szCs w:val="22"/>
                <w:rPrChange w:id="6873" w:author="Nick.Tolimieri" w:date="2022-09-07T13:17:00Z">
                  <w:rPr>
                    <w:ins w:id="6874" w:author="Nick.Tolimieri" w:date="2022-09-07T13:17:00Z"/>
                    <w:rFonts w:ascii="Calibri" w:hAnsi="Calibri" w:cs="Calibri"/>
                    <w:color w:val="000000"/>
                    <w:sz w:val="22"/>
                    <w:szCs w:val="22"/>
                  </w:rPr>
                </w:rPrChange>
              </w:rPr>
              <w:pPrChange w:id="6875" w:author="Nick.Tolimieri" w:date="2022-09-07T13:17:00Z">
                <w:pPr>
                  <w:jc w:val="right"/>
                </w:pPr>
              </w:pPrChange>
            </w:pPr>
            <w:ins w:id="6876" w:author="Nick.Tolimieri" w:date="2022-09-07T13:17:00Z">
              <w:r w:rsidRPr="00AE199D">
                <w:rPr>
                  <w:rFonts w:asciiTheme="minorHAnsi" w:eastAsiaTheme="minorHAnsi" w:hAnsiTheme="minorHAnsi" w:cstheme="minorBidi"/>
                  <w:sz w:val="22"/>
                  <w:szCs w:val="22"/>
                  <w:rPrChange w:id="6877" w:author="Nick.Tolimieri" w:date="2022-09-07T13:17:00Z">
                    <w:rPr>
                      <w:rFonts w:ascii="Calibri" w:hAnsi="Calibri" w:cs="Calibri"/>
                      <w:color w:val="000000"/>
                      <w:sz w:val="22"/>
                      <w:szCs w:val="22"/>
                    </w:rPr>
                  </w:rPrChange>
                </w:rPr>
                <w:t>37</w:t>
              </w:r>
            </w:ins>
          </w:p>
        </w:tc>
        <w:tc>
          <w:tcPr>
            <w:tcW w:w="960" w:type="dxa"/>
            <w:noWrap/>
            <w:hideMark/>
          </w:tcPr>
          <w:p w:rsidR="00AE199D" w:rsidRPr="00AE199D" w:rsidRDefault="00AE199D" w:rsidP="00AE199D">
            <w:pPr>
              <w:ind w:firstLine="0"/>
              <w:rPr>
                <w:ins w:id="6878" w:author="Nick.Tolimieri" w:date="2022-09-07T13:17:00Z"/>
                <w:rFonts w:asciiTheme="minorHAnsi" w:eastAsiaTheme="minorHAnsi" w:hAnsiTheme="minorHAnsi" w:cstheme="minorBidi"/>
                <w:sz w:val="22"/>
                <w:szCs w:val="22"/>
                <w:rPrChange w:id="6879" w:author="Nick.Tolimieri" w:date="2022-09-07T13:17:00Z">
                  <w:rPr>
                    <w:ins w:id="6880" w:author="Nick.Tolimieri" w:date="2022-09-07T13:17:00Z"/>
                    <w:rFonts w:ascii="Calibri" w:hAnsi="Calibri" w:cs="Calibri"/>
                    <w:color w:val="000000"/>
                    <w:sz w:val="22"/>
                    <w:szCs w:val="22"/>
                  </w:rPr>
                </w:rPrChange>
              </w:rPr>
              <w:pPrChange w:id="6881" w:author="Nick.Tolimieri" w:date="2022-09-07T13:17:00Z">
                <w:pPr>
                  <w:jc w:val="right"/>
                </w:pPr>
              </w:pPrChange>
            </w:pPr>
            <w:ins w:id="6882" w:author="Nick.Tolimieri" w:date="2022-09-07T13:17:00Z">
              <w:r w:rsidRPr="00AE199D">
                <w:rPr>
                  <w:rFonts w:asciiTheme="minorHAnsi" w:eastAsiaTheme="minorHAnsi" w:hAnsiTheme="minorHAnsi" w:cstheme="minorBidi"/>
                  <w:sz w:val="22"/>
                  <w:szCs w:val="22"/>
                  <w:rPrChange w:id="6883" w:author="Nick.Tolimieri" w:date="2022-09-07T13:17:00Z">
                    <w:rPr>
                      <w:rFonts w:ascii="Calibri" w:hAnsi="Calibri" w:cs="Calibri"/>
                      <w:color w:val="000000"/>
                      <w:sz w:val="22"/>
                      <w:szCs w:val="22"/>
                    </w:rPr>
                  </w:rPrChange>
                </w:rPr>
                <w:t>128</w:t>
              </w:r>
            </w:ins>
          </w:p>
        </w:tc>
        <w:tc>
          <w:tcPr>
            <w:tcW w:w="960" w:type="dxa"/>
            <w:noWrap/>
            <w:hideMark/>
          </w:tcPr>
          <w:p w:rsidR="00AE199D" w:rsidRPr="00AE199D" w:rsidRDefault="00AE199D" w:rsidP="00AE199D">
            <w:pPr>
              <w:ind w:firstLine="0"/>
              <w:rPr>
                <w:ins w:id="6884" w:author="Nick.Tolimieri" w:date="2022-09-07T13:17:00Z"/>
                <w:rFonts w:asciiTheme="minorHAnsi" w:eastAsiaTheme="minorHAnsi" w:hAnsiTheme="minorHAnsi" w:cstheme="minorBidi"/>
                <w:sz w:val="22"/>
                <w:szCs w:val="22"/>
                <w:rPrChange w:id="6885" w:author="Nick.Tolimieri" w:date="2022-09-07T13:17:00Z">
                  <w:rPr>
                    <w:ins w:id="6886" w:author="Nick.Tolimieri" w:date="2022-09-07T13:17:00Z"/>
                    <w:rFonts w:ascii="Calibri" w:hAnsi="Calibri" w:cs="Calibri"/>
                    <w:color w:val="000000"/>
                    <w:sz w:val="22"/>
                    <w:szCs w:val="22"/>
                  </w:rPr>
                </w:rPrChange>
              </w:rPr>
              <w:pPrChange w:id="6887" w:author="Nick.Tolimieri" w:date="2022-09-07T13:17:00Z">
                <w:pPr>
                  <w:jc w:val="right"/>
                </w:pPr>
              </w:pPrChange>
            </w:pPr>
            <w:ins w:id="6888" w:author="Nick.Tolimieri" w:date="2022-09-07T13:17:00Z">
              <w:r w:rsidRPr="00AE199D">
                <w:rPr>
                  <w:rFonts w:asciiTheme="minorHAnsi" w:eastAsiaTheme="minorHAnsi" w:hAnsiTheme="minorHAnsi" w:cstheme="minorBidi"/>
                  <w:sz w:val="22"/>
                  <w:szCs w:val="22"/>
                  <w:rPrChange w:id="6889"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6890" w:author="Nick.Tolimieri" w:date="2022-09-07T13:17:00Z"/>
                <w:rFonts w:asciiTheme="minorHAnsi" w:eastAsiaTheme="minorHAnsi" w:hAnsiTheme="minorHAnsi" w:cstheme="minorBidi"/>
                <w:sz w:val="22"/>
                <w:szCs w:val="22"/>
                <w:rPrChange w:id="6891" w:author="Nick.Tolimieri" w:date="2022-09-07T13:17:00Z">
                  <w:rPr>
                    <w:ins w:id="6892" w:author="Nick.Tolimieri" w:date="2022-09-07T13:17:00Z"/>
                    <w:rFonts w:ascii="Calibri" w:hAnsi="Calibri" w:cs="Calibri"/>
                    <w:color w:val="000000"/>
                    <w:sz w:val="22"/>
                    <w:szCs w:val="22"/>
                  </w:rPr>
                </w:rPrChange>
              </w:rPr>
              <w:pPrChange w:id="6893" w:author="Nick.Tolimieri" w:date="2022-09-07T13:17:00Z">
                <w:pPr>
                  <w:jc w:val="right"/>
                </w:pPr>
              </w:pPrChange>
            </w:pPr>
            <w:ins w:id="6894" w:author="Nick.Tolimieri" w:date="2022-09-07T13:17:00Z">
              <w:r w:rsidRPr="00AE199D">
                <w:rPr>
                  <w:rFonts w:asciiTheme="minorHAnsi" w:eastAsiaTheme="minorHAnsi" w:hAnsiTheme="minorHAnsi" w:cstheme="minorBidi"/>
                  <w:sz w:val="22"/>
                  <w:szCs w:val="22"/>
                  <w:rPrChange w:id="6895" w:author="Nick.Tolimieri" w:date="2022-09-07T13:17:00Z">
                    <w:rPr>
                      <w:rFonts w:ascii="Calibri" w:hAnsi="Calibri" w:cs="Calibri"/>
                      <w:color w:val="000000"/>
                      <w:sz w:val="22"/>
                      <w:szCs w:val="22"/>
                    </w:rPr>
                  </w:rPrChange>
                </w:rPr>
                <w:t>110</w:t>
              </w:r>
            </w:ins>
          </w:p>
        </w:tc>
        <w:tc>
          <w:tcPr>
            <w:tcW w:w="960" w:type="dxa"/>
            <w:noWrap/>
            <w:hideMark/>
          </w:tcPr>
          <w:p w:rsidR="00AE199D" w:rsidRPr="00AE199D" w:rsidRDefault="00AE199D" w:rsidP="00AE199D">
            <w:pPr>
              <w:ind w:firstLine="0"/>
              <w:rPr>
                <w:ins w:id="6896" w:author="Nick.Tolimieri" w:date="2022-09-07T13:17:00Z"/>
                <w:rFonts w:asciiTheme="minorHAnsi" w:eastAsiaTheme="minorHAnsi" w:hAnsiTheme="minorHAnsi" w:cstheme="minorBidi"/>
                <w:sz w:val="22"/>
                <w:szCs w:val="22"/>
                <w:rPrChange w:id="6897" w:author="Nick.Tolimieri" w:date="2022-09-07T13:17:00Z">
                  <w:rPr>
                    <w:ins w:id="6898" w:author="Nick.Tolimieri" w:date="2022-09-07T13:17:00Z"/>
                    <w:rFonts w:ascii="Calibri" w:hAnsi="Calibri" w:cs="Calibri"/>
                    <w:color w:val="000000"/>
                    <w:sz w:val="22"/>
                    <w:szCs w:val="22"/>
                  </w:rPr>
                </w:rPrChange>
              </w:rPr>
              <w:pPrChange w:id="6899" w:author="Nick.Tolimieri" w:date="2022-09-07T13:17:00Z">
                <w:pPr>
                  <w:jc w:val="right"/>
                </w:pPr>
              </w:pPrChange>
            </w:pPr>
            <w:ins w:id="6900" w:author="Nick.Tolimieri" w:date="2022-09-07T13:17:00Z">
              <w:r w:rsidRPr="00AE199D">
                <w:rPr>
                  <w:rFonts w:asciiTheme="minorHAnsi" w:eastAsiaTheme="minorHAnsi" w:hAnsiTheme="minorHAnsi" w:cstheme="minorBidi"/>
                  <w:sz w:val="22"/>
                  <w:szCs w:val="22"/>
                  <w:rPrChange w:id="6901"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902" w:author="Nick.Tolimieri" w:date="2022-09-07T13:17:00Z"/>
                <w:rFonts w:asciiTheme="minorHAnsi" w:eastAsiaTheme="minorHAnsi" w:hAnsiTheme="minorHAnsi" w:cstheme="minorBidi"/>
                <w:sz w:val="22"/>
                <w:szCs w:val="22"/>
                <w:rPrChange w:id="6903" w:author="Nick.Tolimieri" w:date="2022-09-07T13:17:00Z">
                  <w:rPr>
                    <w:ins w:id="6904" w:author="Nick.Tolimieri" w:date="2022-09-07T13:17:00Z"/>
                    <w:rFonts w:ascii="Calibri" w:hAnsi="Calibri" w:cs="Calibri"/>
                    <w:color w:val="000000"/>
                    <w:sz w:val="22"/>
                    <w:szCs w:val="22"/>
                  </w:rPr>
                </w:rPrChange>
              </w:rPr>
              <w:pPrChange w:id="6905" w:author="Nick.Tolimieri" w:date="2022-09-07T13:17:00Z">
                <w:pPr>
                  <w:jc w:val="right"/>
                </w:pPr>
              </w:pPrChange>
            </w:pPr>
            <w:ins w:id="6906" w:author="Nick.Tolimieri" w:date="2022-09-07T13:17:00Z">
              <w:r w:rsidRPr="00AE199D">
                <w:rPr>
                  <w:rFonts w:asciiTheme="minorHAnsi" w:eastAsiaTheme="minorHAnsi" w:hAnsiTheme="minorHAnsi" w:cstheme="minorBidi"/>
                  <w:sz w:val="22"/>
                  <w:szCs w:val="22"/>
                  <w:rPrChange w:id="6907" w:author="Nick.Tolimieri" w:date="2022-09-07T13:17:00Z">
                    <w:rPr>
                      <w:rFonts w:ascii="Calibri" w:hAnsi="Calibri" w:cs="Calibri"/>
                      <w:color w:val="000000"/>
                      <w:sz w:val="22"/>
                      <w:szCs w:val="22"/>
                    </w:rPr>
                  </w:rPrChange>
                </w:rPr>
                <w:t>50</w:t>
              </w:r>
            </w:ins>
          </w:p>
        </w:tc>
        <w:tc>
          <w:tcPr>
            <w:tcW w:w="960" w:type="dxa"/>
            <w:noWrap/>
            <w:hideMark/>
          </w:tcPr>
          <w:p w:rsidR="00AE199D" w:rsidRPr="00AE199D" w:rsidRDefault="00AE199D" w:rsidP="00AE199D">
            <w:pPr>
              <w:ind w:firstLine="0"/>
              <w:rPr>
                <w:ins w:id="6908" w:author="Nick.Tolimieri" w:date="2022-09-07T13:17:00Z"/>
                <w:rFonts w:asciiTheme="minorHAnsi" w:eastAsiaTheme="minorHAnsi" w:hAnsiTheme="minorHAnsi" w:cstheme="minorBidi"/>
                <w:sz w:val="22"/>
                <w:szCs w:val="22"/>
                <w:rPrChange w:id="6909" w:author="Nick.Tolimieri" w:date="2022-09-07T13:17:00Z">
                  <w:rPr>
                    <w:ins w:id="6910" w:author="Nick.Tolimieri" w:date="2022-09-07T13:17:00Z"/>
                    <w:rFonts w:ascii="Calibri" w:hAnsi="Calibri" w:cs="Calibri"/>
                    <w:color w:val="000000"/>
                    <w:sz w:val="22"/>
                    <w:szCs w:val="22"/>
                  </w:rPr>
                </w:rPrChange>
              </w:rPr>
              <w:pPrChange w:id="6911" w:author="Nick.Tolimieri" w:date="2022-09-07T13:17:00Z">
                <w:pPr>
                  <w:jc w:val="right"/>
                </w:pPr>
              </w:pPrChange>
            </w:pPr>
            <w:ins w:id="6912" w:author="Nick.Tolimieri" w:date="2022-09-07T13:17:00Z">
              <w:r w:rsidRPr="00AE199D">
                <w:rPr>
                  <w:rFonts w:asciiTheme="minorHAnsi" w:eastAsiaTheme="minorHAnsi" w:hAnsiTheme="minorHAnsi" w:cstheme="minorBidi"/>
                  <w:sz w:val="22"/>
                  <w:szCs w:val="22"/>
                  <w:rPrChange w:id="6913" w:author="Nick.Tolimieri" w:date="2022-09-07T13:17:00Z">
                    <w:rPr>
                      <w:rFonts w:ascii="Calibri" w:hAnsi="Calibri" w:cs="Calibri"/>
                      <w:color w:val="000000"/>
                      <w:sz w:val="22"/>
                      <w:szCs w:val="22"/>
                    </w:rPr>
                  </w:rPrChange>
                </w:rPr>
                <w:t>1.97</w:t>
              </w:r>
            </w:ins>
          </w:p>
        </w:tc>
        <w:tc>
          <w:tcPr>
            <w:tcW w:w="960" w:type="dxa"/>
            <w:noWrap/>
            <w:hideMark/>
          </w:tcPr>
          <w:p w:rsidR="00AE199D" w:rsidRPr="00AE199D" w:rsidRDefault="00AE199D" w:rsidP="00AE199D">
            <w:pPr>
              <w:ind w:firstLine="0"/>
              <w:rPr>
                <w:ins w:id="6914" w:author="Nick.Tolimieri" w:date="2022-09-07T13:17:00Z"/>
                <w:rFonts w:asciiTheme="minorHAnsi" w:eastAsiaTheme="minorHAnsi" w:hAnsiTheme="minorHAnsi" w:cstheme="minorBidi"/>
                <w:sz w:val="22"/>
                <w:szCs w:val="22"/>
                <w:rPrChange w:id="6915" w:author="Nick.Tolimieri" w:date="2022-09-07T13:17:00Z">
                  <w:rPr>
                    <w:ins w:id="6916" w:author="Nick.Tolimieri" w:date="2022-09-07T13:17:00Z"/>
                    <w:rFonts w:ascii="Calibri" w:hAnsi="Calibri" w:cs="Calibri"/>
                    <w:color w:val="000000"/>
                    <w:sz w:val="22"/>
                    <w:szCs w:val="22"/>
                  </w:rPr>
                </w:rPrChange>
              </w:rPr>
              <w:pPrChange w:id="6917" w:author="Nick.Tolimieri" w:date="2022-09-07T13:17:00Z">
                <w:pPr>
                  <w:jc w:val="right"/>
                </w:pPr>
              </w:pPrChange>
            </w:pPr>
            <w:ins w:id="6918" w:author="Nick.Tolimieri" w:date="2022-09-07T13:17:00Z">
              <w:r w:rsidRPr="00AE199D">
                <w:rPr>
                  <w:rFonts w:asciiTheme="minorHAnsi" w:eastAsiaTheme="minorHAnsi" w:hAnsiTheme="minorHAnsi" w:cstheme="minorBidi"/>
                  <w:sz w:val="22"/>
                  <w:szCs w:val="22"/>
                  <w:rPrChange w:id="6919" w:author="Nick.Tolimieri" w:date="2022-09-07T13:17:00Z">
                    <w:rPr>
                      <w:rFonts w:ascii="Calibri" w:hAnsi="Calibri" w:cs="Calibri"/>
                      <w:color w:val="000000"/>
                      <w:sz w:val="22"/>
                      <w:szCs w:val="22"/>
                    </w:rPr>
                  </w:rPrChange>
                </w:rPr>
                <w:t>0.34</w:t>
              </w:r>
            </w:ins>
          </w:p>
        </w:tc>
      </w:tr>
      <w:tr w:rsidR="00AE199D" w:rsidRPr="00AE199D" w:rsidTr="00AE199D">
        <w:trPr>
          <w:trHeight w:val="300"/>
          <w:ins w:id="6920" w:author="Nick.Tolimieri" w:date="2022-09-07T13:17:00Z"/>
        </w:trPr>
        <w:tc>
          <w:tcPr>
            <w:tcW w:w="960" w:type="dxa"/>
            <w:noWrap/>
            <w:hideMark/>
          </w:tcPr>
          <w:p w:rsidR="00AE199D" w:rsidRPr="00AE199D" w:rsidRDefault="00AE199D" w:rsidP="00AE199D">
            <w:pPr>
              <w:ind w:firstLine="0"/>
              <w:rPr>
                <w:ins w:id="6921" w:author="Nick.Tolimieri" w:date="2022-09-07T13:17:00Z"/>
                <w:rFonts w:asciiTheme="minorHAnsi" w:eastAsiaTheme="minorHAnsi" w:hAnsiTheme="minorHAnsi" w:cstheme="minorBidi"/>
                <w:sz w:val="22"/>
                <w:szCs w:val="22"/>
                <w:rPrChange w:id="6922" w:author="Nick.Tolimieri" w:date="2022-09-07T13:17:00Z">
                  <w:rPr>
                    <w:ins w:id="6923" w:author="Nick.Tolimieri" w:date="2022-09-07T13:17:00Z"/>
                    <w:rFonts w:ascii="Calibri" w:hAnsi="Calibri" w:cs="Calibri"/>
                    <w:color w:val="000000"/>
                    <w:sz w:val="22"/>
                    <w:szCs w:val="22"/>
                  </w:rPr>
                </w:rPrChange>
              </w:rPr>
              <w:pPrChange w:id="6924" w:author="Nick.Tolimieri" w:date="2022-09-07T13:17:00Z">
                <w:pPr/>
              </w:pPrChange>
            </w:pPr>
            <w:ins w:id="6925" w:author="Nick.Tolimieri" w:date="2022-09-07T13:17:00Z">
              <w:r w:rsidRPr="00AE199D">
                <w:rPr>
                  <w:rFonts w:asciiTheme="minorHAnsi" w:eastAsiaTheme="minorHAnsi" w:hAnsiTheme="minorHAnsi" w:cstheme="minorBidi"/>
                  <w:sz w:val="22"/>
                  <w:szCs w:val="22"/>
                  <w:rPrChange w:id="6926"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6927" w:author="Nick.Tolimieri" w:date="2022-09-07T13:17:00Z"/>
                <w:rFonts w:asciiTheme="minorHAnsi" w:eastAsiaTheme="minorHAnsi" w:hAnsiTheme="minorHAnsi" w:cstheme="minorBidi"/>
                <w:sz w:val="22"/>
                <w:szCs w:val="22"/>
                <w:rPrChange w:id="6928" w:author="Nick.Tolimieri" w:date="2022-09-07T13:17:00Z">
                  <w:rPr>
                    <w:ins w:id="6929" w:author="Nick.Tolimieri" w:date="2022-09-07T13:17:00Z"/>
                    <w:rFonts w:ascii="Calibri" w:hAnsi="Calibri" w:cs="Calibri"/>
                    <w:color w:val="000000"/>
                    <w:sz w:val="22"/>
                    <w:szCs w:val="22"/>
                  </w:rPr>
                </w:rPrChange>
              </w:rPr>
              <w:pPrChange w:id="6930" w:author="Nick.Tolimieri" w:date="2022-09-07T13:17:00Z">
                <w:pPr>
                  <w:jc w:val="right"/>
                </w:pPr>
              </w:pPrChange>
            </w:pPr>
            <w:ins w:id="6931" w:author="Nick.Tolimieri" w:date="2022-09-07T13:17:00Z">
              <w:r w:rsidRPr="00AE199D">
                <w:rPr>
                  <w:rFonts w:asciiTheme="minorHAnsi" w:eastAsiaTheme="minorHAnsi" w:hAnsiTheme="minorHAnsi" w:cstheme="minorBidi"/>
                  <w:sz w:val="22"/>
                  <w:szCs w:val="22"/>
                  <w:rPrChange w:id="6932" w:author="Nick.Tolimieri" w:date="2022-09-07T13:17:00Z">
                    <w:rPr>
                      <w:rFonts w:ascii="Calibri" w:hAnsi="Calibri" w:cs="Calibri"/>
                      <w:color w:val="000000"/>
                      <w:sz w:val="22"/>
                      <w:szCs w:val="22"/>
                    </w:rPr>
                  </w:rPrChange>
                </w:rPr>
                <w:t>1998</w:t>
              </w:r>
            </w:ins>
          </w:p>
        </w:tc>
        <w:tc>
          <w:tcPr>
            <w:tcW w:w="960" w:type="dxa"/>
            <w:noWrap/>
            <w:hideMark/>
          </w:tcPr>
          <w:p w:rsidR="00AE199D" w:rsidRPr="00AE199D" w:rsidRDefault="00AE199D" w:rsidP="00AE199D">
            <w:pPr>
              <w:ind w:firstLine="0"/>
              <w:rPr>
                <w:ins w:id="6933" w:author="Nick.Tolimieri" w:date="2022-09-07T13:17:00Z"/>
                <w:rFonts w:asciiTheme="minorHAnsi" w:eastAsiaTheme="minorHAnsi" w:hAnsiTheme="minorHAnsi" w:cstheme="minorBidi"/>
                <w:sz w:val="22"/>
                <w:szCs w:val="22"/>
                <w:rPrChange w:id="6934" w:author="Nick.Tolimieri" w:date="2022-09-07T13:17:00Z">
                  <w:rPr>
                    <w:ins w:id="6935" w:author="Nick.Tolimieri" w:date="2022-09-07T13:17:00Z"/>
                    <w:rFonts w:ascii="Calibri" w:hAnsi="Calibri" w:cs="Calibri"/>
                    <w:color w:val="000000"/>
                    <w:sz w:val="22"/>
                    <w:szCs w:val="22"/>
                  </w:rPr>
                </w:rPrChange>
              </w:rPr>
              <w:pPrChange w:id="6936" w:author="Nick.Tolimieri" w:date="2022-09-07T13:17:00Z">
                <w:pPr>
                  <w:jc w:val="right"/>
                </w:pPr>
              </w:pPrChange>
            </w:pPr>
            <w:ins w:id="6937" w:author="Nick.Tolimieri" w:date="2022-09-07T13:17:00Z">
              <w:r w:rsidRPr="00AE199D">
                <w:rPr>
                  <w:rFonts w:asciiTheme="minorHAnsi" w:eastAsiaTheme="minorHAnsi" w:hAnsiTheme="minorHAnsi" w:cstheme="minorBidi"/>
                  <w:sz w:val="22"/>
                  <w:szCs w:val="22"/>
                  <w:rPrChange w:id="6938" w:author="Nick.Tolimieri" w:date="2022-09-07T13:17:00Z">
                    <w:rPr>
                      <w:rFonts w:ascii="Calibri" w:hAnsi="Calibri" w:cs="Calibri"/>
                      <w:color w:val="000000"/>
                      <w:sz w:val="22"/>
                      <w:szCs w:val="22"/>
                    </w:rPr>
                  </w:rPrChange>
                </w:rPr>
                <w:t>29</w:t>
              </w:r>
            </w:ins>
          </w:p>
        </w:tc>
        <w:tc>
          <w:tcPr>
            <w:tcW w:w="960" w:type="dxa"/>
            <w:noWrap/>
            <w:hideMark/>
          </w:tcPr>
          <w:p w:rsidR="00AE199D" w:rsidRPr="00AE199D" w:rsidRDefault="00AE199D" w:rsidP="00AE199D">
            <w:pPr>
              <w:ind w:firstLine="0"/>
              <w:rPr>
                <w:ins w:id="6939" w:author="Nick.Tolimieri" w:date="2022-09-07T13:17:00Z"/>
                <w:rFonts w:asciiTheme="minorHAnsi" w:eastAsiaTheme="minorHAnsi" w:hAnsiTheme="minorHAnsi" w:cstheme="minorBidi"/>
                <w:sz w:val="22"/>
                <w:szCs w:val="22"/>
                <w:rPrChange w:id="6940" w:author="Nick.Tolimieri" w:date="2022-09-07T13:17:00Z">
                  <w:rPr>
                    <w:ins w:id="6941" w:author="Nick.Tolimieri" w:date="2022-09-07T13:17:00Z"/>
                    <w:rFonts w:ascii="Calibri" w:hAnsi="Calibri" w:cs="Calibri"/>
                    <w:color w:val="000000"/>
                    <w:sz w:val="22"/>
                    <w:szCs w:val="22"/>
                  </w:rPr>
                </w:rPrChange>
              </w:rPr>
              <w:pPrChange w:id="6942" w:author="Nick.Tolimieri" w:date="2022-09-07T13:17:00Z">
                <w:pPr>
                  <w:jc w:val="right"/>
                </w:pPr>
              </w:pPrChange>
            </w:pPr>
            <w:ins w:id="6943" w:author="Nick.Tolimieri" w:date="2022-09-07T13:17:00Z">
              <w:r w:rsidRPr="00AE199D">
                <w:rPr>
                  <w:rFonts w:asciiTheme="minorHAnsi" w:eastAsiaTheme="minorHAnsi" w:hAnsiTheme="minorHAnsi" w:cstheme="minorBidi"/>
                  <w:sz w:val="22"/>
                  <w:szCs w:val="22"/>
                  <w:rPrChange w:id="6944" w:author="Nick.Tolimieri" w:date="2022-09-07T13:17:00Z">
                    <w:rPr>
                      <w:rFonts w:ascii="Calibri" w:hAnsi="Calibri" w:cs="Calibri"/>
                      <w:color w:val="000000"/>
                      <w:sz w:val="22"/>
                      <w:szCs w:val="22"/>
                    </w:rPr>
                  </w:rPrChange>
                </w:rPr>
                <w:t>123</w:t>
              </w:r>
            </w:ins>
          </w:p>
        </w:tc>
        <w:tc>
          <w:tcPr>
            <w:tcW w:w="960" w:type="dxa"/>
            <w:noWrap/>
            <w:hideMark/>
          </w:tcPr>
          <w:p w:rsidR="00AE199D" w:rsidRPr="00AE199D" w:rsidRDefault="00AE199D" w:rsidP="00AE199D">
            <w:pPr>
              <w:ind w:firstLine="0"/>
              <w:rPr>
                <w:ins w:id="6945" w:author="Nick.Tolimieri" w:date="2022-09-07T13:17:00Z"/>
                <w:rFonts w:asciiTheme="minorHAnsi" w:eastAsiaTheme="minorHAnsi" w:hAnsiTheme="minorHAnsi" w:cstheme="minorBidi"/>
                <w:sz w:val="22"/>
                <w:szCs w:val="22"/>
                <w:rPrChange w:id="6946" w:author="Nick.Tolimieri" w:date="2022-09-07T13:17:00Z">
                  <w:rPr>
                    <w:ins w:id="6947" w:author="Nick.Tolimieri" w:date="2022-09-07T13:17:00Z"/>
                    <w:rFonts w:ascii="Calibri" w:hAnsi="Calibri" w:cs="Calibri"/>
                    <w:color w:val="000000"/>
                    <w:sz w:val="22"/>
                    <w:szCs w:val="22"/>
                  </w:rPr>
                </w:rPrChange>
              </w:rPr>
              <w:pPrChange w:id="6948" w:author="Nick.Tolimieri" w:date="2022-09-07T13:17:00Z">
                <w:pPr>
                  <w:jc w:val="right"/>
                </w:pPr>
              </w:pPrChange>
            </w:pPr>
            <w:ins w:id="6949" w:author="Nick.Tolimieri" w:date="2022-09-07T13:17:00Z">
              <w:r w:rsidRPr="00AE199D">
                <w:rPr>
                  <w:rFonts w:asciiTheme="minorHAnsi" w:eastAsiaTheme="minorHAnsi" w:hAnsiTheme="minorHAnsi" w:cstheme="minorBidi"/>
                  <w:sz w:val="22"/>
                  <w:szCs w:val="22"/>
                  <w:rPrChange w:id="6950"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6951" w:author="Nick.Tolimieri" w:date="2022-09-07T13:17:00Z"/>
                <w:rFonts w:asciiTheme="minorHAnsi" w:eastAsiaTheme="minorHAnsi" w:hAnsiTheme="minorHAnsi" w:cstheme="minorBidi"/>
                <w:sz w:val="22"/>
                <w:szCs w:val="22"/>
                <w:rPrChange w:id="6952" w:author="Nick.Tolimieri" w:date="2022-09-07T13:17:00Z">
                  <w:rPr>
                    <w:ins w:id="6953" w:author="Nick.Tolimieri" w:date="2022-09-07T13:17:00Z"/>
                    <w:rFonts w:ascii="Calibri" w:hAnsi="Calibri" w:cs="Calibri"/>
                    <w:color w:val="000000"/>
                    <w:sz w:val="22"/>
                    <w:szCs w:val="22"/>
                  </w:rPr>
                </w:rPrChange>
              </w:rPr>
              <w:pPrChange w:id="6954" w:author="Nick.Tolimieri" w:date="2022-09-07T13:17:00Z">
                <w:pPr>
                  <w:jc w:val="right"/>
                </w:pPr>
              </w:pPrChange>
            </w:pPr>
            <w:ins w:id="6955" w:author="Nick.Tolimieri" w:date="2022-09-07T13:17:00Z">
              <w:r w:rsidRPr="00AE199D">
                <w:rPr>
                  <w:rFonts w:asciiTheme="minorHAnsi" w:eastAsiaTheme="minorHAnsi" w:hAnsiTheme="minorHAnsi" w:cstheme="minorBidi"/>
                  <w:sz w:val="22"/>
                  <w:szCs w:val="22"/>
                  <w:rPrChange w:id="6956" w:author="Nick.Tolimieri" w:date="2022-09-07T13:17:00Z">
                    <w:rPr>
                      <w:rFonts w:ascii="Calibri" w:hAnsi="Calibri" w:cs="Calibri"/>
                      <w:color w:val="000000"/>
                      <w:sz w:val="22"/>
                      <w:szCs w:val="22"/>
                    </w:rPr>
                  </w:rPrChange>
                </w:rPr>
                <w:t>108</w:t>
              </w:r>
            </w:ins>
          </w:p>
        </w:tc>
        <w:tc>
          <w:tcPr>
            <w:tcW w:w="960" w:type="dxa"/>
            <w:noWrap/>
            <w:hideMark/>
          </w:tcPr>
          <w:p w:rsidR="00AE199D" w:rsidRPr="00AE199D" w:rsidRDefault="00AE199D" w:rsidP="00AE199D">
            <w:pPr>
              <w:ind w:firstLine="0"/>
              <w:rPr>
                <w:ins w:id="6957" w:author="Nick.Tolimieri" w:date="2022-09-07T13:17:00Z"/>
                <w:rFonts w:asciiTheme="minorHAnsi" w:eastAsiaTheme="minorHAnsi" w:hAnsiTheme="minorHAnsi" w:cstheme="minorBidi"/>
                <w:sz w:val="22"/>
                <w:szCs w:val="22"/>
                <w:rPrChange w:id="6958" w:author="Nick.Tolimieri" w:date="2022-09-07T13:17:00Z">
                  <w:rPr>
                    <w:ins w:id="6959" w:author="Nick.Tolimieri" w:date="2022-09-07T13:17:00Z"/>
                    <w:rFonts w:ascii="Calibri" w:hAnsi="Calibri" w:cs="Calibri"/>
                    <w:color w:val="000000"/>
                    <w:sz w:val="22"/>
                    <w:szCs w:val="22"/>
                  </w:rPr>
                </w:rPrChange>
              </w:rPr>
              <w:pPrChange w:id="6960" w:author="Nick.Tolimieri" w:date="2022-09-07T13:17:00Z">
                <w:pPr>
                  <w:jc w:val="right"/>
                </w:pPr>
              </w:pPrChange>
            </w:pPr>
            <w:ins w:id="6961" w:author="Nick.Tolimieri" w:date="2022-09-07T13:17:00Z">
              <w:r w:rsidRPr="00AE199D">
                <w:rPr>
                  <w:rFonts w:asciiTheme="minorHAnsi" w:eastAsiaTheme="minorHAnsi" w:hAnsiTheme="minorHAnsi" w:cstheme="minorBidi"/>
                  <w:sz w:val="22"/>
                  <w:szCs w:val="22"/>
                  <w:rPrChange w:id="6962"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6963" w:author="Nick.Tolimieri" w:date="2022-09-07T13:17:00Z"/>
                <w:rFonts w:asciiTheme="minorHAnsi" w:eastAsiaTheme="minorHAnsi" w:hAnsiTheme="minorHAnsi" w:cstheme="minorBidi"/>
                <w:sz w:val="22"/>
                <w:szCs w:val="22"/>
                <w:rPrChange w:id="6964" w:author="Nick.Tolimieri" w:date="2022-09-07T13:17:00Z">
                  <w:rPr>
                    <w:ins w:id="6965" w:author="Nick.Tolimieri" w:date="2022-09-07T13:17:00Z"/>
                    <w:rFonts w:ascii="Calibri" w:hAnsi="Calibri" w:cs="Calibri"/>
                    <w:color w:val="000000"/>
                    <w:sz w:val="22"/>
                    <w:szCs w:val="22"/>
                  </w:rPr>
                </w:rPrChange>
              </w:rPr>
              <w:pPrChange w:id="6966" w:author="Nick.Tolimieri" w:date="2022-09-07T13:17:00Z">
                <w:pPr>
                  <w:jc w:val="right"/>
                </w:pPr>
              </w:pPrChange>
            </w:pPr>
            <w:ins w:id="6967" w:author="Nick.Tolimieri" w:date="2022-09-07T13:17:00Z">
              <w:r w:rsidRPr="00AE199D">
                <w:rPr>
                  <w:rFonts w:asciiTheme="minorHAnsi" w:eastAsiaTheme="minorHAnsi" w:hAnsiTheme="minorHAnsi" w:cstheme="minorBidi"/>
                  <w:sz w:val="22"/>
                  <w:szCs w:val="22"/>
                  <w:rPrChange w:id="6968" w:author="Nick.Tolimieri" w:date="2022-09-07T13:17:00Z">
                    <w:rPr>
                      <w:rFonts w:ascii="Calibri" w:hAnsi="Calibri" w:cs="Calibri"/>
                      <w:color w:val="000000"/>
                      <w:sz w:val="22"/>
                      <w:szCs w:val="22"/>
                    </w:rPr>
                  </w:rPrChange>
                </w:rPr>
                <w:t>44</w:t>
              </w:r>
            </w:ins>
          </w:p>
        </w:tc>
        <w:tc>
          <w:tcPr>
            <w:tcW w:w="960" w:type="dxa"/>
            <w:noWrap/>
            <w:hideMark/>
          </w:tcPr>
          <w:p w:rsidR="00AE199D" w:rsidRPr="00AE199D" w:rsidRDefault="00AE199D" w:rsidP="00AE199D">
            <w:pPr>
              <w:ind w:firstLine="0"/>
              <w:rPr>
                <w:ins w:id="6969" w:author="Nick.Tolimieri" w:date="2022-09-07T13:17:00Z"/>
                <w:rFonts w:asciiTheme="minorHAnsi" w:eastAsiaTheme="minorHAnsi" w:hAnsiTheme="minorHAnsi" w:cstheme="minorBidi"/>
                <w:sz w:val="22"/>
                <w:szCs w:val="22"/>
                <w:rPrChange w:id="6970" w:author="Nick.Tolimieri" w:date="2022-09-07T13:17:00Z">
                  <w:rPr>
                    <w:ins w:id="6971" w:author="Nick.Tolimieri" w:date="2022-09-07T13:17:00Z"/>
                    <w:rFonts w:ascii="Calibri" w:hAnsi="Calibri" w:cs="Calibri"/>
                    <w:color w:val="000000"/>
                    <w:sz w:val="22"/>
                    <w:szCs w:val="22"/>
                  </w:rPr>
                </w:rPrChange>
              </w:rPr>
              <w:pPrChange w:id="6972" w:author="Nick.Tolimieri" w:date="2022-09-07T13:17:00Z">
                <w:pPr>
                  <w:jc w:val="right"/>
                </w:pPr>
              </w:pPrChange>
            </w:pPr>
            <w:ins w:id="6973" w:author="Nick.Tolimieri" w:date="2022-09-07T13:17:00Z">
              <w:r w:rsidRPr="00AE199D">
                <w:rPr>
                  <w:rFonts w:asciiTheme="minorHAnsi" w:eastAsiaTheme="minorHAnsi" w:hAnsiTheme="minorHAnsi" w:cstheme="minorBidi"/>
                  <w:sz w:val="22"/>
                  <w:szCs w:val="22"/>
                  <w:rPrChange w:id="6974" w:author="Nick.Tolimieri" w:date="2022-09-07T13:17:00Z">
                    <w:rPr>
                      <w:rFonts w:ascii="Calibri" w:hAnsi="Calibri" w:cs="Calibri"/>
                      <w:color w:val="000000"/>
                      <w:sz w:val="22"/>
                      <w:szCs w:val="22"/>
                    </w:rPr>
                  </w:rPrChange>
                </w:rPr>
                <w:t>1.98</w:t>
              </w:r>
            </w:ins>
          </w:p>
        </w:tc>
        <w:tc>
          <w:tcPr>
            <w:tcW w:w="960" w:type="dxa"/>
            <w:noWrap/>
            <w:hideMark/>
          </w:tcPr>
          <w:p w:rsidR="00AE199D" w:rsidRPr="00AE199D" w:rsidRDefault="00AE199D" w:rsidP="00AE199D">
            <w:pPr>
              <w:ind w:firstLine="0"/>
              <w:rPr>
                <w:ins w:id="6975" w:author="Nick.Tolimieri" w:date="2022-09-07T13:17:00Z"/>
                <w:rFonts w:asciiTheme="minorHAnsi" w:eastAsiaTheme="minorHAnsi" w:hAnsiTheme="minorHAnsi" w:cstheme="minorBidi"/>
                <w:sz w:val="22"/>
                <w:szCs w:val="22"/>
                <w:rPrChange w:id="6976" w:author="Nick.Tolimieri" w:date="2022-09-07T13:17:00Z">
                  <w:rPr>
                    <w:ins w:id="6977" w:author="Nick.Tolimieri" w:date="2022-09-07T13:17:00Z"/>
                    <w:rFonts w:ascii="Calibri" w:hAnsi="Calibri" w:cs="Calibri"/>
                    <w:color w:val="000000"/>
                    <w:sz w:val="22"/>
                    <w:szCs w:val="22"/>
                  </w:rPr>
                </w:rPrChange>
              </w:rPr>
              <w:pPrChange w:id="6978" w:author="Nick.Tolimieri" w:date="2022-09-07T13:17:00Z">
                <w:pPr>
                  <w:jc w:val="right"/>
                </w:pPr>
              </w:pPrChange>
            </w:pPr>
            <w:ins w:id="6979" w:author="Nick.Tolimieri" w:date="2022-09-07T13:17:00Z">
              <w:r w:rsidRPr="00AE199D">
                <w:rPr>
                  <w:rFonts w:asciiTheme="minorHAnsi" w:eastAsiaTheme="minorHAnsi" w:hAnsiTheme="minorHAnsi" w:cstheme="minorBidi"/>
                  <w:sz w:val="22"/>
                  <w:szCs w:val="22"/>
                  <w:rPrChange w:id="6980" w:author="Nick.Tolimieri" w:date="2022-09-07T13:17:00Z">
                    <w:rPr>
                      <w:rFonts w:ascii="Calibri" w:hAnsi="Calibri" w:cs="Calibri"/>
                      <w:color w:val="000000"/>
                      <w:sz w:val="22"/>
                      <w:szCs w:val="22"/>
                    </w:rPr>
                  </w:rPrChange>
                </w:rPr>
                <w:t>0.26</w:t>
              </w:r>
            </w:ins>
          </w:p>
        </w:tc>
      </w:tr>
      <w:tr w:rsidR="00AE199D" w:rsidRPr="00AE199D" w:rsidTr="00AE199D">
        <w:trPr>
          <w:trHeight w:val="300"/>
          <w:ins w:id="6981" w:author="Nick.Tolimieri" w:date="2022-09-07T13:17:00Z"/>
        </w:trPr>
        <w:tc>
          <w:tcPr>
            <w:tcW w:w="960" w:type="dxa"/>
            <w:noWrap/>
            <w:hideMark/>
          </w:tcPr>
          <w:p w:rsidR="00AE199D" w:rsidRPr="00AE199D" w:rsidRDefault="00AE199D" w:rsidP="00AE199D">
            <w:pPr>
              <w:ind w:firstLine="0"/>
              <w:rPr>
                <w:ins w:id="6982" w:author="Nick.Tolimieri" w:date="2022-09-07T13:17:00Z"/>
                <w:rFonts w:asciiTheme="minorHAnsi" w:eastAsiaTheme="minorHAnsi" w:hAnsiTheme="minorHAnsi" w:cstheme="minorBidi"/>
                <w:sz w:val="22"/>
                <w:szCs w:val="22"/>
                <w:rPrChange w:id="6983" w:author="Nick.Tolimieri" w:date="2022-09-07T13:17:00Z">
                  <w:rPr>
                    <w:ins w:id="6984" w:author="Nick.Tolimieri" w:date="2022-09-07T13:17:00Z"/>
                    <w:rFonts w:ascii="Calibri" w:hAnsi="Calibri" w:cs="Calibri"/>
                    <w:color w:val="000000"/>
                    <w:sz w:val="22"/>
                    <w:szCs w:val="22"/>
                  </w:rPr>
                </w:rPrChange>
              </w:rPr>
              <w:pPrChange w:id="6985" w:author="Nick.Tolimieri" w:date="2022-09-07T13:17:00Z">
                <w:pPr/>
              </w:pPrChange>
            </w:pPr>
            <w:ins w:id="6986" w:author="Nick.Tolimieri" w:date="2022-09-07T13:17:00Z">
              <w:r w:rsidRPr="00AE199D">
                <w:rPr>
                  <w:rFonts w:asciiTheme="minorHAnsi" w:eastAsiaTheme="minorHAnsi" w:hAnsiTheme="minorHAnsi" w:cstheme="minorBidi"/>
                  <w:sz w:val="22"/>
                  <w:szCs w:val="22"/>
                  <w:rPrChange w:id="6987"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6988" w:author="Nick.Tolimieri" w:date="2022-09-07T13:17:00Z"/>
                <w:rFonts w:asciiTheme="minorHAnsi" w:eastAsiaTheme="minorHAnsi" w:hAnsiTheme="minorHAnsi" w:cstheme="minorBidi"/>
                <w:sz w:val="22"/>
                <w:szCs w:val="22"/>
                <w:rPrChange w:id="6989" w:author="Nick.Tolimieri" w:date="2022-09-07T13:17:00Z">
                  <w:rPr>
                    <w:ins w:id="6990" w:author="Nick.Tolimieri" w:date="2022-09-07T13:17:00Z"/>
                    <w:rFonts w:ascii="Calibri" w:hAnsi="Calibri" w:cs="Calibri"/>
                    <w:color w:val="000000"/>
                    <w:sz w:val="22"/>
                    <w:szCs w:val="22"/>
                  </w:rPr>
                </w:rPrChange>
              </w:rPr>
              <w:pPrChange w:id="6991" w:author="Nick.Tolimieri" w:date="2022-09-07T13:17:00Z">
                <w:pPr>
                  <w:jc w:val="right"/>
                </w:pPr>
              </w:pPrChange>
            </w:pPr>
            <w:ins w:id="6992" w:author="Nick.Tolimieri" w:date="2022-09-07T13:17:00Z">
              <w:r w:rsidRPr="00AE199D">
                <w:rPr>
                  <w:rFonts w:asciiTheme="minorHAnsi" w:eastAsiaTheme="minorHAnsi" w:hAnsiTheme="minorHAnsi" w:cstheme="minorBidi"/>
                  <w:sz w:val="22"/>
                  <w:szCs w:val="22"/>
                  <w:rPrChange w:id="6993" w:author="Nick.Tolimieri" w:date="2022-09-07T13:17:00Z">
                    <w:rPr>
                      <w:rFonts w:ascii="Calibri" w:hAnsi="Calibri" w:cs="Calibri"/>
                      <w:color w:val="000000"/>
                      <w:sz w:val="22"/>
                      <w:szCs w:val="22"/>
                    </w:rPr>
                  </w:rPrChange>
                </w:rPr>
                <w:t>1999</w:t>
              </w:r>
            </w:ins>
          </w:p>
        </w:tc>
        <w:tc>
          <w:tcPr>
            <w:tcW w:w="960" w:type="dxa"/>
            <w:noWrap/>
            <w:hideMark/>
          </w:tcPr>
          <w:p w:rsidR="00AE199D" w:rsidRPr="00AE199D" w:rsidRDefault="00AE199D" w:rsidP="00AE199D">
            <w:pPr>
              <w:ind w:firstLine="0"/>
              <w:rPr>
                <w:ins w:id="6994" w:author="Nick.Tolimieri" w:date="2022-09-07T13:17:00Z"/>
                <w:rFonts w:asciiTheme="minorHAnsi" w:eastAsiaTheme="minorHAnsi" w:hAnsiTheme="minorHAnsi" w:cstheme="minorBidi"/>
                <w:sz w:val="22"/>
                <w:szCs w:val="22"/>
                <w:rPrChange w:id="6995" w:author="Nick.Tolimieri" w:date="2022-09-07T13:17:00Z">
                  <w:rPr>
                    <w:ins w:id="6996" w:author="Nick.Tolimieri" w:date="2022-09-07T13:17:00Z"/>
                    <w:rFonts w:ascii="Calibri" w:hAnsi="Calibri" w:cs="Calibri"/>
                    <w:color w:val="000000"/>
                    <w:sz w:val="22"/>
                    <w:szCs w:val="22"/>
                  </w:rPr>
                </w:rPrChange>
              </w:rPr>
              <w:pPrChange w:id="6997" w:author="Nick.Tolimieri" w:date="2022-09-07T13:17:00Z">
                <w:pPr>
                  <w:jc w:val="right"/>
                </w:pPr>
              </w:pPrChange>
            </w:pPr>
            <w:ins w:id="6998" w:author="Nick.Tolimieri" w:date="2022-09-07T13:17:00Z">
              <w:r w:rsidRPr="00AE199D">
                <w:rPr>
                  <w:rFonts w:asciiTheme="minorHAnsi" w:eastAsiaTheme="minorHAnsi" w:hAnsiTheme="minorHAnsi" w:cstheme="minorBidi"/>
                  <w:sz w:val="22"/>
                  <w:szCs w:val="22"/>
                  <w:rPrChange w:id="6999" w:author="Nick.Tolimieri" w:date="2022-09-07T13:17:00Z">
                    <w:rPr>
                      <w:rFonts w:ascii="Calibri" w:hAnsi="Calibri" w:cs="Calibri"/>
                      <w:color w:val="000000"/>
                      <w:sz w:val="22"/>
                      <w:szCs w:val="22"/>
                    </w:rPr>
                  </w:rPrChange>
                </w:rPr>
                <w:t>3</w:t>
              </w:r>
            </w:ins>
          </w:p>
        </w:tc>
        <w:tc>
          <w:tcPr>
            <w:tcW w:w="960" w:type="dxa"/>
            <w:noWrap/>
            <w:hideMark/>
          </w:tcPr>
          <w:p w:rsidR="00AE199D" w:rsidRPr="00AE199D" w:rsidRDefault="00AE199D" w:rsidP="00AE199D">
            <w:pPr>
              <w:ind w:firstLine="0"/>
              <w:rPr>
                <w:ins w:id="7000" w:author="Nick.Tolimieri" w:date="2022-09-07T13:17:00Z"/>
                <w:rFonts w:asciiTheme="minorHAnsi" w:eastAsiaTheme="minorHAnsi" w:hAnsiTheme="minorHAnsi" w:cstheme="minorBidi"/>
                <w:sz w:val="22"/>
                <w:szCs w:val="22"/>
                <w:rPrChange w:id="7001" w:author="Nick.Tolimieri" w:date="2022-09-07T13:17:00Z">
                  <w:rPr>
                    <w:ins w:id="7002" w:author="Nick.Tolimieri" w:date="2022-09-07T13:17:00Z"/>
                    <w:rFonts w:ascii="Calibri" w:hAnsi="Calibri" w:cs="Calibri"/>
                    <w:color w:val="000000"/>
                    <w:sz w:val="22"/>
                    <w:szCs w:val="22"/>
                  </w:rPr>
                </w:rPrChange>
              </w:rPr>
              <w:pPrChange w:id="7003" w:author="Nick.Tolimieri" w:date="2022-09-07T13:17:00Z">
                <w:pPr>
                  <w:jc w:val="right"/>
                </w:pPr>
              </w:pPrChange>
            </w:pPr>
            <w:ins w:id="7004" w:author="Nick.Tolimieri" w:date="2022-09-07T13:17:00Z">
              <w:r w:rsidRPr="00AE199D">
                <w:rPr>
                  <w:rFonts w:asciiTheme="minorHAnsi" w:eastAsiaTheme="minorHAnsi" w:hAnsiTheme="minorHAnsi" w:cstheme="minorBidi"/>
                  <w:sz w:val="22"/>
                  <w:szCs w:val="22"/>
                  <w:rPrChange w:id="700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006" w:author="Nick.Tolimieri" w:date="2022-09-07T13:17:00Z"/>
                <w:rFonts w:asciiTheme="minorHAnsi" w:eastAsiaTheme="minorHAnsi" w:hAnsiTheme="minorHAnsi" w:cstheme="minorBidi"/>
                <w:sz w:val="22"/>
                <w:szCs w:val="22"/>
                <w:rPrChange w:id="7007" w:author="Nick.Tolimieri" w:date="2022-09-07T13:17:00Z">
                  <w:rPr>
                    <w:ins w:id="7008" w:author="Nick.Tolimieri" w:date="2022-09-07T13:17:00Z"/>
                    <w:rFonts w:ascii="Calibri" w:hAnsi="Calibri" w:cs="Calibri"/>
                    <w:color w:val="000000"/>
                    <w:sz w:val="22"/>
                    <w:szCs w:val="22"/>
                  </w:rPr>
                </w:rPrChange>
              </w:rPr>
              <w:pPrChange w:id="7009" w:author="Nick.Tolimieri" w:date="2022-09-07T13:17:00Z">
                <w:pPr>
                  <w:jc w:val="right"/>
                </w:pPr>
              </w:pPrChange>
            </w:pPr>
            <w:ins w:id="7010" w:author="Nick.Tolimieri" w:date="2022-09-07T13:17:00Z">
              <w:r w:rsidRPr="00AE199D">
                <w:rPr>
                  <w:rFonts w:asciiTheme="minorHAnsi" w:eastAsiaTheme="minorHAnsi" w:hAnsiTheme="minorHAnsi" w:cstheme="minorBidi"/>
                  <w:sz w:val="22"/>
                  <w:szCs w:val="22"/>
                  <w:rPrChange w:id="701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012" w:author="Nick.Tolimieri" w:date="2022-09-07T13:17:00Z"/>
                <w:rFonts w:asciiTheme="minorHAnsi" w:eastAsiaTheme="minorHAnsi" w:hAnsiTheme="minorHAnsi" w:cstheme="minorBidi"/>
                <w:sz w:val="22"/>
                <w:szCs w:val="22"/>
                <w:rPrChange w:id="7013" w:author="Nick.Tolimieri" w:date="2022-09-07T13:17:00Z">
                  <w:rPr>
                    <w:ins w:id="7014" w:author="Nick.Tolimieri" w:date="2022-09-07T13:17:00Z"/>
                    <w:rFonts w:ascii="Calibri" w:hAnsi="Calibri" w:cs="Calibri"/>
                    <w:color w:val="000000"/>
                    <w:sz w:val="22"/>
                    <w:szCs w:val="22"/>
                  </w:rPr>
                </w:rPrChange>
              </w:rPr>
              <w:pPrChange w:id="7015" w:author="Nick.Tolimieri" w:date="2022-09-07T13:17:00Z">
                <w:pPr>
                  <w:jc w:val="right"/>
                </w:pPr>
              </w:pPrChange>
            </w:pPr>
            <w:ins w:id="7016" w:author="Nick.Tolimieri" w:date="2022-09-07T13:17:00Z">
              <w:r w:rsidRPr="00AE199D">
                <w:rPr>
                  <w:rFonts w:asciiTheme="minorHAnsi" w:eastAsiaTheme="minorHAnsi" w:hAnsiTheme="minorHAnsi" w:cstheme="minorBidi"/>
                  <w:sz w:val="22"/>
                  <w:szCs w:val="22"/>
                  <w:rPrChange w:id="701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018" w:author="Nick.Tolimieri" w:date="2022-09-07T13:17:00Z"/>
                <w:rFonts w:asciiTheme="minorHAnsi" w:eastAsiaTheme="minorHAnsi" w:hAnsiTheme="minorHAnsi" w:cstheme="minorBidi"/>
                <w:sz w:val="22"/>
                <w:szCs w:val="22"/>
                <w:rPrChange w:id="7019" w:author="Nick.Tolimieri" w:date="2022-09-07T13:17:00Z">
                  <w:rPr>
                    <w:ins w:id="7020" w:author="Nick.Tolimieri" w:date="2022-09-07T13:17:00Z"/>
                    <w:rFonts w:ascii="Calibri" w:hAnsi="Calibri" w:cs="Calibri"/>
                    <w:color w:val="000000"/>
                    <w:sz w:val="22"/>
                    <w:szCs w:val="22"/>
                  </w:rPr>
                </w:rPrChange>
              </w:rPr>
              <w:pPrChange w:id="7021" w:author="Nick.Tolimieri" w:date="2022-09-07T13:17:00Z">
                <w:pPr/>
              </w:pPrChange>
            </w:pPr>
            <w:ins w:id="7022" w:author="Nick.Tolimieri" w:date="2022-09-07T13:17:00Z">
              <w:r w:rsidRPr="00AE199D">
                <w:rPr>
                  <w:rFonts w:asciiTheme="minorHAnsi" w:eastAsiaTheme="minorHAnsi" w:hAnsiTheme="minorHAnsi" w:cstheme="minorBidi"/>
                  <w:sz w:val="22"/>
                  <w:szCs w:val="22"/>
                  <w:rPrChange w:id="702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024" w:author="Nick.Tolimieri" w:date="2022-09-07T13:17:00Z"/>
                <w:rFonts w:asciiTheme="minorHAnsi" w:eastAsiaTheme="minorHAnsi" w:hAnsiTheme="minorHAnsi" w:cstheme="minorBidi"/>
                <w:sz w:val="22"/>
                <w:szCs w:val="22"/>
                <w:rPrChange w:id="7025" w:author="Nick.Tolimieri" w:date="2022-09-07T13:17:00Z">
                  <w:rPr>
                    <w:ins w:id="7026" w:author="Nick.Tolimieri" w:date="2022-09-07T13:17:00Z"/>
                    <w:rFonts w:ascii="Calibri" w:hAnsi="Calibri" w:cs="Calibri"/>
                    <w:color w:val="000000"/>
                    <w:sz w:val="22"/>
                    <w:szCs w:val="22"/>
                  </w:rPr>
                </w:rPrChange>
              </w:rPr>
              <w:pPrChange w:id="7027" w:author="Nick.Tolimieri" w:date="2022-09-07T13:17:00Z">
                <w:pPr/>
              </w:pPrChange>
            </w:pPr>
            <w:ins w:id="7028" w:author="Nick.Tolimieri" w:date="2022-09-07T13:17:00Z">
              <w:r w:rsidRPr="00AE199D">
                <w:rPr>
                  <w:rFonts w:asciiTheme="minorHAnsi" w:eastAsiaTheme="minorHAnsi" w:hAnsiTheme="minorHAnsi" w:cstheme="minorBidi"/>
                  <w:sz w:val="22"/>
                  <w:szCs w:val="22"/>
                  <w:rPrChange w:id="702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030" w:author="Nick.Tolimieri" w:date="2022-09-07T13:17:00Z"/>
                <w:rFonts w:asciiTheme="minorHAnsi" w:eastAsiaTheme="minorHAnsi" w:hAnsiTheme="minorHAnsi" w:cstheme="minorBidi"/>
                <w:sz w:val="22"/>
                <w:szCs w:val="22"/>
                <w:rPrChange w:id="7031" w:author="Nick.Tolimieri" w:date="2022-09-07T13:17:00Z">
                  <w:rPr>
                    <w:ins w:id="7032" w:author="Nick.Tolimieri" w:date="2022-09-07T13:17:00Z"/>
                    <w:rFonts w:ascii="Calibri" w:hAnsi="Calibri" w:cs="Calibri"/>
                    <w:color w:val="000000"/>
                    <w:sz w:val="22"/>
                    <w:szCs w:val="22"/>
                  </w:rPr>
                </w:rPrChange>
              </w:rPr>
              <w:pPrChange w:id="7033" w:author="Nick.Tolimieri" w:date="2022-09-07T13:17:00Z">
                <w:pPr/>
              </w:pPrChange>
            </w:pPr>
            <w:ins w:id="7034" w:author="Nick.Tolimieri" w:date="2022-09-07T13:17:00Z">
              <w:r w:rsidRPr="00AE199D">
                <w:rPr>
                  <w:rFonts w:asciiTheme="minorHAnsi" w:eastAsiaTheme="minorHAnsi" w:hAnsiTheme="minorHAnsi" w:cstheme="minorBidi"/>
                  <w:sz w:val="22"/>
                  <w:szCs w:val="22"/>
                  <w:rPrChange w:id="703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036" w:author="Nick.Tolimieri" w:date="2022-09-07T13:17:00Z"/>
                <w:rFonts w:asciiTheme="minorHAnsi" w:eastAsiaTheme="minorHAnsi" w:hAnsiTheme="minorHAnsi" w:cstheme="minorBidi"/>
                <w:sz w:val="22"/>
                <w:szCs w:val="22"/>
                <w:rPrChange w:id="7037" w:author="Nick.Tolimieri" w:date="2022-09-07T13:17:00Z">
                  <w:rPr>
                    <w:ins w:id="7038" w:author="Nick.Tolimieri" w:date="2022-09-07T13:17:00Z"/>
                    <w:rFonts w:ascii="Calibri" w:hAnsi="Calibri" w:cs="Calibri"/>
                    <w:color w:val="000000"/>
                    <w:sz w:val="22"/>
                    <w:szCs w:val="22"/>
                  </w:rPr>
                </w:rPrChange>
              </w:rPr>
              <w:pPrChange w:id="7039" w:author="Nick.Tolimieri" w:date="2022-09-07T13:17:00Z">
                <w:pPr/>
              </w:pPrChange>
            </w:pPr>
            <w:ins w:id="7040" w:author="Nick.Tolimieri" w:date="2022-09-07T13:17:00Z">
              <w:r w:rsidRPr="00AE199D">
                <w:rPr>
                  <w:rFonts w:asciiTheme="minorHAnsi" w:eastAsiaTheme="minorHAnsi" w:hAnsiTheme="minorHAnsi" w:cstheme="minorBidi"/>
                  <w:sz w:val="22"/>
                  <w:szCs w:val="22"/>
                  <w:rPrChange w:id="7041" w:author="Nick.Tolimieri" w:date="2022-09-07T13:17:00Z">
                    <w:rPr>
                      <w:rFonts w:ascii="Calibri" w:hAnsi="Calibri" w:cs="Calibri"/>
                      <w:color w:val="000000"/>
                      <w:sz w:val="22"/>
                      <w:szCs w:val="22"/>
                    </w:rPr>
                  </w:rPrChange>
                </w:rPr>
                <w:t>NA</w:t>
              </w:r>
            </w:ins>
          </w:p>
        </w:tc>
      </w:tr>
      <w:tr w:rsidR="00AE199D" w:rsidRPr="00AE199D" w:rsidTr="00AE199D">
        <w:trPr>
          <w:trHeight w:val="300"/>
          <w:ins w:id="7042" w:author="Nick.Tolimieri" w:date="2022-09-07T13:17:00Z"/>
        </w:trPr>
        <w:tc>
          <w:tcPr>
            <w:tcW w:w="960" w:type="dxa"/>
            <w:noWrap/>
            <w:hideMark/>
          </w:tcPr>
          <w:p w:rsidR="00AE199D" w:rsidRPr="00AE199D" w:rsidRDefault="00AE199D" w:rsidP="00AE199D">
            <w:pPr>
              <w:ind w:firstLine="0"/>
              <w:rPr>
                <w:ins w:id="7043" w:author="Nick.Tolimieri" w:date="2022-09-07T13:17:00Z"/>
                <w:rFonts w:asciiTheme="minorHAnsi" w:eastAsiaTheme="minorHAnsi" w:hAnsiTheme="minorHAnsi" w:cstheme="minorBidi"/>
                <w:sz w:val="22"/>
                <w:szCs w:val="22"/>
                <w:rPrChange w:id="7044" w:author="Nick.Tolimieri" w:date="2022-09-07T13:17:00Z">
                  <w:rPr>
                    <w:ins w:id="7045" w:author="Nick.Tolimieri" w:date="2022-09-07T13:17:00Z"/>
                    <w:rFonts w:ascii="Calibri" w:hAnsi="Calibri" w:cs="Calibri"/>
                    <w:color w:val="000000"/>
                    <w:sz w:val="22"/>
                    <w:szCs w:val="22"/>
                  </w:rPr>
                </w:rPrChange>
              </w:rPr>
              <w:pPrChange w:id="7046" w:author="Nick.Tolimieri" w:date="2022-09-07T13:17:00Z">
                <w:pPr/>
              </w:pPrChange>
            </w:pPr>
            <w:ins w:id="7047" w:author="Nick.Tolimieri" w:date="2022-09-07T13:17:00Z">
              <w:r w:rsidRPr="00AE199D">
                <w:rPr>
                  <w:rFonts w:asciiTheme="minorHAnsi" w:eastAsiaTheme="minorHAnsi" w:hAnsiTheme="minorHAnsi" w:cstheme="minorBidi"/>
                  <w:sz w:val="22"/>
                  <w:szCs w:val="22"/>
                  <w:rPrChange w:id="7048"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049" w:author="Nick.Tolimieri" w:date="2022-09-07T13:17:00Z"/>
                <w:rFonts w:asciiTheme="minorHAnsi" w:eastAsiaTheme="minorHAnsi" w:hAnsiTheme="minorHAnsi" w:cstheme="minorBidi"/>
                <w:sz w:val="22"/>
                <w:szCs w:val="22"/>
                <w:rPrChange w:id="7050" w:author="Nick.Tolimieri" w:date="2022-09-07T13:17:00Z">
                  <w:rPr>
                    <w:ins w:id="7051" w:author="Nick.Tolimieri" w:date="2022-09-07T13:17:00Z"/>
                    <w:rFonts w:ascii="Calibri" w:hAnsi="Calibri" w:cs="Calibri"/>
                    <w:color w:val="000000"/>
                    <w:sz w:val="22"/>
                    <w:szCs w:val="22"/>
                  </w:rPr>
                </w:rPrChange>
              </w:rPr>
              <w:pPrChange w:id="7052" w:author="Nick.Tolimieri" w:date="2022-09-07T13:17:00Z">
                <w:pPr>
                  <w:jc w:val="right"/>
                </w:pPr>
              </w:pPrChange>
            </w:pPr>
            <w:ins w:id="7053" w:author="Nick.Tolimieri" w:date="2022-09-07T13:17:00Z">
              <w:r w:rsidRPr="00AE199D">
                <w:rPr>
                  <w:rFonts w:asciiTheme="minorHAnsi" w:eastAsiaTheme="minorHAnsi" w:hAnsiTheme="minorHAnsi" w:cstheme="minorBidi"/>
                  <w:sz w:val="22"/>
                  <w:szCs w:val="22"/>
                  <w:rPrChange w:id="7054" w:author="Nick.Tolimieri" w:date="2022-09-07T13:17:00Z">
                    <w:rPr>
                      <w:rFonts w:ascii="Calibri" w:hAnsi="Calibri" w:cs="Calibri"/>
                      <w:color w:val="000000"/>
                      <w:sz w:val="22"/>
                      <w:szCs w:val="22"/>
                    </w:rPr>
                  </w:rPrChange>
                </w:rPr>
                <w:t>2000</w:t>
              </w:r>
            </w:ins>
          </w:p>
        </w:tc>
        <w:tc>
          <w:tcPr>
            <w:tcW w:w="960" w:type="dxa"/>
            <w:noWrap/>
            <w:hideMark/>
          </w:tcPr>
          <w:p w:rsidR="00AE199D" w:rsidRPr="00AE199D" w:rsidRDefault="00AE199D" w:rsidP="00AE199D">
            <w:pPr>
              <w:ind w:firstLine="0"/>
              <w:rPr>
                <w:ins w:id="7055" w:author="Nick.Tolimieri" w:date="2022-09-07T13:17:00Z"/>
                <w:rFonts w:asciiTheme="minorHAnsi" w:eastAsiaTheme="minorHAnsi" w:hAnsiTheme="minorHAnsi" w:cstheme="minorBidi"/>
                <w:sz w:val="22"/>
                <w:szCs w:val="22"/>
                <w:rPrChange w:id="7056" w:author="Nick.Tolimieri" w:date="2022-09-07T13:17:00Z">
                  <w:rPr>
                    <w:ins w:id="7057" w:author="Nick.Tolimieri" w:date="2022-09-07T13:17:00Z"/>
                    <w:rFonts w:ascii="Calibri" w:hAnsi="Calibri" w:cs="Calibri"/>
                    <w:color w:val="000000"/>
                    <w:sz w:val="22"/>
                    <w:szCs w:val="22"/>
                  </w:rPr>
                </w:rPrChange>
              </w:rPr>
              <w:pPrChange w:id="7058" w:author="Nick.Tolimieri" w:date="2022-09-07T13:17:00Z">
                <w:pPr>
                  <w:jc w:val="right"/>
                </w:pPr>
              </w:pPrChange>
            </w:pPr>
            <w:ins w:id="7059" w:author="Nick.Tolimieri" w:date="2022-09-07T13:17:00Z">
              <w:r w:rsidRPr="00AE199D">
                <w:rPr>
                  <w:rFonts w:asciiTheme="minorHAnsi" w:eastAsiaTheme="minorHAnsi" w:hAnsiTheme="minorHAnsi" w:cstheme="minorBidi"/>
                  <w:sz w:val="22"/>
                  <w:szCs w:val="22"/>
                  <w:rPrChange w:id="7060"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061" w:author="Nick.Tolimieri" w:date="2022-09-07T13:17:00Z"/>
                <w:rFonts w:asciiTheme="minorHAnsi" w:eastAsiaTheme="minorHAnsi" w:hAnsiTheme="minorHAnsi" w:cstheme="minorBidi"/>
                <w:sz w:val="22"/>
                <w:szCs w:val="22"/>
                <w:rPrChange w:id="7062" w:author="Nick.Tolimieri" w:date="2022-09-07T13:17:00Z">
                  <w:rPr>
                    <w:ins w:id="7063" w:author="Nick.Tolimieri" w:date="2022-09-07T13:17:00Z"/>
                    <w:rFonts w:ascii="Calibri" w:hAnsi="Calibri" w:cs="Calibri"/>
                    <w:color w:val="000000"/>
                    <w:sz w:val="22"/>
                    <w:szCs w:val="22"/>
                  </w:rPr>
                </w:rPrChange>
              </w:rPr>
              <w:pPrChange w:id="7064" w:author="Nick.Tolimieri" w:date="2022-09-07T13:17:00Z">
                <w:pPr>
                  <w:jc w:val="right"/>
                </w:pPr>
              </w:pPrChange>
            </w:pPr>
            <w:ins w:id="7065" w:author="Nick.Tolimieri" w:date="2022-09-07T13:17:00Z">
              <w:r w:rsidRPr="00AE199D">
                <w:rPr>
                  <w:rFonts w:asciiTheme="minorHAnsi" w:eastAsiaTheme="minorHAnsi" w:hAnsiTheme="minorHAnsi" w:cstheme="minorBidi"/>
                  <w:sz w:val="22"/>
                  <w:szCs w:val="22"/>
                  <w:rPrChange w:id="7066"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067" w:author="Nick.Tolimieri" w:date="2022-09-07T13:17:00Z"/>
                <w:rFonts w:asciiTheme="minorHAnsi" w:eastAsiaTheme="minorHAnsi" w:hAnsiTheme="minorHAnsi" w:cstheme="minorBidi"/>
                <w:sz w:val="22"/>
                <w:szCs w:val="22"/>
                <w:rPrChange w:id="7068" w:author="Nick.Tolimieri" w:date="2022-09-07T13:17:00Z">
                  <w:rPr>
                    <w:ins w:id="7069" w:author="Nick.Tolimieri" w:date="2022-09-07T13:17:00Z"/>
                    <w:rFonts w:ascii="Calibri" w:hAnsi="Calibri" w:cs="Calibri"/>
                    <w:color w:val="000000"/>
                    <w:sz w:val="22"/>
                    <w:szCs w:val="22"/>
                  </w:rPr>
                </w:rPrChange>
              </w:rPr>
              <w:pPrChange w:id="7070" w:author="Nick.Tolimieri" w:date="2022-09-07T13:17:00Z">
                <w:pPr>
                  <w:jc w:val="right"/>
                </w:pPr>
              </w:pPrChange>
            </w:pPr>
            <w:ins w:id="7071" w:author="Nick.Tolimieri" w:date="2022-09-07T13:17:00Z">
              <w:r w:rsidRPr="00AE199D">
                <w:rPr>
                  <w:rFonts w:asciiTheme="minorHAnsi" w:eastAsiaTheme="minorHAnsi" w:hAnsiTheme="minorHAnsi" w:cstheme="minorBidi"/>
                  <w:sz w:val="22"/>
                  <w:szCs w:val="22"/>
                  <w:rPrChange w:id="7072"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073" w:author="Nick.Tolimieri" w:date="2022-09-07T13:17:00Z"/>
                <w:rFonts w:asciiTheme="minorHAnsi" w:eastAsiaTheme="minorHAnsi" w:hAnsiTheme="minorHAnsi" w:cstheme="minorBidi"/>
                <w:sz w:val="22"/>
                <w:szCs w:val="22"/>
                <w:rPrChange w:id="7074" w:author="Nick.Tolimieri" w:date="2022-09-07T13:17:00Z">
                  <w:rPr>
                    <w:ins w:id="7075" w:author="Nick.Tolimieri" w:date="2022-09-07T13:17:00Z"/>
                    <w:rFonts w:ascii="Calibri" w:hAnsi="Calibri" w:cs="Calibri"/>
                    <w:color w:val="000000"/>
                    <w:sz w:val="22"/>
                    <w:szCs w:val="22"/>
                  </w:rPr>
                </w:rPrChange>
              </w:rPr>
              <w:pPrChange w:id="7076" w:author="Nick.Tolimieri" w:date="2022-09-07T13:17:00Z">
                <w:pPr>
                  <w:jc w:val="right"/>
                </w:pPr>
              </w:pPrChange>
            </w:pPr>
            <w:ins w:id="7077" w:author="Nick.Tolimieri" w:date="2022-09-07T13:17:00Z">
              <w:r w:rsidRPr="00AE199D">
                <w:rPr>
                  <w:rFonts w:asciiTheme="minorHAnsi" w:eastAsiaTheme="minorHAnsi" w:hAnsiTheme="minorHAnsi" w:cstheme="minorBidi"/>
                  <w:sz w:val="22"/>
                  <w:szCs w:val="22"/>
                  <w:rPrChange w:id="7078"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079" w:author="Nick.Tolimieri" w:date="2022-09-07T13:17:00Z"/>
                <w:rFonts w:asciiTheme="minorHAnsi" w:eastAsiaTheme="minorHAnsi" w:hAnsiTheme="minorHAnsi" w:cstheme="minorBidi"/>
                <w:sz w:val="22"/>
                <w:szCs w:val="22"/>
                <w:rPrChange w:id="7080" w:author="Nick.Tolimieri" w:date="2022-09-07T13:17:00Z">
                  <w:rPr>
                    <w:ins w:id="7081" w:author="Nick.Tolimieri" w:date="2022-09-07T13:17:00Z"/>
                    <w:rFonts w:ascii="Calibri" w:hAnsi="Calibri" w:cs="Calibri"/>
                    <w:color w:val="000000"/>
                    <w:sz w:val="22"/>
                    <w:szCs w:val="22"/>
                  </w:rPr>
                </w:rPrChange>
              </w:rPr>
              <w:pPrChange w:id="7082" w:author="Nick.Tolimieri" w:date="2022-09-07T13:17:00Z">
                <w:pPr/>
              </w:pPrChange>
            </w:pPr>
            <w:ins w:id="7083" w:author="Nick.Tolimieri" w:date="2022-09-07T13:17:00Z">
              <w:r w:rsidRPr="00AE199D">
                <w:rPr>
                  <w:rFonts w:asciiTheme="minorHAnsi" w:eastAsiaTheme="minorHAnsi" w:hAnsiTheme="minorHAnsi" w:cstheme="minorBidi"/>
                  <w:sz w:val="22"/>
                  <w:szCs w:val="22"/>
                  <w:rPrChange w:id="7084"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085" w:author="Nick.Tolimieri" w:date="2022-09-07T13:17:00Z"/>
                <w:rFonts w:asciiTheme="minorHAnsi" w:eastAsiaTheme="minorHAnsi" w:hAnsiTheme="minorHAnsi" w:cstheme="minorBidi"/>
                <w:sz w:val="22"/>
                <w:szCs w:val="22"/>
                <w:rPrChange w:id="7086" w:author="Nick.Tolimieri" w:date="2022-09-07T13:17:00Z">
                  <w:rPr>
                    <w:ins w:id="7087" w:author="Nick.Tolimieri" w:date="2022-09-07T13:17:00Z"/>
                    <w:rFonts w:ascii="Calibri" w:hAnsi="Calibri" w:cs="Calibri"/>
                    <w:color w:val="000000"/>
                    <w:sz w:val="22"/>
                    <w:szCs w:val="22"/>
                  </w:rPr>
                </w:rPrChange>
              </w:rPr>
              <w:pPrChange w:id="7088" w:author="Nick.Tolimieri" w:date="2022-09-07T13:17:00Z">
                <w:pPr/>
              </w:pPrChange>
            </w:pPr>
            <w:ins w:id="7089" w:author="Nick.Tolimieri" w:date="2022-09-07T13:17:00Z">
              <w:r w:rsidRPr="00AE199D">
                <w:rPr>
                  <w:rFonts w:asciiTheme="minorHAnsi" w:eastAsiaTheme="minorHAnsi" w:hAnsiTheme="minorHAnsi" w:cstheme="minorBidi"/>
                  <w:sz w:val="22"/>
                  <w:szCs w:val="22"/>
                  <w:rPrChange w:id="7090"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091" w:author="Nick.Tolimieri" w:date="2022-09-07T13:17:00Z"/>
                <w:rFonts w:asciiTheme="minorHAnsi" w:eastAsiaTheme="minorHAnsi" w:hAnsiTheme="minorHAnsi" w:cstheme="minorBidi"/>
                <w:sz w:val="22"/>
                <w:szCs w:val="22"/>
                <w:rPrChange w:id="7092" w:author="Nick.Tolimieri" w:date="2022-09-07T13:17:00Z">
                  <w:rPr>
                    <w:ins w:id="7093" w:author="Nick.Tolimieri" w:date="2022-09-07T13:17:00Z"/>
                    <w:rFonts w:ascii="Calibri" w:hAnsi="Calibri" w:cs="Calibri"/>
                    <w:color w:val="000000"/>
                    <w:sz w:val="22"/>
                    <w:szCs w:val="22"/>
                  </w:rPr>
                </w:rPrChange>
              </w:rPr>
              <w:pPrChange w:id="7094" w:author="Nick.Tolimieri" w:date="2022-09-07T13:17:00Z">
                <w:pPr/>
              </w:pPrChange>
            </w:pPr>
            <w:ins w:id="7095" w:author="Nick.Tolimieri" w:date="2022-09-07T13:17:00Z">
              <w:r w:rsidRPr="00AE199D">
                <w:rPr>
                  <w:rFonts w:asciiTheme="minorHAnsi" w:eastAsiaTheme="minorHAnsi" w:hAnsiTheme="minorHAnsi" w:cstheme="minorBidi"/>
                  <w:sz w:val="22"/>
                  <w:szCs w:val="22"/>
                  <w:rPrChange w:id="7096"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097" w:author="Nick.Tolimieri" w:date="2022-09-07T13:17:00Z"/>
                <w:rFonts w:asciiTheme="minorHAnsi" w:eastAsiaTheme="minorHAnsi" w:hAnsiTheme="minorHAnsi" w:cstheme="minorBidi"/>
                <w:sz w:val="22"/>
                <w:szCs w:val="22"/>
                <w:rPrChange w:id="7098" w:author="Nick.Tolimieri" w:date="2022-09-07T13:17:00Z">
                  <w:rPr>
                    <w:ins w:id="7099" w:author="Nick.Tolimieri" w:date="2022-09-07T13:17:00Z"/>
                    <w:rFonts w:ascii="Calibri" w:hAnsi="Calibri" w:cs="Calibri"/>
                    <w:color w:val="000000"/>
                    <w:sz w:val="22"/>
                    <w:szCs w:val="22"/>
                  </w:rPr>
                </w:rPrChange>
              </w:rPr>
              <w:pPrChange w:id="7100" w:author="Nick.Tolimieri" w:date="2022-09-07T13:17:00Z">
                <w:pPr/>
              </w:pPrChange>
            </w:pPr>
            <w:ins w:id="7101" w:author="Nick.Tolimieri" w:date="2022-09-07T13:17:00Z">
              <w:r w:rsidRPr="00AE199D">
                <w:rPr>
                  <w:rFonts w:asciiTheme="minorHAnsi" w:eastAsiaTheme="minorHAnsi" w:hAnsiTheme="minorHAnsi" w:cstheme="minorBidi"/>
                  <w:sz w:val="22"/>
                  <w:szCs w:val="22"/>
                  <w:rPrChange w:id="7102" w:author="Nick.Tolimieri" w:date="2022-09-07T13:17:00Z">
                    <w:rPr>
                      <w:rFonts w:ascii="Calibri" w:hAnsi="Calibri" w:cs="Calibri"/>
                      <w:color w:val="000000"/>
                      <w:sz w:val="22"/>
                      <w:szCs w:val="22"/>
                    </w:rPr>
                  </w:rPrChange>
                </w:rPr>
                <w:t>NA</w:t>
              </w:r>
            </w:ins>
          </w:p>
        </w:tc>
      </w:tr>
      <w:tr w:rsidR="00AE199D" w:rsidRPr="00AE199D" w:rsidTr="00AE199D">
        <w:trPr>
          <w:trHeight w:val="300"/>
          <w:ins w:id="7103" w:author="Nick.Tolimieri" w:date="2022-09-07T13:17:00Z"/>
        </w:trPr>
        <w:tc>
          <w:tcPr>
            <w:tcW w:w="960" w:type="dxa"/>
            <w:noWrap/>
            <w:hideMark/>
          </w:tcPr>
          <w:p w:rsidR="00AE199D" w:rsidRPr="00AE199D" w:rsidRDefault="00AE199D" w:rsidP="00AE199D">
            <w:pPr>
              <w:ind w:firstLine="0"/>
              <w:rPr>
                <w:ins w:id="7104" w:author="Nick.Tolimieri" w:date="2022-09-07T13:17:00Z"/>
                <w:rFonts w:asciiTheme="minorHAnsi" w:eastAsiaTheme="minorHAnsi" w:hAnsiTheme="minorHAnsi" w:cstheme="minorBidi"/>
                <w:sz w:val="22"/>
                <w:szCs w:val="22"/>
                <w:rPrChange w:id="7105" w:author="Nick.Tolimieri" w:date="2022-09-07T13:17:00Z">
                  <w:rPr>
                    <w:ins w:id="7106" w:author="Nick.Tolimieri" w:date="2022-09-07T13:17:00Z"/>
                    <w:rFonts w:ascii="Calibri" w:hAnsi="Calibri" w:cs="Calibri"/>
                    <w:color w:val="000000"/>
                    <w:sz w:val="22"/>
                    <w:szCs w:val="22"/>
                  </w:rPr>
                </w:rPrChange>
              </w:rPr>
              <w:pPrChange w:id="7107" w:author="Nick.Tolimieri" w:date="2022-09-07T13:17:00Z">
                <w:pPr/>
              </w:pPrChange>
            </w:pPr>
            <w:ins w:id="7108" w:author="Nick.Tolimieri" w:date="2022-09-07T13:17:00Z">
              <w:r w:rsidRPr="00AE199D">
                <w:rPr>
                  <w:rFonts w:asciiTheme="minorHAnsi" w:eastAsiaTheme="minorHAnsi" w:hAnsiTheme="minorHAnsi" w:cstheme="minorBidi"/>
                  <w:sz w:val="22"/>
                  <w:szCs w:val="22"/>
                  <w:rPrChange w:id="7109"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110" w:author="Nick.Tolimieri" w:date="2022-09-07T13:17:00Z"/>
                <w:rFonts w:asciiTheme="minorHAnsi" w:eastAsiaTheme="minorHAnsi" w:hAnsiTheme="minorHAnsi" w:cstheme="minorBidi"/>
                <w:sz w:val="22"/>
                <w:szCs w:val="22"/>
                <w:rPrChange w:id="7111" w:author="Nick.Tolimieri" w:date="2022-09-07T13:17:00Z">
                  <w:rPr>
                    <w:ins w:id="7112" w:author="Nick.Tolimieri" w:date="2022-09-07T13:17:00Z"/>
                    <w:rFonts w:ascii="Calibri" w:hAnsi="Calibri" w:cs="Calibri"/>
                    <w:color w:val="000000"/>
                    <w:sz w:val="22"/>
                    <w:szCs w:val="22"/>
                  </w:rPr>
                </w:rPrChange>
              </w:rPr>
              <w:pPrChange w:id="7113" w:author="Nick.Tolimieri" w:date="2022-09-07T13:17:00Z">
                <w:pPr>
                  <w:jc w:val="right"/>
                </w:pPr>
              </w:pPrChange>
            </w:pPr>
            <w:ins w:id="7114" w:author="Nick.Tolimieri" w:date="2022-09-07T13:17:00Z">
              <w:r w:rsidRPr="00AE199D">
                <w:rPr>
                  <w:rFonts w:asciiTheme="minorHAnsi" w:eastAsiaTheme="minorHAnsi" w:hAnsiTheme="minorHAnsi" w:cstheme="minorBidi"/>
                  <w:sz w:val="22"/>
                  <w:szCs w:val="22"/>
                  <w:rPrChange w:id="7115" w:author="Nick.Tolimieri" w:date="2022-09-07T13:17:00Z">
                    <w:rPr>
                      <w:rFonts w:ascii="Calibri" w:hAnsi="Calibri" w:cs="Calibri"/>
                      <w:color w:val="000000"/>
                      <w:sz w:val="22"/>
                      <w:szCs w:val="22"/>
                    </w:rPr>
                  </w:rPrChange>
                </w:rPr>
                <w:t>2001</w:t>
              </w:r>
            </w:ins>
          </w:p>
        </w:tc>
        <w:tc>
          <w:tcPr>
            <w:tcW w:w="960" w:type="dxa"/>
            <w:noWrap/>
            <w:hideMark/>
          </w:tcPr>
          <w:p w:rsidR="00AE199D" w:rsidRPr="00AE199D" w:rsidRDefault="00AE199D" w:rsidP="00AE199D">
            <w:pPr>
              <w:ind w:firstLine="0"/>
              <w:rPr>
                <w:ins w:id="7116" w:author="Nick.Tolimieri" w:date="2022-09-07T13:17:00Z"/>
                <w:rFonts w:asciiTheme="minorHAnsi" w:eastAsiaTheme="minorHAnsi" w:hAnsiTheme="minorHAnsi" w:cstheme="minorBidi"/>
                <w:sz w:val="22"/>
                <w:szCs w:val="22"/>
                <w:rPrChange w:id="7117" w:author="Nick.Tolimieri" w:date="2022-09-07T13:17:00Z">
                  <w:rPr>
                    <w:ins w:id="7118" w:author="Nick.Tolimieri" w:date="2022-09-07T13:17:00Z"/>
                    <w:rFonts w:ascii="Calibri" w:hAnsi="Calibri" w:cs="Calibri"/>
                    <w:color w:val="000000"/>
                    <w:sz w:val="22"/>
                    <w:szCs w:val="22"/>
                  </w:rPr>
                </w:rPrChange>
              </w:rPr>
              <w:pPrChange w:id="7119" w:author="Nick.Tolimieri" w:date="2022-09-07T13:17:00Z">
                <w:pPr>
                  <w:jc w:val="right"/>
                </w:pPr>
              </w:pPrChange>
            </w:pPr>
            <w:ins w:id="7120" w:author="Nick.Tolimieri" w:date="2022-09-07T13:17:00Z">
              <w:r w:rsidRPr="00AE199D">
                <w:rPr>
                  <w:rFonts w:asciiTheme="minorHAnsi" w:eastAsiaTheme="minorHAnsi" w:hAnsiTheme="minorHAnsi" w:cstheme="minorBidi"/>
                  <w:sz w:val="22"/>
                  <w:szCs w:val="22"/>
                  <w:rPrChange w:id="712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122" w:author="Nick.Tolimieri" w:date="2022-09-07T13:17:00Z"/>
                <w:rFonts w:asciiTheme="minorHAnsi" w:eastAsiaTheme="minorHAnsi" w:hAnsiTheme="minorHAnsi" w:cstheme="minorBidi"/>
                <w:sz w:val="22"/>
                <w:szCs w:val="22"/>
                <w:rPrChange w:id="7123" w:author="Nick.Tolimieri" w:date="2022-09-07T13:17:00Z">
                  <w:rPr>
                    <w:ins w:id="7124" w:author="Nick.Tolimieri" w:date="2022-09-07T13:17:00Z"/>
                    <w:rFonts w:ascii="Calibri" w:hAnsi="Calibri" w:cs="Calibri"/>
                    <w:color w:val="000000"/>
                    <w:sz w:val="22"/>
                    <w:szCs w:val="22"/>
                  </w:rPr>
                </w:rPrChange>
              </w:rPr>
              <w:pPrChange w:id="7125" w:author="Nick.Tolimieri" w:date="2022-09-07T13:17:00Z">
                <w:pPr>
                  <w:jc w:val="right"/>
                </w:pPr>
              </w:pPrChange>
            </w:pPr>
            <w:ins w:id="7126" w:author="Nick.Tolimieri" w:date="2022-09-07T13:17:00Z">
              <w:r w:rsidRPr="00AE199D">
                <w:rPr>
                  <w:rFonts w:asciiTheme="minorHAnsi" w:eastAsiaTheme="minorHAnsi" w:hAnsiTheme="minorHAnsi" w:cstheme="minorBidi"/>
                  <w:sz w:val="22"/>
                  <w:szCs w:val="22"/>
                  <w:rPrChange w:id="712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128" w:author="Nick.Tolimieri" w:date="2022-09-07T13:17:00Z"/>
                <w:rFonts w:asciiTheme="minorHAnsi" w:eastAsiaTheme="minorHAnsi" w:hAnsiTheme="minorHAnsi" w:cstheme="minorBidi"/>
                <w:sz w:val="22"/>
                <w:szCs w:val="22"/>
                <w:rPrChange w:id="7129" w:author="Nick.Tolimieri" w:date="2022-09-07T13:17:00Z">
                  <w:rPr>
                    <w:ins w:id="7130" w:author="Nick.Tolimieri" w:date="2022-09-07T13:17:00Z"/>
                    <w:rFonts w:ascii="Calibri" w:hAnsi="Calibri" w:cs="Calibri"/>
                    <w:color w:val="000000"/>
                    <w:sz w:val="22"/>
                    <w:szCs w:val="22"/>
                  </w:rPr>
                </w:rPrChange>
              </w:rPr>
              <w:pPrChange w:id="7131" w:author="Nick.Tolimieri" w:date="2022-09-07T13:17:00Z">
                <w:pPr>
                  <w:jc w:val="right"/>
                </w:pPr>
              </w:pPrChange>
            </w:pPr>
            <w:ins w:id="7132" w:author="Nick.Tolimieri" w:date="2022-09-07T13:17:00Z">
              <w:r w:rsidRPr="00AE199D">
                <w:rPr>
                  <w:rFonts w:asciiTheme="minorHAnsi" w:eastAsiaTheme="minorHAnsi" w:hAnsiTheme="minorHAnsi" w:cstheme="minorBidi"/>
                  <w:sz w:val="22"/>
                  <w:szCs w:val="22"/>
                  <w:rPrChange w:id="713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134" w:author="Nick.Tolimieri" w:date="2022-09-07T13:17:00Z"/>
                <w:rFonts w:asciiTheme="minorHAnsi" w:eastAsiaTheme="minorHAnsi" w:hAnsiTheme="minorHAnsi" w:cstheme="minorBidi"/>
                <w:sz w:val="22"/>
                <w:szCs w:val="22"/>
                <w:rPrChange w:id="7135" w:author="Nick.Tolimieri" w:date="2022-09-07T13:17:00Z">
                  <w:rPr>
                    <w:ins w:id="7136" w:author="Nick.Tolimieri" w:date="2022-09-07T13:17:00Z"/>
                    <w:rFonts w:ascii="Calibri" w:hAnsi="Calibri" w:cs="Calibri"/>
                    <w:color w:val="000000"/>
                    <w:sz w:val="22"/>
                    <w:szCs w:val="22"/>
                  </w:rPr>
                </w:rPrChange>
              </w:rPr>
              <w:pPrChange w:id="7137" w:author="Nick.Tolimieri" w:date="2022-09-07T13:17:00Z">
                <w:pPr>
                  <w:jc w:val="right"/>
                </w:pPr>
              </w:pPrChange>
            </w:pPr>
            <w:ins w:id="7138" w:author="Nick.Tolimieri" w:date="2022-09-07T13:17:00Z">
              <w:r w:rsidRPr="00AE199D">
                <w:rPr>
                  <w:rFonts w:asciiTheme="minorHAnsi" w:eastAsiaTheme="minorHAnsi" w:hAnsiTheme="minorHAnsi" w:cstheme="minorBidi"/>
                  <w:sz w:val="22"/>
                  <w:szCs w:val="22"/>
                  <w:rPrChange w:id="713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140" w:author="Nick.Tolimieri" w:date="2022-09-07T13:17:00Z"/>
                <w:rFonts w:asciiTheme="minorHAnsi" w:eastAsiaTheme="minorHAnsi" w:hAnsiTheme="minorHAnsi" w:cstheme="minorBidi"/>
                <w:sz w:val="22"/>
                <w:szCs w:val="22"/>
                <w:rPrChange w:id="7141" w:author="Nick.Tolimieri" w:date="2022-09-07T13:17:00Z">
                  <w:rPr>
                    <w:ins w:id="7142" w:author="Nick.Tolimieri" w:date="2022-09-07T13:17:00Z"/>
                    <w:rFonts w:ascii="Calibri" w:hAnsi="Calibri" w:cs="Calibri"/>
                    <w:color w:val="000000"/>
                    <w:sz w:val="22"/>
                    <w:szCs w:val="22"/>
                  </w:rPr>
                </w:rPrChange>
              </w:rPr>
              <w:pPrChange w:id="7143" w:author="Nick.Tolimieri" w:date="2022-09-07T13:17:00Z">
                <w:pPr/>
              </w:pPrChange>
            </w:pPr>
            <w:ins w:id="7144" w:author="Nick.Tolimieri" w:date="2022-09-07T13:17:00Z">
              <w:r w:rsidRPr="00AE199D">
                <w:rPr>
                  <w:rFonts w:asciiTheme="minorHAnsi" w:eastAsiaTheme="minorHAnsi" w:hAnsiTheme="minorHAnsi" w:cstheme="minorBidi"/>
                  <w:sz w:val="22"/>
                  <w:szCs w:val="22"/>
                  <w:rPrChange w:id="714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146" w:author="Nick.Tolimieri" w:date="2022-09-07T13:17:00Z"/>
                <w:rFonts w:asciiTheme="minorHAnsi" w:eastAsiaTheme="minorHAnsi" w:hAnsiTheme="minorHAnsi" w:cstheme="minorBidi"/>
                <w:sz w:val="22"/>
                <w:szCs w:val="22"/>
                <w:rPrChange w:id="7147" w:author="Nick.Tolimieri" w:date="2022-09-07T13:17:00Z">
                  <w:rPr>
                    <w:ins w:id="7148" w:author="Nick.Tolimieri" w:date="2022-09-07T13:17:00Z"/>
                    <w:rFonts w:ascii="Calibri" w:hAnsi="Calibri" w:cs="Calibri"/>
                    <w:color w:val="000000"/>
                    <w:sz w:val="22"/>
                    <w:szCs w:val="22"/>
                  </w:rPr>
                </w:rPrChange>
              </w:rPr>
              <w:pPrChange w:id="7149" w:author="Nick.Tolimieri" w:date="2022-09-07T13:17:00Z">
                <w:pPr/>
              </w:pPrChange>
            </w:pPr>
            <w:ins w:id="7150" w:author="Nick.Tolimieri" w:date="2022-09-07T13:17:00Z">
              <w:r w:rsidRPr="00AE199D">
                <w:rPr>
                  <w:rFonts w:asciiTheme="minorHAnsi" w:eastAsiaTheme="minorHAnsi" w:hAnsiTheme="minorHAnsi" w:cstheme="minorBidi"/>
                  <w:sz w:val="22"/>
                  <w:szCs w:val="22"/>
                  <w:rPrChange w:id="7151"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152" w:author="Nick.Tolimieri" w:date="2022-09-07T13:17:00Z"/>
                <w:rFonts w:asciiTheme="minorHAnsi" w:eastAsiaTheme="minorHAnsi" w:hAnsiTheme="minorHAnsi" w:cstheme="minorBidi"/>
                <w:sz w:val="22"/>
                <w:szCs w:val="22"/>
                <w:rPrChange w:id="7153" w:author="Nick.Tolimieri" w:date="2022-09-07T13:17:00Z">
                  <w:rPr>
                    <w:ins w:id="7154" w:author="Nick.Tolimieri" w:date="2022-09-07T13:17:00Z"/>
                    <w:rFonts w:ascii="Calibri" w:hAnsi="Calibri" w:cs="Calibri"/>
                    <w:color w:val="000000"/>
                    <w:sz w:val="22"/>
                    <w:szCs w:val="22"/>
                  </w:rPr>
                </w:rPrChange>
              </w:rPr>
              <w:pPrChange w:id="7155" w:author="Nick.Tolimieri" w:date="2022-09-07T13:17:00Z">
                <w:pPr/>
              </w:pPrChange>
            </w:pPr>
            <w:ins w:id="7156" w:author="Nick.Tolimieri" w:date="2022-09-07T13:17:00Z">
              <w:r w:rsidRPr="00AE199D">
                <w:rPr>
                  <w:rFonts w:asciiTheme="minorHAnsi" w:eastAsiaTheme="minorHAnsi" w:hAnsiTheme="minorHAnsi" w:cstheme="minorBidi"/>
                  <w:sz w:val="22"/>
                  <w:szCs w:val="22"/>
                  <w:rPrChange w:id="7157"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158" w:author="Nick.Tolimieri" w:date="2022-09-07T13:17:00Z"/>
                <w:rFonts w:asciiTheme="minorHAnsi" w:eastAsiaTheme="minorHAnsi" w:hAnsiTheme="minorHAnsi" w:cstheme="minorBidi"/>
                <w:sz w:val="22"/>
                <w:szCs w:val="22"/>
                <w:rPrChange w:id="7159" w:author="Nick.Tolimieri" w:date="2022-09-07T13:17:00Z">
                  <w:rPr>
                    <w:ins w:id="7160" w:author="Nick.Tolimieri" w:date="2022-09-07T13:17:00Z"/>
                    <w:rFonts w:ascii="Calibri" w:hAnsi="Calibri" w:cs="Calibri"/>
                    <w:color w:val="000000"/>
                    <w:sz w:val="22"/>
                    <w:szCs w:val="22"/>
                  </w:rPr>
                </w:rPrChange>
              </w:rPr>
              <w:pPrChange w:id="7161" w:author="Nick.Tolimieri" w:date="2022-09-07T13:17:00Z">
                <w:pPr/>
              </w:pPrChange>
            </w:pPr>
            <w:ins w:id="7162" w:author="Nick.Tolimieri" w:date="2022-09-07T13:17:00Z">
              <w:r w:rsidRPr="00AE199D">
                <w:rPr>
                  <w:rFonts w:asciiTheme="minorHAnsi" w:eastAsiaTheme="minorHAnsi" w:hAnsiTheme="minorHAnsi" w:cstheme="minorBidi"/>
                  <w:sz w:val="22"/>
                  <w:szCs w:val="22"/>
                  <w:rPrChange w:id="7163" w:author="Nick.Tolimieri" w:date="2022-09-07T13:17:00Z">
                    <w:rPr>
                      <w:rFonts w:ascii="Calibri" w:hAnsi="Calibri" w:cs="Calibri"/>
                      <w:color w:val="000000"/>
                      <w:sz w:val="22"/>
                      <w:szCs w:val="22"/>
                    </w:rPr>
                  </w:rPrChange>
                </w:rPr>
                <w:t>NA</w:t>
              </w:r>
            </w:ins>
          </w:p>
        </w:tc>
      </w:tr>
      <w:tr w:rsidR="00AE199D" w:rsidRPr="00AE199D" w:rsidTr="00AE199D">
        <w:trPr>
          <w:trHeight w:val="300"/>
          <w:ins w:id="7164" w:author="Nick.Tolimieri" w:date="2022-09-07T13:17:00Z"/>
        </w:trPr>
        <w:tc>
          <w:tcPr>
            <w:tcW w:w="960" w:type="dxa"/>
            <w:noWrap/>
            <w:hideMark/>
          </w:tcPr>
          <w:p w:rsidR="00AE199D" w:rsidRPr="00AE199D" w:rsidRDefault="00AE199D" w:rsidP="00AE199D">
            <w:pPr>
              <w:ind w:firstLine="0"/>
              <w:rPr>
                <w:ins w:id="7165" w:author="Nick.Tolimieri" w:date="2022-09-07T13:17:00Z"/>
                <w:rFonts w:asciiTheme="minorHAnsi" w:eastAsiaTheme="minorHAnsi" w:hAnsiTheme="minorHAnsi" w:cstheme="minorBidi"/>
                <w:sz w:val="22"/>
                <w:szCs w:val="22"/>
                <w:rPrChange w:id="7166" w:author="Nick.Tolimieri" w:date="2022-09-07T13:17:00Z">
                  <w:rPr>
                    <w:ins w:id="7167" w:author="Nick.Tolimieri" w:date="2022-09-07T13:17:00Z"/>
                    <w:rFonts w:ascii="Calibri" w:hAnsi="Calibri" w:cs="Calibri"/>
                    <w:color w:val="000000"/>
                    <w:sz w:val="22"/>
                    <w:szCs w:val="22"/>
                  </w:rPr>
                </w:rPrChange>
              </w:rPr>
              <w:pPrChange w:id="7168" w:author="Nick.Tolimieri" w:date="2022-09-07T13:17:00Z">
                <w:pPr/>
              </w:pPrChange>
            </w:pPr>
            <w:ins w:id="7169" w:author="Nick.Tolimieri" w:date="2022-09-07T13:17:00Z">
              <w:r w:rsidRPr="00AE199D">
                <w:rPr>
                  <w:rFonts w:asciiTheme="minorHAnsi" w:eastAsiaTheme="minorHAnsi" w:hAnsiTheme="minorHAnsi" w:cstheme="minorBidi"/>
                  <w:sz w:val="22"/>
                  <w:szCs w:val="22"/>
                  <w:rPrChange w:id="7170"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171" w:author="Nick.Tolimieri" w:date="2022-09-07T13:17:00Z"/>
                <w:rFonts w:asciiTheme="minorHAnsi" w:eastAsiaTheme="minorHAnsi" w:hAnsiTheme="minorHAnsi" w:cstheme="minorBidi"/>
                <w:sz w:val="22"/>
                <w:szCs w:val="22"/>
                <w:rPrChange w:id="7172" w:author="Nick.Tolimieri" w:date="2022-09-07T13:17:00Z">
                  <w:rPr>
                    <w:ins w:id="7173" w:author="Nick.Tolimieri" w:date="2022-09-07T13:17:00Z"/>
                    <w:rFonts w:ascii="Calibri" w:hAnsi="Calibri" w:cs="Calibri"/>
                    <w:color w:val="000000"/>
                    <w:sz w:val="22"/>
                    <w:szCs w:val="22"/>
                  </w:rPr>
                </w:rPrChange>
              </w:rPr>
              <w:pPrChange w:id="7174" w:author="Nick.Tolimieri" w:date="2022-09-07T13:17:00Z">
                <w:pPr>
                  <w:jc w:val="right"/>
                </w:pPr>
              </w:pPrChange>
            </w:pPr>
            <w:ins w:id="7175" w:author="Nick.Tolimieri" w:date="2022-09-07T13:17:00Z">
              <w:r w:rsidRPr="00AE199D">
                <w:rPr>
                  <w:rFonts w:asciiTheme="minorHAnsi" w:eastAsiaTheme="minorHAnsi" w:hAnsiTheme="minorHAnsi" w:cstheme="minorBidi"/>
                  <w:sz w:val="22"/>
                  <w:szCs w:val="22"/>
                  <w:rPrChange w:id="7176" w:author="Nick.Tolimieri" w:date="2022-09-07T13:17:00Z">
                    <w:rPr>
                      <w:rFonts w:ascii="Calibri" w:hAnsi="Calibri" w:cs="Calibri"/>
                      <w:color w:val="000000"/>
                      <w:sz w:val="22"/>
                      <w:szCs w:val="22"/>
                    </w:rPr>
                  </w:rPrChange>
                </w:rPr>
                <w:t>2002</w:t>
              </w:r>
            </w:ins>
          </w:p>
        </w:tc>
        <w:tc>
          <w:tcPr>
            <w:tcW w:w="960" w:type="dxa"/>
            <w:noWrap/>
            <w:hideMark/>
          </w:tcPr>
          <w:p w:rsidR="00AE199D" w:rsidRPr="00AE199D" w:rsidRDefault="00AE199D" w:rsidP="00AE199D">
            <w:pPr>
              <w:ind w:firstLine="0"/>
              <w:rPr>
                <w:ins w:id="7177" w:author="Nick.Tolimieri" w:date="2022-09-07T13:17:00Z"/>
                <w:rFonts w:asciiTheme="minorHAnsi" w:eastAsiaTheme="minorHAnsi" w:hAnsiTheme="minorHAnsi" w:cstheme="minorBidi"/>
                <w:sz w:val="22"/>
                <w:szCs w:val="22"/>
                <w:rPrChange w:id="7178" w:author="Nick.Tolimieri" w:date="2022-09-07T13:17:00Z">
                  <w:rPr>
                    <w:ins w:id="7179" w:author="Nick.Tolimieri" w:date="2022-09-07T13:17:00Z"/>
                    <w:rFonts w:ascii="Calibri" w:hAnsi="Calibri" w:cs="Calibri"/>
                    <w:color w:val="000000"/>
                    <w:sz w:val="22"/>
                    <w:szCs w:val="22"/>
                  </w:rPr>
                </w:rPrChange>
              </w:rPr>
              <w:pPrChange w:id="7180" w:author="Nick.Tolimieri" w:date="2022-09-07T13:17:00Z">
                <w:pPr>
                  <w:jc w:val="right"/>
                </w:pPr>
              </w:pPrChange>
            </w:pPr>
            <w:ins w:id="7181" w:author="Nick.Tolimieri" w:date="2022-09-07T13:17:00Z">
              <w:r w:rsidRPr="00AE199D">
                <w:rPr>
                  <w:rFonts w:asciiTheme="minorHAnsi" w:eastAsiaTheme="minorHAnsi" w:hAnsiTheme="minorHAnsi" w:cstheme="minorBidi"/>
                  <w:sz w:val="22"/>
                  <w:szCs w:val="22"/>
                  <w:rPrChange w:id="7182"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183" w:author="Nick.Tolimieri" w:date="2022-09-07T13:17:00Z"/>
                <w:rFonts w:asciiTheme="minorHAnsi" w:eastAsiaTheme="minorHAnsi" w:hAnsiTheme="minorHAnsi" w:cstheme="minorBidi"/>
                <w:sz w:val="22"/>
                <w:szCs w:val="22"/>
                <w:rPrChange w:id="7184" w:author="Nick.Tolimieri" w:date="2022-09-07T13:17:00Z">
                  <w:rPr>
                    <w:ins w:id="7185" w:author="Nick.Tolimieri" w:date="2022-09-07T13:17:00Z"/>
                    <w:rFonts w:ascii="Calibri" w:hAnsi="Calibri" w:cs="Calibri"/>
                    <w:color w:val="000000"/>
                    <w:sz w:val="22"/>
                    <w:szCs w:val="22"/>
                  </w:rPr>
                </w:rPrChange>
              </w:rPr>
              <w:pPrChange w:id="7186" w:author="Nick.Tolimieri" w:date="2022-09-07T13:17:00Z">
                <w:pPr>
                  <w:jc w:val="right"/>
                </w:pPr>
              </w:pPrChange>
            </w:pPr>
            <w:ins w:id="7187" w:author="Nick.Tolimieri" w:date="2022-09-07T13:17:00Z">
              <w:r w:rsidRPr="00AE199D">
                <w:rPr>
                  <w:rFonts w:asciiTheme="minorHAnsi" w:eastAsiaTheme="minorHAnsi" w:hAnsiTheme="minorHAnsi" w:cstheme="minorBidi"/>
                  <w:sz w:val="22"/>
                  <w:szCs w:val="22"/>
                  <w:rPrChange w:id="7188" w:author="Nick.Tolimieri" w:date="2022-09-07T13:17:00Z">
                    <w:rPr>
                      <w:rFonts w:ascii="Calibri" w:hAnsi="Calibri" w:cs="Calibri"/>
                      <w:color w:val="000000"/>
                      <w:sz w:val="22"/>
                      <w:szCs w:val="22"/>
                    </w:rPr>
                  </w:rPrChange>
                </w:rPr>
                <w:t>14</w:t>
              </w:r>
            </w:ins>
          </w:p>
        </w:tc>
        <w:tc>
          <w:tcPr>
            <w:tcW w:w="960" w:type="dxa"/>
            <w:noWrap/>
            <w:hideMark/>
          </w:tcPr>
          <w:p w:rsidR="00AE199D" w:rsidRPr="00AE199D" w:rsidRDefault="00AE199D" w:rsidP="00AE199D">
            <w:pPr>
              <w:ind w:firstLine="0"/>
              <w:rPr>
                <w:ins w:id="7189" w:author="Nick.Tolimieri" w:date="2022-09-07T13:17:00Z"/>
                <w:rFonts w:asciiTheme="minorHAnsi" w:eastAsiaTheme="minorHAnsi" w:hAnsiTheme="minorHAnsi" w:cstheme="minorBidi"/>
                <w:sz w:val="22"/>
                <w:szCs w:val="22"/>
                <w:rPrChange w:id="7190" w:author="Nick.Tolimieri" w:date="2022-09-07T13:17:00Z">
                  <w:rPr>
                    <w:ins w:id="7191" w:author="Nick.Tolimieri" w:date="2022-09-07T13:17:00Z"/>
                    <w:rFonts w:ascii="Calibri" w:hAnsi="Calibri" w:cs="Calibri"/>
                    <w:color w:val="000000"/>
                    <w:sz w:val="22"/>
                    <w:szCs w:val="22"/>
                  </w:rPr>
                </w:rPrChange>
              </w:rPr>
              <w:pPrChange w:id="7192" w:author="Nick.Tolimieri" w:date="2022-09-07T13:17:00Z">
                <w:pPr>
                  <w:jc w:val="right"/>
                </w:pPr>
              </w:pPrChange>
            </w:pPr>
            <w:ins w:id="7193" w:author="Nick.Tolimieri" w:date="2022-09-07T13:17:00Z">
              <w:r w:rsidRPr="00AE199D">
                <w:rPr>
                  <w:rFonts w:asciiTheme="minorHAnsi" w:eastAsiaTheme="minorHAnsi" w:hAnsiTheme="minorHAnsi" w:cstheme="minorBidi"/>
                  <w:sz w:val="22"/>
                  <w:szCs w:val="22"/>
                  <w:rPrChange w:id="7194"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7195" w:author="Nick.Tolimieri" w:date="2022-09-07T13:17:00Z"/>
                <w:rFonts w:asciiTheme="minorHAnsi" w:eastAsiaTheme="minorHAnsi" w:hAnsiTheme="minorHAnsi" w:cstheme="minorBidi"/>
                <w:sz w:val="22"/>
                <w:szCs w:val="22"/>
                <w:rPrChange w:id="7196" w:author="Nick.Tolimieri" w:date="2022-09-07T13:17:00Z">
                  <w:rPr>
                    <w:ins w:id="7197" w:author="Nick.Tolimieri" w:date="2022-09-07T13:17:00Z"/>
                    <w:rFonts w:ascii="Calibri" w:hAnsi="Calibri" w:cs="Calibri"/>
                    <w:color w:val="000000"/>
                    <w:sz w:val="22"/>
                    <w:szCs w:val="22"/>
                  </w:rPr>
                </w:rPrChange>
              </w:rPr>
              <w:pPrChange w:id="7198" w:author="Nick.Tolimieri" w:date="2022-09-07T13:17:00Z">
                <w:pPr>
                  <w:jc w:val="right"/>
                </w:pPr>
              </w:pPrChange>
            </w:pPr>
            <w:ins w:id="7199" w:author="Nick.Tolimieri" w:date="2022-09-07T13:17:00Z">
              <w:r w:rsidRPr="00AE199D">
                <w:rPr>
                  <w:rFonts w:asciiTheme="minorHAnsi" w:eastAsiaTheme="minorHAnsi" w:hAnsiTheme="minorHAnsi" w:cstheme="minorBidi"/>
                  <w:sz w:val="22"/>
                  <w:szCs w:val="22"/>
                  <w:rPrChange w:id="7200" w:author="Nick.Tolimieri" w:date="2022-09-07T13:17:00Z">
                    <w:rPr>
                      <w:rFonts w:ascii="Calibri" w:hAnsi="Calibri" w:cs="Calibri"/>
                      <w:color w:val="000000"/>
                      <w:sz w:val="22"/>
                      <w:szCs w:val="22"/>
                    </w:rPr>
                  </w:rPrChange>
                </w:rPr>
                <w:t>19</w:t>
              </w:r>
            </w:ins>
          </w:p>
        </w:tc>
        <w:tc>
          <w:tcPr>
            <w:tcW w:w="960" w:type="dxa"/>
            <w:noWrap/>
            <w:hideMark/>
          </w:tcPr>
          <w:p w:rsidR="00AE199D" w:rsidRPr="00AE199D" w:rsidRDefault="00AE199D" w:rsidP="00AE199D">
            <w:pPr>
              <w:ind w:firstLine="0"/>
              <w:rPr>
                <w:ins w:id="7201" w:author="Nick.Tolimieri" w:date="2022-09-07T13:17:00Z"/>
                <w:rFonts w:asciiTheme="minorHAnsi" w:eastAsiaTheme="minorHAnsi" w:hAnsiTheme="minorHAnsi" w:cstheme="minorBidi"/>
                <w:sz w:val="22"/>
                <w:szCs w:val="22"/>
                <w:rPrChange w:id="7202" w:author="Nick.Tolimieri" w:date="2022-09-07T13:17:00Z">
                  <w:rPr>
                    <w:ins w:id="7203" w:author="Nick.Tolimieri" w:date="2022-09-07T13:17:00Z"/>
                    <w:rFonts w:ascii="Calibri" w:hAnsi="Calibri" w:cs="Calibri"/>
                    <w:color w:val="000000"/>
                    <w:sz w:val="22"/>
                    <w:szCs w:val="22"/>
                  </w:rPr>
                </w:rPrChange>
              </w:rPr>
              <w:pPrChange w:id="7204" w:author="Nick.Tolimieri" w:date="2022-09-07T13:17:00Z">
                <w:pPr>
                  <w:jc w:val="right"/>
                </w:pPr>
              </w:pPrChange>
            </w:pPr>
            <w:ins w:id="7205" w:author="Nick.Tolimieri" w:date="2022-09-07T13:17:00Z">
              <w:r w:rsidRPr="00AE199D">
                <w:rPr>
                  <w:rFonts w:asciiTheme="minorHAnsi" w:eastAsiaTheme="minorHAnsi" w:hAnsiTheme="minorHAnsi" w:cstheme="minorBidi"/>
                  <w:sz w:val="22"/>
                  <w:szCs w:val="22"/>
                  <w:rPrChange w:id="7206" w:author="Nick.Tolimieri" w:date="2022-09-07T13:17:00Z">
                    <w:rPr>
                      <w:rFonts w:ascii="Calibri" w:hAnsi="Calibri" w:cs="Calibri"/>
                      <w:color w:val="000000"/>
                      <w:sz w:val="22"/>
                      <w:szCs w:val="22"/>
                    </w:rPr>
                  </w:rPrChange>
                </w:rPr>
                <w:t>19</w:t>
              </w:r>
            </w:ins>
          </w:p>
        </w:tc>
        <w:tc>
          <w:tcPr>
            <w:tcW w:w="960" w:type="dxa"/>
            <w:noWrap/>
            <w:hideMark/>
          </w:tcPr>
          <w:p w:rsidR="00AE199D" w:rsidRPr="00AE199D" w:rsidRDefault="00AE199D" w:rsidP="00AE199D">
            <w:pPr>
              <w:ind w:firstLine="0"/>
              <w:rPr>
                <w:ins w:id="7207" w:author="Nick.Tolimieri" w:date="2022-09-07T13:17:00Z"/>
                <w:rFonts w:asciiTheme="minorHAnsi" w:eastAsiaTheme="minorHAnsi" w:hAnsiTheme="minorHAnsi" w:cstheme="minorBidi"/>
                <w:sz w:val="22"/>
                <w:szCs w:val="22"/>
                <w:rPrChange w:id="7208" w:author="Nick.Tolimieri" w:date="2022-09-07T13:17:00Z">
                  <w:rPr>
                    <w:ins w:id="7209" w:author="Nick.Tolimieri" w:date="2022-09-07T13:17:00Z"/>
                    <w:rFonts w:ascii="Calibri" w:hAnsi="Calibri" w:cs="Calibri"/>
                    <w:color w:val="000000"/>
                    <w:sz w:val="22"/>
                    <w:szCs w:val="22"/>
                  </w:rPr>
                </w:rPrChange>
              </w:rPr>
              <w:pPrChange w:id="7210" w:author="Nick.Tolimieri" w:date="2022-09-07T13:17:00Z">
                <w:pPr>
                  <w:jc w:val="right"/>
                </w:pPr>
              </w:pPrChange>
            </w:pPr>
            <w:ins w:id="7211" w:author="Nick.Tolimieri" w:date="2022-09-07T13:17:00Z">
              <w:r w:rsidRPr="00AE199D">
                <w:rPr>
                  <w:rFonts w:asciiTheme="minorHAnsi" w:eastAsiaTheme="minorHAnsi" w:hAnsiTheme="minorHAnsi" w:cstheme="minorBidi"/>
                  <w:sz w:val="22"/>
                  <w:szCs w:val="22"/>
                  <w:rPrChange w:id="7212" w:author="Nick.Tolimieri" w:date="2022-09-07T13:17:00Z">
                    <w:rPr>
                      <w:rFonts w:ascii="Calibri" w:hAnsi="Calibri" w:cs="Calibri"/>
                      <w:color w:val="000000"/>
                      <w:sz w:val="22"/>
                      <w:szCs w:val="22"/>
                    </w:rPr>
                  </w:rPrChange>
                </w:rPr>
                <w:t>19</w:t>
              </w:r>
            </w:ins>
          </w:p>
        </w:tc>
        <w:tc>
          <w:tcPr>
            <w:tcW w:w="960" w:type="dxa"/>
            <w:noWrap/>
            <w:hideMark/>
          </w:tcPr>
          <w:p w:rsidR="00AE199D" w:rsidRPr="00AE199D" w:rsidRDefault="00AE199D" w:rsidP="00AE199D">
            <w:pPr>
              <w:ind w:firstLine="0"/>
              <w:rPr>
                <w:ins w:id="7213" w:author="Nick.Tolimieri" w:date="2022-09-07T13:17:00Z"/>
                <w:rFonts w:asciiTheme="minorHAnsi" w:eastAsiaTheme="minorHAnsi" w:hAnsiTheme="minorHAnsi" w:cstheme="minorBidi"/>
                <w:sz w:val="22"/>
                <w:szCs w:val="22"/>
                <w:rPrChange w:id="7214" w:author="Nick.Tolimieri" w:date="2022-09-07T13:17:00Z">
                  <w:rPr>
                    <w:ins w:id="7215" w:author="Nick.Tolimieri" w:date="2022-09-07T13:17:00Z"/>
                    <w:rFonts w:ascii="Calibri" w:hAnsi="Calibri" w:cs="Calibri"/>
                    <w:color w:val="000000"/>
                    <w:sz w:val="22"/>
                    <w:szCs w:val="22"/>
                  </w:rPr>
                </w:rPrChange>
              </w:rPr>
              <w:pPrChange w:id="7216" w:author="Nick.Tolimieri" w:date="2022-09-07T13:17:00Z">
                <w:pPr>
                  <w:jc w:val="right"/>
                </w:pPr>
              </w:pPrChange>
            </w:pPr>
            <w:ins w:id="7217" w:author="Nick.Tolimieri" w:date="2022-09-07T13:17:00Z">
              <w:r w:rsidRPr="00AE199D">
                <w:rPr>
                  <w:rFonts w:asciiTheme="minorHAnsi" w:eastAsiaTheme="minorHAnsi" w:hAnsiTheme="minorHAnsi" w:cstheme="minorBidi"/>
                  <w:sz w:val="22"/>
                  <w:szCs w:val="22"/>
                  <w:rPrChange w:id="7218" w:author="Nick.Tolimieri" w:date="2022-09-07T13:17:00Z">
                    <w:rPr>
                      <w:rFonts w:ascii="Calibri" w:hAnsi="Calibri" w:cs="Calibri"/>
                      <w:color w:val="000000"/>
                      <w:sz w:val="22"/>
                      <w:szCs w:val="22"/>
                    </w:rPr>
                  </w:rPrChange>
                </w:rPr>
                <w:t>1.54</w:t>
              </w:r>
            </w:ins>
          </w:p>
        </w:tc>
        <w:tc>
          <w:tcPr>
            <w:tcW w:w="960" w:type="dxa"/>
            <w:noWrap/>
            <w:hideMark/>
          </w:tcPr>
          <w:p w:rsidR="00AE199D" w:rsidRPr="00AE199D" w:rsidRDefault="00AE199D" w:rsidP="00AE199D">
            <w:pPr>
              <w:ind w:firstLine="0"/>
              <w:rPr>
                <w:ins w:id="7219" w:author="Nick.Tolimieri" w:date="2022-09-07T13:17:00Z"/>
                <w:rFonts w:asciiTheme="minorHAnsi" w:eastAsiaTheme="minorHAnsi" w:hAnsiTheme="minorHAnsi" w:cstheme="minorBidi"/>
                <w:sz w:val="22"/>
                <w:szCs w:val="22"/>
                <w:rPrChange w:id="7220" w:author="Nick.Tolimieri" w:date="2022-09-07T13:17:00Z">
                  <w:rPr>
                    <w:ins w:id="7221" w:author="Nick.Tolimieri" w:date="2022-09-07T13:17:00Z"/>
                    <w:rFonts w:ascii="Calibri" w:hAnsi="Calibri" w:cs="Calibri"/>
                    <w:color w:val="000000"/>
                    <w:sz w:val="22"/>
                    <w:szCs w:val="22"/>
                  </w:rPr>
                </w:rPrChange>
              </w:rPr>
              <w:pPrChange w:id="7222" w:author="Nick.Tolimieri" w:date="2022-09-07T13:17:00Z">
                <w:pPr>
                  <w:jc w:val="right"/>
                </w:pPr>
              </w:pPrChange>
            </w:pPr>
            <w:ins w:id="7223" w:author="Nick.Tolimieri" w:date="2022-09-07T13:17:00Z">
              <w:r w:rsidRPr="00AE199D">
                <w:rPr>
                  <w:rFonts w:asciiTheme="minorHAnsi" w:eastAsiaTheme="minorHAnsi" w:hAnsiTheme="minorHAnsi" w:cstheme="minorBidi"/>
                  <w:sz w:val="22"/>
                  <w:szCs w:val="22"/>
                  <w:rPrChange w:id="7224" w:author="Nick.Tolimieri" w:date="2022-09-07T13:17:00Z">
                    <w:rPr>
                      <w:rFonts w:ascii="Calibri" w:hAnsi="Calibri" w:cs="Calibri"/>
                      <w:color w:val="000000"/>
                      <w:sz w:val="22"/>
                      <w:szCs w:val="22"/>
                    </w:rPr>
                  </w:rPrChange>
                </w:rPr>
                <w:t>0.23</w:t>
              </w:r>
            </w:ins>
          </w:p>
        </w:tc>
      </w:tr>
      <w:tr w:rsidR="00AE199D" w:rsidRPr="00AE199D" w:rsidTr="00AE199D">
        <w:trPr>
          <w:trHeight w:val="300"/>
          <w:ins w:id="7225" w:author="Nick.Tolimieri" w:date="2022-09-07T13:17:00Z"/>
        </w:trPr>
        <w:tc>
          <w:tcPr>
            <w:tcW w:w="960" w:type="dxa"/>
            <w:noWrap/>
            <w:hideMark/>
          </w:tcPr>
          <w:p w:rsidR="00AE199D" w:rsidRPr="00AE199D" w:rsidRDefault="00AE199D" w:rsidP="00AE199D">
            <w:pPr>
              <w:ind w:firstLine="0"/>
              <w:rPr>
                <w:ins w:id="7226" w:author="Nick.Tolimieri" w:date="2022-09-07T13:17:00Z"/>
                <w:rFonts w:asciiTheme="minorHAnsi" w:eastAsiaTheme="minorHAnsi" w:hAnsiTheme="minorHAnsi" w:cstheme="minorBidi"/>
                <w:sz w:val="22"/>
                <w:szCs w:val="22"/>
                <w:rPrChange w:id="7227" w:author="Nick.Tolimieri" w:date="2022-09-07T13:17:00Z">
                  <w:rPr>
                    <w:ins w:id="7228" w:author="Nick.Tolimieri" w:date="2022-09-07T13:17:00Z"/>
                    <w:rFonts w:ascii="Calibri" w:hAnsi="Calibri" w:cs="Calibri"/>
                    <w:color w:val="000000"/>
                    <w:sz w:val="22"/>
                    <w:szCs w:val="22"/>
                  </w:rPr>
                </w:rPrChange>
              </w:rPr>
              <w:pPrChange w:id="7229" w:author="Nick.Tolimieri" w:date="2022-09-07T13:17:00Z">
                <w:pPr/>
              </w:pPrChange>
            </w:pPr>
            <w:ins w:id="7230" w:author="Nick.Tolimieri" w:date="2022-09-07T13:17:00Z">
              <w:r w:rsidRPr="00AE199D">
                <w:rPr>
                  <w:rFonts w:asciiTheme="minorHAnsi" w:eastAsiaTheme="minorHAnsi" w:hAnsiTheme="minorHAnsi" w:cstheme="minorBidi"/>
                  <w:sz w:val="22"/>
                  <w:szCs w:val="22"/>
                  <w:rPrChange w:id="7231"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232" w:author="Nick.Tolimieri" w:date="2022-09-07T13:17:00Z"/>
                <w:rFonts w:asciiTheme="minorHAnsi" w:eastAsiaTheme="minorHAnsi" w:hAnsiTheme="minorHAnsi" w:cstheme="minorBidi"/>
                <w:sz w:val="22"/>
                <w:szCs w:val="22"/>
                <w:rPrChange w:id="7233" w:author="Nick.Tolimieri" w:date="2022-09-07T13:17:00Z">
                  <w:rPr>
                    <w:ins w:id="7234" w:author="Nick.Tolimieri" w:date="2022-09-07T13:17:00Z"/>
                    <w:rFonts w:ascii="Calibri" w:hAnsi="Calibri" w:cs="Calibri"/>
                    <w:color w:val="000000"/>
                    <w:sz w:val="22"/>
                    <w:szCs w:val="22"/>
                  </w:rPr>
                </w:rPrChange>
              </w:rPr>
              <w:pPrChange w:id="7235" w:author="Nick.Tolimieri" w:date="2022-09-07T13:17:00Z">
                <w:pPr>
                  <w:jc w:val="right"/>
                </w:pPr>
              </w:pPrChange>
            </w:pPr>
            <w:ins w:id="7236" w:author="Nick.Tolimieri" w:date="2022-09-07T13:17:00Z">
              <w:r w:rsidRPr="00AE199D">
                <w:rPr>
                  <w:rFonts w:asciiTheme="minorHAnsi" w:eastAsiaTheme="minorHAnsi" w:hAnsiTheme="minorHAnsi" w:cstheme="minorBidi"/>
                  <w:sz w:val="22"/>
                  <w:szCs w:val="22"/>
                  <w:rPrChange w:id="7237" w:author="Nick.Tolimieri" w:date="2022-09-07T13:17:00Z">
                    <w:rPr>
                      <w:rFonts w:ascii="Calibri" w:hAnsi="Calibri" w:cs="Calibri"/>
                      <w:color w:val="000000"/>
                      <w:sz w:val="22"/>
                      <w:szCs w:val="22"/>
                    </w:rPr>
                  </w:rPrChange>
                </w:rPr>
                <w:t>2003</w:t>
              </w:r>
            </w:ins>
          </w:p>
        </w:tc>
        <w:tc>
          <w:tcPr>
            <w:tcW w:w="960" w:type="dxa"/>
            <w:noWrap/>
            <w:hideMark/>
          </w:tcPr>
          <w:p w:rsidR="00AE199D" w:rsidRPr="00AE199D" w:rsidRDefault="00AE199D" w:rsidP="00AE199D">
            <w:pPr>
              <w:ind w:firstLine="0"/>
              <w:rPr>
                <w:ins w:id="7238" w:author="Nick.Tolimieri" w:date="2022-09-07T13:17:00Z"/>
                <w:rFonts w:asciiTheme="minorHAnsi" w:eastAsiaTheme="minorHAnsi" w:hAnsiTheme="minorHAnsi" w:cstheme="minorBidi"/>
                <w:sz w:val="22"/>
                <w:szCs w:val="22"/>
                <w:rPrChange w:id="7239" w:author="Nick.Tolimieri" w:date="2022-09-07T13:17:00Z">
                  <w:rPr>
                    <w:ins w:id="7240" w:author="Nick.Tolimieri" w:date="2022-09-07T13:17:00Z"/>
                    <w:rFonts w:ascii="Calibri" w:hAnsi="Calibri" w:cs="Calibri"/>
                    <w:color w:val="000000"/>
                    <w:sz w:val="22"/>
                    <w:szCs w:val="22"/>
                  </w:rPr>
                </w:rPrChange>
              </w:rPr>
              <w:pPrChange w:id="7241" w:author="Nick.Tolimieri" w:date="2022-09-07T13:17:00Z">
                <w:pPr>
                  <w:jc w:val="right"/>
                </w:pPr>
              </w:pPrChange>
            </w:pPr>
            <w:ins w:id="7242" w:author="Nick.Tolimieri" w:date="2022-09-07T13:17:00Z">
              <w:r w:rsidRPr="00AE199D">
                <w:rPr>
                  <w:rFonts w:asciiTheme="minorHAnsi" w:eastAsiaTheme="minorHAnsi" w:hAnsiTheme="minorHAnsi" w:cstheme="minorBidi"/>
                  <w:sz w:val="22"/>
                  <w:szCs w:val="22"/>
                  <w:rPrChange w:id="724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244" w:author="Nick.Tolimieri" w:date="2022-09-07T13:17:00Z"/>
                <w:rFonts w:asciiTheme="minorHAnsi" w:eastAsiaTheme="minorHAnsi" w:hAnsiTheme="minorHAnsi" w:cstheme="minorBidi"/>
                <w:sz w:val="22"/>
                <w:szCs w:val="22"/>
                <w:rPrChange w:id="7245" w:author="Nick.Tolimieri" w:date="2022-09-07T13:17:00Z">
                  <w:rPr>
                    <w:ins w:id="7246" w:author="Nick.Tolimieri" w:date="2022-09-07T13:17:00Z"/>
                    <w:rFonts w:ascii="Calibri" w:hAnsi="Calibri" w:cs="Calibri"/>
                    <w:color w:val="000000"/>
                    <w:sz w:val="22"/>
                    <w:szCs w:val="22"/>
                  </w:rPr>
                </w:rPrChange>
              </w:rPr>
              <w:pPrChange w:id="7247" w:author="Nick.Tolimieri" w:date="2022-09-07T13:17:00Z">
                <w:pPr>
                  <w:jc w:val="right"/>
                </w:pPr>
              </w:pPrChange>
            </w:pPr>
            <w:ins w:id="7248" w:author="Nick.Tolimieri" w:date="2022-09-07T13:17:00Z">
              <w:r w:rsidRPr="00AE199D">
                <w:rPr>
                  <w:rFonts w:asciiTheme="minorHAnsi" w:eastAsiaTheme="minorHAnsi" w:hAnsiTheme="minorHAnsi" w:cstheme="minorBidi"/>
                  <w:sz w:val="22"/>
                  <w:szCs w:val="22"/>
                  <w:rPrChange w:id="7249" w:author="Nick.Tolimieri" w:date="2022-09-07T13:17:00Z">
                    <w:rPr>
                      <w:rFonts w:ascii="Calibri" w:hAnsi="Calibri" w:cs="Calibri"/>
                      <w:color w:val="000000"/>
                      <w:sz w:val="22"/>
                      <w:szCs w:val="22"/>
                    </w:rPr>
                  </w:rPrChange>
                </w:rPr>
                <w:t>29</w:t>
              </w:r>
            </w:ins>
          </w:p>
        </w:tc>
        <w:tc>
          <w:tcPr>
            <w:tcW w:w="960" w:type="dxa"/>
            <w:noWrap/>
            <w:hideMark/>
          </w:tcPr>
          <w:p w:rsidR="00AE199D" w:rsidRPr="00AE199D" w:rsidRDefault="00AE199D" w:rsidP="00AE199D">
            <w:pPr>
              <w:ind w:firstLine="0"/>
              <w:rPr>
                <w:ins w:id="7250" w:author="Nick.Tolimieri" w:date="2022-09-07T13:17:00Z"/>
                <w:rFonts w:asciiTheme="minorHAnsi" w:eastAsiaTheme="minorHAnsi" w:hAnsiTheme="minorHAnsi" w:cstheme="minorBidi"/>
                <w:sz w:val="22"/>
                <w:szCs w:val="22"/>
                <w:rPrChange w:id="7251" w:author="Nick.Tolimieri" w:date="2022-09-07T13:17:00Z">
                  <w:rPr>
                    <w:ins w:id="7252" w:author="Nick.Tolimieri" w:date="2022-09-07T13:17:00Z"/>
                    <w:rFonts w:ascii="Calibri" w:hAnsi="Calibri" w:cs="Calibri"/>
                    <w:color w:val="000000"/>
                    <w:sz w:val="22"/>
                    <w:szCs w:val="22"/>
                  </w:rPr>
                </w:rPrChange>
              </w:rPr>
              <w:pPrChange w:id="7253" w:author="Nick.Tolimieri" w:date="2022-09-07T13:17:00Z">
                <w:pPr>
                  <w:jc w:val="right"/>
                </w:pPr>
              </w:pPrChange>
            </w:pPr>
            <w:ins w:id="7254" w:author="Nick.Tolimieri" w:date="2022-09-07T13:17:00Z">
              <w:r w:rsidRPr="00AE199D">
                <w:rPr>
                  <w:rFonts w:asciiTheme="minorHAnsi" w:eastAsiaTheme="minorHAnsi" w:hAnsiTheme="minorHAnsi" w:cstheme="minorBidi"/>
                  <w:sz w:val="22"/>
                  <w:szCs w:val="22"/>
                  <w:rPrChange w:id="7255"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7256" w:author="Nick.Tolimieri" w:date="2022-09-07T13:17:00Z"/>
                <w:rFonts w:asciiTheme="minorHAnsi" w:eastAsiaTheme="minorHAnsi" w:hAnsiTheme="minorHAnsi" w:cstheme="minorBidi"/>
                <w:sz w:val="22"/>
                <w:szCs w:val="22"/>
                <w:rPrChange w:id="7257" w:author="Nick.Tolimieri" w:date="2022-09-07T13:17:00Z">
                  <w:rPr>
                    <w:ins w:id="7258" w:author="Nick.Tolimieri" w:date="2022-09-07T13:17:00Z"/>
                    <w:rFonts w:ascii="Calibri" w:hAnsi="Calibri" w:cs="Calibri"/>
                    <w:color w:val="000000"/>
                    <w:sz w:val="22"/>
                    <w:szCs w:val="22"/>
                  </w:rPr>
                </w:rPrChange>
              </w:rPr>
              <w:pPrChange w:id="7259" w:author="Nick.Tolimieri" w:date="2022-09-07T13:17:00Z">
                <w:pPr>
                  <w:jc w:val="right"/>
                </w:pPr>
              </w:pPrChange>
            </w:pPr>
            <w:ins w:id="7260" w:author="Nick.Tolimieri" w:date="2022-09-07T13:17:00Z">
              <w:r w:rsidRPr="00AE199D">
                <w:rPr>
                  <w:rFonts w:asciiTheme="minorHAnsi" w:eastAsiaTheme="minorHAnsi" w:hAnsiTheme="minorHAnsi" w:cstheme="minorBidi"/>
                  <w:sz w:val="22"/>
                  <w:szCs w:val="22"/>
                  <w:rPrChange w:id="7261" w:author="Nick.Tolimieri" w:date="2022-09-07T13:17:00Z">
                    <w:rPr>
                      <w:rFonts w:ascii="Calibri" w:hAnsi="Calibri" w:cs="Calibri"/>
                      <w:color w:val="000000"/>
                      <w:sz w:val="22"/>
                      <w:szCs w:val="22"/>
                    </w:rPr>
                  </w:rPrChange>
                </w:rPr>
                <w:t>10</w:t>
              </w:r>
            </w:ins>
          </w:p>
        </w:tc>
        <w:tc>
          <w:tcPr>
            <w:tcW w:w="960" w:type="dxa"/>
            <w:noWrap/>
            <w:hideMark/>
          </w:tcPr>
          <w:p w:rsidR="00AE199D" w:rsidRPr="00AE199D" w:rsidRDefault="00AE199D" w:rsidP="00AE199D">
            <w:pPr>
              <w:ind w:firstLine="0"/>
              <w:rPr>
                <w:ins w:id="7262" w:author="Nick.Tolimieri" w:date="2022-09-07T13:17:00Z"/>
                <w:rFonts w:asciiTheme="minorHAnsi" w:eastAsiaTheme="minorHAnsi" w:hAnsiTheme="minorHAnsi" w:cstheme="minorBidi"/>
                <w:sz w:val="22"/>
                <w:szCs w:val="22"/>
                <w:rPrChange w:id="7263" w:author="Nick.Tolimieri" w:date="2022-09-07T13:17:00Z">
                  <w:rPr>
                    <w:ins w:id="7264" w:author="Nick.Tolimieri" w:date="2022-09-07T13:17:00Z"/>
                    <w:rFonts w:ascii="Calibri" w:hAnsi="Calibri" w:cs="Calibri"/>
                    <w:color w:val="000000"/>
                    <w:sz w:val="22"/>
                    <w:szCs w:val="22"/>
                  </w:rPr>
                </w:rPrChange>
              </w:rPr>
              <w:pPrChange w:id="7265" w:author="Nick.Tolimieri" w:date="2022-09-07T13:17:00Z">
                <w:pPr>
                  <w:jc w:val="right"/>
                </w:pPr>
              </w:pPrChange>
            </w:pPr>
            <w:ins w:id="7266" w:author="Nick.Tolimieri" w:date="2022-09-07T13:17:00Z">
              <w:r w:rsidRPr="00AE199D">
                <w:rPr>
                  <w:rFonts w:asciiTheme="minorHAnsi" w:eastAsiaTheme="minorHAnsi" w:hAnsiTheme="minorHAnsi" w:cstheme="minorBidi"/>
                  <w:sz w:val="22"/>
                  <w:szCs w:val="22"/>
                  <w:rPrChange w:id="7267" w:author="Nick.Tolimieri" w:date="2022-09-07T13:17:00Z">
                    <w:rPr>
                      <w:rFonts w:ascii="Calibri" w:hAnsi="Calibri" w:cs="Calibri"/>
                      <w:color w:val="000000"/>
                      <w:sz w:val="22"/>
                      <w:szCs w:val="22"/>
                    </w:rPr>
                  </w:rPrChange>
                </w:rPr>
                <w:t>10</w:t>
              </w:r>
            </w:ins>
          </w:p>
        </w:tc>
        <w:tc>
          <w:tcPr>
            <w:tcW w:w="960" w:type="dxa"/>
            <w:noWrap/>
            <w:hideMark/>
          </w:tcPr>
          <w:p w:rsidR="00AE199D" w:rsidRPr="00AE199D" w:rsidRDefault="00AE199D" w:rsidP="00AE199D">
            <w:pPr>
              <w:ind w:firstLine="0"/>
              <w:rPr>
                <w:ins w:id="7268" w:author="Nick.Tolimieri" w:date="2022-09-07T13:17:00Z"/>
                <w:rFonts w:asciiTheme="minorHAnsi" w:eastAsiaTheme="minorHAnsi" w:hAnsiTheme="minorHAnsi" w:cstheme="minorBidi"/>
                <w:sz w:val="22"/>
                <w:szCs w:val="22"/>
                <w:rPrChange w:id="7269" w:author="Nick.Tolimieri" w:date="2022-09-07T13:17:00Z">
                  <w:rPr>
                    <w:ins w:id="7270" w:author="Nick.Tolimieri" w:date="2022-09-07T13:17:00Z"/>
                    <w:rFonts w:ascii="Calibri" w:hAnsi="Calibri" w:cs="Calibri"/>
                    <w:color w:val="000000"/>
                    <w:sz w:val="22"/>
                    <w:szCs w:val="22"/>
                  </w:rPr>
                </w:rPrChange>
              </w:rPr>
              <w:pPrChange w:id="7271" w:author="Nick.Tolimieri" w:date="2022-09-07T13:17:00Z">
                <w:pPr>
                  <w:jc w:val="right"/>
                </w:pPr>
              </w:pPrChange>
            </w:pPr>
            <w:ins w:id="7272" w:author="Nick.Tolimieri" w:date="2022-09-07T13:17:00Z">
              <w:r w:rsidRPr="00AE199D">
                <w:rPr>
                  <w:rFonts w:asciiTheme="minorHAnsi" w:eastAsiaTheme="minorHAnsi" w:hAnsiTheme="minorHAnsi" w:cstheme="minorBidi"/>
                  <w:sz w:val="22"/>
                  <w:szCs w:val="22"/>
                  <w:rPrChange w:id="7273" w:author="Nick.Tolimieri" w:date="2022-09-07T13:17:00Z">
                    <w:rPr>
                      <w:rFonts w:ascii="Calibri" w:hAnsi="Calibri" w:cs="Calibri"/>
                      <w:color w:val="000000"/>
                      <w:sz w:val="22"/>
                      <w:szCs w:val="22"/>
                    </w:rPr>
                  </w:rPrChange>
                </w:rPr>
                <w:t>10</w:t>
              </w:r>
            </w:ins>
          </w:p>
        </w:tc>
        <w:tc>
          <w:tcPr>
            <w:tcW w:w="960" w:type="dxa"/>
            <w:noWrap/>
            <w:hideMark/>
          </w:tcPr>
          <w:p w:rsidR="00AE199D" w:rsidRPr="00AE199D" w:rsidRDefault="00AE199D" w:rsidP="00AE199D">
            <w:pPr>
              <w:ind w:firstLine="0"/>
              <w:rPr>
                <w:ins w:id="7274" w:author="Nick.Tolimieri" w:date="2022-09-07T13:17:00Z"/>
                <w:rFonts w:asciiTheme="minorHAnsi" w:eastAsiaTheme="minorHAnsi" w:hAnsiTheme="minorHAnsi" w:cstheme="minorBidi"/>
                <w:sz w:val="22"/>
                <w:szCs w:val="22"/>
                <w:rPrChange w:id="7275" w:author="Nick.Tolimieri" w:date="2022-09-07T13:17:00Z">
                  <w:rPr>
                    <w:ins w:id="7276" w:author="Nick.Tolimieri" w:date="2022-09-07T13:17:00Z"/>
                    <w:rFonts w:ascii="Calibri" w:hAnsi="Calibri" w:cs="Calibri"/>
                    <w:color w:val="000000"/>
                    <w:sz w:val="22"/>
                    <w:szCs w:val="22"/>
                  </w:rPr>
                </w:rPrChange>
              </w:rPr>
              <w:pPrChange w:id="7277" w:author="Nick.Tolimieri" w:date="2022-09-07T13:17:00Z">
                <w:pPr>
                  <w:jc w:val="right"/>
                </w:pPr>
              </w:pPrChange>
            </w:pPr>
            <w:ins w:id="7278" w:author="Nick.Tolimieri" w:date="2022-09-07T13:17:00Z">
              <w:r w:rsidRPr="00AE199D">
                <w:rPr>
                  <w:rFonts w:asciiTheme="minorHAnsi" w:eastAsiaTheme="minorHAnsi" w:hAnsiTheme="minorHAnsi" w:cstheme="minorBidi"/>
                  <w:sz w:val="22"/>
                  <w:szCs w:val="22"/>
                  <w:rPrChange w:id="7279"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7280" w:author="Nick.Tolimieri" w:date="2022-09-07T13:17:00Z"/>
                <w:rFonts w:asciiTheme="minorHAnsi" w:eastAsiaTheme="minorHAnsi" w:hAnsiTheme="minorHAnsi" w:cstheme="minorBidi"/>
                <w:sz w:val="22"/>
                <w:szCs w:val="22"/>
                <w:rPrChange w:id="7281" w:author="Nick.Tolimieri" w:date="2022-09-07T13:17:00Z">
                  <w:rPr>
                    <w:ins w:id="7282" w:author="Nick.Tolimieri" w:date="2022-09-07T13:17:00Z"/>
                    <w:rFonts w:ascii="Calibri" w:hAnsi="Calibri" w:cs="Calibri"/>
                    <w:color w:val="000000"/>
                    <w:sz w:val="22"/>
                    <w:szCs w:val="22"/>
                  </w:rPr>
                </w:rPrChange>
              </w:rPr>
              <w:pPrChange w:id="7283" w:author="Nick.Tolimieri" w:date="2022-09-07T13:17:00Z">
                <w:pPr>
                  <w:jc w:val="right"/>
                </w:pPr>
              </w:pPrChange>
            </w:pPr>
            <w:ins w:id="7284" w:author="Nick.Tolimieri" w:date="2022-09-07T13:17:00Z">
              <w:r w:rsidRPr="00AE199D">
                <w:rPr>
                  <w:rFonts w:asciiTheme="minorHAnsi" w:eastAsiaTheme="minorHAnsi" w:hAnsiTheme="minorHAnsi" w:cstheme="minorBidi"/>
                  <w:sz w:val="22"/>
                  <w:szCs w:val="22"/>
                  <w:rPrChange w:id="7285" w:author="Nick.Tolimieri" w:date="2022-09-07T13:17:00Z">
                    <w:rPr>
                      <w:rFonts w:ascii="Calibri" w:hAnsi="Calibri" w:cs="Calibri"/>
                      <w:color w:val="000000"/>
                      <w:sz w:val="22"/>
                      <w:szCs w:val="22"/>
                    </w:rPr>
                  </w:rPrChange>
                </w:rPr>
                <w:t>0.13</w:t>
              </w:r>
            </w:ins>
          </w:p>
        </w:tc>
      </w:tr>
      <w:tr w:rsidR="00AE199D" w:rsidRPr="00AE199D" w:rsidTr="00AE199D">
        <w:trPr>
          <w:trHeight w:val="300"/>
          <w:ins w:id="7286" w:author="Nick.Tolimieri" w:date="2022-09-07T13:17:00Z"/>
        </w:trPr>
        <w:tc>
          <w:tcPr>
            <w:tcW w:w="960" w:type="dxa"/>
            <w:noWrap/>
            <w:hideMark/>
          </w:tcPr>
          <w:p w:rsidR="00AE199D" w:rsidRPr="00AE199D" w:rsidRDefault="00AE199D" w:rsidP="00AE199D">
            <w:pPr>
              <w:ind w:firstLine="0"/>
              <w:rPr>
                <w:ins w:id="7287" w:author="Nick.Tolimieri" w:date="2022-09-07T13:17:00Z"/>
                <w:rFonts w:asciiTheme="minorHAnsi" w:eastAsiaTheme="minorHAnsi" w:hAnsiTheme="minorHAnsi" w:cstheme="minorBidi"/>
                <w:sz w:val="22"/>
                <w:szCs w:val="22"/>
                <w:rPrChange w:id="7288" w:author="Nick.Tolimieri" w:date="2022-09-07T13:17:00Z">
                  <w:rPr>
                    <w:ins w:id="7289" w:author="Nick.Tolimieri" w:date="2022-09-07T13:17:00Z"/>
                    <w:rFonts w:ascii="Calibri" w:hAnsi="Calibri" w:cs="Calibri"/>
                    <w:color w:val="000000"/>
                    <w:sz w:val="22"/>
                    <w:szCs w:val="22"/>
                  </w:rPr>
                </w:rPrChange>
              </w:rPr>
              <w:pPrChange w:id="7290" w:author="Nick.Tolimieri" w:date="2022-09-07T13:17:00Z">
                <w:pPr/>
              </w:pPrChange>
            </w:pPr>
            <w:ins w:id="7291" w:author="Nick.Tolimieri" w:date="2022-09-07T13:17:00Z">
              <w:r w:rsidRPr="00AE199D">
                <w:rPr>
                  <w:rFonts w:asciiTheme="minorHAnsi" w:eastAsiaTheme="minorHAnsi" w:hAnsiTheme="minorHAnsi" w:cstheme="minorBidi"/>
                  <w:sz w:val="22"/>
                  <w:szCs w:val="22"/>
                  <w:rPrChange w:id="7292" w:author="Nick.Tolimieri" w:date="2022-09-07T13:17:00Z">
                    <w:rPr>
                      <w:rFonts w:ascii="Calibri" w:hAnsi="Calibri" w:cs="Calibri"/>
                      <w:color w:val="000000"/>
                      <w:sz w:val="22"/>
                      <w:szCs w:val="22"/>
                    </w:rPr>
                  </w:rPrChange>
                </w:rPr>
                <w:lastRenderedPageBreak/>
                <w:t>Cape Alava</w:t>
              </w:r>
            </w:ins>
          </w:p>
        </w:tc>
        <w:tc>
          <w:tcPr>
            <w:tcW w:w="960" w:type="dxa"/>
            <w:noWrap/>
            <w:hideMark/>
          </w:tcPr>
          <w:p w:rsidR="00AE199D" w:rsidRPr="00AE199D" w:rsidRDefault="00AE199D" w:rsidP="00AE199D">
            <w:pPr>
              <w:ind w:firstLine="0"/>
              <w:rPr>
                <w:ins w:id="7293" w:author="Nick.Tolimieri" w:date="2022-09-07T13:17:00Z"/>
                <w:rFonts w:asciiTheme="minorHAnsi" w:eastAsiaTheme="minorHAnsi" w:hAnsiTheme="minorHAnsi" w:cstheme="minorBidi"/>
                <w:sz w:val="22"/>
                <w:szCs w:val="22"/>
                <w:rPrChange w:id="7294" w:author="Nick.Tolimieri" w:date="2022-09-07T13:17:00Z">
                  <w:rPr>
                    <w:ins w:id="7295" w:author="Nick.Tolimieri" w:date="2022-09-07T13:17:00Z"/>
                    <w:rFonts w:ascii="Calibri" w:hAnsi="Calibri" w:cs="Calibri"/>
                    <w:color w:val="000000"/>
                    <w:sz w:val="22"/>
                    <w:szCs w:val="22"/>
                  </w:rPr>
                </w:rPrChange>
              </w:rPr>
              <w:pPrChange w:id="7296" w:author="Nick.Tolimieri" w:date="2022-09-07T13:17:00Z">
                <w:pPr>
                  <w:jc w:val="right"/>
                </w:pPr>
              </w:pPrChange>
            </w:pPr>
            <w:ins w:id="7297" w:author="Nick.Tolimieri" w:date="2022-09-07T13:17:00Z">
              <w:r w:rsidRPr="00AE199D">
                <w:rPr>
                  <w:rFonts w:asciiTheme="minorHAnsi" w:eastAsiaTheme="minorHAnsi" w:hAnsiTheme="minorHAnsi" w:cstheme="minorBidi"/>
                  <w:sz w:val="22"/>
                  <w:szCs w:val="22"/>
                  <w:rPrChange w:id="7298" w:author="Nick.Tolimieri" w:date="2022-09-07T13:17:00Z">
                    <w:rPr>
                      <w:rFonts w:ascii="Calibri" w:hAnsi="Calibri" w:cs="Calibri"/>
                      <w:color w:val="000000"/>
                      <w:sz w:val="22"/>
                      <w:szCs w:val="22"/>
                    </w:rPr>
                  </w:rPrChange>
                </w:rPr>
                <w:t>2004</w:t>
              </w:r>
            </w:ins>
          </w:p>
        </w:tc>
        <w:tc>
          <w:tcPr>
            <w:tcW w:w="960" w:type="dxa"/>
            <w:noWrap/>
            <w:hideMark/>
          </w:tcPr>
          <w:p w:rsidR="00AE199D" w:rsidRPr="00AE199D" w:rsidRDefault="00AE199D" w:rsidP="00AE199D">
            <w:pPr>
              <w:ind w:firstLine="0"/>
              <w:rPr>
                <w:ins w:id="7299" w:author="Nick.Tolimieri" w:date="2022-09-07T13:17:00Z"/>
                <w:rFonts w:asciiTheme="minorHAnsi" w:eastAsiaTheme="minorHAnsi" w:hAnsiTheme="minorHAnsi" w:cstheme="minorBidi"/>
                <w:sz w:val="22"/>
                <w:szCs w:val="22"/>
                <w:rPrChange w:id="7300" w:author="Nick.Tolimieri" w:date="2022-09-07T13:17:00Z">
                  <w:rPr>
                    <w:ins w:id="7301" w:author="Nick.Tolimieri" w:date="2022-09-07T13:17:00Z"/>
                    <w:rFonts w:ascii="Calibri" w:hAnsi="Calibri" w:cs="Calibri"/>
                    <w:color w:val="000000"/>
                    <w:sz w:val="22"/>
                    <w:szCs w:val="22"/>
                  </w:rPr>
                </w:rPrChange>
              </w:rPr>
              <w:pPrChange w:id="7302" w:author="Nick.Tolimieri" w:date="2022-09-07T13:17:00Z">
                <w:pPr>
                  <w:jc w:val="right"/>
                </w:pPr>
              </w:pPrChange>
            </w:pPr>
            <w:ins w:id="7303" w:author="Nick.Tolimieri" w:date="2022-09-07T13:17:00Z">
              <w:r w:rsidRPr="00AE199D">
                <w:rPr>
                  <w:rFonts w:asciiTheme="minorHAnsi" w:eastAsiaTheme="minorHAnsi" w:hAnsiTheme="minorHAnsi" w:cstheme="minorBidi"/>
                  <w:sz w:val="22"/>
                  <w:szCs w:val="22"/>
                  <w:rPrChange w:id="7304"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305" w:author="Nick.Tolimieri" w:date="2022-09-07T13:17:00Z"/>
                <w:rFonts w:asciiTheme="minorHAnsi" w:eastAsiaTheme="minorHAnsi" w:hAnsiTheme="minorHAnsi" w:cstheme="minorBidi"/>
                <w:sz w:val="22"/>
                <w:szCs w:val="22"/>
                <w:rPrChange w:id="7306" w:author="Nick.Tolimieri" w:date="2022-09-07T13:17:00Z">
                  <w:rPr>
                    <w:ins w:id="7307" w:author="Nick.Tolimieri" w:date="2022-09-07T13:17:00Z"/>
                    <w:rFonts w:ascii="Calibri" w:hAnsi="Calibri" w:cs="Calibri"/>
                    <w:color w:val="000000"/>
                    <w:sz w:val="22"/>
                    <w:szCs w:val="22"/>
                  </w:rPr>
                </w:rPrChange>
              </w:rPr>
              <w:pPrChange w:id="7308" w:author="Nick.Tolimieri" w:date="2022-09-07T13:17:00Z">
                <w:pPr>
                  <w:jc w:val="right"/>
                </w:pPr>
              </w:pPrChange>
            </w:pPr>
            <w:ins w:id="7309" w:author="Nick.Tolimieri" w:date="2022-09-07T13:17:00Z">
              <w:r w:rsidRPr="00AE199D">
                <w:rPr>
                  <w:rFonts w:asciiTheme="minorHAnsi" w:eastAsiaTheme="minorHAnsi" w:hAnsiTheme="minorHAnsi" w:cstheme="minorBidi"/>
                  <w:sz w:val="22"/>
                  <w:szCs w:val="22"/>
                  <w:rPrChange w:id="7310" w:author="Nick.Tolimieri" w:date="2022-09-07T13:17:00Z">
                    <w:rPr>
                      <w:rFonts w:ascii="Calibri" w:hAnsi="Calibri" w:cs="Calibri"/>
                      <w:color w:val="000000"/>
                      <w:sz w:val="22"/>
                      <w:szCs w:val="22"/>
                    </w:rPr>
                  </w:rPrChange>
                </w:rPr>
                <w:t>15</w:t>
              </w:r>
            </w:ins>
          </w:p>
        </w:tc>
        <w:tc>
          <w:tcPr>
            <w:tcW w:w="960" w:type="dxa"/>
            <w:noWrap/>
            <w:hideMark/>
          </w:tcPr>
          <w:p w:rsidR="00AE199D" w:rsidRPr="00AE199D" w:rsidRDefault="00AE199D" w:rsidP="00AE199D">
            <w:pPr>
              <w:ind w:firstLine="0"/>
              <w:rPr>
                <w:ins w:id="7311" w:author="Nick.Tolimieri" w:date="2022-09-07T13:17:00Z"/>
                <w:rFonts w:asciiTheme="minorHAnsi" w:eastAsiaTheme="minorHAnsi" w:hAnsiTheme="minorHAnsi" w:cstheme="minorBidi"/>
                <w:sz w:val="22"/>
                <w:szCs w:val="22"/>
                <w:rPrChange w:id="7312" w:author="Nick.Tolimieri" w:date="2022-09-07T13:17:00Z">
                  <w:rPr>
                    <w:ins w:id="7313" w:author="Nick.Tolimieri" w:date="2022-09-07T13:17:00Z"/>
                    <w:rFonts w:ascii="Calibri" w:hAnsi="Calibri" w:cs="Calibri"/>
                    <w:color w:val="000000"/>
                    <w:sz w:val="22"/>
                    <w:szCs w:val="22"/>
                  </w:rPr>
                </w:rPrChange>
              </w:rPr>
              <w:pPrChange w:id="7314" w:author="Nick.Tolimieri" w:date="2022-09-07T13:17:00Z">
                <w:pPr>
                  <w:jc w:val="right"/>
                </w:pPr>
              </w:pPrChange>
            </w:pPr>
            <w:ins w:id="7315" w:author="Nick.Tolimieri" w:date="2022-09-07T13:17:00Z">
              <w:r w:rsidRPr="00AE199D">
                <w:rPr>
                  <w:rFonts w:asciiTheme="minorHAnsi" w:eastAsiaTheme="minorHAnsi" w:hAnsiTheme="minorHAnsi" w:cstheme="minorBidi"/>
                  <w:sz w:val="22"/>
                  <w:szCs w:val="22"/>
                  <w:rPrChange w:id="7316"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7317" w:author="Nick.Tolimieri" w:date="2022-09-07T13:17:00Z"/>
                <w:rFonts w:asciiTheme="minorHAnsi" w:eastAsiaTheme="minorHAnsi" w:hAnsiTheme="minorHAnsi" w:cstheme="minorBidi"/>
                <w:sz w:val="22"/>
                <w:szCs w:val="22"/>
                <w:rPrChange w:id="7318" w:author="Nick.Tolimieri" w:date="2022-09-07T13:17:00Z">
                  <w:rPr>
                    <w:ins w:id="7319" w:author="Nick.Tolimieri" w:date="2022-09-07T13:17:00Z"/>
                    <w:rFonts w:ascii="Calibri" w:hAnsi="Calibri" w:cs="Calibri"/>
                    <w:color w:val="000000"/>
                    <w:sz w:val="22"/>
                    <w:szCs w:val="22"/>
                  </w:rPr>
                </w:rPrChange>
              </w:rPr>
              <w:pPrChange w:id="7320" w:author="Nick.Tolimieri" w:date="2022-09-07T13:17:00Z">
                <w:pPr>
                  <w:jc w:val="right"/>
                </w:pPr>
              </w:pPrChange>
            </w:pPr>
            <w:ins w:id="7321" w:author="Nick.Tolimieri" w:date="2022-09-07T13:17:00Z">
              <w:r w:rsidRPr="00AE199D">
                <w:rPr>
                  <w:rFonts w:asciiTheme="minorHAnsi" w:eastAsiaTheme="minorHAnsi" w:hAnsiTheme="minorHAnsi" w:cstheme="minorBidi"/>
                  <w:sz w:val="22"/>
                  <w:szCs w:val="22"/>
                  <w:rPrChange w:id="7322"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7323" w:author="Nick.Tolimieri" w:date="2022-09-07T13:17:00Z"/>
                <w:rFonts w:asciiTheme="minorHAnsi" w:eastAsiaTheme="minorHAnsi" w:hAnsiTheme="minorHAnsi" w:cstheme="minorBidi"/>
                <w:sz w:val="22"/>
                <w:szCs w:val="22"/>
                <w:rPrChange w:id="7324" w:author="Nick.Tolimieri" w:date="2022-09-07T13:17:00Z">
                  <w:rPr>
                    <w:ins w:id="7325" w:author="Nick.Tolimieri" w:date="2022-09-07T13:17:00Z"/>
                    <w:rFonts w:ascii="Calibri" w:hAnsi="Calibri" w:cs="Calibri"/>
                    <w:color w:val="000000"/>
                    <w:sz w:val="22"/>
                    <w:szCs w:val="22"/>
                  </w:rPr>
                </w:rPrChange>
              </w:rPr>
              <w:pPrChange w:id="7326" w:author="Nick.Tolimieri" w:date="2022-09-07T13:17:00Z">
                <w:pPr>
                  <w:jc w:val="right"/>
                </w:pPr>
              </w:pPrChange>
            </w:pPr>
            <w:ins w:id="7327" w:author="Nick.Tolimieri" w:date="2022-09-07T13:17:00Z">
              <w:r w:rsidRPr="00AE199D">
                <w:rPr>
                  <w:rFonts w:asciiTheme="minorHAnsi" w:eastAsiaTheme="minorHAnsi" w:hAnsiTheme="minorHAnsi" w:cstheme="minorBidi"/>
                  <w:sz w:val="22"/>
                  <w:szCs w:val="22"/>
                  <w:rPrChange w:id="7328"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7329" w:author="Nick.Tolimieri" w:date="2022-09-07T13:17:00Z"/>
                <w:rFonts w:asciiTheme="minorHAnsi" w:eastAsiaTheme="minorHAnsi" w:hAnsiTheme="minorHAnsi" w:cstheme="minorBidi"/>
                <w:sz w:val="22"/>
                <w:szCs w:val="22"/>
                <w:rPrChange w:id="7330" w:author="Nick.Tolimieri" w:date="2022-09-07T13:17:00Z">
                  <w:rPr>
                    <w:ins w:id="7331" w:author="Nick.Tolimieri" w:date="2022-09-07T13:17:00Z"/>
                    <w:rFonts w:ascii="Calibri" w:hAnsi="Calibri" w:cs="Calibri"/>
                    <w:color w:val="000000"/>
                    <w:sz w:val="22"/>
                    <w:szCs w:val="22"/>
                  </w:rPr>
                </w:rPrChange>
              </w:rPr>
              <w:pPrChange w:id="7332" w:author="Nick.Tolimieri" w:date="2022-09-07T13:17:00Z">
                <w:pPr>
                  <w:jc w:val="right"/>
                </w:pPr>
              </w:pPrChange>
            </w:pPr>
            <w:ins w:id="7333" w:author="Nick.Tolimieri" w:date="2022-09-07T13:17:00Z">
              <w:r w:rsidRPr="00AE199D">
                <w:rPr>
                  <w:rFonts w:asciiTheme="minorHAnsi" w:eastAsiaTheme="minorHAnsi" w:hAnsiTheme="minorHAnsi" w:cstheme="minorBidi"/>
                  <w:sz w:val="22"/>
                  <w:szCs w:val="22"/>
                  <w:rPrChange w:id="7334"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7335" w:author="Nick.Tolimieri" w:date="2022-09-07T13:17:00Z"/>
                <w:rFonts w:asciiTheme="minorHAnsi" w:eastAsiaTheme="minorHAnsi" w:hAnsiTheme="minorHAnsi" w:cstheme="minorBidi"/>
                <w:sz w:val="22"/>
                <w:szCs w:val="22"/>
                <w:rPrChange w:id="7336" w:author="Nick.Tolimieri" w:date="2022-09-07T13:17:00Z">
                  <w:rPr>
                    <w:ins w:id="7337" w:author="Nick.Tolimieri" w:date="2022-09-07T13:17:00Z"/>
                    <w:rFonts w:ascii="Calibri" w:hAnsi="Calibri" w:cs="Calibri"/>
                    <w:color w:val="000000"/>
                    <w:sz w:val="22"/>
                    <w:szCs w:val="22"/>
                  </w:rPr>
                </w:rPrChange>
              </w:rPr>
              <w:pPrChange w:id="7338" w:author="Nick.Tolimieri" w:date="2022-09-07T13:17:00Z">
                <w:pPr>
                  <w:jc w:val="right"/>
                </w:pPr>
              </w:pPrChange>
            </w:pPr>
            <w:ins w:id="7339" w:author="Nick.Tolimieri" w:date="2022-09-07T13:17:00Z">
              <w:r w:rsidRPr="00AE199D">
                <w:rPr>
                  <w:rFonts w:asciiTheme="minorHAnsi" w:eastAsiaTheme="minorHAnsi" w:hAnsiTheme="minorHAnsi" w:cstheme="minorBidi"/>
                  <w:sz w:val="22"/>
                  <w:szCs w:val="22"/>
                  <w:rPrChange w:id="7340" w:author="Nick.Tolimieri" w:date="2022-09-07T13:17:00Z">
                    <w:rPr>
                      <w:rFonts w:ascii="Calibri" w:hAnsi="Calibri" w:cs="Calibri"/>
                      <w:color w:val="000000"/>
                      <w:sz w:val="22"/>
                      <w:szCs w:val="22"/>
                    </w:rPr>
                  </w:rPrChange>
                </w:rPr>
                <w:t>1.49</w:t>
              </w:r>
            </w:ins>
          </w:p>
        </w:tc>
        <w:tc>
          <w:tcPr>
            <w:tcW w:w="960" w:type="dxa"/>
            <w:noWrap/>
            <w:hideMark/>
          </w:tcPr>
          <w:p w:rsidR="00AE199D" w:rsidRPr="00AE199D" w:rsidRDefault="00AE199D" w:rsidP="00AE199D">
            <w:pPr>
              <w:ind w:firstLine="0"/>
              <w:rPr>
                <w:ins w:id="7341" w:author="Nick.Tolimieri" w:date="2022-09-07T13:17:00Z"/>
                <w:rFonts w:asciiTheme="minorHAnsi" w:eastAsiaTheme="minorHAnsi" w:hAnsiTheme="minorHAnsi" w:cstheme="minorBidi"/>
                <w:sz w:val="22"/>
                <w:szCs w:val="22"/>
                <w:rPrChange w:id="7342" w:author="Nick.Tolimieri" w:date="2022-09-07T13:17:00Z">
                  <w:rPr>
                    <w:ins w:id="7343" w:author="Nick.Tolimieri" w:date="2022-09-07T13:17:00Z"/>
                    <w:rFonts w:ascii="Calibri" w:hAnsi="Calibri" w:cs="Calibri"/>
                    <w:color w:val="000000"/>
                    <w:sz w:val="22"/>
                    <w:szCs w:val="22"/>
                  </w:rPr>
                </w:rPrChange>
              </w:rPr>
              <w:pPrChange w:id="7344" w:author="Nick.Tolimieri" w:date="2022-09-07T13:17:00Z">
                <w:pPr>
                  <w:jc w:val="right"/>
                </w:pPr>
              </w:pPrChange>
            </w:pPr>
            <w:ins w:id="7345" w:author="Nick.Tolimieri" w:date="2022-09-07T13:17:00Z">
              <w:r w:rsidRPr="00AE199D">
                <w:rPr>
                  <w:rFonts w:asciiTheme="minorHAnsi" w:eastAsiaTheme="minorHAnsi" w:hAnsiTheme="minorHAnsi" w:cstheme="minorBidi"/>
                  <w:sz w:val="22"/>
                  <w:szCs w:val="22"/>
                  <w:rPrChange w:id="7346" w:author="Nick.Tolimieri" w:date="2022-09-07T13:17:00Z">
                    <w:rPr>
                      <w:rFonts w:ascii="Calibri" w:hAnsi="Calibri" w:cs="Calibri"/>
                      <w:color w:val="000000"/>
                      <w:sz w:val="22"/>
                      <w:szCs w:val="22"/>
                    </w:rPr>
                  </w:rPrChange>
                </w:rPr>
                <w:t>0.08</w:t>
              </w:r>
            </w:ins>
          </w:p>
        </w:tc>
      </w:tr>
      <w:tr w:rsidR="00AE199D" w:rsidRPr="00AE199D" w:rsidTr="00AE199D">
        <w:trPr>
          <w:trHeight w:val="300"/>
          <w:ins w:id="7347" w:author="Nick.Tolimieri" w:date="2022-09-07T13:17:00Z"/>
        </w:trPr>
        <w:tc>
          <w:tcPr>
            <w:tcW w:w="960" w:type="dxa"/>
            <w:noWrap/>
            <w:hideMark/>
          </w:tcPr>
          <w:p w:rsidR="00AE199D" w:rsidRPr="00AE199D" w:rsidRDefault="00AE199D" w:rsidP="00AE199D">
            <w:pPr>
              <w:ind w:firstLine="0"/>
              <w:rPr>
                <w:ins w:id="7348" w:author="Nick.Tolimieri" w:date="2022-09-07T13:17:00Z"/>
                <w:rFonts w:asciiTheme="minorHAnsi" w:eastAsiaTheme="minorHAnsi" w:hAnsiTheme="minorHAnsi" w:cstheme="minorBidi"/>
                <w:sz w:val="22"/>
                <w:szCs w:val="22"/>
                <w:rPrChange w:id="7349" w:author="Nick.Tolimieri" w:date="2022-09-07T13:17:00Z">
                  <w:rPr>
                    <w:ins w:id="7350" w:author="Nick.Tolimieri" w:date="2022-09-07T13:17:00Z"/>
                    <w:rFonts w:ascii="Calibri" w:hAnsi="Calibri" w:cs="Calibri"/>
                    <w:color w:val="000000"/>
                    <w:sz w:val="22"/>
                    <w:szCs w:val="22"/>
                  </w:rPr>
                </w:rPrChange>
              </w:rPr>
              <w:pPrChange w:id="7351" w:author="Nick.Tolimieri" w:date="2022-09-07T13:17:00Z">
                <w:pPr/>
              </w:pPrChange>
            </w:pPr>
            <w:ins w:id="7352" w:author="Nick.Tolimieri" w:date="2022-09-07T13:17:00Z">
              <w:r w:rsidRPr="00AE199D">
                <w:rPr>
                  <w:rFonts w:asciiTheme="minorHAnsi" w:eastAsiaTheme="minorHAnsi" w:hAnsiTheme="minorHAnsi" w:cstheme="minorBidi"/>
                  <w:sz w:val="22"/>
                  <w:szCs w:val="22"/>
                  <w:rPrChange w:id="7353"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354" w:author="Nick.Tolimieri" w:date="2022-09-07T13:17:00Z"/>
                <w:rFonts w:asciiTheme="minorHAnsi" w:eastAsiaTheme="minorHAnsi" w:hAnsiTheme="minorHAnsi" w:cstheme="minorBidi"/>
                <w:sz w:val="22"/>
                <w:szCs w:val="22"/>
                <w:rPrChange w:id="7355" w:author="Nick.Tolimieri" w:date="2022-09-07T13:17:00Z">
                  <w:rPr>
                    <w:ins w:id="7356" w:author="Nick.Tolimieri" w:date="2022-09-07T13:17:00Z"/>
                    <w:rFonts w:ascii="Calibri" w:hAnsi="Calibri" w:cs="Calibri"/>
                    <w:color w:val="000000"/>
                    <w:sz w:val="22"/>
                    <w:szCs w:val="22"/>
                  </w:rPr>
                </w:rPrChange>
              </w:rPr>
              <w:pPrChange w:id="7357" w:author="Nick.Tolimieri" w:date="2022-09-07T13:17:00Z">
                <w:pPr>
                  <w:jc w:val="right"/>
                </w:pPr>
              </w:pPrChange>
            </w:pPr>
            <w:ins w:id="7358" w:author="Nick.Tolimieri" w:date="2022-09-07T13:17:00Z">
              <w:r w:rsidRPr="00AE199D">
                <w:rPr>
                  <w:rFonts w:asciiTheme="minorHAnsi" w:eastAsiaTheme="minorHAnsi" w:hAnsiTheme="minorHAnsi" w:cstheme="minorBidi"/>
                  <w:sz w:val="22"/>
                  <w:szCs w:val="22"/>
                  <w:rPrChange w:id="7359" w:author="Nick.Tolimieri" w:date="2022-09-07T13:17:00Z">
                    <w:rPr>
                      <w:rFonts w:ascii="Calibri" w:hAnsi="Calibri" w:cs="Calibri"/>
                      <w:color w:val="000000"/>
                      <w:sz w:val="22"/>
                      <w:szCs w:val="22"/>
                    </w:rPr>
                  </w:rPrChange>
                </w:rPr>
                <w:t>2005</w:t>
              </w:r>
            </w:ins>
          </w:p>
        </w:tc>
        <w:tc>
          <w:tcPr>
            <w:tcW w:w="960" w:type="dxa"/>
            <w:noWrap/>
            <w:hideMark/>
          </w:tcPr>
          <w:p w:rsidR="00AE199D" w:rsidRPr="00AE199D" w:rsidRDefault="00AE199D" w:rsidP="00AE199D">
            <w:pPr>
              <w:ind w:firstLine="0"/>
              <w:rPr>
                <w:ins w:id="7360" w:author="Nick.Tolimieri" w:date="2022-09-07T13:17:00Z"/>
                <w:rFonts w:asciiTheme="minorHAnsi" w:eastAsiaTheme="minorHAnsi" w:hAnsiTheme="minorHAnsi" w:cstheme="minorBidi"/>
                <w:sz w:val="22"/>
                <w:szCs w:val="22"/>
                <w:rPrChange w:id="7361" w:author="Nick.Tolimieri" w:date="2022-09-07T13:17:00Z">
                  <w:rPr>
                    <w:ins w:id="7362" w:author="Nick.Tolimieri" w:date="2022-09-07T13:17:00Z"/>
                    <w:rFonts w:ascii="Calibri" w:hAnsi="Calibri" w:cs="Calibri"/>
                    <w:color w:val="000000"/>
                    <w:sz w:val="22"/>
                    <w:szCs w:val="22"/>
                  </w:rPr>
                </w:rPrChange>
              </w:rPr>
              <w:pPrChange w:id="7363" w:author="Nick.Tolimieri" w:date="2022-09-07T13:17:00Z">
                <w:pPr>
                  <w:jc w:val="right"/>
                </w:pPr>
              </w:pPrChange>
            </w:pPr>
            <w:ins w:id="7364" w:author="Nick.Tolimieri" w:date="2022-09-07T13:17:00Z">
              <w:r w:rsidRPr="00AE199D">
                <w:rPr>
                  <w:rFonts w:asciiTheme="minorHAnsi" w:eastAsiaTheme="minorHAnsi" w:hAnsiTheme="minorHAnsi" w:cstheme="minorBidi"/>
                  <w:sz w:val="22"/>
                  <w:szCs w:val="22"/>
                  <w:rPrChange w:id="736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366" w:author="Nick.Tolimieri" w:date="2022-09-07T13:17:00Z"/>
                <w:rFonts w:asciiTheme="minorHAnsi" w:eastAsiaTheme="minorHAnsi" w:hAnsiTheme="minorHAnsi" w:cstheme="minorBidi"/>
                <w:sz w:val="22"/>
                <w:szCs w:val="22"/>
                <w:rPrChange w:id="7367" w:author="Nick.Tolimieri" w:date="2022-09-07T13:17:00Z">
                  <w:rPr>
                    <w:ins w:id="7368" w:author="Nick.Tolimieri" w:date="2022-09-07T13:17:00Z"/>
                    <w:rFonts w:ascii="Calibri" w:hAnsi="Calibri" w:cs="Calibri"/>
                    <w:color w:val="000000"/>
                    <w:sz w:val="22"/>
                    <w:szCs w:val="22"/>
                  </w:rPr>
                </w:rPrChange>
              </w:rPr>
              <w:pPrChange w:id="7369" w:author="Nick.Tolimieri" w:date="2022-09-07T13:17:00Z">
                <w:pPr>
                  <w:jc w:val="right"/>
                </w:pPr>
              </w:pPrChange>
            </w:pPr>
            <w:ins w:id="7370" w:author="Nick.Tolimieri" w:date="2022-09-07T13:17:00Z">
              <w:r w:rsidRPr="00AE199D">
                <w:rPr>
                  <w:rFonts w:asciiTheme="minorHAnsi" w:eastAsiaTheme="minorHAnsi" w:hAnsiTheme="minorHAnsi" w:cstheme="minorBidi"/>
                  <w:sz w:val="22"/>
                  <w:szCs w:val="22"/>
                  <w:rPrChange w:id="7371" w:author="Nick.Tolimieri" w:date="2022-09-07T13:17:00Z">
                    <w:rPr>
                      <w:rFonts w:ascii="Calibri" w:hAnsi="Calibri" w:cs="Calibri"/>
                      <w:color w:val="000000"/>
                      <w:sz w:val="22"/>
                      <w:szCs w:val="22"/>
                    </w:rPr>
                  </w:rPrChange>
                </w:rPr>
                <w:t>28</w:t>
              </w:r>
            </w:ins>
          </w:p>
        </w:tc>
        <w:tc>
          <w:tcPr>
            <w:tcW w:w="960" w:type="dxa"/>
            <w:noWrap/>
            <w:hideMark/>
          </w:tcPr>
          <w:p w:rsidR="00AE199D" w:rsidRPr="00AE199D" w:rsidRDefault="00AE199D" w:rsidP="00AE199D">
            <w:pPr>
              <w:ind w:firstLine="0"/>
              <w:rPr>
                <w:ins w:id="7372" w:author="Nick.Tolimieri" w:date="2022-09-07T13:17:00Z"/>
                <w:rFonts w:asciiTheme="minorHAnsi" w:eastAsiaTheme="minorHAnsi" w:hAnsiTheme="minorHAnsi" w:cstheme="minorBidi"/>
                <w:sz w:val="22"/>
                <w:szCs w:val="22"/>
                <w:rPrChange w:id="7373" w:author="Nick.Tolimieri" w:date="2022-09-07T13:17:00Z">
                  <w:rPr>
                    <w:ins w:id="7374" w:author="Nick.Tolimieri" w:date="2022-09-07T13:17:00Z"/>
                    <w:rFonts w:ascii="Calibri" w:hAnsi="Calibri" w:cs="Calibri"/>
                    <w:color w:val="000000"/>
                    <w:sz w:val="22"/>
                    <w:szCs w:val="22"/>
                  </w:rPr>
                </w:rPrChange>
              </w:rPr>
              <w:pPrChange w:id="7375" w:author="Nick.Tolimieri" w:date="2022-09-07T13:17:00Z">
                <w:pPr>
                  <w:jc w:val="right"/>
                </w:pPr>
              </w:pPrChange>
            </w:pPr>
            <w:ins w:id="7376" w:author="Nick.Tolimieri" w:date="2022-09-07T13:17:00Z">
              <w:r w:rsidRPr="00AE199D">
                <w:rPr>
                  <w:rFonts w:asciiTheme="minorHAnsi" w:eastAsiaTheme="minorHAnsi" w:hAnsiTheme="minorHAnsi" w:cstheme="minorBidi"/>
                  <w:sz w:val="22"/>
                  <w:szCs w:val="22"/>
                  <w:rPrChange w:id="7377"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7378" w:author="Nick.Tolimieri" w:date="2022-09-07T13:17:00Z"/>
                <w:rFonts w:asciiTheme="minorHAnsi" w:eastAsiaTheme="minorHAnsi" w:hAnsiTheme="minorHAnsi" w:cstheme="minorBidi"/>
                <w:sz w:val="22"/>
                <w:szCs w:val="22"/>
                <w:rPrChange w:id="7379" w:author="Nick.Tolimieri" w:date="2022-09-07T13:17:00Z">
                  <w:rPr>
                    <w:ins w:id="7380" w:author="Nick.Tolimieri" w:date="2022-09-07T13:17:00Z"/>
                    <w:rFonts w:ascii="Calibri" w:hAnsi="Calibri" w:cs="Calibri"/>
                    <w:color w:val="000000"/>
                    <w:sz w:val="22"/>
                    <w:szCs w:val="22"/>
                  </w:rPr>
                </w:rPrChange>
              </w:rPr>
              <w:pPrChange w:id="7381" w:author="Nick.Tolimieri" w:date="2022-09-07T13:17:00Z">
                <w:pPr>
                  <w:jc w:val="right"/>
                </w:pPr>
              </w:pPrChange>
            </w:pPr>
            <w:ins w:id="7382" w:author="Nick.Tolimieri" w:date="2022-09-07T13:17:00Z">
              <w:r w:rsidRPr="00AE199D">
                <w:rPr>
                  <w:rFonts w:asciiTheme="minorHAnsi" w:eastAsiaTheme="minorHAnsi" w:hAnsiTheme="minorHAnsi" w:cstheme="minorBidi"/>
                  <w:sz w:val="22"/>
                  <w:szCs w:val="22"/>
                  <w:rPrChange w:id="7383"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7384" w:author="Nick.Tolimieri" w:date="2022-09-07T13:17:00Z"/>
                <w:rFonts w:asciiTheme="minorHAnsi" w:eastAsiaTheme="minorHAnsi" w:hAnsiTheme="minorHAnsi" w:cstheme="minorBidi"/>
                <w:sz w:val="22"/>
                <w:szCs w:val="22"/>
                <w:rPrChange w:id="7385" w:author="Nick.Tolimieri" w:date="2022-09-07T13:17:00Z">
                  <w:rPr>
                    <w:ins w:id="7386" w:author="Nick.Tolimieri" w:date="2022-09-07T13:17:00Z"/>
                    <w:rFonts w:ascii="Calibri" w:hAnsi="Calibri" w:cs="Calibri"/>
                    <w:color w:val="000000"/>
                    <w:sz w:val="22"/>
                    <w:szCs w:val="22"/>
                  </w:rPr>
                </w:rPrChange>
              </w:rPr>
              <w:pPrChange w:id="7387" w:author="Nick.Tolimieri" w:date="2022-09-07T13:17:00Z">
                <w:pPr>
                  <w:jc w:val="right"/>
                </w:pPr>
              </w:pPrChange>
            </w:pPr>
            <w:ins w:id="7388" w:author="Nick.Tolimieri" w:date="2022-09-07T13:17:00Z">
              <w:r w:rsidRPr="00AE199D">
                <w:rPr>
                  <w:rFonts w:asciiTheme="minorHAnsi" w:eastAsiaTheme="minorHAnsi" w:hAnsiTheme="minorHAnsi" w:cstheme="minorBidi"/>
                  <w:sz w:val="22"/>
                  <w:szCs w:val="22"/>
                  <w:rPrChange w:id="7389"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7390" w:author="Nick.Tolimieri" w:date="2022-09-07T13:17:00Z"/>
                <w:rFonts w:asciiTheme="minorHAnsi" w:eastAsiaTheme="minorHAnsi" w:hAnsiTheme="minorHAnsi" w:cstheme="minorBidi"/>
                <w:sz w:val="22"/>
                <w:szCs w:val="22"/>
                <w:rPrChange w:id="7391" w:author="Nick.Tolimieri" w:date="2022-09-07T13:17:00Z">
                  <w:rPr>
                    <w:ins w:id="7392" w:author="Nick.Tolimieri" w:date="2022-09-07T13:17:00Z"/>
                    <w:rFonts w:ascii="Calibri" w:hAnsi="Calibri" w:cs="Calibri"/>
                    <w:color w:val="000000"/>
                    <w:sz w:val="22"/>
                    <w:szCs w:val="22"/>
                  </w:rPr>
                </w:rPrChange>
              </w:rPr>
              <w:pPrChange w:id="7393" w:author="Nick.Tolimieri" w:date="2022-09-07T13:17:00Z">
                <w:pPr>
                  <w:jc w:val="right"/>
                </w:pPr>
              </w:pPrChange>
            </w:pPr>
            <w:ins w:id="7394" w:author="Nick.Tolimieri" w:date="2022-09-07T13:17:00Z">
              <w:r w:rsidRPr="00AE199D">
                <w:rPr>
                  <w:rFonts w:asciiTheme="minorHAnsi" w:eastAsiaTheme="minorHAnsi" w:hAnsiTheme="minorHAnsi" w:cstheme="minorBidi"/>
                  <w:sz w:val="22"/>
                  <w:szCs w:val="22"/>
                  <w:rPrChange w:id="7395"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7396" w:author="Nick.Tolimieri" w:date="2022-09-07T13:17:00Z"/>
                <w:rFonts w:asciiTheme="minorHAnsi" w:eastAsiaTheme="minorHAnsi" w:hAnsiTheme="minorHAnsi" w:cstheme="minorBidi"/>
                <w:sz w:val="22"/>
                <w:szCs w:val="22"/>
                <w:rPrChange w:id="7397" w:author="Nick.Tolimieri" w:date="2022-09-07T13:17:00Z">
                  <w:rPr>
                    <w:ins w:id="7398" w:author="Nick.Tolimieri" w:date="2022-09-07T13:17:00Z"/>
                    <w:rFonts w:ascii="Calibri" w:hAnsi="Calibri" w:cs="Calibri"/>
                    <w:color w:val="000000"/>
                    <w:sz w:val="22"/>
                    <w:szCs w:val="22"/>
                  </w:rPr>
                </w:rPrChange>
              </w:rPr>
              <w:pPrChange w:id="7399" w:author="Nick.Tolimieri" w:date="2022-09-07T13:17:00Z">
                <w:pPr>
                  <w:jc w:val="right"/>
                </w:pPr>
              </w:pPrChange>
            </w:pPr>
            <w:ins w:id="7400" w:author="Nick.Tolimieri" w:date="2022-09-07T13:17:00Z">
              <w:r w:rsidRPr="00AE199D">
                <w:rPr>
                  <w:rFonts w:asciiTheme="minorHAnsi" w:eastAsiaTheme="minorHAnsi" w:hAnsiTheme="minorHAnsi" w:cstheme="minorBidi"/>
                  <w:sz w:val="22"/>
                  <w:szCs w:val="22"/>
                  <w:rPrChange w:id="7401" w:author="Nick.Tolimieri" w:date="2022-09-07T13:17:00Z">
                    <w:rPr>
                      <w:rFonts w:ascii="Calibri" w:hAnsi="Calibri" w:cs="Calibri"/>
                      <w:color w:val="000000"/>
                      <w:sz w:val="22"/>
                      <w:szCs w:val="22"/>
                    </w:rPr>
                  </w:rPrChange>
                </w:rPr>
                <w:t>1.85</w:t>
              </w:r>
            </w:ins>
          </w:p>
        </w:tc>
        <w:tc>
          <w:tcPr>
            <w:tcW w:w="960" w:type="dxa"/>
            <w:noWrap/>
            <w:hideMark/>
          </w:tcPr>
          <w:p w:rsidR="00AE199D" w:rsidRPr="00AE199D" w:rsidRDefault="00AE199D" w:rsidP="00AE199D">
            <w:pPr>
              <w:ind w:firstLine="0"/>
              <w:rPr>
                <w:ins w:id="7402" w:author="Nick.Tolimieri" w:date="2022-09-07T13:17:00Z"/>
                <w:rFonts w:asciiTheme="minorHAnsi" w:eastAsiaTheme="minorHAnsi" w:hAnsiTheme="minorHAnsi" w:cstheme="minorBidi"/>
                <w:sz w:val="22"/>
                <w:szCs w:val="22"/>
                <w:rPrChange w:id="7403" w:author="Nick.Tolimieri" w:date="2022-09-07T13:17:00Z">
                  <w:rPr>
                    <w:ins w:id="7404" w:author="Nick.Tolimieri" w:date="2022-09-07T13:17:00Z"/>
                    <w:rFonts w:ascii="Calibri" w:hAnsi="Calibri" w:cs="Calibri"/>
                    <w:color w:val="000000"/>
                    <w:sz w:val="22"/>
                    <w:szCs w:val="22"/>
                  </w:rPr>
                </w:rPrChange>
              </w:rPr>
              <w:pPrChange w:id="7405" w:author="Nick.Tolimieri" w:date="2022-09-07T13:17:00Z">
                <w:pPr>
                  <w:jc w:val="right"/>
                </w:pPr>
              </w:pPrChange>
            </w:pPr>
            <w:ins w:id="7406" w:author="Nick.Tolimieri" w:date="2022-09-07T13:17:00Z">
              <w:r w:rsidRPr="00AE199D">
                <w:rPr>
                  <w:rFonts w:asciiTheme="minorHAnsi" w:eastAsiaTheme="minorHAnsi" w:hAnsiTheme="minorHAnsi" w:cstheme="minorBidi"/>
                  <w:sz w:val="22"/>
                  <w:szCs w:val="22"/>
                  <w:rPrChange w:id="7407" w:author="Nick.Tolimieri" w:date="2022-09-07T13:17:00Z">
                    <w:rPr>
                      <w:rFonts w:ascii="Calibri" w:hAnsi="Calibri" w:cs="Calibri"/>
                      <w:color w:val="000000"/>
                      <w:sz w:val="22"/>
                      <w:szCs w:val="22"/>
                    </w:rPr>
                  </w:rPrChange>
                </w:rPr>
                <w:t>0.11</w:t>
              </w:r>
            </w:ins>
          </w:p>
        </w:tc>
      </w:tr>
      <w:tr w:rsidR="00AE199D" w:rsidRPr="00AE199D" w:rsidTr="00AE199D">
        <w:trPr>
          <w:trHeight w:val="300"/>
          <w:ins w:id="7408" w:author="Nick.Tolimieri" w:date="2022-09-07T13:17:00Z"/>
        </w:trPr>
        <w:tc>
          <w:tcPr>
            <w:tcW w:w="960" w:type="dxa"/>
            <w:noWrap/>
            <w:hideMark/>
          </w:tcPr>
          <w:p w:rsidR="00AE199D" w:rsidRPr="00AE199D" w:rsidRDefault="00AE199D" w:rsidP="00AE199D">
            <w:pPr>
              <w:ind w:firstLine="0"/>
              <w:rPr>
                <w:ins w:id="7409" w:author="Nick.Tolimieri" w:date="2022-09-07T13:17:00Z"/>
                <w:rFonts w:asciiTheme="minorHAnsi" w:eastAsiaTheme="minorHAnsi" w:hAnsiTheme="minorHAnsi" w:cstheme="minorBidi"/>
                <w:sz w:val="22"/>
                <w:szCs w:val="22"/>
                <w:rPrChange w:id="7410" w:author="Nick.Tolimieri" w:date="2022-09-07T13:17:00Z">
                  <w:rPr>
                    <w:ins w:id="7411" w:author="Nick.Tolimieri" w:date="2022-09-07T13:17:00Z"/>
                    <w:rFonts w:ascii="Calibri" w:hAnsi="Calibri" w:cs="Calibri"/>
                    <w:color w:val="000000"/>
                    <w:sz w:val="22"/>
                    <w:szCs w:val="22"/>
                  </w:rPr>
                </w:rPrChange>
              </w:rPr>
              <w:pPrChange w:id="7412" w:author="Nick.Tolimieri" w:date="2022-09-07T13:17:00Z">
                <w:pPr/>
              </w:pPrChange>
            </w:pPr>
            <w:ins w:id="7413" w:author="Nick.Tolimieri" w:date="2022-09-07T13:17:00Z">
              <w:r w:rsidRPr="00AE199D">
                <w:rPr>
                  <w:rFonts w:asciiTheme="minorHAnsi" w:eastAsiaTheme="minorHAnsi" w:hAnsiTheme="minorHAnsi" w:cstheme="minorBidi"/>
                  <w:sz w:val="22"/>
                  <w:szCs w:val="22"/>
                  <w:rPrChange w:id="7414"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415" w:author="Nick.Tolimieri" w:date="2022-09-07T13:17:00Z"/>
                <w:rFonts w:asciiTheme="minorHAnsi" w:eastAsiaTheme="minorHAnsi" w:hAnsiTheme="minorHAnsi" w:cstheme="minorBidi"/>
                <w:sz w:val="22"/>
                <w:szCs w:val="22"/>
                <w:rPrChange w:id="7416" w:author="Nick.Tolimieri" w:date="2022-09-07T13:17:00Z">
                  <w:rPr>
                    <w:ins w:id="7417" w:author="Nick.Tolimieri" w:date="2022-09-07T13:17:00Z"/>
                    <w:rFonts w:ascii="Calibri" w:hAnsi="Calibri" w:cs="Calibri"/>
                    <w:color w:val="000000"/>
                    <w:sz w:val="22"/>
                    <w:szCs w:val="22"/>
                  </w:rPr>
                </w:rPrChange>
              </w:rPr>
              <w:pPrChange w:id="7418" w:author="Nick.Tolimieri" w:date="2022-09-07T13:17:00Z">
                <w:pPr>
                  <w:jc w:val="right"/>
                </w:pPr>
              </w:pPrChange>
            </w:pPr>
            <w:ins w:id="7419" w:author="Nick.Tolimieri" w:date="2022-09-07T13:17:00Z">
              <w:r w:rsidRPr="00AE199D">
                <w:rPr>
                  <w:rFonts w:asciiTheme="minorHAnsi" w:eastAsiaTheme="minorHAnsi" w:hAnsiTheme="minorHAnsi" w:cstheme="minorBidi"/>
                  <w:sz w:val="22"/>
                  <w:szCs w:val="22"/>
                  <w:rPrChange w:id="7420" w:author="Nick.Tolimieri" w:date="2022-09-07T13:17:00Z">
                    <w:rPr>
                      <w:rFonts w:ascii="Calibri" w:hAnsi="Calibri" w:cs="Calibri"/>
                      <w:color w:val="000000"/>
                      <w:sz w:val="22"/>
                      <w:szCs w:val="22"/>
                    </w:rPr>
                  </w:rPrChange>
                </w:rPr>
                <w:t>2006</w:t>
              </w:r>
            </w:ins>
          </w:p>
        </w:tc>
        <w:tc>
          <w:tcPr>
            <w:tcW w:w="960" w:type="dxa"/>
            <w:noWrap/>
            <w:hideMark/>
          </w:tcPr>
          <w:p w:rsidR="00AE199D" w:rsidRPr="00AE199D" w:rsidRDefault="00AE199D" w:rsidP="00AE199D">
            <w:pPr>
              <w:ind w:firstLine="0"/>
              <w:rPr>
                <w:ins w:id="7421" w:author="Nick.Tolimieri" w:date="2022-09-07T13:17:00Z"/>
                <w:rFonts w:asciiTheme="minorHAnsi" w:eastAsiaTheme="minorHAnsi" w:hAnsiTheme="minorHAnsi" w:cstheme="minorBidi"/>
                <w:sz w:val="22"/>
                <w:szCs w:val="22"/>
                <w:rPrChange w:id="7422" w:author="Nick.Tolimieri" w:date="2022-09-07T13:17:00Z">
                  <w:rPr>
                    <w:ins w:id="7423" w:author="Nick.Tolimieri" w:date="2022-09-07T13:17:00Z"/>
                    <w:rFonts w:ascii="Calibri" w:hAnsi="Calibri" w:cs="Calibri"/>
                    <w:color w:val="000000"/>
                    <w:sz w:val="22"/>
                    <w:szCs w:val="22"/>
                  </w:rPr>
                </w:rPrChange>
              </w:rPr>
              <w:pPrChange w:id="7424" w:author="Nick.Tolimieri" w:date="2022-09-07T13:17:00Z">
                <w:pPr>
                  <w:jc w:val="right"/>
                </w:pPr>
              </w:pPrChange>
            </w:pPr>
            <w:ins w:id="7425" w:author="Nick.Tolimieri" w:date="2022-09-07T13:17:00Z">
              <w:r w:rsidRPr="00AE199D">
                <w:rPr>
                  <w:rFonts w:asciiTheme="minorHAnsi" w:eastAsiaTheme="minorHAnsi" w:hAnsiTheme="minorHAnsi" w:cstheme="minorBidi"/>
                  <w:sz w:val="22"/>
                  <w:szCs w:val="22"/>
                  <w:rPrChange w:id="7426"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427" w:author="Nick.Tolimieri" w:date="2022-09-07T13:17:00Z"/>
                <w:rFonts w:asciiTheme="minorHAnsi" w:eastAsiaTheme="minorHAnsi" w:hAnsiTheme="minorHAnsi" w:cstheme="minorBidi"/>
                <w:sz w:val="22"/>
                <w:szCs w:val="22"/>
                <w:rPrChange w:id="7428" w:author="Nick.Tolimieri" w:date="2022-09-07T13:17:00Z">
                  <w:rPr>
                    <w:ins w:id="7429" w:author="Nick.Tolimieri" w:date="2022-09-07T13:17:00Z"/>
                    <w:rFonts w:ascii="Calibri" w:hAnsi="Calibri" w:cs="Calibri"/>
                    <w:color w:val="000000"/>
                    <w:sz w:val="22"/>
                    <w:szCs w:val="22"/>
                  </w:rPr>
                </w:rPrChange>
              </w:rPr>
              <w:pPrChange w:id="7430" w:author="Nick.Tolimieri" w:date="2022-09-07T13:17:00Z">
                <w:pPr>
                  <w:jc w:val="right"/>
                </w:pPr>
              </w:pPrChange>
            </w:pPr>
            <w:ins w:id="7431" w:author="Nick.Tolimieri" w:date="2022-09-07T13:17:00Z">
              <w:r w:rsidRPr="00AE199D">
                <w:rPr>
                  <w:rFonts w:asciiTheme="minorHAnsi" w:eastAsiaTheme="minorHAnsi" w:hAnsiTheme="minorHAnsi" w:cstheme="minorBidi"/>
                  <w:sz w:val="22"/>
                  <w:szCs w:val="22"/>
                  <w:rPrChange w:id="7432" w:author="Nick.Tolimieri" w:date="2022-09-07T13:17:00Z">
                    <w:rPr>
                      <w:rFonts w:ascii="Calibri" w:hAnsi="Calibri" w:cs="Calibri"/>
                      <w:color w:val="000000"/>
                      <w:sz w:val="22"/>
                      <w:szCs w:val="22"/>
                    </w:rPr>
                  </w:rPrChange>
                </w:rPr>
                <w:t>16</w:t>
              </w:r>
            </w:ins>
          </w:p>
        </w:tc>
        <w:tc>
          <w:tcPr>
            <w:tcW w:w="960" w:type="dxa"/>
            <w:noWrap/>
            <w:hideMark/>
          </w:tcPr>
          <w:p w:rsidR="00AE199D" w:rsidRPr="00AE199D" w:rsidRDefault="00AE199D" w:rsidP="00AE199D">
            <w:pPr>
              <w:ind w:firstLine="0"/>
              <w:rPr>
                <w:ins w:id="7433" w:author="Nick.Tolimieri" w:date="2022-09-07T13:17:00Z"/>
                <w:rFonts w:asciiTheme="minorHAnsi" w:eastAsiaTheme="minorHAnsi" w:hAnsiTheme="minorHAnsi" w:cstheme="minorBidi"/>
                <w:sz w:val="22"/>
                <w:szCs w:val="22"/>
                <w:rPrChange w:id="7434" w:author="Nick.Tolimieri" w:date="2022-09-07T13:17:00Z">
                  <w:rPr>
                    <w:ins w:id="7435" w:author="Nick.Tolimieri" w:date="2022-09-07T13:17:00Z"/>
                    <w:rFonts w:ascii="Calibri" w:hAnsi="Calibri" w:cs="Calibri"/>
                    <w:color w:val="000000"/>
                    <w:sz w:val="22"/>
                    <w:szCs w:val="22"/>
                  </w:rPr>
                </w:rPrChange>
              </w:rPr>
              <w:pPrChange w:id="7436" w:author="Nick.Tolimieri" w:date="2022-09-07T13:17:00Z">
                <w:pPr>
                  <w:jc w:val="right"/>
                </w:pPr>
              </w:pPrChange>
            </w:pPr>
            <w:ins w:id="7437" w:author="Nick.Tolimieri" w:date="2022-09-07T13:17:00Z">
              <w:r w:rsidRPr="00AE199D">
                <w:rPr>
                  <w:rFonts w:asciiTheme="minorHAnsi" w:eastAsiaTheme="minorHAnsi" w:hAnsiTheme="minorHAnsi" w:cstheme="minorBidi"/>
                  <w:sz w:val="22"/>
                  <w:szCs w:val="22"/>
                  <w:rPrChange w:id="7438"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7439" w:author="Nick.Tolimieri" w:date="2022-09-07T13:17:00Z"/>
                <w:rFonts w:asciiTheme="minorHAnsi" w:eastAsiaTheme="minorHAnsi" w:hAnsiTheme="minorHAnsi" w:cstheme="minorBidi"/>
                <w:sz w:val="22"/>
                <w:szCs w:val="22"/>
                <w:rPrChange w:id="7440" w:author="Nick.Tolimieri" w:date="2022-09-07T13:17:00Z">
                  <w:rPr>
                    <w:ins w:id="7441" w:author="Nick.Tolimieri" w:date="2022-09-07T13:17:00Z"/>
                    <w:rFonts w:ascii="Calibri" w:hAnsi="Calibri" w:cs="Calibri"/>
                    <w:color w:val="000000"/>
                    <w:sz w:val="22"/>
                    <w:szCs w:val="22"/>
                  </w:rPr>
                </w:rPrChange>
              </w:rPr>
              <w:pPrChange w:id="7442" w:author="Nick.Tolimieri" w:date="2022-09-07T13:17:00Z">
                <w:pPr>
                  <w:jc w:val="right"/>
                </w:pPr>
              </w:pPrChange>
            </w:pPr>
            <w:ins w:id="7443" w:author="Nick.Tolimieri" w:date="2022-09-07T13:17:00Z">
              <w:r w:rsidRPr="00AE199D">
                <w:rPr>
                  <w:rFonts w:asciiTheme="minorHAnsi" w:eastAsiaTheme="minorHAnsi" w:hAnsiTheme="minorHAnsi" w:cstheme="minorBidi"/>
                  <w:sz w:val="22"/>
                  <w:szCs w:val="22"/>
                  <w:rPrChange w:id="7444"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7445" w:author="Nick.Tolimieri" w:date="2022-09-07T13:17:00Z"/>
                <w:rFonts w:asciiTheme="minorHAnsi" w:eastAsiaTheme="minorHAnsi" w:hAnsiTheme="minorHAnsi" w:cstheme="minorBidi"/>
                <w:sz w:val="22"/>
                <w:szCs w:val="22"/>
                <w:rPrChange w:id="7446" w:author="Nick.Tolimieri" w:date="2022-09-07T13:17:00Z">
                  <w:rPr>
                    <w:ins w:id="7447" w:author="Nick.Tolimieri" w:date="2022-09-07T13:17:00Z"/>
                    <w:rFonts w:ascii="Calibri" w:hAnsi="Calibri" w:cs="Calibri"/>
                    <w:color w:val="000000"/>
                    <w:sz w:val="22"/>
                    <w:szCs w:val="22"/>
                  </w:rPr>
                </w:rPrChange>
              </w:rPr>
              <w:pPrChange w:id="7448" w:author="Nick.Tolimieri" w:date="2022-09-07T13:17:00Z">
                <w:pPr>
                  <w:jc w:val="right"/>
                </w:pPr>
              </w:pPrChange>
            </w:pPr>
            <w:ins w:id="7449" w:author="Nick.Tolimieri" w:date="2022-09-07T13:17:00Z">
              <w:r w:rsidRPr="00AE199D">
                <w:rPr>
                  <w:rFonts w:asciiTheme="minorHAnsi" w:eastAsiaTheme="minorHAnsi" w:hAnsiTheme="minorHAnsi" w:cstheme="minorBidi"/>
                  <w:sz w:val="22"/>
                  <w:szCs w:val="22"/>
                  <w:rPrChange w:id="7450"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7451" w:author="Nick.Tolimieri" w:date="2022-09-07T13:17:00Z"/>
                <w:rFonts w:asciiTheme="minorHAnsi" w:eastAsiaTheme="minorHAnsi" w:hAnsiTheme="minorHAnsi" w:cstheme="minorBidi"/>
                <w:sz w:val="22"/>
                <w:szCs w:val="22"/>
                <w:rPrChange w:id="7452" w:author="Nick.Tolimieri" w:date="2022-09-07T13:17:00Z">
                  <w:rPr>
                    <w:ins w:id="7453" w:author="Nick.Tolimieri" w:date="2022-09-07T13:17:00Z"/>
                    <w:rFonts w:ascii="Calibri" w:hAnsi="Calibri" w:cs="Calibri"/>
                    <w:color w:val="000000"/>
                    <w:sz w:val="22"/>
                    <w:szCs w:val="22"/>
                  </w:rPr>
                </w:rPrChange>
              </w:rPr>
              <w:pPrChange w:id="7454" w:author="Nick.Tolimieri" w:date="2022-09-07T13:17:00Z">
                <w:pPr>
                  <w:jc w:val="right"/>
                </w:pPr>
              </w:pPrChange>
            </w:pPr>
            <w:ins w:id="7455" w:author="Nick.Tolimieri" w:date="2022-09-07T13:17:00Z">
              <w:r w:rsidRPr="00AE199D">
                <w:rPr>
                  <w:rFonts w:asciiTheme="minorHAnsi" w:eastAsiaTheme="minorHAnsi" w:hAnsiTheme="minorHAnsi" w:cstheme="minorBidi"/>
                  <w:sz w:val="22"/>
                  <w:szCs w:val="22"/>
                  <w:rPrChange w:id="7456"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7457" w:author="Nick.Tolimieri" w:date="2022-09-07T13:17:00Z"/>
                <w:rFonts w:asciiTheme="minorHAnsi" w:eastAsiaTheme="minorHAnsi" w:hAnsiTheme="minorHAnsi" w:cstheme="minorBidi"/>
                <w:sz w:val="22"/>
                <w:szCs w:val="22"/>
                <w:rPrChange w:id="7458" w:author="Nick.Tolimieri" w:date="2022-09-07T13:17:00Z">
                  <w:rPr>
                    <w:ins w:id="7459" w:author="Nick.Tolimieri" w:date="2022-09-07T13:17:00Z"/>
                    <w:rFonts w:ascii="Calibri" w:hAnsi="Calibri" w:cs="Calibri"/>
                    <w:color w:val="000000"/>
                    <w:sz w:val="22"/>
                    <w:szCs w:val="22"/>
                  </w:rPr>
                </w:rPrChange>
              </w:rPr>
              <w:pPrChange w:id="7460" w:author="Nick.Tolimieri" w:date="2022-09-07T13:17:00Z">
                <w:pPr>
                  <w:jc w:val="right"/>
                </w:pPr>
              </w:pPrChange>
            </w:pPr>
            <w:ins w:id="7461" w:author="Nick.Tolimieri" w:date="2022-09-07T13:17:00Z">
              <w:r w:rsidRPr="00AE199D">
                <w:rPr>
                  <w:rFonts w:asciiTheme="minorHAnsi" w:eastAsiaTheme="minorHAnsi" w:hAnsiTheme="minorHAnsi" w:cstheme="minorBidi"/>
                  <w:sz w:val="22"/>
                  <w:szCs w:val="22"/>
                  <w:rPrChange w:id="7462" w:author="Nick.Tolimieri" w:date="2022-09-07T13:17:00Z">
                    <w:rPr>
                      <w:rFonts w:ascii="Calibri" w:hAnsi="Calibri" w:cs="Calibri"/>
                      <w:color w:val="000000"/>
                      <w:sz w:val="22"/>
                      <w:szCs w:val="22"/>
                    </w:rPr>
                  </w:rPrChange>
                </w:rPr>
                <w:t>1.57</w:t>
              </w:r>
            </w:ins>
          </w:p>
        </w:tc>
        <w:tc>
          <w:tcPr>
            <w:tcW w:w="960" w:type="dxa"/>
            <w:noWrap/>
            <w:hideMark/>
          </w:tcPr>
          <w:p w:rsidR="00AE199D" w:rsidRPr="00AE199D" w:rsidRDefault="00AE199D" w:rsidP="00AE199D">
            <w:pPr>
              <w:ind w:firstLine="0"/>
              <w:rPr>
                <w:ins w:id="7463" w:author="Nick.Tolimieri" w:date="2022-09-07T13:17:00Z"/>
                <w:rFonts w:asciiTheme="minorHAnsi" w:eastAsiaTheme="minorHAnsi" w:hAnsiTheme="minorHAnsi" w:cstheme="minorBidi"/>
                <w:sz w:val="22"/>
                <w:szCs w:val="22"/>
                <w:rPrChange w:id="7464" w:author="Nick.Tolimieri" w:date="2022-09-07T13:17:00Z">
                  <w:rPr>
                    <w:ins w:id="7465" w:author="Nick.Tolimieri" w:date="2022-09-07T13:17:00Z"/>
                    <w:rFonts w:ascii="Calibri" w:hAnsi="Calibri" w:cs="Calibri"/>
                    <w:color w:val="000000"/>
                    <w:sz w:val="22"/>
                    <w:szCs w:val="22"/>
                  </w:rPr>
                </w:rPrChange>
              </w:rPr>
              <w:pPrChange w:id="7466" w:author="Nick.Tolimieri" w:date="2022-09-07T13:17:00Z">
                <w:pPr>
                  <w:jc w:val="right"/>
                </w:pPr>
              </w:pPrChange>
            </w:pPr>
            <w:ins w:id="7467" w:author="Nick.Tolimieri" w:date="2022-09-07T13:17:00Z">
              <w:r w:rsidRPr="00AE199D">
                <w:rPr>
                  <w:rFonts w:asciiTheme="minorHAnsi" w:eastAsiaTheme="minorHAnsi" w:hAnsiTheme="minorHAnsi" w:cstheme="minorBidi"/>
                  <w:sz w:val="22"/>
                  <w:szCs w:val="22"/>
                  <w:rPrChange w:id="7468" w:author="Nick.Tolimieri" w:date="2022-09-07T13:17:00Z">
                    <w:rPr>
                      <w:rFonts w:ascii="Calibri" w:hAnsi="Calibri" w:cs="Calibri"/>
                      <w:color w:val="000000"/>
                      <w:sz w:val="22"/>
                      <w:szCs w:val="22"/>
                    </w:rPr>
                  </w:rPrChange>
                </w:rPr>
                <w:t>0.15</w:t>
              </w:r>
            </w:ins>
          </w:p>
        </w:tc>
      </w:tr>
      <w:tr w:rsidR="00AE199D" w:rsidRPr="00AE199D" w:rsidTr="00AE199D">
        <w:trPr>
          <w:trHeight w:val="300"/>
          <w:ins w:id="7469" w:author="Nick.Tolimieri" w:date="2022-09-07T13:17:00Z"/>
        </w:trPr>
        <w:tc>
          <w:tcPr>
            <w:tcW w:w="960" w:type="dxa"/>
            <w:noWrap/>
            <w:hideMark/>
          </w:tcPr>
          <w:p w:rsidR="00AE199D" w:rsidRPr="00AE199D" w:rsidRDefault="00AE199D" w:rsidP="00AE199D">
            <w:pPr>
              <w:ind w:firstLine="0"/>
              <w:rPr>
                <w:ins w:id="7470" w:author="Nick.Tolimieri" w:date="2022-09-07T13:17:00Z"/>
                <w:rFonts w:asciiTheme="minorHAnsi" w:eastAsiaTheme="minorHAnsi" w:hAnsiTheme="minorHAnsi" w:cstheme="minorBidi"/>
                <w:sz w:val="22"/>
                <w:szCs w:val="22"/>
                <w:rPrChange w:id="7471" w:author="Nick.Tolimieri" w:date="2022-09-07T13:17:00Z">
                  <w:rPr>
                    <w:ins w:id="7472" w:author="Nick.Tolimieri" w:date="2022-09-07T13:17:00Z"/>
                    <w:rFonts w:ascii="Calibri" w:hAnsi="Calibri" w:cs="Calibri"/>
                    <w:color w:val="000000"/>
                    <w:sz w:val="22"/>
                    <w:szCs w:val="22"/>
                  </w:rPr>
                </w:rPrChange>
              </w:rPr>
              <w:pPrChange w:id="7473" w:author="Nick.Tolimieri" w:date="2022-09-07T13:17:00Z">
                <w:pPr/>
              </w:pPrChange>
            </w:pPr>
            <w:ins w:id="7474" w:author="Nick.Tolimieri" w:date="2022-09-07T13:17:00Z">
              <w:r w:rsidRPr="00AE199D">
                <w:rPr>
                  <w:rFonts w:asciiTheme="minorHAnsi" w:eastAsiaTheme="minorHAnsi" w:hAnsiTheme="minorHAnsi" w:cstheme="minorBidi"/>
                  <w:sz w:val="22"/>
                  <w:szCs w:val="22"/>
                  <w:rPrChange w:id="7475"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476" w:author="Nick.Tolimieri" w:date="2022-09-07T13:17:00Z"/>
                <w:rFonts w:asciiTheme="minorHAnsi" w:eastAsiaTheme="minorHAnsi" w:hAnsiTheme="minorHAnsi" w:cstheme="minorBidi"/>
                <w:sz w:val="22"/>
                <w:szCs w:val="22"/>
                <w:rPrChange w:id="7477" w:author="Nick.Tolimieri" w:date="2022-09-07T13:17:00Z">
                  <w:rPr>
                    <w:ins w:id="7478" w:author="Nick.Tolimieri" w:date="2022-09-07T13:17:00Z"/>
                    <w:rFonts w:ascii="Calibri" w:hAnsi="Calibri" w:cs="Calibri"/>
                    <w:color w:val="000000"/>
                    <w:sz w:val="22"/>
                    <w:szCs w:val="22"/>
                  </w:rPr>
                </w:rPrChange>
              </w:rPr>
              <w:pPrChange w:id="7479" w:author="Nick.Tolimieri" w:date="2022-09-07T13:17:00Z">
                <w:pPr>
                  <w:jc w:val="right"/>
                </w:pPr>
              </w:pPrChange>
            </w:pPr>
            <w:ins w:id="7480" w:author="Nick.Tolimieri" w:date="2022-09-07T13:17:00Z">
              <w:r w:rsidRPr="00AE199D">
                <w:rPr>
                  <w:rFonts w:asciiTheme="minorHAnsi" w:eastAsiaTheme="minorHAnsi" w:hAnsiTheme="minorHAnsi" w:cstheme="minorBidi"/>
                  <w:sz w:val="22"/>
                  <w:szCs w:val="22"/>
                  <w:rPrChange w:id="7481" w:author="Nick.Tolimieri" w:date="2022-09-07T13:17:00Z">
                    <w:rPr>
                      <w:rFonts w:ascii="Calibri" w:hAnsi="Calibri" w:cs="Calibri"/>
                      <w:color w:val="000000"/>
                      <w:sz w:val="22"/>
                      <w:szCs w:val="22"/>
                    </w:rPr>
                  </w:rPrChange>
                </w:rPr>
                <w:t>2007</w:t>
              </w:r>
            </w:ins>
          </w:p>
        </w:tc>
        <w:tc>
          <w:tcPr>
            <w:tcW w:w="960" w:type="dxa"/>
            <w:noWrap/>
            <w:hideMark/>
          </w:tcPr>
          <w:p w:rsidR="00AE199D" w:rsidRPr="00AE199D" w:rsidRDefault="00AE199D" w:rsidP="00AE199D">
            <w:pPr>
              <w:ind w:firstLine="0"/>
              <w:rPr>
                <w:ins w:id="7482" w:author="Nick.Tolimieri" w:date="2022-09-07T13:17:00Z"/>
                <w:rFonts w:asciiTheme="minorHAnsi" w:eastAsiaTheme="minorHAnsi" w:hAnsiTheme="minorHAnsi" w:cstheme="minorBidi"/>
                <w:sz w:val="22"/>
                <w:szCs w:val="22"/>
                <w:rPrChange w:id="7483" w:author="Nick.Tolimieri" w:date="2022-09-07T13:17:00Z">
                  <w:rPr>
                    <w:ins w:id="7484" w:author="Nick.Tolimieri" w:date="2022-09-07T13:17:00Z"/>
                    <w:rFonts w:ascii="Calibri" w:hAnsi="Calibri" w:cs="Calibri"/>
                    <w:color w:val="000000"/>
                    <w:sz w:val="22"/>
                    <w:szCs w:val="22"/>
                  </w:rPr>
                </w:rPrChange>
              </w:rPr>
              <w:pPrChange w:id="7485" w:author="Nick.Tolimieri" w:date="2022-09-07T13:17:00Z">
                <w:pPr>
                  <w:jc w:val="right"/>
                </w:pPr>
              </w:pPrChange>
            </w:pPr>
            <w:ins w:id="7486" w:author="Nick.Tolimieri" w:date="2022-09-07T13:17:00Z">
              <w:r w:rsidRPr="00AE199D">
                <w:rPr>
                  <w:rFonts w:asciiTheme="minorHAnsi" w:eastAsiaTheme="minorHAnsi" w:hAnsiTheme="minorHAnsi" w:cstheme="minorBidi"/>
                  <w:sz w:val="22"/>
                  <w:szCs w:val="22"/>
                  <w:rPrChange w:id="7487" w:author="Nick.Tolimieri" w:date="2022-09-07T13:17:00Z">
                    <w:rPr>
                      <w:rFonts w:ascii="Calibri" w:hAnsi="Calibri" w:cs="Calibri"/>
                      <w:color w:val="000000"/>
                      <w:sz w:val="22"/>
                      <w:szCs w:val="22"/>
                    </w:rPr>
                  </w:rPrChange>
                </w:rPr>
                <w:t>7</w:t>
              </w:r>
            </w:ins>
          </w:p>
        </w:tc>
        <w:tc>
          <w:tcPr>
            <w:tcW w:w="960" w:type="dxa"/>
            <w:noWrap/>
            <w:hideMark/>
          </w:tcPr>
          <w:p w:rsidR="00AE199D" w:rsidRPr="00AE199D" w:rsidRDefault="00AE199D" w:rsidP="00AE199D">
            <w:pPr>
              <w:ind w:firstLine="0"/>
              <w:rPr>
                <w:ins w:id="7488" w:author="Nick.Tolimieri" w:date="2022-09-07T13:17:00Z"/>
                <w:rFonts w:asciiTheme="minorHAnsi" w:eastAsiaTheme="minorHAnsi" w:hAnsiTheme="minorHAnsi" w:cstheme="minorBidi"/>
                <w:sz w:val="22"/>
                <w:szCs w:val="22"/>
                <w:rPrChange w:id="7489" w:author="Nick.Tolimieri" w:date="2022-09-07T13:17:00Z">
                  <w:rPr>
                    <w:ins w:id="7490" w:author="Nick.Tolimieri" w:date="2022-09-07T13:17:00Z"/>
                    <w:rFonts w:ascii="Calibri" w:hAnsi="Calibri" w:cs="Calibri"/>
                    <w:color w:val="000000"/>
                    <w:sz w:val="22"/>
                    <w:szCs w:val="22"/>
                  </w:rPr>
                </w:rPrChange>
              </w:rPr>
              <w:pPrChange w:id="7491" w:author="Nick.Tolimieri" w:date="2022-09-07T13:17:00Z">
                <w:pPr>
                  <w:jc w:val="right"/>
                </w:pPr>
              </w:pPrChange>
            </w:pPr>
            <w:ins w:id="7492" w:author="Nick.Tolimieri" w:date="2022-09-07T13:17:00Z">
              <w:r w:rsidRPr="00AE199D">
                <w:rPr>
                  <w:rFonts w:asciiTheme="minorHAnsi" w:eastAsiaTheme="minorHAnsi" w:hAnsiTheme="minorHAnsi" w:cstheme="minorBidi"/>
                  <w:sz w:val="22"/>
                  <w:szCs w:val="22"/>
                  <w:rPrChange w:id="7493" w:author="Nick.Tolimieri" w:date="2022-09-07T13:17:00Z">
                    <w:rPr>
                      <w:rFonts w:ascii="Calibri" w:hAnsi="Calibri" w:cs="Calibri"/>
                      <w:color w:val="000000"/>
                      <w:sz w:val="22"/>
                      <w:szCs w:val="22"/>
                    </w:rPr>
                  </w:rPrChange>
                </w:rPr>
                <w:t>9</w:t>
              </w:r>
            </w:ins>
          </w:p>
        </w:tc>
        <w:tc>
          <w:tcPr>
            <w:tcW w:w="960" w:type="dxa"/>
            <w:noWrap/>
            <w:hideMark/>
          </w:tcPr>
          <w:p w:rsidR="00AE199D" w:rsidRPr="00AE199D" w:rsidRDefault="00AE199D" w:rsidP="00AE199D">
            <w:pPr>
              <w:ind w:firstLine="0"/>
              <w:rPr>
                <w:ins w:id="7494" w:author="Nick.Tolimieri" w:date="2022-09-07T13:17:00Z"/>
                <w:rFonts w:asciiTheme="minorHAnsi" w:eastAsiaTheme="minorHAnsi" w:hAnsiTheme="minorHAnsi" w:cstheme="minorBidi"/>
                <w:sz w:val="22"/>
                <w:szCs w:val="22"/>
                <w:rPrChange w:id="7495" w:author="Nick.Tolimieri" w:date="2022-09-07T13:17:00Z">
                  <w:rPr>
                    <w:ins w:id="7496" w:author="Nick.Tolimieri" w:date="2022-09-07T13:17:00Z"/>
                    <w:rFonts w:ascii="Calibri" w:hAnsi="Calibri" w:cs="Calibri"/>
                    <w:color w:val="000000"/>
                    <w:sz w:val="22"/>
                    <w:szCs w:val="22"/>
                  </w:rPr>
                </w:rPrChange>
              </w:rPr>
              <w:pPrChange w:id="7497" w:author="Nick.Tolimieri" w:date="2022-09-07T13:17:00Z">
                <w:pPr>
                  <w:jc w:val="right"/>
                </w:pPr>
              </w:pPrChange>
            </w:pPr>
            <w:ins w:id="7498" w:author="Nick.Tolimieri" w:date="2022-09-07T13:17:00Z">
              <w:r w:rsidRPr="00AE199D">
                <w:rPr>
                  <w:rFonts w:asciiTheme="minorHAnsi" w:eastAsiaTheme="minorHAnsi" w:hAnsiTheme="minorHAnsi" w:cstheme="minorBidi"/>
                  <w:sz w:val="22"/>
                  <w:szCs w:val="22"/>
                  <w:rPrChange w:id="7499" w:author="Nick.Tolimieri" w:date="2022-09-07T13:17:00Z">
                    <w:rPr>
                      <w:rFonts w:ascii="Calibri" w:hAnsi="Calibri" w:cs="Calibri"/>
                      <w:color w:val="000000"/>
                      <w:sz w:val="22"/>
                      <w:szCs w:val="22"/>
                    </w:rPr>
                  </w:rPrChange>
                </w:rPr>
                <w:t>1</w:t>
              </w:r>
            </w:ins>
          </w:p>
        </w:tc>
        <w:tc>
          <w:tcPr>
            <w:tcW w:w="960" w:type="dxa"/>
            <w:noWrap/>
            <w:hideMark/>
          </w:tcPr>
          <w:p w:rsidR="00AE199D" w:rsidRPr="00AE199D" w:rsidRDefault="00AE199D" w:rsidP="00AE199D">
            <w:pPr>
              <w:ind w:firstLine="0"/>
              <w:rPr>
                <w:ins w:id="7500" w:author="Nick.Tolimieri" w:date="2022-09-07T13:17:00Z"/>
                <w:rFonts w:asciiTheme="minorHAnsi" w:eastAsiaTheme="minorHAnsi" w:hAnsiTheme="minorHAnsi" w:cstheme="minorBidi"/>
                <w:sz w:val="22"/>
                <w:szCs w:val="22"/>
                <w:rPrChange w:id="7501" w:author="Nick.Tolimieri" w:date="2022-09-07T13:17:00Z">
                  <w:rPr>
                    <w:ins w:id="7502" w:author="Nick.Tolimieri" w:date="2022-09-07T13:17:00Z"/>
                    <w:rFonts w:ascii="Calibri" w:hAnsi="Calibri" w:cs="Calibri"/>
                    <w:color w:val="000000"/>
                    <w:sz w:val="22"/>
                    <w:szCs w:val="22"/>
                  </w:rPr>
                </w:rPrChange>
              </w:rPr>
              <w:pPrChange w:id="7503" w:author="Nick.Tolimieri" w:date="2022-09-07T13:17:00Z">
                <w:pPr>
                  <w:jc w:val="right"/>
                </w:pPr>
              </w:pPrChange>
            </w:pPr>
            <w:ins w:id="7504" w:author="Nick.Tolimieri" w:date="2022-09-07T13:17:00Z">
              <w:r w:rsidRPr="00AE199D">
                <w:rPr>
                  <w:rFonts w:asciiTheme="minorHAnsi" w:eastAsiaTheme="minorHAnsi" w:hAnsiTheme="minorHAnsi" w:cstheme="minorBidi"/>
                  <w:sz w:val="22"/>
                  <w:szCs w:val="22"/>
                  <w:rPrChange w:id="7505"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7506" w:author="Nick.Tolimieri" w:date="2022-09-07T13:17:00Z"/>
                <w:rFonts w:asciiTheme="minorHAnsi" w:eastAsiaTheme="minorHAnsi" w:hAnsiTheme="minorHAnsi" w:cstheme="minorBidi"/>
                <w:sz w:val="22"/>
                <w:szCs w:val="22"/>
                <w:rPrChange w:id="7507" w:author="Nick.Tolimieri" w:date="2022-09-07T13:17:00Z">
                  <w:rPr>
                    <w:ins w:id="7508" w:author="Nick.Tolimieri" w:date="2022-09-07T13:17:00Z"/>
                    <w:rFonts w:ascii="Calibri" w:hAnsi="Calibri" w:cs="Calibri"/>
                    <w:color w:val="000000"/>
                    <w:sz w:val="22"/>
                    <w:szCs w:val="22"/>
                  </w:rPr>
                </w:rPrChange>
              </w:rPr>
              <w:pPrChange w:id="7509" w:author="Nick.Tolimieri" w:date="2022-09-07T13:17:00Z">
                <w:pPr>
                  <w:jc w:val="right"/>
                </w:pPr>
              </w:pPrChange>
            </w:pPr>
            <w:ins w:id="7510" w:author="Nick.Tolimieri" w:date="2022-09-07T13:17:00Z">
              <w:r w:rsidRPr="00AE199D">
                <w:rPr>
                  <w:rFonts w:asciiTheme="minorHAnsi" w:eastAsiaTheme="minorHAnsi" w:hAnsiTheme="minorHAnsi" w:cstheme="minorBidi"/>
                  <w:sz w:val="22"/>
                  <w:szCs w:val="22"/>
                  <w:rPrChange w:id="7511"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7512" w:author="Nick.Tolimieri" w:date="2022-09-07T13:17:00Z"/>
                <w:rFonts w:asciiTheme="minorHAnsi" w:eastAsiaTheme="minorHAnsi" w:hAnsiTheme="minorHAnsi" w:cstheme="minorBidi"/>
                <w:sz w:val="22"/>
                <w:szCs w:val="22"/>
                <w:rPrChange w:id="7513" w:author="Nick.Tolimieri" w:date="2022-09-07T13:17:00Z">
                  <w:rPr>
                    <w:ins w:id="7514" w:author="Nick.Tolimieri" w:date="2022-09-07T13:17:00Z"/>
                    <w:rFonts w:ascii="Calibri" w:hAnsi="Calibri" w:cs="Calibri"/>
                    <w:color w:val="000000"/>
                    <w:sz w:val="22"/>
                    <w:szCs w:val="22"/>
                  </w:rPr>
                </w:rPrChange>
              </w:rPr>
              <w:pPrChange w:id="7515" w:author="Nick.Tolimieri" w:date="2022-09-07T13:17:00Z">
                <w:pPr>
                  <w:jc w:val="right"/>
                </w:pPr>
              </w:pPrChange>
            </w:pPr>
            <w:ins w:id="7516" w:author="Nick.Tolimieri" w:date="2022-09-07T13:17:00Z">
              <w:r w:rsidRPr="00AE199D">
                <w:rPr>
                  <w:rFonts w:asciiTheme="minorHAnsi" w:eastAsiaTheme="minorHAnsi" w:hAnsiTheme="minorHAnsi" w:cstheme="minorBidi"/>
                  <w:sz w:val="22"/>
                  <w:szCs w:val="22"/>
                  <w:rPrChange w:id="7517"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7518" w:author="Nick.Tolimieri" w:date="2022-09-07T13:17:00Z"/>
                <w:rFonts w:asciiTheme="minorHAnsi" w:eastAsiaTheme="minorHAnsi" w:hAnsiTheme="minorHAnsi" w:cstheme="minorBidi"/>
                <w:sz w:val="22"/>
                <w:szCs w:val="22"/>
                <w:rPrChange w:id="7519" w:author="Nick.Tolimieri" w:date="2022-09-07T13:17:00Z">
                  <w:rPr>
                    <w:ins w:id="7520" w:author="Nick.Tolimieri" w:date="2022-09-07T13:17:00Z"/>
                    <w:rFonts w:ascii="Calibri" w:hAnsi="Calibri" w:cs="Calibri"/>
                    <w:color w:val="000000"/>
                    <w:sz w:val="22"/>
                    <w:szCs w:val="22"/>
                  </w:rPr>
                </w:rPrChange>
              </w:rPr>
              <w:pPrChange w:id="7521" w:author="Nick.Tolimieri" w:date="2022-09-07T13:17:00Z">
                <w:pPr>
                  <w:jc w:val="right"/>
                </w:pPr>
              </w:pPrChange>
            </w:pPr>
            <w:ins w:id="7522" w:author="Nick.Tolimieri" w:date="2022-09-07T13:17:00Z">
              <w:r w:rsidRPr="00AE199D">
                <w:rPr>
                  <w:rFonts w:asciiTheme="minorHAnsi" w:eastAsiaTheme="minorHAnsi" w:hAnsiTheme="minorHAnsi" w:cstheme="minorBidi"/>
                  <w:sz w:val="22"/>
                  <w:szCs w:val="22"/>
                  <w:rPrChange w:id="7523" w:author="Nick.Tolimieri" w:date="2022-09-07T13:17:00Z">
                    <w:rPr>
                      <w:rFonts w:ascii="Calibri" w:hAnsi="Calibri" w:cs="Calibri"/>
                      <w:color w:val="000000"/>
                      <w:sz w:val="22"/>
                      <w:szCs w:val="22"/>
                    </w:rPr>
                  </w:rPrChange>
                </w:rPr>
                <w:t>2.45</w:t>
              </w:r>
            </w:ins>
          </w:p>
        </w:tc>
        <w:tc>
          <w:tcPr>
            <w:tcW w:w="960" w:type="dxa"/>
            <w:noWrap/>
            <w:hideMark/>
          </w:tcPr>
          <w:p w:rsidR="00AE199D" w:rsidRPr="00AE199D" w:rsidRDefault="00AE199D" w:rsidP="00AE199D">
            <w:pPr>
              <w:ind w:firstLine="0"/>
              <w:rPr>
                <w:ins w:id="7524" w:author="Nick.Tolimieri" w:date="2022-09-07T13:17:00Z"/>
                <w:rFonts w:asciiTheme="minorHAnsi" w:eastAsiaTheme="minorHAnsi" w:hAnsiTheme="minorHAnsi" w:cstheme="minorBidi"/>
                <w:sz w:val="22"/>
                <w:szCs w:val="22"/>
                <w:rPrChange w:id="7525" w:author="Nick.Tolimieri" w:date="2022-09-07T13:17:00Z">
                  <w:rPr>
                    <w:ins w:id="7526" w:author="Nick.Tolimieri" w:date="2022-09-07T13:17:00Z"/>
                    <w:rFonts w:ascii="Calibri" w:hAnsi="Calibri" w:cs="Calibri"/>
                    <w:color w:val="000000"/>
                    <w:sz w:val="22"/>
                    <w:szCs w:val="22"/>
                  </w:rPr>
                </w:rPrChange>
              </w:rPr>
              <w:pPrChange w:id="7527" w:author="Nick.Tolimieri" w:date="2022-09-07T13:17:00Z">
                <w:pPr>
                  <w:jc w:val="right"/>
                </w:pPr>
              </w:pPrChange>
            </w:pPr>
            <w:ins w:id="7528" w:author="Nick.Tolimieri" w:date="2022-09-07T13:17:00Z">
              <w:r w:rsidRPr="00AE199D">
                <w:rPr>
                  <w:rFonts w:asciiTheme="minorHAnsi" w:eastAsiaTheme="minorHAnsi" w:hAnsiTheme="minorHAnsi" w:cstheme="minorBidi"/>
                  <w:sz w:val="22"/>
                  <w:szCs w:val="22"/>
                  <w:rPrChange w:id="7529" w:author="Nick.Tolimieri" w:date="2022-09-07T13:17:00Z">
                    <w:rPr>
                      <w:rFonts w:ascii="Calibri" w:hAnsi="Calibri" w:cs="Calibri"/>
                      <w:color w:val="000000"/>
                      <w:sz w:val="22"/>
                      <w:szCs w:val="22"/>
                    </w:rPr>
                  </w:rPrChange>
                </w:rPr>
                <w:t>0.28</w:t>
              </w:r>
            </w:ins>
          </w:p>
        </w:tc>
      </w:tr>
      <w:tr w:rsidR="00AE199D" w:rsidRPr="00AE199D" w:rsidTr="00AE199D">
        <w:trPr>
          <w:trHeight w:val="300"/>
          <w:ins w:id="7530" w:author="Nick.Tolimieri" w:date="2022-09-07T13:17:00Z"/>
        </w:trPr>
        <w:tc>
          <w:tcPr>
            <w:tcW w:w="960" w:type="dxa"/>
            <w:noWrap/>
            <w:hideMark/>
          </w:tcPr>
          <w:p w:rsidR="00AE199D" w:rsidRPr="00AE199D" w:rsidRDefault="00AE199D" w:rsidP="00AE199D">
            <w:pPr>
              <w:ind w:firstLine="0"/>
              <w:rPr>
                <w:ins w:id="7531" w:author="Nick.Tolimieri" w:date="2022-09-07T13:17:00Z"/>
                <w:rFonts w:asciiTheme="minorHAnsi" w:eastAsiaTheme="minorHAnsi" w:hAnsiTheme="minorHAnsi" w:cstheme="minorBidi"/>
                <w:sz w:val="22"/>
                <w:szCs w:val="22"/>
                <w:rPrChange w:id="7532" w:author="Nick.Tolimieri" w:date="2022-09-07T13:17:00Z">
                  <w:rPr>
                    <w:ins w:id="7533" w:author="Nick.Tolimieri" w:date="2022-09-07T13:17:00Z"/>
                    <w:rFonts w:ascii="Calibri" w:hAnsi="Calibri" w:cs="Calibri"/>
                    <w:color w:val="000000"/>
                    <w:sz w:val="22"/>
                    <w:szCs w:val="22"/>
                  </w:rPr>
                </w:rPrChange>
              </w:rPr>
              <w:pPrChange w:id="7534" w:author="Nick.Tolimieri" w:date="2022-09-07T13:17:00Z">
                <w:pPr/>
              </w:pPrChange>
            </w:pPr>
            <w:ins w:id="7535" w:author="Nick.Tolimieri" w:date="2022-09-07T13:17:00Z">
              <w:r w:rsidRPr="00AE199D">
                <w:rPr>
                  <w:rFonts w:asciiTheme="minorHAnsi" w:eastAsiaTheme="minorHAnsi" w:hAnsiTheme="minorHAnsi" w:cstheme="minorBidi"/>
                  <w:sz w:val="22"/>
                  <w:szCs w:val="22"/>
                  <w:rPrChange w:id="7536"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537" w:author="Nick.Tolimieri" w:date="2022-09-07T13:17:00Z"/>
                <w:rFonts w:asciiTheme="minorHAnsi" w:eastAsiaTheme="minorHAnsi" w:hAnsiTheme="minorHAnsi" w:cstheme="minorBidi"/>
                <w:sz w:val="22"/>
                <w:szCs w:val="22"/>
                <w:rPrChange w:id="7538" w:author="Nick.Tolimieri" w:date="2022-09-07T13:17:00Z">
                  <w:rPr>
                    <w:ins w:id="7539" w:author="Nick.Tolimieri" w:date="2022-09-07T13:17:00Z"/>
                    <w:rFonts w:ascii="Calibri" w:hAnsi="Calibri" w:cs="Calibri"/>
                    <w:color w:val="000000"/>
                    <w:sz w:val="22"/>
                    <w:szCs w:val="22"/>
                  </w:rPr>
                </w:rPrChange>
              </w:rPr>
              <w:pPrChange w:id="7540" w:author="Nick.Tolimieri" w:date="2022-09-07T13:17:00Z">
                <w:pPr>
                  <w:jc w:val="right"/>
                </w:pPr>
              </w:pPrChange>
            </w:pPr>
            <w:ins w:id="7541" w:author="Nick.Tolimieri" w:date="2022-09-07T13:17:00Z">
              <w:r w:rsidRPr="00AE199D">
                <w:rPr>
                  <w:rFonts w:asciiTheme="minorHAnsi" w:eastAsiaTheme="minorHAnsi" w:hAnsiTheme="minorHAnsi" w:cstheme="minorBidi"/>
                  <w:sz w:val="22"/>
                  <w:szCs w:val="22"/>
                  <w:rPrChange w:id="7542" w:author="Nick.Tolimieri" w:date="2022-09-07T13:17:00Z">
                    <w:rPr>
                      <w:rFonts w:ascii="Calibri" w:hAnsi="Calibri" w:cs="Calibri"/>
                      <w:color w:val="000000"/>
                      <w:sz w:val="22"/>
                      <w:szCs w:val="22"/>
                    </w:rPr>
                  </w:rPrChange>
                </w:rPr>
                <w:t>2008</w:t>
              </w:r>
            </w:ins>
          </w:p>
        </w:tc>
        <w:tc>
          <w:tcPr>
            <w:tcW w:w="960" w:type="dxa"/>
            <w:noWrap/>
            <w:hideMark/>
          </w:tcPr>
          <w:p w:rsidR="00AE199D" w:rsidRPr="00AE199D" w:rsidRDefault="00AE199D" w:rsidP="00AE199D">
            <w:pPr>
              <w:ind w:firstLine="0"/>
              <w:rPr>
                <w:ins w:id="7543" w:author="Nick.Tolimieri" w:date="2022-09-07T13:17:00Z"/>
                <w:rFonts w:asciiTheme="minorHAnsi" w:eastAsiaTheme="minorHAnsi" w:hAnsiTheme="minorHAnsi" w:cstheme="minorBidi"/>
                <w:sz w:val="22"/>
                <w:szCs w:val="22"/>
                <w:rPrChange w:id="7544" w:author="Nick.Tolimieri" w:date="2022-09-07T13:17:00Z">
                  <w:rPr>
                    <w:ins w:id="7545" w:author="Nick.Tolimieri" w:date="2022-09-07T13:17:00Z"/>
                    <w:rFonts w:ascii="Calibri" w:hAnsi="Calibri" w:cs="Calibri"/>
                    <w:color w:val="000000"/>
                    <w:sz w:val="22"/>
                    <w:szCs w:val="22"/>
                  </w:rPr>
                </w:rPrChange>
              </w:rPr>
              <w:pPrChange w:id="7546" w:author="Nick.Tolimieri" w:date="2022-09-07T13:17:00Z">
                <w:pPr>
                  <w:jc w:val="right"/>
                </w:pPr>
              </w:pPrChange>
            </w:pPr>
            <w:ins w:id="7547" w:author="Nick.Tolimieri" w:date="2022-09-07T13:17:00Z">
              <w:r w:rsidRPr="00AE199D">
                <w:rPr>
                  <w:rFonts w:asciiTheme="minorHAnsi" w:eastAsiaTheme="minorHAnsi" w:hAnsiTheme="minorHAnsi" w:cstheme="minorBidi"/>
                  <w:sz w:val="22"/>
                  <w:szCs w:val="22"/>
                  <w:rPrChange w:id="7548"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549" w:author="Nick.Tolimieri" w:date="2022-09-07T13:17:00Z"/>
                <w:rFonts w:asciiTheme="minorHAnsi" w:eastAsiaTheme="minorHAnsi" w:hAnsiTheme="minorHAnsi" w:cstheme="minorBidi"/>
                <w:sz w:val="22"/>
                <w:szCs w:val="22"/>
                <w:rPrChange w:id="7550" w:author="Nick.Tolimieri" w:date="2022-09-07T13:17:00Z">
                  <w:rPr>
                    <w:ins w:id="7551" w:author="Nick.Tolimieri" w:date="2022-09-07T13:17:00Z"/>
                    <w:rFonts w:ascii="Calibri" w:hAnsi="Calibri" w:cs="Calibri"/>
                    <w:color w:val="000000"/>
                    <w:sz w:val="22"/>
                    <w:szCs w:val="22"/>
                  </w:rPr>
                </w:rPrChange>
              </w:rPr>
              <w:pPrChange w:id="7552" w:author="Nick.Tolimieri" w:date="2022-09-07T13:17:00Z">
                <w:pPr>
                  <w:jc w:val="right"/>
                </w:pPr>
              </w:pPrChange>
            </w:pPr>
            <w:ins w:id="7553" w:author="Nick.Tolimieri" w:date="2022-09-07T13:17:00Z">
              <w:r w:rsidRPr="00AE199D">
                <w:rPr>
                  <w:rFonts w:asciiTheme="minorHAnsi" w:eastAsiaTheme="minorHAnsi" w:hAnsiTheme="minorHAnsi" w:cstheme="minorBidi"/>
                  <w:sz w:val="22"/>
                  <w:szCs w:val="22"/>
                  <w:rPrChange w:id="7554"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555" w:author="Nick.Tolimieri" w:date="2022-09-07T13:17:00Z"/>
                <w:rFonts w:asciiTheme="minorHAnsi" w:eastAsiaTheme="minorHAnsi" w:hAnsiTheme="minorHAnsi" w:cstheme="minorBidi"/>
                <w:sz w:val="22"/>
                <w:szCs w:val="22"/>
                <w:rPrChange w:id="7556" w:author="Nick.Tolimieri" w:date="2022-09-07T13:17:00Z">
                  <w:rPr>
                    <w:ins w:id="7557" w:author="Nick.Tolimieri" w:date="2022-09-07T13:17:00Z"/>
                    <w:rFonts w:ascii="Calibri" w:hAnsi="Calibri" w:cs="Calibri"/>
                    <w:color w:val="000000"/>
                    <w:sz w:val="22"/>
                    <w:szCs w:val="22"/>
                  </w:rPr>
                </w:rPrChange>
              </w:rPr>
              <w:pPrChange w:id="7558" w:author="Nick.Tolimieri" w:date="2022-09-07T13:17:00Z">
                <w:pPr>
                  <w:jc w:val="right"/>
                </w:pPr>
              </w:pPrChange>
            </w:pPr>
            <w:ins w:id="7559" w:author="Nick.Tolimieri" w:date="2022-09-07T13:17:00Z">
              <w:r w:rsidRPr="00AE199D">
                <w:rPr>
                  <w:rFonts w:asciiTheme="minorHAnsi" w:eastAsiaTheme="minorHAnsi" w:hAnsiTheme="minorHAnsi" w:cstheme="minorBidi"/>
                  <w:sz w:val="22"/>
                  <w:szCs w:val="22"/>
                  <w:rPrChange w:id="7560"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561" w:author="Nick.Tolimieri" w:date="2022-09-07T13:17:00Z"/>
                <w:rFonts w:asciiTheme="minorHAnsi" w:eastAsiaTheme="minorHAnsi" w:hAnsiTheme="minorHAnsi" w:cstheme="minorBidi"/>
                <w:sz w:val="22"/>
                <w:szCs w:val="22"/>
                <w:rPrChange w:id="7562" w:author="Nick.Tolimieri" w:date="2022-09-07T13:17:00Z">
                  <w:rPr>
                    <w:ins w:id="7563" w:author="Nick.Tolimieri" w:date="2022-09-07T13:17:00Z"/>
                    <w:rFonts w:ascii="Calibri" w:hAnsi="Calibri" w:cs="Calibri"/>
                    <w:color w:val="000000"/>
                    <w:sz w:val="22"/>
                    <w:szCs w:val="22"/>
                  </w:rPr>
                </w:rPrChange>
              </w:rPr>
              <w:pPrChange w:id="7564" w:author="Nick.Tolimieri" w:date="2022-09-07T13:17:00Z">
                <w:pPr>
                  <w:jc w:val="right"/>
                </w:pPr>
              </w:pPrChange>
            </w:pPr>
            <w:ins w:id="7565" w:author="Nick.Tolimieri" w:date="2022-09-07T13:17:00Z">
              <w:r w:rsidRPr="00AE199D">
                <w:rPr>
                  <w:rFonts w:asciiTheme="minorHAnsi" w:eastAsiaTheme="minorHAnsi" w:hAnsiTheme="minorHAnsi" w:cstheme="minorBidi"/>
                  <w:sz w:val="22"/>
                  <w:szCs w:val="22"/>
                  <w:rPrChange w:id="7566"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567" w:author="Nick.Tolimieri" w:date="2022-09-07T13:17:00Z"/>
                <w:rFonts w:asciiTheme="minorHAnsi" w:eastAsiaTheme="minorHAnsi" w:hAnsiTheme="minorHAnsi" w:cstheme="minorBidi"/>
                <w:sz w:val="22"/>
                <w:szCs w:val="22"/>
                <w:rPrChange w:id="7568" w:author="Nick.Tolimieri" w:date="2022-09-07T13:17:00Z">
                  <w:rPr>
                    <w:ins w:id="7569" w:author="Nick.Tolimieri" w:date="2022-09-07T13:17:00Z"/>
                    <w:rFonts w:ascii="Calibri" w:hAnsi="Calibri" w:cs="Calibri"/>
                    <w:color w:val="000000"/>
                    <w:sz w:val="22"/>
                    <w:szCs w:val="22"/>
                  </w:rPr>
                </w:rPrChange>
              </w:rPr>
              <w:pPrChange w:id="7570" w:author="Nick.Tolimieri" w:date="2022-09-07T13:17:00Z">
                <w:pPr/>
              </w:pPrChange>
            </w:pPr>
            <w:ins w:id="7571" w:author="Nick.Tolimieri" w:date="2022-09-07T13:17:00Z">
              <w:r w:rsidRPr="00AE199D">
                <w:rPr>
                  <w:rFonts w:asciiTheme="minorHAnsi" w:eastAsiaTheme="minorHAnsi" w:hAnsiTheme="minorHAnsi" w:cstheme="minorBidi"/>
                  <w:sz w:val="22"/>
                  <w:szCs w:val="22"/>
                  <w:rPrChange w:id="7572"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573" w:author="Nick.Tolimieri" w:date="2022-09-07T13:17:00Z"/>
                <w:rFonts w:asciiTheme="minorHAnsi" w:eastAsiaTheme="minorHAnsi" w:hAnsiTheme="minorHAnsi" w:cstheme="minorBidi"/>
                <w:sz w:val="22"/>
                <w:szCs w:val="22"/>
                <w:rPrChange w:id="7574" w:author="Nick.Tolimieri" w:date="2022-09-07T13:17:00Z">
                  <w:rPr>
                    <w:ins w:id="7575" w:author="Nick.Tolimieri" w:date="2022-09-07T13:17:00Z"/>
                    <w:rFonts w:ascii="Calibri" w:hAnsi="Calibri" w:cs="Calibri"/>
                    <w:color w:val="000000"/>
                    <w:sz w:val="22"/>
                    <w:szCs w:val="22"/>
                  </w:rPr>
                </w:rPrChange>
              </w:rPr>
              <w:pPrChange w:id="7576" w:author="Nick.Tolimieri" w:date="2022-09-07T13:17:00Z">
                <w:pPr/>
              </w:pPrChange>
            </w:pPr>
            <w:ins w:id="7577" w:author="Nick.Tolimieri" w:date="2022-09-07T13:17:00Z">
              <w:r w:rsidRPr="00AE199D">
                <w:rPr>
                  <w:rFonts w:asciiTheme="minorHAnsi" w:eastAsiaTheme="minorHAnsi" w:hAnsiTheme="minorHAnsi" w:cstheme="minorBidi"/>
                  <w:sz w:val="22"/>
                  <w:szCs w:val="22"/>
                  <w:rPrChange w:id="7578"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579" w:author="Nick.Tolimieri" w:date="2022-09-07T13:17:00Z"/>
                <w:rFonts w:asciiTheme="minorHAnsi" w:eastAsiaTheme="minorHAnsi" w:hAnsiTheme="minorHAnsi" w:cstheme="minorBidi"/>
                <w:sz w:val="22"/>
                <w:szCs w:val="22"/>
                <w:rPrChange w:id="7580" w:author="Nick.Tolimieri" w:date="2022-09-07T13:17:00Z">
                  <w:rPr>
                    <w:ins w:id="7581" w:author="Nick.Tolimieri" w:date="2022-09-07T13:17:00Z"/>
                    <w:rFonts w:ascii="Calibri" w:hAnsi="Calibri" w:cs="Calibri"/>
                    <w:color w:val="000000"/>
                    <w:sz w:val="22"/>
                    <w:szCs w:val="22"/>
                  </w:rPr>
                </w:rPrChange>
              </w:rPr>
              <w:pPrChange w:id="7582" w:author="Nick.Tolimieri" w:date="2022-09-07T13:17:00Z">
                <w:pPr/>
              </w:pPrChange>
            </w:pPr>
            <w:ins w:id="7583" w:author="Nick.Tolimieri" w:date="2022-09-07T13:17:00Z">
              <w:r w:rsidRPr="00AE199D">
                <w:rPr>
                  <w:rFonts w:asciiTheme="minorHAnsi" w:eastAsiaTheme="minorHAnsi" w:hAnsiTheme="minorHAnsi" w:cstheme="minorBidi"/>
                  <w:sz w:val="22"/>
                  <w:szCs w:val="22"/>
                  <w:rPrChange w:id="7584"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585" w:author="Nick.Tolimieri" w:date="2022-09-07T13:17:00Z"/>
                <w:rFonts w:asciiTheme="minorHAnsi" w:eastAsiaTheme="minorHAnsi" w:hAnsiTheme="minorHAnsi" w:cstheme="minorBidi"/>
                <w:sz w:val="22"/>
                <w:szCs w:val="22"/>
                <w:rPrChange w:id="7586" w:author="Nick.Tolimieri" w:date="2022-09-07T13:17:00Z">
                  <w:rPr>
                    <w:ins w:id="7587" w:author="Nick.Tolimieri" w:date="2022-09-07T13:17:00Z"/>
                    <w:rFonts w:ascii="Calibri" w:hAnsi="Calibri" w:cs="Calibri"/>
                    <w:color w:val="000000"/>
                    <w:sz w:val="22"/>
                    <w:szCs w:val="22"/>
                  </w:rPr>
                </w:rPrChange>
              </w:rPr>
              <w:pPrChange w:id="7588" w:author="Nick.Tolimieri" w:date="2022-09-07T13:17:00Z">
                <w:pPr/>
              </w:pPrChange>
            </w:pPr>
            <w:ins w:id="7589" w:author="Nick.Tolimieri" w:date="2022-09-07T13:17:00Z">
              <w:r w:rsidRPr="00AE199D">
                <w:rPr>
                  <w:rFonts w:asciiTheme="minorHAnsi" w:eastAsiaTheme="minorHAnsi" w:hAnsiTheme="minorHAnsi" w:cstheme="minorBidi"/>
                  <w:sz w:val="22"/>
                  <w:szCs w:val="22"/>
                  <w:rPrChange w:id="7590" w:author="Nick.Tolimieri" w:date="2022-09-07T13:17:00Z">
                    <w:rPr>
                      <w:rFonts w:ascii="Calibri" w:hAnsi="Calibri" w:cs="Calibri"/>
                      <w:color w:val="000000"/>
                      <w:sz w:val="22"/>
                      <w:szCs w:val="22"/>
                    </w:rPr>
                  </w:rPrChange>
                </w:rPr>
                <w:t>NA</w:t>
              </w:r>
            </w:ins>
          </w:p>
        </w:tc>
      </w:tr>
      <w:tr w:rsidR="00AE199D" w:rsidRPr="00AE199D" w:rsidTr="00AE199D">
        <w:trPr>
          <w:trHeight w:val="300"/>
          <w:ins w:id="7591" w:author="Nick.Tolimieri" w:date="2022-09-07T13:17:00Z"/>
        </w:trPr>
        <w:tc>
          <w:tcPr>
            <w:tcW w:w="960" w:type="dxa"/>
            <w:noWrap/>
            <w:hideMark/>
          </w:tcPr>
          <w:p w:rsidR="00AE199D" w:rsidRPr="00AE199D" w:rsidRDefault="00AE199D" w:rsidP="00AE199D">
            <w:pPr>
              <w:ind w:firstLine="0"/>
              <w:rPr>
                <w:ins w:id="7592" w:author="Nick.Tolimieri" w:date="2022-09-07T13:17:00Z"/>
                <w:rFonts w:asciiTheme="minorHAnsi" w:eastAsiaTheme="minorHAnsi" w:hAnsiTheme="minorHAnsi" w:cstheme="minorBidi"/>
                <w:sz w:val="22"/>
                <w:szCs w:val="22"/>
                <w:rPrChange w:id="7593" w:author="Nick.Tolimieri" w:date="2022-09-07T13:17:00Z">
                  <w:rPr>
                    <w:ins w:id="7594" w:author="Nick.Tolimieri" w:date="2022-09-07T13:17:00Z"/>
                    <w:rFonts w:ascii="Calibri" w:hAnsi="Calibri" w:cs="Calibri"/>
                    <w:color w:val="000000"/>
                    <w:sz w:val="22"/>
                    <w:szCs w:val="22"/>
                  </w:rPr>
                </w:rPrChange>
              </w:rPr>
              <w:pPrChange w:id="7595" w:author="Nick.Tolimieri" w:date="2022-09-07T13:17:00Z">
                <w:pPr/>
              </w:pPrChange>
            </w:pPr>
            <w:ins w:id="7596" w:author="Nick.Tolimieri" w:date="2022-09-07T13:17:00Z">
              <w:r w:rsidRPr="00AE199D">
                <w:rPr>
                  <w:rFonts w:asciiTheme="minorHAnsi" w:eastAsiaTheme="minorHAnsi" w:hAnsiTheme="minorHAnsi" w:cstheme="minorBidi"/>
                  <w:sz w:val="22"/>
                  <w:szCs w:val="22"/>
                  <w:rPrChange w:id="7597"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598" w:author="Nick.Tolimieri" w:date="2022-09-07T13:17:00Z"/>
                <w:rFonts w:asciiTheme="minorHAnsi" w:eastAsiaTheme="minorHAnsi" w:hAnsiTheme="minorHAnsi" w:cstheme="minorBidi"/>
                <w:sz w:val="22"/>
                <w:szCs w:val="22"/>
                <w:rPrChange w:id="7599" w:author="Nick.Tolimieri" w:date="2022-09-07T13:17:00Z">
                  <w:rPr>
                    <w:ins w:id="7600" w:author="Nick.Tolimieri" w:date="2022-09-07T13:17:00Z"/>
                    <w:rFonts w:ascii="Calibri" w:hAnsi="Calibri" w:cs="Calibri"/>
                    <w:color w:val="000000"/>
                    <w:sz w:val="22"/>
                    <w:szCs w:val="22"/>
                  </w:rPr>
                </w:rPrChange>
              </w:rPr>
              <w:pPrChange w:id="7601" w:author="Nick.Tolimieri" w:date="2022-09-07T13:17:00Z">
                <w:pPr>
                  <w:jc w:val="right"/>
                </w:pPr>
              </w:pPrChange>
            </w:pPr>
            <w:ins w:id="7602" w:author="Nick.Tolimieri" w:date="2022-09-07T13:17:00Z">
              <w:r w:rsidRPr="00AE199D">
                <w:rPr>
                  <w:rFonts w:asciiTheme="minorHAnsi" w:eastAsiaTheme="minorHAnsi" w:hAnsiTheme="minorHAnsi" w:cstheme="minorBidi"/>
                  <w:sz w:val="22"/>
                  <w:szCs w:val="22"/>
                  <w:rPrChange w:id="7603" w:author="Nick.Tolimieri" w:date="2022-09-07T13:17:00Z">
                    <w:rPr>
                      <w:rFonts w:ascii="Calibri" w:hAnsi="Calibri" w:cs="Calibri"/>
                      <w:color w:val="000000"/>
                      <w:sz w:val="22"/>
                      <w:szCs w:val="22"/>
                    </w:rPr>
                  </w:rPrChange>
                </w:rPr>
                <w:t>2009</w:t>
              </w:r>
            </w:ins>
          </w:p>
        </w:tc>
        <w:tc>
          <w:tcPr>
            <w:tcW w:w="960" w:type="dxa"/>
            <w:noWrap/>
            <w:hideMark/>
          </w:tcPr>
          <w:p w:rsidR="00AE199D" w:rsidRPr="00AE199D" w:rsidRDefault="00AE199D" w:rsidP="00AE199D">
            <w:pPr>
              <w:ind w:firstLine="0"/>
              <w:rPr>
                <w:ins w:id="7604" w:author="Nick.Tolimieri" w:date="2022-09-07T13:17:00Z"/>
                <w:rFonts w:asciiTheme="minorHAnsi" w:eastAsiaTheme="minorHAnsi" w:hAnsiTheme="minorHAnsi" w:cstheme="minorBidi"/>
                <w:sz w:val="22"/>
                <w:szCs w:val="22"/>
                <w:rPrChange w:id="7605" w:author="Nick.Tolimieri" w:date="2022-09-07T13:17:00Z">
                  <w:rPr>
                    <w:ins w:id="7606" w:author="Nick.Tolimieri" w:date="2022-09-07T13:17:00Z"/>
                    <w:rFonts w:ascii="Calibri" w:hAnsi="Calibri" w:cs="Calibri"/>
                    <w:color w:val="000000"/>
                    <w:sz w:val="22"/>
                    <w:szCs w:val="22"/>
                  </w:rPr>
                </w:rPrChange>
              </w:rPr>
              <w:pPrChange w:id="7607" w:author="Nick.Tolimieri" w:date="2022-09-07T13:17:00Z">
                <w:pPr>
                  <w:jc w:val="right"/>
                </w:pPr>
              </w:pPrChange>
            </w:pPr>
            <w:ins w:id="7608" w:author="Nick.Tolimieri" w:date="2022-09-07T13:17:00Z">
              <w:r w:rsidRPr="00AE199D">
                <w:rPr>
                  <w:rFonts w:asciiTheme="minorHAnsi" w:eastAsiaTheme="minorHAnsi" w:hAnsiTheme="minorHAnsi" w:cstheme="minorBidi"/>
                  <w:sz w:val="22"/>
                  <w:szCs w:val="22"/>
                  <w:rPrChange w:id="760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610" w:author="Nick.Tolimieri" w:date="2022-09-07T13:17:00Z"/>
                <w:rFonts w:asciiTheme="minorHAnsi" w:eastAsiaTheme="minorHAnsi" w:hAnsiTheme="minorHAnsi" w:cstheme="minorBidi"/>
                <w:sz w:val="22"/>
                <w:szCs w:val="22"/>
                <w:rPrChange w:id="7611" w:author="Nick.Tolimieri" w:date="2022-09-07T13:17:00Z">
                  <w:rPr>
                    <w:ins w:id="7612" w:author="Nick.Tolimieri" w:date="2022-09-07T13:17:00Z"/>
                    <w:rFonts w:ascii="Calibri" w:hAnsi="Calibri" w:cs="Calibri"/>
                    <w:color w:val="000000"/>
                    <w:sz w:val="22"/>
                    <w:szCs w:val="22"/>
                  </w:rPr>
                </w:rPrChange>
              </w:rPr>
              <w:pPrChange w:id="7613" w:author="Nick.Tolimieri" w:date="2022-09-07T13:17:00Z">
                <w:pPr>
                  <w:jc w:val="right"/>
                </w:pPr>
              </w:pPrChange>
            </w:pPr>
            <w:ins w:id="7614" w:author="Nick.Tolimieri" w:date="2022-09-07T13:17:00Z">
              <w:r w:rsidRPr="00AE199D">
                <w:rPr>
                  <w:rFonts w:asciiTheme="minorHAnsi" w:eastAsiaTheme="minorHAnsi" w:hAnsiTheme="minorHAnsi" w:cstheme="minorBidi"/>
                  <w:sz w:val="22"/>
                  <w:szCs w:val="22"/>
                  <w:rPrChange w:id="761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616" w:author="Nick.Tolimieri" w:date="2022-09-07T13:17:00Z"/>
                <w:rFonts w:asciiTheme="minorHAnsi" w:eastAsiaTheme="minorHAnsi" w:hAnsiTheme="minorHAnsi" w:cstheme="minorBidi"/>
                <w:sz w:val="22"/>
                <w:szCs w:val="22"/>
                <w:rPrChange w:id="7617" w:author="Nick.Tolimieri" w:date="2022-09-07T13:17:00Z">
                  <w:rPr>
                    <w:ins w:id="7618" w:author="Nick.Tolimieri" w:date="2022-09-07T13:17:00Z"/>
                    <w:rFonts w:ascii="Calibri" w:hAnsi="Calibri" w:cs="Calibri"/>
                    <w:color w:val="000000"/>
                    <w:sz w:val="22"/>
                    <w:szCs w:val="22"/>
                  </w:rPr>
                </w:rPrChange>
              </w:rPr>
              <w:pPrChange w:id="7619" w:author="Nick.Tolimieri" w:date="2022-09-07T13:17:00Z">
                <w:pPr>
                  <w:jc w:val="right"/>
                </w:pPr>
              </w:pPrChange>
            </w:pPr>
            <w:ins w:id="7620" w:author="Nick.Tolimieri" w:date="2022-09-07T13:17:00Z">
              <w:r w:rsidRPr="00AE199D">
                <w:rPr>
                  <w:rFonts w:asciiTheme="minorHAnsi" w:eastAsiaTheme="minorHAnsi" w:hAnsiTheme="minorHAnsi" w:cstheme="minorBidi"/>
                  <w:sz w:val="22"/>
                  <w:szCs w:val="22"/>
                  <w:rPrChange w:id="762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622" w:author="Nick.Tolimieri" w:date="2022-09-07T13:17:00Z"/>
                <w:rFonts w:asciiTheme="minorHAnsi" w:eastAsiaTheme="minorHAnsi" w:hAnsiTheme="minorHAnsi" w:cstheme="minorBidi"/>
                <w:sz w:val="22"/>
                <w:szCs w:val="22"/>
                <w:rPrChange w:id="7623" w:author="Nick.Tolimieri" w:date="2022-09-07T13:17:00Z">
                  <w:rPr>
                    <w:ins w:id="7624" w:author="Nick.Tolimieri" w:date="2022-09-07T13:17:00Z"/>
                    <w:rFonts w:ascii="Calibri" w:hAnsi="Calibri" w:cs="Calibri"/>
                    <w:color w:val="000000"/>
                    <w:sz w:val="22"/>
                    <w:szCs w:val="22"/>
                  </w:rPr>
                </w:rPrChange>
              </w:rPr>
              <w:pPrChange w:id="7625" w:author="Nick.Tolimieri" w:date="2022-09-07T13:17:00Z">
                <w:pPr>
                  <w:jc w:val="right"/>
                </w:pPr>
              </w:pPrChange>
            </w:pPr>
            <w:ins w:id="7626" w:author="Nick.Tolimieri" w:date="2022-09-07T13:17:00Z">
              <w:r w:rsidRPr="00AE199D">
                <w:rPr>
                  <w:rFonts w:asciiTheme="minorHAnsi" w:eastAsiaTheme="minorHAnsi" w:hAnsiTheme="minorHAnsi" w:cstheme="minorBidi"/>
                  <w:sz w:val="22"/>
                  <w:szCs w:val="22"/>
                  <w:rPrChange w:id="762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628" w:author="Nick.Tolimieri" w:date="2022-09-07T13:17:00Z"/>
                <w:rFonts w:asciiTheme="minorHAnsi" w:eastAsiaTheme="minorHAnsi" w:hAnsiTheme="minorHAnsi" w:cstheme="minorBidi"/>
                <w:sz w:val="22"/>
                <w:szCs w:val="22"/>
                <w:rPrChange w:id="7629" w:author="Nick.Tolimieri" w:date="2022-09-07T13:17:00Z">
                  <w:rPr>
                    <w:ins w:id="7630" w:author="Nick.Tolimieri" w:date="2022-09-07T13:17:00Z"/>
                    <w:rFonts w:ascii="Calibri" w:hAnsi="Calibri" w:cs="Calibri"/>
                    <w:color w:val="000000"/>
                    <w:sz w:val="22"/>
                    <w:szCs w:val="22"/>
                  </w:rPr>
                </w:rPrChange>
              </w:rPr>
              <w:pPrChange w:id="7631" w:author="Nick.Tolimieri" w:date="2022-09-07T13:17:00Z">
                <w:pPr/>
              </w:pPrChange>
            </w:pPr>
            <w:ins w:id="7632" w:author="Nick.Tolimieri" w:date="2022-09-07T13:17:00Z">
              <w:r w:rsidRPr="00AE199D">
                <w:rPr>
                  <w:rFonts w:asciiTheme="minorHAnsi" w:eastAsiaTheme="minorHAnsi" w:hAnsiTheme="minorHAnsi" w:cstheme="minorBidi"/>
                  <w:sz w:val="22"/>
                  <w:szCs w:val="22"/>
                  <w:rPrChange w:id="7633"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634" w:author="Nick.Tolimieri" w:date="2022-09-07T13:17:00Z"/>
                <w:rFonts w:asciiTheme="minorHAnsi" w:eastAsiaTheme="minorHAnsi" w:hAnsiTheme="minorHAnsi" w:cstheme="minorBidi"/>
                <w:sz w:val="22"/>
                <w:szCs w:val="22"/>
                <w:rPrChange w:id="7635" w:author="Nick.Tolimieri" w:date="2022-09-07T13:17:00Z">
                  <w:rPr>
                    <w:ins w:id="7636" w:author="Nick.Tolimieri" w:date="2022-09-07T13:17:00Z"/>
                    <w:rFonts w:ascii="Calibri" w:hAnsi="Calibri" w:cs="Calibri"/>
                    <w:color w:val="000000"/>
                    <w:sz w:val="22"/>
                    <w:szCs w:val="22"/>
                  </w:rPr>
                </w:rPrChange>
              </w:rPr>
              <w:pPrChange w:id="7637" w:author="Nick.Tolimieri" w:date="2022-09-07T13:17:00Z">
                <w:pPr/>
              </w:pPrChange>
            </w:pPr>
            <w:ins w:id="7638" w:author="Nick.Tolimieri" w:date="2022-09-07T13:17:00Z">
              <w:r w:rsidRPr="00AE199D">
                <w:rPr>
                  <w:rFonts w:asciiTheme="minorHAnsi" w:eastAsiaTheme="minorHAnsi" w:hAnsiTheme="minorHAnsi" w:cstheme="minorBidi"/>
                  <w:sz w:val="22"/>
                  <w:szCs w:val="22"/>
                  <w:rPrChange w:id="7639"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640" w:author="Nick.Tolimieri" w:date="2022-09-07T13:17:00Z"/>
                <w:rFonts w:asciiTheme="minorHAnsi" w:eastAsiaTheme="minorHAnsi" w:hAnsiTheme="minorHAnsi" w:cstheme="minorBidi"/>
                <w:sz w:val="22"/>
                <w:szCs w:val="22"/>
                <w:rPrChange w:id="7641" w:author="Nick.Tolimieri" w:date="2022-09-07T13:17:00Z">
                  <w:rPr>
                    <w:ins w:id="7642" w:author="Nick.Tolimieri" w:date="2022-09-07T13:17:00Z"/>
                    <w:rFonts w:ascii="Calibri" w:hAnsi="Calibri" w:cs="Calibri"/>
                    <w:color w:val="000000"/>
                    <w:sz w:val="22"/>
                    <w:szCs w:val="22"/>
                  </w:rPr>
                </w:rPrChange>
              </w:rPr>
              <w:pPrChange w:id="7643" w:author="Nick.Tolimieri" w:date="2022-09-07T13:17:00Z">
                <w:pPr/>
              </w:pPrChange>
            </w:pPr>
            <w:ins w:id="7644" w:author="Nick.Tolimieri" w:date="2022-09-07T13:17:00Z">
              <w:r w:rsidRPr="00AE199D">
                <w:rPr>
                  <w:rFonts w:asciiTheme="minorHAnsi" w:eastAsiaTheme="minorHAnsi" w:hAnsiTheme="minorHAnsi" w:cstheme="minorBidi"/>
                  <w:sz w:val="22"/>
                  <w:szCs w:val="22"/>
                  <w:rPrChange w:id="764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646" w:author="Nick.Tolimieri" w:date="2022-09-07T13:17:00Z"/>
                <w:rFonts w:asciiTheme="minorHAnsi" w:eastAsiaTheme="minorHAnsi" w:hAnsiTheme="minorHAnsi" w:cstheme="minorBidi"/>
                <w:sz w:val="22"/>
                <w:szCs w:val="22"/>
                <w:rPrChange w:id="7647" w:author="Nick.Tolimieri" w:date="2022-09-07T13:17:00Z">
                  <w:rPr>
                    <w:ins w:id="7648" w:author="Nick.Tolimieri" w:date="2022-09-07T13:17:00Z"/>
                    <w:rFonts w:ascii="Calibri" w:hAnsi="Calibri" w:cs="Calibri"/>
                    <w:color w:val="000000"/>
                    <w:sz w:val="22"/>
                    <w:szCs w:val="22"/>
                  </w:rPr>
                </w:rPrChange>
              </w:rPr>
              <w:pPrChange w:id="7649" w:author="Nick.Tolimieri" w:date="2022-09-07T13:17:00Z">
                <w:pPr/>
              </w:pPrChange>
            </w:pPr>
            <w:ins w:id="7650" w:author="Nick.Tolimieri" w:date="2022-09-07T13:17:00Z">
              <w:r w:rsidRPr="00AE199D">
                <w:rPr>
                  <w:rFonts w:asciiTheme="minorHAnsi" w:eastAsiaTheme="minorHAnsi" w:hAnsiTheme="minorHAnsi" w:cstheme="minorBidi"/>
                  <w:sz w:val="22"/>
                  <w:szCs w:val="22"/>
                  <w:rPrChange w:id="7651" w:author="Nick.Tolimieri" w:date="2022-09-07T13:17:00Z">
                    <w:rPr>
                      <w:rFonts w:ascii="Calibri" w:hAnsi="Calibri" w:cs="Calibri"/>
                      <w:color w:val="000000"/>
                      <w:sz w:val="22"/>
                      <w:szCs w:val="22"/>
                    </w:rPr>
                  </w:rPrChange>
                </w:rPr>
                <w:t>NA</w:t>
              </w:r>
            </w:ins>
          </w:p>
        </w:tc>
      </w:tr>
      <w:tr w:rsidR="00AE199D" w:rsidRPr="00AE199D" w:rsidTr="00AE199D">
        <w:trPr>
          <w:trHeight w:val="300"/>
          <w:ins w:id="7652" w:author="Nick.Tolimieri" w:date="2022-09-07T13:17:00Z"/>
        </w:trPr>
        <w:tc>
          <w:tcPr>
            <w:tcW w:w="960" w:type="dxa"/>
            <w:noWrap/>
            <w:hideMark/>
          </w:tcPr>
          <w:p w:rsidR="00AE199D" w:rsidRPr="00AE199D" w:rsidRDefault="00AE199D" w:rsidP="00AE199D">
            <w:pPr>
              <w:ind w:firstLine="0"/>
              <w:rPr>
                <w:ins w:id="7653" w:author="Nick.Tolimieri" w:date="2022-09-07T13:17:00Z"/>
                <w:rFonts w:asciiTheme="minorHAnsi" w:eastAsiaTheme="minorHAnsi" w:hAnsiTheme="minorHAnsi" w:cstheme="minorBidi"/>
                <w:sz w:val="22"/>
                <w:szCs w:val="22"/>
                <w:rPrChange w:id="7654" w:author="Nick.Tolimieri" w:date="2022-09-07T13:17:00Z">
                  <w:rPr>
                    <w:ins w:id="7655" w:author="Nick.Tolimieri" w:date="2022-09-07T13:17:00Z"/>
                    <w:rFonts w:ascii="Calibri" w:hAnsi="Calibri" w:cs="Calibri"/>
                    <w:color w:val="000000"/>
                    <w:sz w:val="22"/>
                    <w:szCs w:val="22"/>
                  </w:rPr>
                </w:rPrChange>
              </w:rPr>
              <w:pPrChange w:id="7656" w:author="Nick.Tolimieri" w:date="2022-09-07T13:17:00Z">
                <w:pPr/>
              </w:pPrChange>
            </w:pPr>
            <w:ins w:id="7657" w:author="Nick.Tolimieri" w:date="2022-09-07T13:17:00Z">
              <w:r w:rsidRPr="00AE199D">
                <w:rPr>
                  <w:rFonts w:asciiTheme="minorHAnsi" w:eastAsiaTheme="minorHAnsi" w:hAnsiTheme="minorHAnsi" w:cstheme="minorBidi"/>
                  <w:sz w:val="22"/>
                  <w:szCs w:val="22"/>
                  <w:rPrChange w:id="7658"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659" w:author="Nick.Tolimieri" w:date="2022-09-07T13:17:00Z"/>
                <w:rFonts w:asciiTheme="minorHAnsi" w:eastAsiaTheme="minorHAnsi" w:hAnsiTheme="minorHAnsi" w:cstheme="minorBidi"/>
                <w:sz w:val="22"/>
                <w:szCs w:val="22"/>
                <w:rPrChange w:id="7660" w:author="Nick.Tolimieri" w:date="2022-09-07T13:17:00Z">
                  <w:rPr>
                    <w:ins w:id="7661" w:author="Nick.Tolimieri" w:date="2022-09-07T13:17:00Z"/>
                    <w:rFonts w:ascii="Calibri" w:hAnsi="Calibri" w:cs="Calibri"/>
                    <w:color w:val="000000"/>
                    <w:sz w:val="22"/>
                    <w:szCs w:val="22"/>
                  </w:rPr>
                </w:rPrChange>
              </w:rPr>
              <w:pPrChange w:id="7662" w:author="Nick.Tolimieri" w:date="2022-09-07T13:17:00Z">
                <w:pPr>
                  <w:jc w:val="right"/>
                </w:pPr>
              </w:pPrChange>
            </w:pPr>
            <w:ins w:id="7663" w:author="Nick.Tolimieri" w:date="2022-09-07T13:17:00Z">
              <w:r w:rsidRPr="00AE199D">
                <w:rPr>
                  <w:rFonts w:asciiTheme="minorHAnsi" w:eastAsiaTheme="minorHAnsi" w:hAnsiTheme="minorHAnsi" w:cstheme="minorBidi"/>
                  <w:sz w:val="22"/>
                  <w:szCs w:val="22"/>
                  <w:rPrChange w:id="7664" w:author="Nick.Tolimieri" w:date="2022-09-07T13:17:00Z">
                    <w:rPr>
                      <w:rFonts w:ascii="Calibri" w:hAnsi="Calibri" w:cs="Calibri"/>
                      <w:color w:val="000000"/>
                      <w:sz w:val="22"/>
                      <w:szCs w:val="22"/>
                    </w:rPr>
                  </w:rPrChange>
                </w:rPr>
                <w:t>2010</w:t>
              </w:r>
            </w:ins>
          </w:p>
        </w:tc>
        <w:tc>
          <w:tcPr>
            <w:tcW w:w="960" w:type="dxa"/>
            <w:noWrap/>
            <w:hideMark/>
          </w:tcPr>
          <w:p w:rsidR="00AE199D" w:rsidRPr="00AE199D" w:rsidRDefault="00AE199D" w:rsidP="00AE199D">
            <w:pPr>
              <w:ind w:firstLine="0"/>
              <w:rPr>
                <w:ins w:id="7665" w:author="Nick.Tolimieri" w:date="2022-09-07T13:17:00Z"/>
                <w:rFonts w:asciiTheme="minorHAnsi" w:eastAsiaTheme="minorHAnsi" w:hAnsiTheme="minorHAnsi" w:cstheme="minorBidi"/>
                <w:sz w:val="22"/>
                <w:szCs w:val="22"/>
                <w:rPrChange w:id="7666" w:author="Nick.Tolimieri" w:date="2022-09-07T13:17:00Z">
                  <w:rPr>
                    <w:ins w:id="7667" w:author="Nick.Tolimieri" w:date="2022-09-07T13:17:00Z"/>
                    <w:rFonts w:ascii="Calibri" w:hAnsi="Calibri" w:cs="Calibri"/>
                    <w:color w:val="000000"/>
                    <w:sz w:val="22"/>
                    <w:szCs w:val="22"/>
                  </w:rPr>
                </w:rPrChange>
              </w:rPr>
              <w:pPrChange w:id="7668" w:author="Nick.Tolimieri" w:date="2022-09-07T13:17:00Z">
                <w:pPr>
                  <w:jc w:val="right"/>
                </w:pPr>
              </w:pPrChange>
            </w:pPr>
            <w:ins w:id="7669" w:author="Nick.Tolimieri" w:date="2022-09-07T13:17:00Z">
              <w:r w:rsidRPr="00AE199D">
                <w:rPr>
                  <w:rFonts w:asciiTheme="minorHAnsi" w:eastAsiaTheme="minorHAnsi" w:hAnsiTheme="minorHAnsi" w:cstheme="minorBidi"/>
                  <w:sz w:val="22"/>
                  <w:szCs w:val="22"/>
                  <w:rPrChange w:id="7670"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671" w:author="Nick.Tolimieri" w:date="2022-09-07T13:17:00Z"/>
                <w:rFonts w:asciiTheme="minorHAnsi" w:eastAsiaTheme="minorHAnsi" w:hAnsiTheme="minorHAnsi" w:cstheme="minorBidi"/>
                <w:sz w:val="22"/>
                <w:szCs w:val="22"/>
                <w:rPrChange w:id="7672" w:author="Nick.Tolimieri" w:date="2022-09-07T13:17:00Z">
                  <w:rPr>
                    <w:ins w:id="7673" w:author="Nick.Tolimieri" w:date="2022-09-07T13:17:00Z"/>
                    <w:rFonts w:ascii="Calibri" w:hAnsi="Calibri" w:cs="Calibri"/>
                    <w:color w:val="000000"/>
                    <w:sz w:val="22"/>
                    <w:szCs w:val="22"/>
                  </w:rPr>
                </w:rPrChange>
              </w:rPr>
              <w:pPrChange w:id="7674" w:author="Nick.Tolimieri" w:date="2022-09-07T13:17:00Z">
                <w:pPr>
                  <w:jc w:val="right"/>
                </w:pPr>
              </w:pPrChange>
            </w:pPr>
            <w:ins w:id="7675" w:author="Nick.Tolimieri" w:date="2022-09-07T13:17:00Z">
              <w:r w:rsidRPr="00AE199D">
                <w:rPr>
                  <w:rFonts w:asciiTheme="minorHAnsi" w:eastAsiaTheme="minorHAnsi" w:hAnsiTheme="minorHAnsi" w:cstheme="minorBidi"/>
                  <w:sz w:val="22"/>
                  <w:szCs w:val="22"/>
                  <w:rPrChange w:id="7676" w:author="Nick.Tolimieri" w:date="2022-09-07T13:17:00Z">
                    <w:rPr>
                      <w:rFonts w:ascii="Calibri" w:hAnsi="Calibri" w:cs="Calibri"/>
                      <w:color w:val="000000"/>
                      <w:sz w:val="22"/>
                      <w:szCs w:val="22"/>
                    </w:rPr>
                  </w:rPrChange>
                </w:rPr>
                <w:t>20</w:t>
              </w:r>
            </w:ins>
          </w:p>
        </w:tc>
        <w:tc>
          <w:tcPr>
            <w:tcW w:w="960" w:type="dxa"/>
            <w:noWrap/>
            <w:hideMark/>
          </w:tcPr>
          <w:p w:rsidR="00AE199D" w:rsidRPr="00AE199D" w:rsidRDefault="00AE199D" w:rsidP="00AE199D">
            <w:pPr>
              <w:ind w:firstLine="0"/>
              <w:rPr>
                <w:ins w:id="7677" w:author="Nick.Tolimieri" w:date="2022-09-07T13:17:00Z"/>
                <w:rFonts w:asciiTheme="minorHAnsi" w:eastAsiaTheme="minorHAnsi" w:hAnsiTheme="minorHAnsi" w:cstheme="minorBidi"/>
                <w:sz w:val="22"/>
                <w:szCs w:val="22"/>
                <w:rPrChange w:id="7678" w:author="Nick.Tolimieri" w:date="2022-09-07T13:17:00Z">
                  <w:rPr>
                    <w:ins w:id="7679" w:author="Nick.Tolimieri" w:date="2022-09-07T13:17:00Z"/>
                    <w:rFonts w:ascii="Calibri" w:hAnsi="Calibri" w:cs="Calibri"/>
                    <w:color w:val="000000"/>
                    <w:sz w:val="22"/>
                    <w:szCs w:val="22"/>
                  </w:rPr>
                </w:rPrChange>
              </w:rPr>
              <w:pPrChange w:id="7680" w:author="Nick.Tolimieri" w:date="2022-09-07T13:17:00Z">
                <w:pPr>
                  <w:jc w:val="right"/>
                </w:pPr>
              </w:pPrChange>
            </w:pPr>
            <w:ins w:id="7681" w:author="Nick.Tolimieri" w:date="2022-09-07T13:17:00Z">
              <w:r w:rsidRPr="00AE199D">
                <w:rPr>
                  <w:rFonts w:asciiTheme="minorHAnsi" w:eastAsiaTheme="minorHAnsi" w:hAnsiTheme="minorHAnsi" w:cstheme="minorBidi"/>
                  <w:sz w:val="22"/>
                  <w:szCs w:val="22"/>
                  <w:rPrChange w:id="7682" w:author="Nick.Tolimieri" w:date="2022-09-07T13:17:00Z">
                    <w:rPr>
                      <w:rFonts w:ascii="Calibri" w:hAnsi="Calibri" w:cs="Calibri"/>
                      <w:color w:val="000000"/>
                      <w:sz w:val="22"/>
                      <w:szCs w:val="22"/>
                    </w:rPr>
                  </w:rPrChange>
                </w:rPr>
                <w:t>2</w:t>
              </w:r>
            </w:ins>
          </w:p>
        </w:tc>
        <w:tc>
          <w:tcPr>
            <w:tcW w:w="960" w:type="dxa"/>
            <w:noWrap/>
            <w:hideMark/>
          </w:tcPr>
          <w:p w:rsidR="00AE199D" w:rsidRPr="00AE199D" w:rsidRDefault="00AE199D" w:rsidP="00AE199D">
            <w:pPr>
              <w:ind w:firstLine="0"/>
              <w:rPr>
                <w:ins w:id="7683" w:author="Nick.Tolimieri" w:date="2022-09-07T13:17:00Z"/>
                <w:rFonts w:asciiTheme="minorHAnsi" w:eastAsiaTheme="minorHAnsi" w:hAnsiTheme="minorHAnsi" w:cstheme="minorBidi"/>
                <w:sz w:val="22"/>
                <w:szCs w:val="22"/>
                <w:rPrChange w:id="7684" w:author="Nick.Tolimieri" w:date="2022-09-07T13:17:00Z">
                  <w:rPr>
                    <w:ins w:id="7685" w:author="Nick.Tolimieri" w:date="2022-09-07T13:17:00Z"/>
                    <w:rFonts w:ascii="Calibri" w:hAnsi="Calibri" w:cs="Calibri"/>
                    <w:color w:val="000000"/>
                    <w:sz w:val="22"/>
                    <w:szCs w:val="22"/>
                  </w:rPr>
                </w:rPrChange>
              </w:rPr>
              <w:pPrChange w:id="7686" w:author="Nick.Tolimieri" w:date="2022-09-07T13:17:00Z">
                <w:pPr>
                  <w:jc w:val="right"/>
                </w:pPr>
              </w:pPrChange>
            </w:pPr>
            <w:ins w:id="7687" w:author="Nick.Tolimieri" w:date="2022-09-07T13:17:00Z">
              <w:r w:rsidRPr="00AE199D">
                <w:rPr>
                  <w:rFonts w:asciiTheme="minorHAnsi" w:eastAsiaTheme="minorHAnsi" w:hAnsiTheme="minorHAnsi" w:cstheme="minorBidi"/>
                  <w:sz w:val="22"/>
                  <w:szCs w:val="22"/>
                  <w:rPrChange w:id="7688" w:author="Nick.Tolimieri" w:date="2022-09-07T13:17:00Z">
                    <w:rPr>
                      <w:rFonts w:ascii="Calibri" w:hAnsi="Calibri" w:cs="Calibri"/>
                      <w:color w:val="000000"/>
                      <w:sz w:val="22"/>
                      <w:szCs w:val="22"/>
                    </w:rPr>
                  </w:rPrChange>
                </w:rPr>
                <w:t>11</w:t>
              </w:r>
            </w:ins>
          </w:p>
        </w:tc>
        <w:tc>
          <w:tcPr>
            <w:tcW w:w="960" w:type="dxa"/>
            <w:noWrap/>
            <w:hideMark/>
          </w:tcPr>
          <w:p w:rsidR="00AE199D" w:rsidRPr="00AE199D" w:rsidRDefault="00AE199D" w:rsidP="00AE199D">
            <w:pPr>
              <w:ind w:firstLine="0"/>
              <w:rPr>
                <w:ins w:id="7689" w:author="Nick.Tolimieri" w:date="2022-09-07T13:17:00Z"/>
                <w:rFonts w:asciiTheme="minorHAnsi" w:eastAsiaTheme="minorHAnsi" w:hAnsiTheme="minorHAnsi" w:cstheme="minorBidi"/>
                <w:sz w:val="22"/>
                <w:szCs w:val="22"/>
                <w:rPrChange w:id="7690" w:author="Nick.Tolimieri" w:date="2022-09-07T13:17:00Z">
                  <w:rPr>
                    <w:ins w:id="7691" w:author="Nick.Tolimieri" w:date="2022-09-07T13:17:00Z"/>
                    <w:rFonts w:ascii="Calibri" w:hAnsi="Calibri" w:cs="Calibri"/>
                    <w:color w:val="000000"/>
                    <w:sz w:val="22"/>
                    <w:szCs w:val="22"/>
                  </w:rPr>
                </w:rPrChange>
              </w:rPr>
              <w:pPrChange w:id="7692" w:author="Nick.Tolimieri" w:date="2022-09-07T13:17:00Z">
                <w:pPr>
                  <w:jc w:val="right"/>
                </w:pPr>
              </w:pPrChange>
            </w:pPr>
            <w:ins w:id="7693" w:author="Nick.Tolimieri" w:date="2022-09-07T13:17:00Z">
              <w:r w:rsidRPr="00AE199D">
                <w:rPr>
                  <w:rFonts w:asciiTheme="minorHAnsi" w:eastAsiaTheme="minorHAnsi" w:hAnsiTheme="minorHAnsi" w:cstheme="minorBidi"/>
                  <w:sz w:val="22"/>
                  <w:szCs w:val="22"/>
                  <w:rPrChange w:id="7694"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7695" w:author="Nick.Tolimieri" w:date="2022-09-07T13:17:00Z"/>
                <w:rFonts w:asciiTheme="minorHAnsi" w:eastAsiaTheme="minorHAnsi" w:hAnsiTheme="minorHAnsi" w:cstheme="minorBidi"/>
                <w:sz w:val="22"/>
                <w:szCs w:val="22"/>
                <w:rPrChange w:id="7696" w:author="Nick.Tolimieri" w:date="2022-09-07T13:17:00Z">
                  <w:rPr>
                    <w:ins w:id="7697" w:author="Nick.Tolimieri" w:date="2022-09-07T13:17:00Z"/>
                    <w:rFonts w:ascii="Calibri" w:hAnsi="Calibri" w:cs="Calibri"/>
                    <w:color w:val="000000"/>
                    <w:sz w:val="22"/>
                    <w:szCs w:val="22"/>
                  </w:rPr>
                </w:rPrChange>
              </w:rPr>
              <w:pPrChange w:id="7698" w:author="Nick.Tolimieri" w:date="2022-09-07T13:17:00Z">
                <w:pPr>
                  <w:jc w:val="right"/>
                </w:pPr>
              </w:pPrChange>
            </w:pPr>
            <w:ins w:id="7699" w:author="Nick.Tolimieri" w:date="2022-09-07T13:17:00Z">
              <w:r w:rsidRPr="00AE199D">
                <w:rPr>
                  <w:rFonts w:asciiTheme="minorHAnsi" w:eastAsiaTheme="minorHAnsi" w:hAnsiTheme="minorHAnsi" w:cstheme="minorBidi"/>
                  <w:sz w:val="22"/>
                  <w:szCs w:val="22"/>
                  <w:rPrChange w:id="7700" w:author="Nick.Tolimieri" w:date="2022-09-07T13:17:00Z">
                    <w:rPr>
                      <w:rFonts w:ascii="Calibri" w:hAnsi="Calibri" w:cs="Calibri"/>
                      <w:color w:val="000000"/>
                      <w:sz w:val="22"/>
                      <w:szCs w:val="22"/>
                    </w:rPr>
                  </w:rPrChange>
                </w:rPr>
                <w:t>6</w:t>
              </w:r>
            </w:ins>
          </w:p>
        </w:tc>
        <w:tc>
          <w:tcPr>
            <w:tcW w:w="960" w:type="dxa"/>
            <w:noWrap/>
            <w:hideMark/>
          </w:tcPr>
          <w:p w:rsidR="00AE199D" w:rsidRPr="00AE199D" w:rsidRDefault="00AE199D" w:rsidP="00AE199D">
            <w:pPr>
              <w:ind w:firstLine="0"/>
              <w:rPr>
                <w:ins w:id="7701" w:author="Nick.Tolimieri" w:date="2022-09-07T13:17:00Z"/>
                <w:rFonts w:asciiTheme="minorHAnsi" w:eastAsiaTheme="minorHAnsi" w:hAnsiTheme="minorHAnsi" w:cstheme="minorBidi"/>
                <w:sz w:val="22"/>
                <w:szCs w:val="22"/>
                <w:rPrChange w:id="7702" w:author="Nick.Tolimieri" w:date="2022-09-07T13:17:00Z">
                  <w:rPr>
                    <w:ins w:id="7703" w:author="Nick.Tolimieri" w:date="2022-09-07T13:17:00Z"/>
                    <w:rFonts w:ascii="Calibri" w:hAnsi="Calibri" w:cs="Calibri"/>
                    <w:color w:val="000000"/>
                    <w:sz w:val="22"/>
                    <w:szCs w:val="22"/>
                  </w:rPr>
                </w:rPrChange>
              </w:rPr>
              <w:pPrChange w:id="7704" w:author="Nick.Tolimieri" w:date="2022-09-07T13:17:00Z">
                <w:pPr>
                  <w:jc w:val="right"/>
                </w:pPr>
              </w:pPrChange>
            </w:pPr>
            <w:ins w:id="7705" w:author="Nick.Tolimieri" w:date="2022-09-07T13:17:00Z">
              <w:r w:rsidRPr="00AE199D">
                <w:rPr>
                  <w:rFonts w:asciiTheme="minorHAnsi" w:eastAsiaTheme="minorHAnsi" w:hAnsiTheme="minorHAnsi" w:cstheme="minorBidi"/>
                  <w:sz w:val="22"/>
                  <w:szCs w:val="22"/>
                  <w:rPrChange w:id="7706" w:author="Nick.Tolimieri" w:date="2022-09-07T13:17:00Z">
                    <w:rPr>
                      <w:rFonts w:ascii="Calibri" w:hAnsi="Calibri" w:cs="Calibri"/>
                      <w:color w:val="000000"/>
                      <w:sz w:val="22"/>
                      <w:szCs w:val="22"/>
                    </w:rPr>
                  </w:rPrChange>
                </w:rPr>
                <w:t>1.57</w:t>
              </w:r>
            </w:ins>
          </w:p>
        </w:tc>
        <w:tc>
          <w:tcPr>
            <w:tcW w:w="960" w:type="dxa"/>
            <w:noWrap/>
            <w:hideMark/>
          </w:tcPr>
          <w:p w:rsidR="00AE199D" w:rsidRPr="00AE199D" w:rsidRDefault="00AE199D" w:rsidP="00AE199D">
            <w:pPr>
              <w:ind w:firstLine="0"/>
              <w:rPr>
                <w:ins w:id="7707" w:author="Nick.Tolimieri" w:date="2022-09-07T13:17:00Z"/>
                <w:rFonts w:asciiTheme="minorHAnsi" w:eastAsiaTheme="minorHAnsi" w:hAnsiTheme="minorHAnsi" w:cstheme="minorBidi"/>
                <w:sz w:val="22"/>
                <w:szCs w:val="22"/>
                <w:rPrChange w:id="7708" w:author="Nick.Tolimieri" w:date="2022-09-07T13:17:00Z">
                  <w:rPr>
                    <w:ins w:id="7709" w:author="Nick.Tolimieri" w:date="2022-09-07T13:17:00Z"/>
                    <w:rFonts w:ascii="Calibri" w:hAnsi="Calibri" w:cs="Calibri"/>
                    <w:color w:val="000000"/>
                    <w:sz w:val="22"/>
                    <w:szCs w:val="22"/>
                  </w:rPr>
                </w:rPrChange>
              </w:rPr>
              <w:pPrChange w:id="7710" w:author="Nick.Tolimieri" w:date="2022-09-07T13:17:00Z">
                <w:pPr>
                  <w:jc w:val="right"/>
                </w:pPr>
              </w:pPrChange>
            </w:pPr>
            <w:ins w:id="7711" w:author="Nick.Tolimieri" w:date="2022-09-07T13:17:00Z">
              <w:r w:rsidRPr="00AE199D">
                <w:rPr>
                  <w:rFonts w:asciiTheme="minorHAnsi" w:eastAsiaTheme="minorHAnsi" w:hAnsiTheme="minorHAnsi" w:cstheme="minorBidi"/>
                  <w:sz w:val="22"/>
                  <w:szCs w:val="22"/>
                  <w:rPrChange w:id="7712" w:author="Nick.Tolimieri" w:date="2022-09-07T13:17:00Z">
                    <w:rPr>
                      <w:rFonts w:ascii="Calibri" w:hAnsi="Calibri" w:cs="Calibri"/>
                      <w:color w:val="000000"/>
                      <w:sz w:val="22"/>
                      <w:szCs w:val="22"/>
                    </w:rPr>
                  </w:rPrChange>
                </w:rPr>
                <w:t>0.13</w:t>
              </w:r>
            </w:ins>
          </w:p>
        </w:tc>
      </w:tr>
      <w:tr w:rsidR="00AE199D" w:rsidRPr="00AE199D" w:rsidTr="00AE199D">
        <w:trPr>
          <w:trHeight w:val="300"/>
          <w:ins w:id="7713" w:author="Nick.Tolimieri" w:date="2022-09-07T13:17:00Z"/>
        </w:trPr>
        <w:tc>
          <w:tcPr>
            <w:tcW w:w="960" w:type="dxa"/>
            <w:noWrap/>
            <w:hideMark/>
          </w:tcPr>
          <w:p w:rsidR="00AE199D" w:rsidRPr="00AE199D" w:rsidRDefault="00AE199D" w:rsidP="00AE199D">
            <w:pPr>
              <w:ind w:firstLine="0"/>
              <w:rPr>
                <w:ins w:id="7714" w:author="Nick.Tolimieri" w:date="2022-09-07T13:17:00Z"/>
                <w:rFonts w:asciiTheme="minorHAnsi" w:eastAsiaTheme="minorHAnsi" w:hAnsiTheme="minorHAnsi" w:cstheme="minorBidi"/>
                <w:sz w:val="22"/>
                <w:szCs w:val="22"/>
                <w:rPrChange w:id="7715" w:author="Nick.Tolimieri" w:date="2022-09-07T13:17:00Z">
                  <w:rPr>
                    <w:ins w:id="7716" w:author="Nick.Tolimieri" w:date="2022-09-07T13:17:00Z"/>
                    <w:rFonts w:ascii="Calibri" w:hAnsi="Calibri" w:cs="Calibri"/>
                    <w:color w:val="000000"/>
                    <w:sz w:val="22"/>
                    <w:szCs w:val="22"/>
                  </w:rPr>
                </w:rPrChange>
              </w:rPr>
              <w:pPrChange w:id="7717" w:author="Nick.Tolimieri" w:date="2022-09-07T13:17:00Z">
                <w:pPr/>
              </w:pPrChange>
            </w:pPr>
            <w:ins w:id="7718" w:author="Nick.Tolimieri" w:date="2022-09-07T13:17:00Z">
              <w:r w:rsidRPr="00AE199D">
                <w:rPr>
                  <w:rFonts w:asciiTheme="minorHAnsi" w:eastAsiaTheme="minorHAnsi" w:hAnsiTheme="minorHAnsi" w:cstheme="minorBidi"/>
                  <w:sz w:val="22"/>
                  <w:szCs w:val="22"/>
                  <w:rPrChange w:id="7719"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720" w:author="Nick.Tolimieri" w:date="2022-09-07T13:17:00Z"/>
                <w:rFonts w:asciiTheme="minorHAnsi" w:eastAsiaTheme="minorHAnsi" w:hAnsiTheme="minorHAnsi" w:cstheme="minorBidi"/>
                <w:sz w:val="22"/>
                <w:szCs w:val="22"/>
                <w:rPrChange w:id="7721" w:author="Nick.Tolimieri" w:date="2022-09-07T13:17:00Z">
                  <w:rPr>
                    <w:ins w:id="7722" w:author="Nick.Tolimieri" w:date="2022-09-07T13:17:00Z"/>
                    <w:rFonts w:ascii="Calibri" w:hAnsi="Calibri" w:cs="Calibri"/>
                    <w:color w:val="000000"/>
                    <w:sz w:val="22"/>
                    <w:szCs w:val="22"/>
                  </w:rPr>
                </w:rPrChange>
              </w:rPr>
              <w:pPrChange w:id="7723" w:author="Nick.Tolimieri" w:date="2022-09-07T13:17:00Z">
                <w:pPr>
                  <w:jc w:val="right"/>
                </w:pPr>
              </w:pPrChange>
            </w:pPr>
            <w:ins w:id="7724" w:author="Nick.Tolimieri" w:date="2022-09-07T13:17:00Z">
              <w:r w:rsidRPr="00AE199D">
                <w:rPr>
                  <w:rFonts w:asciiTheme="minorHAnsi" w:eastAsiaTheme="minorHAnsi" w:hAnsiTheme="minorHAnsi" w:cstheme="minorBidi"/>
                  <w:sz w:val="22"/>
                  <w:szCs w:val="22"/>
                  <w:rPrChange w:id="7725" w:author="Nick.Tolimieri" w:date="2022-09-07T13:17:00Z">
                    <w:rPr>
                      <w:rFonts w:ascii="Calibri" w:hAnsi="Calibri" w:cs="Calibri"/>
                      <w:color w:val="000000"/>
                      <w:sz w:val="22"/>
                      <w:szCs w:val="22"/>
                    </w:rPr>
                  </w:rPrChange>
                </w:rPr>
                <w:t>2011</w:t>
              </w:r>
            </w:ins>
          </w:p>
        </w:tc>
        <w:tc>
          <w:tcPr>
            <w:tcW w:w="960" w:type="dxa"/>
            <w:noWrap/>
            <w:hideMark/>
          </w:tcPr>
          <w:p w:rsidR="00AE199D" w:rsidRPr="00AE199D" w:rsidRDefault="00AE199D" w:rsidP="00AE199D">
            <w:pPr>
              <w:ind w:firstLine="0"/>
              <w:rPr>
                <w:ins w:id="7726" w:author="Nick.Tolimieri" w:date="2022-09-07T13:17:00Z"/>
                <w:rFonts w:asciiTheme="minorHAnsi" w:eastAsiaTheme="minorHAnsi" w:hAnsiTheme="minorHAnsi" w:cstheme="minorBidi"/>
                <w:sz w:val="22"/>
                <w:szCs w:val="22"/>
                <w:rPrChange w:id="7727" w:author="Nick.Tolimieri" w:date="2022-09-07T13:17:00Z">
                  <w:rPr>
                    <w:ins w:id="7728" w:author="Nick.Tolimieri" w:date="2022-09-07T13:17:00Z"/>
                    <w:rFonts w:ascii="Calibri" w:hAnsi="Calibri" w:cs="Calibri"/>
                    <w:color w:val="000000"/>
                    <w:sz w:val="22"/>
                    <w:szCs w:val="22"/>
                  </w:rPr>
                </w:rPrChange>
              </w:rPr>
              <w:pPrChange w:id="7729" w:author="Nick.Tolimieri" w:date="2022-09-07T13:17:00Z">
                <w:pPr>
                  <w:jc w:val="right"/>
                </w:pPr>
              </w:pPrChange>
            </w:pPr>
            <w:ins w:id="7730" w:author="Nick.Tolimieri" w:date="2022-09-07T13:17:00Z">
              <w:r w:rsidRPr="00AE199D">
                <w:rPr>
                  <w:rFonts w:asciiTheme="minorHAnsi" w:eastAsiaTheme="minorHAnsi" w:hAnsiTheme="minorHAnsi" w:cstheme="minorBidi"/>
                  <w:sz w:val="22"/>
                  <w:szCs w:val="22"/>
                  <w:rPrChange w:id="7731"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732" w:author="Nick.Tolimieri" w:date="2022-09-07T13:17:00Z"/>
                <w:rFonts w:asciiTheme="minorHAnsi" w:eastAsiaTheme="minorHAnsi" w:hAnsiTheme="minorHAnsi" w:cstheme="minorBidi"/>
                <w:sz w:val="22"/>
                <w:szCs w:val="22"/>
                <w:rPrChange w:id="7733" w:author="Nick.Tolimieri" w:date="2022-09-07T13:17:00Z">
                  <w:rPr>
                    <w:ins w:id="7734" w:author="Nick.Tolimieri" w:date="2022-09-07T13:17:00Z"/>
                    <w:rFonts w:ascii="Calibri" w:hAnsi="Calibri" w:cs="Calibri"/>
                    <w:color w:val="000000"/>
                    <w:sz w:val="22"/>
                    <w:szCs w:val="22"/>
                  </w:rPr>
                </w:rPrChange>
              </w:rPr>
              <w:pPrChange w:id="7735" w:author="Nick.Tolimieri" w:date="2022-09-07T13:17:00Z">
                <w:pPr>
                  <w:jc w:val="right"/>
                </w:pPr>
              </w:pPrChange>
            </w:pPr>
            <w:ins w:id="7736" w:author="Nick.Tolimieri" w:date="2022-09-07T13:17:00Z">
              <w:r w:rsidRPr="00AE199D">
                <w:rPr>
                  <w:rFonts w:asciiTheme="minorHAnsi" w:eastAsiaTheme="minorHAnsi" w:hAnsiTheme="minorHAnsi" w:cstheme="minorBidi"/>
                  <w:sz w:val="22"/>
                  <w:szCs w:val="22"/>
                  <w:rPrChange w:id="7737"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738" w:author="Nick.Tolimieri" w:date="2022-09-07T13:17:00Z"/>
                <w:rFonts w:asciiTheme="minorHAnsi" w:eastAsiaTheme="minorHAnsi" w:hAnsiTheme="minorHAnsi" w:cstheme="minorBidi"/>
                <w:sz w:val="22"/>
                <w:szCs w:val="22"/>
                <w:rPrChange w:id="7739" w:author="Nick.Tolimieri" w:date="2022-09-07T13:17:00Z">
                  <w:rPr>
                    <w:ins w:id="7740" w:author="Nick.Tolimieri" w:date="2022-09-07T13:17:00Z"/>
                    <w:rFonts w:ascii="Calibri" w:hAnsi="Calibri" w:cs="Calibri"/>
                    <w:color w:val="000000"/>
                    <w:sz w:val="22"/>
                    <w:szCs w:val="22"/>
                  </w:rPr>
                </w:rPrChange>
              </w:rPr>
              <w:pPrChange w:id="7741" w:author="Nick.Tolimieri" w:date="2022-09-07T13:17:00Z">
                <w:pPr>
                  <w:jc w:val="right"/>
                </w:pPr>
              </w:pPrChange>
            </w:pPr>
            <w:ins w:id="7742" w:author="Nick.Tolimieri" w:date="2022-09-07T13:17:00Z">
              <w:r w:rsidRPr="00AE199D">
                <w:rPr>
                  <w:rFonts w:asciiTheme="minorHAnsi" w:eastAsiaTheme="minorHAnsi" w:hAnsiTheme="minorHAnsi" w:cstheme="minorBidi"/>
                  <w:sz w:val="22"/>
                  <w:szCs w:val="22"/>
                  <w:rPrChange w:id="7743"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744" w:author="Nick.Tolimieri" w:date="2022-09-07T13:17:00Z"/>
                <w:rFonts w:asciiTheme="minorHAnsi" w:eastAsiaTheme="minorHAnsi" w:hAnsiTheme="minorHAnsi" w:cstheme="minorBidi"/>
                <w:sz w:val="22"/>
                <w:szCs w:val="22"/>
                <w:rPrChange w:id="7745" w:author="Nick.Tolimieri" w:date="2022-09-07T13:17:00Z">
                  <w:rPr>
                    <w:ins w:id="7746" w:author="Nick.Tolimieri" w:date="2022-09-07T13:17:00Z"/>
                    <w:rFonts w:ascii="Calibri" w:hAnsi="Calibri" w:cs="Calibri"/>
                    <w:color w:val="000000"/>
                    <w:sz w:val="22"/>
                    <w:szCs w:val="22"/>
                  </w:rPr>
                </w:rPrChange>
              </w:rPr>
              <w:pPrChange w:id="7747" w:author="Nick.Tolimieri" w:date="2022-09-07T13:17:00Z">
                <w:pPr>
                  <w:jc w:val="right"/>
                </w:pPr>
              </w:pPrChange>
            </w:pPr>
            <w:ins w:id="7748" w:author="Nick.Tolimieri" w:date="2022-09-07T13:17:00Z">
              <w:r w:rsidRPr="00AE199D">
                <w:rPr>
                  <w:rFonts w:asciiTheme="minorHAnsi" w:eastAsiaTheme="minorHAnsi" w:hAnsiTheme="minorHAnsi" w:cstheme="minorBidi"/>
                  <w:sz w:val="22"/>
                  <w:szCs w:val="22"/>
                  <w:rPrChange w:id="7749"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750" w:author="Nick.Tolimieri" w:date="2022-09-07T13:17:00Z"/>
                <w:rFonts w:asciiTheme="minorHAnsi" w:eastAsiaTheme="minorHAnsi" w:hAnsiTheme="minorHAnsi" w:cstheme="minorBidi"/>
                <w:sz w:val="22"/>
                <w:szCs w:val="22"/>
                <w:rPrChange w:id="7751" w:author="Nick.Tolimieri" w:date="2022-09-07T13:17:00Z">
                  <w:rPr>
                    <w:ins w:id="7752" w:author="Nick.Tolimieri" w:date="2022-09-07T13:17:00Z"/>
                    <w:rFonts w:ascii="Calibri" w:hAnsi="Calibri" w:cs="Calibri"/>
                    <w:color w:val="000000"/>
                    <w:sz w:val="22"/>
                    <w:szCs w:val="22"/>
                  </w:rPr>
                </w:rPrChange>
              </w:rPr>
              <w:pPrChange w:id="7753" w:author="Nick.Tolimieri" w:date="2022-09-07T13:17:00Z">
                <w:pPr/>
              </w:pPrChange>
            </w:pPr>
            <w:ins w:id="7754" w:author="Nick.Tolimieri" w:date="2022-09-07T13:17:00Z">
              <w:r w:rsidRPr="00AE199D">
                <w:rPr>
                  <w:rFonts w:asciiTheme="minorHAnsi" w:eastAsiaTheme="minorHAnsi" w:hAnsiTheme="minorHAnsi" w:cstheme="minorBidi"/>
                  <w:sz w:val="22"/>
                  <w:szCs w:val="22"/>
                  <w:rPrChange w:id="7755"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756" w:author="Nick.Tolimieri" w:date="2022-09-07T13:17:00Z"/>
                <w:rFonts w:asciiTheme="minorHAnsi" w:eastAsiaTheme="minorHAnsi" w:hAnsiTheme="minorHAnsi" w:cstheme="minorBidi"/>
                <w:sz w:val="22"/>
                <w:szCs w:val="22"/>
                <w:rPrChange w:id="7757" w:author="Nick.Tolimieri" w:date="2022-09-07T13:17:00Z">
                  <w:rPr>
                    <w:ins w:id="7758" w:author="Nick.Tolimieri" w:date="2022-09-07T13:17:00Z"/>
                    <w:rFonts w:ascii="Calibri" w:hAnsi="Calibri" w:cs="Calibri"/>
                    <w:color w:val="000000"/>
                    <w:sz w:val="22"/>
                    <w:szCs w:val="22"/>
                  </w:rPr>
                </w:rPrChange>
              </w:rPr>
              <w:pPrChange w:id="7759" w:author="Nick.Tolimieri" w:date="2022-09-07T13:17:00Z">
                <w:pPr/>
              </w:pPrChange>
            </w:pPr>
            <w:ins w:id="7760" w:author="Nick.Tolimieri" w:date="2022-09-07T13:17:00Z">
              <w:r w:rsidRPr="00AE199D">
                <w:rPr>
                  <w:rFonts w:asciiTheme="minorHAnsi" w:eastAsiaTheme="minorHAnsi" w:hAnsiTheme="minorHAnsi" w:cstheme="minorBidi"/>
                  <w:sz w:val="22"/>
                  <w:szCs w:val="22"/>
                  <w:rPrChange w:id="7761"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762" w:author="Nick.Tolimieri" w:date="2022-09-07T13:17:00Z"/>
                <w:rFonts w:asciiTheme="minorHAnsi" w:eastAsiaTheme="minorHAnsi" w:hAnsiTheme="minorHAnsi" w:cstheme="minorBidi"/>
                <w:sz w:val="22"/>
                <w:szCs w:val="22"/>
                <w:rPrChange w:id="7763" w:author="Nick.Tolimieri" w:date="2022-09-07T13:17:00Z">
                  <w:rPr>
                    <w:ins w:id="7764" w:author="Nick.Tolimieri" w:date="2022-09-07T13:17:00Z"/>
                    <w:rFonts w:ascii="Calibri" w:hAnsi="Calibri" w:cs="Calibri"/>
                    <w:color w:val="000000"/>
                    <w:sz w:val="22"/>
                    <w:szCs w:val="22"/>
                  </w:rPr>
                </w:rPrChange>
              </w:rPr>
              <w:pPrChange w:id="7765" w:author="Nick.Tolimieri" w:date="2022-09-07T13:17:00Z">
                <w:pPr/>
              </w:pPrChange>
            </w:pPr>
            <w:ins w:id="7766" w:author="Nick.Tolimieri" w:date="2022-09-07T13:17:00Z">
              <w:r w:rsidRPr="00AE199D">
                <w:rPr>
                  <w:rFonts w:asciiTheme="minorHAnsi" w:eastAsiaTheme="minorHAnsi" w:hAnsiTheme="minorHAnsi" w:cstheme="minorBidi"/>
                  <w:sz w:val="22"/>
                  <w:szCs w:val="22"/>
                  <w:rPrChange w:id="7767"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768" w:author="Nick.Tolimieri" w:date="2022-09-07T13:17:00Z"/>
                <w:rFonts w:asciiTheme="minorHAnsi" w:eastAsiaTheme="minorHAnsi" w:hAnsiTheme="minorHAnsi" w:cstheme="minorBidi"/>
                <w:sz w:val="22"/>
                <w:szCs w:val="22"/>
                <w:rPrChange w:id="7769" w:author="Nick.Tolimieri" w:date="2022-09-07T13:17:00Z">
                  <w:rPr>
                    <w:ins w:id="7770" w:author="Nick.Tolimieri" w:date="2022-09-07T13:17:00Z"/>
                    <w:rFonts w:ascii="Calibri" w:hAnsi="Calibri" w:cs="Calibri"/>
                    <w:color w:val="000000"/>
                    <w:sz w:val="22"/>
                    <w:szCs w:val="22"/>
                  </w:rPr>
                </w:rPrChange>
              </w:rPr>
              <w:pPrChange w:id="7771" w:author="Nick.Tolimieri" w:date="2022-09-07T13:17:00Z">
                <w:pPr/>
              </w:pPrChange>
            </w:pPr>
            <w:ins w:id="7772" w:author="Nick.Tolimieri" w:date="2022-09-07T13:17:00Z">
              <w:r w:rsidRPr="00AE199D">
                <w:rPr>
                  <w:rFonts w:asciiTheme="minorHAnsi" w:eastAsiaTheme="minorHAnsi" w:hAnsiTheme="minorHAnsi" w:cstheme="minorBidi"/>
                  <w:sz w:val="22"/>
                  <w:szCs w:val="22"/>
                  <w:rPrChange w:id="7773" w:author="Nick.Tolimieri" w:date="2022-09-07T13:17:00Z">
                    <w:rPr>
                      <w:rFonts w:ascii="Calibri" w:hAnsi="Calibri" w:cs="Calibri"/>
                      <w:color w:val="000000"/>
                      <w:sz w:val="22"/>
                      <w:szCs w:val="22"/>
                    </w:rPr>
                  </w:rPrChange>
                </w:rPr>
                <w:t>NA</w:t>
              </w:r>
            </w:ins>
          </w:p>
        </w:tc>
      </w:tr>
      <w:tr w:rsidR="00AE199D" w:rsidRPr="00AE199D" w:rsidTr="00AE199D">
        <w:trPr>
          <w:trHeight w:val="300"/>
          <w:ins w:id="7774" w:author="Nick.Tolimieri" w:date="2022-09-07T13:17:00Z"/>
        </w:trPr>
        <w:tc>
          <w:tcPr>
            <w:tcW w:w="960" w:type="dxa"/>
            <w:noWrap/>
            <w:hideMark/>
          </w:tcPr>
          <w:p w:rsidR="00AE199D" w:rsidRPr="00AE199D" w:rsidRDefault="00AE199D" w:rsidP="00AE199D">
            <w:pPr>
              <w:ind w:firstLine="0"/>
              <w:rPr>
                <w:ins w:id="7775" w:author="Nick.Tolimieri" w:date="2022-09-07T13:17:00Z"/>
                <w:rFonts w:asciiTheme="minorHAnsi" w:eastAsiaTheme="minorHAnsi" w:hAnsiTheme="minorHAnsi" w:cstheme="minorBidi"/>
                <w:sz w:val="22"/>
                <w:szCs w:val="22"/>
                <w:rPrChange w:id="7776" w:author="Nick.Tolimieri" w:date="2022-09-07T13:17:00Z">
                  <w:rPr>
                    <w:ins w:id="7777" w:author="Nick.Tolimieri" w:date="2022-09-07T13:17:00Z"/>
                    <w:rFonts w:ascii="Calibri" w:hAnsi="Calibri" w:cs="Calibri"/>
                    <w:color w:val="000000"/>
                    <w:sz w:val="22"/>
                    <w:szCs w:val="22"/>
                  </w:rPr>
                </w:rPrChange>
              </w:rPr>
              <w:pPrChange w:id="7778" w:author="Nick.Tolimieri" w:date="2022-09-07T13:17:00Z">
                <w:pPr/>
              </w:pPrChange>
            </w:pPr>
            <w:ins w:id="7779" w:author="Nick.Tolimieri" w:date="2022-09-07T13:17:00Z">
              <w:r w:rsidRPr="00AE199D">
                <w:rPr>
                  <w:rFonts w:asciiTheme="minorHAnsi" w:eastAsiaTheme="minorHAnsi" w:hAnsiTheme="minorHAnsi" w:cstheme="minorBidi"/>
                  <w:sz w:val="22"/>
                  <w:szCs w:val="22"/>
                  <w:rPrChange w:id="7780"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781" w:author="Nick.Tolimieri" w:date="2022-09-07T13:17:00Z"/>
                <w:rFonts w:asciiTheme="minorHAnsi" w:eastAsiaTheme="minorHAnsi" w:hAnsiTheme="minorHAnsi" w:cstheme="minorBidi"/>
                <w:sz w:val="22"/>
                <w:szCs w:val="22"/>
                <w:rPrChange w:id="7782" w:author="Nick.Tolimieri" w:date="2022-09-07T13:17:00Z">
                  <w:rPr>
                    <w:ins w:id="7783" w:author="Nick.Tolimieri" w:date="2022-09-07T13:17:00Z"/>
                    <w:rFonts w:ascii="Calibri" w:hAnsi="Calibri" w:cs="Calibri"/>
                    <w:color w:val="000000"/>
                    <w:sz w:val="22"/>
                    <w:szCs w:val="22"/>
                  </w:rPr>
                </w:rPrChange>
              </w:rPr>
              <w:pPrChange w:id="7784" w:author="Nick.Tolimieri" w:date="2022-09-07T13:17:00Z">
                <w:pPr>
                  <w:jc w:val="right"/>
                </w:pPr>
              </w:pPrChange>
            </w:pPr>
            <w:ins w:id="7785" w:author="Nick.Tolimieri" w:date="2022-09-07T13:17:00Z">
              <w:r w:rsidRPr="00AE199D">
                <w:rPr>
                  <w:rFonts w:asciiTheme="minorHAnsi" w:eastAsiaTheme="minorHAnsi" w:hAnsiTheme="minorHAnsi" w:cstheme="minorBidi"/>
                  <w:sz w:val="22"/>
                  <w:szCs w:val="22"/>
                  <w:rPrChange w:id="7786" w:author="Nick.Tolimieri" w:date="2022-09-07T13:17:00Z">
                    <w:rPr>
                      <w:rFonts w:ascii="Calibri" w:hAnsi="Calibri" w:cs="Calibri"/>
                      <w:color w:val="000000"/>
                      <w:sz w:val="22"/>
                      <w:szCs w:val="22"/>
                    </w:rPr>
                  </w:rPrChange>
                </w:rPr>
                <w:t>2012</w:t>
              </w:r>
            </w:ins>
          </w:p>
        </w:tc>
        <w:tc>
          <w:tcPr>
            <w:tcW w:w="960" w:type="dxa"/>
            <w:noWrap/>
            <w:hideMark/>
          </w:tcPr>
          <w:p w:rsidR="00AE199D" w:rsidRPr="00AE199D" w:rsidRDefault="00AE199D" w:rsidP="00AE199D">
            <w:pPr>
              <w:ind w:firstLine="0"/>
              <w:rPr>
                <w:ins w:id="7787" w:author="Nick.Tolimieri" w:date="2022-09-07T13:17:00Z"/>
                <w:rFonts w:asciiTheme="minorHAnsi" w:eastAsiaTheme="minorHAnsi" w:hAnsiTheme="minorHAnsi" w:cstheme="minorBidi"/>
                <w:sz w:val="22"/>
                <w:szCs w:val="22"/>
                <w:rPrChange w:id="7788" w:author="Nick.Tolimieri" w:date="2022-09-07T13:17:00Z">
                  <w:rPr>
                    <w:ins w:id="7789" w:author="Nick.Tolimieri" w:date="2022-09-07T13:17:00Z"/>
                    <w:rFonts w:ascii="Calibri" w:hAnsi="Calibri" w:cs="Calibri"/>
                    <w:color w:val="000000"/>
                    <w:sz w:val="22"/>
                    <w:szCs w:val="22"/>
                  </w:rPr>
                </w:rPrChange>
              </w:rPr>
              <w:pPrChange w:id="7790" w:author="Nick.Tolimieri" w:date="2022-09-07T13:17:00Z">
                <w:pPr>
                  <w:jc w:val="right"/>
                </w:pPr>
              </w:pPrChange>
            </w:pPr>
            <w:ins w:id="7791" w:author="Nick.Tolimieri" w:date="2022-09-07T13:17:00Z">
              <w:r w:rsidRPr="00AE199D">
                <w:rPr>
                  <w:rFonts w:asciiTheme="minorHAnsi" w:eastAsiaTheme="minorHAnsi" w:hAnsiTheme="minorHAnsi" w:cstheme="minorBidi"/>
                  <w:sz w:val="22"/>
                  <w:szCs w:val="22"/>
                  <w:rPrChange w:id="7792" w:author="Nick.Tolimieri" w:date="2022-09-07T13:17:00Z">
                    <w:rPr>
                      <w:rFonts w:ascii="Calibri" w:hAnsi="Calibri" w:cs="Calibri"/>
                      <w:color w:val="000000"/>
                      <w:sz w:val="22"/>
                      <w:szCs w:val="22"/>
                    </w:rPr>
                  </w:rPrChange>
                </w:rPr>
                <w:t>2</w:t>
              </w:r>
            </w:ins>
          </w:p>
        </w:tc>
        <w:tc>
          <w:tcPr>
            <w:tcW w:w="960" w:type="dxa"/>
            <w:noWrap/>
            <w:hideMark/>
          </w:tcPr>
          <w:p w:rsidR="00AE199D" w:rsidRPr="00AE199D" w:rsidRDefault="00AE199D" w:rsidP="00AE199D">
            <w:pPr>
              <w:ind w:firstLine="0"/>
              <w:rPr>
                <w:ins w:id="7793" w:author="Nick.Tolimieri" w:date="2022-09-07T13:17:00Z"/>
                <w:rFonts w:asciiTheme="minorHAnsi" w:eastAsiaTheme="minorHAnsi" w:hAnsiTheme="minorHAnsi" w:cstheme="minorBidi"/>
                <w:sz w:val="22"/>
                <w:szCs w:val="22"/>
                <w:rPrChange w:id="7794" w:author="Nick.Tolimieri" w:date="2022-09-07T13:17:00Z">
                  <w:rPr>
                    <w:ins w:id="7795" w:author="Nick.Tolimieri" w:date="2022-09-07T13:17:00Z"/>
                    <w:rFonts w:ascii="Calibri" w:hAnsi="Calibri" w:cs="Calibri"/>
                    <w:color w:val="000000"/>
                    <w:sz w:val="22"/>
                    <w:szCs w:val="22"/>
                  </w:rPr>
                </w:rPrChange>
              </w:rPr>
              <w:pPrChange w:id="7796" w:author="Nick.Tolimieri" w:date="2022-09-07T13:17:00Z">
                <w:pPr>
                  <w:jc w:val="right"/>
                </w:pPr>
              </w:pPrChange>
            </w:pPr>
            <w:ins w:id="7797" w:author="Nick.Tolimieri" w:date="2022-09-07T13:17:00Z">
              <w:r w:rsidRPr="00AE199D">
                <w:rPr>
                  <w:rFonts w:asciiTheme="minorHAnsi" w:eastAsiaTheme="minorHAnsi" w:hAnsiTheme="minorHAnsi" w:cstheme="minorBidi"/>
                  <w:sz w:val="22"/>
                  <w:szCs w:val="22"/>
                  <w:rPrChange w:id="7798"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799" w:author="Nick.Tolimieri" w:date="2022-09-07T13:17:00Z"/>
                <w:rFonts w:asciiTheme="minorHAnsi" w:eastAsiaTheme="minorHAnsi" w:hAnsiTheme="minorHAnsi" w:cstheme="minorBidi"/>
                <w:sz w:val="22"/>
                <w:szCs w:val="22"/>
                <w:rPrChange w:id="7800" w:author="Nick.Tolimieri" w:date="2022-09-07T13:17:00Z">
                  <w:rPr>
                    <w:ins w:id="7801" w:author="Nick.Tolimieri" w:date="2022-09-07T13:17:00Z"/>
                    <w:rFonts w:ascii="Calibri" w:hAnsi="Calibri" w:cs="Calibri"/>
                    <w:color w:val="000000"/>
                    <w:sz w:val="22"/>
                    <w:szCs w:val="22"/>
                  </w:rPr>
                </w:rPrChange>
              </w:rPr>
              <w:pPrChange w:id="7802" w:author="Nick.Tolimieri" w:date="2022-09-07T13:17:00Z">
                <w:pPr>
                  <w:jc w:val="right"/>
                </w:pPr>
              </w:pPrChange>
            </w:pPr>
            <w:ins w:id="7803" w:author="Nick.Tolimieri" w:date="2022-09-07T13:17:00Z">
              <w:r w:rsidRPr="00AE199D">
                <w:rPr>
                  <w:rFonts w:asciiTheme="minorHAnsi" w:eastAsiaTheme="minorHAnsi" w:hAnsiTheme="minorHAnsi" w:cstheme="minorBidi"/>
                  <w:sz w:val="22"/>
                  <w:szCs w:val="22"/>
                  <w:rPrChange w:id="7804"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805" w:author="Nick.Tolimieri" w:date="2022-09-07T13:17:00Z"/>
                <w:rFonts w:asciiTheme="minorHAnsi" w:eastAsiaTheme="minorHAnsi" w:hAnsiTheme="minorHAnsi" w:cstheme="minorBidi"/>
                <w:sz w:val="22"/>
                <w:szCs w:val="22"/>
                <w:rPrChange w:id="7806" w:author="Nick.Tolimieri" w:date="2022-09-07T13:17:00Z">
                  <w:rPr>
                    <w:ins w:id="7807" w:author="Nick.Tolimieri" w:date="2022-09-07T13:17:00Z"/>
                    <w:rFonts w:ascii="Calibri" w:hAnsi="Calibri" w:cs="Calibri"/>
                    <w:color w:val="000000"/>
                    <w:sz w:val="22"/>
                    <w:szCs w:val="22"/>
                  </w:rPr>
                </w:rPrChange>
              </w:rPr>
              <w:pPrChange w:id="7808" w:author="Nick.Tolimieri" w:date="2022-09-07T13:17:00Z">
                <w:pPr>
                  <w:jc w:val="right"/>
                </w:pPr>
              </w:pPrChange>
            </w:pPr>
            <w:ins w:id="7809" w:author="Nick.Tolimieri" w:date="2022-09-07T13:17:00Z">
              <w:r w:rsidRPr="00AE199D">
                <w:rPr>
                  <w:rFonts w:asciiTheme="minorHAnsi" w:eastAsiaTheme="minorHAnsi" w:hAnsiTheme="minorHAnsi" w:cstheme="minorBidi"/>
                  <w:sz w:val="22"/>
                  <w:szCs w:val="22"/>
                  <w:rPrChange w:id="7810"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811" w:author="Nick.Tolimieri" w:date="2022-09-07T13:17:00Z"/>
                <w:rFonts w:asciiTheme="minorHAnsi" w:eastAsiaTheme="minorHAnsi" w:hAnsiTheme="minorHAnsi" w:cstheme="minorBidi"/>
                <w:sz w:val="22"/>
                <w:szCs w:val="22"/>
                <w:rPrChange w:id="7812" w:author="Nick.Tolimieri" w:date="2022-09-07T13:17:00Z">
                  <w:rPr>
                    <w:ins w:id="7813" w:author="Nick.Tolimieri" w:date="2022-09-07T13:17:00Z"/>
                    <w:rFonts w:ascii="Calibri" w:hAnsi="Calibri" w:cs="Calibri"/>
                    <w:color w:val="000000"/>
                    <w:sz w:val="22"/>
                    <w:szCs w:val="22"/>
                  </w:rPr>
                </w:rPrChange>
              </w:rPr>
              <w:pPrChange w:id="7814" w:author="Nick.Tolimieri" w:date="2022-09-07T13:17:00Z">
                <w:pPr/>
              </w:pPrChange>
            </w:pPr>
            <w:ins w:id="7815" w:author="Nick.Tolimieri" w:date="2022-09-07T13:17:00Z">
              <w:r w:rsidRPr="00AE199D">
                <w:rPr>
                  <w:rFonts w:asciiTheme="minorHAnsi" w:eastAsiaTheme="minorHAnsi" w:hAnsiTheme="minorHAnsi" w:cstheme="minorBidi"/>
                  <w:sz w:val="22"/>
                  <w:szCs w:val="22"/>
                  <w:rPrChange w:id="7816"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817" w:author="Nick.Tolimieri" w:date="2022-09-07T13:17:00Z"/>
                <w:rFonts w:asciiTheme="minorHAnsi" w:eastAsiaTheme="minorHAnsi" w:hAnsiTheme="minorHAnsi" w:cstheme="minorBidi"/>
                <w:sz w:val="22"/>
                <w:szCs w:val="22"/>
                <w:rPrChange w:id="7818" w:author="Nick.Tolimieri" w:date="2022-09-07T13:17:00Z">
                  <w:rPr>
                    <w:ins w:id="7819" w:author="Nick.Tolimieri" w:date="2022-09-07T13:17:00Z"/>
                    <w:rFonts w:ascii="Calibri" w:hAnsi="Calibri" w:cs="Calibri"/>
                    <w:color w:val="000000"/>
                    <w:sz w:val="22"/>
                    <w:szCs w:val="22"/>
                  </w:rPr>
                </w:rPrChange>
              </w:rPr>
              <w:pPrChange w:id="7820" w:author="Nick.Tolimieri" w:date="2022-09-07T13:17:00Z">
                <w:pPr/>
              </w:pPrChange>
            </w:pPr>
            <w:ins w:id="7821" w:author="Nick.Tolimieri" w:date="2022-09-07T13:17:00Z">
              <w:r w:rsidRPr="00AE199D">
                <w:rPr>
                  <w:rFonts w:asciiTheme="minorHAnsi" w:eastAsiaTheme="minorHAnsi" w:hAnsiTheme="minorHAnsi" w:cstheme="minorBidi"/>
                  <w:sz w:val="22"/>
                  <w:szCs w:val="22"/>
                  <w:rPrChange w:id="7822"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823" w:author="Nick.Tolimieri" w:date="2022-09-07T13:17:00Z"/>
                <w:rFonts w:asciiTheme="minorHAnsi" w:eastAsiaTheme="minorHAnsi" w:hAnsiTheme="minorHAnsi" w:cstheme="minorBidi"/>
                <w:sz w:val="22"/>
                <w:szCs w:val="22"/>
                <w:rPrChange w:id="7824" w:author="Nick.Tolimieri" w:date="2022-09-07T13:17:00Z">
                  <w:rPr>
                    <w:ins w:id="7825" w:author="Nick.Tolimieri" w:date="2022-09-07T13:17:00Z"/>
                    <w:rFonts w:ascii="Calibri" w:hAnsi="Calibri" w:cs="Calibri"/>
                    <w:color w:val="000000"/>
                    <w:sz w:val="22"/>
                    <w:szCs w:val="22"/>
                  </w:rPr>
                </w:rPrChange>
              </w:rPr>
              <w:pPrChange w:id="7826" w:author="Nick.Tolimieri" w:date="2022-09-07T13:17:00Z">
                <w:pPr/>
              </w:pPrChange>
            </w:pPr>
            <w:ins w:id="7827" w:author="Nick.Tolimieri" w:date="2022-09-07T13:17:00Z">
              <w:r w:rsidRPr="00AE199D">
                <w:rPr>
                  <w:rFonts w:asciiTheme="minorHAnsi" w:eastAsiaTheme="minorHAnsi" w:hAnsiTheme="minorHAnsi" w:cstheme="minorBidi"/>
                  <w:sz w:val="22"/>
                  <w:szCs w:val="22"/>
                  <w:rPrChange w:id="7828" w:author="Nick.Tolimieri" w:date="2022-09-07T13:17:00Z">
                    <w:rPr>
                      <w:rFonts w:ascii="Calibri" w:hAnsi="Calibri" w:cs="Calibri"/>
                      <w:color w:val="000000"/>
                      <w:sz w:val="22"/>
                      <w:szCs w:val="22"/>
                    </w:rPr>
                  </w:rPrChange>
                </w:rPr>
                <w:t>NA</w:t>
              </w:r>
            </w:ins>
          </w:p>
        </w:tc>
        <w:tc>
          <w:tcPr>
            <w:tcW w:w="960" w:type="dxa"/>
            <w:noWrap/>
            <w:hideMark/>
          </w:tcPr>
          <w:p w:rsidR="00AE199D" w:rsidRPr="00AE199D" w:rsidRDefault="00AE199D" w:rsidP="00AE199D">
            <w:pPr>
              <w:ind w:firstLine="0"/>
              <w:rPr>
                <w:ins w:id="7829" w:author="Nick.Tolimieri" w:date="2022-09-07T13:17:00Z"/>
                <w:rFonts w:asciiTheme="minorHAnsi" w:eastAsiaTheme="minorHAnsi" w:hAnsiTheme="minorHAnsi" w:cstheme="minorBidi"/>
                <w:sz w:val="22"/>
                <w:szCs w:val="22"/>
                <w:rPrChange w:id="7830" w:author="Nick.Tolimieri" w:date="2022-09-07T13:17:00Z">
                  <w:rPr>
                    <w:ins w:id="7831" w:author="Nick.Tolimieri" w:date="2022-09-07T13:17:00Z"/>
                    <w:rFonts w:ascii="Calibri" w:hAnsi="Calibri" w:cs="Calibri"/>
                    <w:color w:val="000000"/>
                    <w:sz w:val="22"/>
                    <w:szCs w:val="22"/>
                  </w:rPr>
                </w:rPrChange>
              </w:rPr>
              <w:pPrChange w:id="7832" w:author="Nick.Tolimieri" w:date="2022-09-07T13:17:00Z">
                <w:pPr/>
              </w:pPrChange>
            </w:pPr>
            <w:ins w:id="7833" w:author="Nick.Tolimieri" w:date="2022-09-07T13:17:00Z">
              <w:r w:rsidRPr="00AE199D">
                <w:rPr>
                  <w:rFonts w:asciiTheme="minorHAnsi" w:eastAsiaTheme="minorHAnsi" w:hAnsiTheme="minorHAnsi" w:cstheme="minorBidi"/>
                  <w:sz w:val="22"/>
                  <w:szCs w:val="22"/>
                  <w:rPrChange w:id="7834" w:author="Nick.Tolimieri" w:date="2022-09-07T13:17:00Z">
                    <w:rPr>
                      <w:rFonts w:ascii="Calibri" w:hAnsi="Calibri" w:cs="Calibri"/>
                      <w:color w:val="000000"/>
                      <w:sz w:val="22"/>
                      <w:szCs w:val="22"/>
                    </w:rPr>
                  </w:rPrChange>
                </w:rPr>
                <w:t>NA</w:t>
              </w:r>
            </w:ins>
          </w:p>
        </w:tc>
      </w:tr>
      <w:tr w:rsidR="00AE199D" w:rsidRPr="00AE199D" w:rsidTr="00AE199D">
        <w:trPr>
          <w:trHeight w:val="300"/>
          <w:ins w:id="7835" w:author="Nick.Tolimieri" w:date="2022-09-07T13:17:00Z"/>
        </w:trPr>
        <w:tc>
          <w:tcPr>
            <w:tcW w:w="960" w:type="dxa"/>
            <w:noWrap/>
            <w:hideMark/>
          </w:tcPr>
          <w:p w:rsidR="00AE199D" w:rsidRPr="00AE199D" w:rsidRDefault="00AE199D" w:rsidP="00AE199D">
            <w:pPr>
              <w:ind w:firstLine="0"/>
              <w:rPr>
                <w:ins w:id="7836" w:author="Nick.Tolimieri" w:date="2022-09-07T13:17:00Z"/>
                <w:rFonts w:asciiTheme="minorHAnsi" w:eastAsiaTheme="minorHAnsi" w:hAnsiTheme="minorHAnsi" w:cstheme="minorBidi"/>
                <w:sz w:val="22"/>
                <w:szCs w:val="22"/>
                <w:rPrChange w:id="7837" w:author="Nick.Tolimieri" w:date="2022-09-07T13:17:00Z">
                  <w:rPr>
                    <w:ins w:id="7838" w:author="Nick.Tolimieri" w:date="2022-09-07T13:17:00Z"/>
                    <w:rFonts w:ascii="Calibri" w:hAnsi="Calibri" w:cs="Calibri"/>
                    <w:color w:val="000000"/>
                    <w:sz w:val="22"/>
                    <w:szCs w:val="22"/>
                  </w:rPr>
                </w:rPrChange>
              </w:rPr>
              <w:pPrChange w:id="7839" w:author="Nick.Tolimieri" w:date="2022-09-07T13:17:00Z">
                <w:pPr/>
              </w:pPrChange>
            </w:pPr>
            <w:ins w:id="7840" w:author="Nick.Tolimieri" w:date="2022-09-07T13:17:00Z">
              <w:r w:rsidRPr="00AE199D">
                <w:rPr>
                  <w:rFonts w:asciiTheme="minorHAnsi" w:eastAsiaTheme="minorHAnsi" w:hAnsiTheme="minorHAnsi" w:cstheme="minorBidi"/>
                  <w:sz w:val="22"/>
                  <w:szCs w:val="22"/>
                  <w:rPrChange w:id="7841"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842" w:author="Nick.Tolimieri" w:date="2022-09-07T13:17:00Z"/>
                <w:rFonts w:asciiTheme="minorHAnsi" w:eastAsiaTheme="minorHAnsi" w:hAnsiTheme="minorHAnsi" w:cstheme="minorBidi"/>
                <w:sz w:val="22"/>
                <w:szCs w:val="22"/>
                <w:rPrChange w:id="7843" w:author="Nick.Tolimieri" w:date="2022-09-07T13:17:00Z">
                  <w:rPr>
                    <w:ins w:id="7844" w:author="Nick.Tolimieri" w:date="2022-09-07T13:17:00Z"/>
                    <w:rFonts w:ascii="Calibri" w:hAnsi="Calibri" w:cs="Calibri"/>
                    <w:color w:val="000000"/>
                    <w:sz w:val="22"/>
                    <w:szCs w:val="22"/>
                  </w:rPr>
                </w:rPrChange>
              </w:rPr>
              <w:pPrChange w:id="7845" w:author="Nick.Tolimieri" w:date="2022-09-07T13:17:00Z">
                <w:pPr>
                  <w:jc w:val="right"/>
                </w:pPr>
              </w:pPrChange>
            </w:pPr>
            <w:ins w:id="7846" w:author="Nick.Tolimieri" w:date="2022-09-07T13:17:00Z">
              <w:r w:rsidRPr="00AE199D">
                <w:rPr>
                  <w:rFonts w:asciiTheme="minorHAnsi" w:eastAsiaTheme="minorHAnsi" w:hAnsiTheme="minorHAnsi" w:cstheme="minorBidi"/>
                  <w:sz w:val="22"/>
                  <w:szCs w:val="22"/>
                  <w:rPrChange w:id="7847" w:author="Nick.Tolimieri" w:date="2022-09-07T13:17:00Z">
                    <w:rPr>
                      <w:rFonts w:ascii="Calibri" w:hAnsi="Calibri" w:cs="Calibri"/>
                      <w:color w:val="000000"/>
                      <w:sz w:val="22"/>
                      <w:szCs w:val="22"/>
                    </w:rPr>
                  </w:rPrChange>
                </w:rPr>
                <w:t>2013</w:t>
              </w:r>
            </w:ins>
          </w:p>
        </w:tc>
        <w:tc>
          <w:tcPr>
            <w:tcW w:w="960" w:type="dxa"/>
            <w:noWrap/>
            <w:hideMark/>
          </w:tcPr>
          <w:p w:rsidR="00AE199D" w:rsidRPr="00AE199D" w:rsidRDefault="00AE199D" w:rsidP="00AE199D">
            <w:pPr>
              <w:ind w:firstLine="0"/>
              <w:rPr>
                <w:ins w:id="7848" w:author="Nick.Tolimieri" w:date="2022-09-07T13:17:00Z"/>
                <w:rFonts w:asciiTheme="minorHAnsi" w:eastAsiaTheme="minorHAnsi" w:hAnsiTheme="minorHAnsi" w:cstheme="minorBidi"/>
                <w:sz w:val="22"/>
                <w:szCs w:val="22"/>
                <w:rPrChange w:id="7849" w:author="Nick.Tolimieri" w:date="2022-09-07T13:17:00Z">
                  <w:rPr>
                    <w:ins w:id="7850" w:author="Nick.Tolimieri" w:date="2022-09-07T13:17:00Z"/>
                    <w:rFonts w:ascii="Calibri" w:hAnsi="Calibri" w:cs="Calibri"/>
                    <w:color w:val="000000"/>
                    <w:sz w:val="22"/>
                    <w:szCs w:val="22"/>
                  </w:rPr>
                </w:rPrChange>
              </w:rPr>
              <w:pPrChange w:id="7851" w:author="Nick.Tolimieri" w:date="2022-09-07T13:17:00Z">
                <w:pPr>
                  <w:jc w:val="right"/>
                </w:pPr>
              </w:pPrChange>
            </w:pPr>
            <w:ins w:id="7852" w:author="Nick.Tolimieri" w:date="2022-09-07T13:17:00Z">
              <w:r w:rsidRPr="00AE199D">
                <w:rPr>
                  <w:rFonts w:asciiTheme="minorHAnsi" w:eastAsiaTheme="minorHAnsi" w:hAnsiTheme="minorHAnsi" w:cstheme="minorBidi"/>
                  <w:sz w:val="22"/>
                  <w:szCs w:val="22"/>
                  <w:rPrChange w:id="7853" w:author="Nick.Tolimieri" w:date="2022-09-07T13:17:00Z">
                    <w:rPr>
                      <w:rFonts w:ascii="Calibri" w:hAnsi="Calibri" w:cs="Calibri"/>
                      <w:color w:val="000000"/>
                      <w:sz w:val="22"/>
                      <w:szCs w:val="22"/>
                    </w:rPr>
                  </w:rPrChange>
                </w:rPr>
                <w:t>25</w:t>
              </w:r>
            </w:ins>
          </w:p>
        </w:tc>
        <w:tc>
          <w:tcPr>
            <w:tcW w:w="960" w:type="dxa"/>
            <w:noWrap/>
            <w:hideMark/>
          </w:tcPr>
          <w:p w:rsidR="00AE199D" w:rsidRPr="00AE199D" w:rsidRDefault="00AE199D" w:rsidP="00AE199D">
            <w:pPr>
              <w:ind w:firstLine="0"/>
              <w:rPr>
                <w:ins w:id="7854" w:author="Nick.Tolimieri" w:date="2022-09-07T13:17:00Z"/>
                <w:rFonts w:asciiTheme="minorHAnsi" w:eastAsiaTheme="minorHAnsi" w:hAnsiTheme="minorHAnsi" w:cstheme="minorBidi"/>
                <w:sz w:val="22"/>
                <w:szCs w:val="22"/>
                <w:rPrChange w:id="7855" w:author="Nick.Tolimieri" w:date="2022-09-07T13:17:00Z">
                  <w:rPr>
                    <w:ins w:id="7856" w:author="Nick.Tolimieri" w:date="2022-09-07T13:17:00Z"/>
                    <w:rFonts w:ascii="Calibri" w:hAnsi="Calibri" w:cs="Calibri"/>
                    <w:color w:val="000000"/>
                    <w:sz w:val="22"/>
                    <w:szCs w:val="22"/>
                  </w:rPr>
                </w:rPrChange>
              </w:rPr>
              <w:pPrChange w:id="7857" w:author="Nick.Tolimieri" w:date="2022-09-07T13:17:00Z">
                <w:pPr>
                  <w:jc w:val="right"/>
                </w:pPr>
              </w:pPrChange>
            </w:pPr>
            <w:ins w:id="7858" w:author="Nick.Tolimieri" w:date="2022-09-07T13:17:00Z">
              <w:r w:rsidRPr="00AE199D">
                <w:rPr>
                  <w:rFonts w:asciiTheme="minorHAnsi" w:eastAsiaTheme="minorHAnsi" w:hAnsiTheme="minorHAnsi" w:cstheme="minorBidi"/>
                  <w:sz w:val="22"/>
                  <w:szCs w:val="22"/>
                  <w:rPrChange w:id="7859" w:author="Nick.Tolimieri" w:date="2022-09-07T13:17:00Z">
                    <w:rPr>
                      <w:rFonts w:ascii="Calibri" w:hAnsi="Calibri" w:cs="Calibri"/>
                      <w:color w:val="000000"/>
                      <w:sz w:val="22"/>
                      <w:szCs w:val="22"/>
                    </w:rPr>
                  </w:rPrChange>
                </w:rPr>
                <w:t>35</w:t>
              </w:r>
            </w:ins>
          </w:p>
        </w:tc>
        <w:tc>
          <w:tcPr>
            <w:tcW w:w="960" w:type="dxa"/>
            <w:noWrap/>
            <w:hideMark/>
          </w:tcPr>
          <w:p w:rsidR="00AE199D" w:rsidRPr="00AE199D" w:rsidRDefault="00AE199D" w:rsidP="00AE199D">
            <w:pPr>
              <w:ind w:firstLine="0"/>
              <w:rPr>
                <w:ins w:id="7860" w:author="Nick.Tolimieri" w:date="2022-09-07T13:17:00Z"/>
                <w:rFonts w:asciiTheme="minorHAnsi" w:eastAsiaTheme="minorHAnsi" w:hAnsiTheme="minorHAnsi" w:cstheme="minorBidi"/>
                <w:sz w:val="22"/>
                <w:szCs w:val="22"/>
                <w:rPrChange w:id="7861" w:author="Nick.Tolimieri" w:date="2022-09-07T13:17:00Z">
                  <w:rPr>
                    <w:ins w:id="7862" w:author="Nick.Tolimieri" w:date="2022-09-07T13:17:00Z"/>
                    <w:rFonts w:ascii="Calibri" w:hAnsi="Calibri" w:cs="Calibri"/>
                    <w:color w:val="000000"/>
                    <w:sz w:val="22"/>
                    <w:szCs w:val="22"/>
                  </w:rPr>
                </w:rPrChange>
              </w:rPr>
              <w:pPrChange w:id="7863" w:author="Nick.Tolimieri" w:date="2022-09-07T13:17:00Z">
                <w:pPr>
                  <w:jc w:val="right"/>
                </w:pPr>
              </w:pPrChange>
            </w:pPr>
            <w:ins w:id="7864" w:author="Nick.Tolimieri" w:date="2022-09-07T13:17:00Z">
              <w:r w:rsidRPr="00AE199D">
                <w:rPr>
                  <w:rFonts w:asciiTheme="minorHAnsi" w:eastAsiaTheme="minorHAnsi" w:hAnsiTheme="minorHAnsi" w:cstheme="minorBidi"/>
                  <w:sz w:val="22"/>
                  <w:szCs w:val="22"/>
                  <w:rPrChange w:id="7865" w:author="Nick.Tolimieri" w:date="2022-09-07T13:17:00Z">
                    <w:rPr>
                      <w:rFonts w:ascii="Calibri" w:hAnsi="Calibri" w:cs="Calibri"/>
                      <w:color w:val="000000"/>
                      <w:sz w:val="22"/>
                      <w:szCs w:val="22"/>
                    </w:rPr>
                  </w:rPrChange>
                </w:rPr>
                <w:t>2</w:t>
              </w:r>
            </w:ins>
          </w:p>
        </w:tc>
        <w:tc>
          <w:tcPr>
            <w:tcW w:w="960" w:type="dxa"/>
            <w:noWrap/>
            <w:hideMark/>
          </w:tcPr>
          <w:p w:rsidR="00AE199D" w:rsidRPr="00AE199D" w:rsidRDefault="00AE199D" w:rsidP="00AE199D">
            <w:pPr>
              <w:ind w:firstLine="0"/>
              <w:rPr>
                <w:ins w:id="7866" w:author="Nick.Tolimieri" w:date="2022-09-07T13:17:00Z"/>
                <w:rFonts w:asciiTheme="minorHAnsi" w:eastAsiaTheme="minorHAnsi" w:hAnsiTheme="minorHAnsi" w:cstheme="minorBidi"/>
                <w:sz w:val="22"/>
                <w:szCs w:val="22"/>
                <w:rPrChange w:id="7867" w:author="Nick.Tolimieri" w:date="2022-09-07T13:17:00Z">
                  <w:rPr>
                    <w:ins w:id="7868" w:author="Nick.Tolimieri" w:date="2022-09-07T13:17:00Z"/>
                    <w:rFonts w:ascii="Calibri" w:hAnsi="Calibri" w:cs="Calibri"/>
                    <w:color w:val="000000"/>
                    <w:sz w:val="22"/>
                    <w:szCs w:val="22"/>
                  </w:rPr>
                </w:rPrChange>
              </w:rPr>
              <w:pPrChange w:id="7869" w:author="Nick.Tolimieri" w:date="2022-09-07T13:17:00Z">
                <w:pPr>
                  <w:jc w:val="right"/>
                </w:pPr>
              </w:pPrChange>
            </w:pPr>
            <w:ins w:id="7870" w:author="Nick.Tolimieri" w:date="2022-09-07T13:17:00Z">
              <w:r w:rsidRPr="00AE199D">
                <w:rPr>
                  <w:rFonts w:asciiTheme="minorHAnsi" w:eastAsiaTheme="minorHAnsi" w:hAnsiTheme="minorHAnsi" w:cstheme="minorBidi"/>
                  <w:sz w:val="22"/>
                  <w:szCs w:val="22"/>
                  <w:rPrChange w:id="7871" w:author="Nick.Tolimieri" w:date="2022-09-07T13:17:00Z">
                    <w:rPr>
                      <w:rFonts w:ascii="Calibri" w:hAnsi="Calibri" w:cs="Calibri"/>
                      <w:color w:val="000000"/>
                      <w:sz w:val="22"/>
                      <w:szCs w:val="22"/>
                    </w:rPr>
                  </w:rPrChange>
                </w:rPr>
                <w:t>30</w:t>
              </w:r>
            </w:ins>
          </w:p>
        </w:tc>
        <w:tc>
          <w:tcPr>
            <w:tcW w:w="960" w:type="dxa"/>
            <w:noWrap/>
            <w:hideMark/>
          </w:tcPr>
          <w:p w:rsidR="00AE199D" w:rsidRPr="00AE199D" w:rsidRDefault="00AE199D" w:rsidP="00AE199D">
            <w:pPr>
              <w:ind w:firstLine="0"/>
              <w:rPr>
                <w:ins w:id="7872" w:author="Nick.Tolimieri" w:date="2022-09-07T13:17:00Z"/>
                <w:rFonts w:asciiTheme="minorHAnsi" w:eastAsiaTheme="minorHAnsi" w:hAnsiTheme="minorHAnsi" w:cstheme="minorBidi"/>
                <w:sz w:val="22"/>
                <w:szCs w:val="22"/>
                <w:rPrChange w:id="7873" w:author="Nick.Tolimieri" w:date="2022-09-07T13:17:00Z">
                  <w:rPr>
                    <w:ins w:id="7874" w:author="Nick.Tolimieri" w:date="2022-09-07T13:17:00Z"/>
                    <w:rFonts w:ascii="Calibri" w:hAnsi="Calibri" w:cs="Calibri"/>
                    <w:color w:val="000000"/>
                    <w:sz w:val="22"/>
                    <w:szCs w:val="22"/>
                  </w:rPr>
                </w:rPrChange>
              </w:rPr>
              <w:pPrChange w:id="7875" w:author="Nick.Tolimieri" w:date="2022-09-07T13:17:00Z">
                <w:pPr>
                  <w:jc w:val="right"/>
                </w:pPr>
              </w:pPrChange>
            </w:pPr>
            <w:ins w:id="7876" w:author="Nick.Tolimieri" w:date="2022-09-07T13:17:00Z">
              <w:r w:rsidRPr="00AE199D">
                <w:rPr>
                  <w:rFonts w:asciiTheme="minorHAnsi" w:eastAsiaTheme="minorHAnsi" w:hAnsiTheme="minorHAnsi" w:cstheme="minorBidi"/>
                  <w:sz w:val="22"/>
                  <w:szCs w:val="22"/>
                  <w:rPrChange w:id="7877" w:author="Nick.Tolimieri" w:date="2022-09-07T13:17:00Z">
                    <w:rPr>
                      <w:rFonts w:ascii="Calibri" w:hAnsi="Calibri" w:cs="Calibri"/>
                      <w:color w:val="000000"/>
                      <w:sz w:val="22"/>
                      <w:szCs w:val="22"/>
                    </w:rPr>
                  </w:rPrChange>
                </w:rPr>
                <w:t>8</w:t>
              </w:r>
            </w:ins>
          </w:p>
        </w:tc>
        <w:tc>
          <w:tcPr>
            <w:tcW w:w="960" w:type="dxa"/>
            <w:noWrap/>
            <w:hideMark/>
          </w:tcPr>
          <w:p w:rsidR="00AE199D" w:rsidRPr="00AE199D" w:rsidRDefault="00AE199D" w:rsidP="00AE199D">
            <w:pPr>
              <w:ind w:firstLine="0"/>
              <w:rPr>
                <w:ins w:id="7878" w:author="Nick.Tolimieri" w:date="2022-09-07T13:17:00Z"/>
                <w:rFonts w:asciiTheme="minorHAnsi" w:eastAsiaTheme="minorHAnsi" w:hAnsiTheme="minorHAnsi" w:cstheme="minorBidi"/>
                <w:sz w:val="22"/>
                <w:szCs w:val="22"/>
                <w:rPrChange w:id="7879" w:author="Nick.Tolimieri" w:date="2022-09-07T13:17:00Z">
                  <w:rPr>
                    <w:ins w:id="7880" w:author="Nick.Tolimieri" w:date="2022-09-07T13:17:00Z"/>
                    <w:rFonts w:ascii="Calibri" w:hAnsi="Calibri" w:cs="Calibri"/>
                    <w:color w:val="000000"/>
                    <w:sz w:val="22"/>
                    <w:szCs w:val="22"/>
                  </w:rPr>
                </w:rPrChange>
              </w:rPr>
              <w:pPrChange w:id="7881" w:author="Nick.Tolimieri" w:date="2022-09-07T13:17:00Z">
                <w:pPr>
                  <w:jc w:val="right"/>
                </w:pPr>
              </w:pPrChange>
            </w:pPr>
            <w:ins w:id="7882" w:author="Nick.Tolimieri" w:date="2022-09-07T13:17:00Z">
              <w:r w:rsidRPr="00AE199D">
                <w:rPr>
                  <w:rFonts w:asciiTheme="minorHAnsi" w:eastAsiaTheme="minorHAnsi" w:hAnsiTheme="minorHAnsi" w:cstheme="minorBidi"/>
                  <w:sz w:val="22"/>
                  <w:szCs w:val="22"/>
                  <w:rPrChange w:id="7883" w:author="Nick.Tolimieri" w:date="2022-09-07T13:17:00Z">
                    <w:rPr>
                      <w:rFonts w:ascii="Calibri" w:hAnsi="Calibri" w:cs="Calibri"/>
                      <w:color w:val="000000"/>
                      <w:sz w:val="22"/>
                      <w:szCs w:val="22"/>
                    </w:rPr>
                  </w:rPrChange>
                </w:rPr>
                <w:t>22</w:t>
              </w:r>
            </w:ins>
          </w:p>
        </w:tc>
        <w:tc>
          <w:tcPr>
            <w:tcW w:w="960" w:type="dxa"/>
            <w:noWrap/>
            <w:hideMark/>
          </w:tcPr>
          <w:p w:rsidR="00AE199D" w:rsidRPr="00AE199D" w:rsidRDefault="00AE199D" w:rsidP="00AE199D">
            <w:pPr>
              <w:ind w:firstLine="0"/>
              <w:rPr>
                <w:ins w:id="7884" w:author="Nick.Tolimieri" w:date="2022-09-07T13:17:00Z"/>
                <w:rFonts w:asciiTheme="minorHAnsi" w:eastAsiaTheme="minorHAnsi" w:hAnsiTheme="minorHAnsi" w:cstheme="minorBidi"/>
                <w:sz w:val="22"/>
                <w:szCs w:val="22"/>
                <w:rPrChange w:id="7885" w:author="Nick.Tolimieri" w:date="2022-09-07T13:17:00Z">
                  <w:rPr>
                    <w:ins w:id="7886" w:author="Nick.Tolimieri" w:date="2022-09-07T13:17:00Z"/>
                    <w:rFonts w:ascii="Calibri" w:hAnsi="Calibri" w:cs="Calibri"/>
                    <w:color w:val="000000"/>
                    <w:sz w:val="22"/>
                    <w:szCs w:val="22"/>
                  </w:rPr>
                </w:rPrChange>
              </w:rPr>
              <w:pPrChange w:id="7887" w:author="Nick.Tolimieri" w:date="2022-09-07T13:17:00Z">
                <w:pPr>
                  <w:jc w:val="right"/>
                </w:pPr>
              </w:pPrChange>
            </w:pPr>
            <w:ins w:id="7888" w:author="Nick.Tolimieri" w:date="2022-09-07T13:17:00Z">
              <w:r w:rsidRPr="00AE199D">
                <w:rPr>
                  <w:rFonts w:asciiTheme="minorHAnsi" w:eastAsiaTheme="minorHAnsi" w:hAnsiTheme="minorHAnsi" w:cstheme="minorBidi"/>
                  <w:sz w:val="22"/>
                  <w:szCs w:val="22"/>
                  <w:rPrChange w:id="7889" w:author="Nick.Tolimieri" w:date="2022-09-07T13:17:00Z">
                    <w:rPr>
                      <w:rFonts w:ascii="Calibri" w:hAnsi="Calibri" w:cs="Calibri"/>
                      <w:color w:val="000000"/>
                      <w:sz w:val="22"/>
                      <w:szCs w:val="22"/>
                    </w:rPr>
                  </w:rPrChange>
                </w:rPr>
                <w:t>2.44</w:t>
              </w:r>
            </w:ins>
          </w:p>
        </w:tc>
        <w:tc>
          <w:tcPr>
            <w:tcW w:w="960" w:type="dxa"/>
            <w:noWrap/>
            <w:hideMark/>
          </w:tcPr>
          <w:p w:rsidR="00AE199D" w:rsidRPr="00AE199D" w:rsidRDefault="00AE199D" w:rsidP="00AE199D">
            <w:pPr>
              <w:ind w:firstLine="0"/>
              <w:rPr>
                <w:ins w:id="7890" w:author="Nick.Tolimieri" w:date="2022-09-07T13:17:00Z"/>
                <w:rFonts w:asciiTheme="minorHAnsi" w:eastAsiaTheme="minorHAnsi" w:hAnsiTheme="minorHAnsi" w:cstheme="minorBidi"/>
                <w:sz w:val="22"/>
                <w:szCs w:val="22"/>
                <w:rPrChange w:id="7891" w:author="Nick.Tolimieri" w:date="2022-09-07T13:17:00Z">
                  <w:rPr>
                    <w:ins w:id="7892" w:author="Nick.Tolimieri" w:date="2022-09-07T13:17:00Z"/>
                    <w:rFonts w:ascii="Calibri" w:hAnsi="Calibri" w:cs="Calibri"/>
                    <w:color w:val="000000"/>
                    <w:sz w:val="22"/>
                    <w:szCs w:val="22"/>
                  </w:rPr>
                </w:rPrChange>
              </w:rPr>
              <w:pPrChange w:id="7893" w:author="Nick.Tolimieri" w:date="2022-09-07T13:17:00Z">
                <w:pPr>
                  <w:jc w:val="right"/>
                </w:pPr>
              </w:pPrChange>
            </w:pPr>
            <w:ins w:id="7894" w:author="Nick.Tolimieri" w:date="2022-09-07T13:17:00Z">
              <w:r w:rsidRPr="00AE199D">
                <w:rPr>
                  <w:rFonts w:asciiTheme="minorHAnsi" w:eastAsiaTheme="minorHAnsi" w:hAnsiTheme="minorHAnsi" w:cstheme="minorBidi"/>
                  <w:sz w:val="22"/>
                  <w:szCs w:val="22"/>
                  <w:rPrChange w:id="7895" w:author="Nick.Tolimieri" w:date="2022-09-07T13:17:00Z">
                    <w:rPr>
                      <w:rFonts w:ascii="Calibri" w:hAnsi="Calibri" w:cs="Calibri"/>
                      <w:color w:val="000000"/>
                      <w:sz w:val="22"/>
                      <w:szCs w:val="22"/>
                    </w:rPr>
                  </w:rPrChange>
                </w:rPr>
                <w:t>0.5</w:t>
              </w:r>
            </w:ins>
          </w:p>
        </w:tc>
      </w:tr>
      <w:tr w:rsidR="00AE199D" w:rsidRPr="00AE199D" w:rsidTr="00AE199D">
        <w:trPr>
          <w:trHeight w:val="300"/>
          <w:ins w:id="7896" w:author="Nick.Tolimieri" w:date="2022-09-07T13:17:00Z"/>
        </w:trPr>
        <w:tc>
          <w:tcPr>
            <w:tcW w:w="960" w:type="dxa"/>
            <w:noWrap/>
            <w:hideMark/>
          </w:tcPr>
          <w:p w:rsidR="00AE199D" w:rsidRPr="00AE199D" w:rsidRDefault="00AE199D" w:rsidP="00AE199D">
            <w:pPr>
              <w:ind w:firstLine="0"/>
              <w:rPr>
                <w:ins w:id="7897" w:author="Nick.Tolimieri" w:date="2022-09-07T13:17:00Z"/>
                <w:rFonts w:asciiTheme="minorHAnsi" w:eastAsiaTheme="minorHAnsi" w:hAnsiTheme="minorHAnsi" w:cstheme="minorBidi"/>
                <w:sz w:val="22"/>
                <w:szCs w:val="22"/>
                <w:rPrChange w:id="7898" w:author="Nick.Tolimieri" w:date="2022-09-07T13:17:00Z">
                  <w:rPr>
                    <w:ins w:id="7899" w:author="Nick.Tolimieri" w:date="2022-09-07T13:17:00Z"/>
                    <w:rFonts w:ascii="Calibri" w:hAnsi="Calibri" w:cs="Calibri"/>
                    <w:color w:val="000000"/>
                    <w:sz w:val="22"/>
                    <w:szCs w:val="22"/>
                  </w:rPr>
                </w:rPrChange>
              </w:rPr>
              <w:pPrChange w:id="7900" w:author="Nick.Tolimieri" w:date="2022-09-07T13:17:00Z">
                <w:pPr/>
              </w:pPrChange>
            </w:pPr>
            <w:ins w:id="7901" w:author="Nick.Tolimieri" w:date="2022-09-07T13:17:00Z">
              <w:r w:rsidRPr="00AE199D">
                <w:rPr>
                  <w:rFonts w:asciiTheme="minorHAnsi" w:eastAsiaTheme="minorHAnsi" w:hAnsiTheme="minorHAnsi" w:cstheme="minorBidi"/>
                  <w:sz w:val="22"/>
                  <w:szCs w:val="22"/>
                  <w:rPrChange w:id="7902" w:author="Nick.Tolimieri" w:date="2022-09-07T13:17:00Z">
                    <w:rPr>
                      <w:rFonts w:ascii="Calibri" w:hAnsi="Calibri" w:cs="Calibri"/>
                      <w:color w:val="000000"/>
                      <w:sz w:val="22"/>
                      <w:szCs w:val="22"/>
                    </w:rPr>
                  </w:rPrChange>
                </w:rPr>
                <w:t>Cape Alava</w:t>
              </w:r>
            </w:ins>
          </w:p>
        </w:tc>
        <w:tc>
          <w:tcPr>
            <w:tcW w:w="960" w:type="dxa"/>
            <w:noWrap/>
            <w:hideMark/>
          </w:tcPr>
          <w:p w:rsidR="00AE199D" w:rsidRPr="00AE199D" w:rsidRDefault="00AE199D" w:rsidP="00AE199D">
            <w:pPr>
              <w:ind w:firstLine="0"/>
              <w:rPr>
                <w:ins w:id="7903" w:author="Nick.Tolimieri" w:date="2022-09-07T13:17:00Z"/>
                <w:rFonts w:asciiTheme="minorHAnsi" w:eastAsiaTheme="minorHAnsi" w:hAnsiTheme="minorHAnsi" w:cstheme="minorBidi"/>
                <w:sz w:val="22"/>
                <w:szCs w:val="22"/>
                <w:rPrChange w:id="7904" w:author="Nick.Tolimieri" w:date="2022-09-07T13:17:00Z">
                  <w:rPr>
                    <w:ins w:id="7905" w:author="Nick.Tolimieri" w:date="2022-09-07T13:17:00Z"/>
                    <w:rFonts w:ascii="Calibri" w:hAnsi="Calibri" w:cs="Calibri"/>
                    <w:color w:val="000000"/>
                    <w:sz w:val="22"/>
                    <w:szCs w:val="22"/>
                  </w:rPr>
                </w:rPrChange>
              </w:rPr>
              <w:pPrChange w:id="7906" w:author="Nick.Tolimieri" w:date="2022-09-07T13:17:00Z">
                <w:pPr>
                  <w:jc w:val="right"/>
                </w:pPr>
              </w:pPrChange>
            </w:pPr>
            <w:ins w:id="7907" w:author="Nick.Tolimieri" w:date="2022-09-07T13:17:00Z">
              <w:r w:rsidRPr="00AE199D">
                <w:rPr>
                  <w:rFonts w:asciiTheme="minorHAnsi" w:eastAsiaTheme="minorHAnsi" w:hAnsiTheme="minorHAnsi" w:cstheme="minorBidi"/>
                  <w:sz w:val="22"/>
                  <w:szCs w:val="22"/>
                  <w:rPrChange w:id="7908" w:author="Nick.Tolimieri" w:date="2022-09-07T13:17:00Z">
                    <w:rPr>
                      <w:rFonts w:ascii="Calibri" w:hAnsi="Calibri" w:cs="Calibri"/>
                      <w:color w:val="000000"/>
                      <w:sz w:val="22"/>
                      <w:szCs w:val="22"/>
                    </w:rPr>
                  </w:rPrChange>
                </w:rPr>
                <w:t>2014</w:t>
              </w:r>
            </w:ins>
          </w:p>
        </w:tc>
        <w:tc>
          <w:tcPr>
            <w:tcW w:w="960" w:type="dxa"/>
            <w:noWrap/>
            <w:hideMark/>
          </w:tcPr>
          <w:p w:rsidR="00AE199D" w:rsidRPr="00AE199D" w:rsidRDefault="00AE199D" w:rsidP="00AE199D">
            <w:pPr>
              <w:ind w:firstLine="0"/>
              <w:rPr>
                <w:ins w:id="7909" w:author="Nick.Tolimieri" w:date="2022-09-07T13:17:00Z"/>
                <w:rFonts w:asciiTheme="minorHAnsi" w:eastAsiaTheme="minorHAnsi" w:hAnsiTheme="minorHAnsi" w:cstheme="minorBidi"/>
                <w:sz w:val="22"/>
                <w:szCs w:val="22"/>
                <w:rPrChange w:id="7910" w:author="Nick.Tolimieri" w:date="2022-09-07T13:17:00Z">
                  <w:rPr>
                    <w:ins w:id="7911" w:author="Nick.Tolimieri" w:date="2022-09-07T13:17:00Z"/>
                    <w:rFonts w:ascii="Calibri" w:hAnsi="Calibri" w:cs="Calibri"/>
                    <w:color w:val="000000"/>
                    <w:sz w:val="22"/>
                    <w:szCs w:val="22"/>
                  </w:rPr>
                </w:rPrChange>
              </w:rPr>
              <w:pPrChange w:id="7912" w:author="Nick.Tolimieri" w:date="2022-09-07T13:17:00Z">
                <w:pPr>
                  <w:jc w:val="right"/>
                </w:pPr>
              </w:pPrChange>
            </w:pPr>
            <w:ins w:id="7913" w:author="Nick.Tolimieri" w:date="2022-09-07T13:17:00Z">
              <w:r w:rsidRPr="00AE199D">
                <w:rPr>
                  <w:rFonts w:asciiTheme="minorHAnsi" w:eastAsiaTheme="minorHAnsi" w:hAnsiTheme="minorHAnsi" w:cstheme="minorBidi"/>
                  <w:sz w:val="22"/>
                  <w:szCs w:val="22"/>
                  <w:rPrChange w:id="7914" w:author="Nick.Tolimieri" w:date="2022-09-07T13:17:00Z">
                    <w:rPr>
                      <w:rFonts w:ascii="Calibri" w:hAnsi="Calibri" w:cs="Calibri"/>
                      <w:color w:val="000000"/>
                      <w:sz w:val="22"/>
                      <w:szCs w:val="22"/>
                    </w:rPr>
                  </w:rPrChange>
                </w:rPr>
                <w:t>4</w:t>
              </w:r>
            </w:ins>
          </w:p>
        </w:tc>
        <w:tc>
          <w:tcPr>
            <w:tcW w:w="960" w:type="dxa"/>
            <w:noWrap/>
            <w:hideMark/>
          </w:tcPr>
          <w:p w:rsidR="00AE199D" w:rsidRPr="00AE199D" w:rsidRDefault="00AE199D" w:rsidP="00AE199D">
            <w:pPr>
              <w:ind w:firstLine="0"/>
              <w:rPr>
                <w:ins w:id="7915" w:author="Nick.Tolimieri" w:date="2022-09-07T13:17:00Z"/>
                <w:rFonts w:asciiTheme="minorHAnsi" w:eastAsiaTheme="minorHAnsi" w:hAnsiTheme="minorHAnsi" w:cstheme="minorBidi"/>
                <w:sz w:val="22"/>
                <w:szCs w:val="22"/>
                <w:rPrChange w:id="7916" w:author="Nick.Tolimieri" w:date="2022-09-07T13:17:00Z">
                  <w:rPr>
                    <w:ins w:id="7917" w:author="Nick.Tolimieri" w:date="2022-09-07T13:17:00Z"/>
                    <w:rFonts w:ascii="Calibri" w:hAnsi="Calibri" w:cs="Calibri"/>
                    <w:color w:val="000000"/>
                    <w:sz w:val="22"/>
                    <w:szCs w:val="22"/>
                  </w:rPr>
                </w:rPrChange>
              </w:rPr>
              <w:pPrChange w:id="7918" w:author="Nick.Tolimieri" w:date="2022-09-07T13:17:00Z">
                <w:pPr>
                  <w:jc w:val="right"/>
                </w:pPr>
              </w:pPrChange>
            </w:pPr>
            <w:ins w:id="7919" w:author="Nick.Tolimieri" w:date="2022-09-07T13:17:00Z">
              <w:r w:rsidRPr="00AE199D">
                <w:rPr>
                  <w:rFonts w:asciiTheme="minorHAnsi" w:eastAsiaTheme="minorHAnsi" w:hAnsiTheme="minorHAnsi" w:cstheme="minorBidi"/>
                  <w:sz w:val="22"/>
                  <w:szCs w:val="22"/>
                  <w:rPrChange w:id="7920" w:author="Nick.Tolimieri" w:date="2022-09-07T13:17:00Z">
                    <w:rPr>
                      <w:rFonts w:ascii="Calibri" w:hAnsi="Calibri" w:cs="Calibri"/>
                      <w:color w:val="000000"/>
                      <w:sz w:val="22"/>
                      <w:szCs w:val="22"/>
                    </w:rPr>
                  </w:rPrChange>
                </w:rPr>
                <w:t>97</w:t>
              </w:r>
            </w:ins>
          </w:p>
        </w:tc>
        <w:tc>
          <w:tcPr>
            <w:tcW w:w="960" w:type="dxa"/>
            <w:noWrap/>
            <w:hideMark/>
          </w:tcPr>
          <w:p w:rsidR="00AE199D" w:rsidRPr="00AE199D" w:rsidRDefault="00AE199D" w:rsidP="00AE199D">
            <w:pPr>
              <w:ind w:firstLine="0"/>
              <w:rPr>
                <w:ins w:id="7921" w:author="Nick.Tolimieri" w:date="2022-09-07T13:17:00Z"/>
                <w:rFonts w:asciiTheme="minorHAnsi" w:eastAsiaTheme="minorHAnsi" w:hAnsiTheme="minorHAnsi" w:cstheme="minorBidi"/>
                <w:sz w:val="22"/>
                <w:szCs w:val="22"/>
                <w:rPrChange w:id="7922" w:author="Nick.Tolimieri" w:date="2022-09-07T13:17:00Z">
                  <w:rPr>
                    <w:ins w:id="7923" w:author="Nick.Tolimieri" w:date="2022-09-07T13:17:00Z"/>
                    <w:rFonts w:ascii="Calibri" w:hAnsi="Calibri" w:cs="Calibri"/>
                    <w:color w:val="000000"/>
                    <w:sz w:val="22"/>
                    <w:szCs w:val="22"/>
                  </w:rPr>
                </w:rPrChange>
              </w:rPr>
              <w:pPrChange w:id="7924" w:author="Nick.Tolimieri" w:date="2022-09-07T13:17:00Z">
                <w:pPr>
                  <w:jc w:val="right"/>
                </w:pPr>
              </w:pPrChange>
            </w:pPr>
            <w:ins w:id="7925" w:author="Nick.Tolimieri" w:date="2022-09-07T13:17:00Z">
              <w:r w:rsidRPr="00AE199D">
                <w:rPr>
                  <w:rFonts w:asciiTheme="minorHAnsi" w:eastAsiaTheme="minorHAnsi" w:hAnsiTheme="minorHAnsi" w:cstheme="minorBidi"/>
                  <w:sz w:val="22"/>
                  <w:szCs w:val="22"/>
                  <w:rPrChange w:id="7926" w:author="Nick.Tolimieri" w:date="2022-09-07T13:17:00Z">
                    <w:rPr>
                      <w:rFonts w:ascii="Calibri" w:hAnsi="Calibri" w:cs="Calibri"/>
                      <w:color w:val="000000"/>
                      <w:sz w:val="22"/>
                      <w:szCs w:val="22"/>
                    </w:rPr>
                  </w:rPrChange>
                </w:rPr>
                <w:t>3</w:t>
              </w:r>
            </w:ins>
          </w:p>
        </w:tc>
        <w:tc>
          <w:tcPr>
            <w:tcW w:w="960" w:type="dxa"/>
            <w:noWrap/>
            <w:hideMark/>
          </w:tcPr>
          <w:p w:rsidR="00AE199D" w:rsidRPr="00AE199D" w:rsidRDefault="00AE199D" w:rsidP="00AE199D">
            <w:pPr>
              <w:ind w:firstLine="0"/>
              <w:rPr>
                <w:ins w:id="7927" w:author="Nick.Tolimieri" w:date="2022-09-07T13:17:00Z"/>
                <w:rFonts w:asciiTheme="minorHAnsi" w:eastAsiaTheme="minorHAnsi" w:hAnsiTheme="minorHAnsi" w:cstheme="minorBidi"/>
                <w:sz w:val="22"/>
                <w:szCs w:val="22"/>
                <w:rPrChange w:id="7928" w:author="Nick.Tolimieri" w:date="2022-09-07T13:17:00Z">
                  <w:rPr>
                    <w:ins w:id="7929" w:author="Nick.Tolimieri" w:date="2022-09-07T13:17:00Z"/>
                    <w:rFonts w:ascii="Calibri" w:hAnsi="Calibri" w:cs="Calibri"/>
                    <w:color w:val="000000"/>
                    <w:sz w:val="22"/>
                    <w:szCs w:val="22"/>
                  </w:rPr>
                </w:rPrChange>
              </w:rPr>
              <w:pPrChange w:id="7930" w:author="Nick.Tolimieri" w:date="2022-09-07T13:17:00Z">
                <w:pPr>
                  <w:jc w:val="right"/>
                </w:pPr>
              </w:pPrChange>
            </w:pPr>
            <w:ins w:id="7931" w:author="Nick.Tolimieri" w:date="2022-09-07T13:17:00Z">
              <w:r w:rsidRPr="00AE199D">
                <w:rPr>
                  <w:rFonts w:asciiTheme="minorHAnsi" w:eastAsiaTheme="minorHAnsi" w:hAnsiTheme="minorHAnsi" w:cstheme="minorBidi"/>
                  <w:sz w:val="22"/>
                  <w:szCs w:val="22"/>
                  <w:rPrChange w:id="7932" w:author="Nick.Tolimieri" w:date="2022-09-07T13:17:00Z">
                    <w:rPr>
                      <w:rFonts w:ascii="Calibri" w:hAnsi="Calibri" w:cs="Calibri"/>
                      <w:color w:val="000000"/>
                      <w:sz w:val="22"/>
                      <w:szCs w:val="22"/>
                    </w:rPr>
                  </w:rPrChange>
                </w:rPr>
                <w:t>95</w:t>
              </w:r>
            </w:ins>
          </w:p>
        </w:tc>
        <w:tc>
          <w:tcPr>
            <w:tcW w:w="960" w:type="dxa"/>
            <w:noWrap/>
            <w:hideMark/>
          </w:tcPr>
          <w:p w:rsidR="00AE199D" w:rsidRPr="00AE199D" w:rsidRDefault="00AE199D" w:rsidP="00AE199D">
            <w:pPr>
              <w:ind w:firstLine="0"/>
              <w:rPr>
                <w:ins w:id="7933" w:author="Nick.Tolimieri" w:date="2022-09-07T13:17:00Z"/>
                <w:rFonts w:asciiTheme="minorHAnsi" w:eastAsiaTheme="minorHAnsi" w:hAnsiTheme="minorHAnsi" w:cstheme="minorBidi"/>
                <w:sz w:val="22"/>
                <w:szCs w:val="22"/>
                <w:rPrChange w:id="7934" w:author="Nick.Tolimieri" w:date="2022-09-07T13:17:00Z">
                  <w:rPr>
                    <w:ins w:id="7935" w:author="Nick.Tolimieri" w:date="2022-09-07T13:17:00Z"/>
                    <w:rFonts w:ascii="Calibri" w:hAnsi="Calibri" w:cs="Calibri"/>
                    <w:color w:val="000000"/>
                    <w:sz w:val="22"/>
                    <w:szCs w:val="22"/>
                  </w:rPr>
                </w:rPrChange>
              </w:rPr>
              <w:pPrChange w:id="7936" w:author="Nick.Tolimieri" w:date="2022-09-07T13:17:00Z">
                <w:pPr>
                  <w:jc w:val="right"/>
                </w:pPr>
              </w:pPrChange>
            </w:pPr>
            <w:ins w:id="7937" w:author="Nick.Tolimieri" w:date="2022-09-07T13:17:00Z">
              <w:r w:rsidRPr="00AE199D">
                <w:rPr>
                  <w:rFonts w:asciiTheme="minorHAnsi" w:eastAsiaTheme="minorHAnsi" w:hAnsiTheme="minorHAnsi" w:cstheme="minorBidi"/>
                  <w:sz w:val="22"/>
                  <w:szCs w:val="22"/>
                  <w:rPrChange w:id="7938" w:author="Nick.Tolimieri" w:date="2022-09-07T13:17:00Z">
                    <w:rPr>
                      <w:rFonts w:ascii="Calibri" w:hAnsi="Calibri" w:cs="Calibri"/>
                      <w:color w:val="000000"/>
                      <w:sz w:val="22"/>
                      <w:szCs w:val="22"/>
                    </w:rPr>
                  </w:rPrChange>
                </w:rPr>
                <w:t>23</w:t>
              </w:r>
            </w:ins>
          </w:p>
        </w:tc>
        <w:tc>
          <w:tcPr>
            <w:tcW w:w="960" w:type="dxa"/>
            <w:noWrap/>
            <w:hideMark/>
          </w:tcPr>
          <w:p w:rsidR="00AE199D" w:rsidRPr="00AE199D" w:rsidRDefault="00AE199D" w:rsidP="00AE199D">
            <w:pPr>
              <w:ind w:firstLine="0"/>
              <w:rPr>
                <w:ins w:id="7939" w:author="Nick.Tolimieri" w:date="2022-09-07T13:17:00Z"/>
                <w:rFonts w:asciiTheme="minorHAnsi" w:eastAsiaTheme="minorHAnsi" w:hAnsiTheme="minorHAnsi" w:cstheme="minorBidi"/>
                <w:sz w:val="22"/>
                <w:szCs w:val="22"/>
                <w:rPrChange w:id="7940" w:author="Nick.Tolimieri" w:date="2022-09-07T13:17:00Z">
                  <w:rPr>
                    <w:ins w:id="7941" w:author="Nick.Tolimieri" w:date="2022-09-07T13:17:00Z"/>
                    <w:rFonts w:ascii="Calibri" w:hAnsi="Calibri" w:cs="Calibri"/>
                    <w:color w:val="000000"/>
                    <w:sz w:val="22"/>
                    <w:szCs w:val="22"/>
                  </w:rPr>
                </w:rPrChange>
              </w:rPr>
              <w:pPrChange w:id="7942" w:author="Nick.Tolimieri" w:date="2022-09-07T13:17:00Z">
                <w:pPr>
                  <w:jc w:val="right"/>
                </w:pPr>
              </w:pPrChange>
            </w:pPr>
            <w:ins w:id="7943" w:author="Nick.Tolimieri" w:date="2022-09-07T13:17:00Z">
              <w:r w:rsidRPr="00AE199D">
                <w:rPr>
                  <w:rFonts w:asciiTheme="minorHAnsi" w:eastAsiaTheme="minorHAnsi" w:hAnsiTheme="minorHAnsi" w:cstheme="minorBidi"/>
                  <w:sz w:val="22"/>
                  <w:szCs w:val="22"/>
                  <w:rPrChange w:id="7944" w:author="Nick.Tolimieri" w:date="2022-09-07T13:17:00Z">
                    <w:rPr>
                      <w:rFonts w:ascii="Calibri" w:hAnsi="Calibri" w:cs="Calibri"/>
                      <w:color w:val="000000"/>
                      <w:sz w:val="22"/>
                      <w:szCs w:val="22"/>
                    </w:rPr>
                  </w:rPrChange>
                </w:rPr>
                <w:t>47</w:t>
              </w:r>
            </w:ins>
          </w:p>
        </w:tc>
        <w:tc>
          <w:tcPr>
            <w:tcW w:w="960" w:type="dxa"/>
            <w:noWrap/>
            <w:hideMark/>
          </w:tcPr>
          <w:p w:rsidR="00AE199D" w:rsidRPr="00AE199D" w:rsidRDefault="00AE199D" w:rsidP="00AE199D">
            <w:pPr>
              <w:ind w:firstLine="0"/>
              <w:rPr>
                <w:ins w:id="7945" w:author="Nick.Tolimieri" w:date="2022-09-07T13:17:00Z"/>
                <w:rFonts w:asciiTheme="minorHAnsi" w:eastAsiaTheme="minorHAnsi" w:hAnsiTheme="minorHAnsi" w:cstheme="minorBidi"/>
                <w:sz w:val="22"/>
                <w:szCs w:val="22"/>
                <w:rPrChange w:id="7946" w:author="Nick.Tolimieri" w:date="2022-09-07T13:17:00Z">
                  <w:rPr>
                    <w:ins w:id="7947" w:author="Nick.Tolimieri" w:date="2022-09-07T13:17:00Z"/>
                    <w:rFonts w:ascii="Calibri" w:hAnsi="Calibri" w:cs="Calibri"/>
                    <w:color w:val="000000"/>
                    <w:sz w:val="22"/>
                    <w:szCs w:val="22"/>
                  </w:rPr>
                </w:rPrChange>
              </w:rPr>
              <w:pPrChange w:id="7948" w:author="Nick.Tolimieri" w:date="2022-09-07T13:17:00Z">
                <w:pPr>
                  <w:jc w:val="right"/>
                </w:pPr>
              </w:pPrChange>
            </w:pPr>
            <w:ins w:id="7949" w:author="Nick.Tolimieri" w:date="2022-09-07T13:17:00Z">
              <w:r w:rsidRPr="00AE199D">
                <w:rPr>
                  <w:rFonts w:asciiTheme="minorHAnsi" w:eastAsiaTheme="minorHAnsi" w:hAnsiTheme="minorHAnsi" w:cstheme="minorBidi"/>
                  <w:sz w:val="22"/>
                  <w:szCs w:val="22"/>
                  <w:rPrChange w:id="7950" w:author="Nick.Tolimieri" w:date="2022-09-07T13:17:00Z">
                    <w:rPr>
                      <w:rFonts w:ascii="Calibri" w:hAnsi="Calibri" w:cs="Calibri"/>
                      <w:color w:val="000000"/>
                      <w:sz w:val="22"/>
                      <w:szCs w:val="22"/>
                    </w:rPr>
                  </w:rPrChange>
                </w:rPr>
                <w:t>2.41</w:t>
              </w:r>
            </w:ins>
          </w:p>
        </w:tc>
        <w:tc>
          <w:tcPr>
            <w:tcW w:w="960" w:type="dxa"/>
            <w:noWrap/>
            <w:hideMark/>
          </w:tcPr>
          <w:p w:rsidR="00AE199D" w:rsidRPr="00AE199D" w:rsidRDefault="00AE199D" w:rsidP="00AE199D">
            <w:pPr>
              <w:ind w:firstLine="0"/>
              <w:rPr>
                <w:ins w:id="7951" w:author="Nick.Tolimieri" w:date="2022-09-07T13:17:00Z"/>
                <w:rFonts w:asciiTheme="minorHAnsi" w:eastAsiaTheme="minorHAnsi" w:hAnsiTheme="minorHAnsi" w:cstheme="minorBidi"/>
                <w:sz w:val="22"/>
                <w:szCs w:val="22"/>
                <w:rPrChange w:id="7952" w:author="Nick.Tolimieri" w:date="2022-09-07T13:17:00Z">
                  <w:rPr>
                    <w:ins w:id="7953" w:author="Nick.Tolimieri" w:date="2022-09-07T13:17:00Z"/>
                    <w:rFonts w:ascii="Calibri" w:hAnsi="Calibri" w:cs="Calibri"/>
                    <w:color w:val="000000"/>
                    <w:sz w:val="22"/>
                    <w:szCs w:val="22"/>
                  </w:rPr>
                </w:rPrChange>
              </w:rPr>
              <w:pPrChange w:id="7954" w:author="Nick.Tolimieri" w:date="2022-09-07T13:17:00Z">
                <w:pPr>
                  <w:jc w:val="right"/>
                </w:pPr>
              </w:pPrChange>
            </w:pPr>
            <w:ins w:id="7955" w:author="Nick.Tolimieri" w:date="2022-09-07T13:17:00Z">
              <w:r w:rsidRPr="00AE199D">
                <w:rPr>
                  <w:rFonts w:asciiTheme="minorHAnsi" w:eastAsiaTheme="minorHAnsi" w:hAnsiTheme="minorHAnsi" w:cstheme="minorBidi"/>
                  <w:sz w:val="22"/>
                  <w:szCs w:val="22"/>
                  <w:rPrChange w:id="7956" w:author="Nick.Tolimieri" w:date="2022-09-07T13:17:00Z">
                    <w:rPr>
                      <w:rFonts w:ascii="Calibri" w:hAnsi="Calibri" w:cs="Calibri"/>
                      <w:color w:val="000000"/>
                      <w:sz w:val="22"/>
                      <w:szCs w:val="22"/>
                    </w:rPr>
                  </w:rPrChange>
                </w:rPr>
                <w:t>0.56</w:t>
              </w:r>
            </w:ins>
          </w:p>
        </w:tc>
      </w:tr>
      <w:tr w:rsidR="00AE199D" w:rsidRPr="00AE199D" w:rsidTr="00AE199D">
        <w:trPr>
          <w:trHeight w:val="300"/>
          <w:ins w:id="7957" w:author="Nick.Tolimieri" w:date="2022-09-07T13:17:00Z"/>
        </w:trPr>
        <w:tc>
          <w:tcPr>
            <w:tcW w:w="960" w:type="dxa"/>
            <w:noWrap/>
            <w:hideMark/>
          </w:tcPr>
          <w:p w:rsidR="00AE199D" w:rsidRPr="00AE199D" w:rsidRDefault="00AE199D" w:rsidP="00AE199D">
            <w:pPr>
              <w:ind w:firstLine="0"/>
              <w:rPr>
                <w:ins w:id="7958" w:author="Nick.Tolimieri" w:date="2022-09-07T13:17:00Z"/>
                <w:rFonts w:asciiTheme="minorHAnsi" w:eastAsiaTheme="minorHAnsi" w:hAnsiTheme="minorHAnsi" w:cstheme="minorBidi"/>
                <w:sz w:val="22"/>
                <w:szCs w:val="22"/>
                <w:rPrChange w:id="7959" w:author="Nick.Tolimieri" w:date="2022-09-07T13:17:00Z">
                  <w:rPr>
                    <w:ins w:id="7960" w:author="Nick.Tolimieri" w:date="2022-09-07T13:17:00Z"/>
                    <w:rFonts w:ascii="Calibri" w:hAnsi="Calibri" w:cs="Calibri"/>
                    <w:color w:val="000000"/>
                    <w:sz w:val="22"/>
                    <w:szCs w:val="22"/>
                  </w:rPr>
                </w:rPrChange>
              </w:rPr>
              <w:pPrChange w:id="7961" w:author="Nick.Tolimieri" w:date="2022-09-07T13:17:00Z">
                <w:pPr/>
              </w:pPrChange>
            </w:pPr>
            <w:ins w:id="7962" w:author="Nick.Tolimieri" w:date="2022-09-07T13:17:00Z">
              <w:r w:rsidRPr="00AE199D">
                <w:rPr>
                  <w:rFonts w:asciiTheme="minorHAnsi" w:eastAsiaTheme="minorHAnsi" w:hAnsiTheme="minorHAnsi" w:cstheme="minorBidi"/>
                  <w:sz w:val="22"/>
                  <w:szCs w:val="22"/>
                  <w:rPrChange w:id="7963" w:author="Nick.Tolimieri" w:date="2022-09-07T13:17:00Z">
                    <w:rPr>
                      <w:rFonts w:ascii="Calibri" w:hAnsi="Calibri" w:cs="Calibri"/>
                      <w:color w:val="000000"/>
                      <w:sz w:val="22"/>
                      <w:szCs w:val="22"/>
                    </w:rPr>
                  </w:rPrChange>
                </w:rPr>
                <w:lastRenderedPageBreak/>
                <w:t>Cape Alava</w:t>
              </w:r>
            </w:ins>
          </w:p>
        </w:tc>
        <w:tc>
          <w:tcPr>
            <w:tcW w:w="960" w:type="dxa"/>
            <w:noWrap/>
            <w:hideMark/>
          </w:tcPr>
          <w:p w:rsidR="00AE199D" w:rsidRPr="00AE199D" w:rsidRDefault="00AE199D" w:rsidP="00AE199D">
            <w:pPr>
              <w:ind w:firstLine="0"/>
              <w:rPr>
                <w:ins w:id="7964" w:author="Nick.Tolimieri" w:date="2022-09-07T13:17:00Z"/>
                <w:rFonts w:asciiTheme="minorHAnsi" w:eastAsiaTheme="minorHAnsi" w:hAnsiTheme="minorHAnsi" w:cstheme="minorBidi"/>
                <w:sz w:val="22"/>
                <w:szCs w:val="22"/>
                <w:rPrChange w:id="7965" w:author="Nick.Tolimieri" w:date="2022-09-07T13:17:00Z">
                  <w:rPr>
                    <w:ins w:id="7966" w:author="Nick.Tolimieri" w:date="2022-09-07T13:17:00Z"/>
                    <w:rFonts w:ascii="Calibri" w:hAnsi="Calibri" w:cs="Calibri"/>
                    <w:color w:val="000000"/>
                    <w:sz w:val="22"/>
                    <w:szCs w:val="22"/>
                  </w:rPr>
                </w:rPrChange>
              </w:rPr>
              <w:pPrChange w:id="7967" w:author="Nick.Tolimieri" w:date="2022-09-07T13:17:00Z">
                <w:pPr>
                  <w:jc w:val="right"/>
                </w:pPr>
              </w:pPrChange>
            </w:pPr>
            <w:ins w:id="7968" w:author="Nick.Tolimieri" w:date="2022-09-07T13:17:00Z">
              <w:r w:rsidRPr="00AE199D">
                <w:rPr>
                  <w:rFonts w:asciiTheme="minorHAnsi" w:eastAsiaTheme="minorHAnsi" w:hAnsiTheme="minorHAnsi" w:cstheme="minorBidi"/>
                  <w:sz w:val="22"/>
                  <w:szCs w:val="22"/>
                  <w:rPrChange w:id="7969" w:author="Nick.Tolimieri" w:date="2022-09-07T13:17:00Z">
                    <w:rPr>
                      <w:rFonts w:ascii="Calibri" w:hAnsi="Calibri" w:cs="Calibri"/>
                      <w:color w:val="000000"/>
                      <w:sz w:val="22"/>
                      <w:szCs w:val="22"/>
                    </w:rPr>
                  </w:rPrChange>
                </w:rPr>
                <w:t>2015</w:t>
              </w:r>
            </w:ins>
          </w:p>
        </w:tc>
        <w:tc>
          <w:tcPr>
            <w:tcW w:w="960" w:type="dxa"/>
            <w:noWrap/>
            <w:hideMark/>
          </w:tcPr>
          <w:p w:rsidR="00AE199D" w:rsidRPr="00AE199D" w:rsidRDefault="00AE199D" w:rsidP="00AE199D">
            <w:pPr>
              <w:ind w:firstLine="0"/>
              <w:rPr>
                <w:ins w:id="7970" w:author="Nick.Tolimieri" w:date="2022-09-07T13:17:00Z"/>
                <w:rFonts w:asciiTheme="minorHAnsi" w:eastAsiaTheme="minorHAnsi" w:hAnsiTheme="minorHAnsi" w:cstheme="minorBidi"/>
                <w:sz w:val="22"/>
                <w:szCs w:val="22"/>
                <w:rPrChange w:id="7971" w:author="Nick.Tolimieri" w:date="2022-09-07T13:17:00Z">
                  <w:rPr>
                    <w:ins w:id="7972" w:author="Nick.Tolimieri" w:date="2022-09-07T13:17:00Z"/>
                    <w:rFonts w:ascii="Calibri" w:hAnsi="Calibri" w:cs="Calibri"/>
                    <w:color w:val="000000"/>
                    <w:sz w:val="22"/>
                    <w:szCs w:val="22"/>
                  </w:rPr>
                </w:rPrChange>
              </w:rPr>
              <w:pPrChange w:id="7973" w:author="Nick.Tolimieri" w:date="2022-09-07T13:17:00Z">
                <w:pPr>
                  <w:jc w:val="right"/>
                </w:pPr>
              </w:pPrChange>
            </w:pPr>
            <w:ins w:id="7974" w:author="Nick.Tolimieri" w:date="2022-09-07T13:17:00Z">
              <w:r w:rsidRPr="00AE199D">
                <w:rPr>
                  <w:rFonts w:asciiTheme="minorHAnsi" w:eastAsiaTheme="minorHAnsi" w:hAnsiTheme="minorHAnsi" w:cstheme="minorBidi"/>
                  <w:sz w:val="22"/>
                  <w:szCs w:val="22"/>
                  <w:rPrChange w:id="7975" w:author="Nick.Tolimieri" w:date="2022-09-07T13:17:00Z">
                    <w:rPr>
                      <w:rFonts w:ascii="Calibri" w:hAnsi="Calibri" w:cs="Calibri"/>
                      <w:color w:val="000000"/>
                      <w:sz w:val="22"/>
                      <w:szCs w:val="22"/>
                    </w:rPr>
                  </w:rPrChange>
                </w:rPr>
                <w:t>0</w:t>
              </w:r>
            </w:ins>
          </w:p>
        </w:tc>
        <w:tc>
          <w:tcPr>
            <w:tcW w:w="960" w:type="dxa"/>
            <w:noWrap/>
            <w:hideMark/>
          </w:tcPr>
          <w:p w:rsidR="00AE199D" w:rsidRPr="00AE199D" w:rsidRDefault="00AE199D" w:rsidP="00AE199D">
            <w:pPr>
              <w:ind w:firstLine="0"/>
              <w:rPr>
                <w:ins w:id="7976" w:author="Nick.Tolimieri" w:date="2022-09-07T13:17:00Z"/>
                <w:rFonts w:asciiTheme="minorHAnsi" w:eastAsiaTheme="minorHAnsi" w:hAnsiTheme="minorHAnsi" w:cstheme="minorBidi"/>
                <w:sz w:val="22"/>
                <w:szCs w:val="22"/>
                <w:rPrChange w:id="7977" w:author="Nick.Tolimieri" w:date="2022-09-07T13:17:00Z">
                  <w:rPr>
                    <w:ins w:id="7978" w:author="Nick.Tolimieri" w:date="2022-09-07T13:17:00Z"/>
                    <w:rFonts w:ascii="Calibri" w:hAnsi="Calibri" w:cs="Calibri"/>
                    <w:color w:val="000000"/>
                    <w:sz w:val="22"/>
                    <w:szCs w:val="22"/>
                  </w:rPr>
                </w:rPrChange>
              </w:rPr>
              <w:pPrChange w:id="7979" w:author="Nick.Tolimieri" w:date="2022-09-07T13:17:00Z">
                <w:pPr>
                  <w:jc w:val="right"/>
                </w:pPr>
              </w:pPrChange>
            </w:pPr>
            <w:ins w:id="7980" w:author="Nick.Tolimieri" w:date="2022-09-07T13:17:00Z">
              <w:r w:rsidRPr="00AE199D">
                <w:rPr>
                  <w:rFonts w:asciiTheme="minorHAnsi" w:eastAsiaTheme="minorHAnsi" w:hAnsiTheme="minorHAnsi" w:cstheme="minorBidi"/>
                  <w:sz w:val="22"/>
                  <w:szCs w:val="22"/>
                  <w:rPrChange w:id="7981" w:author="Nick.Tolimieri" w:date="2022-09-07T13:17:00Z">
                    <w:rPr>
                      <w:rFonts w:ascii="Calibri" w:hAnsi="Calibri" w:cs="Calibri"/>
                      <w:color w:val="000000"/>
                      <w:sz w:val="22"/>
                      <w:szCs w:val="22"/>
                    </w:rPr>
                  </w:rPrChange>
                </w:rPr>
                <w:t>137</w:t>
              </w:r>
            </w:ins>
          </w:p>
        </w:tc>
        <w:tc>
          <w:tcPr>
            <w:tcW w:w="960" w:type="dxa"/>
            <w:noWrap/>
            <w:hideMark/>
          </w:tcPr>
          <w:p w:rsidR="00AE199D" w:rsidRPr="00AE199D" w:rsidRDefault="00AE199D" w:rsidP="00AE199D">
            <w:pPr>
              <w:ind w:firstLine="0"/>
              <w:rPr>
                <w:ins w:id="7982" w:author="Nick.Tolimieri" w:date="2022-09-07T13:17:00Z"/>
                <w:rFonts w:asciiTheme="minorHAnsi" w:eastAsiaTheme="minorHAnsi" w:hAnsiTheme="minorHAnsi" w:cstheme="minorBidi"/>
                <w:sz w:val="22"/>
                <w:szCs w:val="22"/>
                <w:rPrChange w:id="7983" w:author="Nick.Tolimieri" w:date="2022-09-07T13:17:00Z">
                  <w:rPr>
                    <w:ins w:id="7984" w:author="Nick.Tolimieri" w:date="2022-09-07T13:17:00Z"/>
                    <w:rFonts w:ascii="Calibri" w:hAnsi="Calibri" w:cs="Calibri"/>
                    <w:color w:val="000000"/>
                    <w:sz w:val="22"/>
                    <w:szCs w:val="22"/>
                  </w:rPr>
                </w:rPrChange>
              </w:rPr>
              <w:pPrChange w:id="7985" w:author="Nick.Tolimieri" w:date="2022-09-07T13:17:00Z">
                <w:pPr>
                  <w:jc w:val="right"/>
                </w:pPr>
              </w:pPrChange>
            </w:pPr>
            <w:ins w:id="7986" w:author="Nick.Tolimieri" w:date="2022-09-07T13:17:00Z">
              <w:r w:rsidRPr="00AE199D">
                <w:rPr>
                  <w:rFonts w:asciiTheme="minorHAnsi" w:eastAsiaTheme="minorHAnsi" w:hAnsiTheme="minorHAnsi" w:cstheme="minorBidi"/>
                  <w:sz w:val="22"/>
                  <w:szCs w:val="22"/>
                  <w:rPrChange w:id="7987" w:author="Nick.Tolimieri" w:date="2022-09-07T13:17:00Z">
                    <w:rPr>
                      <w:rFonts w:ascii="Calibri" w:hAnsi="Calibri" w:cs="Calibri"/>
                      <w:color w:val="000000"/>
                      <w:sz w:val="22"/>
                      <w:szCs w:val="22"/>
                    </w:rPr>
                  </w:rPrChange>
                </w:rPr>
                <w:t>10</w:t>
              </w:r>
            </w:ins>
          </w:p>
        </w:tc>
        <w:tc>
          <w:tcPr>
            <w:tcW w:w="960" w:type="dxa"/>
            <w:noWrap/>
            <w:hideMark/>
          </w:tcPr>
          <w:p w:rsidR="00AE199D" w:rsidRPr="00AE199D" w:rsidRDefault="00AE199D" w:rsidP="00AE199D">
            <w:pPr>
              <w:ind w:firstLine="0"/>
              <w:rPr>
                <w:ins w:id="7988" w:author="Nick.Tolimieri" w:date="2022-09-07T13:17:00Z"/>
                <w:rFonts w:asciiTheme="minorHAnsi" w:eastAsiaTheme="minorHAnsi" w:hAnsiTheme="minorHAnsi" w:cstheme="minorBidi"/>
                <w:sz w:val="22"/>
                <w:szCs w:val="22"/>
                <w:rPrChange w:id="7989" w:author="Nick.Tolimieri" w:date="2022-09-07T13:17:00Z">
                  <w:rPr>
                    <w:ins w:id="7990" w:author="Nick.Tolimieri" w:date="2022-09-07T13:17:00Z"/>
                    <w:rFonts w:ascii="Calibri" w:hAnsi="Calibri" w:cs="Calibri"/>
                    <w:color w:val="000000"/>
                    <w:sz w:val="22"/>
                    <w:szCs w:val="22"/>
                  </w:rPr>
                </w:rPrChange>
              </w:rPr>
              <w:pPrChange w:id="7991" w:author="Nick.Tolimieri" w:date="2022-09-07T13:17:00Z">
                <w:pPr>
                  <w:jc w:val="right"/>
                </w:pPr>
              </w:pPrChange>
            </w:pPr>
            <w:ins w:id="7992" w:author="Nick.Tolimieri" w:date="2022-09-07T13:17:00Z">
              <w:r w:rsidRPr="00AE199D">
                <w:rPr>
                  <w:rFonts w:asciiTheme="minorHAnsi" w:eastAsiaTheme="minorHAnsi" w:hAnsiTheme="minorHAnsi" w:cstheme="minorBidi"/>
                  <w:sz w:val="22"/>
                  <w:szCs w:val="22"/>
                  <w:rPrChange w:id="7993" w:author="Nick.Tolimieri" w:date="2022-09-07T13:17:00Z">
                    <w:rPr>
                      <w:rFonts w:ascii="Calibri" w:hAnsi="Calibri" w:cs="Calibri"/>
                      <w:color w:val="000000"/>
                      <w:sz w:val="22"/>
                      <w:szCs w:val="22"/>
                    </w:rPr>
                  </w:rPrChange>
                </w:rPr>
                <w:t>114</w:t>
              </w:r>
            </w:ins>
          </w:p>
        </w:tc>
        <w:tc>
          <w:tcPr>
            <w:tcW w:w="960" w:type="dxa"/>
            <w:noWrap/>
            <w:hideMark/>
          </w:tcPr>
          <w:p w:rsidR="00AE199D" w:rsidRPr="00AE199D" w:rsidRDefault="00AE199D" w:rsidP="00AE199D">
            <w:pPr>
              <w:ind w:firstLine="0"/>
              <w:rPr>
                <w:ins w:id="7994" w:author="Nick.Tolimieri" w:date="2022-09-07T13:17:00Z"/>
                <w:rFonts w:asciiTheme="minorHAnsi" w:eastAsiaTheme="minorHAnsi" w:hAnsiTheme="minorHAnsi" w:cstheme="minorBidi"/>
                <w:sz w:val="22"/>
                <w:szCs w:val="22"/>
                <w:rPrChange w:id="7995" w:author="Nick.Tolimieri" w:date="2022-09-07T13:17:00Z">
                  <w:rPr>
                    <w:ins w:id="7996" w:author="Nick.Tolimieri" w:date="2022-09-07T13:17:00Z"/>
                    <w:rFonts w:ascii="Calibri" w:hAnsi="Calibri" w:cs="Calibri"/>
                    <w:color w:val="000000"/>
                    <w:sz w:val="22"/>
                    <w:szCs w:val="22"/>
                  </w:rPr>
                </w:rPrChange>
              </w:rPr>
              <w:pPrChange w:id="7997" w:author="Nick.Tolimieri" w:date="2022-09-07T13:17:00Z">
                <w:pPr>
                  <w:jc w:val="right"/>
                </w:pPr>
              </w:pPrChange>
            </w:pPr>
            <w:ins w:id="7998" w:author="Nick.Tolimieri" w:date="2022-09-07T13:17:00Z">
              <w:r w:rsidRPr="00AE199D">
                <w:rPr>
                  <w:rFonts w:asciiTheme="minorHAnsi" w:eastAsiaTheme="minorHAnsi" w:hAnsiTheme="minorHAnsi" w:cstheme="minorBidi"/>
                  <w:sz w:val="22"/>
                  <w:szCs w:val="22"/>
                  <w:rPrChange w:id="7999" w:author="Nick.Tolimieri" w:date="2022-09-07T13:17:00Z">
                    <w:rPr>
                      <w:rFonts w:ascii="Calibri" w:hAnsi="Calibri" w:cs="Calibri"/>
                      <w:color w:val="000000"/>
                      <w:sz w:val="22"/>
                      <w:szCs w:val="22"/>
                    </w:rPr>
                  </w:rPrChange>
                </w:rPr>
                <w:t>5</w:t>
              </w:r>
            </w:ins>
          </w:p>
        </w:tc>
        <w:tc>
          <w:tcPr>
            <w:tcW w:w="960" w:type="dxa"/>
            <w:noWrap/>
            <w:hideMark/>
          </w:tcPr>
          <w:p w:rsidR="00AE199D" w:rsidRPr="00AE199D" w:rsidRDefault="00AE199D" w:rsidP="00AE199D">
            <w:pPr>
              <w:ind w:firstLine="0"/>
              <w:rPr>
                <w:ins w:id="8000" w:author="Nick.Tolimieri" w:date="2022-09-07T13:17:00Z"/>
                <w:rFonts w:asciiTheme="minorHAnsi" w:eastAsiaTheme="minorHAnsi" w:hAnsiTheme="minorHAnsi" w:cstheme="minorBidi"/>
                <w:sz w:val="22"/>
                <w:szCs w:val="22"/>
                <w:rPrChange w:id="8001" w:author="Nick.Tolimieri" w:date="2022-09-07T13:17:00Z">
                  <w:rPr>
                    <w:ins w:id="8002" w:author="Nick.Tolimieri" w:date="2022-09-07T13:17:00Z"/>
                    <w:rFonts w:ascii="Calibri" w:hAnsi="Calibri" w:cs="Calibri"/>
                    <w:color w:val="000000"/>
                    <w:sz w:val="22"/>
                    <w:szCs w:val="22"/>
                  </w:rPr>
                </w:rPrChange>
              </w:rPr>
              <w:pPrChange w:id="8003" w:author="Nick.Tolimieri" w:date="2022-09-07T13:17:00Z">
                <w:pPr>
                  <w:jc w:val="right"/>
                </w:pPr>
              </w:pPrChange>
            </w:pPr>
            <w:ins w:id="8004" w:author="Nick.Tolimieri" w:date="2022-09-07T13:17:00Z">
              <w:r w:rsidRPr="00AE199D">
                <w:rPr>
                  <w:rFonts w:asciiTheme="minorHAnsi" w:eastAsiaTheme="minorHAnsi" w:hAnsiTheme="minorHAnsi" w:cstheme="minorBidi"/>
                  <w:sz w:val="22"/>
                  <w:szCs w:val="22"/>
                  <w:rPrChange w:id="8005" w:author="Nick.Tolimieri" w:date="2022-09-07T13:17:00Z">
                    <w:rPr>
                      <w:rFonts w:ascii="Calibri" w:hAnsi="Calibri" w:cs="Calibri"/>
                      <w:color w:val="000000"/>
                      <w:sz w:val="22"/>
                      <w:szCs w:val="22"/>
                    </w:rPr>
                  </w:rPrChange>
                </w:rPr>
                <w:t>36</w:t>
              </w:r>
            </w:ins>
          </w:p>
        </w:tc>
        <w:tc>
          <w:tcPr>
            <w:tcW w:w="960" w:type="dxa"/>
            <w:noWrap/>
            <w:hideMark/>
          </w:tcPr>
          <w:p w:rsidR="00AE199D" w:rsidRPr="00AE199D" w:rsidRDefault="00AE199D" w:rsidP="00AE199D">
            <w:pPr>
              <w:ind w:firstLine="0"/>
              <w:rPr>
                <w:ins w:id="8006" w:author="Nick.Tolimieri" w:date="2022-09-07T13:17:00Z"/>
                <w:rFonts w:asciiTheme="minorHAnsi" w:eastAsiaTheme="minorHAnsi" w:hAnsiTheme="minorHAnsi" w:cstheme="minorBidi"/>
                <w:sz w:val="22"/>
                <w:szCs w:val="22"/>
                <w:rPrChange w:id="8007" w:author="Nick.Tolimieri" w:date="2022-09-07T13:17:00Z">
                  <w:rPr>
                    <w:ins w:id="8008" w:author="Nick.Tolimieri" w:date="2022-09-07T13:17:00Z"/>
                    <w:rFonts w:ascii="Calibri" w:hAnsi="Calibri" w:cs="Calibri"/>
                    <w:color w:val="000000"/>
                    <w:sz w:val="22"/>
                    <w:szCs w:val="22"/>
                  </w:rPr>
                </w:rPrChange>
              </w:rPr>
              <w:pPrChange w:id="8009" w:author="Nick.Tolimieri" w:date="2022-09-07T13:17:00Z">
                <w:pPr>
                  <w:jc w:val="right"/>
                </w:pPr>
              </w:pPrChange>
            </w:pPr>
            <w:ins w:id="8010" w:author="Nick.Tolimieri" w:date="2022-09-07T13:17:00Z">
              <w:r w:rsidRPr="00AE199D">
                <w:rPr>
                  <w:rFonts w:asciiTheme="minorHAnsi" w:eastAsiaTheme="minorHAnsi" w:hAnsiTheme="minorHAnsi" w:cstheme="minorBidi"/>
                  <w:sz w:val="22"/>
                  <w:szCs w:val="22"/>
                  <w:rPrChange w:id="8011" w:author="Nick.Tolimieri" w:date="2022-09-07T13:17:00Z">
                    <w:rPr>
                      <w:rFonts w:ascii="Calibri" w:hAnsi="Calibri" w:cs="Calibri"/>
                      <w:color w:val="000000"/>
                      <w:sz w:val="22"/>
                      <w:szCs w:val="22"/>
                    </w:rPr>
                  </w:rPrChange>
                </w:rPr>
                <w:t>1.68</w:t>
              </w:r>
            </w:ins>
          </w:p>
        </w:tc>
        <w:tc>
          <w:tcPr>
            <w:tcW w:w="960" w:type="dxa"/>
            <w:noWrap/>
            <w:hideMark/>
          </w:tcPr>
          <w:p w:rsidR="00AE199D" w:rsidRPr="00AE199D" w:rsidRDefault="00AE199D" w:rsidP="00AE199D">
            <w:pPr>
              <w:ind w:firstLine="0"/>
              <w:rPr>
                <w:ins w:id="8012" w:author="Nick.Tolimieri" w:date="2022-09-07T13:17:00Z"/>
                <w:rFonts w:asciiTheme="minorHAnsi" w:eastAsiaTheme="minorHAnsi" w:hAnsiTheme="minorHAnsi" w:cstheme="minorBidi"/>
                <w:sz w:val="22"/>
                <w:szCs w:val="22"/>
                <w:rPrChange w:id="8013" w:author="Nick.Tolimieri" w:date="2022-09-07T13:17:00Z">
                  <w:rPr>
                    <w:ins w:id="8014" w:author="Nick.Tolimieri" w:date="2022-09-07T13:17:00Z"/>
                    <w:rFonts w:ascii="Calibri" w:hAnsi="Calibri" w:cs="Calibri"/>
                    <w:color w:val="000000"/>
                    <w:sz w:val="22"/>
                    <w:szCs w:val="22"/>
                  </w:rPr>
                </w:rPrChange>
              </w:rPr>
              <w:pPrChange w:id="8015" w:author="Nick.Tolimieri" w:date="2022-09-07T13:17:00Z">
                <w:pPr>
                  <w:jc w:val="right"/>
                </w:pPr>
              </w:pPrChange>
            </w:pPr>
            <w:ins w:id="8016" w:author="Nick.Tolimieri" w:date="2022-09-07T13:17:00Z">
              <w:r w:rsidRPr="00AE199D">
                <w:rPr>
                  <w:rFonts w:asciiTheme="minorHAnsi" w:eastAsiaTheme="minorHAnsi" w:hAnsiTheme="minorHAnsi" w:cstheme="minorBidi"/>
                  <w:sz w:val="22"/>
                  <w:szCs w:val="22"/>
                  <w:rPrChange w:id="8017" w:author="Nick.Tolimieri" w:date="2022-09-07T13:17:00Z">
                    <w:rPr>
                      <w:rFonts w:ascii="Calibri" w:hAnsi="Calibri" w:cs="Calibri"/>
                      <w:color w:val="000000"/>
                      <w:sz w:val="22"/>
                      <w:szCs w:val="22"/>
                    </w:rPr>
                  </w:rPrChange>
                </w:rPr>
                <w:t>0.22</w:t>
              </w:r>
            </w:ins>
          </w:p>
        </w:tc>
      </w:tr>
    </w:tbl>
    <w:p w:rsidR="001A7F6C" w:rsidDel="00AE199D" w:rsidRDefault="001A7F6C" w:rsidP="00AE199D">
      <w:pPr>
        <w:ind w:firstLine="0"/>
        <w:rPr>
          <w:del w:id="8018" w:author="Nick.Tolimieri" w:date="2022-09-07T13:17:00Z"/>
          <w:rFonts w:asciiTheme="minorHAnsi" w:eastAsiaTheme="minorHAnsi" w:hAnsiTheme="minorHAnsi" w:cstheme="minorBidi"/>
          <w:sz w:val="22"/>
          <w:szCs w:val="22"/>
          <w:lang w:val="en-US"/>
        </w:rPr>
        <w:pPrChange w:id="8019" w:author="Nick.Tolimieri" w:date="2022-09-07T13:17:00Z">
          <w:pPr>
            <w:ind w:firstLine="0"/>
          </w:pPr>
        </w:pPrChange>
      </w:pPr>
    </w:p>
    <w:p w:rsidR="00B7111A" w:rsidDel="001A7F6C" w:rsidRDefault="00B7111A">
      <w:pPr>
        <w:rPr>
          <w:del w:id="8020" w:author="Nick.Tolimieri" w:date="2022-09-06T09:57:00Z"/>
          <w:rFonts w:asciiTheme="minorHAnsi" w:eastAsiaTheme="minorHAnsi" w:hAnsiTheme="minorHAnsi" w:cstheme="minorBidi"/>
          <w:sz w:val="22"/>
          <w:szCs w:val="22"/>
          <w:lang w:val="en-US"/>
        </w:rPr>
      </w:pPr>
    </w:p>
    <w:p w:rsidR="00277D38" w:rsidRDefault="00B7111A" w:rsidP="00277D38">
      <w:pPr>
        <w:rPr>
          <w:ins w:id="8021" w:author="Nick.Tolimieri" w:date="2022-09-02T10:21:00Z"/>
        </w:rPr>
      </w:pPr>
      <w:ins w:id="8022" w:author="Nick.Tolimieri" w:date="2022-09-02T11:51:00Z">
        <w:r>
          <w:fldChar w:fldCharType="end"/>
        </w:r>
      </w:ins>
      <w:ins w:id="8023" w:author="Nick.Tolimieri" w:date="2022-09-02T10:21:00Z">
        <w:r w:rsidR="00277D38">
          <w:br w:type="page"/>
        </w:r>
      </w:ins>
    </w:p>
    <w:p w:rsidR="00277D38" w:rsidRPr="00277D38" w:rsidRDefault="00277D38">
      <w:pPr>
        <w:rPr>
          <w:rPrChange w:id="8024" w:author="Nick.Tolimieri" w:date="2022-09-02T10:21:00Z">
            <w:rPr/>
          </w:rPrChange>
        </w:rPr>
        <w:pPrChange w:id="8025" w:author="Nick.Tolimieri" w:date="2022-09-02T10:21:00Z">
          <w:pPr>
            <w:pStyle w:val="Heading2"/>
          </w:pPr>
        </w:pPrChange>
      </w:pPr>
    </w:p>
    <w:p w:rsidR="0038698C" w:rsidRDefault="0038698C" w:rsidP="0038698C">
      <w:pPr>
        <w:pStyle w:val="Heading5"/>
        <w:ind w:right="810"/>
      </w:pPr>
      <w:bookmarkStart w:id="8026" w:name="_4nmytzjag5o2" w:colFirst="0" w:colLast="0"/>
      <w:bookmarkEnd w:id="8026"/>
      <w:r>
        <w:t xml:space="preserve">Table </w:t>
      </w:r>
      <w:del w:id="8027" w:author="Nick.Tolimieri" w:date="2022-09-02T10:15:00Z">
        <w:r w:rsidDel="00B14AC6">
          <w:delText>S6</w:delText>
        </w:r>
      </w:del>
      <w:ins w:id="8028"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8029" w:name="_pgddbdrpqrf3" w:colFirst="0" w:colLast="0"/>
      <w:bookmarkEnd w:id="8029"/>
    </w:p>
    <w:p w:rsidR="0038698C" w:rsidRDefault="0038698C" w:rsidP="0038698C">
      <w:pPr>
        <w:pStyle w:val="Heading5"/>
        <w:ind w:right="720"/>
      </w:pPr>
      <w:r>
        <w:t xml:space="preserve">Table </w:t>
      </w:r>
      <w:del w:id="8030" w:author="Nick.Tolimieri" w:date="2022-09-02T10:15:00Z">
        <w:r w:rsidDel="00B14AC6">
          <w:delText>S7</w:delText>
        </w:r>
      </w:del>
      <w:ins w:id="8031"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8032" w:name="_2scs6bp8gdub" w:colFirst="0" w:colLast="0"/>
      <w:bookmarkEnd w:id="8032"/>
      <w:r>
        <w:br w:type="page"/>
      </w:r>
    </w:p>
    <w:p w:rsidR="0038698C" w:rsidRDefault="0038698C" w:rsidP="0038698C">
      <w:pPr>
        <w:pStyle w:val="Heading5"/>
        <w:ind w:right="900"/>
      </w:pPr>
      <w:bookmarkStart w:id="8033" w:name="_pq9iyiy0gnbe" w:colFirst="0" w:colLast="0"/>
      <w:bookmarkEnd w:id="8033"/>
      <w:r>
        <w:lastRenderedPageBreak/>
        <w:t xml:space="preserve">Table </w:t>
      </w:r>
      <w:del w:id="8034" w:author="Nick.Tolimieri" w:date="2022-09-02T10:15:00Z">
        <w:r w:rsidDel="00B14AC6">
          <w:delText>S8</w:delText>
        </w:r>
      </w:del>
      <w:ins w:id="8035"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8036" w:author="Nick.Tolimieri" w:date="2022-09-02T10:09:00Z"/>
        </w:rPr>
      </w:pPr>
      <w:bookmarkStart w:id="8037" w:name="_7mx6lcdim2sk" w:colFirst="0" w:colLast="0"/>
      <w:bookmarkEnd w:id="8037"/>
    </w:p>
    <w:p w:rsidR="003F5DC5" w:rsidRDefault="003F5DC5" w:rsidP="0038698C"/>
    <w:p w:rsidR="0038698C" w:rsidDel="003F5DC5" w:rsidRDefault="0038698C" w:rsidP="0038698C">
      <w:pPr>
        <w:pStyle w:val="Heading5"/>
        <w:ind w:right="900"/>
        <w:rPr>
          <w:del w:id="8038" w:author="Nick.Tolimieri" w:date="2022-09-02T10:09:00Z"/>
        </w:rPr>
      </w:pPr>
      <w:bookmarkStart w:id="8039" w:name="_q9i8fb532wt5" w:colFirst="0" w:colLast="0"/>
      <w:bookmarkEnd w:id="8039"/>
      <w:r>
        <w:t xml:space="preserve">Table </w:t>
      </w:r>
      <w:del w:id="8040" w:author="Nick.Tolimieri" w:date="2022-09-02T10:15:00Z">
        <w:r w:rsidDel="00B14AC6">
          <w:delText>S9</w:delText>
        </w:r>
      </w:del>
      <w:ins w:id="8041"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NoSpacing"/>
        <w:pPrChange w:id="8042"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8043" w:name="_qq89hmytn47d" w:colFirst="0" w:colLast="0"/>
      <w:bookmarkEnd w:id="8043"/>
      <w:r>
        <w:t xml:space="preserve">Table </w:t>
      </w:r>
      <w:del w:id="8044" w:author="Nick.Tolimieri" w:date="2022-09-02T10:15:00Z">
        <w:r w:rsidDel="00B14AC6">
          <w:delText>S10</w:delText>
        </w:r>
      </w:del>
      <w:ins w:id="8045"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8046" w:name="_huqsuo4qvcle" w:colFirst="0" w:colLast="0"/>
      <w:bookmarkEnd w:id="8046"/>
      <w:r>
        <w:br w:type="page"/>
      </w:r>
      <w:r>
        <w:lastRenderedPageBreak/>
        <w:t xml:space="preserve">Table </w:t>
      </w:r>
      <w:del w:id="8047" w:author="Nick.Tolimieri" w:date="2022-09-02T10:15:00Z">
        <w:r w:rsidDel="00B14AC6">
          <w:delText>S11</w:delText>
        </w:r>
      </w:del>
      <w:ins w:id="8048"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8049" w:author="Nick.Tolimieri" w:date="2022-09-02T10:10:00Z"/>
        </w:trPr>
        <w:tc>
          <w:tcPr>
            <w:tcW w:w="2335" w:type="dxa"/>
            <w:tcBorders>
              <w:bottom w:val="single" w:sz="4" w:space="0" w:color="auto"/>
            </w:tcBorders>
          </w:tcPr>
          <w:p w:rsidR="0038698C" w:rsidDel="00300B3A" w:rsidRDefault="0038698C" w:rsidP="005A68BC">
            <w:pPr>
              <w:ind w:firstLine="0"/>
              <w:rPr>
                <w:del w:id="8050" w:author="Nick.Tolimieri" w:date="2022-09-02T10:10:00Z"/>
              </w:rPr>
            </w:pPr>
          </w:p>
        </w:tc>
        <w:tc>
          <w:tcPr>
            <w:tcW w:w="1260" w:type="dxa"/>
            <w:tcBorders>
              <w:bottom w:val="single" w:sz="4" w:space="0" w:color="auto"/>
            </w:tcBorders>
          </w:tcPr>
          <w:p w:rsidR="0038698C" w:rsidDel="00300B3A" w:rsidRDefault="0038698C" w:rsidP="005A68BC">
            <w:pPr>
              <w:ind w:firstLine="0"/>
              <w:rPr>
                <w:del w:id="8051" w:author="Nick.Tolimieri" w:date="2022-09-02T10:10:00Z"/>
              </w:rPr>
            </w:pPr>
          </w:p>
        </w:tc>
        <w:tc>
          <w:tcPr>
            <w:tcW w:w="990" w:type="dxa"/>
            <w:tcBorders>
              <w:bottom w:val="single" w:sz="4" w:space="0" w:color="auto"/>
            </w:tcBorders>
          </w:tcPr>
          <w:p w:rsidR="0038698C" w:rsidDel="00300B3A" w:rsidRDefault="0038698C" w:rsidP="005A68BC">
            <w:pPr>
              <w:ind w:firstLine="0"/>
              <w:rPr>
                <w:del w:id="8052" w:author="Nick.Tolimieri" w:date="2022-09-02T10:10:00Z"/>
              </w:rPr>
            </w:pPr>
          </w:p>
        </w:tc>
        <w:tc>
          <w:tcPr>
            <w:tcW w:w="1080" w:type="dxa"/>
            <w:tcBorders>
              <w:bottom w:val="single" w:sz="4" w:space="0" w:color="auto"/>
            </w:tcBorders>
          </w:tcPr>
          <w:p w:rsidR="0038698C" w:rsidDel="00300B3A" w:rsidRDefault="0038698C" w:rsidP="005A68BC">
            <w:pPr>
              <w:ind w:firstLine="0"/>
              <w:rPr>
                <w:del w:id="8053" w:author="Nick.Tolimieri" w:date="2022-09-02T10:10:00Z"/>
              </w:rPr>
            </w:pPr>
          </w:p>
        </w:tc>
        <w:tc>
          <w:tcPr>
            <w:tcW w:w="990" w:type="dxa"/>
            <w:tcBorders>
              <w:bottom w:val="single" w:sz="4" w:space="0" w:color="auto"/>
            </w:tcBorders>
          </w:tcPr>
          <w:p w:rsidR="0038698C" w:rsidDel="00300B3A" w:rsidRDefault="0038698C" w:rsidP="005A68BC">
            <w:pPr>
              <w:ind w:firstLine="0"/>
              <w:rPr>
                <w:del w:id="8054"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8055" w:author="Nick.Tolimieri" w:date="2022-09-02T10:10:00Z"/>
        </w:trPr>
        <w:tc>
          <w:tcPr>
            <w:tcW w:w="2335" w:type="dxa"/>
            <w:tcBorders>
              <w:bottom w:val="single" w:sz="4" w:space="0" w:color="auto"/>
            </w:tcBorders>
          </w:tcPr>
          <w:p w:rsidR="0038698C" w:rsidDel="00300B3A" w:rsidRDefault="0038698C" w:rsidP="005A68BC">
            <w:pPr>
              <w:ind w:firstLine="0"/>
              <w:rPr>
                <w:del w:id="8056" w:author="Nick.Tolimieri" w:date="2022-09-02T10:10:00Z"/>
              </w:rPr>
            </w:pPr>
          </w:p>
        </w:tc>
        <w:tc>
          <w:tcPr>
            <w:tcW w:w="1260" w:type="dxa"/>
            <w:tcBorders>
              <w:bottom w:val="single" w:sz="4" w:space="0" w:color="auto"/>
            </w:tcBorders>
          </w:tcPr>
          <w:p w:rsidR="0038698C" w:rsidDel="00300B3A" w:rsidRDefault="0038698C" w:rsidP="005A68BC">
            <w:pPr>
              <w:ind w:firstLine="0"/>
              <w:rPr>
                <w:del w:id="8057" w:author="Nick.Tolimieri" w:date="2022-09-02T10:10:00Z"/>
              </w:rPr>
            </w:pPr>
          </w:p>
        </w:tc>
        <w:tc>
          <w:tcPr>
            <w:tcW w:w="990" w:type="dxa"/>
            <w:tcBorders>
              <w:bottom w:val="single" w:sz="4" w:space="0" w:color="auto"/>
            </w:tcBorders>
          </w:tcPr>
          <w:p w:rsidR="0038698C" w:rsidDel="00300B3A" w:rsidRDefault="0038698C" w:rsidP="005A68BC">
            <w:pPr>
              <w:ind w:firstLine="0"/>
              <w:rPr>
                <w:del w:id="8058" w:author="Nick.Tolimieri" w:date="2022-09-02T10:10:00Z"/>
              </w:rPr>
            </w:pPr>
          </w:p>
        </w:tc>
        <w:tc>
          <w:tcPr>
            <w:tcW w:w="1080" w:type="dxa"/>
            <w:tcBorders>
              <w:bottom w:val="single" w:sz="4" w:space="0" w:color="auto"/>
            </w:tcBorders>
          </w:tcPr>
          <w:p w:rsidR="0038698C" w:rsidDel="00300B3A" w:rsidRDefault="0038698C" w:rsidP="005A68BC">
            <w:pPr>
              <w:ind w:firstLine="0"/>
              <w:rPr>
                <w:del w:id="8059" w:author="Nick.Tolimieri" w:date="2022-09-02T10:10:00Z"/>
              </w:rPr>
            </w:pPr>
          </w:p>
        </w:tc>
        <w:tc>
          <w:tcPr>
            <w:tcW w:w="990" w:type="dxa"/>
            <w:tcBorders>
              <w:bottom w:val="single" w:sz="4" w:space="0" w:color="auto"/>
            </w:tcBorders>
          </w:tcPr>
          <w:p w:rsidR="0038698C" w:rsidDel="00300B3A" w:rsidRDefault="0038698C" w:rsidP="005A68BC">
            <w:pPr>
              <w:ind w:firstLine="0"/>
              <w:rPr>
                <w:del w:id="8060"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8061" w:author="Nick.Tolimieri" w:date="2022-09-02T10:10:00Z"/>
        </w:trPr>
        <w:tc>
          <w:tcPr>
            <w:tcW w:w="2335" w:type="dxa"/>
            <w:tcBorders>
              <w:top w:val="single" w:sz="4" w:space="0" w:color="auto"/>
            </w:tcBorders>
          </w:tcPr>
          <w:p w:rsidR="0038698C" w:rsidDel="008F7981" w:rsidRDefault="0038698C" w:rsidP="005A68BC">
            <w:pPr>
              <w:ind w:firstLine="0"/>
              <w:rPr>
                <w:del w:id="8062" w:author="Nick.Tolimieri" w:date="2022-09-02T10:10:00Z"/>
              </w:rPr>
            </w:pPr>
          </w:p>
        </w:tc>
        <w:tc>
          <w:tcPr>
            <w:tcW w:w="1260" w:type="dxa"/>
            <w:tcBorders>
              <w:top w:val="single" w:sz="4" w:space="0" w:color="auto"/>
            </w:tcBorders>
          </w:tcPr>
          <w:p w:rsidR="0038698C" w:rsidDel="008F7981" w:rsidRDefault="0038698C" w:rsidP="005A68BC">
            <w:pPr>
              <w:ind w:firstLine="0"/>
              <w:rPr>
                <w:del w:id="8063" w:author="Nick.Tolimieri" w:date="2022-09-02T10:10:00Z"/>
              </w:rPr>
            </w:pPr>
          </w:p>
        </w:tc>
        <w:tc>
          <w:tcPr>
            <w:tcW w:w="990" w:type="dxa"/>
            <w:tcBorders>
              <w:top w:val="single" w:sz="4" w:space="0" w:color="auto"/>
            </w:tcBorders>
          </w:tcPr>
          <w:p w:rsidR="0038698C" w:rsidDel="008F7981" w:rsidRDefault="0038698C" w:rsidP="005A68BC">
            <w:pPr>
              <w:ind w:firstLine="0"/>
              <w:rPr>
                <w:del w:id="8064" w:author="Nick.Tolimieri" w:date="2022-09-02T10:10:00Z"/>
              </w:rPr>
            </w:pPr>
          </w:p>
        </w:tc>
        <w:tc>
          <w:tcPr>
            <w:tcW w:w="1080" w:type="dxa"/>
            <w:tcBorders>
              <w:top w:val="single" w:sz="4" w:space="0" w:color="auto"/>
            </w:tcBorders>
          </w:tcPr>
          <w:p w:rsidR="0038698C" w:rsidDel="008F7981" w:rsidRDefault="0038698C" w:rsidP="005A68BC">
            <w:pPr>
              <w:ind w:firstLine="0"/>
              <w:rPr>
                <w:del w:id="8065" w:author="Nick.Tolimieri" w:date="2022-09-02T10:10:00Z"/>
              </w:rPr>
            </w:pPr>
          </w:p>
        </w:tc>
        <w:tc>
          <w:tcPr>
            <w:tcW w:w="990" w:type="dxa"/>
            <w:tcBorders>
              <w:top w:val="single" w:sz="4" w:space="0" w:color="auto"/>
            </w:tcBorders>
          </w:tcPr>
          <w:p w:rsidR="0038698C" w:rsidDel="008F7981" w:rsidRDefault="0038698C" w:rsidP="005A68BC">
            <w:pPr>
              <w:ind w:firstLine="0"/>
              <w:rPr>
                <w:del w:id="8066"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8067" w:name="_wkii9gu6o2fl" w:colFirst="0" w:colLast="0"/>
      <w:bookmarkEnd w:id="8067"/>
      <w:r>
        <w:br w:type="page"/>
      </w:r>
    </w:p>
    <w:p w:rsidR="0038698C" w:rsidRPr="00075AD8" w:rsidRDefault="0038698C" w:rsidP="0038698C">
      <w:pPr>
        <w:pStyle w:val="Heading5"/>
        <w:rPr>
          <w:i/>
        </w:rPr>
      </w:pPr>
      <w:r>
        <w:lastRenderedPageBreak/>
        <w:t xml:space="preserve">Table </w:t>
      </w:r>
      <w:del w:id="8068" w:author="Nick.Tolimieri" w:date="2022-09-02T10:15:00Z">
        <w:r w:rsidDel="00B14AC6">
          <w:delText>S12</w:delText>
        </w:r>
      </w:del>
      <w:ins w:id="8069"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8070" w:name="_wevhoo6kd9g5" w:colFirst="0" w:colLast="0"/>
      <w:bookmarkEnd w:id="8070"/>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8071" w:author="Nick.Tolimieri" w:date="2022-09-06T14:04:00Z">
          <w:pPr>
            <w:pStyle w:val="Heading5"/>
          </w:pPr>
        </w:pPrChange>
      </w:pPr>
    </w:p>
    <w:p w:rsidR="0038698C" w:rsidRDefault="0038698C" w:rsidP="0038698C">
      <w:pPr>
        <w:pStyle w:val="Heading2"/>
      </w:pPr>
      <w:bookmarkStart w:id="8072" w:name="_rsiltnns0pnj" w:colFirst="0" w:colLast="0"/>
      <w:bookmarkEnd w:id="8072"/>
      <w:r>
        <w:br w:type="page"/>
      </w:r>
    </w:p>
    <w:p w:rsidR="0038698C" w:rsidRDefault="0038698C" w:rsidP="0038698C">
      <w:pPr>
        <w:pStyle w:val="Heading2"/>
      </w:pPr>
      <w:bookmarkStart w:id="8073" w:name="_vvknb4n4tpdq" w:colFirst="0" w:colLast="0"/>
      <w:bookmarkEnd w:id="8073"/>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8074" w:name="_jmvonyj6prg1" w:colFirst="0" w:colLast="0"/>
      <w:bookmarkEnd w:id="8074"/>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8075" w:name="_si5p3bles54l" w:colFirst="0" w:colLast="0"/>
      <w:bookmarkEnd w:id="8075"/>
    </w:p>
    <w:p w:rsidR="0038698C" w:rsidDel="00AC752A" w:rsidRDefault="00AC752A">
      <w:pPr>
        <w:ind w:firstLine="0"/>
        <w:jc w:val="center"/>
        <w:rPr>
          <w:del w:id="8076" w:author="Nick.Tolimieri" w:date="2022-09-06T11:31:00Z"/>
        </w:rPr>
        <w:pPrChange w:id="8077" w:author="Nick.Tolimieri" w:date="2022-09-06T11:31:00Z">
          <w:pPr/>
        </w:pPrChange>
      </w:pPr>
      <w:bookmarkStart w:id="8078" w:name="_qdmblj59vhf1" w:colFirst="0" w:colLast="0"/>
      <w:bookmarkEnd w:id="8078"/>
      <w:ins w:id="8079"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8080" w:author="Nick.Tolimieri" w:date="2022-09-06T11:31:00Z">
          <w:pPr/>
        </w:pPrChange>
      </w:pPr>
      <w:bookmarkStart w:id="8081" w:name="_1bplmm5dhi9t" w:colFirst="0" w:colLast="0"/>
      <w:bookmarkEnd w:id="8081"/>
      <w:del w:id="8082"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8083" w:author="Nick.Tolimieri" w:date="2022-09-06T11:31:00Z"/>
        </w:rPr>
      </w:pPr>
      <w:bookmarkStart w:id="8084" w:name="_3tpj4zpm8qe5" w:colFirst="0" w:colLast="0"/>
      <w:bookmarkEnd w:id="8084"/>
      <w:r>
        <w:t xml:space="preserve">Figure S2. Mean </w:t>
      </w:r>
      <w:ins w:id="8085" w:author="Nick.Tolimieri" w:date="2022-09-06T11:32:00Z">
        <w:r w:rsidR="00AC752A">
          <w:t xml:space="preserve">maximum </w:t>
        </w:r>
      </w:ins>
      <w:ins w:id="8086" w:author="Nick.Tolimieri" w:date="2022-09-06T11:38:00Z">
        <w:r w:rsidR="005A68BC">
          <w:t xml:space="preserve">monthly </w:t>
        </w:r>
      </w:ins>
      <w:r>
        <w:t xml:space="preserve">SST at the five sites (5-day smooth) from </w:t>
      </w:r>
      <w:del w:id="8087" w:author="Nick.Tolimieri" w:date="2022-09-06T11:32:00Z">
        <w:r w:rsidDel="00AC752A">
          <w:delText>2003</w:delText>
        </w:r>
      </w:del>
      <w:ins w:id="8088" w:author="Nick.Tolimieri"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8089" w:author="Nick.Tolimieri" w:date="2022-09-06T11:32:00Z">
        <w:r w:rsidDel="00622209">
          <w:delText xml:space="preserve"> in pane 1</w:delText>
        </w:r>
      </w:del>
      <w:r>
        <w:t>.</w:t>
      </w:r>
    </w:p>
    <w:p w:rsidR="00AC752A" w:rsidRDefault="00AC752A" w:rsidP="00AC752A">
      <w:pPr>
        <w:rPr>
          <w:ins w:id="8090" w:author="Nick.Tolimieri" w:date="2022-09-06T11:31:00Z"/>
        </w:rPr>
      </w:pPr>
      <w:ins w:id="8091" w:author="Nick.Tolimieri" w:date="2022-09-06T11:31:00Z">
        <w:r>
          <w:br w:type="page"/>
        </w:r>
      </w:ins>
    </w:p>
    <w:p w:rsidR="00AC752A" w:rsidRPr="00AC752A" w:rsidDel="003C4645" w:rsidRDefault="00AC752A">
      <w:pPr>
        <w:rPr>
          <w:del w:id="8092" w:author="Nick.Tolimieri" w:date="2022-09-06T11:34:00Z"/>
          <w:rPrChange w:id="8093" w:author="Nick.Tolimieri" w:date="2022-09-06T11:31:00Z">
            <w:rPr>
              <w:del w:id="8094" w:author="Nick.Tolimieri" w:date="2022-09-06T11:34:00Z"/>
            </w:rPr>
          </w:rPrChange>
        </w:rPr>
        <w:pPrChange w:id="8095" w:author="Nick.Tolimieri" w:date="2022-09-06T11:31:00Z">
          <w:pPr>
            <w:pStyle w:val="Heading5"/>
          </w:pPr>
        </w:pPrChange>
      </w:pPr>
    </w:p>
    <w:p w:rsidR="0038698C" w:rsidDel="003C4645" w:rsidRDefault="0038698C" w:rsidP="0038698C">
      <w:pPr>
        <w:rPr>
          <w:del w:id="8096" w:author="Nick.Tolimieri" w:date="2022-09-06T11:34:00Z"/>
        </w:rPr>
      </w:pPr>
    </w:p>
    <w:p w:rsidR="0038698C" w:rsidRDefault="0038698C" w:rsidP="0038698C">
      <w:pPr>
        <w:ind w:firstLine="0"/>
      </w:pPr>
      <w:del w:id="8097"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6400800"/>
                      </a:xfrm>
                      <a:prstGeom prst="rect">
                        <a:avLst/>
                      </a:prstGeom>
                      <a:ln/>
                    </pic:spPr>
                  </pic:pic>
                </a:graphicData>
              </a:graphic>
            </wp:inline>
          </w:drawing>
        </w:r>
      </w:del>
      <w:ins w:id="8098"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E77F2" w:rsidDel="00A3619C" w:rsidRDefault="0038698C" w:rsidP="0038698C">
      <w:pPr>
        <w:pStyle w:val="Heading5"/>
        <w:rPr>
          <w:del w:id="8099" w:author="Nick.Tolimieri" w:date="2022-09-06T14:03:00Z"/>
        </w:rPr>
      </w:pPr>
      <w:bookmarkStart w:id="8100" w:name="_sllb5lz8o67m" w:colFirst="0" w:colLast="0"/>
      <w:bookmarkEnd w:id="8100"/>
      <w:r>
        <w:t xml:space="preserve">Figure S3. Yearly progression of SST for </w:t>
      </w:r>
      <w:del w:id="8101" w:author="Nick.Tolimieri" w:date="2022-09-06T11:15:00Z">
        <w:r w:rsidDel="002D0433">
          <w:delText>2013</w:delText>
        </w:r>
      </w:del>
      <w:ins w:id="8102" w:author="Nick.Tolimieri" w:date="2022-09-06T11:15:00Z">
        <w:r w:rsidR="002D0433">
          <w:t>2012</w:t>
        </w:r>
      </w:ins>
      <w:r>
        <w:t xml:space="preserve">-2021 compared to the average of </w:t>
      </w:r>
      <w:del w:id="8103" w:author="Nick.Tolimieri" w:date="2022-09-06T11:27:00Z">
        <w:r w:rsidDel="00206AD3">
          <w:delText>2003</w:delText>
        </w:r>
      </w:del>
      <w:ins w:id="8104" w:author="Nick.Tolimieri" w:date="2022-09-06T11:27:00Z">
        <w:r w:rsidR="00206AD3">
          <w:t>1992</w:t>
        </w:r>
      </w:ins>
      <w:r>
        <w:t>-2012</w:t>
      </w:r>
      <w:r w:rsidR="009E77F2">
        <w:t xml:space="preserve">. Red line is the average across the four sites for each year.  </w:t>
      </w:r>
    </w:p>
    <w:p w:rsidR="009E77F2" w:rsidRDefault="009E77F2">
      <w:pPr>
        <w:pStyle w:val="NoSpacing"/>
        <w:pPrChange w:id="8105" w:author="Nick.Tolimieri" w:date="2022-09-06T14:04:00Z">
          <w:pPr>
            <w:pStyle w:val="Heading5"/>
          </w:pPr>
        </w:pPrChange>
      </w:pPr>
    </w:p>
    <w:p w:rsidR="009E77F2" w:rsidRDefault="009E77F2" w:rsidP="0038698C">
      <w:pPr>
        <w:pStyle w:val="Heading5"/>
      </w:pPr>
      <w:r>
        <w:br w:type="page"/>
      </w:r>
    </w:p>
    <w:p w:rsidR="00B00E92" w:rsidRDefault="009E77F2">
      <w:pPr>
        <w:pStyle w:val="NoSpacing"/>
        <w:pPrChange w:id="8106"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8107" w:author="Nick.Tolimieri" w:date="2022-09-06T14:04:00Z"/>
        </w:rPr>
      </w:pPr>
    </w:p>
    <w:p w:rsidR="00B00E92" w:rsidRPr="00B00E92" w:rsidRDefault="00B00E92" w:rsidP="006D256D">
      <w:pPr>
        <w:pStyle w:val="Heading5"/>
      </w:pPr>
      <w:r w:rsidRPr="00B00E92">
        <w:t>Figure S</w:t>
      </w:r>
      <w:r>
        <w:t>4</w:t>
      </w:r>
      <w:r w:rsidRPr="00B00E92">
        <w:t xml:space="preserve">. </w:t>
      </w:r>
      <w:r w:rsidR="006D256D">
        <w:t xml:space="preserve">Marine heatwave statistics for four locations along the Washington coast from 2012 through </w:t>
      </w:r>
      <w:del w:id="8108" w:author="Nick.Tolimieri" w:date="2022-09-06T09:57:00Z">
        <w:r w:rsidR="006D256D" w:rsidDel="001A7F6C">
          <w:delText>20XX</w:delText>
        </w:r>
      </w:del>
      <w:ins w:id="8109" w:author="Nick.Tolimieri" w:date="2022-09-06T09:57:00Z">
        <w:r w:rsidR="001A7F6C">
          <w:t>2021</w:t>
        </w:r>
      </w:ins>
      <w:r w:rsidR="006D256D">
        <w:t xml:space="preserve">.  </w:t>
      </w:r>
      <w:r w:rsidR="00C41F65">
        <w:t>Grey line (temp) indicates observed</w:t>
      </w:r>
      <w:r w:rsidR="00C41F65" w:rsidRPr="00DB61B2">
        <w:t xml:space="preserve">, daily </w:t>
      </w:r>
      <w:r w:rsidR="00C41F65" w:rsidRPr="00DB61B2">
        <w:rPr>
          <w:rPrChange w:id="8110" w:author="Nick.Tolimieri" w:date="2022-09-06T10:26:00Z">
            <w:rPr>
              <w:highlight w:val="yellow"/>
            </w:rPr>
          </w:rPrChange>
        </w:rPr>
        <w:t>mean</w:t>
      </w:r>
      <w:r w:rsidR="00C41F65" w:rsidRPr="00DB61B2">
        <w:t xml:space="preserve"> te</w:t>
      </w:r>
      <w:r w:rsidR="00C41F65">
        <w:t xml:space="preserve">mperature; blue line indicates the 30-year </w:t>
      </w:r>
      <w:ins w:id="8111" w:author="Nick.Tolimieri" w:date="2022-09-06T09:57:00Z">
        <w:r w:rsidR="001A7F6C">
          <w:t xml:space="preserve">(1992-20221) </w:t>
        </w:r>
      </w:ins>
      <w:r w:rsidR="00C41F65">
        <w:t xml:space="preserve">climatological mean by day of year; red line indicates the </w:t>
      </w:r>
      <w:del w:id="8112" w:author="Nick.Tolimieri" w:date="2022-09-06T10:27:00Z">
        <w:r w:rsidR="00C41F65" w:rsidDel="00DB61B2">
          <w:delText>95</w:delText>
        </w:r>
      </w:del>
      <w:ins w:id="8113"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8114" w:name="_j0sxv6xvznze" w:colFirst="0" w:colLast="0"/>
      <w:bookmarkEnd w:id="8114"/>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8115" w:author="Nick.Tolimieri" w:date="2022-09-02T10:11:00Z"/>
        </w:rPr>
      </w:pPr>
    </w:p>
    <w:p w:rsidR="0038698C" w:rsidDel="00775EFE" w:rsidRDefault="0038698C" w:rsidP="0038698C">
      <w:pPr>
        <w:rPr>
          <w:del w:id="8116"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8117" w:name="_8tjttts9le8n" w:colFirst="0" w:colLast="0"/>
      <w:bookmarkEnd w:id="8117"/>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8118" w:name="_32vg8hmw5u0g" w:colFirst="0" w:colLast="0"/>
      <w:bookmarkEnd w:id="8118"/>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8119" w:name="_9398cubh7527" w:colFirst="0" w:colLast="0"/>
      <w:bookmarkEnd w:id="8119"/>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8120" w:name="_4d6dqq7x59qj" w:colFirst="0" w:colLast="0"/>
      <w:bookmarkEnd w:id="8120"/>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1"/>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693" w:rsidRDefault="00111693">
      <w:pPr>
        <w:spacing w:line="240" w:lineRule="auto"/>
      </w:pPr>
      <w:r>
        <w:separator/>
      </w:r>
    </w:p>
  </w:endnote>
  <w:endnote w:type="continuationSeparator" w:id="0">
    <w:p w:rsidR="00111693" w:rsidRDefault="001116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AE199D" w:rsidRDefault="00AE199D">
        <w:pPr>
          <w:pStyle w:val="Footer"/>
          <w:jc w:val="center"/>
        </w:pPr>
        <w:r>
          <w:fldChar w:fldCharType="begin"/>
        </w:r>
        <w:r>
          <w:instrText xml:space="preserve"> PAGE   \* MERGEFORMAT </w:instrText>
        </w:r>
        <w:r>
          <w:fldChar w:fldCharType="separate"/>
        </w:r>
        <w:r w:rsidR="00DE1D4F">
          <w:rPr>
            <w:noProof/>
          </w:rPr>
          <w:t>21</w:t>
        </w:r>
        <w:r>
          <w:rPr>
            <w:noProof/>
          </w:rPr>
          <w:fldChar w:fldCharType="end"/>
        </w:r>
      </w:p>
    </w:sdtContent>
  </w:sdt>
  <w:p w:rsidR="00AE199D" w:rsidRDefault="00AE199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693" w:rsidRDefault="00111693">
      <w:pPr>
        <w:spacing w:line="240" w:lineRule="auto"/>
      </w:pPr>
      <w:r>
        <w:separator/>
      </w:r>
    </w:p>
  </w:footnote>
  <w:footnote w:type="continuationSeparator" w:id="0">
    <w:p w:rsidR="00111693" w:rsidRDefault="001116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5F7E"/>
    <w:rsid w:val="00085D23"/>
    <w:rsid w:val="000E0D45"/>
    <w:rsid w:val="00111693"/>
    <w:rsid w:val="00144504"/>
    <w:rsid w:val="00161CEB"/>
    <w:rsid w:val="001A7F6C"/>
    <w:rsid w:val="00206AD3"/>
    <w:rsid w:val="00233132"/>
    <w:rsid w:val="00277D38"/>
    <w:rsid w:val="00280B28"/>
    <w:rsid w:val="002860FA"/>
    <w:rsid w:val="002D0433"/>
    <w:rsid w:val="00300B3A"/>
    <w:rsid w:val="003561DB"/>
    <w:rsid w:val="0038698C"/>
    <w:rsid w:val="003C4645"/>
    <w:rsid w:val="003F5DC5"/>
    <w:rsid w:val="004162AB"/>
    <w:rsid w:val="0043413B"/>
    <w:rsid w:val="004717E2"/>
    <w:rsid w:val="0048438B"/>
    <w:rsid w:val="00511AFB"/>
    <w:rsid w:val="005A68BC"/>
    <w:rsid w:val="005C1637"/>
    <w:rsid w:val="00622209"/>
    <w:rsid w:val="006C35F0"/>
    <w:rsid w:val="006D256D"/>
    <w:rsid w:val="006D7C96"/>
    <w:rsid w:val="006F5856"/>
    <w:rsid w:val="00716BDE"/>
    <w:rsid w:val="007417F2"/>
    <w:rsid w:val="00775EFE"/>
    <w:rsid w:val="007B3552"/>
    <w:rsid w:val="008706B8"/>
    <w:rsid w:val="008B5DB0"/>
    <w:rsid w:val="008E6C62"/>
    <w:rsid w:val="008F7981"/>
    <w:rsid w:val="00977427"/>
    <w:rsid w:val="00986EF3"/>
    <w:rsid w:val="009E77F2"/>
    <w:rsid w:val="00A3619C"/>
    <w:rsid w:val="00AB3881"/>
    <w:rsid w:val="00AB6821"/>
    <w:rsid w:val="00AC752A"/>
    <w:rsid w:val="00AE199D"/>
    <w:rsid w:val="00B00E92"/>
    <w:rsid w:val="00B14AC6"/>
    <w:rsid w:val="00B7111A"/>
    <w:rsid w:val="00B956DF"/>
    <w:rsid w:val="00BA46D0"/>
    <w:rsid w:val="00BB700B"/>
    <w:rsid w:val="00C41F65"/>
    <w:rsid w:val="00C97A89"/>
    <w:rsid w:val="00CB6232"/>
    <w:rsid w:val="00CC2848"/>
    <w:rsid w:val="00D74037"/>
    <w:rsid w:val="00DA090B"/>
    <w:rsid w:val="00DA5CFE"/>
    <w:rsid w:val="00DB61B2"/>
    <w:rsid w:val="00DE1D4F"/>
    <w:rsid w:val="00E25C93"/>
    <w:rsid w:val="00E92348"/>
    <w:rsid w:val="00E93FE8"/>
    <w:rsid w:val="00EC111B"/>
    <w:rsid w:val="00ED6D4C"/>
    <w:rsid w:val="00FA3A81"/>
    <w:rsid w:val="00FB5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nick.tolimieri\Documents\GitHub\OCNMS\Flagstone%20paper\Plots\SST-MHW-years-vs-prior.p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file:///C:\Users\nick.tolimieri\Documents\GitHub\OCNMS\Flagstone%20paper\Plots\MHW-1.png"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file:///C:\Users\nick.tolimieri\Documents\GitHub\OCNMS\Flagstone%20paper\Plots\Mean-sst-warmest-month-by-site-30-year.p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34</Pages>
  <Words>4633</Words>
  <Characters>26413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48</cp:revision>
  <dcterms:created xsi:type="dcterms:W3CDTF">2022-05-04T15:58:00Z</dcterms:created>
  <dcterms:modified xsi:type="dcterms:W3CDTF">2022-09-07T20:32:00Z</dcterms:modified>
</cp:coreProperties>
</file>